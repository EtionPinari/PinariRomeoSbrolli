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Heading1"/>
            <w:jc w:val="center"/>
          </w:pPr>
        </w:pPrChange>
      </w:pPr>
    </w:p>
    <w:p w14:paraId="6FECB1DA" w14:textId="77777777" w:rsidR="006625AC" w:rsidRPr="00B50293" w:rsidRDefault="006625AC" w:rsidP="00E728A1">
      <w:pPr>
        <w:pStyle w:val="ListParagraph"/>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3FA6BDFE" w:rsidR="006625AC" w:rsidRPr="00B50293" w:rsidRDefault="006625AC" w:rsidP="006625AC">
      <w:pPr>
        <w:pStyle w:val="ListParagraph"/>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B50293" w:rsidRDefault="006625AC" w:rsidP="006625AC">
      <w:pPr>
        <w:pStyle w:val="ListParagraph"/>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ListParagraph"/>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ListParagraph"/>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ListParagraph"/>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078B50"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pPr>
                                <w:pStyle w:val="Caption"/>
                                <w:rPr>
                                  <w:rFonts w:ascii="Bell MT" w:hAnsi="Bell MT" w:cs="Calibri-Bold"/>
                                  <w:noProof/>
                                  <w:sz w:val="28"/>
                                  <w:szCs w:val="28"/>
                                </w:rPr>
                                <w:pPrChange w:id="21" w:author="Giorgio Romeo" w:date="2020-12-29T23:01:00Z">
                                  <w:pPr>
                                    <w:jc w:val="both"/>
                                  </w:pPr>
                                </w:pPrChange>
                              </w:pPr>
                              <w:ins w:id="22" w:author="Giorgio Romeo" w:date="2020-12-29T23:01:00Z">
                                <w:r>
                                  <w:t>Figure 2.1</w:t>
                                </w:r>
                              </w:ins>
                              <w:ins w:id="23" w:author="Giorgio Romeo" w:date="2020-12-29T23:02:00Z">
                                <w:r>
                                  <w:t xml:space="preserve"> – high level architecture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pPr>
                          <w:pStyle w:val="Caption"/>
                          <w:rPr>
                            <w:rFonts w:ascii="Bell MT" w:hAnsi="Bell MT" w:cs="Calibri-Bold"/>
                            <w:noProof/>
                            <w:sz w:val="28"/>
                            <w:szCs w:val="28"/>
                          </w:rPr>
                          <w:pPrChange w:id="24" w:author="Giorgio Romeo" w:date="2020-12-29T23:01:00Z">
                            <w:pPr>
                              <w:jc w:val="both"/>
                            </w:pPr>
                          </w:pPrChange>
                        </w:pPr>
                        <w:ins w:id="25" w:author="Giorgio Romeo" w:date="2020-12-29T23:01:00Z">
                          <w:r>
                            <w:t>Figure 2.1</w:t>
                          </w:r>
                        </w:ins>
                        <w:ins w:id="26" w:author="Giorgio Romeo" w:date="2020-12-29T23:02:00Z">
                          <w:r>
                            <w:t xml:space="preserve"> – high level architecture</w:t>
                          </w:r>
                        </w:ins>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ins w:id="27" w:author="Giorgio Romeo" w:date="2020-12-29T22:58:00Z">
        <w:r>
          <w:rPr>
            <w:rFonts w:ascii="Bell MT" w:hAnsi="Bell MT" w:cs="Calibri-Bold"/>
            <w:sz w:val="28"/>
            <w:szCs w:val="28"/>
            <w:lang w:val="en-GB"/>
          </w:rPr>
          <w:t>As represented in figure 2.1 t</w:t>
        </w:r>
      </w:ins>
      <w:del w:id="28" w:author="Giorgio Romeo" w:date="2020-12-29T22:58:00Z">
        <w:r w:rsidR="00E728A1" w:rsidRPr="00E728A1" w:rsidDel="009144B8">
          <w:rPr>
            <w:rFonts w:ascii="Bell MT" w:hAnsi="Bell MT" w:cs="Calibri-Bold"/>
            <w:sz w:val="28"/>
            <w:szCs w:val="28"/>
            <w:lang w:val="en-GB"/>
          </w:rPr>
          <w:delText>T</w:delText>
        </w:r>
      </w:del>
      <w:r w:rsidR="00E728A1" w:rsidRPr="00E728A1">
        <w:rPr>
          <w:rFonts w:ascii="Bell MT" w:hAnsi="Bell MT" w:cs="Calibri-Bold"/>
          <w:sz w:val="28"/>
          <w:szCs w:val="28"/>
          <w:lang w:val="en-GB"/>
        </w:rPr>
        <w:t>he user</w:t>
      </w:r>
      <w:ins w:id="29" w:author="Giorgio Romeo" w:date="2020-12-29T22:57:00Z">
        <w:r>
          <w:rPr>
            <w:rFonts w:ascii="Bell MT" w:hAnsi="Bell MT" w:cs="Calibri-Bold"/>
            <w:sz w:val="28"/>
            <w:szCs w:val="28"/>
            <w:lang w:val="en-GB"/>
          </w:rPr>
          <w:t xml:space="preserve">, through a smartphone or </w:t>
        </w:r>
      </w:ins>
      <w:ins w:id="30" w:author="Giorgio Romeo" w:date="2020-12-29T22:58:00Z">
        <w:r>
          <w:rPr>
            <w:rFonts w:ascii="Bell MT" w:hAnsi="Bell MT" w:cs="Calibri-Bold"/>
            <w:sz w:val="28"/>
            <w:szCs w:val="28"/>
            <w:lang w:val="en-GB"/>
          </w:rPr>
          <w:t xml:space="preserve">a </w:t>
        </w:r>
      </w:ins>
      <w:ins w:id="31" w:author="Giorgio Romeo" w:date="2020-12-29T22:57:00Z">
        <w:r>
          <w:rPr>
            <w:rFonts w:ascii="Bell MT" w:hAnsi="Bell MT" w:cs="Calibri-Bold"/>
            <w:sz w:val="28"/>
            <w:szCs w:val="28"/>
            <w:lang w:val="en-GB"/>
          </w:rPr>
          <w:t>tablet</w:t>
        </w:r>
      </w:ins>
      <w:ins w:id="32" w:author="Giorgio Romeo" w:date="2020-12-29T22:58:00Z">
        <w:r>
          <w:rPr>
            <w:rFonts w:ascii="Bell MT" w:hAnsi="Bell MT" w:cs="Calibri-Bold"/>
            <w:sz w:val="28"/>
            <w:szCs w:val="28"/>
            <w:lang w:val="en-GB"/>
          </w:rPr>
          <w:t>, and the physical dispenser</w:t>
        </w:r>
      </w:ins>
      <w:r w:rsidR="00E728A1" w:rsidRPr="00E728A1">
        <w:rPr>
          <w:rFonts w:ascii="Bell MT" w:hAnsi="Bell MT" w:cs="Calibri-Bold"/>
          <w:sz w:val="28"/>
          <w:szCs w:val="28"/>
          <w:lang w:val="en-GB"/>
        </w:rPr>
        <w:t xml:space="preserve"> can directly communicate with the application server</w:t>
      </w:r>
      <w:del w:id="33" w:author="Giorgio Romeo" w:date="2020-12-29T22:58:00Z">
        <w:r w:rsidR="00E728A1" w:rsidRPr="00E728A1" w:rsidDel="009144B8">
          <w:rPr>
            <w:rFonts w:ascii="Bell MT" w:hAnsi="Bell MT" w:cs="Calibri-Bold"/>
            <w:sz w:val="28"/>
            <w:szCs w:val="28"/>
            <w:lang w:val="en-GB"/>
          </w:rPr>
          <w:delText xml:space="preserve"> through the installed app in his device</w:delText>
        </w:r>
      </w:del>
      <w:r w:rsidR="00E728A1" w:rsidRPr="00E728A1">
        <w:rPr>
          <w:rFonts w:ascii="Bell MT" w:hAnsi="Bell MT" w:cs="Calibri-Bold"/>
          <w:sz w:val="28"/>
          <w:szCs w:val="28"/>
          <w:lang w:val="en-GB"/>
        </w:rPr>
        <w:t>, while the store manager can access the functionalities devoted to him through a web application communicating with the web server.</w:t>
      </w:r>
      <w:ins w:id="34" w:author="Giorgio Romeo" w:date="2020-12-29T22:58:00Z">
        <w:r>
          <w:rPr>
            <w:rFonts w:ascii="Bell MT" w:hAnsi="Bell MT" w:cs="Calibri-Bold"/>
            <w:sz w:val="28"/>
            <w:szCs w:val="28"/>
            <w:lang w:val="en-GB"/>
          </w:rPr>
          <w:t xml:space="preserve"> The use of a web server for the </w:t>
        </w:r>
      </w:ins>
      <w:ins w:id="35" w:author="Giorgio Romeo" w:date="2020-12-29T22:59:00Z">
        <w:r>
          <w:rPr>
            <w:rFonts w:ascii="Bell MT" w:hAnsi="Bell MT" w:cs="Calibri-Bold"/>
            <w:sz w:val="28"/>
            <w:szCs w:val="28"/>
            <w:lang w:val="en-GB"/>
          </w:rPr>
          <w:t>store manager’s functionalities is based on the fact that, in general, the web apps are quicker and easier to build, maintain and update and less expensive tha</w:t>
        </w:r>
      </w:ins>
      <w:ins w:id="36" w:author="Giorgio Romeo" w:date="2020-12-29T23:00:00Z">
        <w:r>
          <w:rPr>
            <w:rFonts w:ascii="Bell MT" w:hAnsi="Bell MT" w:cs="Calibri-Bold"/>
            <w:sz w:val="28"/>
            <w:szCs w:val="28"/>
            <w:lang w:val="en-GB"/>
          </w:rPr>
          <w:t>n the mobile apps, even if slower. The application server communicate</w:t>
        </w:r>
      </w:ins>
      <w:ins w:id="37" w:author="Giorgio Romeo" w:date="2020-12-29T23:01:00Z">
        <w:r>
          <w:rPr>
            <w:rFonts w:ascii="Bell MT" w:hAnsi="Bell MT" w:cs="Calibri-Bold"/>
            <w:sz w:val="28"/>
            <w:szCs w:val="28"/>
            <w:lang w:val="en-GB"/>
          </w:rPr>
          <w:t>s</w:t>
        </w:r>
      </w:ins>
      <w:ins w:id="38" w:author="Giorgio Romeo" w:date="2020-12-29T23:00:00Z">
        <w:r>
          <w:rPr>
            <w:rFonts w:ascii="Bell MT" w:hAnsi="Bell MT" w:cs="Calibri-Bold"/>
            <w:sz w:val="28"/>
            <w:szCs w:val="28"/>
            <w:lang w:val="en-GB"/>
          </w:rPr>
          <w:t xml:space="preserve"> with the data server to store the needed information. A more detailed description of the architectural design is gi</w:t>
        </w:r>
      </w:ins>
      <w:ins w:id="39" w:author="Giorgio Romeo" w:date="2020-12-29T23:01:00Z">
        <w:r>
          <w:rPr>
            <w:rFonts w:ascii="Bell MT" w:hAnsi="Bell MT" w:cs="Calibri-Bold"/>
            <w:sz w:val="28"/>
            <w:szCs w:val="28"/>
            <w:lang w:val="en-GB"/>
          </w:rPr>
          <w:t>ven in the next section.</w:t>
        </w:r>
      </w:ins>
    </w:p>
    <w:p w14:paraId="28A72BFD" w14:textId="39140C0F" w:rsidR="00E728A1" w:rsidRPr="00E728A1" w:rsidDel="009144B8" w:rsidRDefault="00E728A1" w:rsidP="00E728A1">
      <w:pPr>
        <w:pStyle w:val="ListParagraph"/>
        <w:rPr>
          <w:del w:id="40" w:author="Giorgio Romeo" w:date="2020-12-29T23:02:00Z"/>
          <w:rFonts w:ascii="Bell MT" w:hAnsi="Bell MT"/>
          <w:lang w:val="en-GB"/>
        </w:rPr>
      </w:pPr>
    </w:p>
    <w:p w14:paraId="232934E3" w14:textId="511F6D1F" w:rsidR="00E728A1" w:rsidRPr="00E728A1" w:rsidDel="009144B8" w:rsidRDefault="00E728A1" w:rsidP="00E728A1">
      <w:pPr>
        <w:rPr>
          <w:del w:id="41" w:author="Giorgio Romeo" w:date="2020-12-29T23:02:00Z"/>
          <w:rFonts w:ascii="Bell MT" w:hAnsi="Bell MT"/>
          <w:lang w:val="en-GB"/>
        </w:rPr>
      </w:pPr>
    </w:p>
    <w:p w14:paraId="5816B828" w14:textId="3DAA17A7" w:rsidR="00E728A1" w:rsidRPr="00E728A1" w:rsidDel="009144B8" w:rsidRDefault="00E728A1" w:rsidP="00E728A1">
      <w:pPr>
        <w:rPr>
          <w:del w:id="42" w:author="Giorgio Romeo" w:date="2020-12-29T23:02:00Z"/>
          <w:rFonts w:ascii="Bell MT" w:hAnsi="Bell MT"/>
          <w:lang w:val="en-GB"/>
        </w:rPr>
      </w:pPr>
    </w:p>
    <w:p w14:paraId="793B49EF" w14:textId="415A2FE5" w:rsidR="00E728A1" w:rsidRPr="00E728A1" w:rsidDel="009144B8" w:rsidRDefault="00E728A1" w:rsidP="00E728A1">
      <w:pPr>
        <w:rPr>
          <w:del w:id="43" w:author="Giorgio Romeo" w:date="2020-12-29T23:02:00Z"/>
          <w:rFonts w:ascii="Bell MT" w:hAnsi="Bell MT"/>
          <w:lang w:val="en-GB"/>
        </w:rPr>
      </w:pPr>
    </w:p>
    <w:p w14:paraId="23EB3731" w14:textId="3BEC2FF2" w:rsidR="00E728A1" w:rsidRPr="00E728A1" w:rsidDel="009144B8" w:rsidRDefault="00E728A1" w:rsidP="00E728A1">
      <w:pPr>
        <w:rPr>
          <w:del w:id="44" w:author="Giorgio Romeo" w:date="2020-12-29T23:02:00Z"/>
          <w:rFonts w:ascii="Bell MT" w:hAnsi="Bell MT"/>
          <w:lang w:val="en-GB"/>
        </w:rPr>
      </w:pPr>
    </w:p>
    <w:p w14:paraId="52418152" w14:textId="6EF822E4" w:rsidR="00E728A1" w:rsidRPr="00E728A1" w:rsidDel="009144B8" w:rsidRDefault="00E728A1" w:rsidP="00E728A1">
      <w:pPr>
        <w:rPr>
          <w:del w:id="45" w:author="Giorgio Romeo" w:date="2020-12-29T23:02:00Z"/>
          <w:rFonts w:ascii="Bell MT" w:hAnsi="Bell MT"/>
          <w:lang w:val="en-GB"/>
        </w:rPr>
      </w:pPr>
    </w:p>
    <w:p w14:paraId="62C18884" w14:textId="405F65B6" w:rsidR="00E728A1" w:rsidRPr="00E728A1" w:rsidDel="009144B8" w:rsidRDefault="00E728A1" w:rsidP="00E728A1">
      <w:pPr>
        <w:rPr>
          <w:del w:id="46" w:author="Giorgio Romeo" w:date="2020-12-29T23:02:00Z"/>
          <w:rFonts w:ascii="Bell MT" w:hAnsi="Bell MT"/>
          <w:lang w:val="en-GB"/>
        </w:rPr>
      </w:pPr>
    </w:p>
    <w:p w14:paraId="3391E809" w14:textId="26CDCBB7" w:rsidR="00E728A1" w:rsidRPr="00E728A1" w:rsidDel="009144B8" w:rsidRDefault="00E728A1" w:rsidP="00E728A1">
      <w:pPr>
        <w:rPr>
          <w:del w:id="47" w:author="Giorgio Romeo" w:date="2020-12-29T23:02:00Z"/>
          <w:rFonts w:ascii="Bell MT" w:hAnsi="Bell MT"/>
          <w:lang w:val="en-GB"/>
        </w:rPr>
      </w:pPr>
    </w:p>
    <w:p w14:paraId="590FEDEE" w14:textId="400CE1BB" w:rsidR="00E728A1" w:rsidRPr="00E728A1" w:rsidDel="009144B8" w:rsidRDefault="00E728A1" w:rsidP="00E728A1">
      <w:pPr>
        <w:rPr>
          <w:del w:id="48" w:author="Giorgio Romeo" w:date="2020-12-29T23:02:00Z"/>
          <w:rFonts w:ascii="Bell MT" w:hAnsi="Bell MT"/>
          <w:lang w:val="en-GB"/>
        </w:rPr>
      </w:pPr>
    </w:p>
    <w:p w14:paraId="31406ADA" w14:textId="493C89E4" w:rsidR="00E728A1" w:rsidRPr="00E728A1" w:rsidDel="009144B8" w:rsidRDefault="00E728A1" w:rsidP="00E728A1">
      <w:pPr>
        <w:rPr>
          <w:del w:id="49" w:author="Giorgio Romeo" w:date="2020-12-29T23:02:00Z"/>
          <w:rFonts w:ascii="Bell MT" w:hAnsi="Bell MT"/>
          <w:lang w:val="en-GB"/>
        </w:rPr>
      </w:pPr>
    </w:p>
    <w:p w14:paraId="0CFF6C60" w14:textId="3282CA31" w:rsidR="00E728A1" w:rsidRPr="00E728A1" w:rsidDel="009144B8" w:rsidRDefault="00E728A1" w:rsidP="00E728A1">
      <w:pPr>
        <w:rPr>
          <w:del w:id="50" w:author="Giorgio Romeo" w:date="2020-12-29T23:02:00Z"/>
          <w:rFonts w:ascii="Bell MT" w:hAnsi="Bell MT"/>
          <w:lang w:val="en-GB"/>
        </w:rPr>
      </w:pPr>
    </w:p>
    <w:p w14:paraId="54B695C8" w14:textId="5E9395E3" w:rsidR="00E728A1" w:rsidRPr="00E728A1" w:rsidDel="009144B8" w:rsidRDefault="00E728A1" w:rsidP="00E728A1">
      <w:pPr>
        <w:rPr>
          <w:del w:id="51" w:author="Giorgio Romeo" w:date="2020-12-29T23:02:00Z"/>
          <w:rFonts w:ascii="Bell MT" w:hAnsi="Bell MT"/>
          <w:lang w:val="en-GB"/>
        </w:rPr>
      </w:pPr>
    </w:p>
    <w:p w14:paraId="4E4A6B6A" w14:textId="5EEA085E" w:rsidR="00E728A1" w:rsidRPr="00E728A1" w:rsidDel="009144B8" w:rsidRDefault="00E728A1" w:rsidP="00E728A1">
      <w:pPr>
        <w:rPr>
          <w:del w:id="52" w:author="Giorgio Romeo" w:date="2020-12-29T23:02:00Z"/>
          <w:rFonts w:ascii="Bell MT" w:hAnsi="Bell MT"/>
          <w:lang w:val="en-GB"/>
        </w:rPr>
      </w:pPr>
    </w:p>
    <w:p w14:paraId="75B48473" w14:textId="534FF55C" w:rsidR="00E728A1" w:rsidRPr="00E728A1" w:rsidDel="009144B8" w:rsidRDefault="00E728A1" w:rsidP="00E728A1">
      <w:pPr>
        <w:rPr>
          <w:del w:id="53" w:author="Giorgio Romeo" w:date="2020-12-29T23:02:00Z"/>
          <w:rFonts w:ascii="Bell MT" w:hAnsi="Bell MT"/>
          <w:lang w:val="en-GB"/>
        </w:rPr>
      </w:pPr>
    </w:p>
    <w:p w14:paraId="7D4F8A51" w14:textId="3D84A3E3" w:rsidR="00E728A1" w:rsidRPr="00B50293" w:rsidDel="009144B8" w:rsidRDefault="00E728A1" w:rsidP="00B50293">
      <w:pPr>
        <w:rPr>
          <w:del w:id="54" w:author="Giorgio Romeo" w:date="2020-12-29T23:02:00Z"/>
          <w:rFonts w:ascii="Bell MT" w:hAnsi="Bell MT"/>
          <w:lang w:val="en-GB"/>
        </w:rPr>
      </w:pPr>
    </w:p>
    <w:p w14:paraId="58E2B150" w14:textId="70ED9BE3" w:rsidR="006625AC" w:rsidRPr="00B50293" w:rsidRDefault="0098587D" w:rsidP="006625AC">
      <w:pPr>
        <w:pStyle w:val="ListParagraph"/>
        <w:numPr>
          <w:ilvl w:val="1"/>
          <w:numId w:val="1"/>
        </w:numPr>
        <w:rPr>
          <w:rFonts w:ascii="Bell MT" w:hAnsi="Bell MT"/>
          <w:sz w:val="36"/>
          <w:szCs w:val="36"/>
          <w:lang w:val="en-GB"/>
        </w:rPr>
      </w:pPr>
      <w:commentRangeStart w:id="55"/>
      <w:ins w:id="56" w:author="Cristian Sbrolli" w:date="2020-12-27T11:23:00Z">
        <w:r>
          <w:rPr>
            <w:rFonts w:ascii="Bell MT" w:hAnsi="Bell MT"/>
            <w:noProof/>
            <w:sz w:val="36"/>
            <w:szCs w:val="36"/>
            <w:lang w:val="en-GB"/>
          </w:rPr>
          <w:drawing>
            <wp:anchor distT="0" distB="0" distL="114300" distR="114300" simplePos="0" relativeHeight="251657216" behindDoc="0" locked="0" layoutInCell="1" allowOverlap="1" wp14:anchorId="08D3FFCA" wp14:editId="766C428E">
              <wp:simplePos x="0" y="0"/>
              <wp:positionH relativeFrom="margin">
                <wp:posOffset>-599440</wp:posOffset>
              </wp:positionH>
              <wp:positionV relativeFrom="paragraph">
                <wp:posOffset>474345</wp:posOffset>
              </wp:positionV>
              <wp:extent cx="7346315" cy="5890895"/>
              <wp:effectExtent l="0" t="0" r="698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46315" cy="5890895"/>
                      </a:xfrm>
                      <a:prstGeom prst="rect">
                        <a:avLst/>
                      </a:prstGeom>
                    </pic:spPr>
                  </pic:pic>
                </a:graphicData>
              </a:graphic>
              <wp14:sizeRelH relativeFrom="page">
                <wp14:pctWidth>0</wp14:pctWidth>
              </wp14:sizeRelH>
              <wp14:sizeRelV relativeFrom="page">
                <wp14:pctHeight>0</wp14:pctHeight>
              </wp14:sizeRelV>
            </wp:anchor>
          </w:drawing>
        </w:r>
      </w:ins>
      <w:commentRangeEnd w:id="55"/>
      <w:ins w:id="57" w:author="Cristian Sbrolli" w:date="2020-12-29T04:03:00Z">
        <w:r w:rsidR="001F1E46">
          <w:rPr>
            <w:rStyle w:val="CommentReference"/>
          </w:rPr>
          <w:commentReference w:id="55"/>
        </w:r>
      </w:ins>
      <w:r w:rsidR="006625AC" w:rsidRPr="00B50293">
        <w:rPr>
          <w:rFonts w:ascii="Bell MT" w:hAnsi="Bell MT"/>
          <w:i/>
          <w:iCs/>
          <w:sz w:val="36"/>
          <w:szCs w:val="36"/>
          <w:lang w:val="en-GB"/>
        </w:rPr>
        <w:t>Component v</w:t>
      </w:r>
      <w:r w:rsidR="00B50293" w:rsidRPr="00B50293">
        <w:rPr>
          <w:rFonts w:ascii="Bell MT" w:hAnsi="Bell MT"/>
          <w:i/>
          <w:iCs/>
          <w:sz w:val="36"/>
          <w:szCs w:val="36"/>
          <w:lang w:val="en-GB"/>
        </w:rPr>
        <w:t>iew</w:t>
      </w:r>
      <w:ins w:id="58" w:author="Cristian Sbrolli" w:date="2020-12-27T11:22:00Z">
        <w:r>
          <w:rPr>
            <w:rFonts w:ascii="Bell MT" w:hAnsi="Bell MT"/>
            <w:i/>
            <w:iCs/>
            <w:sz w:val="36"/>
            <w:szCs w:val="36"/>
            <w:lang w:val="en-GB"/>
          </w:rPr>
          <w:br/>
        </w:r>
        <w:r>
          <w:rPr>
            <w:rFonts w:ascii="Bell MT" w:hAnsi="Bell MT"/>
            <w:i/>
            <w:iCs/>
            <w:sz w:val="36"/>
            <w:szCs w:val="36"/>
            <w:lang w:val="en-GB"/>
          </w:rPr>
          <w:br/>
        </w:r>
      </w:ins>
    </w:p>
    <w:p w14:paraId="21DAF247"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31D5E53"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 xml:space="preserve">This component’s job is to communicate with the external API, by modifying the API’s information so that it can be comprehensible by the Application server, and adapting the requests to the API’s protocol, required by other modules of the server. It provides information </w:t>
      </w:r>
      <w:r w:rsidRPr="00B50293">
        <w:rPr>
          <w:rFonts w:ascii="Bell MT" w:hAnsi="Bell MT"/>
          <w:sz w:val="28"/>
          <w:szCs w:val="28"/>
          <w:lang w:val="en-GB"/>
        </w:rPr>
        <w:lastRenderedPageBreak/>
        <w:t>regarding the local map with all the relevant stores in the map as well as an estimation of the time it takes to reach one store from a certain location.</w:t>
      </w:r>
      <w:del w:id="59"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60"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61"/>
      <w:r w:rsidRPr="00B50293">
        <w:rPr>
          <w:rFonts w:ascii="Bell MT" w:hAnsi="Bell MT"/>
          <w:sz w:val="28"/>
          <w:szCs w:val="28"/>
          <w:lang w:val="en-GB"/>
        </w:rPr>
        <w:t>for</w:t>
      </w:r>
      <w:commentRangeEnd w:id="61"/>
      <w:r w:rsidR="0098587D">
        <w:rPr>
          <w:rStyle w:val="CommentReference"/>
        </w:rPr>
        <w:commentReference w:id="61"/>
      </w:r>
      <w:r w:rsidRPr="00B50293">
        <w:rPr>
          <w:rFonts w:ascii="Bell MT" w:hAnsi="Bell MT"/>
          <w:sz w:val="28"/>
          <w:szCs w:val="28"/>
          <w:lang w:val="en-GB"/>
        </w:rPr>
        <w:t>.</w:t>
      </w:r>
      <w:ins w:id="62"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63" w:author="Cristian Sbrolli" w:date="2020-12-27T10:30:00Z">
        <w:r w:rsidR="00E807C1">
          <w:rPr>
            <w:rFonts w:ascii="Bell MT" w:hAnsi="Bell MT"/>
            <w:sz w:val="28"/>
            <w:szCs w:val="28"/>
            <w:lang w:val="en-GB"/>
          </w:rPr>
          <w:t xml:space="preserve"> this</w:t>
        </w:r>
      </w:ins>
      <w:del w:id="64"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65" w:author="Cristian Sbrolli" w:date="2020-12-27T11:30:00Z">
        <w:r w:rsidRPr="00B50293" w:rsidDel="0098587D">
          <w:rPr>
            <w:rFonts w:ascii="Bell MT" w:hAnsi="Bell MT"/>
            <w:sz w:val="28"/>
            <w:szCs w:val="28"/>
            <w:lang w:val="en-GB"/>
          </w:rPr>
          <w:delText>has to</w:delText>
        </w:r>
      </w:del>
      <w:ins w:id="66"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67" w:author="Cristian Sbrolli" w:date="2020-12-27T10:30:00Z">
        <w:r w:rsidRPr="00B50293" w:rsidDel="00E807C1">
          <w:rPr>
            <w:rFonts w:ascii="Bell MT" w:hAnsi="Bell MT"/>
            <w:sz w:val="28"/>
            <w:szCs w:val="28"/>
            <w:lang w:val="en-GB"/>
          </w:rPr>
          <w:delText xml:space="preserve">them </w:delText>
        </w:r>
      </w:del>
      <w:ins w:id="68"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508FAA3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69" w:author="Cristian Sbrolli" w:date="2020-12-27T11:31:00Z">
        <w:r w:rsidR="0098587D">
          <w:rPr>
            <w:rFonts w:ascii="Bell MT" w:hAnsi="Bell MT"/>
            <w:sz w:val="28"/>
            <w:szCs w:val="28"/>
            <w:lang w:val="en-GB"/>
          </w:rPr>
          <w:t>visits</w:t>
        </w:r>
      </w:ins>
      <w:del w:id="70"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71"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72" w:author="Cristian Sbrolli" w:date="2020-12-27T11:32:00Z">
        <w:r w:rsidR="000230B9">
          <w:rPr>
            <w:rFonts w:ascii="Bell MT" w:hAnsi="Bell MT"/>
            <w:sz w:val="28"/>
            <w:szCs w:val="28"/>
            <w:lang w:val="en-GB"/>
          </w:rPr>
          <w:t xml:space="preserve">provide the functionalities required by </w:t>
        </w:r>
      </w:ins>
      <w:ins w:id="73"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check</w:t>
      </w:r>
      <w:ins w:id="74" w:author="Cristian Sbrolli" w:date="2020-12-27T16:22:00Z">
        <w:r w:rsidR="00B36592">
          <w:rPr>
            <w:rFonts w:ascii="Bell MT" w:hAnsi="Bell MT"/>
            <w:sz w:val="28"/>
            <w:szCs w:val="28"/>
            <w:lang w:val="en-GB"/>
          </w:rPr>
          <w:t xml:space="preserve"> </w:t>
        </w:r>
      </w:ins>
      <w:del w:id="75" w:author="Cristian Sbrolli" w:date="2020-12-27T16:22:00Z">
        <w:r w:rsidRPr="00B50293" w:rsidDel="00B36592">
          <w:rPr>
            <w:rFonts w:ascii="Bell MT" w:hAnsi="Bell MT"/>
            <w:sz w:val="28"/>
            <w:szCs w:val="28"/>
            <w:lang w:val="en-GB"/>
          </w:rPr>
          <w:delText xml:space="preserve"> all </w:delText>
        </w:r>
      </w:del>
      <w:r w:rsidRPr="00B50293">
        <w:rPr>
          <w:rFonts w:ascii="Bell MT" w:hAnsi="Bell MT"/>
          <w:sz w:val="28"/>
          <w:szCs w:val="28"/>
          <w:lang w:val="en-GB"/>
        </w:rPr>
        <w:t xml:space="preserve">the relevant, </w:t>
      </w:r>
      <w:del w:id="76" w:author="Cristian Sbrolli" w:date="2020-12-27T11:31:00Z">
        <w:r w:rsidRPr="00B50293" w:rsidDel="0098587D">
          <w:rPr>
            <w:rFonts w:ascii="Bell MT" w:hAnsi="Bell MT"/>
            <w:sz w:val="28"/>
            <w:szCs w:val="28"/>
            <w:lang w:val="en-GB"/>
          </w:rPr>
          <w:delText xml:space="preserve">free </w:delText>
        </w:r>
      </w:del>
      <w:ins w:id="77"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78"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w:t>
      </w:r>
      <w:del w:id="79" w:author="Cristian Sbrolli" w:date="2020-12-27T16:24:00Z">
        <w:r w:rsidRPr="00B50293" w:rsidDel="00B36592">
          <w:rPr>
            <w:rFonts w:ascii="Bell MT" w:hAnsi="Bell MT"/>
            <w:sz w:val="28"/>
            <w:szCs w:val="28"/>
            <w:lang w:val="en-GB"/>
          </w:rPr>
          <w:delText>show a</w:delText>
        </w:r>
      </w:del>
      <w:ins w:id="80" w:author="Cristian Sbrolli" w:date="2020-12-27T16:24:00Z">
        <w:r w:rsidR="00B36592">
          <w:rPr>
            <w:rFonts w:ascii="Bell MT" w:hAnsi="Bell MT"/>
            <w:sz w:val="28"/>
            <w:szCs w:val="28"/>
            <w:lang w:val="en-GB"/>
          </w:rPr>
          <w:t xml:space="preserve">gets the info that will allow the presentation layer to build </w:t>
        </w:r>
      </w:ins>
      <w:r w:rsidRPr="00B50293">
        <w:rPr>
          <w:rFonts w:ascii="Bell MT" w:hAnsi="Bell MT"/>
          <w:sz w:val="28"/>
          <w:szCs w:val="28"/>
          <w:lang w:val="en-GB"/>
        </w:rPr>
        <w:t xml:space="preserve"> map of </w:t>
      </w:r>
      <w:del w:id="81" w:author="Cristian Sbrolli" w:date="2020-12-27T16:24:00Z">
        <w:r w:rsidRPr="00B50293" w:rsidDel="00B36592">
          <w:rPr>
            <w:rFonts w:ascii="Bell MT" w:hAnsi="Bell MT"/>
            <w:sz w:val="28"/>
            <w:szCs w:val="28"/>
            <w:lang w:val="en-GB"/>
          </w:rPr>
          <w:delText xml:space="preserve">all </w:delText>
        </w:r>
      </w:del>
      <w:r w:rsidRPr="00B50293">
        <w:rPr>
          <w:rFonts w:ascii="Bell MT" w:hAnsi="Bell MT"/>
          <w:sz w:val="28"/>
          <w:szCs w:val="28"/>
          <w:lang w:val="en-GB"/>
        </w:rPr>
        <w:t>the available shops around the user’s current location</w:t>
      </w:r>
      <w:ins w:id="82" w:author="Cristian Sbrolli" w:date="2020-12-27T11:31:00Z">
        <w:r w:rsidR="0098587D">
          <w:rPr>
            <w:rFonts w:ascii="Bell MT" w:hAnsi="Bell MT"/>
            <w:sz w:val="28"/>
            <w:szCs w:val="28"/>
            <w:lang w:val="en-GB"/>
          </w:rPr>
          <w:t xml:space="preserve">, </w:t>
        </w:r>
      </w:ins>
      <w:ins w:id="83" w:author="Cristian Sbrolli" w:date="2020-12-27T11:32:00Z">
        <w:r w:rsidR="000230B9">
          <w:rPr>
            <w:rFonts w:ascii="Bell MT" w:hAnsi="Bell MT"/>
            <w:sz w:val="28"/>
            <w:szCs w:val="28"/>
            <w:lang w:val="en-GB"/>
          </w:rPr>
          <w:t>handle visits additional info</w:t>
        </w:r>
      </w:ins>
      <w:ins w:id="84" w:author="Cristian Sbrolli" w:date="2020-12-27T11:34:00Z">
        <w:r w:rsidR="000230B9">
          <w:rPr>
            <w:rFonts w:ascii="Bell MT" w:hAnsi="Bell MT"/>
            <w:sz w:val="28"/>
            <w:szCs w:val="28"/>
            <w:lang w:val="en-GB"/>
          </w:rPr>
          <w:t>…(See interface diagram for a more detailed list)</w:t>
        </w:r>
      </w:ins>
      <w:del w:id="85" w:author="Cristian Sbrolli" w:date="2020-12-27T11:34:00Z">
        <w:r w:rsidRPr="00B50293" w:rsidDel="000230B9">
          <w:rPr>
            <w:rFonts w:ascii="Bell MT" w:hAnsi="Bell MT"/>
            <w:sz w:val="28"/>
            <w:szCs w:val="28"/>
            <w:lang w:val="en-GB"/>
          </w:rPr>
          <w:delText xml:space="preserve">. </w:delText>
        </w:r>
      </w:del>
      <w:del w:id="86"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87"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88" w:author="Cristian Sbrolli" w:date="2020-12-27T11:35:00Z">
        <w:r w:rsidR="000230B9">
          <w:rPr>
            <w:rFonts w:ascii="Bell MT" w:hAnsi="Bell MT"/>
            <w:sz w:val="28"/>
            <w:szCs w:val="28"/>
            <w:lang w:val="en-GB"/>
          </w:rPr>
          <w:br/>
          <w:t>-r</w:t>
        </w:r>
      </w:ins>
      <w:del w:id="89"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90" w:author="Cristian Sbrolli" w:date="2020-12-27T11:34:00Z">
        <w:r w:rsidRPr="00B50293" w:rsidDel="000230B9">
          <w:rPr>
            <w:rFonts w:ascii="Bell MT" w:hAnsi="Bell MT"/>
            <w:sz w:val="28"/>
            <w:szCs w:val="28"/>
            <w:lang w:val="en-GB"/>
          </w:rPr>
          <w:delText>of the time</w:delText>
        </w:r>
      </w:del>
      <w:del w:id="91"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92"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93"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94" w:author="Cristian Sbrolli" w:date="2020-12-27T11:36:00Z">
        <w:r w:rsidR="000230B9">
          <w:rPr>
            <w:rFonts w:ascii="Bell MT" w:hAnsi="Bell MT"/>
            <w:sz w:val="28"/>
            <w:szCs w:val="28"/>
            <w:lang w:val="en-GB"/>
          </w:rPr>
          <w:t>; to do this, the component interfaces with the maps provider, getting info on E</w:t>
        </w:r>
      </w:ins>
      <w:ins w:id="95" w:author="Cristian Sbrolli" w:date="2020-12-27T11:37:00Z">
        <w:r w:rsidR="000230B9">
          <w:rPr>
            <w:rFonts w:ascii="Bell MT" w:hAnsi="Bell MT"/>
            <w:sz w:val="28"/>
            <w:szCs w:val="28"/>
            <w:lang w:val="en-GB"/>
          </w:rPr>
          <w:t>TA.</w:t>
        </w:r>
      </w:ins>
      <w:del w:id="96"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97"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98" w:author="Cristian Sbrolli" w:date="2020-12-27T11:37:00Z">
        <w:r w:rsidR="000230B9">
          <w:rPr>
            <w:rFonts w:ascii="Bell MT" w:hAnsi="Bell MT"/>
            <w:sz w:val="28"/>
            <w:szCs w:val="28"/>
            <w:lang w:val="en-GB"/>
          </w:rPr>
          <w:t>suggestions</w:t>
        </w:r>
      </w:ins>
      <w:del w:id="99"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100"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101"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102" w:author="Cristian Sbrolli" w:date="2020-12-27T11:37:00Z">
        <w:r w:rsidR="000230B9">
          <w:rPr>
            <w:rFonts w:ascii="Bell MT" w:hAnsi="Bell MT"/>
            <w:sz w:val="28"/>
            <w:szCs w:val="28"/>
            <w:lang w:val="en-GB"/>
          </w:rPr>
          <w:t xml:space="preserve"> or the user is inactive.</w:t>
        </w:r>
      </w:ins>
      <w:del w:id="103"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104"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105"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106"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 xml:space="preserve">Issues, through its interfaces, the functionalities of controlling how many customers can enter in the store, how many people are inside of </w:t>
      </w:r>
      <w:r w:rsidRPr="00B50293">
        <w:rPr>
          <w:rFonts w:ascii="Bell MT" w:hAnsi="Bell MT"/>
          <w:sz w:val="28"/>
          <w:szCs w:val="28"/>
          <w:lang w:val="en-GB"/>
        </w:rPr>
        <w:lastRenderedPageBreak/>
        <w:t>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5A1DAC28"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107"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108"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109" w:author="Cristian Sbrolli" w:date="2020-12-27T11:41:00Z">
        <w:r w:rsidR="000230B9">
          <w:rPr>
            <w:rFonts w:ascii="Bell MT" w:hAnsi="Bell MT"/>
            <w:sz w:val="28"/>
            <w:szCs w:val="28"/>
            <w:lang w:val="en-GB"/>
          </w:rPr>
          <w:t xml:space="preserve">as </w:t>
        </w:r>
      </w:ins>
      <w:ins w:id="110" w:author="Cristian Sbrolli" w:date="2020-12-27T11:39:00Z">
        <w:r w:rsidR="000230B9">
          <w:rPr>
            <w:rFonts w:ascii="Bell MT" w:hAnsi="Bell MT"/>
            <w:sz w:val="28"/>
            <w:szCs w:val="28"/>
            <w:lang w:val="en-GB"/>
          </w:rPr>
          <w:t xml:space="preserve">it defines </w:t>
        </w:r>
      </w:ins>
      <w:ins w:id="111" w:author="Cristian Sbrolli" w:date="2020-12-27T11:40:00Z">
        <w:r w:rsidR="000230B9">
          <w:rPr>
            <w:rFonts w:ascii="Bell MT" w:hAnsi="Bell MT"/>
            <w:sz w:val="28"/>
            <w:szCs w:val="28"/>
            <w:lang w:val="en-GB"/>
          </w:rPr>
          <w:t>and handles timeslot</w:t>
        </w:r>
      </w:ins>
      <w:ins w:id="112" w:author="Cristian Sbrolli" w:date="2020-12-27T11:41:00Z">
        <w:r w:rsidR="000230B9">
          <w:rPr>
            <w:rFonts w:ascii="Bell MT" w:hAnsi="Bell MT"/>
            <w:sz w:val="28"/>
            <w:szCs w:val="28"/>
            <w:lang w:val="en-GB"/>
          </w:rPr>
          <w:t>s and the queue. Through the timeslot manager subcomponent,</w:t>
        </w:r>
      </w:ins>
      <w:ins w:id="113" w:author="Cristian Sbrolli" w:date="2020-12-27T11:45:00Z">
        <w:r w:rsidR="004D0DBB">
          <w:rPr>
            <w:rFonts w:ascii="Bell MT" w:hAnsi="Bell MT"/>
            <w:sz w:val="28"/>
            <w:szCs w:val="28"/>
            <w:lang w:val="en-GB"/>
          </w:rPr>
          <w:t xml:space="preserve"> timeslots are searched to see</w:t>
        </w:r>
      </w:ins>
      <w:ins w:id="114" w:author="Cristian Sbrolli" w:date="2020-12-27T11:46:00Z">
        <w:r w:rsidR="004D0DBB">
          <w:rPr>
            <w:rFonts w:ascii="Bell MT" w:hAnsi="Bell MT"/>
            <w:sz w:val="28"/>
            <w:szCs w:val="28"/>
            <w:lang w:val="en-GB"/>
          </w:rPr>
          <w:t xml:space="preserve"> or update</w:t>
        </w:r>
      </w:ins>
      <w:ins w:id="115" w:author="Cristian Sbrolli" w:date="2020-12-27T11:45:00Z">
        <w:r w:rsidR="004D0DBB">
          <w:rPr>
            <w:rFonts w:ascii="Bell MT" w:hAnsi="Bell MT"/>
            <w:sz w:val="28"/>
            <w:szCs w:val="28"/>
            <w:lang w:val="en-GB"/>
          </w:rPr>
          <w:t xml:space="preserve"> their availability </w:t>
        </w:r>
      </w:ins>
      <w:ins w:id="116" w:author="Cristian Sbrolli" w:date="2020-12-27T11:46:00Z">
        <w:r w:rsidR="004D0DBB">
          <w:rPr>
            <w:rFonts w:ascii="Bell MT" w:hAnsi="Bell MT"/>
            <w:sz w:val="28"/>
            <w:szCs w:val="28"/>
            <w:lang w:val="en-GB"/>
          </w:rPr>
          <w:t xml:space="preserve">on new tickets requests. It also </w:t>
        </w:r>
      </w:ins>
      <w:ins w:id="117" w:author="Cristian Sbrolli" w:date="2020-12-27T11:47:00Z">
        <w:r w:rsidR="004D0DBB">
          <w:rPr>
            <w:rFonts w:ascii="Bell MT" w:hAnsi="Bell MT"/>
            <w:sz w:val="28"/>
            <w:szCs w:val="28"/>
            <w:lang w:val="en-GB"/>
          </w:rPr>
          <w:t xml:space="preserve">generates </w:t>
        </w:r>
      </w:ins>
      <w:ins w:id="118" w:author="Cristian Sbrolli" w:date="2020-12-27T11:42:00Z">
        <w:r w:rsidR="000230B9">
          <w:rPr>
            <w:rFonts w:ascii="Bell MT" w:hAnsi="Bell MT"/>
            <w:sz w:val="28"/>
            <w:szCs w:val="28"/>
            <w:lang w:val="en-GB"/>
          </w:rPr>
          <w:t xml:space="preserve">QRCodes </w:t>
        </w:r>
      </w:ins>
      <w:ins w:id="119" w:author="Cristian Sbrolli" w:date="2020-12-27T11:43:00Z">
        <w:r w:rsidR="004D0DBB">
          <w:rPr>
            <w:rFonts w:ascii="Bell MT" w:hAnsi="Bell MT"/>
            <w:sz w:val="28"/>
            <w:szCs w:val="28"/>
            <w:lang w:val="en-GB"/>
          </w:rPr>
          <w:t>for new tickets and visits, assigning them to available timeslots</w:t>
        </w:r>
      </w:ins>
      <w:ins w:id="120" w:author="Cristian Sbrolli" w:date="2020-12-27T11:47:00Z">
        <w:r w:rsidR="004D0DBB">
          <w:rPr>
            <w:rFonts w:ascii="Bell MT" w:hAnsi="Bell MT"/>
            <w:sz w:val="28"/>
            <w:szCs w:val="28"/>
            <w:lang w:val="en-GB"/>
          </w:rPr>
          <w:t>, and checks</w:t>
        </w:r>
      </w:ins>
      <w:ins w:id="121" w:author="Cristian Sbrolli" w:date="2020-12-27T11:44:00Z">
        <w:r w:rsidR="004D0DBB">
          <w:rPr>
            <w:rFonts w:ascii="Bell MT" w:hAnsi="Bell MT"/>
            <w:sz w:val="28"/>
            <w:szCs w:val="28"/>
            <w:lang w:val="en-GB"/>
          </w:rPr>
          <w:t xml:space="preserve"> QRCodes on scan,</w:t>
        </w:r>
      </w:ins>
      <w:ins w:id="122"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123" w:author="Cristian Sbrolli" w:date="2020-12-27T11:47:00Z">
        <w:r w:rsidR="004D0DBB">
          <w:rPr>
            <w:rFonts w:ascii="Bell MT" w:hAnsi="Bell MT"/>
            <w:sz w:val="28"/>
            <w:szCs w:val="28"/>
            <w:lang w:val="en-GB"/>
          </w:rPr>
          <w:t>correctly update</w:t>
        </w:r>
      </w:ins>
      <w:ins w:id="124"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125"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126"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127" w:author="Cristian Sbrolli" w:date="2020-12-27T11:47:00Z">
        <w:r w:rsidR="004D0DBB">
          <w:rPr>
            <w:rFonts w:ascii="Bell MT" w:hAnsi="Bell MT"/>
            <w:sz w:val="28"/>
            <w:szCs w:val="28"/>
            <w:lang w:val="en-GB"/>
          </w:rPr>
          <w:t xml:space="preserve">The other components is a timeslot optimizer, that </w:t>
        </w:r>
      </w:ins>
      <w:ins w:id="128"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129"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130" w:author="Cristian Sbrolli" w:date="2020-12-27T11:50:00Z">
        <w:r w:rsidR="004D0DBB">
          <w:rPr>
            <w:rFonts w:ascii="Bell MT" w:hAnsi="Bell MT"/>
            <w:sz w:val="28"/>
            <w:szCs w:val="28"/>
            <w:lang w:val="en-GB"/>
          </w:rPr>
          <w:t>; another possible optimization is the duration of timeslots, performed once</w:t>
        </w:r>
      </w:ins>
      <w:ins w:id="131" w:author="Cristian Sbrolli" w:date="2020-12-27T11:51:00Z">
        <w:r w:rsidR="004D0DBB">
          <w:rPr>
            <w:rFonts w:ascii="Bell MT" w:hAnsi="Bell MT"/>
            <w:sz w:val="28"/>
            <w:szCs w:val="28"/>
            <w:lang w:val="en-GB"/>
          </w:rPr>
          <w:t xml:space="preserve"> </w:t>
        </w:r>
      </w:ins>
      <w:ins w:id="132" w:author="Cristian Sbrolli" w:date="2020-12-27T11:50:00Z">
        <w:r w:rsidR="004D0DBB">
          <w:rPr>
            <w:rFonts w:ascii="Bell MT" w:hAnsi="Bell MT"/>
            <w:sz w:val="28"/>
            <w:szCs w:val="28"/>
            <w:lang w:val="en-GB"/>
          </w:rPr>
          <w:t>in a greater period of time</w:t>
        </w:r>
      </w:ins>
      <w:ins w:id="133" w:author="Cristian Sbrolli" w:date="2020-12-27T11:51:00Z">
        <w:r w:rsidR="004D0DBB">
          <w:rPr>
            <w:rFonts w:ascii="Bell MT" w:hAnsi="Bell MT"/>
            <w:sz w:val="28"/>
            <w:szCs w:val="28"/>
            <w:lang w:val="en-GB"/>
          </w:rPr>
          <w:t xml:space="preserve"> w.r.t. to the previous one</w:t>
        </w:r>
      </w:ins>
      <w:ins w:id="134" w:author="Cristian Sbrolli" w:date="2020-12-27T11:50:00Z">
        <w:r w:rsidR="004D0DBB">
          <w:rPr>
            <w:rFonts w:ascii="Bell MT" w:hAnsi="Bell MT"/>
            <w:sz w:val="28"/>
            <w:szCs w:val="28"/>
            <w:lang w:val="en-GB"/>
          </w:rPr>
          <w:t>,</w:t>
        </w:r>
      </w:ins>
      <w:ins w:id="135"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50C553E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136"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137"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138"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139" w:author="Cristian Sbrolli" w:date="2020-12-27T12:08:00Z">
        <w:r w:rsidR="00803B46">
          <w:rPr>
            <w:rFonts w:ascii="Bell MT" w:hAnsi="Bell MT"/>
            <w:sz w:val="28"/>
            <w:szCs w:val="28"/>
            <w:lang w:val="en-GB"/>
          </w:rPr>
          <w:t>,</w:t>
        </w:r>
      </w:ins>
      <w:ins w:id="140" w:author="Cristian Sbrolli" w:date="2020-12-27T12:09:00Z">
        <w:r w:rsidR="00803B46">
          <w:rPr>
            <w:rFonts w:ascii="Bell MT" w:hAnsi="Bell MT"/>
            <w:sz w:val="28"/>
            <w:szCs w:val="28"/>
            <w:lang w:val="en-GB"/>
          </w:rPr>
          <w:t xml:space="preserve"> filtering on the stores that are registered and use CLup; it also </w:t>
        </w:r>
      </w:ins>
      <w:ins w:id="141"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142"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143" w:author="Cristian Sbrolli" w:date="2020-12-27T12:07:00Z">
        <w:r w:rsidRPr="00B50293" w:rsidDel="00803B46">
          <w:rPr>
            <w:rFonts w:ascii="Bell MT" w:hAnsi="Bell MT"/>
            <w:sz w:val="28"/>
            <w:szCs w:val="28"/>
            <w:lang w:val="en-GB"/>
          </w:rPr>
          <w:delText>. [SHOULDN’T THIS HAVE NO SUBCOMPONENTS? See comment above too]</w:delText>
        </w:r>
      </w:del>
    </w:p>
    <w:p w14:paraId="0BB940AD" w14:textId="2069F298" w:rsidR="00EA1662" w:rsidRDefault="00EA1662" w:rsidP="00EA1662">
      <w:pPr>
        <w:pStyle w:val="ListParagraph"/>
        <w:rPr>
          <w:rFonts w:ascii="Bell MT" w:hAnsi="Bell MT"/>
          <w:u w:val="single"/>
          <w:lang w:val="en-GB"/>
        </w:rPr>
      </w:pPr>
    </w:p>
    <w:p w14:paraId="1B8C78C7" w14:textId="77022FAC" w:rsidR="00B50293" w:rsidRDefault="00B50293" w:rsidP="00EA1662">
      <w:pPr>
        <w:pStyle w:val="ListParagraph"/>
        <w:rPr>
          <w:rFonts w:ascii="Bell MT" w:hAnsi="Bell MT"/>
          <w:u w:val="single"/>
          <w:lang w:val="en-GB"/>
        </w:rPr>
      </w:pPr>
    </w:p>
    <w:p w14:paraId="29EBE155" w14:textId="5930397E" w:rsidR="00B50293" w:rsidRDefault="00B50293" w:rsidP="00EA1662">
      <w:pPr>
        <w:pStyle w:val="ListParagraph"/>
        <w:rPr>
          <w:rFonts w:ascii="Bell MT" w:hAnsi="Bell MT"/>
          <w:u w:val="single"/>
          <w:lang w:val="en-GB"/>
        </w:rPr>
      </w:pPr>
    </w:p>
    <w:p w14:paraId="2A1A78C8" w14:textId="54985A9C" w:rsidR="00B50293" w:rsidRDefault="00B50293" w:rsidP="00EA1662">
      <w:pPr>
        <w:pStyle w:val="ListParagraph"/>
        <w:rPr>
          <w:rFonts w:ascii="Bell MT" w:hAnsi="Bell MT"/>
          <w:u w:val="single"/>
          <w:lang w:val="en-GB"/>
        </w:rPr>
      </w:pPr>
    </w:p>
    <w:p w14:paraId="73D8F739" w14:textId="65913CC4" w:rsidR="00B50293" w:rsidRDefault="00B50293" w:rsidP="00EA1662">
      <w:pPr>
        <w:pStyle w:val="ListParagraph"/>
        <w:rPr>
          <w:rFonts w:ascii="Bell MT" w:hAnsi="Bell MT"/>
          <w:u w:val="single"/>
          <w:lang w:val="en-GB"/>
        </w:rPr>
      </w:pPr>
    </w:p>
    <w:p w14:paraId="0FD51D2C" w14:textId="7DCCDF06" w:rsidR="00B50293" w:rsidRDefault="00B50293" w:rsidP="00EA1662">
      <w:pPr>
        <w:pStyle w:val="ListParagraph"/>
        <w:rPr>
          <w:rFonts w:ascii="Bell MT" w:hAnsi="Bell MT"/>
          <w:u w:val="single"/>
          <w:lang w:val="en-GB"/>
        </w:rPr>
      </w:pPr>
    </w:p>
    <w:p w14:paraId="3794D24E" w14:textId="6354CE2E" w:rsidR="00B50293" w:rsidRDefault="00B50293" w:rsidP="00EA1662">
      <w:pPr>
        <w:pStyle w:val="ListParagraph"/>
        <w:rPr>
          <w:rFonts w:ascii="Bell MT" w:hAnsi="Bell MT"/>
          <w:u w:val="single"/>
          <w:lang w:val="en-GB"/>
        </w:rPr>
      </w:pPr>
    </w:p>
    <w:p w14:paraId="47769E5E" w14:textId="2CA645F4" w:rsidR="00B50293" w:rsidRDefault="00B50293" w:rsidP="00EA1662">
      <w:pPr>
        <w:pStyle w:val="ListParagraph"/>
        <w:rPr>
          <w:rFonts w:ascii="Bell MT" w:hAnsi="Bell MT"/>
          <w:u w:val="single"/>
          <w:lang w:val="en-GB"/>
        </w:rPr>
      </w:pPr>
    </w:p>
    <w:p w14:paraId="01D67843" w14:textId="1BD054EB" w:rsidR="00B50293" w:rsidRDefault="00B50293" w:rsidP="00EA1662">
      <w:pPr>
        <w:pStyle w:val="ListParagraph"/>
        <w:rPr>
          <w:rFonts w:ascii="Bell MT" w:hAnsi="Bell MT"/>
          <w:u w:val="single"/>
          <w:lang w:val="en-GB"/>
        </w:rPr>
      </w:pPr>
    </w:p>
    <w:p w14:paraId="22568627" w14:textId="6C655B49" w:rsidR="00B50293" w:rsidRDefault="00B50293" w:rsidP="00EA1662">
      <w:pPr>
        <w:pStyle w:val="ListParagraph"/>
        <w:rPr>
          <w:rFonts w:ascii="Bell MT" w:hAnsi="Bell MT"/>
          <w:u w:val="single"/>
          <w:lang w:val="en-GB"/>
        </w:rPr>
      </w:pPr>
    </w:p>
    <w:p w14:paraId="076BE68D" w14:textId="51785968" w:rsidR="00B50293" w:rsidRDefault="00B50293" w:rsidP="00EA1662">
      <w:pPr>
        <w:pStyle w:val="ListParagraph"/>
        <w:rPr>
          <w:rFonts w:ascii="Bell MT" w:hAnsi="Bell MT"/>
          <w:u w:val="single"/>
          <w:lang w:val="en-GB"/>
        </w:rPr>
      </w:pPr>
    </w:p>
    <w:p w14:paraId="110ACEBD" w14:textId="66A9E7F9" w:rsidR="00B50293" w:rsidRDefault="00B50293" w:rsidP="00EA1662">
      <w:pPr>
        <w:pStyle w:val="ListParagraph"/>
        <w:rPr>
          <w:rFonts w:ascii="Bell MT" w:hAnsi="Bell MT"/>
          <w:u w:val="single"/>
          <w:lang w:val="en-GB"/>
        </w:rPr>
      </w:pPr>
    </w:p>
    <w:p w14:paraId="1F3527F5" w14:textId="554A9614" w:rsidR="00B50293" w:rsidRDefault="00B50293" w:rsidP="00EA1662">
      <w:pPr>
        <w:pStyle w:val="ListParagraph"/>
        <w:rPr>
          <w:rFonts w:ascii="Bell MT" w:hAnsi="Bell MT"/>
          <w:u w:val="single"/>
          <w:lang w:val="en-GB"/>
        </w:rPr>
      </w:pPr>
    </w:p>
    <w:p w14:paraId="296C6053" w14:textId="3DB80893" w:rsidR="00B50293" w:rsidRDefault="00B50293" w:rsidP="00EA1662">
      <w:pPr>
        <w:pStyle w:val="ListParagraph"/>
        <w:rPr>
          <w:rFonts w:ascii="Bell MT" w:hAnsi="Bell MT"/>
          <w:u w:val="single"/>
          <w:lang w:val="en-GB"/>
        </w:rPr>
      </w:pPr>
    </w:p>
    <w:p w14:paraId="582DC0A0" w14:textId="6E439011" w:rsidR="00B50293" w:rsidRDefault="00B50293" w:rsidP="00EA1662">
      <w:pPr>
        <w:pStyle w:val="ListParagraph"/>
        <w:rPr>
          <w:rFonts w:ascii="Bell MT" w:hAnsi="Bell MT"/>
          <w:u w:val="single"/>
          <w:lang w:val="en-GB"/>
        </w:rPr>
      </w:pPr>
    </w:p>
    <w:p w14:paraId="30FAC321" w14:textId="1F1C92A5" w:rsidR="00B50293" w:rsidRDefault="00B50293" w:rsidP="00EA1662">
      <w:pPr>
        <w:pStyle w:val="ListParagraph"/>
        <w:rPr>
          <w:rFonts w:ascii="Bell MT" w:hAnsi="Bell MT"/>
          <w:u w:val="single"/>
          <w:lang w:val="en-GB"/>
        </w:rPr>
      </w:pPr>
    </w:p>
    <w:p w14:paraId="26328CA0" w14:textId="7C4990F1" w:rsidR="00B50293" w:rsidRDefault="00B50293" w:rsidP="00EA1662">
      <w:pPr>
        <w:pStyle w:val="ListParagraph"/>
        <w:rPr>
          <w:rFonts w:ascii="Bell MT" w:hAnsi="Bell MT"/>
          <w:u w:val="single"/>
          <w:lang w:val="en-GB"/>
        </w:rPr>
      </w:pPr>
    </w:p>
    <w:p w14:paraId="2D4A5DF2" w14:textId="1902D213" w:rsidR="00B50293" w:rsidRDefault="00B50293" w:rsidP="00EA1662">
      <w:pPr>
        <w:pStyle w:val="ListParagraph"/>
        <w:rPr>
          <w:rFonts w:ascii="Bell MT" w:hAnsi="Bell MT"/>
          <w:u w:val="single"/>
          <w:lang w:val="en-GB"/>
        </w:rPr>
      </w:pPr>
    </w:p>
    <w:p w14:paraId="1C41EF7B" w14:textId="288D0D96" w:rsidR="00B50293" w:rsidRDefault="00B50293" w:rsidP="00EA1662">
      <w:pPr>
        <w:pStyle w:val="ListParagraph"/>
        <w:rPr>
          <w:rFonts w:ascii="Bell MT" w:hAnsi="Bell MT"/>
          <w:u w:val="single"/>
          <w:lang w:val="en-GB"/>
        </w:rPr>
      </w:pPr>
    </w:p>
    <w:p w14:paraId="6ED99DD6" w14:textId="77777777" w:rsidR="00B50293" w:rsidRPr="00E728A1" w:rsidRDefault="00B50293" w:rsidP="00EA1662">
      <w:pPr>
        <w:pStyle w:val="ListParagraph"/>
        <w:rPr>
          <w:rFonts w:ascii="Bell MT" w:hAnsi="Bell MT"/>
          <w:u w:val="single"/>
          <w:lang w:val="en-GB"/>
        </w:rPr>
      </w:pPr>
    </w:p>
    <w:p w14:paraId="292DE86D" w14:textId="15088502" w:rsidR="00C40F46" w:rsidRPr="00C40F46" w:rsidRDefault="006625AC" w:rsidP="004B1CFC">
      <w:pPr>
        <w:pStyle w:val="ListParagraph"/>
        <w:numPr>
          <w:ilvl w:val="1"/>
          <w:numId w:val="1"/>
        </w:numPr>
        <w:rPr>
          <w:ins w:id="144" w:author="Etion Pinari" w:date="2020-12-30T16:32:00Z"/>
          <w:rFonts w:ascii="Bell MT" w:hAnsi="Bell MT"/>
          <w:sz w:val="32"/>
          <w:szCs w:val="32"/>
          <w:lang w:val="en-GB"/>
          <w:rPrChange w:id="145" w:author="Etion Pinari" w:date="2020-12-30T16:32:00Z">
            <w:rPr>
              <w:ins w:id="146" w:author="Etion Pinari" w:date="2020-12-30T16:32:00Z"/>
              <w:rFonts w:ascii="Bell MT" w:hAnsi="Bell MT"/>
              <w:sz w:val="28"/>
              <w:szCs w:val="28"/>
              <w:lang w:val="en-GB"/>
            </w:rPr>
          </w:rPrChange>
        </w:rPr>
      </w:pPr>
      <w:r w:rsidRPr="00C40F46">
        <w:rPr>
          <w:rFonts w:ascii="Bell MT" w:hAnsi="Bell MT"/>
          <w:i/>
          <w:iCs/>
          <w:sz w:val="32"/>
          <w:szCs w:val="32"/>
          <w:lang w:val="en-GB"/>
          <w:rPrChange w:id="147" w:author="Etion Pinari" w:date="2020-12-30T16:32:00Z">
            <w:rPr>
              <w:rFonts w:ascii="Bell MT" w:hAnsi="Bell MT"/>
              <w:lang w:val="en-GB"/>
            </w:rPr>
          </w:rPrChange>
        </w:rPr>
        <w:t xml:space="preserve">Deployment </w:t>
      </w:r>
      <w:ins w:id="148" w:author="Giorgio Romeo" w:date="2020-12-25T20:29:00Z">
        <w:r w:rsidR="002B504C" w:rsidRPr="00C40F46">
          <w:rPr>
            <w:rFonts w:ascii="Bell MT" w:hAnsi="Bell MT"/>
            <w:i/>
            <w:iCs/>
            <w:sz w:val="32"/>
            <w:szCs w:val="32"/>
            <w:lang w:val="en-GB"/>
            <w:rPrChange w:id="149" w:author="Etion Pinari" w:date="2020-12-30T16:32:00Z">
              <w:rPr>
                <w:rFonts w:ascii="Bell MT" w:hAnsi="Bell MT"/>
                <w:lang w:val="en-GB"/>
              </w:rPr>
            </w:rPrChange>
          </w:rPr>
          <w:t>v</w:t>
        </w:r>
      </w:ins>
      <w:del w:id="150" w:author="Giorgio Romeo" w:date="2020-12-25T20:29:00Z">
        <w:r w:rsidRPr="00C40F46" w:rsidDel="002B504C">
          <w:rPr>
            <w:rFonts w:ascii="Bell MT" w:hAnsi="Bell MT"/>
            <w:i/>
            <w:iCs/>
            <w:sz w:val="32"/>
            <w:szCs w:val="32"/>
            <w:lang w:val="en-GB"/>
            <w:rPrChange w:id="151" w:author="Etion Pinari" w:date="2020-12-30T16:32:00Z">
              <w:rPr>
                <w:rFonts w:ascii="Bell MT" w:hAnsi="Bell MT"/>
                <w:lang w:val="en-GB"/>
              </w:rPr>
            </w:rPrChange>
          </w:rPr>
          <w:delText>v</w:delText>
        </w:r>
      </w:del>
      <w:r w:rsidRPr="00C40F46">
        <w:rPr>
          <w:rFonts w:ascii="Bell MT" w:hAnsi="Bell MT"/>
          <w:i/>
          <w:iCs/>
          <w:sz w:val="32"/>
          <w:szCs w:val="32"/>
          <w:lang w:val="en-GB"/>
          <w:rPrChange w:id="152" w:author="Etion Pinari" w:date="2020-12-30T16:32:00Z">
            <w:rPr>
              <w:rFonts w:ascii="Bell MT" w:hAnsi="Bell MT"/>
              <w:lang w:val="en-GB"/>
            </w:rPr>
          </w:rPrChange>
        </w:rPr>
        <w:t>iew</w:t>
      </w:r>
      <w:r w:rsidRPr="00C40F46">
        <w:rPr>
          <w:rFonts w:ascii="Bell MT" w:hAnsi="Bell MT"/>
          <w:sz w:val="32"/>
          <w:szCs w:val="32"/>
          <w:lang w:val="en-GB"/>
          <w:rPrChange w:id="153" w:author="Etion Pinari" w:date="2020-12-30T16:32:00Z">
            <w:rPr>
              <w:rFonts w:ascii="Bell MT" w:hAnsi="Bell MT"/>
              <w:lang w:val="en-GB"/>
            </w:rPr>
          </w:rPrChange>
        </w:rPr>
        <w:t xml:space="preserve"> </w:t>
      </w:r>
      <w:ins w:id="154" w:author="Etion Pinari" w:date="2020-12-30T16:27:00Z">
        <w:r w:rsidR="00C40F46" w:rsidRPr="00C40F46">
          <w:rPr>
            <w:rFonts w:ascii="Bell MT" w:hAnsi="Bell MT"/>
            <w:sz w:val="32"/>
            <w:szCs w:val="32"/>
            <w:lang w:val="en-GB"/>
            <w:rPrChange w:id="155" w:author="Etion Pinari" w:date="2020-12-30T16:32:00Z">
              <w:rPr>
                <w:rFonts w:ascii="Bell MT" w:hAnsi="Bell MT"/>
                <w:sz w:val="32"/>
                <w:szCs w:val="32"/>
                <w:lang w:val="en-GB"/>
              </w:rPr>
            </w:rPrChange>
          </w:rPr>
          <w:br/>
        </w:r>
      </w:ins>
      <w:ins w:id="156" w:author="Etion Pinari" w:date="2020-12-30T15:26:00Z">
        <w:r w:rsidR="00097BE3" w:rsidRPr="00C40F46">
          <w:rPr>
            <w:rFonts w:ascii="Bell MT" w:hAnsi="Bell MT"/>
            <w:sz w:val="32"/>
            <w:szCs w:val="32"/>
            <w:lang w:val="en-GB"/>
            <w:rPrChange w:id="157" w:author="Etion Pinari" w:date="2020-12-30T16:32:00Z">
              <w:rPr>
                <w:rFonts w:ascii="Bell MT" w:hAnsi="Bell MT"/>
                <w:sz w:val="32"/>
                <w:szCs w:val="32"/>
                <w:lang w:val="en-GB"/>
              </w:rPr>
            </w:rPrChange>
          </w:rPr>
          <w:br/>
        </w:r>
      </w:ins>
      <w:ins w:id="158" w:author="Etion Pinari" w:date="2020-12-30T16:28:00Z">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ins>
      <w:ins w:id="159" w:author="Etion Pinari" w:date="2020-12-30T15:28:00Z">
        <w:r w:rsidR="00097BE3" w:rsidRPr="00C40F46">
          <w:rPr>
            <w:rFonts w:ascii="Bell MT" w:hAnsi="Bell MT"/>
            <w:sz w:val="32"/>
            <w:szCs w:val="32"/>
            <w:lang w:val="en-GB"/>
            <w:rPrChange w:id="160" w:author="Etion Pinari" w:date="2020-12-30T16:32:00Z">
              <w:rPr>
                <w:rFonts w:ascii="Bell MT" w:hAnsi="Bell MT"/>
                <w:sz w:val="32"/>
                <w:szCs w:val="32"/>
                <w:lang w:val="en-GB"/>
              </w:rPr>
            </w:rPrChange>
          </w:rPr>
          <w:br/>
        </w:r>
      </w:ins>
      <w:ins w:id="161" w:author="Etion Pinari" w:date="2020-12-30T16:31:00Z">
        <w:r w:rsidR="00C40F46" w:rsidRPr="00C40F46">
          <w:rPr>
            <w:rFonts w:ascii="Bell MT" w:hAnsi="Bell MT"/>
            <w:sz w:val="28"/>
            <w:szCs w:val="28"/>
            <w:lang w:val="en-GB"/>
            <w:rPrChange w:id="162" w:author="Etion Pinari" w:date="2020-12-30T16:32:00Z">
              <w:rPr>
                <w:rFonts w:ascii="Bell MT" w:hAnsi="Bell MT"/>
                <w:sz w:val="28"/>
                <w:szCs w:val="28"/>
                <w:lang w:val="en-GB"/>
              </w:rPr>
            </w:rPrChange>
          </w:rPr>
          <w:t>Some important aspects to highlight are the following:</w:t>
        </w:r>
      </w:ins>
    </w:p>
    <w:p w14:paraId="7DD932BA" w14:textId="13C36A33" w:rsidR="006474EC" w:rsidRPr="006474EC" w:rsidRDefault="006474EC" w:rsidP="006474EC">
      <w:pPr>
        <w:pStyle w:val="ListParagraph"/>
        <w:numPr>
          <w:ilvl w:val="0"/>
          <w:numId w:val="9"/>
        </w:numPr>
        <w:rPr>
          <w:ins w:id="163" w:author="Etion Pinari" w:date="2020-12-30T16:49:00Z"/>
          <w:rFonts w:ascii="Bell MT" w:hAnsi="Bell MT"/>
          <w:sz w:val="28"/>
          <w:szCs w:val="28"/>
          <w:lang w:val="en-GB"/>
          <w:rPrChange w:id="164" w:author="Etion Pinari" w:date="2020-12-30T16:51:00Z">
            <w:rPr>
              <w:ins w:id="165" w:author="Etion Pinari" w:date="2020-12-30T16:49:00Z"/>
              <w:lang w:val="en-GB"/>
            </w:rPr>
          </w:rPrChange>
        </w:rPr>
        <w:pPrChange w:id="166" w:author="Etion Pinari" w:date="2020-12-30T16:51:00Z">
          <w:pPr>
            <w:pStyle w:val="ListParagraph"/>
            <w:numPr>
              <w:numId w:val="9"/>
            </w:numPr>
            <w:ind w:left="1440" w:hanging="360"/>
          </w:pPr>
        </w:pPrChange>
      </w:pPr>
      <w:ins w:id="167" w:author="Etion Pinari" w:date="2020-12-30T16:49:00Z">
        <w:r>
          <w:rPr>
            <w:rFonts w:ascii="Bell MT" w:hAnsi="Bell MT"/>
            <w:sz w:val="28"/>
            <w:szCs w:val="28"/>
            <w:lang w:val="en-GB"/>
          </w:rPr>
          <w:t xml:space="preserve">With Portable </w:t>
        </w:r>
        <w:proofErr w:type="spellStart"/>
        <w:r>
          <w:rPr>
            <w:rFonts w:ascii="Bell MT" w:hAnsi="Bell MT"/>
            <w:sz w:val="28"/>
            <w:szCs w:val="28"/>
            <w:lang w:val="en-GB"/>
          </w:rPr>
          <w:t>Smart</w:t>
        </w:r>
      </w:ins>
      <w:ins w:id="168" w:author="Etion Pinari" w:date="2020-12-30T16:50:00Z">
        <w:r>
          <w:rPr>
            <w:rFonts w:ascii="Bell MT" w:hAnsi="Bell MT"/>
            <w:sz w:val="28"/>
            <w:szCs w:val="28"/>
            <w:lang w:val="en-GB"/>
          </w:rPr>
          <w:t>De</w:t>
        </w:r>
      </w:ins>
      <w:ins w:id="169" w:author="Etion Pinari" w:date="2020-12-30T16:49:00Z">
        <w:r>
          <w:rPr>
            <w:rFonts w:ascii="Bell MT" w:hAnsi="Bell MT"/>
            <w:sz w:val="28"/>
            <w:szCs w:val="28"/>
            <w:lang w:val="en-GB"/>
          </w:rPr>
          <w:t>vice</w:t>
        </w:r>
      </w:ins>
      <w:proofErr w:type="spellEnd"/>
      <w:ins w:id="170" w:author="Etion Pinari" w:date="2020-12-30T16:50:00Z">
        <w:r>
          <w:rPr>
            <w:rFonts w:ascii="Bell MT" w:hAnsi="Bell MT"/>
            <w:sz w:val="28"/>
            <w:szCs w:val="28"/>
            <w:lang w:val="en-GB"/>
          </w:rPr>
          <w:t xml:space="preserve"> we mean any mobile device such as tablets and smartphones. With OS we intend either IOS or Android.</w:t>
        </w:r>
      </w:ins>
      <w:ins w:id="171" w:author="Etion Pinari" w:date="2020-12-30T16:51:00Z">
        <w:r>
          <w:rPr>
            <w:rFonts w:ascii="Bell MT" w:hAnsi="Bell MT"/>
            <w:sz w:val="28"/>
            <w:szCs w:val="28"/>
            <w:lang w:val="en-GB"/>
          </w:rPr>
          <w:t xml:space="preserve"> </w:t>
        </w:r>
        <w:r>
          <w:rPr>
            <w:rFonts w:ascii="Bell MT" w:hAnsi="Bell MT"/>
            <w:sz w:val="28"/>
            <w:szCs w:val="28"/>
            <w:lang w:val="en-GB"/>
          </w:rPr>
          <w:br/>
          <w:t xml:space="preserve">In computer, any OS and Web browser can communicate with the web server </w:t>
        </w:r>
        <w:proofErr w:type="gramStart"/>
        <w:r>
          <w:rPr>
            <w:rFonts w:ascii="Bell MT" w:hAnsi="Bell MT"/>
            <w:sz w:val="28"/>
            <w:szCs w:val="28"/>
            <w:lang w:val="en-GB"/>
          </w:rPr>
          <w:t>as long as</w:t>
        </w:r>
        <w:proofErr w:type="gramEnd"/>
        <w:r>
          <w:rPr>
            <w:rFonts w:ascii="Bell MT" w:hAnsi="Bell MT"/>
            <w:sz w:val="28"/>
            <w:szCs w:val="28"/>
            <w:lang w:val="en-GB"/>
          </w:rPr>
          <w:t xml:space="preserve"> the HTTP protocol is being used.</w:t>
        </w:r>
      </w:ins>
    </w:p>
    <w:p w14:paraId="02E36AAF" w14:textId="6670CE4B" w:rsidR="00C40F46" w:rsidRDefault="00C40F46" w:rsidP="00C40F46">
      <w:pPr>
        <w:pStyle w:val="ListParagraph"/>
        <w:numPr>
          <w:ilvl w:val="0"/>
          <w:numId w:val="9"/>
        </w:numPr>
        <w:rPr>
          <w:ins w:id="172" w:author="Etion Pinari" w:date="2020-12-30T16:47:00Z"/>
          <w:rFonts w:ascii="Bell MT" w:hAnsi="Bell MT"/>
          <w:sz w:val="28"/>
          <w:szCs w:val="28"/>
          <w:lang w:val="en-GB"/>
        </w:rPr>
      </w:pPr>
      <w:ins w:id="173" w:author="Etion Pinari" w:date="2020-12-30T16:32:00Z">
        <w:r>
          <w:rPr>
            <w:rFonts w:ascii="Bell MT" w:hAnsi="Bell MT"/>
            <w:sz w:val="28"/>
            <w:szCs w:val="28"/>
            <w:lang w:val="en-GB"/>
          </w:rPr>
          <w:t xml:space="preserve">The </w:t>
        </w:r>
        <w:proofErr w:type="spellStart"/>
        <w:r>
          <w:rPr>
            <w:rFonts w:ascii="Bell MT" w:hAnsi="Bell MT"/>
            <w:sz w:val="28"/>
            <w:szCs w:val="28"/>
            <w:lang w:val="en-GB"/>
          </w:rPr>
          <w:t>CLup</w:t>
        </w:r>
        <w:proofErr w:type="spellEnd"/>
        <w:r>
          <w:rPr>
            <w:rFonts w:ascii="Bell MT" w:hAnsi="Bell MT"/>
            <w:sz w:val="28"/>
            <w:szCs w:val="28"/>
            <w:lang w:val="en-GB"/>
          </w:rPr>
          <w:t xml:space="preserve"> mobile app will store </w:t>
        </w:r>
      </w:ins>
      <w:ins w:id="174" w:author="Etion Pinari" w:date="2020-12-30T16:33:00Z">
        <w:r>
          <w:rPr>
            <w:rFonts w:ascii="Bell MT" w:hAnsi="Bell MT"/>
            <w:sz w:val="28"/>
            <w:szCs w:val="28"/>
            <w:lang w:val="en-GB"/>
          </w:rPr>
          <w:t>information in the client side</w:t>
        </w:r>
      </w:ins>
      <w:ins w:id="175" w:author="Etion Pinari" w:date="2020-12-30T16:34:00Z">
        <w:r>
          <w:rPr>
            <w:rFonts w:ascii="Bell MT" w:hAnsi="Bell MT"/>
            <w:sz w:val="28"/>
            <w:szCs w:val="28"/>
            <w:lang w:val="en-GB"/>
          </w:rPr>
          <w:t xml:space="preserve"> such as upcoming tickets data,</w:t>
        </w:r>
      </w:ins>
      <w:ins w:id="176" w:author="Etion Pinari" w:date="2020-12-30T16:33:00Z">
        <w:r>
          <w:rPr>
            <w:rFonts w:ascii="Bell MT" w:hAnsi="Bell MT"/>
            <w:sz w:val="28"/>
            <w:szCs w:val="28"/>
            <w:lang w:val="en-GB"/>
          </w:rPr>
          <w:t xml:space="preserve"> for faster data </w:t>
        </w:r>
      </w:ins>
      <w:ins w:id="177" w:author="Etion Pinari" w:date="2020-12-30T16:34:00Z">
        <w:r>
          <w:rPr>
            <w:rFonts w:ascii="Bell MT" w:hAnsi="Bell MT"/>
            <w:sz w:val="28"/>
            <w:szCs w:val="28"/>
            <w:lang w:val="en-GB"/>
          </w:rPr>
          <w:t>retrieval</w:t>
        </w:r>
      </w:ins>
      <w:ins w:id="178" w:author="Etion Pinari" w:date="2020-12-30T16:35:00Z">
        <w:r>
          <w:rPr>
            <w:rFonts w:ascii="Bell MT" w:hAnsi="Bell MT"/>
            <w:sz w:val="28"/>
            <w:szCs w:val="28"/>
            <w:lang w:val="en-GB"/>
          </w:rPr>
          <w:t xml:space="preserve"> and user information </w:t>
        </w:r>
      </w:ins>
      <w:ins w:id="179" w:author="Etion Pinari" w:date="2020-12-30T16:36:00Z">
        <w:r>
          <w:rPr>
            <w:rFonts w:ascii="Bell MT" w:hAnsi="Bell MT"/>
            <w:sz w:val="28"/>
            <w:szCs w:val="28"/>
            <w:lang w:val="en-GB"/>
          </w:rPr>
          <w:t>for identification. It furthermore uses a specific communication protocol that</w:t>
        </w:r>
      </w:ins>
      <w:ins w:id="180" w:author="Etion Pinari" w:date="2020-12-30T16:38:00Z">
        <w:r w:rsidR="004625F0">
          <w:rPr>
            <w:rFonts w:ascii="Bell MT" w:hAnsi="Bell MT"/>
            <w:sz w:val="28"/>
            <w:szCs w:val="28"/>
            <w:lang w:val="en-GB"/>
          </w:rPr>
          <w:t xml:space="preserve"> the programmers might see fit.</w:t>
        </w:r>
      </w:ins>
    </w:p>
    <w:p w14:paraId="7FAE7393" w14:textId="6BF9BA66" w:rsidR="004625F0" w:rsidRPr="004625F0" w:rsidRDefault="006474EC" w:rsidP="00C40F46">
      <w:pPr>
        <w:pStyle w:val="ListParagraph"/>
        <w:numPr>
          <w:ilvl w:val="0"/>
          <w:numId w:val="9"/>
        </w:numPr>
        <w:rPr>
          <w:ins w:id="181" w:author="Etion Pinari" w:date="2020-12-30T16:38:00Z"/>
          <w:rFonts w:ascii="Bell MT" w:hAnsi="Bell MT"/>
          <w:sz w:val="28"/>
          <w:szCs w:val="28"/>
          <w:lang w:val="en-GB"/>
          <w:rPrChange w:id="182" w:author="Etion Pinari" w:date="2020-12-30T16:47:00Z">
            <w:rPr>
              <w:ins w:id="183" w:author="Etion Pinari" w:date="2020-12-30T16:38:00Z"/>
              <w:rFonts w:ascii="Bell MT" w:hAnsi="Bell MT"/>
              <w:sz w:val="28"/>
              <w:szCs w:val="28"/>
              <w:lang w:val="en-GB"/>
            </w:rPr>
          </w:rPrChange>
        </w:rPr>
      </w:pPr>
      <w:ins w:id="184" w:author="Etion Pinari" w:date="2020-12-30T16:48:00Z">
        <w:r>
          <w:rPr>
            <w:rFonts w:ascii="Bell MT" w:hAnsi="Bell MT"/>
            <w:sz w:val="28"/>
            <w:szCs w:val="28"/>
            <w:lang w:val="en-GB"/>
          </w:rPr>
          <w:t xml:space="preserve">The installation of the </w:t>
        </w:r>
        <w:proofErr w:type="spellStart"/>
        <w:r>
          <w:rPr>
            <w:rFonts w:ascii="Bell MT" w:hAnsi="Bell MT"/>
            <w:sz w:val="28"/>
            <w:szCs w:val="28"/>
            <w:lang w:val="en-GB"/>
          </w:rPr>
          <w:t>CLup</w:t>
        </w:r>
        <w:proofErr w:type="spellEnd"/>
        <w:r>
          <w:rPr>
            <w:rFonts w:ascii="Bell MT" w:hAnsi="Bell MT"/>
            <w:sz w:val="28"/>
            <w:szCs w:val="28"/>
            <w:lang w:val="en-GB"/>
          </w:rPr>
          <w:t xml:space="preserve"> </w:t>
        </w:r>
      </w:ins>
      <w:ins w:id="185" w:author="Etion Pinari" w:date="2020-12-30T16:49:00Z">
        <w:r>
          <w:rPr>
            <w:rFonts w:ascii="Bell MT" w:hAnsi="Bell MT"/>
            <w:sz w:val="28"/>
            <w:szCs w:val="28"/>
            <w:lang w:val="en-GB"/>
          </w:rPr>
          <w:t>mobile app is done through the mobile phone’s application store and is not been shown in the deployment view.</w:t>
        </w:r>
      </w:ins>
    </w:p>
    <w:p w14:paraId="15499302" w14:textId="400F2EDA" w:rsidR="004625F0" w:rsidRDefault="004625F0" w:rsidP="00C40F46">
      <w:pPr>
        <w:pStyle w:val="ListParagraph"/>
        <w:numPr>
          <w:ilvl w:val="0"/>
          <w:numId w:val="9"/>
        </w:numPr>
        <w:rPr>
          <w:ins w:id="186" w:author="Etion Pinari" w:date="2020-12-30T16:52:00Z"/>
          <w:rFonts w:ascii="Bell MT" w:hAnsi="Bell MT"/>
          <w:sz w:val="28"/>
          <w:szCs w:val="28"/>
          <w:lang w:val="en-GB"/>
        </w:rPr>
      </w:pPr>
      <w:ins w:id="187" w:author="Etion Pinari" w:date="2020-12-30T16:47:00Z">
        <w:r w:rsidRPr="004625F0">
          <w:rPr>
            <w:rFonts w:ascii="Bell MT" w:hAnsi="Bell MT"/>
            <w:sz w:val="28"/>
            <w:szCs w:val="28"/>
            <w:lang w:val="en-GB"/>
            <w:rPrChange w:id="188" w:author="Etion Pinari" w:date="2020-12-30T16:47:00Z">
              <w:rPr>
                <w:rFonts w:ascii="Bell MT" w:hAnsi="Bell MT"/>
                <w:sz w:val="32"/>
                <w:szCs w:val="32"/>
                <w:lang w:val="en-GB"/>
              </w:rPr>
            </w:rPrChange>
          </w:rPr>
          <w:t>The application server</w:t>
        </w:r>
        <w:r>
          <w:rPr>
            <w:rFonts w:ascii="Bell MT" w:hAnsi="Bell MT"/>
            <w:sz w:val="28"/>
            <w:szCs w:val="28"/>
            <w:lang w:val="en-GB"/>
          </w:rPr>
          <w:t xml:space="preserve"> is connected to the database through an internal LAN with no firewalls, for increased connection speed.</w:t>
        </w:r>
      </w:ins>
    </w:p>
    <w:p w14:paraId="21852814" w14:textId="386FADDD" w:rsidR="00FC57A9" w:rsidRPr="004625F0" w:rsidRDefault="00FC57A9" w:rsidP="00C40F46">
      <w:pPr>
        <w:pStyle w:val="ListParagraph"/>
        <w:numPr>
          <w:ilvl w:val="0"/>
          <w:numId w:val="9"/>
        </w:numPr>
        <w:rPr>
          <w:rFonts w:ascii="Bell MT" w:hAnsi="Bell MT"/>
          <w:sz w:val="28"/>
          <w:szCs w:val="28"/>
          <w:lang w:val="en-GB"/>
          <w:rPrChange w:id="189" w:author="Etion Pinari" w:date="2020-12-30T16:47:00Z">
            <w:rPr>
              <w:rFonts w:ascii="Bell MT" w:hAnsi="Bell MT"/>
              <w:lang w:val="en-GB"/>
            </w:rPr>
          </w:rPrChange>
        </w:rPr>
        <w:pPrChange w:id="190" w:author="Etion Pinari" w:date="2020-12-30T16:32:00Z">
          <w:pPr>
            <w:pStyle w:val="ListParagraph"/>
            <w:numPr>
              <w:ilvl w:val="1"/>
              <w:numId w:val="1"/>
            </w:numPr>
            <w:ind w:hanging="360"/>
          </w:pPr>
        </w:pPrChange>
      </w:pPr>
      <w:ins w:id="191" w:author="Etion Pinari" w:date="2020-12-30T16:52:00Z">
        <w:r>
          <w:rPr>
            <w:rFonts w:ascii="Bell MT" w:hAnsi="Bell MT"/>
            <w:sz w:val="28"/>
            <w:szCs w:val="28"/>
            <w:lang w:val="en-GB"/>
          </w:rPr>
          <w:t xml:space="preserve">Turnstiles and cash registers need to forward information regarding QR codes through the internet. </w:t>
        </w:r>
      </w:ins>
    </w:p>
    <w:p w14:paraId="6FAB1E42" w14:textId="77777777" w:rsidR="006625AC" w:rsidRPr="002B504C" w:rsidRDefault="006625AC" w:rsidP="006625AC">
      <w:pPr>
        <w:pStyle w:val="ListParagraph"/>
        <w:numPr>
          <w:ilvl w:val="1"/>
          <w:numId w:val="1"/>
        </w:numPr>
        <w:rPr>
          <w:rFonts w:ascii="Bell MT" w:hAnsi="Bell MT"/>
          <w:sz w:val="32"/>
          <w:szCs w:val="32"/>
          <w:lang w:val="en-GB"/>
          <w:rPrChange w:id="192" w:author="Giorgio Romeo" w:date="2020-12-25T20:30:00Z">
            <w:rPr>
              <w:rFonts w:ascii="Bell MT" w:hAnsi="Bell MT"/>
              <w:lang w:val="en-GB"/>
            </w:rPr>
          </w:rPrChange>
        </w:rPr>
      </w:pPr>
      <w:r w:rsidRPr="002B504C">
        <w:rPr>
          <w:rFonts w:ascii="Bell MT" w:hAnsi="Bell MT"/>
          <w:i/>
          <w:iCs/>
          <w:sz w:val="32"/>
          <w:szCs w:val="32"/>
          <w:lang w:val="en-GB"/>
          <w:rPrChange w:id="193" w:author="Giorgio Romeo" w:date="2020-12-25T20:30:00Z">
            <w:rPr>
              <w:rFonts w:ascii="Bell MT" w:hAnsi="Bell MT"/>
              <w:lang w:val="en-GB"/>
            </w:rPr>
          </w:rPrChange>
        </w:rPr>
        <w:t>Runtime view</w:t>
      </w:r>
      <w:r w:rsidRPr="002B504C">
        <w:rPr>
          <w:rFonts w:ascii="Bell MT" w:hAnsi="Bell MT"/>
          <w:sz w:val="32"/>
          <w:szCs w:val="32"/>
          <w:lang w:val="en-GB"/>
          <w:rPrChange w:id="194"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ListParagraph"/>
        <w:numPr>
          <w:ilvl w:val="1"/>
          <w:numId w:val="1"/>
        </w:numPr>
        <w:rPr>
          <w:rFonts w:ascii="Bell MT" w:hAnsi="Bell MT"/>
          <w:i/>
          <w:iCs/>
          <w:sz w:val="32"/>
          <w:szCs w:val="32"/>
          <w:lang w:val="en-GB"/>
          <w:rPrChange w:id="195" w:author="Giorgio Romeo" w:date="2020-12-25T20:30:00Z">
            <w:rPr>
              <w:rFonts w:ascii="Bell MT" w:hAnsi="Bell MT"/>
              <w:lang w:val="en-GB"/>
            </w:rPr>
          </w:rPrChange>
        </w:rPr>
      </w:pPr>
      <w:r w:rsidRPr="002B504C">
        <w:rPr>
          <w:rFonts w:ascii="Bell MT" w:hAnsi="Bell MT"/>
          <w:i/>
          <w:iCs/>
          <w:sz w:val="32"/>
          <w:szCs w:val="32"/>
          <w:lang w:val="en-GB"/>
          <w:rPrChange w:id="196" w:author="Giorgio Romeo" w:date="2020-12-25T20:30:00Z">
            <w:rPr>
              <w:rFonts w:ascii="Bell MT" w:hAnsi="Bell MT"/>
              <w:lang w:val="en-GB"/>
            </w:rPr>
          </w:rPrChange>
        </w:rPr>
        <w:lastRenderedPageBreak/>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2B504C">
        <w:rPr>
          <w:rFonts w:ascii="Bell MT" w:hAnsi="Bell MT"/>
          <w:i/>
          <w:iCs/>
          <w:sz w:val="32"/>
          <w:szCs w:val="32"/>
          <w:lang w:val="en-GB"/>
          <w:rPrChange w:id="197" w:author="Giorgio Romeo" w:date="2020-12-25T20:30:00Z">
            <w:rPr>
              <w:rFonts w:ascii="Bell MT" w:hAnsi="Bell MT"/>
              <w:lang w:val="en-GB"/>
            </w:rPr>
          </w:rPrChange>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ListParagraph"/>
        <w:numPr>
          <w:ilvl w:val="1"/>
          <w:numId w:val="1"/>
        </w:numPr>
        <w:rPr>
          <w:rFonts w:ascii="Bell MT" w:hAnsi="Bell MT"/>
          <w:sz w:val="32"/>
          <w:szCs w:val="32"/>
          <w:lang w:val="en-GB"/>
          <w:rPrChange w:id="198" w:author="Giorgio Romeo" w:date="2020-12-25T20:30:00Z">
            <w:rPr>
              <w:rFonts w:ascii="Bell MT" w:hAnsi="Bell MT"/>
              <w:lang w:val="en-GB"/>
            </w:rPr>
          </w:rPrChange>
        </w:rPr>
      </w:pPr>
      <w:r w:rsidRPr="002B504C">
        <w:rPr>
          <w:rFonts w:ascii="Bell MT" w:hAnsi="Bell MT"/>
          <w:i/>
          <w:iCs/>
          <w:sz w:val="32"/>
          <w:szCs w:val="32"/>
          <w:lang w:val="en-GB"/>
          <w:rPrChange w:id="199"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ListParagraph"/>
        <w:numPr>
          <w:ilvl w:val="0"/>
          <w:numId w:val="1"/>
        </w:numPr>
        <w:rPr>
          <w:ins w:id="200"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201"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202" w:author="Cristian Sbrolli" w:date="2020-12-27T12:21:00Z"/>
          <w:rFonts w:ascii="Bell MT" w:hAnsi="Bell MT"/>
          <w:lang w:val="en-GB"/>
        </w:rPr>
      </w:pPr>
      <w:ins w:id="203" w:author="Cristian Sbrolli" w:date="2020-12-27T12:17:00Z">
        <w:r>
          <w:rPr>
            <w:rFonts w:ascii="Bell MT" w:hAnsi="Bell MT"/>
            <w:lang w:val="en-GB"/>
          </w:rPr>
          <w:t>Here we include some draft mockups about how the mobile applications and the web application should look like. As they are drafts, these are not t</w:t>
        </w:r>
      </w:ins>
      <w:ins w:id="204" w:author="Cristian Sbrolli" w:date="2020-12-27T12:18:00Z">
        <w:r>
          <w:rPr>
            <w:rFonts w:ascii="Bell MT" w:hAnsi="Bell MT"/>
            <w:lang w:val="en-GB"/>
          </w:rPr>
          <w:t xml:space="preserve">o be intended as strictly constraining designs: backgrounds, styles, </w:t>
        </w:r>
      </w:ins>
      <w:ins w:id="205" w:author="Cristian Sbrolli" w:date="2020-12-27T12:19:00Z">
        <w:r>
          <w:rPr>
            <w:rFonts w:ascii="Bell MT" w:hAnsi="Bell MT"/>
            <w:lang w:val="en-GB"/>
          </w:rPr>
          <w:t>text formatting</w:t>
        </w:r>
      </w:ins>
      <w:ins w:id="206" w:author="Cristian Sbrolli" w:date="2020-12-27T12:20:00Z">
        <w:r>
          <w:rPr>
            <w:rFonts w:ascii="Bell MT" w:hAnsi="Bell MT"/>
            <w:lang w:val="en-GB"/>
          </w:rPr>
          <w:t xml:space="preserve"> and page structure</w:t>
        </w:r>
      </w:ins>
      <w:ins w:id="207" w:author="Cristian Sbrolli" w:date="2020-12-27T12:18:00Z">
        <w:r>
          <w:rPr>
            <w:rFonts w:ascii="Bell MT" w:hAnsi="Bell MT"/>
            <w:lang w:val="en-GB"/>
          </w:rPr>
          <w:t xml:space="preserve"> </w:t>
        </w:r>
      </w:ins>
      <w:ins w:id="208" w:author="Cristian Sbrolli" w:date="2020-12-27T12:19:00Z">
        <w:r>
          <w:rPr>
            <w:rFonts w:ascii="Bell MT" w:hAnsi="Bell MT"/>
            <w:lang w:val="en-GB"/>
          </w:rPr>
          <w:t>a</w:t>
        </w:r>
      </w:ins>
      <w:ins w:id="209" w:author="Cristian Sbrolli" w:date="2020-12-27T12:18:00Z">
        <w:r>
          <w:rPr>
            <w:rFonts w:ascii="Bell MT" w:hAnsi="Bell MT"/>
            <w:lang w:val="en-GB"/>
          </w:rPr>
          <w:t xml:space="preserve">re simplified </w:t>
        </w:r>
      </w:ins>
      <w:ins w:id="210" w:author="Cristian Sbrolli" w:date="2020-12-27T12:20:00Z">
        <w:r>
          <w:rPr>
            <w:rFonts w:ascii="Bell MT" w:hAnsi="Bell MT"/>
            <w:lang w:val="en-GB"/>
          </w:rPr>
          <w:t xml:space="preserve">and rough, </w:t>
        </w:r>
      </w:ins>
      <w:ins w:id="211" w:author="Cristian Sbrolli" w:date="2020-12-27T12:18:00Z">
        <w:r>
          <w:rPr>
            <w:rFonts w:ascii="Bell MT" w:hAnsi="Bell MT"/>
            <w:lang w:val="en-GB"/>
          </w:rPr>
          <w:t xml:space="preserve">as </w:t>
        </w:r>
      </w:ins>
      <w:ins w:id="212" w:author="Cristian Sbrolli" w:date="2020-12-27T12:19:00Z">
        <w:r>
          <w:rPr>
            <w:rFonts w:ascii="Bell MT" w:hAnsi="Bell MT"/>
            <w:lang w:val="en-GB"/>
          </w:rPr>
          <w:t xml:space="preserve">we want just to give an idea of the general </w:t>
        </w:r>
      </w:ins>
      <w:ins w:id="213" w:author="Cristian Sbrolli" w:date="2020-12-27T12:20:00Z">
        <w:r>
          <w:rPr>
            <w:rFonts w:ascii="Bell MT" w:hAnsi="Bell MT"/>
            <w:lang w:val="en-GB"/>
          </w:rPr>
          <w:t>schema of the pages.</w:t>
        </w:r>
      </w:ins>
      <w:ins w:id="214" w:author="Cristian Sbrolli" w:date="2020-12-27T13:38:00Z">
        <w:r w:rsidR="005E5B74">
          <w:rPr>
            <w:rFonts w:ascii="Bell MT" w:hAnsi="Bell MT"/>
            <w:lang w:val="en-GB"/>
          </w:rPr>
          <w:t xml:space="preserve"> </w:t>
        </w:r>
      </w:ins>
    </w:p>
    <w:p w14:paraId="0EA510F0" w14:textId="777A97FA" w:rsidR="00BE1B5D" w:rsidRPr="00BE1B5D" w:rsidRDefault="00BE1B5D">
      <w:pPr>
        <w:pStyle w:val="ListParagraph"/>
        <w:numPr>
          <w:ilvl w:val="0"/>
          <w:numId w:val="8"/>
        </w:numPr>
        <w:spacing w:after="200" w:line="240" w:lineRule="auto"/>
        <w:rPr>
          <w:ins w:id="215" w:author="Cristian Sbrolli" w:date="2020-12-27T12:23:00Z"/>
          <w:rStyle w:val="SubtleEmphasis"/>
          <w:rFonts w:ascii="Bell MT" w:hAnsi="Bell MT"/>
          <w:sz w:val="32"/>
          <w:szCs w:val="32"/>
          <w:lang w:val="en-US"/>
          <w:rPrChange w:id="216" w:author="Cristian Sbrolli" w:date="2020-12-27T12:26:00Z">
            <w:rPr>
              <w:ins w:id="217" w:author="Cristian Sbrolli" w:date="2020-12-27T12:23:00Z"/>
              <w:rStyle w:val="SubtleEmphasis"/>
              <w:rFonts w:ascii="Bell MT" w:hAnsi="Bell MT"/>
              <w:i w:val="0"/>
              <w:iCs w:val="0"/>
              <w:sz w:val="24"/>
              <w:szCs w:val="24"/>
            </w:rPr>
          </w:rPrChange>
        </w:rPr>
        <w:pPrChange w:id="218" w:author="Cristian Sbrolli" w:date="2020-12-27T12:26:00Z">
          <w:pPr>
            <w:pStyle w:val="ListParagraph"/>
            <w:spacing w:line="240" w:lineRule="auto"/>
            <w:ind w:left="1505"/>
          </w:pPr>
        </w:pPrChange>
      </w:pPr>
      <w:ins w:id="219" w:author="Cristian Sbrolli" w:date="2020-12-27T12:22:00Z">
        <w:r w:rsidRPr="00BE1B5D">
          <w:rPr>
            <w:rFonts w:ascii="Bell MT" w:hAnsi="Bell MT"/>
            <w:lang w:val="en-GB"/>
            <w:rPrChange w:id="220" w:author="Cristian Sbrolli" w:date="2020-12-27T12:23:00Z">
              <w:rPr>
                <w:i/>
                <w:iCs/>
                <w:lang w:val="en-GB"/>
              </w:rPr>
            </w:rPrChange>
          </w:rPr>
          <w:t>Mobile App Mockups</w:t>
        </w:r>
        <w:r w:rsidRPr="00BE1B5D">
          <w:rPr>
            <w:rFonts w:ascii="Bell MT" w:hAnsi="Bell MT"/>
            <w:lang w:val="en-GB"/>
            <w:rPrChange w:id="221" w:author="Cristian Sbrolli" w:date="2020-12-27T12:23:00Z">
              <w:rPr>
                <w:lang w:val="en-GB"/>
              </w:rPr>
            </w:rPrChange>
          </w:rPr>
          <w:br/>
        </w:r>
      </w:ins>
      <w:ins w:id="222" w:author="Cristian Sbrolli" w:date="2020-12-27T12:23:00Z">
        <w:r w:rsidRPr="00BE1B5D">
          <w:rPr>
            <w:rFonts w:ascii="Bell MT" w:hAnsi="Bell MT"/>
            <w:lang w:val="en-GB"/>
            <w:rPrChange w:id="223" w:author="Cristian Sbrolli" w:date="2020-12-27T12:23:00Z">
              <w:rPr>
                <w:lang w:val="en-GB"/>
              </w:rPr>
            </w:rPrChange>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1653B4B5">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 xml:space="preserve">As </w:t>
        </w:r>
      </w:ins>
      <w:ins w:id="224" w:author="Cristian Sbrolli" w:date="2020-12-27T12:24:00Z">
        <w:r>
          <w:rPr>
            <w:rStyle w:val="SubtleEmphasis"/>
            <w:rFonts w:ascii="Bell MT" w:hAnsi="Bell MT"/>
            <w:i w:val="0"/>
            <w:iCs w:val="0"/>
            <w:sz w:val="24"/>
            <w:szCs w:val="24"/>
            <w:lang w:val="en-US"/>
          </w:rPr>
          <w:t xml:space="preserve">already mentioned in RASD, the mobile app must have simple and intuitive interfaces, as to be easily usable by </w:t>
        </w:r>
      </w:ins>
      <w:ins w:id="225" w:author="Cristian Sbrolli" w:date="2020-12-27T12:25:00Z">
        <w:r>
          <w:rPr>
            <w:rStyle w:val="SubtleEmphasis"/>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226" w:author="Cristian Sbrolli" w:date="2020-12-27T12:23:00Z"/>
          <w:rStyle w:val="SubtleEmphasis"/>
          <w:rFonts w:ascii="Bell MT" w:hAnsi="Bell MT"/>
          <w:sz w:val="24"/>
          <w:szCs w:val="24"/>
          <w:lang w:val="en-US"/>
        </w:rPr>
      </w:pPr>
    </w:p>
    <w:p w14:paraId="6D877C4F" w14:textId="5355980C" w:rsidR="00BE1B5D" w:rsidRPr="00901A5E" w:rsidRDefault="00BE1B5D" w:rsidP="00BE1B5D">
      <w:pPr>
        <w:spacing w:line="240" w:lineRule="auto"/>
        <w:ind w:left="720"/>
        <w:rPr>
          <w:ins w:id="227" w:author="Cristian Sbrolli" w:date="2020-12-27T12:23:00Z"/>
          <w:rStyle w:val="SubtleEmphasis"/>
          <w:rFonts w:ascii="Bell MT" w:hAnsi="Bell MT"/>
          <w:i w:val="0"/>
          <w:iCs w:val="0"/>
          <w:sz w:val="24"/>
          <w:szCs w:val="24"/>
          <w:lang w:val="en-US"/>
          <w:rPrChange w:id="228" w:author="Cristian Sbrolli" w:date="2020-12-27T12:31:00Z">
            <w:rPr>
              <w:ins w:id="229" w:author="Cristian Sbrolli" w:date="2020-12-27T12:23:00Z"/>
              <w:rStyle w:val="SubtleEmphasis"/>
              <w:rFonts w:ascii="Bell MT" w:hAnsi="Bell MT"/>
              <w:i w:val="0"/>
              <w:iCs w:val="0"/>
              <w:sz w:val="24"/>
              <w:szCs w:val="24"/>
            </w:rPr>
          </w:rPrChange>
        </w:rPr>
      </w:pPr>
      <w:ins w:id="230" w:author="Cristian Sbrolli" w:date="2020-12-27T12:23:00Z">
        <w:r w:rsidRPr="00901A5E">
          <w:rPr>
            <w:rStyle w:val="SubtleEmphasis"/>
            <w:rFonts w:ascii="Bell MT" w:hAnsi="Bell MT"/>
            <w:i w:val="0"/>
            <w:iCs w:val="0"/>
            <w:sz w:val="24"/>
            <w:szCs w:val="24"/>
            <w:lang w:val="en-US"/>
            <w:rPrChange w:id="231" w:author="Cristian Sbrolli" w:date="2020-12-27T12:31:00Z">
              <w:rPr>
                <w:rStyle w:val="SubtleEmphasis"/>
                <w:rFonts w:ascii="Bell MT" w:hAnsi="Bell MT"/>
                <w:sz w:val="24"/>
                <w:szCs w:val="24"/>
              </w:rPr>
            </w:rPrChange>
          </w:rPr>
          <w:t xml:space="preserve">The app will allow user to define first either the shop or the date and time, in the case </w:t>
        </w:r>
      </w:ins>
      <w:ins w:id="232" w:author="Cristian Sbrolli" w:date="2020-12-27T12:26:00Z">
        <w:r w:rsidR="00901A5E" w:rsidRPr="00901A5E">
          <w:rPr>
            <w:rStyle w:val="SubtleEmphasis"/>
            <w:rFonts w:ascii="Bell MT" w:hAnsi="Bell MT"/>
            <w:i w:val="0"/>
            <w:iCs w:val="0"/>
            <w:sz w:val="24"/>
            <w:szCs w:val="24"/>
            <w:lang w:val="en-US"/>
            <w:rPrChange w:id="233" w:author="Cristian Sbrolli" w:date="2020-12-27T12:31:00Z">
              <w:rPr>
                <w:rStyle w:val="SubtleEmphasis"/>
                <w:rFonts w:ascii="Bell MT" w:hAnsi="Bell MT"/>
                <w:sz w:val="24"/>
                <w:szCs w:val="24"/>
                <w:lang w:val="en-US"/>
              </w:rPr>
            </w:rPrChange>
          </w:rPr>
          <w:t>of “</w:t>
        </w:r>
      </w:ins>
      <w:ins w:id="234" w:author="Cristian Sbrolli" w:date="2020-12-27T12:23:00Z">
        <w:r w:rsidRPr="00901A5E">
          <w:rPr>
            <w:rStyle w:val="SubtleEmphasis"/>
            <w:rFonts w:ascii="Bell MT" w:hAnsi="Bell MT"/>
            <w:i w:val="0"/>
            <w:iCs w:val="0"/>
            <w:sz w:val="24"/>
            <w:szCs w:val="24"/>
            <w:lang w:val="en-US"/>
            <w:rPrChange w:id="235" w:author="Cristian Sbrolli" w:date="2020-12-27T12:31:00Z">
              <w:rPr>
                <w:rStyle w:val="SubtleEmphasis"/>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236" w:author="Cristian Sbrolli" w:date="2020-12-27T12:23:00Z"/>
          <w:rStyle w:val="SubtleEmphasis"/>
          <w:rFonts w:ascii="Bell MT" w:hAnsi="Bell MT"/>
          <w:sz w:val="24"/>
          <w:szCs w:val="24"/>
          <w:lang w:val="en-US"/>
          <w:rPrChange w:id="237" w:author="Cristian Sbrolli" w:date="2020-12-27T12:23:00Z">
            <w:rPr>
              <w:ins w:id="238" w:author="Cristian Sbrolli" w:date="2020-12-27T12:23:00Z"/>
              <w:rStyle w:val="SubtleEmphasis"/>
              <w:rFonts w:ascii="Bell MT" w:hAnsi="Bell MT"/>
              <w:sz w:val="24"/>
              <w:szCs w:val="24"/>
            </w:rPr>
          </w:rPrChange>
        </w:rPr>
      </w:pPr>
      <w:ins w:id="239" w:author="Cristian Sbrolli" w:date="2020-12-27T12:23:00Z">
        <w:r w:rsidRPr="00BE1B5D">
          <w:rPr>
            <w:rStyle w:val="SubtleEmphasis"/>
            <w:rFonts w:ascii="Bell MT" w:hAnsi="Bell MT"/>
            <w:sz w:val="24"/>
            <w:szCs w:val="24"/>
            <w:lang w:val="en-US"/>
            <w:rPrChange w:id="240" w:author="Cristian Sbrolli" w:date="2020-12-27T12:23:00Z">
              <w:rPr>
                <w:rStyle w:val="SubtleEmphasis"/>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241" w:author="Cristian Sbrolli" w:date="2020-12-27T12:23:00Z"/>
          <w:rStyle w:val="SubtleEmphasis"/>
          <w:rFonts w:ascii="Bell MT" w:hAnsi="Bell MT"/>
          <w:i w:val="0"/>
          <w:iCs w:val="0"/>
          <w:sz w:val="24"/>
          <w:szCs w:val="24"/>
          <w:lang w:val="en-US"/>
          <w:rPrChange w:id="242" w:author="Cristian Sbrolli" w:date="2020-12-27T12:23:00Z">
            <w:rPr>
              <w:ins w:id="243" w:author="Cristian Sbrolli" w:date="2020-12-27T12:23:00Z"/>
              <w:rStyle w:val="SubtleEmphasis"/>
              <w:rFonts w:ascii="Bell MT" w:hAnsi="Bell MT"/>
              <w:i w:val="0"/>
              <w:iCs w:val="0"/>
              <w:sz w:val="24"/>
              <w:szCs w:val="24"/>
            </w:rPr>
          </w:rPrChange>
        </w:rPr>
      </w:pPr>
      <w:ins w:id="244" w:author="Cristian Sbrolli" w:date="2020-12-27T12:23:00Z">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SubtleEmphasis"/>
            <w:rFonts w:ascii="Bell MT" w:hAnsi="Bell MT"/>
            <w:sz w:val="24"/>
            <w:szCs w:val="24"/>
            <w:lang w:val="en-US"/>
            <w:rPrChange w:id="245" w:author="Cristian Sbrolli" w:date="2020-12-27T12:23:00Z">
              <w:rPr>
                <w:rStyle w:val="SubtleEmphasis"/>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246" w:author="Cristian Sbrolli" w:date="2020-12-27T12:32:00Z">
            <w:rPr>
              <w:lang w:val="en-GB"/>
            </w:rPr>
          </w:rPrChange>
        </w:rPr>
        <w:pPrChange w:id="247" w:author="Cristian Sbrolli" w:date="2020-12-27T12:32:00Z">
          <w:pPr>
            <w:pStyle w:val="ListParagraph"/>
            <w:numPr>
              <w:numId w:val="1"/>
            </w:numPr>
            <w:ind w:left="360" w:hanging="360"/>
          </w:pPr>
        </w:pPrChange>
      </w:pPr>
    </w:p>
    <w:p w14:paraId="036CF312" w14:textId="1FDDEDDD" w:rsidR="006625AC" w:rsidRDefault="006625AC">
      <w:pPr>
        <w:rPr>
          <w:ins w:id="248"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ListParagraph"/>
        <w:numPr>
          <w:ilvl w:val="0"/>
          <w:numId w:val="8"/>
        </w:numPr>
        <w:rPr>
          <w:ins w:id="249" w:author="Cristian Sbrolli" w:date="2020-12-27T12:33:00Z"/>
          <w:rFonts w:ascii="Bell MT" w:hAnsi="Bell MT"/>
          <w:lang w:val="en-GB"/>
        </w:rPr>
      </w:pPr>
      <w:ins w:id="250"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ListParagraph"/>
        <w:rPr>
          <w:ins w:id="251" w:author="Cristian Sbrolli" w:date="2020-12-27T12:37:00Z"/>
          <w:rFonts w:ascii="Bell MT" w:hAnsi="Bell MT"/>
          <w:lang w:val="en-GB"/>
        </w:rPr>
      </w:pPr>
      <w:ins w:id="252" w:author="Cristian Sbrolli" w:date="2020-12-27T12:33:00Z">
        <w:r>
          <w:rPr>
            <w:rFonts w:ascii="Bell MT" w:hAnsi="Bell MT"/>
            <w:lang w:val="en-GB"/>
          </w:rPr>
          <w:t xml:space="preserve">The web app </w:t>
        </w:r>
      </w:ins>
      <w:ins w:id="253" w:author="Cristian Sbrolli" w:date="2020-12-27T12:34:00Z">
        <w:r>
          <w:rPr>
            <w:rFonts w:ascii="Bell MT" w:hAnsi="Bell MT"/>
            <w:lang w:val="en-GB"/>
          </w:rPr>
          <w:t>for managers will allow only to login with an authorized account. For security purposes, such account cannot be registered directly through the W</w:t>
        </w:r>
      </w:ins>
      <w:ins w:id="254" w:author="Cristian Sbrolli" w:date="2020-12-27T12:35:00Z">
        <w:r>
          <w:rPr>
            <w:rFonts w:ascii="Bell MT" w:hAnsi="Bell MT"/>
            <w:lang w:val="en-GB"/>
          </w:rPr>
          <w:t>eb App, but it has to be set up by C</w:t>
        </w:r>
      </w:ins>
      <w:ins w:id="255" w:author="Cristian Sbrolli" w:date="2020-12-27T13:40:00Z">
        <w:r w:rsidR="005E5B74">
          <w:rPr>
            <w:rFonts w:ascii="Bell MT" w:hAnsi="Bell MT"/>
            <w:lang w:val="en-GB"/>
          </w:rPr>
          <w:t>L</w:t>
        </w:r>
      </w:ins>
      <w:ins w:id="256" w:author="Cristian Sbrolli" w:date="2020-12-27T12:35:00Z">
        <w:r>
          <w:rPr>
            <w:rFonts w:ascii="Bell MT" w:hAnsi="Bell MT"/>
            <w:lang w:val="en-GB"/>
          </w:rPr>
          <w:t xml:space="preserve">up System staff through </w:t>
        </w:r>
      </w:ins>
      <w:ins w:id="257"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258"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ListParagraph"/>
        <w:ind w:left="708" w:firstLine="12"/>
        <w:rPr>
          <w:ins w:id="259" w:author="Cristian Sbrolli" w:date="2020-12-27T13:21:00Z"/>
          <w:rFonts w:ascii="Bell MT" w:hAnsi="Bell MT"/>
          <w:lang w:val="en-GB"/>
        </w:rPr>
      </w:pPr>
      <w:ins w:id="260" w:author="Cristian Sbrolli" w:date="2020-12-27T13:43:00Z">
        <w:r>
          <w:rPr>
            <w:rFonts w:ascii="Bell MT" w:hAnsi="Bell MT"/>
            <w:lang w:val="en-GB"/>
          </w:rPr>
          <w:t>In</w:t>
        </w:r>
      </w:ins>
      <w:ins w:id="261" w:author="Cristian Sbrolli" w:date="2020-12-27T12:39:00Z">
        <w:r w:rsidR="002C5C05">
          <w:rPr>
            <w:rFonts w:ascii="Bell MT" w:hAnsi="Bell MT"/>
            <w:lang w:val="en-GB"/>
          </w:rPr>
          <w:t xml:space="preserve"> the real app other statistics may be implemented, as the most declared shopping items or departments (given by u</w:t>
        </w:r>
      </w:ins>
      <w:ins w:id="262" w:author="Cristian Sbrolli" w:date="2020-12-27T12:40:00Z">
        <w:r w:rsidR="002C5C05">
          <w:rPr>
            <w:rFonts w:ascii="Bell MT" w:hAnsi="Bell MT"/>
            <w:lang w:val="en-GB"/>
          </w:rPr>
          <w:t>ser that specified these elements in their visits). Graphics in the real app may be interactive, allowing more inter</w:t>
        </w:r>
      </w:ins>
      <w:ins w:id="263" w:author="Cristian Sbrolli" w:date="2020-12-27T12:41:00Z">
        <w:r w:rsidR="002C5C05">
          <w:rPr>
            <w:rFonts w:ascii="Bell MT" w:hAnsi="Bell MT"/>
            <w:lang w:val="en-GB"/>
          </w:rPr>
          <w:t>activity, usability and utility.</w:t>
        </w:r>
      </w:ins>
    </w:p>
    <w:p w14:paraId="163AAA43" w14:textId="61AF9D94" w:rsidR="00602C04" w:rsidRPr="00A15DE6" w:rsidRDefault="00B81054" w:rsidP="00602C04">
      <w:pPr>
        <w:pStyle w:val="ListParagraph"/>
        <w:keepNext/>
        <w:ind w:left="708" w:firstLine="12"/>
        <w:rPr>
          <w:ins w:id="264" w:author="Cristian Sbrolli" w:date="2020-12-27T13:41:00Z"/>
          <w:lang w:val="en-US"/>
          <w:rPrChange w:id="265" w:author="Cristian Sbrolli" w:date="2020-12-27T13:44:00Z">
            <w:rPr>
              <w:ins w:id="266" w:author="Cristian Sbrolli" w:date="2020-12-27T13:41:00Z"/>
            </w:rPr>
          </w:rPrChange>
        </w:rPr>
      </w:pPr>
      <w:ins w:id="267" w:author="Cristian Sbrolli" w:date="2020-12-27T13:33:00Z">
        <w:r>
          <w:rPr>
            <w:noProof/>
          </w:rPr>
          <mc:AlternateContent>
            <mc:Choice Requires="wps">
              <w:drawing>
                <wp:anchor distT="0" distB="0" distL="114300" distR="114300" simplePos="0" relativeHeight="251674624" behindDoc="0" locked="0" layoutInCell="1" allowOverlap="1" wp14:anchorId="113D20C2" wp14:editId="5C92E02B">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Caption"/>
                                <w:jc w:val="center"/>
                                <w:rPr>
                                  <w:rFonts w:ascii="Bell MT" w:hAnsi="Bell MT"/>
                                  <w:noProof/>
                                </w:rPr>
                                <w:pPrChange w:id="268" w:author="Cristian Sbrolli" w:date="2020-12-27T13:35:00Z">
                                  <w:pPr>
                                    <w:pStyle w:val="ListParagraph"/>
                                    <w:keepNext/>
                                    <w:ind w:left="708" w:firstLine="12"/>
                                  </w:pPr>
                                </w:pPrChange>
                              </w:pPr>
                              <w:ins w:id="269"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pPr>
                          <w:pStyle w:val="Caption"/>
                          <w:jc w:val="center"/>
                          <w:rPr>
                            <w:rFonts w:ascii="Bell MT" w:hAnsi="Bell MT"/>
                            <w:noProof/>
                          </w:rPr>
                          <w:pPrChange w:id="270" w:author="Cristian Sbrolli" w:date="2020-12-27T13:35:00Z">
                            <w:pPr>
                              <w:pStyle w:val="ListParagraph"/>
                              <w:keepNext/>
                              <w:ind w:left="708" w:firstLine="12"/>
                            </w:pPr>
                          </w:pPrChange>
                        </w:pPr>
                        <w:ins w:id="271" w:author="Cristian Sbrolli" w:date="2020-12-27T13:33:00Z">
                          <w:r>
                            <w:t>Web App homepage</w:t>
                          </w:r>
                        </w:ins>
                      </w:p>
                    </w:txbxContent>
                  </v:textbox>
                  <w10:wrap anchorx="margin"/>
                </v:shape>
              </w:pict>
            </mc:Fallback>
          </mc:AlternateContent>
        </w:r>
      </w:ins>
      <w:ins w:id="272" w:author="Cristian Sbrolli" w:date="2020-12-27T13:21:00Z">
        <w:r w:rsidR="00602C04">
          <w:rPr>
            <w:rFonts w:ascii="Bell MT" w:hAnsi="Bell MT"/>
            <w:noProof/>
            <w:lang w:val="en-GB"/>
          </w:rPr>
          <w:drawing>
            <wp:anchor distT="0" distB="0" distL="114300" distR="114300" simplePos="0" relativeHeight="251672576" behindDoc="0" locked="0" layoutInCell="1" allowOverlap="1" wp14:anchorId="4357F578" wp14:editId="09AEB342">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73" w:author="Cristian Sbrolli" w:date="2020-12-27T13:11:00Z">
        <w:r w:rsidR="00C170B5">
          <w:rPr>
            <w:rFonts w:ascii="Bell MT" w:hAnsi="Bell MT"/>
            <w:lang w:val="en-GB"/>
          </w:rPr>
          <w:br/>
        </w:r>
      </w:ins>
    </w:p>
    <w:p w14:paraId="293D1DF2" w14:textId="60265FFF" w:rsidR="005E5B74" w:rsidRPr="005E5B74" w:rsidRDefault="005E5B74">
      <w:pPr>
        <w:pStyle w:val="ListParagraph"/>
        <w:keepNext/>
        <w:ind w:left="708" w:firstLine="12"/>
        <w:rPr>
          <w:ins w:id="274" w:author="Cristian Sbrolli" w:date="2020-12-27T13:28:00Z"/>
          <w:lang w:val="en-US"/>
          <w:rPrChange w:id="275" w:author="Cristian Sbrolli" w:date="2020-12-27T13:41:00Z">
            <w:rPr>
              <w:ins w:id="276" w:author="Cristian Sbrolli" w:date="2020-12-27T13:28:00Z"/>
            </w:rPr>
          </w:rPrChange>
        </w:rPr>
      </w:pPr>
      <w:ins w:id="277" w:author="Cristian Sbrolli" w:date="2020-12-27T13:41:00Z">
        <w:r w:rsidRPr="005E5B74">
          <w:rPr>
            <w:lang w:val="en-US"/>
            <w:rPrChange w:id="278" w:author="Cristian Sbrolli" w:date="2020-12-27T13:41:00Z">
              <w:rPr/>
            </w:rPrChange>
          </w:rPr>
          <w:t>The “Manage Shop” page i</w:t>
        </w:r>
        <w:r>
          <w:rPr>
            <w:lang w:val="en-US"/>
          </w:rPr>
          <w:t xml:space="preserve">s not shown here, it simply allows managers to add or </w:t>
        </w:r>
      </w:ins>
      <w:ins w:id="279" w:author="Cristian Sbrolli" w:date="2020-12-27T13:42:00Z">
        <w:r>
          <w:rPr>
            <w:lang w:val="en-US"/>
          </w:rPr>
          <w:t>update</w:t>
        </w:r>
      </w:ins>
      <w:ins w:id="280" w:author="Cristian Sbrolli" w:date="2020-12-27T13:41:00Z">
        <w:r>
          <w:rPr>
            <w:lang w:val="en-US"/>
          </w:rPr>
          <w:t xml:space="preserve"> logistics info for the shop</w:t>
        </w:r>
      </w:ins>
      <w:ins w:id="281" w:author="Cristian Sbrolli" w:date="2020-12-27T13:46:00Z">
        <w:r w:rsidR="00A15DE6">
          <w:rPr>
            <w:lang w:val="en-US"/>
          </w:rPr>
          <w:t>, as product positions or departments. It</w:t>
        </w:r>
      </w:ins>
      <w:ins w:id="282" w:author="Cristian Sbrolli" w:date="2020-12-27T13:47:00Z">
        <w:r w:rsidR="00A15DE6">
          <w:rPr>
            <w:lang w:val="en-US"/>
          </w:rPr>
          <w:t xml:space="preserve"> </w:t>
        </w:r>
      </w:ins>
      <w:ins w:id="283" w:author="Cristian Sbrolli" w:date="2020-12-27T13:46:00Z">
        <w:r w:rsidR="00A15DE6">
          <w:rPr>
            <w:lang w:val="en-US"/>
          </w:rPr>
          <w:t xml:space="preserve">just </w:t>
        </w:r>
      </w:ins>
      <w:ins w:id="284" w:author="Cristian Sbrolli" w:date="2020-12-27T13:47:00Z">
        <w:r w:rsidR="00A15DE6">
          <w:rPr>
            <w:lang w:val="en-US"/>
          </w:rPr>
          <w:t>lists</w:t>
        </w:r>
      </w:ins>
      <w:ins w:id="285" w:author="Cristian Sbrolli" w:date="2020-12-27T13:46:00Z">
        <w:r w:rsidR="00A15DE6">
          <w:rPr>
            <w:lang w:val="en-US"/>
          </w:rPr>
          <w:t xml:space="preserve"> departments</w:t>
        </w:r>
      </w:ins>
      <w:ins w:id="286" w:author="Cristian Sbrolli" w:date="2020-12-27T13:47:00Z">
        <w:r w:rsidR="00A15DE6">
          <w:rPr>
            <w:lang w:val="en-US"/>
          </w:rPr>
          <w:t xml:space="preserve"> and</w:t>
        </w:r>
      </w:ins>
      <w:ins w:id="287" w:author="Cristian Sbrolli" w:date="2020-12-27T13:46:00Z">
        <w:r w:rsidR="00A15DE6">
          <w:rPr>
            <w:lang w:val="en-US"/>
          </w:rPr>
          <w:t xml:space="preserve"> </w:t>
        </w:r>
      </w:ins>
      <w:ins w:id="288" w:author="Cristian Sbrolli" w:date="2020-12-27T13:47:00Z">
        <w:r w:rsidR="00A15DE6">
          <w:rPr>
            <w:lang w:val="en-US"/>
          </w:rPr>
          <w:t>their items.</w:t>
        </w:r>
      </w:ins>
    </w:p>
    <w:p w14:paraId="04DFF2F2" w14:textId="26918910" w:rsidR="00C170B5" w:rsidRDefault="00B81054" w:rsidP="00B81054">
      <w:pPr>
        <w:pStyle w:val="Caption"/>
        <w:rPr>
          <w:ins w:id="289" w:author="Cristian Sbrolli" w:date="2020-12-27T13:35:00Z"/>
        </w:rPr>
      </w:pPr>
      <w:ins w:id="290" w:author="Cristian Sbrolli" w:date="2020-12-27T13:34:00Z">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Caption"/>
                                <w:jc w:val="center"/>
                                <w:rPr>
                                  <w:noProof/>
                                </w:rPr>
                                <w:pPrChange w:id="291" w:author="Cristian Sbrolli" w:date="2020-12-27T13:35:00Z">
                                  <w:pPr>
                                    <w:pStyle w:val="Caption"/>
                                  </w:pPr>
                                </w:pPrChange>
                              </w:pPr>
                              <w:ins w:id="292"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pPr>
                          <w:pStyle w:val="Caption"/>
                          <w:jc w:val="center"/>
                          <w:rPr>
                            <w:noProof/>
                          </w:rPr>
                          <w:pPrChange w:id="293" w:author="Cristian Sbrolli" w:date="2020-12-27T13:35:00Z">
                            <w:pPr>
                              <w:pStyle w:val="Caption"/>
                            </w:pPr>
                          </w:pPrChange>
                        </w:pPr>
                        <w:ins w:id="294" w:author="Cristian Sbrolli" w:date="2020-12-27T13:34:00Z">
                          <w:r>
                            <w:t>Web App Statistics page</w:t>
                          </w:r>
                        </w:ins>
                      </w:p>
                    </w:txbxContent>
                  </v:textbox>
                  <w10:wrap anchorx="margin"/>
                </v:shape>
              </w:pict>
            </mc:Fallback>
          </mc:AlternateContent>
        </w:r>
      </w:ins>
      <w:ins w:id="295" w:author="Cristian Sbrolli" w:date="2020-12-27T13:29:00Z">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296" w:author="Cristian Sbrolli" w:date="2020-12-27T13:32:00Z">
        <w:r w:rsidR="00602C04">
          <w:t xml:space="preserve"> </w:t>
        </w:r>
      </w:ins>
      <w:ins w:id="297" w:author="Cristian Sbrolli" w:date="2020-12-27T13:29:00Z">
        <w:r w:rsidR="00602C04">
          <w:br/>
        </w:r>
      </w:ins>
    </w:p>
    <w:p w14:paraId="2FAF992A" w14:textId="41715CA8" w:rsidR="00B81054" w:rsidRPr="00B81054" w:rsidRDefault="005E5B74">
      <w:pPr>
        <w:rPr>
          <w:ins w:id="298" w:author="Cristian Sbrolli" w:date="2020-12-27T12:41:00Z"/>
          <w:lang w:val="en-GB"/>
        </w:rPr>
        <w:pPrChange w:id="299" w:author="Cristian Sbrolli" w:date="2020-12-27T13:35:00Z">
          <w:pPr>
            <w:pStyle w:val="ListParagraph"/>
            <w:ind w:left="708" w:firstLine="12"/>
          </w:pPr>
        </w:pPrChange>
      </w:pPr>
      <w:ins w:id="300" w:author="Cristian Sbrolli" w:date="2020-12-27T13:43:00Z">
        <w:r>
          <w:rPr>
            <w:lang w:val="en-GB"/>
          </w:rPr>
          <w:lastRenderedPageBreak/>
          <w:br/>
        </w:r>
      </w:ins>
      <w:ins w:id="301" w:author="Cristian Sbrolli" w:date="2020-12-27T13:36:00Z">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Caption"/>
                                <w:rPr>
                                  <w:noProof/>
                                </w:rPr>
                                <w:pPrChange w:id="302" w:author="Cristian Sbrolli" w:date="2020-12-27T13:36:00Z">
                                  <w:pPr/>
                                </w:pPrChange>
                              </w:pPr>
                              <w:ins w:id="303"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pPr>
                          <w:pStyle w:val="Caption"/>
                          <w:rPr>
                            <w:noProof/>
                          </w:rPr>
                          <w:pPrChange w:id="304" w:author="Cristian Sbrolli" w:date="2020-12-27T13:36:00Z">
                            <w:pPr/>
                          </w:pPrChange>
                        </w:pPr>
                        <w:ins w:id="305" w:author="Cristian Sbrolli" w:date="2020-12-27T13:36:00Z">
                          <w:r>
                            <w:t>Web App Queue State</w:t>
                          </w:r>
                        </w:ins>
                      </w:p>
                    </w:txbxContent>
                  </v:textbox>
                  <w10:wrap anchorx="margin"/>
                </v:shape>
              </w:pict>
            </mc:Fallback>
          </mc:AlternateContent>
        </w:r>
      </w:ins>
      <w:ins w:id="306" w:author="Cristian Sbrolli" w:date="2020-12-27T13:35:00Z">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307" w:author="Cristian Sbrolli" w:date="2020-12-27T13:43:00Z">
        <w:r>
          <w:rPr>
            <w:lang w:val="en-GB"/>
          </w:rPr>
          <w:t xml:space="preserve">The </w:t>
        </w:r>
      </w:ins>
      <w:ins w:id="308" w:author="Cristian Sbrolli" w:date="2020-12-27T13:45:00Z">
        <w:r w:rsidR="00A15DE6">
          <w:rPr>
            <w:lang w:val="en-GB"/>
          </w:rPr>
          <w:t xml:space="preserve">page shown upon clicking the </w:t>
        </w:r>
      </w:ins>
      <w:ins w:id="309" w:author="Cristian Sbrolli" w:date="2020-12-27T13:43:00Z">
        <w:r>
          <w:rPr>
            <w:lang w:val="en-GB"/>
          </w:rPr>
          <w:t>“See” button next to the declared shopping list is not shown here</w:t>
        </w:r>
      </w:ins>
      <w:ins w:id="310" w:author="Cristian Sbrolli" w:date="2020-12-27T13:45:00Z">
        <w:r w:rsidR="00A15DE6">
          <w:rPr>
            <w:lang w:val="en-GB"/>
          </w:rPr>
          <w:t>,</w:t>
        </w:r>
      </w:ins>
      <w:ins w:id="311" w:author="Cristian Sbrolli" w:date="2020-12-27T13:44:00Z">
        <w:r>
          <w:rPr>
            <w:lang w:val="en-GB"/>
          </w:rPr>
          <w:t xml:space="preserve"> since it is unnecessary as it</w:t>
        </w:r>
        <w:r w:rsidR="00A15DE6">
          <w:rPr>
            <w:lang w:val="en-GB"/>
          </w:rPr>
          <w:t xml:space="preserve"> </w:t>
        </w:r>
      </w:ins>
      <w:ins w:id="312" w:author="Cristian Sbrolli" w:date="2020-12-27T13:43:00Z">
        <w:r>
          <w:rPr>
            <w:lang w:val="en-GB"/>
          </w:rPr>
          <w:t xml:space="preserve">simply shows the list </w:t>
        </w:r>
      </w:ins>
      <w:ins w:id="313" w:author="Cristian Sbrolli" w:date="2020-12-27T13:45:00Z">
        <w:r w:rsidR="00A15DE6">
          <w:rPr>
            <w:lang w:val="en-GB"/>
          </w:rPr>
          <w:t>of declared items.</w:t>
        </w:r>
      </w:ins>
      <w:ins w:id="314" w:author="Cristian Sbrolli" w:date="2020-12-27T13:48:00Z">
        <w:r w:rsidR="00A15DE6">
          <w:rPr>
            <w:lang w:val="en-GB"/>
          </w:rPr>
          <w:t xml:space="preserve"> </w:t>
        </w:r>
        <w:r w:rsidR="00A15DE6">
          <w:rPr>
            <w:lang w:val="en-GB"/>
          </w:rPr>
          <w:br/>
          <w:t xml:space="preserve">As shown in the image, </w:t>
        </w:r>
      </w:ins>
      <w:ins w:id="315"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ListParagraph"/>
        <w:ind w:left="708" w:firstLine="12"/>
        <w:rPr>
          <w:rFonts w:ascii="Bell MT" w:hAnsi="Bell MT"/>
          <w:lang w:val="en-GB"/>
          <w:rPrChange w:id="316" w:author="Cristian Sbrolli" w:date="2020-12-27T12:33:00Z">
            <w:rPr>
              <w:lang w:val="en-GB"/>
            </w:rPr>
          </w:rPrChange>
        </w:rPr>
        <w:pPrChange w:id="317" w:author="Cristian Sbrolli" w:date="2020-12-27T12:41:00Z">
          <w:pPr/>
        </w:pPrChange>
      </w:pPr>
      <w:ins w:id="318" w:author="Cristian Sbrolli" w:date="2020-12-27T12:39:00Z">
        <w:r>
          <w:rPr>
            <w:rFonts w:ascii="Bell MT" w:hAnsi="Bell MT"/>
            <w:lang w:val="en-GB"/>
          </w:rPr>
          <w:t xml:space="preserve"> </w:t>
        </w:r>
      </w:ins>
      <w:ins w:id="319" w:author="Cristian Sbrolli" w:date="2020-12-27T12:38:00Z">
        <w:r>
          <w:rPr>
            <w:rFonts w:ascii="Bell MT" w:hAnsi="Bell MT"/>
            <w:lang w:val="en-GB"/>
          </w:rPr>
          <w:t xml:space="preserve"> </w:t>
        </w:r>
      </w:ins>
    </w:p>
    <w:p w14:paraId="05B5BB1B" w14:textId="44BA7B46" w:rsidR="006625AC" w:rsidRPr="00E728A1" w:rsidRDefault="006625AC" w:rsidP="006625AC">
      <w:pPr>
        <w:pStyle w:val="ListParagraph"/>
        <w:numPr>
          <w:ilvl w:val="0"/>
          <w:numId w:val="1"/>
        </w:numPr>
        <w:rPr>
          <w:lang w:val="en-GB"/>
        </w:rPr>
      </w:pPr>
      <w:r w:rsidRPr="00E728A1">
        <w:rPr>
          <w:rFonts w:ascii="Bell MT" w:hAnsi="Bell MT"/>
          <w:sz w:val="32"/>
          <w:szCs w:val="32"/>
          <w:lang w:val="en-GB"/>
        </w:rPr>
        <w:t>REQUIREMENTS TRACEABILITY</w:t>
      </w:r>
      <w:r w:rsidRPr="00E728A1">
        <w:rPr>
          <w:lang w:val="en-GB"/>
        </w:rPr>
        <w:t>: Explain how the requirements you have defined in the RASD map to the design elements that you have defined in this document.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ListParagraph"/>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ListParagraph"/>
        <w:ind w:left="360"/>
        <w:rPr>
          <w:rFonts w:ascii="Bell MT" w:hAnsi="Bell MT"/>
          <w:lang w:val="en-GB"/>
        </w:rPr>
      </w:pPr>
    </w:p>
    <w:p w14:paraId="4D754AAC" w14:textId="77777777" w:rsidR="006625AC" w:rsidRPr="00E728A1" w:rsidRDefault="006625AC" w:rsidP="006625AC">
      <w:pPr>
        <w:pStyle w:val="ListParagraph"/>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Cristian Sbrolli" w:date="2020-12-29T04:03:00Z" w:initials="CS">
    <w:p w14:paraId="06DFB714" w14:textId="62615E6B" w:rsidR="001F1E46" w:rsidRPr="001F1E46" w:rsidRDefault="001F1E46">
      <w:pPr>
        <w:pStyle w:val="CommentText"/>
        <w:rPr>
          <w:lang w:val="en-US"/>
        </w:rPr>
      </w:pPr>
      <w:r>
        <w:rPr>
          <w:rStyle w:val="CommentReference"/>
        </w:rPr>
        <w:annotationRef/>
      </w:r>
      <w:r w:rsidRPr="001F1E46">
        <w:rPr>
          <w:lang w:val="en-US"/>
        </w:rPr>
        <w:t>Mis</w:t>
      </w:r>
      <w:r>
        <w:rPr>
          <w:lang w:val="en-US"/>
        </w:rPr>
        <w:t>sing market finder to database interface</w:t>
      </w:r>
    </w:p>
  </w:comment>
  <w:comment w:id="61" w:author="Cristian Sbrolli" w:date="2020-12-27T11:29:00Z" w:initials="CS">
    <w:p w14:paraId="0E9C0343" w14:textId="25FAAAAA" w:rsidR="0098587D" w:rsidRPr="001F1E46" w:rsidRDefault="0098587D">
      <w:pPr>
        <w:pStyle w:val="CommentText"/>
        <w:rPr>
          <w:lang w:val="en-US"/>
        </w:rPr>
      </w:pPr>
      <w:r>
        <w:rPr>
          <w:rStyle w:val="CommentReference"/>
        </w:rPr>
        <w:annotationRef/>
      </w:r>
      <w:r w:rsidRPr="001F1E46">
        <w:rPr>
          <w:lang w:val="en-US"/>
        </w:rPr>
        <w:t>IS MANAGER COMPONENT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0"/>
  <w15:commentEx w15:paraId="0E9C0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2EEB3" w16cex:dateUtc="2020-1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0E9C0343" w16cid:durableId="2392EE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charset w:val="00"/>
    <w:family w:val="roman"/>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1"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4"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3"/>
  </w:num>
  <w:num w:numId="5">
    <w:abstractNumId w:val="5"/>
  </w:num>
  <w:num w:numId="6">
    <w:abstractNumId w:val="2"/>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097BE3"/>
    <w:rsid w:val="001940A6"/>
    <w:rsid w:val="001F1E46"/>
    <w:rsid w:val="002B504C"/>
    <w:rsid w:val="002C5C05"/>
    <w:rsid w:val="004625F0"/>
    <w:rsid w:val="004D0DBB"/>
    <w:rsid w:val="005E5B74"/>
    <w:rsid w:val="00602C04"/>
    <w:rsid w:val="006474EC"/>
    <w:rsid w:val="006625AC"/>
    <w:rsid w:val="00803B46"/>
    <w:rsid w:val="00901A5E"/>
    <w:rsid w:val="009144B8"/>
    <w:rsid w:val="0098587D"/>
    <w:rsid w:val="00A15DE6"/>
    <w:rsid w:val="00B30D28"/>
    <w:rsid w:val="00B36592"/>
    <w:rsid w:val="00B50293"/>
    <w:rsid w:val="00B81054"/>
    <w:rsid w:val="00BB291E"/>
    <w:rsid w:val="00BE1B5D"/>
    <w:rsid w:val="00C170B5"/>
    <w:rsid w:val="00C40F46"/>
    <w:rsid w:val="00C47DCB"/>
    <w:rsid w:val="00C53461"/>
    <w:rsid w:val="00D42923"/>
    <w:rsid w:val="00E728A1"/>
    <w:rsid w:val="00E807C1"/>
    <w:rsid w:val="00EA1662"/>
    <w:rsid w:val="00F4399A"/>
    <w:rsid w:val="00FC5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semiHidden/>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semiHidden/>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microsoft.com/office/2018/08/relationships/commentsExtensible" Target="commentsExtensible.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13</Pages>
  <Words>1847</Words>
  <Characters>10528</Characters>
  <Application>Microsoft Office Word</Application>
  <DocSecurity>0</DocSecurity>
  <Lines>87</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Etion Pinari</cp:lastModifiedBy>
  <cp:revision>17</cp:revision>
  <dcterms:created xsi:type="dcterms:W3CDTF">2020-12-25T12:17:00Z</dcterms:created>
  <dcterms:modified xsi:type="dcterms:W3CDTF">2020-12-30T15:53:00Z</dcterms:modified>
</cp:coreProperties>
</file>