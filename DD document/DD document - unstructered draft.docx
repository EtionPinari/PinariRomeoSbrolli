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le"/>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Heading1"/>
        <w:jc w:val="center"/>
        <w:rPr>
          <w:rFonts w:ascii="Bell MT" w:hAnsi="Bell MT"/>
          <w:color w:val="auto"/>
          <w:lang w:val="en-GB"/>
        </w:rPr>
      </w:pPr>
      <w:r w:rsidRPr="00E728A1">
        <w:rPr>
          <w:rFonts w:ascii="Bell MT" w:hAnsi="Bell MT"/>
          <w:color w:val="auto"/>
          <w:lang w:val="en-GB"/>
        </w:rPr>
        <w:t>Customer Line-up</w:t>
      </w:r>
    </w:p>
    <w:p w14:paraId="49FB65F8" w14:textId="77777777" w:rsidR="00B50293" w:rsidRPr="00634813" w:rsidRDefault="00B50293" w:rsidP="00634813">
      <w:pPr>
        <w:rPr>
          <w:lang w:val="en-GB"/>
        </w:rPr>
      </w:pPr>
    </w:p>
    <w:p w14:paraId="6FECB1DA" w14:textId="77777777" w:rsidR="006625AC" w:rsidRPr="00634813" w:rsidRDefault="006625AC" w:rsidP="00E728A1">
      <w:pPr>
        <w:pStyle w:val="ListParagraph"/>
        <w:numPr>
          <w:ilvl w:val="0"/>
          <w:numId w:val="1"/>
        </w:numPr>
        <w:spacing w:line="360" w:lineRule="auto"/>
        <w:rPr>
          <w:rFonts w:ascii="Bell MT" w:hAnsi="Bell MT"/>
          <w:b/>
          <w:bCs/>
          <w:sz w:val="44"/>
          <w:szCs w:val="44"/>
          <w:lang w:val="en-GB"/>
        </w:rPr>
      </w:pPr>
      <w:r w:rsidRPr="00634813">
        <w:rPr>
          <w:rFonts w:ascii="Bell MT" w:hAnsi="Bell MT"/>
          <w:b/>
          <w:bCs/>
          <w:sz w:val="40"/>
          <w:szCs w:val="40"/>
          <w:lang w:val="en-GB"/>
        </w:rPr>
        <w:t>INTRODUCTION</w:t>
      </w:r>
    </w:p>
    <w:p w14:paraId="666FE789" w14:textId="5751D75B" w:rsidR="006625AC" w:rsidRPr="00E728A1" w:rsidRDefault="006625AC" w:rsidP="00D42923">
      <w:pPr>
        <w:pStyle w:val="ListParagraph"/>
        <w:numPr>
          <w:ilvl w:val="1"/>
          <w:numId w:val="1"/>
        </w:numPr>
        <w:jc w:val="both"/>
        <w:rPr>
          <w:rFonts w:ascii="Bell MT" w:hAnsi="Bell MT"/>
          <w:sz w:val="28"/>
          <w:szCs w:val="28"/>
          <w:lang w:val="en-GB"/>
        </w:rPr>
      </w:pPr>
      <w:r w:rsidRPr="00634813">
        <w:rPr>
          <w:rFonts w:ascii="Bell MT" w:hAnsi="Bell MT"/>
          <w:i/>
          <w:iCs/>
          <w:sz w:val="32"/>
          <w:szCs w:val="32"/>
          <w:lang w:val="en-GB"/>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ListParagraph"/>
        <w:jc w:val="both"/>
        <w:rPr>
          <w:rFonts w:ascii="Bell MT" w:hAnsi="Bell MT"/>
          <w:sz w:val="28"/>
          <w:szCs w:val="28"/>
          <w:lang w:val="en-GB"/>
        </w:rPr>
      </w:pPr>
    </w:p>
    <w:p w14:paraId="6E126FF9" w14:textId="6075B611"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SCO</w:t>
      </w:r>
      <w:r w:rsidR="00B50293" w:rsidRPr="00634813">
        <w:rPr>
          <w:rFonts w:ascii="Bell MT" w:hAnsi="Bell MT"/>
          <w:i/>
          <w:iCs/>
          <w:sz w:val="32"/>
          <w:szCs w:val="32"/>
          <w:lang w:val="en-GB"/>
        </w:rPr>
        <w:t>PE</w:t>
      </w:r>
    </w:p>
    <w:p w14:paraId="545E914D" w14:textId="77777777" w:rsidR="00EA1662" w:rsidRPr="00E728A1" w:rsidRDefault="001940A6" w:rsidP="00D42923">
      <w:pPr>
        <w:pStyle w:val="ListParagraph"/>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ListParagraph"/>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ListParagraph"/>
        <w:jc w:val="both"/>
        <w:rPr>
          <w:rFonts w:ascii="Bell MT" w:hAnsi="Bell MT"/>
          <w:sz w:val="28"/>
          <w:szCs w:val="28"/>
          <w:lang w:val="en-GB"/>
        </w:rPr>
      </w:pPr>
    </w:p>
    <w:p w14:paraId="51B03A18"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DEFINITIONS, ACRONYMS, ABBREVIATIONS</w:t>
      </w:r>
    </w:p>
    <w:p w14:paraId="70B18800"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REVISION HISTORY</w:t>
      </w:r>
    </w:p>
    <w:p w14:paraId="65BB6DAC"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REFERENCE DOCUMENTS</w:t>
      </w:r>
    </w:p>
    <w:p w14:paraId="626B3B1F"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ListParagraph"/>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ListParagraph"/>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A6D02E"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83840" behindDoc="0" locked="0" layoutInCell="1" allowOverlap="1" wp14:anchorId="7E783514" wp14:editId="3E756798">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9144B8" w:rsidRPr="00175F1F" w:rsidRDefault="009144B8" w:rsidP="00634813">
                              <w:pPr>
                                <w:pStyle w:val="Caption"/>
                                <w:rPr>
                                  <w:rFonts w:ascii="Bell MT" w:hAnsi="Bell MT" w:cs="Calibri-Bold"/>
                                  <w:noProof/>
                                  <w:sz w:val="28"/>
                                  <w:szCs w:val="28"/>
                                </w:rPr>
                              </w:pPr>
                              <w:r>
                                <w:t>Figure 2.1 –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83840;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9144B8" w:rsidRPr="00175F1F" w:rsidRDefault="009144B8" w:rsidP="00634813">
                        <w:pPr>
                          <w:pStyle w:val="Caption"/>
                          <w:rPr>
                            <w:rFonts w:ascii="Bell MT" w:hAnsi="Bell MT" w:cs="Calibri-Bold"/>
                            <w:noProof/>
                            <w:sz w:val="28"/>
                            <w:szCs w:val="28"/>
                          </w:rPr>
                        </w:pPr>
                        <w:r>
                          <w:t>Figure 2.1 – high level architecture</w:t>
                        </w:r>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r>
        <w:rPr>
          <w:rFonts w:ascii="Bell MT" w:hAnsi="Bell MT" w:cs="Calibri-Bold"/>
          <w:sz w:val="28"/>
          <w:szCs w:val="28"/>
          <w:lang w:val="en-GB"/>
        </w:rPr>
        <w:t>As represented in figure 2.1 t</w:t>
      </w:r>
      <w:r w:rsidR="00E728A1" w:rsidRPr="00E728A1">
        <w:rPr>
          <w:rFonts w:ascii="Bell MT" w:hAnsi="Bell MT" w:cs="Calibri-Bold"/>
          <w:sz w:val="28"/>
          <w:szCs w:val="28"/>
          <w:lang w:val="en-GB"/>
        </w:rPr>
        <w:t>he user</w:t>
      </w:r>
      <w:r>
        <w:rPr>
          <w:rFonts w:ascii="Bell MT" w:hAnsi="Bell MT" w:cs="Calibri-Bold"/>
          <w:sz w:val="28"/>
          <w:szCs w:val="28"/>
          <w:lang w:val="en-GB"/>
        </w:rPr>
        <w:t>, through a smartphone or a tablet, and the physical dispenser</w:t>
      </w:r>
      <w:r w:rsidR="00E728A1" w:rsidRPr="00E728A1">
        <w:rPr>
          <w:rFonts w:ascii="Bell MT" w:hAnsi="Bell MT" w:cs="Calibri-Bold"/>
          <w:sz w:val="28"/>
          <w:szCs w:val="28"/>
          <w:lang w:val="en-GB"/>
        </w:rPr>
        <w:t xml:space="preserve"> can directly communicate with the application server, while the store manager can access the functionalities devoted to him through a web application communicating with the web server.</w:t>
      </w:r>
      <w:r>
        <w:rPr>
          <w:rFonts w:ascii="Bell MT" w:hAnsi="Bell MT" w:cs="Calibri-Bold"/>
          <w:sz w:val="28"/>
          <w:szCs w:val="28"/>
          <w:lang w:val="en-GB"/>
        </w:rPr>
        <w:t xml:space="preserve"> The use of a web server for the store manager’s functionalities is based on the fact that, in general, the web apps are quicker and easier to build, maintain and update and less expensive than the mobile apps, even if slower. The application server communicates with the data server to store the needed information. A more detailed description of the architectural design is given in the next section.</w:t>
      </w:r>
    </w:p>
    <w:p w14:paraId="6B295190" w14:textId="645FFD96" w:rsidR="00D174AE" w:rsidRPr="00634813" w:rsidRDefault="001F1E46" w:rsidP="006625AC">
      <w:pPr>
        <w:pStyle w:val="ListParagraph"/>
        <w:numPr>
          <w:ilvl w:val="1"/>
          <w:numId w:val="1"/>
        </w:numPr>
        <w:rPr>
          <w:rFonts w:ascii="Bell MT" w:hAnsi="Bell MT"/>
          <w:sz w:val="36"/>
          <w:szCs w:val="36"/>
          <w:lang w:val="en-GB"/>
        </w:rPr>
      </w:pPr>
      <w:commentRangeStart w:id="0"/>
      <w:commentRangeEnd w:id="0"/>
      <w:r w:rsidRPr="00634813">
        <w:rPr>
          <w:rStyle w:val="CommentReference"/>
          <w:sz w:val="36"/>
          <w:szCs w:val="36"/>
        </w:rPr>
        <w:lastRenderedPageBreak/>
        <w:commentReference w:id="0"/>
      </w:r>
      <w:r w:rsidR="006625AC" w:rsidRPr="00063435">
        <w:rPr>
          <w:rFonts w:ascii="Bell MT" w:hAnsi="Bell MT"/>
          <w:i/>
          <w:iCs/>
          <w:sz w:val="36"/>
          <w:szCs w:val="36"/>
          <w:lang w:val="en-GB"/>
        </w:rPr>
        <w:t>Component v</w:t>
      </w:r>
      <w:r w:rsidR="00B50293" w:rsidRPr="00063435">
        <w:rPr>
          <w:rFonts w:ascii="Bell MT" w:hAnsi="Bell MT"/>
          <w:i/>
          <w:iCs/>
          <w:sz w:val="36"/>
          <w:szCs w:val="36"/>
          <w:lang w:val="en-GB"/>
        </w:rPr>
        <w:t>iew</w:t>
      </w:r>
      <w:ins w:id="1" w:author="Cristian Sbrolli" w:date="2020-12-31T13:06:00Z">
        <w:r w:rsidR="000F7986">
          <w:rPr>
            <w:rFonts w:ascii="Bell MT" w:hAnsi="Bell MT"/>
            <w:i/>
            <w:iCs/>
            <w:sz w:val="36"/>
            <w:szCs w:val="36"/>
            <w:lang w:val="en-GB"/>
          </w:rPr>
          <w:br/>
        </w:r>
      </w:ins>
    </w:p>
    <w:p w14:paraId="34D5ABBE" w14:textId="4B5D346F" w:rsidR="00634813" w:rsidRPr="00634813" w:rsidRDefault="00634813" w:rsidP="00634813">
      <w:pPr>
        <w:pStyle w:val="ListParagraph"/>
        <w:numPr>
          <w:ilvl w:val="0"/>
          <w:numId w:val="22"/>
        </w:numPr>
        <w:ind w:left="1208" w:hanging="357"/>
        <w:jc w:val="both"/>
        <w:rPr>
          <w:rFonts w:ascii="Bell MT" w:hAnsi="Bell MT"/>
          <w:sz w:val="36"/>
          <w:szCs w:val="36"/>
          <w:lang w:val="en-GB"/>
        </w:rPr>
      </w:pPr>
      <w:del w:id="2" w:author="Cristian Sbrolli" w:date="2020-12-31T13:04:00Z">
        <w:r w:rsidRPr="00634813" w:rsidDel="00017991">
          <w:rPr>
            <w:rFonts w:ascii="Bell MT" w:hAnsi="Bell MT"/>
            <w:i/>
            <w:iCs/>
            <w:noProof/>
            <w:sz w:val="32"/>
            <w:szCs w:val="32"/>
            <w:lang w:val="en-GB"/>
          </w:rPr>
          <w:drawing>
            <wp:anchor distT="0" distB="0" distL="114300" distR="114300" simplePos="0" relativeHeight="251685888" behindDoc="0" locked="0" layoutInCell="1" allowOverlap="1" wp14:anchorId="37B7F09E" wp14:editId="3EEB4BDA">
              <wp:simplePos x="0" y="0"/>
              <wp:positionH relativeFrom="margin">
                <wp:posOffset>-16615</wp:posOffset>
              </wp:positionH>
              <wp:positionV relativeFrom="paragraph">
                <wp:posOffset>538480</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634813">
        <w:rPr>
          <w:rFonts w:ascii="Bell MT" w:hAnsi="Bell MT"/>
          <w:i/>
          <w:iCs/>
          <w:sz w:val="36"/>
          <w:szCs w:val="36"/>
          <w:lang w:val="en-GB"/>
        </w:rPr>
        <w:t>General component view</w:t>
      </w:r>
    </w:p>
    <w:p w14:paraId="67E1052D" w14:textId="1F70C7A8" w:rsidR="00634813" w:rsidRDefault="00634813" w:rsidP="00634813">
      <w:pPr>
        <w:pStyle w:val="ListParagraph"/>
        <w:ind w:left="357"/>
        <w:jc w:val="both"/>
        <w:rPr>
          <w:rFonts w:ascii="Bell MT" w:hAnsi="Bell MT"/>
          <w:sz w:val="28"/>
          <w:szCs w:val="28"/>
          <w:lang w:val="en-GB"/>
        </w:rPr>
      </w:pPr>
    </w:p>
    <w:p w14:paraId="2BF72CDE" w14:textId="77777777" w:rsidR="000F7986" w:rsidRDefault="000F7986" w:rsidP="000F7986">
      <w:pPr>
        <w:pStyle w:val="ListParagraph"/>
        <w:ind w:left="357"/>
        <w:rPr>
          <w:ins w:id="3" w:author="Cristian Sbrolli" w:date="2020-12-31T13:06:00Z"/>
          <w:rFonts w:ascii="Bell MT" w:hAnsi="Bell MT"/>
          <w:sz w:val="28"/>
          <w:szCs w:val="28"/>
          <w:lang w:val="en-GB"/>
        </w:rPr>
      </w:pPr>
      <w:ins w:id="4" w:author="Cristian Sbrolli" w:date="2020-12-31T13:04:00Z">
        <w:r>
          <w:rPr>
            <w:rFonts w:ascii="Bell MT" w:hAnsi="Bell MT"/>
            <w:i/>
            <w:iCs/>
            <w:noProof/>
            <w:sz w:val="36"/>
            <w:szCs w:val="36"/>
            <w:lang w:val="en-GB"/>
          </w:rPr>
          <w:drawing>
            <wp:anchor distT="0" distB="0" distL="114300" distR="114300" simplePos="0" relativeHeight="251687936" behindDoc="0" locked="0" layoutInCell="1" allowOverlap="1" wp14:anchorId="260B9A42" wp14:editId="036F41CA">
              <wp:simplePos x="0" y="0"/>
              <wp:positionH relativeFrom="margin">
                <wp:align>center</wp:align>
              </wp:positionH>
              <wp:positionV relativeFrom="paragraph">
                <wp:posOffset>268453</wp:posOffset>
              </wp:positionV>
              <wp:extent cx="7239671" cy="282632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39671" cy="28263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ell MT" w:hAnsi="Bell MT"/>
            <w:sz w:val="28"/>
            <w:szCs w:val="28"/>
            <w:lang w:val="en-GB"/>
          </w:rPr>
          <w:br/>
        </w:r>
      </w:ins>
    </w:p>
    <w:p w14:paraId="2BA74C81" w14:textId="5E3B8200" w:rsidR="00D174AE" w:rsidRPr="00634813" w:rsidRDefault="00634813" w:rsidP="000F7986">
      <w:pPr>
        <w:pStyle w:val="ListParagraph"/>
        <w:ind w:left="357"/>
        <w:rPr>
          <w:rFonts w:ascii="Bell MT" w:hAnsi="Bell MT"/>
          <w:sz w:val="28"/>
          <w:szCs w:val="28"/>
          <w:lang w:val="en-GB"/>
        </w:rPr>
        <w:pPrChange w:id="5" w:author="Cristian Sbrolli" w:date="2020-12-31T13:06:00Z">
          <w:pPr>
            <w:pStyle w:val="ListParagraph"/>
            <w:ind w:left="357"/>
            <w:jc w:val="both"/>
          </w:pPr>
        </w:pPrChange>
      </w:pPr>
      <w:r>
        <w:rPr>
          <w:rFonts w:ascii="Bell MT" w:hAnsi="Bell MT"/>
          <w:sz w:val="28"/>
          <w:szCs w:val="28"/>
          <w:lang w:val="en-GB"/>
        </w:rPr>
        <w:t xml:space="preserve">In the above image represents the general component representation of </w:t>
      </w:r>
      <w:commentRangeStart w:id="6"/>
      <w:r>
        <w:rPr>
          <w:rFonts w:ascii="Bell MT" w:hAnsi="Bell MT"/>
          <w:sz w:val="28"/>
          <w:szCs w:val="28"/>
          <w:lang w:val="en-GB"/>
        </w:rPr>
        <w:t>the</w:t>
      </w:r>
      <w:commentRangeEnd w:id="6"/>
      <w:r>
        <w:rPr>
          <w:rStyle w:val="CommentReference"/>
        </w:rPr>
        <w:commentReference w:id="6"/>
      </w:r>
      <w:r>
        <w:rPr>
          <w:rFonts w:ascii="Bell MT" w:hAnsi="Bell MT"/>
          <w:sz w:val="28"/>
          <w:szCs w:val="28"/>
          <w:lang w:val="en-GB"/>
        </w:rPr>
        <w:t xml:space="preserve"> system. Here are </w:t>
      </w:r>
      <w:commentRangeStart w:id="7"/>
      <w:r>
        <w:rPr>
          <w:rFonts w:ascii="Bell MT" w:hAnsi="Bell MT"/>
          <w:sz w:val="28"/>
          <w:szCs w:val="28"/>
          <w:lang w:val="en-GB"/>
        </w:rPr>
        <w:t>shown</w:t>
      </w:r>
      <w:commentRangeEnd w:id="7"/>
      <w:r>
        <w:rPr>
          <w:rStyle w:val="CommentReference"/>
        </w:rPr>
        <w:commentReference w:id="7"/>
      </w:r>
      <w:r>
        <w:rPr>
          <w:rFonts w:ascii="Bell MT" w:hAnsi="Bell MT"/>
          <w:sz w:val="28"/>
          <w:szCs w:val="28"/>
          <w:lang w:val="en-GB"/>
        </w:rPr>
        <w:t xml:space="preserve">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w:t>
      </w:r>
      <w:ins w:id="8" w:author="Cristian Sbrolli" w:date="2020-12-31T13:05:00Z">
        <w:r w:rsidR="000F7986">
          <w:rPr>
            <w:rFonts w:ascii="Bell MT" w:hAnsi="Bell MT"/>
            <w:sz w:val="28"/>
            <w:szCs w:val="28"/>
            <w:lang w:val="en-GB"/>
          </w:rPr>
          <w:t xml:space="preserve"> (e.g. it cannot choose store, but it is linked to the one it is in front of, it cannot specify shopping list…)</w:t>
        </w:r>
      </w:ins>
      <w:r>
        <w:rPr>
          <w:rFonts w:ascii="Bell MT" w:hAnsi="Bell MT"/>
          <w:sz w:val="28"/>
          <w:szCs w:val="28"/>
          <w:lang w:val="en-GB"/>
        </w:rPr>
        <w:t>;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parameters as</w:t>
      </w:r>
      <w:ins w:id="9" w:author="Cristian Sbrolli" w:date="2020-12-31T13:06:00Z">
        <w:r w:rsidR="000F7986">
          <w:rPr>
            <w:rFonts w:ascii="Bell MT" w:hAnsi="Bell MT"/>
            <w:sz w:val="28"/>
            <w:szCs w:val="28"/>
            <w:lang w:val="en-GB"/>
          </w:rPr>
          <w:t xml:space="preserve"> the </w:t>
        </w:r>
      </w:ins>
      <w:del w:id="10" w:author="Cristian Sbrolli" w:date="2020-12-31T13:06:00Z">
        <w:r w:rsidDel="000F7986">
          <w:rPr>
            <w:rFonts w:ascii="Bell MT" w:hAnsi="Bell MT"/>
            <w:sz w:val="28"/>
            <w:szCs w:val="28"/>
            <w:lang w:val="en-GB"/>
          </w:rPr>
          <w:delText xml:space="preserve"> </w:delText>
        </w:r>
      </w:del>
      <w:r>
        <w:rPr>
          <w:rFonts w:ascii="Bell MT" w:hAnsi="Bell MT"/>
          <w:sz w:val="28"/>
          <w:szCs w:val="28"/>
          <w:lang w:val="en-GB"/>
        </w:rPr>
        <w:t xml:space="preserve">“radius”. </w:t>
      </w:r>
      <w:r>
        <w:rPr>
          <w:rFonts w:ascii="Bell MT" w:hAnsi="Bell MT"/>
          <w:i/>
          <w:iCs/>
          <w:sz w:val="36"/>
          <w:szCs w:val="36"/>
          <w:lang w:val="en-GB"/>
        </w:rPr>
        <w:br/>
      </w:r>
    </w:p>
    <w:p w14:paraId="005AD941" w14:textId="0AAF1281" w:rsidR="00D174AE" w:rsidRPr="00634813" w:rsidRDefault="00AB08A6" w:rsidP="00634813">
      <w:pPr>
        <w:pStyle w:val="ListParagraph"/>
        <w:numPr>
          <w:ilvl w:val="0"/>
          <w:numId w:val="22"/>
        </w:numPr>
        <w:rPr>
          <w:rFonts w:ascii="Bell MT" w:hAnsi="Bell MT"/>
          <w:i/>
          <w:iCs/>
          <w:sz w:val="32"/>
          <w:szCs w:val="32"/>
          <w:lang w:val="en-GB"/>
        </w:rPr>
      </w:pPr>
      <w:ins w:id="11" w:author="Cristian Sbrolli" w:date="2020-12-31T12:49:00Z">
        <w:r>
          <w:rPr>
            <w:rFonts w:ascii="Bell MT" w:hAnsi="Bell MT"/>
            <w:i/>
            <w:iCs/>
            <w:noProof/>
            <w:sz w:val="32"/>
            <w:szCs w:val="32"/>
            <w:lang w:val="en-GB"/>
          </w:rPr>
          <w:lastRenderedPageBreak/>
          <w:drawing>
            <wp:anchor distT="0" distB="0" distL="114300" distR="114300" simplePos="0" relativeHeight="251686912" behindDoc="0" locked="0" layoutInCell="1" allowOverlap="1" wp14:anchorId="102F6F7D" wp14:editId="4E4E0054">
              <wp:simplePos x="0" y="0"/>
              <wp:positionH relativeFrom="margin">
                <wp:align>center</wp:align>
              </wp:positionH>
              <wp:positionV relativeFrom="paragraph">
                <wp:posOffset>299364</wp:posOffset>
              </wp:positionV>
              <wp:extent cx="6992620" cy="38182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92620" cy="3818255"/>
                      </a:xfrm>
                      <a:prstGeom prst="rect">
                        <a:avLst/>
                      </a:prstGeom>
                      <a:noFill/>
                      <a:ln>
                        <a:noFill/>
                      </a:ln>
                    </pic:spPr>
                  </pic:pic>
                </a:graphicData>
              </a:graphic>
              <wp14:sizeRelH relativeFrom="page">
                <wp14:pctWidth>0</wp14:pctWidth>
              </wp14:sizeRelH>
              <wp14:sizeRelV relativeFrom="page">
                <wp14:pctHeight>0</wp14:pctHeight>
              </wp14:sizeRelV>
            </wp:anchor>
          </w:drawing>
        </w:r>
      </w:ins>
      <w:del w:id="12" w:author="Cristian Sbrolli" w:date="2020-12-31T12:49:00Z">
        <w:r w:rsidR="00D174AE" w:rsidRPr="00634813" w:rsidDel="00AB08A6">
          <w:rPr>
            <w:i/>
            <w:iCs/>
            <w:noProof/>
            <w:sz w:val="24"/>
            <w:szCs w:val="24"/>
            <w:lang w:val="en-GB"/>
          </w:rPr>
          <w:drawing>
            <wp:anchor distT="0" distB="0" distL="114300" distR="114300" simplePos="0" relativeHeight="251684864" behindDoc="0" locked="0" layoutInCell="1" allowOverlap="1" wp14:anchorId="1C657FEE" wp14:editId="0571FD07">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44FF0" w:rsidRPr="00634813">
        <w:rPr>
          <w:rFonts w:ascii="Bell MT" w:hAnsi="Bell MT"/>
          <w:i/>
          <w:iCs/>
          <w:sz w:val="32"/>
          <w:szCs w:val="32"/>
          <w:lang w:val="en-GB"/>
        </w:rPr>
        <w:t>Application Server component view</w:t>
      </w:r>
    </w:p>
    <w:p w14:paraId="21DAF247" w14:textId="525E6755"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678D5F76" w14:textId="427E8843"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Starting from what are conceptually two mediators, the system will contain two components called:</w:t>
      </w:r>
    </w:p>
    <w:p w14:paraId="3594319F" w14:textId="08253124"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Map Mediator Module</w:t>
      </w:r>
      <w:r w:rsidRPr="00B50293">
        <w:rPr>
          <w:rFonts w:ascii="Bell MT" w:hAnsi="Bell MT"/>
          <w:sz w:val="28"/>
          <w:szCs w:val="28"/>
          <w:lang w:val="en-GB"/>
        </w:rPr>
        <w:t xml:space="preserve"> </w:t>
      </w:r>
      <w:r w:rsidRPr="00B50293">
        <w:rPr>
          <w:rFonts w:ascii="Bell MT" w:hAnsi="Bell MT"/>
          <w:sz w:val="28"/>
          <w:szCs w:val="28"/>
          <w:lang w:val="en-GB"/>
        </w:rPr>
        <w:b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p>
    <w:p w14:paraId="323C64BC" w14:textId="5C978865"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Turnstile manager</w:t>
      </w:r>
      <w:r w:rsidRPr="00B50293">
        <w:rPr>
          <w:rFonts w:ascii="Bell MT" w:hAnsi="Bell MT"/>
          <w:sz w:val="28"/>
          <w:szCs w:val="28"/>
          <w:lang w:val="en-GB"/>
        </w:rPr>
        <w:br/>
        <w:t>The turnstile manager, as opposed to the previous component, provides an interface for the turnstiles so that they can be opened or closed through the scans of the right QR codes.</w:t>
      </w:r>
      <w:ins w:id="13" w:author="Cristian Sbrolli" w:date="2020-12-31T10:33:00Z">
        <w:r w:rsidR="003E0547">
          <w:rPr>
            <w:rFonts w:ascii="Bell MT" w:hAnsi="Bell MT"/>
            <w:sz w:val="28"/>
            <w:szCs w:val="28"/>
            <w:lang w:val="en-GB"/>
          </w:rPr>
          <w:t xml:space="preserve"> It is meant to also </w:t>
        </w:r>
      </w:ins>
      <w:ins w:id="14" w:author="Cristian Sbrolli" w:date="2020-12-31T10:34:00Z">
        <w:r w:rsidR="003E0547">
          <w:rPr>
            <w:rFonts w:ascii="Bell MT" w:hAnsi="Bell MT"/>
            <w:sz w:val="28"/>
            <w:szCs w:val="28"/>
            <w:lang w:val="en-GB"/>
          </w:rPr>
          <w:t xml:space="preserve">manage the possible (and probable) different requests caused by different types or brands </w:t>
        </w:r>
      </w:ins>
      <w:ins w:id="15" w:author="Cristian Sbrolli" w:date="2020-12-31T10:35:00Z">
        <w:r w:rsidR="003E0547">
          <w:rPr>
            <w:rFonts w:ascii="Bell MT" w:hAnsi="Bell MT"/>
            <w:sz w:val="28"/>
            <w:szCs w:val="28"/>
            <w:lang w:val="en-GB"/>
          </w:rPr>
          <w:t>of turnstiles.</w:t>
        </w:r>
      </w:ins>
    </w:p>
    <w:p w14:paraId="51F16154" w14:textId="77777777"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For the authentication of an account, be it user or store manager, the following component will be of help:</w:t>
      </w:r>
    </w:p>
    <w:p w14:paraId="342FB5F9" w14:textId="0968ECFA"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lastRenderedPageBreak/>
        <w:t>Account manager</w:t>
      </w:r>
      <w:r w:rsidRPr="00B50293">
        <w:rPr>
          <w:rFonts w:ascii="Bell MT" w:hAnsi="Bell MT"/>
          <w:sz w:val="28"/>
          <w:szCs w:val="28"/>
          <w:lang w:val="en-GB"/>
        </w:rPr>
        <w:br/>
        <w:t xml:space="preserve">This is the component which is responsible for the authentication of any user that wants to log in or </w:t>
      </w:r>
      <w:r w:rsidRPr="00B50293">
        <w:rPr>
          <w:rFonts w:ascii="Bell MT" w:hAnsi="Bell MT"/>
          <w:b/>
          <w:i/>
          <w:sz w:val="28"/>
          <w:szCs w:val="28"/>
          <w:lang w:val="en-GB"/>
        </w:rPr>
        <w:t>register</w:t>
      </w:r>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16"/>
      <w:r w:rsidRPr="00B50293">
        <w:rPr>
          <w:rFonts w:ascii="Bell MT" w:hAnsi="Bell MT"/>
          <w:sz w:val="28"/>
          <w:szCs w:val="28"/>
          <w:lang w:val="en-GB"/>
        </w:rPr>
        <w:t>for</w:t>
      </w:r>
      <w:commentRangeEnd w:id="16"/>
      <w:r w:rsidR="0098587D">
        <w:rPr>
          <w:rStyle w:val="CommentReference"/>
        </w:rPr>
        <w:commentReference w:id="16"/>
      </w:r>
      <w:r w:rsidRPr="00B50293">
        <w:rPr>
          <w:rFonts w:ascii="Bell MT" w:hAnsi="Bell MT"/>
          <w:sz w:val="28"/>
          <w:szCs w:val="28"/>
          <w:lang w:val="en-GB"/>
        </w:rPr>
        <w:t>.</w:t>
      </w:r>
      <w:r w:rsidR="0098587D">
        <w:rPr>
          <w:rFonts w:ascii="Bell MT" w:hAnsi="Bell MT"/>
          <w:sz w:val="28"/>
          <w:szCs w:val="28"/>
          <w:lang w:val="en-GB"/>
        </w:rPr>
        <w:t xml:space="preserve"> </w:t>
      </w:r>
    </w:p>
    <w:p w14:paraId="2564DEDC" w14:textId="47F42EE1"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Once a user is logged in the system,</w:t>
      </w:r>
      <w:r w:rsidR="00E807C1">
        <w:rPr>
          <w:rFonts w:ascii="Bell MT" w:hAnsi="Bell MT"/>
          <w:sz w:val="28"/>
          <w:szCs w:val="28"/>
          <w:lang w:val="en-GB"/>
        </w:rPr>
        <w:t xml:space="preserve"> this</w:t>
      </w:r>
      <w:r w:rsidRPr="00B50293">
        <w:rPr>
          <w:rFonts w:ascii="Bell MT" w:hAnsi="Bell MT"/>
          <w:sz w:val="28"/>
          <w:szCs w:val="28"/>
          <w:lang w:val="en-GB"/>
        </w:rPr>
        <w:t xml:space="preserve"> </w:t>
      </w:r>
      <w:r w:rsidR="0098587D" w:rsidRPr="00B50293">
        <w:rPr>
          <w:rFonts w:ascii="Bell MT" w:hAnsi="Bell MT"/>
          <w:sz w:val="28"/>
          <w:szCs w:val="28"/>
          <w:lang w:val="en-GB"/>
        </w:rPr>
        <w:t>must</w:t>
      </w:r>
      <w:r w:rsidRPr="00B50293">
        <w:rPr>
          <w:rFonts w:ascii="Bell MT" w:hAnsi="Bell MT"/>
          <w:sz w:val="28"/>
          <w:szCs w:val="28"/>
          <w:lang w:val="en-GB"/>
        </w:rPr>
        <w:t xml:space="preserve"> provide functionalities to the user that allow </w:t>
      </w:r>
      <w:r w:rsidR="00E807C1">
        <w:rPr>
          <w:rFonts w:ascii="Bell MT" w:hAnsi="Bell MT"/>
          <w:sz w:val="28"/>
          <w:szCs w:val="28"/>
          <w:lang w:val="en-GB"/>
        </w:rPr>
        <w:t xml:space="preserve">him </w:t>
      </w:r>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29C669C0" w14:textId="3A5037E7"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Reservation manager</w:t>
      </w:r>
      <w:r w:rsidRPr="00B50293">
        <w:rPr>
          <w:rFonts w:ascii="Bell MT" w:hAnsi="Bell MT"/>
          <w:sz w:val="28"/>
          <w:szCs w:val="28"/>
          <w:lang w:val="en-GB"/>
        </w:rPr>
        <w:br/>
        <w:t xml:space="preserve">It provides the interfaces that allow booking of tickets and </w:t>
      </w:r>
      <w:r w:rsidR="0098587D">
        <w:rPr>
          <w:rFonts w:ascii="Bell MT" w:hAnsi="Bell MT"/>
          <w:sz w:val="28"/>
          <w:szCs w:val="28"/>
          <w:lang w:val="en-GB"/>
        </w:rPr>
        <w:t>visits</w:t>
      </w:r>
      <w:r w:rsidRPr="00B50293">
        <w:rPr>
          <w:rFonts w:ascii="Bell MT" w:hAnsi="Bell MT"/>
          <w:sz w:val="28"/>
          <w:szCs w:val="28"/>
          <w:lang w:val="en-GB"/>
        </w:rPr>
        <w:t xml:space="preserve">. It communicates with different components to </w:t>
      </w:r>
      <w:r w:rsidR="000230B9">
        <w:rPr>
          <w:rFonts w:ascii="Bell MT" w:hAnsi="Bell MT"/>
          <w:sz w:val="28"/>
          <w:szCs w:val="28"/>
          <w:lang w:val="en-GB"/>
        </w:rPr>
        <w:t xml:space="preserve">provide the functionalities required by tickets and visits requests i.e., </w:t>
      </w:r>
      <w:r w:rsidRPr="00B50293">
        <w:rPr>
          <w:rFonts w:ascii="Bell MT" w:hAnsi="Bell MT"/>
          <w:sz w:val="28"/>
          <w:szCs w:val="28"/>
          <w:lang w:val="en-GB"/>
        </w:rPr>
        <w:t>check</w:t>
      </w:r>
      <w:r w:rsidR="00B36592">
        <w:rPr>
          <w:rFonts w:ascii="Bell MT" w:hAnsi="Bell MT"/>
          <w:sz w:val="28"/>
          <w:szCs w:val="28"/>
          <w:lang w:val="en-GB"/>
        </w:rPr>
        <w:t xml:space="preserve"> </w:t>
      </w:r>
      <w:r w:rsidRPr="00B50293">
        <w:rPr>
          <w:rFonts w:ascii="Bell MT" w:hAnsi="Bell MT"/>
          <w:sz w:val="28"/>
          <w:szCs w:val="28"/>
          <w:lang w:val="en-GB"/>
        </w:rPr>
        <w:t xml:space="preserve">the relevant, </w:t>
      </w:r>
      <w:r w:rsidR="0098587D">
        <w:rPr>
          <w:rFonts w:ascii="Bell MT" w:hAnsi="Bell MT"/>
          <w:sz w:val="28"/>
          <w:szCs w:val="28"/>
          <w:lang w:val="en-GB"/>
        </w:rPr>
        <w:t>available</w:t>
      </w:r>
      <w:r w:rsidR="0098587D" w:rsidRPr="00B50293">
        <w:rPr>
          <w:rFonts w:ascii="Bell MT" w:hAnsi="Bell MT"/>
          <w:sz w:val="28"/>
          <w:szCs w:val="28"/>
          <w:lang w:val="en-GB"/>
        </w:rPr>
        <w:t xml:space="preserve"> </w:t>
      </w:r>
      <w:r w:rsidRPr="00B50293">
        <w:rPr>
          <w:rFonts w:ascii="Bell MT" w:hAnsi="Bell MT"/>
          <w:sz w:val="28"/>
          <w:szCs w:val="28"/>
          <w:lang w:val="en-GB"/>
        </w:rPr>
        <w:t xml:space="preserve">timeslots, </w:t>
      </w:r>
      <w:r w:rsidR="00B36592">
        <w:rPr>
          <w:rFonts w:ascii="Bell MT" w:hAnsi="Bell MT"/>
          <w:sz w:val="28"/>
          <w:szCs w:val="28"/>
          <w:lang w:val="en-GB"/>
        </w:rPr>
        <w:t xml:space="preserve">gets the info that will allow the presentation layer to build </w:t>
      </w:r>
      <w:r w:rsidRPr="00B50293">
        <w:rPr>
          <w:rFonts w:ascii="Bell MT" w:hAnsi="Bell MT"/>
          <w:sz w:val="28"/>
          <w:szCs w:val="28"/>
          <w:lang w:val="en-GB"/>
        </w:rPr>
        <w:t xml:space="preserve"> map of the available shops around the user’s current location</w:t>
      </w:r>
      <w:r w:rsidR="0098587D">
        <w:rPr>
          <w:rFonts w:ascii="Bell MT" w:hAnsi="Bell MT"/>
          <w:sz w:val="28"/>
          <w:szCs w:val="28"/>
          <w:lang w:val="en-GB"/>
        </w:rPr>
        <w:t xml:space="preserve">, </w:t>
      </w:r>
      <w:r w:rsidR="000230B9">
        <w:rPr>
          <w:rFonts w:ascii="Bell MT" w:hAnsi="Bell MT"/>
          <w:sz w:val="28"/>
          <w:szCs w:val="28"/>
          <w:lang w:val="en-GB"/>
        </w:rPr>
        <w:t>handle visits additional info…(See interface diagram for a more detailed list)</w:t>
      </w:r>
    </w:p>
    <w:p w14:paraId="65C98A4E" w14:textId="01C9AF02" w:rsidR="00B50293" w:rsidRPr="00B50293" w:rsidRDefault="00B50293" w:rsidP="00E95394">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Notification manager</w:t>
      </w:r>
      <w:r w:rsidRPr="00B50293">
        <w:rPr>
          <w:rFonts w:ascii="Bell MT" w:hAnsi="Bell MT"/>
          <w:sz w:val="28"/>
          <w:szCs w:val="28"/>
          <w:lang w:val="en-GB"/>
        </w:rPr>
        <w:br/>
        <w:t>This component has the job of</w:t>
      </w:r>
      <w:r w:rsidR="000230B9">
        <w:rPr>
          <w:rFonts w:ascii="Bell MT" w:hAnsi="Bell MT"/>
          <w:sz w:val="28"/>
          <w:szCs w:val="28"/>
          <w:lang w:val="en-GB"/>
        </w:rPr>
        <w:t xml:space="preserve"> handling notifications of two types:</w:t>
      </w:r>
      <w:r w:rsidRPr="00B50293">
        <w:rPr>
          <w:rFonts w:ascii="Bell MT" w:hAnsi="Bell MT"/>
          <w:sz w:val="28"/>
          <w:szCs w:val="28"/>
          <w:lang w:val="en-GB"/>
        </w:rPr>
        <w:t xml:space="preserve"> </w:t>
      </w:r>
      <w:r w:rsidR="000230B9">
        <w:rPr>
          <w:rFonts w:ascii="Bell MT" w:hAnsi="Bell MT"/>
          <w:sz w:val="28"/>
          <w:szCs w:val="28"/>
          <w:lang w:val="en-GB"/>
        </w:rPr>
        <w:br/>
        <w:t>-r</w:t>
      </w:r>
      <w:r w:rsidRPr="00B50293">
        <w:rPr>
          <w:rFonts w:ascii="Bell MT" w:hAnsi="Bell MT"/>
          <w:sz w:val="28"/>
          <w:szCs w:val="28"/>
          <w:lang w:val="en-GB"/>
        </w:rPr>
        <w:t xml:space="preserve">eminding users when it is time to leave their current location </w:t>
      </w:r>
      <w:r w:rsidR="000230B9">
        <w:rPr>
          <w:rFonts w:ascii="Bell MT" w:hAnsi="Bell MT"/>
          <w:sz w:val="28"/>
          <w:szCs w:val="28"/>
          <w:lang w:val="en-GB"/>
        </w:rPr>
        <w:t xml:space="preserve">so </w:t>
      </w:r>
      <w:r w:rsidRPr="00B50293">
        <w:rPr>
          <w:rFonts w:ascii="Bell MT" w:hAnsi="Bell MT"/>
          <w:sz w:val="28"/>
          <w:szCs w:val="28"/>
          <w:lang w:val="en-GB"/>
        </w:rPr>
        <w:t>to reach in time their destination</w:t>
      </w:r>
      <w:r w:rsidR="000230B9">
        <w:rPr>
          <w:rFonts w:ascii="Bell MT" w:hAnsi="Bell MT"/>
          <w:sz w:val="28"/>
          <w:szCs w:val="28"/>
          <w:lang w:val="en-GB"/>
        </w:rPr>
        <w:t>; to do this, the component interfaces with the maps provider, getting info on ETA.</w:t>
      </w:r>
      <w:r w:rsidRPr="00B50293">
        <w:rPr>
          <w:rFonts w:ascii="Bell MT" w:hAnsi="Bell MT"/>
          <w:sz w:val="28"/>
          <w:szCs w:val="28"/>
          <w:lang w:val="en-GB"/>
        </w:rPr>
        <w:t xml:space="preserve"> </w:t>
      </w:r>
      <w:r w:rsidR="000230B9">
        <w:rPr>
          <w:rFonts w:ascii="Bell MT" w:hAnsi="Bell MT"/>
          <w:sz w:val="28"/>
          <w:szCs w:val="28"/>
          <w:lang w:val="en-GB"/>
        </w:rPr>
        <w:br/>
        <w:t>-</w:t>
      </w:r>
      <w:r w:rsidRPr="00B50293">
        <w:rPr>
          <w:rFonts w:ascii="Bell MT" w:hAnsi="Bell MT"/>
          <w:sz w:val="28"/>
          <w:szCs w:val="28"/>
          <w:lang w:val="en-GB"/>
        </w:rPr>
        <w:t xml:space="preserve">provide </w:t>
      </w:r>
      <w:r w:rsidR="000230B9">
        <w:rPr>
          <w:rFonts w:ascii="Bell MT" w:hAnsi="Bell MT"/>
          <w:sz w:val="28"/>
          <w:szCs w:val="28"/>
          <w:lang w:val="en-GB"/>
        </w:rPr>
        <w:t>suggestions</w:t>
      </w:r>
      <w:r w:rsidRPr="00B50293">
        <w:rPr>
          <w:rFonts w:ascii="Bell MT" w:hAnsi="Bell MT"/>
          <w:sz w:val="28"/>
          <w:szCs w:val="28"/>
          <w:lang w:val="en-GB"/>
        </w:rPr>
        <w:t xml:space="preserve"> of </w:t>
      </w:r>
      <w:r w:rsidR="000230B9">
        <w:rPr>
          <w:rFonts w:ascii="Bell MT" w:hAnsi="Bell MT"/>
          <w:sz w:val="28"/>
          <w:szCs w:val="28"/>
          <w:lang w:val="en-GB"/>
        </w:rPr>
        <w:t xml:space="preserve">relevant </w:t>
      </w:r>
      <w:r w:rsidRPr="00B50293">
        <w:rPr>
          <w:rFonts w:ascii="Bell MT" w:hAnsi="Bell MT"/>
          <w:sz w:val="28"/>
          <w:szCs w:val="28"/>
          <w:lang w:val="en-GB"/>
        </w:rPr>
        <w:t xml:space="preserve">available stores </w:t>
      </w:r>
      <w:r w:rsidR="000230B9">
        <w:rPr>
          <w:rFonts w:ascii="Bell MT" w:hAnsi="Bell MT"/>
          <w:sz w:val="28"/>
          <w:szCs w:val="28"/>
          <w:lang w:val="en-GB"/>
        </w:rPr>
        <w:t xml:space="preserve">and timeslots </w:t>
      </w:r>
      <w:r w:rsidRPr="00B50293">
        <w:rPr>
          <w:rFonts w:ascii="Bell MT" w:hAnsi="Bell MT"/>
          <w:sz w:val="28"/>
          <w:szCs w:val="28"/>
          <w:lang w:val="en-GB"/>
        </w:rPr>
        <w:t>when the requested one is full</w:t>
      </w:r>
      <w:r w:rsidR="000230B9">
        <w:rPr>
          <w:rFonts w:ascii="Bell MT" w:hAnsi="Bell MT"/>
          <w:sz w:val="28"/>
          <w:szCs w:val="28"/>
          <w:lang w:val="en-GB"/>
        </w:rPr>
        <w:t xml:space="preserve"> or the user is inactive.</w:t>
      </w:r>
    </w:p>
    <w:p w14:paraId="4521326D" w14:textId="3AE528DE"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 xml:space="preserve">Instead, functionalities related to the store managers </w:t>
      </w:r>
      <w:r w:rsidR="000230B9">
        <w:rPr>
          <w:rFonts w:ascii="Bell MT" w:hAnsi="Bell MT"/>
          <w:sz w:val="28"/>
          <w:szCs w:val="28"/>
          <w:lang w:val="en-GB"/>
        </w:rPr>
        <w:t xml:space="preserve">are provided by </w:t>
      </w:r>
      <w:r w:rsidRPr="00B50293">
        <w:rPr>
          <w:rFonts w:ascii="Bell MT" w:hAnsi="Bell MT"/>
          <w:sz w:val="28"/>
          <w:szCs w:val="28"/>
          <w:lang w:val="en-GB"/>
        </w:rPr>
        <w:t>the following component:</w:t>
      </w:r>
    </w:p>
    <w:p w14:paraId="2598547E" w14:textId="77777777"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Market Manager</w:t>
      </w:r>
      <w:r w:rsidRPr="00B50293">
        <w:rPr>
          <w:rFonts w:ascii="Bell MT" w:hAnsi="Bell MT"/>
          <w:sz w:val="28"/>
          <w:szCs w:val="28"/>
          <w:lang w:val="en-GB"/>
        </w:rPr>
        <w:br/>
        <w:t>Issues, through its interfaces, the functionalities of controlling how many customers can enter in the store, how many people are inside of said store and the statistics regarding all entrances within a certain period.</w:t>
      </w:r>
    </w:p>
    <w:p w14:paraId="5FEE37E5" w14:textId="77777777" w:rsidR="00B50293" w:rsidRPr="00B50293" w:rsidRDefault="00B50293" w:rsidP="00B50293">
      <w:pPr>
        <w:ind w:left="720"/>
        <w:rPr>
          <w:rFonts w:ascii="Bell MT" w:hAnsi="Bell MT"/>
          <w:sz w:val="28"/>
          <w:szCs w:val="28"/>
          <w:lang w:val="en-GB"/>
        </w:rPr>
      </w:pPr>
      <w:r w:rsidRPr="00B50293">
        <w:rPr>
          <w:rFonts w:ascii="Bell MT" w:hAnsi="Bell MT"/>
          <w:sz w:val="28"/>
          <w:szCs w:val="28"/>
          <w:lang w:val="en-GB"/>
        </w:rPr>
        <w:t>The components which connect everything together and provide the logic of the dispensing of tickets are the following:</w:t>
      </w:r>
    </w:p>
    <w:p w14:paraId="50E32907" w14:textId="17BD5B9A"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Queue Manager</w:t>
      </w:r>
      <w:r w:rsidR="000230B9">
        <w:rPr>
          <w:rFonts w:ascii="Bell MT" w:hAnsi="Bell MT"/>
          <w:i/>
          <w:iCs/>
          <w:sz w:val="28"/>
          <w:szCs w:val="28"/>
          <w:lang w:val="en-GB"/>
        </w:rPr>
        <w:br/>
      </w:r>
      <w:r w:rsidR="000230B9" w:rsidRPr="00634813">
        <w:rPr>
          <w:rFonts w:ascii="Bell MT" w:hAnsi="Bell MT"/>
          <w:sz w:val="28"/>
          <w:szCs w:val="28"/>
          <w:lang w:val="en-GB"/>
        </w:rPr>
        <w:t>This is the most critical and important component of the system</w:t>
      </w:r>
      <w:r w:rsidR="000230B9">
        <w:rPr>
          <w:rFonts w:ascii="Bell MT" w:hAnsi="Bell MT"/>
          <w:sz w:val="28"/>
          <w:szCs w:val="28"/>
          <w:lang w:val="en-GB"/>
        </w:rPr>
        <w:t>, as it defines and handles timeslots and the queue. Through the timeslot manager subcomponent,</w:t>
      </w:r>
      <w:r w:rsidR="004D0DBB">
        <w:rPr>
          <w:rFonts w:ascii="Bell MT" w:hAnsi="Bell MT"/>
          <w:sz w:val="28"/>
          <w:szCs w:val="28"/>
          <w:lang w:val="en-GB"/>
        </w:rPr>
        <w:t xml:space="preserve"> timeslots are searched to see or update their availability on new tickets requests. It also generates </w:t>
      </w:r>
      <w:r w:rsidR="000230B9">
        <w:rPr>
          <w:rFonts w:ascii="Bell MT" w:hAnsi="Bell MT"/>
          <w:sz w:val="28"/>
          <w:szCs w:val="28"/>
          <w:lang w:val="en-GB"/>
        </w:rPr>
        <w:t xml:space="preserve">QRCodes </w:t>
      </w:r>
      <w:r w:rsidR="004D0DBB">
        <w:rPr>
          <w:rFonts w:ascii="Bell MT" w:hAnsi="Bell MT"/>
          <w:sz w:val="28"/>
          <w:szCs w:val="28"/>
          <w:lang w:val="en-GB"/>
        </w:rPr>
        <w:t xml:space="preserve">for new tickets and visits, assigning them to available timeslots, and checks </w:t>
      </w:r>
      <w:r w:rsidR="004D0DBB">
        <w:rPr>
          <w:rFonts w:ascii="Bell MT" w:hAnsi="Bell MT"/>
          <w:sz w:val="28"/>
          <w:szCs w:val="28"/>
          <w:lang w:val="en-GB"/>
        </w:rPr>
        <w:lastRenderedPageBreak/>
        <w:t>QRCodes on scan,</w:t>
      </w:r>
      <w:r w:rsidR="000230B9">
        <w:rPr>
          <w:rFonts w:ascii="Bell MT" w:hAnsi="Bell MT"/>
          <w:sz w:val="28"/>
          <w:szCs w:val="28"/>
          <w:lang w:val="en-GB"/>
        </w:rPr>
        <w:t xml:space="preserve"> </w:t>
      </w:r>
      <w:r w:rsidR="004D0DBB">
        <w:rPr>
          <w:rFonts w:ascii="Bell MT" w:hAnsi="Bell MT"/>
          <w:sz w:val="28"/>
          <w:szCs w:val="28"/>
          <w:lang w:val="en-GB"/>
        </w:rPr>
        <w:t>so to correctly update the state of the queue</w:t>
      </w:r>
      <w:r w:rsidR="000230B9">
        <w:rPr>
          <w:rFonts w:ascii="Bell MT" w:hAnsi="Bell MT"/>
          <w:sz w:val="28"/>
          <w:szCs w:val="28"/>
          <w:lang w:val="en-GB"/>
        </w:rPr>
        <w:t xml:space="preserve"> </w:t>
      </w:r>
      <w:r w:rsidR="004D0DBB">
        <w:rPr>
          <w:rFonts w:ascii="Bell MT" w:hAnsi="Bell MT"/>
          <w:sz w:val="28"/>
          <w:szCs w:val="28"/>
          <w:lang w:val="en-GB"/>
        </w:rPr>
        <w:t>in that timeslot.</w:t>
      </w:r>
      <w:r w:rsidRPr="000230B9">
        <w:rPr>
          <w:rFonts w:ascii="Bell MT" w:hAnsi="Bell MT"/>
          <w:sz w:val="28"/>
          <w:szCs w:val="28"/>
          <w:lang w:val="en-GB"/>
        </w:rPr>
        <w:br/>
      </w:r>
      <w:r w:rsidR="004D0DBB">
        <w:rPr>
          <w:rFonts w:ascii="Bell MT" w:hAnsi="Bell MT"/>
          <w:sz w:val="28"/>
          <w:szCs w:val="28"/>
          <w:lang w:val="en-GB"/>
        </w:rPr>
        <w:t>The other component</w:t>
      </w:r>
      <w:del w:id="17" w:author="Cristian Sbrolli" w:date="2020-12-31T12:02:00Z">
        <w:r w:rsidR="004D0DBB" w:rsidDel="00180E10">
          <w:rPr>
            <w:rFonts w:ascii="Bell MT" w:hAnsi="Bell MT"/>
            <w:sz w:val="28"/>
            <w:szCs w:val="28"/>
            <w:lang w:val="en-GB"/>
          </w:rPr>
          <w:delText>s</w:delText>
        </w:r>
      </w:del>
      <w:r w:rsidR="004D0DBB">
        <w:rPr>
          <w:rFonts w:ascii="Bell MT" w:hAnsi="Bell MT"/>
          <w:sz w:val="28"/>
          <w:szCs w:val="28"/>
          <w:lang w:val="en-GB"/>
        </w:rPr>
        <w:t xml:space="preserve">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w.r.t. to the previous one, that could optimize the duration of timeslots based on the average shopping duration.</w:t>
      </w:r>
    </w:p>
    <w:p w14:paraId="2CF99300" w14:textId="0A622847" w:rsid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Location Module</w:t>
      </w:r>
      <w:r w:rsidRPr="00B50293">
        <w:rPr>
          <w:rFonts w:ascii="Bell MT" w:hAnsi="Bell MT"/>
          <w:sz w:val="28"/>
          <w:szCs w:val="28"/>
          <w:lang w:val="en-GB"/>
        </w:rPr>
        <w:br/>
        <w:t xml:space="preserve">It provides interfaces that allow the search of the closest stores </w:t>
      </w:r>
      <w:r w:rsidR="00803B46">
        <w:rPr>
          <w:rFonts w:ascii="Bell MT" w:hAnsi="Bell MT"/>
          <w:sz w:val="28"/>
          <w:szCs w:val="28"/>
          <w:lang w:val="en-GB"/>
        </w:rPr>
        <w:t xml:space="preserve">in a range </w:t>
      </w:r>
      <w:r w:rsidRPr="00B50293">
        <w:rPr>
          <w:rFonts w:ascii="Bell MT" w:hAnsi="Bell MT"/>
          <w:sz w:val="28"/>
          <w:szCs w:val="28"/>
          <w:lang w:val="en-GB"/>
        </w:rPr>
        <w:t xml:space="preserve">around a </w:t>
      </w:r>
      <w:r w:rsidR="00803B46">
        <w:rPr>
          <w:rFonts w:ascii="Bell MT" w:hAnsi="Bell MT"/>
          <w:sz w:val="28"/>
          <w:szCs w:val="28"/>
          <w:lang w:val="en-GB"/>
        </w:rPr>
        <w:t xml:space="preserve">given </w:t>
      </w:r>
      <w:r w:rsidRPr="00B50293">
        <w:rPr>
          <w:rFonts w:ascii="Bell MT" w:hAnsi="Bell MT"/>
          <w:sz w:val="28"/>
          <w:szCs w:val="28"/>
          <w:lang w:val="en-GB"/>
        </w:rPr>
        <w:t>location</w:t>
      </w:r>
      <w:r w:rsidR="00803B46">
        <w:rPr>
          <w:rFonts w:ascii="Bell MT" w:hAnsi="Bell MT"/>
          <w:sz w:val="28"/>
          <w:szCs w:val="28"/>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p>
    <w:p w14:paraId="7C360DDC" w14:textId="6916AFBC" w:rsidR="00D174AE" w:rsidRPr="00634813" w:rsidRDefault="00D174AE" w:rsidP="00B50293">
      <w:pPr>
        <w:pStyle w:val="ListParagraph"/>
        <w:numPr>
          <w:ilvl w:val="0"/>
          <w:numId w:val="4"/>
        </w:numPr>
        <w:spacing w:line="257" w:lineRule="auto"/>
        <w:ind w:left="1321" w:hanging="357"/>
        <w:rPr>
          <w:rFonts w:ascii="Bell MT" w:hAnsi="Bell MT"/>
          <w:sz w:val="28"/>
          <w:szCs w:val="28"/>
          <w:lang w:val="en-GB"/>
        </w:rPr>
      </w:pPr>
      <w:r>
        <w:rPr>
          <w:rFonts w:ascii="Bell MT" w:hAnsi="Bell MT"/>
          <w:i/>
          <w:iCs/>
          <w:sz w:val="28"/>
          <w:szCs w:val="28"/>
          <w:lang w:val="en-GB"/>
        </w:rPr>
        <w:t>Data Service</w:t>
      </w:r>
      <w:r>
        <w:rPr>
          <w:rFonts w:ascii="Bell MT" w:hAnsi="Bell MT"/>
          <w:i/>
          <w:iCs/>
          <w:sz w:val="28"/>
          <w:szCs w:val="28"/>
          <w:lang w:val="en-GB"/>
        </w:rPr>
        <w:br/>
      </w:r>
      <w:r w:rsidRPr="00634813">
        <w:rPr>
          <w:rFonts w:ascii="Bell MT" w:hAnsi="Bell MT"/>
          <w:sz w:val="28"/>
          <w:szCs w:val="28"/>
          <w:lang w:val="en-GB"/>
        </w:rPr>
        <w:t>It provides access to the external interface of the database, doing queries and generally interacting with the database for every operation needed.</w:t>
      </w:r>
    </w:p>
    <w:p w14:paraId="09301EE4" w14:textId="161DD624" w:rsidR="00D174AE" w:rsidRDefault="00D174AE" w:rsidP="00D174AE">
      <w:pPr>
        <w:rPr>
          <w:rFonts w:ascii="Bell MT" w:hAnsi="Bell MT"/>
          <w:sz w:val="28"/>
          <w:szCs w:val="28"/>
          <w:lang w:val="en-GB"/>
        </w:rPr>
      </w:pPr>
    </w:p>
    <w:p w14:paraId="11ACD73B" w14:textId="2EC9B618" w:rsidR="00D174AE" w:rsidRDefault="00D174AE" w:rsidP="00D174AE">
      <w:pPr>
        <w:rPr>
          <w:rFonts w:ascii="Bell MT" w:hAnsi="Bell MT"/>
          <w:sz w:val="28"/>
          <w:szCs w:val="28"/>
          <w:lang w:val="en-GB"/>
        </w:rPr>
      </w:pPr>
    </w:p>
    <w:p w14:paraId="0B5B9163" w14:textId="52E52E33" w:rsidR="00D174AE" w:rsidRDefault="00D174AE" w:rsidP="00D174AE">
      <w:pPr>
        <w:rPr>
          <w:rFonts w:ascii="Bell MT" w:hAnsi="Bell MT"/>
          <w:sz w:val="28"/>
          <w:szCs w:val="28"/>
          <w:lang w:val="en-GB"/>
        </w:rPr>
      </w:pPr>
    </w:p>
    <w:p w14:paraId="056797EA" w14:textId="723B984A" w:rsidR="00D174AE" w:rsidRDefault="00D174AE" w:rsidP="00D174AE">
      <w:pPr>
        <w:rPr>
          <w:rFonts w:ascii="Bell MT" w:hAnsi="Bell MT"/>
          <w:sz w:val="28"/>
          <w:szCs w:val="28"/>
          <w:lang w:val="en-GB"/>
        </w:rPr>
      </w:pPr>
    </w:p>
    <w:p w14:paraId="734E3622" w14:textId="77777777" w:rsidR="00D174AE" w:rsidRPr="00634813" w:rsidRDefault="00D174AE" w:rsidP="00634813">
      <w:pPr>
        <w:rPr>
          <w:rFonts w:ascii="Bell MT" w:hAnsi="Bell MT"/>
          <w:sz w:val="28"/>
          <w:szCs w:val="28"/>
          <w:lang w:val="en-GB"/>
        </w:rPr>
      </w:pPr>
    </w:p>
    <w:p w14:paraId="4A5DFB5C" w14:textId="1280E419" w:rsidR="00D174AE" w:rsidRDefault="00D174AE" w:rsidP="00D174AE">
      <w:pPr>
        <w:rPr>
          <w:u w:val="single"/>
          <w:lang w:val="en-GB"/>
        </w:rPr>
      </w:pPr>
    </w:p>
    <w:p w14:paraId="75BB473B" w14:textId="77777777" w:rsidR="00D174AE" w:rsidRDefault="00D174AE" w:rsidP="00634813">
      <w:pPr>
        <w:rPr>
          <w:u w:val="single"/>
          <w:lang w:val="en-GB"/>
        </w:rPr>
      </w:pPr>
    </w:p>
    <w:p w14:paraId="6ED99DD6" w14:textId="77777777" w:rsidR="00B50293" w:rsidRPr="00634813" w:rsidRDefault="00B50293" w:rsidP="00634813">
      <w:pPr>
        <w:rPr>
          <w:rFonts w:ascii="Bell MT" w:hAnsi="Bell MT"/>
          <w:u w:val="single"/>
          <w:lang w:val="en-GB"/>
        </w:rPr>
      </w:pPr>
    </w:p>
    <w:p w14:paraId="292DE86D" w14:textId="72AFD719" w:rsidR="00C40F46" w:rsidRPr="00634813" w:rsidRDefault="006625AC" w:rsidP="004B1CFC">
      <w:pPr>
        <w:pStyle w:val="ListParagraph"/>
        <w:numPr>
          <w:ilvl w:val="1"/>
          <w:numId w:val="1"/>
        </w:numPr>
        <w:rPr>
          <w:rFonts w:ascii="Bell MT" w:hAnsi="Bell MT"/>
          <w:sz w:val="32"/>
          <w:szCs w:val="32"/>
          <w:lang w:val="en-GB"/>
        </w:rPr>
      </w:pPr>
      <w:r w:rsidRPr="00634813">
        <w:rPr>
          <w:rFonts w:ascii="Bell MT" w:hAnsi="Bell MT"/>
          <w:i/>
          <w:iCs/>
          <w:sz w:val="32"/>
          <w:szCs w:val="32"/>
          <w:lang w:val="en-GB"/>
        </w:rPr>
        <w:t xml:space="preserve">Deployment </w:t>
      </w:r>
      <w:r w:rsidR="002B504C" w:rsidRPr="00634813">
        <w:rPr>
          <w:rFonts w:ascii="Bell MT" w:hAnsi="Bell MT"/>
          <w:i/>
          <w:iCs/>
          <w:sz w:val="32"/>
          <w:szCs w:val="32"/>
          <w:lang w:val="en-GB"/>
        </w:rPr>
        <w:t>v</w:t>
      </w:r>
      <w:r w:rsidRPr="00634813">
        <w:rPr>
          <w:rFonts w:ascii="Bell MT" w:hAnsi="Bell MT"/>
          <w:i/>
          <w:iCs/>
          <w:sz w:val="32"/>
          <w:szCs w:val="32"/>
          <w:lang w:val="en-GB"/>
        </w:rPr>
        <w:t>iew</w:t>
      </w:r>
      <w:r w:rsidRPr="00634813">
        <w:rPr>
          <w:rFonts w:ascii="Bell MT" w:hAnsi="Bell MT"/>
          <w:sz w:val="32"/>
          <w:szCs w:val="32"/>
          <w:lang w:val="en-GB"/>
        </w:rPr>
        <w:t xml:space="preserve"> </w:t>
      </w:r>
      <w:r w:rsidR="00C40F46" w:rsidRPr="00C40F46">
        <w:rPr>
          <w:rFonts w:ascii="Bell MT" w:hAnsi="Bell MT"/>
          <w:sz w:val="32"/>
          <w:szCs w:val="32"/>
          <w:lang w:val="en-GB"/>
        </w:rPr>
        <w:br/>
      </w:r>
      <w:r w:rsidR="00097BE3" w:rsidRPr="00C40F46">
        <w:rPr>
          <w:rFonts w:ascii="Bell MT" w:hAnsi="Bell MT"/>
          <w:sz w:val="32"/>
          <w:szCs w:val="32"/>
          <w:lang w:val="en-GB"/>
        </w:rPr>
        <w:br/>
      </w:r>
      <w:r w:rsidR="00C40F46">
        <w:rPr>
          <w:rFonts w:ascii="Bell MT" w:hAnsi="Bell MT"/>
          <w:noProof/>
          <w:sz w:val="32"/>
          <w:szCs w:val="32"/>
          <w:lang w:val="en-GB"/>
        </w:rPr>
        <w:lastRenderedPageBreak/>
        <w:drawing>
          <wp:inline distT="0" distB="0" distL="0" distR="0" wp14:anchorId="2C406564" wp14:editId="03FD2FB7">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r w:rsidR="00097BE3" w:rsidRPr="00C40F46">
        <w:rPr>
          <w:rFonts w:ascii="Bell MT" w:hAnsi="Bell MT"/>
          <w:sz w:val="32"/>
          <w:szCs w:val="32"/>
          <w:lang w:val="en-GB"/>
        </w:rPr>
        <w:br/>
      </w:r>
      <w:r w:rsidR="00C40F46" w:rsidRPr="00C40F46">
        <w:rPr>
          <w:rFonts w:ascii="Bell MT" w:hAnsi="Bell MT"/>
          <w:sz w:val="28"/>
          <w:szCs w:val="28"/>
          <w:lang w:val="en-GB"/>
        </w:rPr>
        <w:t>Some important aspects to highlight are the following:</w:t>
      </w:r>
    </w:p>
    <w:p w14:paraId="7DD932BA" w14:textId="13C36A33" w:rsidR="006474EC" w:rsidRPr="00634813" w:rsidRDefault="006474EC">
      <w:pPr>
        <w:pStyle w:val="ListParagraph"/>
        <w:numPr>
          <w:ilvl w:val="0"/>
          <w:numId w:val="9"/>
        </w:numPr>
        <w:rPr>
          <w:rFonts w:ascii="Bell MT" w:hAnsi="Bell MT"/>
          <w:sz w:val="28"/>
          <w:szCs w:val="28"/>
          <w:lang w:val="en-GB"/>
        </w:rPr>
      </w:pPr>
      <w:r>
        <w:rPr>
          <w:rFonts w:ascii="Bell MT" w:hAnsi="Bell MT"/>
          <w:sz w:val="28"/>
          <w:szCs w:val="28"/>
          <w:lang w:val="en-GB"/>
        </w:rPr>
        <w:t xml:space="preserve">With Portable </w:t>
      </w:r>
      <w:proofErr w:type="spellStart"/>
      <w:r>
        <w:rPr>
          <w:rFonts w:ascii="Bell MT" w:hAnsi="Bell MT"/>
          <w:sz w:val="28"/>
          <w:szCs w:val="28"/>
          <w:lang w:val="en-GB"/>
        </w:rPr>
        <w:t>SmartDevice</w:t>
      </w:r>
      <w:proofErr w:type="spellEnd"/>
      <w:r>
        <w:rPr>
          <w:rFonts w:ascii="Bell MT" w:hAnsi="Bell MT"/>
          <w:sz w:val="28"/>
          <w:szCs w:val="28"/>
          <w:lang w:val="en-GB"/>
        </w:rPr>
        <w:t xml:space="preserve"> we mean any mobile device such as tablets and smartphones. With OS we intend either IOS or Android. </w:t>
      </w:r>
      <w:r>
        <w:rPr>
          <w:rFonts w:ascii="Bell MT" w:hAnsi="Bell MT"/>
          <w:sz w:val="28"/>
          <w:szCs w:val="28"/>
          <w:lang w:val="en-GB"/>
        </w:rPr>
        <w:br/>
        <w:t>In computer, any OS and Web browser can communicate with the web server as long as the HTTP protocol is being used.</w:t>
      </w:r>
    </w:p>
    <w:p w14:paraId="02E36AAF" w14:textId="6670CE4B" w:rsidR="00C40F46" w:rsidRDefault="00C40F46" w:rsidP="00C40F46">
      <w:pPr>
        <w:pStyle w:val="ListParagraph"/>
        <w:numPr>
          <w:ilvl w:val="0"/>
          <w:numId w:val="9"/>
        </w:numPr>
        <w:rPr>
          <w:rFonts w:ascii="Bell MT" w:hAnsi="Bell MT"/>
          <w:sz w:val="28"/>
          <w:szCs w:val="28"/>
          <w:lang w:val="en-GB"/>
        </w:rPr>
      </w:pPr>
      <w:r>
        <w:rPr>
          <w:rFonts w:ascii="Bell MT" w:hAnsi="Bell MT"/>
          <w:sz w:val="28"/>
          <w:szCs w:val="28"/>
          <w:lang w:val="en-GB"/>
        </w:rPr>
        <w:t>The CLup mobile app will store information in the client side such as upcoming tickets data, for faster data retrieval and user information for identification. It furthermore uses a specific communication protocol that</w:t>
      </w:r>
      <w:r w:rsidR="004625F0">
        <w:rPr>
          <w:rFonts w:ascii="Bell MT" w:hAnsi="Bell MT"/>
          <w:sz w:val="28"/>
          <w:szCs w:val="28"/>
          <w:lang w:val="en-GB"/>
        </w:rPr>
        <w:t xml:space="preserve"> the programmers might see fit.</w:t>
      </w:r>
    </w:p>
    <w:p w14:paraId="7FAE7393" w14:textId="6BF9BA66" w:rsidR="004625F0" w:rsidRPr="004625F0" w:rsidRDefault="006474EC" w:rsidP="00C40F46">
      <w:pPr>
        <w:pStyle w:val="ListParagraph"/>
        <w:numPr>
          <w:ilvl w:val="0"/>
          <w:numId w:val="9"/>
        </w:numPr>
        <w:rPr>
          <w:rFonts w:ascii="Bell MT" w:hAnsi="Bell MT"/>
          <w:sz w:val="28"/>
          <w:szCs w:val="28"/>
          <w:lang w:val="en-GB"/>
        </w:rPr>
      </w:pPr>
      <w:r>
        <w:rPr>
          <w:rFonts w:ascii="Bell MT" w:hAnsi="Bell MT"/>
          <w:sz w:val="28"/>
          <w:szCs w:val="28"/>
          <w:lang w:val="en-GB"/>
        </w:rPr>
        <w:t>The installation of the CLup mobile app is done through the mobile phone’s application store and is not been shown in the deployment view.</w:t>
      </w:r>
    </w:p>
    <w:p w14:paraId="15499302" w14:textId="400F2EDA" w:rsidR="004625F0" w:rsidRDefault="004625F0" w:rsidP="00C40F46">
      <w:pPr>
        <w:pStyle w:val="ListParagraph"/>
        <w:numPr>
          <w:ilvl w:val="0"/>
          <w:numId w:val="9"/>
        </w:numPr>
        <w:rPr>
          <w:rFonts w:ascii="Bell MT" w:hAnsi="Bell MT"/>
          <w:sz w:val="28"/>
          <w:szCs w:val="28"/>
          <w:lang w:val="en-GB"/>
        </w:rPr>
      </w:pPr>
      <w:r w:rsidRPr="00634813">
        <w:rPr>
          <w:rFonts w:ascii="Bell MT" w:hAnsi="Bell MT"/>
          <w:sz w:val="28"/>
          <w:szCs w:val="28"/>
          <w:lang w:val="en-GB"/>
        </w:rPr>
        <w:t>The application server</w:t>
      </w:r>
      <w:r>
        <w:rPr>
          <w:rFonts w:ascii="Bell MT" w:hAnsi="Bell MT"/>
          <w:sz w:val="28"/>
          <w:szCs w:val="28"/>
          <w:lang w:val="en-GB"/>
        </w:rPr>
        <w:t xml:space="preserve"> is connected to the database through an internal LAN with no firewalls, for increased connection speed.</w:t>
      </w:r>
    </w:p>
    <w:p w14:paraId="21852814" w14:textId="2B213AB9" w:rsidR="00FC57A9" w:rsidRDefault="00FC57A9">
      <w:pPr>
        <w:pStyle w:val="ListParagraph"/>
        <w:numPr>
          <w:ilvl w:val="0"/>
          <w:numId w:val="9"/>
        </w:numPr>
        <w:rPr>
          <w:rFonts w:ascii="Bell MT" w:hAnsi="Bell MT"/>
          <w:sz w:val="28"/>
          <w:szCs w:val="28"/>
          <w:lang w:val="en-GB"/>
        </w:rPr>
      </w:pPr>
      <w:r>
        <w:rPr>
          <w:rFonts w:ascii="Bell MT" w:hAnsi="Bell MT"/>
          <w:sz w:val="28"/>
          <w:szCs w:val="28"/>
          <w:lang w:val="en-GB"/>
        </w:rPr>
        <w:t xml:space="preserve">Turnstiles and cash registers need to forward information regarding QR codes through the internet. </w:t>
      </w:r>
    </w:p>
    <w:p w14:paraId="34D69A08" w14:textId="5D348FB6" w:rsidR="00634813" w:rsidRDefault="00634813" w:rsidP="00634813">
      <w:pPr>
        <w:rPr>
          <w:rFonts w:ascii="Bell MT" w:hAnsi="Bell MT"/>
          <w:sz w:val="28"/>
          <w:szCs w:val="28"/>
          <w:lang w:val="en-GB"/>
        </w:rPr>
      </w:pPr>
    </w:p>
    <w:p w14:paraId="447A1FB2" w14:textId="77777777" w:rsidR="00634813" w:rsidRPr="00634813" w:rsidRDefault="00634813" w:rsidP="00634813">
      <w:pPr>
        <w:rPr>
          <w:rFonts w:ascii="Bell MT" w:hAnsi="Bell MT"/>
          <w:sz w:val="28"/>
          <w:szCs w:val="28"/>
          <w:lang w:val="en-GB"/>
        </w:rPr>
      </w:pPr>
    </w:p>
    <w:p w14:paraId="6FAB1E42"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Runtime view</w:t>
      </w:r>
      <w:r w:rsidRPr="00634813">
        <w:rPr>
          <w:rFonts w:ascii="Bell MT" w:hAnsi="Bell MT"/>
          <w:sz w:val="32"/>
          <w:szCs w:val="32"/>
          <w:lang w:val="en-GB"/>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634813" w:rsidRDefault="006625AC" w:rsidP="006625AC">
      <w:pPr>
        <w:pStyle w:val="ListParagraph"/>
        <w:numPr>
          <w:ilvl w:val="1"/>
          <w:numId w:val="1"/>
        </w:numPr>
        <w:rPr>
          <w:rFonts w:ascii="Bell MT" w:hAnsi="Bell MT"/>
          <w:i/>
          <w:iCs/>
          <w:sz w:val="32"/>
          <w:szCs w:val="32"/>
          <w:lang w:val="en-GB"/>
        </w:rPr>
      </w:pPr>
      <w:r w:rsidRPr="00634813">
        <w:rPr>
          <w:rFonts w:ascii="Bell MT" w:hAnsi="Bell MT"/>
          <w:i/>
          <w:iCs/>
          <w:sz w:val="32"/>
          <w:szCs w:val="32"/>
          <w:lang w:val="en-GB"/>
        </w:rPr>
        <w:t xml:space="preserve">Component interfaces </w:t>
      </w:r>
    </w:p>
    <w:p w14:paraId="398F9CFC" w14:textId="77777777" w:rsidR="006625AC" w:rsidRPr="00E728A1" w:rsidRDefault="006625AC" w:rsidP="006625AC">
      <w:pPr>
        <w:pStyle w:val="ListParagraph"/>
        <w:numPr>
          <w:ilvl w:val="1"/>
          <w:numId w:val="1"/>
        </w:numPr>
        <w:rPr>
          <w:rFonts w:ascii="Bell MT" w:hAnsi="Bell MT"/>
          <w:lang w:val="en-GB"/>
        </w:rPr>
      </w:pPr>
      <w:r w:rsidRPr="00634813">
        <w:rPr>
          <w:rFonts w:ascii="Bell MT" w:hAnsi="Bell MT"/>
          <w:i/>
          <w:iCs/>
          <w:sz w:val="32"/>
          <w:szCs w:val="32"/>
          <w:lang w:val="en-GB"/>
        </w:rPr>
        <w:lastRenderedPageBreak/>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88C4F03" w:rsidR="006625AC" w:rsidRDefault="006625AC" w:rsidP="006625AC">
      <w:pPr>
        <w:pStyle w:val="ListParagraph"/>
        <w:numPr>
          <w:ilvl w:val="0"/>
          <w:numId w:val="1"/>
        </w:numPr>
        <w:rPr>
          <w:rFonts w:ascii="Bell MT" w:hAnsi="Bell MT"/>
          <w:lang w:val="en-GB"/>
        </w:rPr>
      </w:pPr>
      <w:r w:rsidRPr="00634813">
        <w:rPr>
          <w:rFonts w:ascii="Bell MT" w:hAnsi="Bell MT"/>
          <w:i/>
          <w:iCs/>
          <w:sz w:val="32"/>
          <w:szCs w:val="32"/>
          <w:lang w:val="en-GB"/>
        </w:rPr>
        <w:lastRenderedPageBreak/>
        <w:t>USER INTERFACE DESIGN</w:t>
      </w:r>
      <w:r w:rsidRPr="00E728A1">
        <w:rPr>
          <w:rFonts w:ascii="Bell MT" w:hAnsi="Bell MT"/>
          <w:lang w:val="en-GB"/>
        </w:rPr>
        <w:t xml:space="preserve">: </w:t>
      </w:r>
    </w:p>
    <w:p w14:paraId="36711487" w14:textId="4D58E0E0" w:rsidR="00BE1B5D" w:rsidRDefault="00BE1B5D" w:rsidP="00634813">
      <w:pPr>
        <w:ind w:left="360"/>
        <w:jc w:val="both"/>
        <w:rPr>
          <w:rFonts w:ascii="Bell MT" w:hAnsi="Bell MT"/>
          <w:lang w:val="en-GB"/>
        </w:rPr>
      </w:pPr>
      <w:r>
        <w:rPr>
          <w:rFonts w:ascii="Bell MT" w:hAnsi="Bell MT"/>
          <w:lang w:val="en-GB"/>
        </w:rPr>
        <w:t>Here we include some draft mockups about how the mobile applications and the web application should look like. As they are drafts, these are not to be intended as strictly constraining designs: backgrounds, styles, text formatting and page structure are simplified and rough, as we want just to give an idea of the general schema of the pages.</w:t>
      </w:r>
      <w:r w:rsidR="005E5B74">
        <w:rPr>
          <w:rFonts w:ascii="Bell MT" w:hAnsi="Bell MT"/>
          <w:lang w:val="en-GB"/>
        </w:rPr>
        <w:t xml:space="preserve"> </w:t>
      </w:r>
    </w:p>
    <w:p w14:paraId="2BC2C8FC" w14:textId="232C5D45" w:rsidR="00634813" w:rsidRPr="00634813" w:rsidRDefault="00634813" w:rsidP="00634813">
      <w:pPr>
        <w:pStyle w:val="ListParagraph"/>
        <w:numPr>
          <w:ilvl w:val="1"/>
          <w:numId w:val="23"/>
        </w:numPr>
        <w:spacing w:after="200" w:line="240" w:lineRule="auto"/>
        <w:jc w:val="both"/>
        <w:rPr>
          <w:rFonts w:ascii="Bell MT" w:hAnsi="Bell MT"/>
          <w:i/>
          <w:iCs/>
          <w:sz w:val="32"/>
          <w:szCs w:val="32"/>
          <w:lang w:val="en-US"/>
        </w:rPr>
      </w:pPr>
      <w:r w:rsidRPr="00634813">
        <w:rPr>
          <w:rFonts w:ascii="Bell MT" w:hAnsi="Bell MT"/>
          <w:i/>
          <w:iCs/>
          <w:sz w:val="28"/>
          <w:szCs w:val="28"/>
          <w:lang w:val="en-GB"/>
        </w:rPr>
        <w:t>Mobile App Mockups</w:t>
      </w:r>
    </w:p>
    <w:p w14:paraId="647F6BE1" w14:textId="46A29F10" w:rsidR="00BE1B5D" w:rsidRDefault="00BE1B5D" w:rsidP="00634813">
      <w:pPr>
        <w:pStyle w:val="ListParagraph"/>
        <w:spacing w:after="200" w:line="240" w:lineRule="auto"/>
        <w:jc w:val="both"/>
        <w:rPr>
          <w:rStyle w:val="SubtleEmphasis"/>
          <w:rFonts w:ascii="Bell MT" w:hAnsi="Bell MT"/>
          <w:sz w:val="24"/>
          <w:szCs w:val="24"/>
          <w:lang w:val="en-US"/>
        </w:rPr>
      </w:pPr>
      <w:r w:rsidRPr="00634813">
        <w:rPr>
          <w:rFonts w:ascii="Bell MT" w:hAnsi="Bell MT"/>
          <w:lang w:val="en-GB"/>
        </w:rPr>
        <w:br/>
      </w:r>
      <w:r>
        <w:rPr>
          <w:noProof/>
        </w:rPr>
        <mc:AlternateContent>
          <mc:Choice Requires="wps">
            <w:drawing>
              <wp:anchor distT="0" distB="0" distL="114300" distR="114300" simplePos="0" relativeHeight="251664384" behindDoc="0" locked="0" layoutInCell="1" allowOverlap="1" wp14:anchorId="3A5C729C" wp14:editId="32423E3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7643A2AD" wp14:editId="3258BA5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1312" behindDoc="0" locked="0" layoutInCell="1" allowOverlap="1" wp14:anchorId="65B65F3F" wp14:editId="10F15B9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4267802" wp14:editId="27C2DC02">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SubtleEmphasis"/>
          <w:rFonts w:ascii="Bell MT" w:hAnsi="Bell MT"/>
          <w:i w:val="0"/>
          <w:iCs w:val="0"/>
          <w:sz w:val="24"/>
          <w:szCs w:val="24"/>
          <w:lang w:val="en-US"/>
        </w:rPr>
        <w:t>As already mentioned in RASD, the mobile app must have simple and intuitive interfaces, as to be easily usable by users that may not be practical with technology (as may be elderly people).</w:t>
      </w:r>
    </w:p>
    <w:p w14:paraId="6D877C4F" w14:textId="3B251D3E" w:rsidR="00BE1B5D" w:rsidRPr="00634813" w:rsidRDefault="00BE1B5D" w:rsidP="00BE1B5D">
      <w:pPr>
        <w:spacing w:line="240" w:lineRule="auto"/>
        <w:ind w:left="720"/>
        <w:rPr>
          <w:rStyle w:val="SubtleEmphasis"/>
          <w:rFonts w:ascii="Bell MT" w:hAnsi="Bell MT"/>
          <w:i w:val="0"/>
          <w:iCs w:val="0"/>
          <w:sz w:val="24"/>
          <w:szCs w:val="24"/>
          <w:lang w:val="en-US"/>
        </w:rPr>
      </w:pPr>
      <w:r w:rsidRPr="00634813">
        <w:rPr>
          <w:rStyle w:val="SubtleEmphasis"/>
          <w:rFonts w:ascii="Bell MT" w:hAnsi="Bell MT"/>
          <w:i w:val="0"/>
          <w:iCs w:val="0"/>
          <w:sz w:val="24"/>
          <w:szCs w:val="24"/>
          <w:lang w:val="en-US"/>
        </w:rPr>
        <w:t xml:space="preserve">The app will allow user to define first either the shop or the date and time, in the case </w:t>
      </w:r>
      <w:r w:rsidR="00901A5E" w:rsidRPr="00634813">
        <w:rPr>
          <w:rStyle w:val="SubtleEmphasis"/>
          <w:rFonts w:ascii="Bell MT" w:hAnsi="Bell MT"/>
          <w:i w:val="0"/>
          <w:iCs w:val="0"/>
          <w:sz w:val="24"/>
          <w:szCs w:val="24"/>
          <w:lang w:val="en-US"/>
        </w:rPr>
        <w:t>of “</w:t>
      </w:r>
      <w:r w:rsidRPr="00634813">
        <w:rPr>
          <w:rStyle w:val="SubtleEmphasis"/>
          <w:rFonts w:ascii="Bell MT" w:hAnsi="Bell MT"/>
          <w:i w:val="0"/>
          <w:iCs w:val="0"/>
          <w:sz w:val="24"/>
          <w:szCs w:val="24"/>
          <w:lang w:val="en-US"/>
        </w:rPr>
        <w:t>Book a visit”, it is not shown in this demo because it is similar and irrelevant.</w:t>
      </w:r>
    </w:p>
    <w:p w14:paraId="01B8DA97" w14:textId="77777777" w:rsidR="00BE1B5D" w:rsidRPr="00634813" w:rsidRDefault="00BE1B5D" w:rsidP="00BE1B5D">
      <w:pPr>
        <w:spacing w:line="240" w:lineRule="auto"/>
        <w:ind w:left="720"/>
        <w:rPr>
          <w:rStyle w:val="SubtleEmphasis"/>
          <w:rFonts w:ascii="Bell MT" w:hAnsi="Bell MT"/>
          <w:sz w:val="24"/>
          <w:szCs w:val="24"/>
          <w:lang w:val="en-US"/>
        </w:rPr>
      </w:pPr>
      <w:r w:rsidRPr="00634813">
        <w:rPr>
          <w:rStyle w:val="SubtleEmphasis"/>
          <w:rFonts w:ascii="Bell MT" w:hAnsi="Bell MT"/>
          <w:sz w:val="24"/>
          <w:szCs w:val="24"/>
          <w:lang w:val="en-US"/>
        </w:rPr>
        <w:t>*Mockups are taken from an interactive graphic demo with graphic-driving purposes only, linked in the “reference documents” paragraph.</w:t>
      </w:r>
    </w:p>
    <w:p w14:paraId="2BA677F2" w14:textId="77777777" w:rsidR="00BE1B5D" w:rsidRPr="00634813" w:rsidRDefault="00BE1B5D" w:rsidP="00BE1B5D">
      <w:pPr>
        <w:spacing w:line="240" w:lineRule="auto"/>
        <w:ind w:left="720"/>
        <w:jc w:val="both"/>
        <w:rPr>
          <w:rStyle w:val="SubtleEmphasis"/>
          <w:rFonts w:ascii="Bell MT" w:hAnsi="Bell MT"/>
          <w:i w:val="0"/>
          <w:iCs w:val="0"/>
          <w:sz w:val="24"/>
          <w:szCs w:val="24"/>
          <w:lang w:val="en-US"/>
        </w:rPr>
      </w:pPr>
      <w:r>
        <w:rPr>
          <w:noProof/>
        </w:rPr>
        <w:lastRenderedPageBreak/>
        <mc:AlternateContent>
          <mc:Choice Requires="wps">
            <w:drawing>
              <wp:anchor distT="0" distB="0" distL="114300" distR="114300" simplePos="0" relativeHeight="251670528" behindDoc="0" locked="0" layoutInCell="1" allowOverlap="1" wp14:anchorId="3270BCD3" wp14:editId="2448391B">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9504" behindDoc="0" locked="0" layoutInCell="1" allowOverlap="1" wp14:anchorId="2BA0BBE1" wp14:editId="01C380E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49C0206" wp14:editId="4433D077">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Caption"/>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BE1B5D" w:rsidRPr="00B70500" w:rsidRDefault="00BE1B5D" w:rsidP="00BE1B5D">
                      <w:pPr>
                        <w:pStyle w:val="Caption"/>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7456" behindDoc="0" locked="0" layoutInCell="1" allowOverlap="1" wp14:anchorId="144D1A70" wp14:editId="12D13CD4">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9E818D" wp14:editId="00174219">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BE1B5D" w:rsidRPr="00CE15D9" w:rsidRDefault="00BE1B5D" w:rsidP="00BE1B5D">
                      <w:pPr>
                        <w:pStyle w:val="Caption"/>
                        <w:jc w:val="center"/>
                        <w:rPr>
                          <w:noProof/>
                        </w:rPr>
                      </w:pPr>
                      <w:r>
                        <w:t>Ticket Confirmation</w:t>
                      </w:r>
                    </w:p>
                  </w:txbxContent>
                </v:textbox>
                <w10:wrap type="topAndBottom"/>
              </v:shape>
            </w:pict>
          </mc:Fallback>
        </mc:AlternateContent>
      </w:r>
      <w:r>
        <w:rPr>
          <w:noProof/>
        </w:rPr>
        <w:drawing>
          <wp:anchor distT="0" distB="0" distL="114300" distR="114300" simplePos="0" relativeHeight="251660288" behindDoc="0" locked="0" layoutInCell="1" allowOverlap="1" wp14:anchorId="26F5ED90" wp14:editId="174F6B96">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A639297" wp14:editId="5CDF1D4D">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C9E48BA" wp14:editId="7674093A">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634813">
        <w:rPr>
          <w:rStyle w:val="SubtleEmphasis"/>
          <w:rFonts w:ascii="Bell MT" w:hAnsi="Bell MT"/>
          <w:sz w:val="24"/>
          <w:szCs w:val="24"/>
          <w:lang w:val="en-US"/>
        </w:rPr>
        <w:t>In the case of “book a visit”, after the shop selection, the app will allow registered users to select their shopping list:</w:t>
      </w:r>
    </w:p>
    <w:p w14:paraId="20904680" w14:textId="2C545563" w:rsidR="00BE1B5D" w:rsidRPr="00634813" w:rsidRDefault="00BE1B5D" w:rsidP="00634813">
      <w:pPr>
        <w:ind w:left="720"/>
        <w:rPr>
          <w:rFonts w:ascii="Bell MT" w:hAnsi="Bell MT"/>
          <w:lang w:val="en-GB"/>
        </w:rPr>
      </w:pPr>
    </w:p>
    <w:p w14:paraId="036CF312" w14:textId="1FDDEDDD" w:rsidR="006625AC" w:rsidRDefault="006625AC">
      <w:pPr>
        <w:rPr>
          <w:rFonts w:ascii="Bell MT" w:hAnsi="Bell MT"/>
          <w:lang w:val="en-GB"/>
        </w:rPr>
      </w:pPr>
      <w:r w:rsidRPr="00E728A1">
        <w:rPr>
          <w:rFonts w:ascii="Bell MT" w:hAnsi="Bell MT"/>
          <w:lang w:val="en-GB"/>
        </w:rPr>
        <w:br w:type="page"/>
      </w:r>
    </w:p>
    <w:p w14:paraId="1FFAF913" w14:textId="512B1042" w:rsidR="00901A5E" w:rsidRPr="00634813" w:rsidRDefault="00901A5E" w:rsidP="00634813">
      <w:pPr>
        <w:pStyle w:val="ListParagraph"/>
        <w:numPr>
          <w:ilvl w:val="1"/>
          <w:numId w:val="23"/>
        </w:numPr>
        <w:rPr>
          <w:rFonts w:ascii="Bell MT" w:hAnsi="Bell MT"/>
          <w:i/>
          <w:iCs/>
          <w:lang w:val="en-GB"/>
        </w:rPr>
      </w:pPr>
      <w:r w:rsidRPr="00634813">
        <w:rPr>
          <w:rFonts w:ascii="Bell MT" w:hAnsi="Bell MT"/>
          <w:i/>
          <w:iCs/>
          <w:sz w:val="28"/>
          <w:szCs w:val="28"/>
          <w:lang w:val="en-GB"/>
        </w:rPr>
        <w:lastRenderedPageBreak/>
        <w:t>Shop Manager Web App mockups</w:t>
      </w:r>
      <w:r w:rsidRPr="00634813">
        <w:rPr>
          <w:rFonts w:ascii="Bell MT" w:hAnsi="Bell MT"/>
          <w:i/>
          <w:iCs/>
          <w:lang w:val="en-GB"/>
        </w:rPr>
        <w:br/>
      </w:r>
    </w:p>
    <w:p w14:paraId="1013B143" w14:textId="435A4B90" w:rsidR="00C53461" w:rsidRDefault="00C53461" w:rsidP="00634813">
      <w:pPr>
        <w:pStyle w:val="ListParagraph"/>
        <w:jc w:val="both"/>
        <w:rPr>
          <w:rFonts w:ascii="Bell MT" w:hAnsi="Bell MT"/>
          <w:lang w:val="en-GB"/>
        </w:rPr>
      </w:pPr>
      <w:r>
        <w:rPr>
          <w:rFonts w:ascii="Bell MT" w:hAnsi="Bell MT"/>
          <w:lang w:val="en-GB"/>
        </w:rPr>
        <w:t>The web app for managers will allow only to login with an authorized account. For security purposes, such account cannot be registered directly through the Web App, but it has to be set up by C</w:t>
      </w:r>
      <w:r w:rsidR="005E5B74">
        <w:rPr>
          <w:rFonts w:ascii="Bell MT" w:hAnsi="Bell MT"/>
          <w:lang w:val="en-GB"/>
        </w:rPr>
        <w:t>L</w:t>
      </w:r>
      <w:r>
        <w:rPr>
          <w:rFonts w:ascii="Bell MT" w:hAnsi="Bell MT"/>
          <w:lang w:val="en-GB"/>
        </w:rPr>
        <w:t>up System</w:t>
      </w:r>
      <w:ins w:id="18" w:author="Giorgio Romeo" w:date="2020-12-31T10:02:00Z">
        <w:r w:rsidR="00FF55BD">
          <w:rPr>
            <w:rFonts w:ascii="Bell MT" w:hAnsi="Bell MT"/>
            <w:lang w:val="en-GB"/>
          </w:rPr>
          <w:tab/>
        </w:r>
      </w:ins>
      <w:del w:id="19" w:author="Giorgio Romeo" w:date="2020-12-31T10:02:00Z">
        <w:r w:rsidDel="00FF55BD">
          <w:rPr>
            <w:rFonts w:ascii="Bell MT" w:hAnsi="Bell MT"/>
            <w:lang w:val="en-GB"/>
          </w:rPr>
          <w:delText xml:space="preserve"> </w:delText>
        </w:r>
      </w:del>
      <w:r>
        <w:rPr>
          <w:rFonts w:ascii="Bell MT" w:hAnsi="Bell MT"/>
          <w:lang w:val="en-GB"/>
        </w:rPr>
        <w:t>staff</w:t>
      </w:r>
      <w:ins w:id="20" w:author="Giorgio Romeo" w:date="2020-12-31T10:02:00Z">
        <w:r w:rsidR="00FF55BD">
          <w:rPr>
            <w:rFonts w:ascii="Bell MT" w:hAnsi="Bell MT"/>
            <w:lang w:val="en-GB"/>
          </w:rPr>
          <w:t xml:space="preserve"> </w:t>
        </w:r>
      </w:ins>
      <w:del w:id="21" w:author="Giorgio Romeo" w:date="2020-12-31T10:02:00Z">
        <w:r w:rsidDel="00FF55BD">
          <w:rPr>
            <w:rFonts w:ascii="Bell MT" w:hAnsi="Bell MT"/>
            <w:lang w:val="en-GB"/>
          </w:rPr>
          <w:delText xml:space="preserve"> </w:delText>
        </w:r>
      </w:del>
      <w:r>
        <w:rPr>
          <w:rFonts w:ascii="Bell MT" w:hAnsi="Bell MT"/>
          <w:lang w:val="en-GB"/>
        </w:rPr>
        <w:t>through</w:t>
      </w:r>
      <w:ins w:id="22" w:author="Giorgio Romeo" w:date="2020-12-31T10:02:00Z">
        <w:r w:rsidR="00FF55BD">
          <w:rPr>
            <w:rFonts w:ascii="Bell MT" w:hAnsi="Bell MT"/>
            <w:lang w:val="en-GB"/>
          </w:rPr>
          <w:t xml:space="preserve"> </w:t>
        </w:r>
      </w:ins>
      <w:del w:id="23" w:author="Giorgio Romeo" w:date="2020-12-31T10:02:00Z">
        <w:r w:rsidDel="00FF55BD">
          <w:rPr>
            <w:rFonts w:ascii="Bell MT" w:hAnsi="Bell MT"/>
            <w:lang w:val="en-GB"/>
          </w:rPr>
          <w:delText xml:space="preserve"> </w:delText>
        </w:r>
      </w:del>
      <w:r w:rsidR="002C5C05">
        <w:rPr>
          <w:rFonts w:ascii="Bell MT" w:hAnsi="Bell MT"/>
          <w:lang w:val="en-GB"/>
        </w:rPr>
        <w:t>certified communication with the market/market</w:t>
      </w:r>
      <w:del w:id="24" w:author="Giorgio Romeo" w:date="2020-12-31T10:03:00Z">
        <w:r w:rsidR="002C5C05" w:rsidDel="00FF55BD">
          <w:rPr>
            <w:rFonts w:ascii="Bell MT" w:hAnsi="Bell MT"/>
            <w:lang w:val="en-GB"/>
          </w:rPr>
          <w:delText xml:space="preserve"> </w:delText>
        </w:r>
      </w:del>
      <w:ins w:id="25" w:author="Giorgio Romeo" w:date="2020-12-31T10:03:00Z">
        <w:r w:rsidR="00FF55BD">
          <w:rPr>
            <w:rFonts w:ascii="Bell MT" w:hAnsi="Bell MT"/>
            <w:lang w:val="en-GB"/>
          </w:rPr>
          <w:tab/>
        </w:r>
      </w:ins>
      <w:r w:rsidR="002C5C05">
        <w:rPr>
          <w:rFonts w:ascii="Bell MT" w:hAnsi="Bell MT"/>
          <w:lang w:val="en-GB"/>
        </w:rPr>
        <w:t>chain.</w:t>
      </w:r>
      <w:r w:rsidR="002C5C05">
        <w:rPr>
          <w:rFonts w:ascii="Bell MT" w:hAnsi="Bell MT"/>
          <w:lang w:val="en-GB"/>
        </w:rPr>
        <w:br/>
        <w:t>The web app must allow managers to trace entrances, to see the queue state of any timeslot, and to see statistics as average time of shopping and the average influx in a given period.</w:t>
      </w:r>
    </w:p>
    <w:p w14:paraId="5C857BB2" w14:textId="43A79DF9" w:rsidR="00C170B5" w:rsidRDefault="005E5B74" w:rsidP="00634813">
      <w:pPr>
        <w:pStyle w:val="ListParagraph"/>
        <w:ind w:left="708" w:firstLine="12"/>
        <w:jc w:val="both"/>
        <w:rPr>
          <w:rFonts w:ascii="Bell MT" w:hAnsi="Bell MT"/>
          <w:lang w:val="en-GB"/>
        </w:rPr>
      </w:pPr>
      <w:r>
        <w:rPr>
          <w:rFonts w:ascii="Bell MT" w:hAnsi="Bell MT"/>
          <w:lang w:val="en-GB"/>
        </w:rPr>
        <w:t>In</w:t>
      </w:r>
      <w:r w:rsidR="002C5C05">
        <w:rPr>
          <w:rFonts w:ascii="Bell MT" w:hAnsi="Bell MT"/>
          <w:lang w:val="en-GB"/>
        </w:rPr>
        <w:t xml:space="preserve"> the real app other statistics may be implemented, as the most declared shopping items or departments (given by user that specified these elements in their visits). Graphics in the real app may be interactive, allowing more interactivity, usability and utility.</w:t>
      </w:r>
    </w:p>
    <w:p w14:paraId="163AAA43" w14:textId="29C4B06A" w:rsidR="00602C04" w:rsidRPr="00634813" w:rsidRDefault="00B81054" w:rsidP="00602C04">
      <w:pPr>
        <w:pStyle w:val="ListParagraph"/>
        <w:keepNext/>
        <w:ind w:left="708" w:firstLine="12"/>
        <w:rPr>
          <w:lang w:val="en-US"/>
        </w:rPr>
      </w:pPr>
      <w:r>
        <w:rPr>
          <w:noProof/>
        </w:rPr>
        <mc:AlternateContent>
          <mc:Choice Requires="wps">
            <w:drawing>
              <wp:anchor distT="0" distB="0" distL="114300" distR="114300" simplePos="0" relativeHeight="251674624" behindDoc="0" locked="0" layoutInCell="1" allowOverlap="1" wp14:anchorId="113D20C2" wp14:editId="5F338023">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rsidP="00634813">
                            <w:pPr>
                              <w:pStyle w:val="Caption"/>
                              <w:jc w:val="center"/>
                              <w:rPr>
                                <w:rFonts w:ascii="Bell MT" w:hAnsi="Bell MT"/>
                                <w:noProof/>
                              </w:rPr>
                            </w:pPr>
                            <w:r>
                              <w:t>Web App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rsidP="00634813">
                      <w:pPr>
                        <w:pStyle w:val="Caption"/>
                        <w:jc w:val="center"/>
                        <w:rPr>
                          <w:rFonts w:ascii="Bell MT" w:hAnsi="Bell MT"/>
                          <w:noProof/>
                        </w:rPr>
                      </w:pPr>
                      <w:r>
                        <w:t>Web App homepage</w:t>
                      </w:r>
                    </w:p>
                  </w:txbxContent>
                </v:textbox>
                <w10:wrap anchorx="margin"/>
              </v:shape>
            </w:pict>
          </mc:Fallback>
        </mc:AlternateContent>
      </w:r>
      <w:r w:rsidR="00602C04">
        <w:rPr>
          <w:rFonts w:ascii="Bell MT" w:hAnsi="Bell MT"/>
          <w:noProof/>
          <w:lang w:val="en-GB"/>
        </w:rPr>
        <w:drawing>
          <wp:anchor distT="0" distB="0" distL="114300" distR="114300" simplePos="0" relativeHeight="251672576" behindDoc="0" locked="0" layoutInCell="1" allowOverlap="1" wp14:anchorId="4357F578" wp14:editId="5B9B1797">
            <wp:simplePos x="0" y="0"/>
            <wp:positionH relativeFrom="margin">
              <wp:align>center</wp:align>
            </wp:positionH>
            <wp:positionV relativeFrom="paragraph">
              <wp:posOffset>184150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C170B5">
        <w:rPr>
          <w:rFonts w:ascii="Bell MT" w:hAnsi="Bell MT"/>
          <w:lang w:val="en-GB"/>
        </w:rPr>
        <w:br/>
      </w:r>
    </w:p>
    <w:p w14:paraId="293D1DF2" w14:textId="2446BA8B" w:rsidR="005E5B74" w:rsidRPr="00634813" w:rsidRDefault="005E5B74">
      <w:pPr>
        <w:pStyle w:val="ListParagraph"/>
        <w:keepNext/>
        <w:ind w:left="708" w:firstLine="12"/>
        <w:rPr>
          <w:lang w:val="en-US"/>
        </w:rPr>
      </w:pPr>
      <w:r w:rsidRPr="00634813">
        <w:rPr>
          <w:lang w:val="en-US"/>
        </w:rPr>
        <w:t>The “Manage Shop” page i</w:t>
      </w:r>
      <w:r>
        <w:rPr>
          <w:lang w:val="en-US"/>
        </w:rPr>
        <w:t>s not shown here, it simply allows managers to add or update logistics info for the shop</w:t>
      </w:r>
      <w:r w:rsidR="00A15DE6">
        <w:rPr>
          <w:lang w:val="en-US"/>
        </w:rPr>
        <w:t>, as product positions or departments. It just lists departments and their items.</w:t>
      </w:r>
    </w:p>
    <w:p w14:paraId="04DFF2F2" w14:textId="5A999A25" w:rsidR="00C170B5" w:rsidRDefault="00B81054" w:rsidP="00B81054">
      <w:pPr>
        <w:pStyle w:val="Caption"/>
      </w:pPr>
      <w:r>
        <w:rPr>
          <w:noProof/>
        </w:rPr>
        <mc:AlternateContent>
          <mc:Choice Requires="wps">
            <w:drawing>
              <wp:anchor distT="0" distB="0" distL="114300" distR="114300" simplePos="0" relativeHeight="251676672" behindDoc="0" locked="0" layoutInCell="1" allowOverlap="1" wp14:anchorId="1EB4DD96" wp14:editId="0E1F9218">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rsidP="00634813">
                            <w:pPr>
                              <w:pStyle w:val="Caption"/>
                              <w:jc w:val="center"/>
                              <w:rPr>
                                <w:noProof/>
                              </w:rPr>
                            </w:pPr>
                            <w:r>
                              <w:t>Web App 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B81054" w:rsidRPr="00035CC0" w:rsidRDefault="00B81054" w:rsidP="00634813">
                      <w:pPr>
                        <w:pStyle w:val="Caption"/>
                        <w:jc w:val="center"/>
                        <w:rPr>
                          <w:noProof/>
                        </w:rPr>
                      </w:pPr>
                      <w:r>
                        <w:t>Web App Statistics page</w:t>
                      </w:r>
                    </w:p>
                  </w:txbxContent>
                </v:textbox>
                <w10:wrap anchorx="margin"/>
              </v:shape>
            </w:pict>
          </mc:Fallback>
        </mc:AlternateContent>
      </w:r>
      <w:r w:rsidR="00602C04">
        <w:rPr>
          <w:noProof/>
        </w:rPr>
        <w:drawing>
          <wp:anchor distT="0" distB="0" distL="114300" distR="114300" simplePos="0" relativeHeight="251671552" behindDoc="0" locked="0" layoutInCell="1" allowOverlap="1" wp14:anchorId="2F588B8A" wp14:editId="6C344F26">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2C04">
        <w:t xml:space="preserve"> </w:t>
      </w:r>
      <w:r w:rsidR="00602C04">
        <w:br/>
      </w:r>
    </w:p>
    <w:p w14:paraId="2FAF992A" w14:textId="41715CA8" w:rsidR="00B81054" w:rsidRPr="00B81054" w:rsidRDefault="005E5B74" w:rsidP="00634813">
      <w:pPr>
        <w:rPr>
          <w:lang w:val="en-GB"/>
        </w:rPr>
      </w:pPr>
      <w:r>
        <w:rPr>
          <w:lang w:val="en-GB"/>
        </w:rPr>
        <w:lastRenderedPageBreak/>
        <w:br/>
      </w:r>
      <w:r w:rsidR="00B81054">
        <w:rPr>
          <w:noProof/>
        </w:rPr>
        <mc:AlternateContent>
          <mc:Choice Requires="wps">
            <w:drawing>
              <wp:anchor distT="0" distB="0" distL="114300" distR="114300" simplePos="0" relativeHeight="251679744" behindDoc="0" locked="0" layoutInCell="1" allowOverlap="1" wp14:anchorId="15BD5AF5" wp14:editId="2DCD59FE">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rsidP="00634813">
                            <w:pPr>
                              <w:pStyle w:val="Caption"/>
                              <w:rPr>
                                <w:noProof/>
                              </w:rPr>
                            </w:pPr>
                            <w:r>
                              <w:t>Web App Queue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B81054" w:rsidRPr="00486977" w:rsidRDefault="00B81054" w:rsidP="00634813">
                      <w:pPr>
                        <w:pStyle w:val="Caption"/>
                        <w:rPr>
                          <w:noProof/>
                        </w:rPr>
                      </w:pPr>
                      <w:r>
                        <w:t>Web App Queue State</w:t>
                      </w:r>
                    </w:p>
                  </w:txbxContent>
                </v:textbox>
                <w10:wrap anchorx="margin"/>
              </v:shape>
            </w:pict>
          </mc:Fallback>
        </mc:AlternateContent>
      </w:r>
      <w:r w:rsidR="00B81054">
        <w:rPr>
          <w:noProof/>
          <w:lang w:val="en-GB"/>
        </w:rPr>
        <w:drawing>
          <wp:anchor distT="0" distB="0" distL="114300" distR="114300" simplePos="0" relativeHeight="251677696" behindDoc="0" locked="0" layoutInCell="1" allowOverlap="1" wp14:anchorId="6B710D22" wp14:editId="3A02426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w:t>
      </w:r>
      <w:r w:rsidR="00A15DE6">
        <w:rPr>
          <w:lang w:val="en-GB"/>
        </w:rPr>
        <w:t xml:space="preserve">page shown upon clicking the </w:t>
      </w:r>
      <w:r>
        <w:rPr>
          <w:lang w:val="en-GB"/>
        </w:rPr>
        <w:t>“See” button next to the declared shopping list is not shown here</w:t>
      </w:r>
      <w:r w:rsidR="00A15DE6">
        <w:rPr>
          <w:lang w:val="en-GB"/>
        </w:rPr>
        <w:t>,</w:t>
      </w:r>
      <w:r>
        <w:rPr>
          <w:lang w:val="en-GB"/>
        </w:rPr>
        <w:t xml:space="preserve"> since it is unnecessary as it</w:t>
      </w:r>
      <w:r w:rsidR="00A15DE6">
        <w:rPr>
          <w:lang w:val="en-GB"/>
        </w:rPr>
        <w:t xml:space="preserve"> </w:t>
      </w:r>
      <w:r>
        <w:rPr>
          <w:lang w:val="en-GB"/>
        </w:rPr>
        <w:t xml:space="preserve">simply shows the list </w:t>
      </w:r>
      <w:r w:rsidR="00A15DE6">
        <w:rPr>
          <w:lang w:val="en-GB"/>
        </w:rPr>
        <w:t xml:space="preserve">of declared items. </w:t>
      </w:r>
      <w:r w:rsidR="00A15DE6">
        <w:rPr>
          <w:lang w:val="en-GB"/>
        </w:rPr>
        <w:br/>
        <w:t>As shown in the image, physical users have no Id, but they still are tracked and considered correctly in the queue state.</w:t>
      </w:r>
    </w:p>
    <w:p w14:paraId="566E06AD" w14:textId="6461523E" w:rsidR="002C5C05" w:rsidRPr="00634813" w:rsidRDefault="002C5C05" w:rsidP="00634813">
      <w:pPr>
        <w:pStyle w:val="ListParagraph"/>
        <w:ind w:left="708" w:firstLine="12"/>
        <w:rPr>
          <w:rFonts w:ascii="Bell MT" w:hAnsi="Bell MT"/>
          <w:lang w:val="en-GB"/>
        </w:rPr>
      </w:pPr>
      <w:r>
        <w:rPr>
          <w:rFonts w:ascii="Bell MT" w:hAnsi="Bell MT"/>
          <w:lang w:val="en-GB"/>
        </w:rPr>
        <w:t xml:space="preserve">  </w:t>
      </w:r>
    </w:p>
    <w:p w14:paraId="093DE65D" w14:textId="77777777" w:rsidR="00035469" w:rsidRPr="00FF55BD" w:rsidDel="00035469" w:rsidRDefault="006625AC" w:rsidP="006625AC">
      <w:pPr>
        <w:pStyle w:val="ListParagraph"/>
        <w:numPr>
          <w:ilvl w:val="0"/>
          <w:numId w:val="1"/>
        </w:numPr>
        <w:rPr>
          <w:i/>
          <w:iCs/>
          <w:lang w:val="en-GB"/>
          <w:rPrChange w:id="26" w:author="Giorgio Romeo" w:date="2020-12-31T10:01:00Z">
            <w:rPr>
              <w:lang w:val="en-GB"/>
            </w:rPr>
          </w:rPrChange>
        </w:rPr>
      </w:pPr>
      <w:r w:rsidRPr="00FF55BD">
        <w:rPr>
          <w:rFonts w:ascii="Bell MT" w:hAnsi="Bell MT"/>
          <w:i/>
          <w:iCs/>
          <w:sz w:val="32"/>
          <w:szCs w:val="32"/>
          <w:lang w:val="en-GB"/>
          <w:rPrChange w:id="27" w:author="Giorgio Romeo" w:date="2020-12-31T10:01:00Z">
            <w:rPr>
              <w:rFonts w:ascii="Bell MT" w:hAnsi="Bell MT"/>
              <w:sz w:val="32"/>
              <w:szCs w:val="32"/>
              <w:lang w:val="en-GB"/>
            </w:rPr>
          </w:rPrChange>
        </w:rPr>
        <w:t>REQUIREMENTS TRACEABILITY</w:t>
      </w:r>
      <w:del w:id="28" w:author="Giorgio Romeo" w:date="2020-12-31T10:01:00Z">
        <w:r w:rsidRPr="00FF55BD" w:rsidDel="00FF55BD">
          <w:rPr>
            <w:i/>
            <w:iCs/>
            <w:lang w:val="en-GB"/>
            <w:rPrChange w:id="29" w:author="Giorgio Romeo" w:date="2020-12-31T10:01:00Z">
              <w:rPr>
                <w:lang w:val="en-GB"/>
              </w:rPr>
            </w:rPrChange>
          </w:rPr>
          <w:delText xml:space="preserve">: </w:delText>
        </w:r>
      </w:del>
      <w:r w:rsidR="00035469" w:rsidRPr="00FF55BD">
        <w:rPr>
          <w:i/>
          <w:iCs/>
          <w:lang w:val="en-GB"/>
          <w:rPrChange w:id="30" w:author="Giorgio Romeo" w:date="2020-12-31T10:01:00Z">
            <w:rPr>
              <w:lang w:val="en-GB"/>
            </w:rPr>
          </w:rPrChange>
        </w:rPr>
        <w:br/>
      </w:r>
    </w:p>
    <w:tbl>
      <w:tblPr>
        <w:tblStyle w:val="TableGrid"/>
        <w:tblW w:w="4995" w:type="pct"/>
        <w:tblLook w:val="04A0" w:firstRow="1" w:lastRow="0" w:firstColumn="1" w:lastColumn="0" w:noHBand="0" w:noVBand="1"/>
      </w:tblPr>
      <w:tblGrid>
        <w:gridCol w:w="1214"/>
        <w:gridCol w:w="8404"/>
      </w:tblGrid>
      <w:tr w:rsidR="00035469" w:rsidRPr="003E0547" w14:paraId="4EE3D337" w14:textId="77777777" w:rsidTr="00634813">
        <w:trPr>
          <w:trHeight w:val="639"/>
        </w:trPr>
        <w:tc>
          <w:tcPr>
            <w:tcW w:w="631" w:type="pct"/>
            <w:shd w:val="clear" w:color="auto" w:fill="BDD6EE" w:themeFill="accent1" w:themeFillTint="66"/>
            <w:vAlign w:val="center"/>
          </w:tcPr>
          <w:p w14:paraId="26BB342F" w14:textId="2C1F1329" w:rsidR="00035469" w:rsidRPr="003F5A77" w:rsidRDefault="00035469" w:rsidP="00634813">
            <w:pPr>
              <w:pStyle w:val="ListParagraph"/>
              <w:ind w:left="0"/>
              <w:jc w:val="center"/>
              <w:rPr>
                <w:rStyle w:val="SubtleEmphasis"/>
                <w:rFonts w:asciiTheme="minorHAnsi" w:eastAsiaTheme="minorHAnsi" w:hAnsiTheme="minorHAnsi" w:cstheme="minorBidi"/>
                <w:b/>
                <w:i w:val="0"/>
                <w:iCs w:val="0"/>
                <w:color w:val="auto"/>
                <w:sz w:val="22"/>
                <w:szCs w:val="24"/>
                <w:lang w:val="it-IT"/>
              </w:rPr>
            </w:pPr>
            <w:r>
              <w:rPr>
                <w:rStyle w:val="SubtleEmphasis"/>
                <w:b/>
                <w:i w:val="0"/>
                <w:iCs w:val="0"/>
                <w:szCs w:val="24"/>
              </w:rPr>
              <w:t>R1</w:t>
            </w:r>
          </w:p>
        </w:tc>
        <w:tc>
          <w:tcPr>
            <w:tcW w:w="4369" w:type="pct"/>
          </w:tcPr>
          <w:p w14:paraId="76CDC3F7" w14:textId="604B967C" w:rsidR="00035469" w:rsidRPr="00634813" w:rsidRDefault="00035469" w:rsidP="00634813">
            <w:pPr>
              <w:pStyle w:val="ListParagraph"/>
              <w:ind w:left="0"/>
              <w:rPr>
                <w:rStyle w:val="SubtleEmphasis"/>
                <w:bCs/>
                <w:i w:val="0"/>
                <w:iCs w:val="0"/>
                <w:sz w:val="26"/>
              </w:rPr>
            </w:pPr>
            <w:r w:rsidRPr="00634813">
              <w:rPr>
                <w:bCs/>
                <w:color w:val="000000"/>
                <w:sz w:val="26"/>
                <w:shd w:val="clear" w:color="auto" w:fill="FFFFFF"/>
              </w:rPr>
              <w:t>The system shall</w:t>
            </w:r>
            <w:r w:rsidRPr="001E71F1">
              <w:rPr>
                <w:bCs/>
                <w:color w:val="000000"/>
                <w:sz w:val="26"/>
                <w:shd w:val="clear" w:color="auto" w:fill="FFFFFF"/>
              </w:rPr>
              <w:t xml:space="preserve"> allow users to get a ticket with a date and time that shows when to go to a certain store, virtually</w:t>
            </w:r>
          </w:p>
        </w:tc>
      </w:tr>
      <w:tr w:rsidR="00D174AE" w:rsidRPr="003E0547" w14:paraId="73E521A2" w14:textId="77777777" w:rsidTr="00D10CB7">
        <w:trPr>
          <w:trHeight w:val="639"/>
        </w:trPr>
        <w:tc>
          <w:tcPr>
            <w:tcW w:w="631" w:type="pct"/>
            <w:shd w:val="clear" w:color="auto" w:fill="BDD6EE" w:themeFill="accent1" w:themeFillTint="66"/>
            <w:vAlign w:val="center"/>
          </w:tcPr>
          <w:p w14:paraId="18B95C4D" w14:textId="5DBAE104" w:rsidR="00D174AE" w:rsidRDefault="00D174AE" w:rsidP="00D174AE">
            <w:pPr>
              <w:pStyle w:val="ListParagraph"/>
              <w:ind w:left="0"/>
              <w:jc w:val="center"/>
              <w:rPr>
                <w:rStyle w:val="SubtleEmphasis"/>
                <w:b/>
                <w:i w:val="0"/>
                <w:iCs w:val="0"/>
                <w:szCs w:val="24"/>
              </w:rPr>
            </w:pPr>
            <w:r w:rsidRPr="00CA2679">
              <w:rPr>
                <w:b/>
                <w:bCs/>
              </w:rPr>
              <w:t>R3</w:t>
            </w:r>
          </w:p>
        </w:tc>
        <w:tc>
          <w:tcPr>
            <w:tcW w:w="4369" w:type="pct"/>
          </w:tcPr>
          <w:p w14:paraId="1A16B331" w14:textId="65574C77" w:rsidR="00D174AE" w:rsidRPr="00F8349C" w:rsidRDefault="00D174AE" w:rsidP="00D174AE">
            <w:pPr>
              <w:pStyle w:val="ListParagraph"/>
              <w:ind w:left="0"/>
              <w:rPr>
                <w:bCs/>
                <w:color w:val="000000"/>
                <w:sz w:val="26"/>
                <w:shd w:val="clear" w:color="auto" w:fill="FFFFFF"/>
              </w:rPr>
            </w:pPr>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p>
        </w:tc>
      </w:tr>
      <w:tr w:rsidR="00D174AE" w:rsidRPr="00035469" w14:paraId="524BE8C2" w14:textId="77777777" w:rsidTr="00634813">
        <w:trPr>
          <w:trHeight w:val="639"/>
        </w:trPr>
        <w:tc>
          <w:tcPr>
            <w:tcW w:w="631" w:type="pct"/>
            <w:shd w:val="clear" w:color="auto" w:fill="ECC0C0"/>
          </w:tcPr>
          <w:p w14:paraId="1892286D" w14:textId="77777777" w:rsidR="00D174AE" w:rsidRDefault="00D174AE" w:rsidP="00D174AE">
            <w:pPr>
              <w:pStyle w:val="ListParagraph"/>
              <w:ind w:left="0"/>
              <w:jc w:val="center"/>
              <w:rPr>
                <w:rStyle w:val="SubtleEmphasis"/>
                <w:b/>
                <w:i w:val="0"/>
                <w:iCs w:val="0"/>
                <w:szCs w:val="24"/>
              </w:rPr>
            </w:pPr>
          </w:p>
        </w:tc>
        <w:tc>
          <w:tcPr>
            <w:tcW w:w="4369" w:type="pct"/>
          </w:tcPr>
          <w:p w14:paraId="611D4E4A"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C515DA7" w14:textId="77777777" w:rsidR="00D174AE"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Reservation Manager</w:t>
            </w:r>
          </w:p>
          <w:p w14:paraId="1882914F" w14:textId="77777777" w:rsidR="00D174AE"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Queue Manager</w:t>
            </w:r>
          </w:p>
          <w:p w14:paraId="640D3BAB" w14:textId="77777777" w:rsidR="00D174AE"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Location Module</w:t>
            </w:r>
          </w:p>
          <w:p w14:paraId="6AB70342" w14:textId="77777777" w:rsidR="00D174AE" w:rsidRPr="00CA2679"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Map Mediator Module</w:t>
            </w:r>
          </w:p>
          <w:p w14:paraId="3A25AC33" w14:textId="77777777" w:rsidR="00D174AE" w:rsidRPr="00F8349C" w:rsidRDefault="00D174AE" w:rsidP="00D174AE">
            <w:pPr>
              <w:pStyle w:val="ListParagraph"/>
              <w:ind w:left="0"/>
              <w:rPr>
                <w:bCs/>
                <w:color w:val="000000"/>
                <w:sz w:val="26"/>
                <w:shd w:val="clear" w:color="auto" w:fill="FFFFFF"/>
              </w:rPr>
            </w:pPr>
          </w:p>
        </w:tc>
      </w:tr>
      <w:tr w:rsidR="00D174AE" w:rsidRPr="003E0547" w14:paraId="74CE8AD2" w14:textId="77777777" w:rsidTr="00D10CB7">
        <w:trPr>
          <w:trHeight w:val="639"/>
        </w:trPr>
        <w:tc>
          <w:tcPr>
            <w:tcW w:w="631" w:type="pct"/>
            <w:shd w:val="clear" w:color="auto" w:fill="BDD6EE" w:themeFill="accent1" w:themeFillTint="66"/>
            <w:vAlign w:val="center"/>
          </w:tcPr>
          <w:p w14:paraId="04F85DDE" w14:textId="7D9CD83B" w:rsidR="00D174AE" w:rsidRDefault="00D174AE" w:rsidP="00D174AE">
            <w:pPr>
              <w:pStyle w:val="ListParagraph"/>
              <w:ind w:left="0"/>
              <w:jc w:val="center"/>
              <w:rPr>
                <w:rStyle w:val="SubtleEmphasis"/>
                <w:b/>
                <w:i w:val="0"/>
                <w:iCs w:val="0"/>
                <w:szCs w:val="24"/>
              </w:rPr>
            </w:pPr>
            <w:r w:rsidRPr="00CA2679">
              <w:rPr>
                <w:b/>
                <w:bCs/>
              </w:rPr>
              <w:t>R2</w:t>
            </w:r>
          </w:p>
        </w:tc>
        <w:tc>
          <w:tcPr>
            <w:tcW w:w="4369" w:type="pct"/>
          </w:tcPr>
          <w:p w14:paraId="4735C4DF" w14:textId="052042FA" w:rsidR="00D174AE" w:rsidRPr="001E71F1" w:rsidRDefault="00D174AE" w:rsidP="00D174AE">
            <w:pPr>
              <w:pStyle w:val="ListParagraph"/>
              <w:ind w:left="0"/>
              <w:rPr>
                <w:bCs/>
                <w:color w:val="000000"/>
                <w:sz w:val="26"/>
                <w:shd w:val="clear" w:color="auto" w:fill="FFFFFF"/>
              </w:rPr>
            </w:pPr>
            <w:r w:rsidRPr="00CA2679">
              <w:rPr>
                <w:bCs/>
                <w:color w:val="000000"/>
                <w:sz w:val="26"/>
                <w:shd w:val="clear" w:color="auto" w:fill="FFFFFF"/>
              </w:rPr>
              <w:t>The system shall allow users to get a ticket with a date and time that shows when to go to a certain store, physically</w:t>
            </w:r>
            <w:commentRangeStart w:id="31"/>
            <w:commentRangeEnd w:id="31"/>
            <w:r w:rsidRPr="00CA2679">
              <w:rPr>
                <w:rStyle w:val="CommentReference"/>
                <w:bCs/>
                <w:sz w:val="26"/>
              </w:rPr>
              <w:commentReference w:id="31"/>
            </w:r>
          </w:p>
        </w:tc>
      </w:tr>
      <w:tr w:rsidR="00D174AE" w:rsidRPr="00035469" w14:paraId="41DE2E0F" w14:textId="77777777" w:rsidTr="00634813">
        <w:trPr>
          <w:trHeight w:val="1191"/>
        </w:trPr>
        <w:tc>
          <w:tcPr>
            <w:tcW w:w="631" w:type="pct"/>
            <w:shd w:val="clear" w:color="auto" w:fill="ECC0C0"/>
          </w:tcPr>
          <w:p w14:paraId="54DB86E9" w14:textId="2EBD7698" w:rsidR="00D174AE" w:rsidRPr="00634813" w:rsidRDefault="00D174AE" w:rsidP="00634813"/>
        </w:tc>
        <w:tc>
          <w:tcPr>
            <w:tcW w:w="4369" w:type="pct"/>
          </w:tcPr>
          <w:p w14:paraId="1CD619D3" w14:textId="77777777" w:rsidR="00D174AE" w:rsidRPr="00634813" w:rsidRDefault="00D174AE" w:rsidP="00634813">
            <w:pPr>
              <w:rPr>
                <w:bCs/>
                <w:color w:val="000000"/>
                <w:sz w:val="26"/>
                <w:shd w:val="clear" w:color="auto" w:fill="FFFFFF"/>
              </w:rPr>
            </w:pPr>
            <w:r w:rsidRPr="00634813">
              <w:rPr>
                <w:bCs/>
                <w:color w:val="000000"/>
                <w:sz w:val="26"/>
                <w:shd w:val="clear" w:color="auto" w:fill="FFFFFF"/>
              </w:rPr>
              <w:t>C</w:t>
            </w:r>
            <w:r w:rsidRPr="001E71F1">
              <w:rPr>
                <w:bCs/>
                <w:color w:val="000000"/>
                <w:sz w:val="26"/>
                <w:shd w:val="clear" w:color="auto" w:fill="FFFFFF"/>
              </w:rPr>
              <w:t>omponents:</w:t>
            </w:r>
          </w:p>
          <w:p w14:paraId="324002B1" w14:textId="77777777" w:rsidR="00D174AE" w:rsidRPr="00634813" w:rsidRDefault="00D174AE" w:rsidP="00634813">
            <w:pPr>
              <w:pStyle w:val="ListParagraph"/>
              <w:numPr>
                <w:ilvl w:val="0"/>
                <w:numId w:val="11"/>
              </w:numPr>
              <w:rPr>
                <w:b/>
                <w:color w:val="000000"/>
                <w:sz w:val="26"/>
                <w:shd w:val="clear" w:color="auto" w:fill="FFFFFF"/>
              </w:rPr>
            </w:pPr>
            <w:r>
              <w:rPr>
                <w:bCs/>
                <w:color w:val="000000"/>
                <w:sz w:val="26"/>
                <w:shd w:val="clear" w:color="auto" w:fill="FFFFFF"/>
              </w:rPr>
              <w:t>Reservation Manager</w:t>
            </w:r>
          </w:p>
          <w:p w14:paraId="04D38691" w14:textId="7B0940FF" w:rsidR="00D174AE" w:rsidRPr="00634813" w:rsidRDefault="00D174AE" w:rsidP="00634813">
            <w:pPr>
              <w:pStyle w:val="ListParagraph"/>
              <w:numPr>
                <w:ilvl w:val="0"/>
                <w:numId w:val="11"/>
              </w:numPr>
              <w:rPr>
                <w:b/>
                <w:color w:val="000000"/>
                <w:sz w:val="26"/>
                <w:shd w:val="clear" w:color="auto" w:fill="FFFFFF"/>
              </w:rPr>
            </w:pPr>
            <w:r>
              <w:rPr>
                <w:bCs/>
                <w:color w:val="000000"/>
                <w:sz w:val="26"/>
                <w:shd w:val="clear" w:color="auto" w:fill="FFFFFF"/>
              </w:rPr>
              <w:t>Queue Manager</w:t>
            </w:r>
          </w:p>
        </w:tc>
      </w:tr>
      <w:tr w:rsidR="00D174AE" w:rsidRPr="003E0547" w14:paraId="799C0FDC" w14:textId="77777777" w:rsidTr="00634813">
        <w:trPr>
          <w:trHeight w:val="699"/>
        </w:trPr>
        <w:tc>
          <w:tcPr>
            <w:tcW w:w="631" w:type="pct"/>
            <w:shd w:val="clear" w:color="auto" w:fill="BDD6EE" w:themeFill="accent1" w:themeFillTint="66"/>
            <w:vAlign w:val="center"/>
          </w:tcPr>
          <w:p w14:paraId="4A06BE7C" w14:textId="39EB978A" w:rsidR="00D174AE" w:rsidRPr="00634813" w:rsidRDefault="00D174AE" w:rsidP="00634813">
            <w:pPr>
              <w:jc w:val="center"/>
              <w:rPr>
                <w:b/>
                <w:bCs/>
              </w:rPr>
            </w:pPr>
            <w:r w:rsidRPr="00634813">
              <w:rPr>
                <w:b/>
                <w:bCs/>
              </w:rPr>
              <w:t>R4</w:t>
            </w:r>
          </w:p>
        </w:tc>
        <w:tc>
          <w:tcPr>
            <w:tcW w:w="4369" w:type="pct"/>
          </w:tcPr>
          <w:p w14:paraId="7FC6684B" w14:textId="39BB27B7" w:rsidR="00D174AE" w:rsidRPr="00223523" w:rsidRDefault="00D174AE" w:rsidP="00D174AE">
            <w:pPr>
              <w:spacing w:line="360" w:lineRule="auto"/>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look up on a map available registered stores where to go to</w:t>
            </w:r>
          </w:p>
        </w:tc>
      </w:tr>
      <w:tr w:rsidR="00D174AE" w:rsidRPr="00035469" w14:paraId="23436EC3" w14:textId="77777777" w:rsidTr="00634813">
        <w:trPr>
          <w:trHeight w:val="1148"/>
        </w:trPr>
        <w:tc>
          <w:tcPr>
            <w:tcW w:w="631" w:type="pct"/>
            <w:shd w:val="clear" w:color="auto" w:fill="ECC0C0"/>
          </w:tcPr>
          <w:p w14:paraId="73196C9F" w14:textId="77777777" w:rsidR="00D174AE" w:rsidRPr="00F8349C" w:rsidRDefault="00D174AE" w:rsidP="00D174AE"/>
        </w:tc>
        <w:tc>
          <w:tcPr>
            <w:tcW w:w="4369" w:type="pct"/>
          </w:tcPr>
          <w:p w14:paraId="3A98377D" w14:textId="34B486D5" w:rsidR="00D174AE" w:rsidRPr="00634813" w:rsidRDefault="00D174AE" w:rsidP="00634813">
            <w:pPr>
              <w:rPr>
                <w:bCs/>
                <w:color w:val="000000"/>
                <w:sz w:val="26"/>
                <w:shd w:val="clear" w:color="auto" w:fill="FFFFFF"/>
              </w:rPr>
            </w:pPr>
            <w:r>
              <w:rPr>
                <w:bCs/>
                <w:color w:val="000000"/>
                <w:sz w:val="26"/>
                <w:shd w:val="clear" w:color="auto" w:fill="FFFFFF"/>
              </w:rPr>
              <w:t>Components:</w:t>
            </w:r>
          </w:p>
          <w:p w14:paraId="5A4AB8C8" w14:textId="385D2C87" w:rsidR="00D174AE" w:rsidRDefault="00D174AE" w:rsidP="00D174AE">
            <w:pPr>
              <w:pStyle w:val="ListParagraph"/>
              <w:numPr>
                <w:ilvl w:val="0"/>
                <w:numId w:val="14"/>
              </w:numPr>
              <w:rPr>
                <w:bCs/>
                <w:color w:val="000000"/>
                <w:sz w:val="26"/>
                <w:shd w:val="clear" w:color="auto" w:fill="FFFFFF"/>
              </w:rPr>
            </w:pPr>
            <w:r>
              <w:rPr>
                <w:bCs/>
                <w:color w:val="000000"/>
                <w:sz w:val="26"/>
                <w:shd w:val="clear" w:color="auto" w:fill="FFFFFF"/>
              </w:rPr>
              <w:t>Map Mediator</w:t>
            </w:r>
          </w:p>
          <w:p w14:paraId="3168F9C9" w14:textId="4A21B432" w:rsidR="00D174AE" w:rsidRPr="00634813" w:rsidRDefault="00D174AE" w:rsidP="00634813">
            <w:pPr>
              <w:pStyle w:val="ListParagraph"/>
              <w:numPr>
                <w:ilvl w:val="0"/>
                <w:numId w:val="14"/>
              </w:numPr>
              <w:rPr>
                <w:bCs/>
                <w:color w:val="000000"/>
                <w:sz w:val="26"/>
                <w:shd w:val="clear" w:color="auto" w:fill="FFFFFF"/>
              </w:rPr>
            </w:pPr>
            <w:r>
              <w:rPr>
                <w:bCs/>
                <w:color w:val="000000"/>
                <w:sz w:val="26"/>
                <w:shd w:val="clear" w:color="auto" w:fill="FFFFFF"/>
              </w:rPr>
              <w:t>Location Module</w:t>
            </w:r>
          </w:p>
        </w:tc>
      </w:tr>
      <w:tr w:rsidR="00D174AE" w:rsidRPr="003E0547" w14:paraId="2204CD10" w14:textId="77777777" w:rsidTr="00634813">
        <w:trPr>
          <w:trHeight w:val="826"/>
        </w:trPr>
        <w:tc>
          <w:tcPr>
            <w:tcW w:w="631" w:type="pct"/>
            <w:shd w:val="clear" w:color="auto" w:fill="BDD6EE" w:themeFill="accent1" w:themeFillTint="66"/>
            <w:vAlign w:val="center"/>
          </w:tcPr>
          <w:p w14:paraId="1BF1FED1" w14:textId="537A1702" w:rsidR="00D174AE" w:rsidRPr="00634813" w:rsidRDefault="00D174AE" w:rsidP="00634813">
            <w:pPr>
              <w:jc w:val="center"/>
              <w:rPr>
                <w:b/>
                <w:bCs/>
              </w:rPr>
            </w:pPr>
            <w:r w:rsidRPr="00634813">
              <w:rPr>
                <w:b/>
                <w:bCs/>
              </w:rPr>
              <w:t>R5</w:t>
            </w:r>
          </w:p>
        </w:tc>
        <w:tc>
          <w:tcPr>
            <w:tcW w:w="4369" w:type="pct"/>
          </w:tcPr>
          <w:p w14:paraId="2DC963C2" w14:textId="6C22212F" w:rsidR="00D174AE" w:rsidRPr="00634813" w:rsidRDefault="00D174AE" w:rsidP="00634813">
            <w:pPr>
              <w:rPr>
                <w:bCs/>
                <w:color w:val="000000"/>
                <w:sz w:val="26"/>
                <w:shd w:val="clear" w:color="auto" w:fill="FFFFFF"/>
              </w:rPr>
            </w:pPr>
            <w:r w:rsidRPr="00634813">
              <w:rPr>
                <w:bCs/>
                <w:sz w:val="26"/>
              </w:rPr>
              <w:t>The system shall</w:t>
            </w:r>
            <w:r w:rsidRPr="001E71F1">
              <w:rPr>
                <w:bCs/>
                <w:sz w:val="26"/>
              </w:rPr>
              <w:t xml:space="preserve"> ask users how much he or she thinks the trip </w:t>
            </w:r>
            <w:r w:rsidRPr="00634813">
              <w:rPr>
                <w:bCs/>
                <w:sz w:val="26"/>
              </w:rPr>
              <w:t>to the store will last</w:t>
            </w:r>
          </w:p>
        </w:tc>
      </w:tr>
      <w:tr w:rsidR="00D174AE" w:rsidRPr="00035469" w14:paraId="2616E7F6" w14:textId="77777777" w:rsidTr="00223523">
        <w:trPr>
          <w:trHeight w:val="826"/>
        </w:trPr>
        <w:tc>
          <w:tcPr>
            <w:tcW w:w="631" w:type="pct"/>
            <w:shd w:val="clear" w:color="auto" w:fill="ECC0C0"/>
          </w:tcPr>
          <w:p w14:paraId="2D3BB282" w14:textId="77777777" w:rsidR="00D174AE" w:rsidRPr="00F8349C" w:rsidRDefault="00D174AE" w:rsidP="00D174AE"/>
        </w:tc>
        <w:tc>
          <w:tcPr>
            <w:tcW w:w="4369" w:type="pct"/>
          </w:tcPr>
          <w:p w14:paraId="1D3E4E99" w14:textId="0822C23D" w:rsidR="00D174AE" w:rsidRDefault="00D174AE" w:rsidP="00D174AE">
            <w:pPr>
              <w:rPr>
                <w:bCs/>
                <w:color w:val="000000"/>
                <w:sz w:val="26"/>
                <w:shd w:val="clear" w:color="auto" w:fill="FFFFFF"/>
              </w:rPr>
            </w:pPr>
            <w:r>
              <w:rPr>
                <w:bCs/>
                <w:color w:val="000000"/>
                <w:sz w:val="26"/>
                <w:shd w:val="clear" w:color="auto" w:fill="FFFFFF"/>
              </w:rPr>
              <w:t>Components:</w:t>
            </w:r>
          </w:p>
          <w:p w14:paraId="3882401A" w14:textId="353352A7" w:rsidR="00D174AE" w:rsidRPr="00634813" w:rsidRDefault="00D174AE" w:rsidP="00634813">
            <w:pPr>
              <w:pStyle w:val="ListParagraph"/>
              <w:numPr>
                <w:ilvl w:val="0"/>
                <w:numId w:val="16"/>
              </w:numPr>
              <w:rPr>
                <w:bCs/>
                <w:color w:val="000000"/>
                <w:sz w:val="26"/>
                <w:shd w:val="clear" w:color="auto" w:fill="FFFFFF"/>
              </w:rPr>
            </w:pPr>
            <w:r>
              <w:rPr>
                <w:bCs/>
                <w:color w:val="000000"/>
                <w:sz w:val="26"/>
                <w:shd w:val="clear" w:color="auto" w:fill="FFFFFF"/>
              </w:rPr>
              <w:t>Reservation Manager</w:t>
            </w:r>
          </w:p>
          <w:p w14:paraId="663BFAF1" w14:textId="77777777" w:rsidR="00D174AE" w:rsidRDefault="00D174AE" w:rsidP="00634813">
            <w:pPr>
              <w:pStyle w:val="ListParagraph"/>
              <w:rPr>
                <w:bCs/>
                <w:color w:val="000000"/>
                <w:sz w:val="26"/>
                <w:shd w:val="clear" w:color="auto" w:fill="FFFFFF"/>
              </w:rPr>
            </w:pPr>
          </w:p>
        </w:tc>
      </w:tr>
      <w:tr w:rsidR="00D174AE" w:rsidRPr="003E0547" w14:paraId="51011D48" w14:textId="77777777" w:rsidTr="00634813">
        <w:trPr>
          <w:trHeight w:val="353"/>
        </w:trPr>
        <w:tc>
          <w:tcPr>
            <w:tcW w:w="631" w:type="pct"/>
            <w:shd w:val="clear" w:color="auto" w:fill="BDD6EE" w:themeFill="accent1" w:themeFillTint="66"/>
            <w:vAlign w:val="center"/>
          </w:tcPr>
          <w:p w14:paraId="57CD9E3C" w14:textId="719D1993" w:rsidR="00D174AE" w:rsidRPr="001E71F1" w:rsidRDefault="00D174AE" w:rsidP="00634813">
            <w:pPr>
              <w:jc w:val="center"/>
            </w:pPr>
            <w:r w:rsidRPr="00634813">
              <w:rPr>
                <w:b/>
                <w:bCs/>
              </w:rPr>
              <w:lastRenderedPageBreak/>
              <w:t>R6</w:t>
            </w:r>
          </w:p>
        </w:tc>
        <w:tc>
          <w:tcPr>
            <w:tcW w:w="4369" w:type="pct"/>
          </w:tcPr>
          <w:p w14:paraId="063C43C9" w14:textId="69FBE297" w:rsidR="00D174AE" w:rsidRPr="00223523" w:rsidRDefault="00D174AE" w:rsidP="00634813">
            <w:pPr>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be identified </w:t>
            </w:r>
            <w:commentRangeStart w:id="32"/>
            <w:commentRangeEnd w:id="32"/>
            <w:r w:rsidRPr="001E71F1">
              <w:rPr>
                <w:rStyle w:val="CommentReference"/>
                <w:bCs/>
                <w:sz w:val="26"/>
              </w:rPr>
              <w:commentReference w:id="32"/>
            </w:r>
            <w:r w:rsidRPr="001E71F1">
              <w:rPr>
                <w:bCs/>
                <w:color w:val="000000"/>
                <w:sz w:val="26"/>
                <w:shd w:val="clear" w:color="auto" w:fill="FFFFFF"/>
              </w:rPr>
              <w:t xml:space="preserve">by their </w:t>
            </w:r>
            <w:commentRangeStart w:id="33"/>
            <w:r w:rsidRPr="00634813">
              <w:rPr>
                <w:bCs/>
                <w:color w:val="000000"/>
                <w:sz w:val="26"/>
                <w:shd w:val="clear" w:color="auto" w:fill="FFFFFF"/>
              </w:rPr>
              <w:t xml:space="preserve">device </w:t>
            </w:r>
            <w:commentRangeEnd w:id="33"/>
            <w:r w:rsidRPr="00634813">
              <w:rPr>
                <w:rStyle w:val="CommentReference"/>
                <w:bCs/>
              </w:rPr>
              <w:commentReference w:id="33"/>
            </w:r>
            <w:r w:rsidRPr="00634813">
              <w:rPr>
                <w:bCs/>
                <w:color w:val="000000"/>
                <w:sz w:val="26"/>
                <w:shd w:val="clear" w:color="auto" w:fill="FFFFFF"/>
              </w:rPr>
              <w:t>unique ID</w:t>
            </w:r>
          </w:p>
        </w:tc>
      </w:tr>
      <w:tr w:rsidR="00D174AE" w:rsidRPr="003E0547" w14:paraId="44119327" w14:textId="77777777" w:rsidTr="00223523">
        <w:trPr>
          <w:trHeight w:val="353"/>
        </w:trPr>
        <w:tc>
          <w:tcPr>
            <w:tcW w:w="631" w:type="pct"/>
            <w:shd w:val="clear" w:color="auto" w:fill="BDD6EE" w:themeFill="accent1" w:themeFillTint="66"/>
            <w:vAlign w:val="center"/>
          </w:tcPr>
          <w:p w14:paraId="4AE50403" w14:textId="08882E4C" w:rsidR="00D174AE" w:rsidRPr="001E71F1" w:rsidRDefault="00D174AE" w:rsidP="00D174AE">
            <w:pPr>
              <w:jc w:val="center"/>
              <w:rPr>
                <w:b/>
                <w:bCs/>
              </w:rPr>
            </w:pPr>
            <w:r w:rsidRPr="00CA2679">
              <w:rPr>
                <w:b/>
                <w:bCs/>
              </w:rPr>
              <w:t>R7</w:t>
            </w:r>
          </w:p>
        </w:tc>
        <w:tc>
          <w:tcPr>
            <w:tcW w:w="4369" w:type="pct"/>
          </w:tcPr>
          <w:p w14:paraId="4ED7B397" w14:textId="6B64D58D" w:rsidR="00D174AE" w:rsidRPr="001E71F1" w:rsidRDefault="00D174AE" w:rsidP="00D174AE">
            <w:pPr>
              <w:rPr>
                <w:bCs/>
                <w:color w:val="000000"/>
                <w:sz w:val="26"/>
                <w:shd w:val="clear" w:color="auto" w:fill="FFFFFF"/>
              </w:rPr>
            </w:pPr>
            <w:r w:rsidRPr="00CA2679">
              <w:rPr>
                <w:bCs/>
                <w:color w:val="000000"/>
                <w:sz w:val="26"/>
                <w:shd w:val="clear" w:color="auto" w:fill="FFFFFF"/>
              </w:rPr>
              <w:t>The system shall allow users to be identified by a username of their choosing</w:t>
            </w:r>
          </w:p>
        </w:tc>
      </w:tr>
      <w:tr w:rsidR="00D174AE" w:rsidRPr="00035469" w14:paraId="61B43207" w14:textId="77777777" w:rsidTr="00223523">
        <w:trPr>
          <w:trHeight w:val="826"/>
        </w:trPr>
        <w:tc>
          <w:tcPr>
            <w:tcW w:w="631" w:type="pct"/>
            <w:shd w:val="clear" w:color="auto" w:fill="ECC0C0"/>
          </w:tcPr>
          <w:p w14:paraId="32CD33E4" w14:textId="77777777" w:rsidR="00D174AE" w:rsidRPr="00F8349C" w:rsidRDefault="00D174AE" w:rsidP="00D174AE"/>
        </w:tc>
        <w:tc>
          <w:tcPr>
            <w:tcW w:w="4369" w:type="pct"/>
          </w:tcPr>
          <w:p w14:paraId="0DEC702B"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54C786A" w14:textId="5DB80960" w:rsidR="00D174AE" w:rsidRPr="00634813" w:rsidRDefault="00D174AE" w:rsidP="00634813">
            <w:pPr>
              <w:pStyle w:val="ListParagraph"/>
              <w:numPr>
                <w:ilvl w:val="0"/>
                <w:numId w:val="16"/>
              </w:numPr>
              <w:rPr>
                <w:bCs/>
                <w:color w:val="000000"/>
                <w:sz w:val="26"/>
                <w:shd w:val="clear" w:color="auto" w:fill="FFFFFF"/>
              </w:rPr>
            </w:pPr>
            <w:r>
              <w:rPr>
                <w:bCs/>
                <w:color w:val="000000"/>
                <w:sz w:val="26"/>
                <w:shd w:val="clear" w:color="auto" w:fill="FFFFFF"/>
              </w:rPr>
              <w:t xml:space="preserve">Account Manager </w:t>
            </w:r>
          </w:p>
        </w:tc>
      </w:tr>
      <w:tr w:rsidR="00D174AE" w:rsidRPr="003E0547" w14:paraId="6B6BEC78" w14:textId="77777777" w:rsidTr="00634813">
        <w:trPr>
          <w:trHeight w:val="284"/>
        </w:trPr>
        <w:tc>
          <w:tcPr>
            <w:tcW w:w="631" w:type="pct"/>
            <w:shd w:val="clear" w:color="auto" w:fill="BDD6EE" w:themeFill="accent1" w:themeFillTint="66"/>
            <w:vAlign w:val="center"/>
          </w:tcPr>
          <w:p w14:paraId="58F0273C" w14:textId="40FFFBB6" w:rsidR="00D174AE" w:rsidRPr="00634813" w:rsidRDefault="00D174AE" w:rsidP="00634813">
            <w:pPr>
              <w:jc w:val="center"/>
              <w:rPr>
                <w:b/>
                <w:bCs/>
              </w:rPr>
            </w:pPr>
            <w:r>
              <w:rPr>
                <w:b/>
                <w:bCs/>
              </w:rPr>
              <w:t>R8.1</w:t>
            </w:r>
          </w:p>
        </w:tc>
        <w:tc>
          <w:tcPr>
            <w:tcW w:w="4369" w:type="pct"/>
          </w:tcPr>
          <w:p w14:paraId="101E09D5" w14:textId="78CD9C94"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notify the user who is inactive while on the confirmation page of booking a </w:t>
            </w:r>
            <w:r w:rsidRPr="00634813">
              <w:rPr>
                <w:bCs/>
                <w:sz w:val="26"/>
              </w:rPr>
              <w:t>visit on other available stores he could go to and other timeslots of the same store</w:t>
            </w:r>
            <w:commentRangeStart w:id="34"/>
            <w:commentRangeEnd w:id="34"/>
            <w:r w:rsidRPr="00634813">
              <w:rPr>
                <w:rStyle w:val="CommentReference"/>
                <w:bCs/>
              </w:rPr>
              <w:commentReference w:id="34"/>
            </w:r>
          </w:p>
        </w:tc>
      </w:tr>
      <w:tr w:rsidR="00D174AE" w:rsidRPr="003E0547" w14:paraId="231B02DD" w14:textId="77777777" w:rsidTr="00634813">
        <w:trPr>
          <w:trHeight w:val="284"/>
        </w:trPr>
        <w:tc>
          <w:tcPr>
            <w:tcW w:w="631" w:type="pct"/>
            <w:shd w:val="clear" w:color="auto" w:fill="BDD6EE" w:themeFill="accent1" w:themeFillTint="66"/>
          </w:tcPr>
          <w:p w14:paraId="538BBBB3" w14:textId="0DDEF4F2" w:rsidR="00D174AE" w:rsidRDefault="00D174AE" w:rsidP="00D174AE">
            <w:pPr>
              <w:jc w:val="center"/>
              <w:rPr>
                <w:b/>
                <w:bCs/>
              </w:rPr>
            </w:pPr>
            <w:r>
              <w:rPr>
                <w:b/>
                <w:bCs/>
                <w:sz w:val="28"/>
                <w:szCs w:val="28"/>
              </w:rPr>
              <w:t>R8.2</w:t>
            </w:r>
          </w:p>
        </w:tc>
        <w:tc>
          <w:tcPr>
            <w:tcW w:w="4369" w:type="pct"/>
          </w:tcPr>
          <w:p w14:paraId="32AC9D4B" w14:textId="3D679060" w:rsidR="00D174AE" w:rsidRPr="0077137A" w:rsidRDefault="00D174AE" w:rsidP="00D174AE">
            <w:pPr>
              <w:rPr>
                <w:bCs/>
                <w:sz w:val="26"/>
              </w:rPr>
            </w:pPr>
            <w:r w:rsidRPr="00634813">
              <w:rPr>
                <w:bCs/>
                <w:sz w:val="26"/>
              </w:rPr>
              <w:t xml:space="preserve">The system shall </w:t>
            </w:r>
            <w:r w:rsidRPr="001E71F1">
              <w:rPr>
                <w:bCs/>
                <w:sz w:val="26"/>
              </w:rPr>
              <w:t>notify the user who is inactive while on the confirmation page of getting a ticket</w:t>
            </w:r>
            <w:r w:rsidRPr="0077137A">
              <w:rPr>
                <w:bCs/>
                <w:sz w:val="26"/>
              </w:rPr>
              <w:t xml:space="preserve"> on other available stores he could go to</w:t>
            </w:r>
          </w:p>
        </w:tc>
      </w:tr>
      <w:tr w:rsidR="00D174AE" w:rsidRPr="00035469" w14:paraId="4617AE11" w14:textId="77777777" w:rsidTr="00634813">
        <w:trPr>
          <w:trHeight w:val="690"/>
        </w:trPr>
        <w:tc>
          <w:tcPr>
            <w:tcW w:w="631" w:type="pct"/>
            <w:shd w:val="clear" w:color="auto" w:fill="ECC0C0"/>
          </w:tcPr>
          <w:p w14:paraId="265BAB5C" w14:textId="77777777" w:rsidR="00D174AE" w:rsidRPr="00F8349C" w:rsidRDefault="00D174AE" w:rsidP="00D174AE"/>
        </w:tc>
        <w:tc>
          <w:tcPr>
            <w:tcW w:w="4369" w:type="pct"/>
          </w:tcPr>
          <w:p w14:paraId="17D626E7" w14:textId="0D9F1907" w:rsidR="00D174AE" w:rsidRDefault="00D174AE" w:rsidP="00D174AE">
            <w:pPr>
              <w:rPr>
                <w:bCs/>
                <w:color w:val="000000"/>
                <w:sz w:val="26"/>
                <w:shd w:val="clear" w:color="auto" w:fill="FFFFFF"/>
              </w:rPr>
            </w:pPr>
            <w:r>
              <w:rPr>
                <w:bCs/>
                <w:color w:val="000000"/>
                <w:sz w:val="26"/>
                <w:shd w:val="clear" w:color="auto" w:fill="FFFFFF"/>
              </w:rPr>
              <w:t>Components:</w:t>
            </w:r>
          </w:p>
          <w:p w14:paraId="2B8FE25C" w14:textId="5FB745CB" w:rsidR="00D174AE" w:rsidRDefault="00D174AE" w:rsidP="00D174AE">
            <w:pPr>
              <w:pStyle w:val="ListParagraph"/>
              <w:numPr>
                <w:ilvl w:val="0"/>
                <w:numId w:val="16"/>
              </w:numPr>
              <w:rPr>
                <w:bCs/>
                <w:color w:val="000000"/>
                <w:sz w:val="26"/>
                <w:shd w:val="clear" w:color="auto" w:fill="FFFFFF"/>
              </w:rPr>
            </w:pPr>
            <w:r>
              <w:rPr>
                <w:bCs/>
                <w:color w:val="000000"/>
                <w:sz w:val="26"/>
                <w:shd w:val="clear" w:color="auto" w:fill="FFFFFF"/>
              </w:rPr>
              <w:t>Notification Manager: Suggestion Module</w:t>
            </w:r>
          </w:p>
          <w:p w14:paraId="5AC5EF96" w14:textId="70DD3F65" w:rsidR="00D174AE" w:rsidRDefault="00D174AE" w:rsidP="00D174AE">
            <w:pPr>
              <w:pStyle w:val="ListParagraph"/>
              <w:numPr>
                <w:ilvl w:val="0"/>
                <w:numId w:val="16"/>
              </w:numPr>
              <w:rPr>
                <w:bCs/>
                <w:color w:val="000000"/>
                <w:sz w:val="26"/>
                <w:shd w:val="clear" w:color="auto" w:fill="FFFFFF"/>
              </w:rPr>
            </w:pPr>
            <w:r>
              <w:rPr>
                <w:bCs/>
                <w:color w:val="000000"/>
                <w:sz w:val="26"/>
                <w:shd w:val="clear" w:color="auto" w:fill="FFFFFF"/>
              </w:rPr>
              <w:t>Location Module: Market Finder</w:t>
            </w:r>
          </w:p>
          <w:p w14:paraId="642CBE30" w14:textId="152ED0A7" w:rsidR="00D174AE" w:rsidRDefault="00D174AE" w:rsidP="00D174AE">
            <w:pPr>
              <w:pStyle w:val="ListParagraph"/>
              <w:numPr>
                <w:ilvl w:val="0"/>
                <w:numId w:val="16"/>
              </w:numPr>
              <w:rPr>
                <w:bCs/>
                <w:color w:val="000000"/>
                <w:sz w:val="26"/>
                <w:shd w:val="clear" w:color="auto" w:fill="FFFFFF"/>
              </w:rPr>
            </w:pPr>
            <w:r>
              <w:rPr>
                <w:bCs/>
                <w:color w:val="000000"/>
                <w:sz w:val="26"/>
                <w:shd w:val="clear" w:color="auto" w:fill="FFFFFF"/>
              </w:rPr>
              <w:t>Map Mediator</w:t>
            </w:r>
          </w:p>
          <w:p w14:paraId="3DA92175" w14:textId="23E963B1" w:rsidR="00D174AE" w:rsidRPr="00634813" w:rsidRDefault="00D174AE" w:rsidP="00634813">
            <w:pPr>
              <w:pStyle w:val="ListParagraph"/>
              <w:numPr>
                <w:ilvl w:val="0"/>
                <w:numId w:val="16"/>
              </w:numPr>
              <w:rPr>
                <w:bCs/>
                <w:color w:val="000000"/>
                <w:sz w:val="26"/>
                <w:shd w:val="clear" w:color="auto" w:fill="FFFFFF"/>
              </w:rPr>
            </w:pPr>
            <w:r>
              <w:rPr>
                <w:bCs/>
                <w:color w:val="000000"/>
                <w:sz w:val="26"/>
                <w:shd w:val="clear" w:color="auto" w:fill="FFFFFF"/>
              </w:rPr>
              <w:t>Queue Manager: Timeslot Manager</w:t>
            </w:r>
          </w:p>
          <w:p w14:paraId="25C9B453" w14:textId="174A48C3" w:rsidR="00D174AE" w:rsidRPr="00634813" w:rsidRDefault="00D174AE" w:rsidP="00634813">
            <w:pPr>
              <w:rPr>
                <w:bCs/>
                <w:color w:val="000000"/>
                <w:sz w:val="26"/>
                <w:shd w:val="clear" w:color="auto" w:fill="FFFFFF"/>
              </w:rPr>
            </w:pPr>
          </w:p>
        </w:tc>
      </w:tr>
      <w:tr w:rsidR="00D174AE" w:rsidRPr="003E0547" w14:paraId="083861C4" w14:textId="77777777" w:rsidTr="00634813">
        <w:trPr>
          <w:trHeight w:val="269"/>
        </w:trPr>
        <w:tc>
          <w:tcPr>
            <w:tcW w:w="631" w:type="pct"/>
            <w:shd w:val="clear" w:color="auto" w:fill="BDD6EE" w:themeFill="accent1" w:themeFillTint="66"/>
            <w:vAlign w:val="center"/>
          </w:tcPr>
          <w:p w14:paraId="157D9AD2" w14:textId="0212C93D" w:rsidR="00D174AE" w:rsidRPr="00634813" w:rsidRDefault="00D174AE" w:rsidP="00634813">
            <w:pPr>
              <w:jc w:val="center"/>
              <w:rPr>
                <w:b/>
                <w:bCs/>
              </w:rPr>
            </w:pPr>
            <w:r w:rsidRPr="00634813">
              <w:rPr>
                <w:b/>
                <w:bCs/>
              </w:rPr>
              <w:t>R</w:t>
            </w:r>
            <w:r>
              <w:rPr>
                <w:b/>
                <w:bCs/>
              </w:rPr>
              <w:t>9</w:t>
            </w:r>
          </w:p>
        </w:tc>
        <w:tc>
          <w:tcPr>
            <w:tcW w:w="4369" w:type="pct"/>
          </w:tcPr>
          <w:p w14:paraId="0EA91933" w14:textId="13672E6D"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allow its users to insert information about which categories or items they want to buy</w:t>
            </w:r>
          </w:p>
        </w:tc>
      </w:tr>
      <w:tr w:rsidR="00D174AE" w:rsidRPr="00035469" w14:paraId="098C2649" w14:textId="77777777" w:rsidTr="00223523">
        <w:trPr>
          <w:trHeight w:val="826"/>
        </w:trPr>
        <w:tc>
          <w:tcPr>
            <w:tcW w:w="631" w:type="pct"/>
            <w:shd w:val="clear" w:color="auto" w:fill="ECC0C0"/>
          </w:tcPr>
          <w:p w14:paraId="760B646E" w14:textId="77777777" w:rsidR="00D174AE" w:rsidRPr="00F8349C" w:rsidRDefault="00D174AE" w:rsidP="00D174AE"/>
        </w:tc>
        <w:tc>
          <w:tcPr>
            <w:tcW w:w="4369" w:type="pct"/>
          </w:tcPr>
          <w:p w14:paraId="7EC7E8C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18D410" w14:textId="73D4669A" w:rsidR="00D174AE" w:rsidRPr="00634813" w:rsidRDefault="00D174AE" w:rsidP="00634813">
            <w:pPr>
              <w:pStyle w:val="ListParagraph"/>
              <w:numPr>
                <w:ilvl w:val="0"/>
                <w:numId w:val="17"/>
              </w:numPr>
              <w:rPr>
                <w:bCs/>
                <w:color w:val="000000"/>
                <w:sz w:val="26"/>
                <w:shd w:val="clear" w:color="auto" w:fill="FFFFFF"/>
              </w:rPr>
            </w:pPr>
            <w:r>
              <w:rPr>
                <w:bCs/>
                <w:color w:val="000000"/>
                <w:sz w:val="26"/>
                <w:shd w:val="clear" w:color="auto" w:fill="FFFFFF"/>
              </w:rPr>
              <w:t>Reservation Manager</w:t>
            </w:r>
          </w:p>
        </w:tc>
      </w:tr>
      <w:tr w:rsidR="00D174AE" w:rsidRPr="003E0547" w14:paraId="7CE5206E" w14:textId="77777777" w:rsidTr="00634813">
        <w:trPr>
          <w:trHeight w:val="585"/>
        </w:trPr>
        <w:tc>
          <w:tcPr>
            <w:tcW w:w="631" w:type="pct"/>
            <w:shd w:val="clear" w:color="auto" w:fill="BDD6EE" w:themeFill="accent1" w:themeFillTint="66"/>
            <w:vAlign w:val="center"/>
          </w:tcPr>
          <w:p w14:paraId="00564C42" w14:textId="35ECCD47" w:rsidR="00D174AE" w:rsidRPr="00634813" w:rsidRDefault="00D174AE" w:rsidP="00634813">
            <w:pPr>
              <w:jc w:val="center"/>
              <w:rPr>
                <w:b/>
                <w:bCs/>
              </w:rPr>
            </w:pPr>
            <w:r w:rsidRPr="00634813">
              <w:rPr>
                <w:b/>
                <w:bCs/>
              </w:rPr>
              <w:t>R10</w:t>
            </w:r>
          </w:p>
        </w:tc>
        <w:tc>
          <w:tcPr>
            <w:tcW w:w="4369" w:type="pct"/>
          </w:tcPr>
          <w:p w14:paraId="09B842BE" w14:textId="78C14082"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infer how long it will take for “Book a Visit” customers to buy </w:t>
            </w:r>
            <w:r w:rsidRPr="00634813">
              <w:rPr>
                <w:bCs/>
                <w:sz w:val="26"/>
              </w:rPr>
              <w:t>the expressed shopping list</w:t>
            </w:r>
          </w:p>
        </w:tc>
      </w:tr>
      <w:tr w:rsidR="00D174AE" w:rsidRPr="00035469" w14:paraId="208EF607" w14:textId="77777777" w:rsidTr="00223523">
        <w:trPr>
          <w:trHeight w:val="826"/>
        </w:trPr>
        <w:tc>
          <w:tcPr>
            <w:tcW w:w="631" w:type="pct"/>
            <w:shd w:val="clear" w:color="auto" w:fill="ECC0C0"/>
          </w:tcPr>
          <w:p w14:paraId="241E0571" w14:textId="77777777" w:rsidR="00D174AE" w:rsidRPr="00F8349C" w:rsidRDefault="00D174AE" w:rsidP="00D174AE"/>
        </w:tc>
        <w:tc>
          <w:tcPr>
            <w:tcW w:w="4369" w:type="pct"/>
          </w:tcPr>
          <w:p w14:paraId="416D1C4C"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C39745" w14:textId="03276505" w:rsidR="00D174AE" w:rsidRPr="00634813" w:rsidRDefault="00D174AE" w:rsidP="00634813">
            <w:pPr>
              <w:pStyle w:val="ListParagraph"/>
              <w:numPr>
                <w:ilvl w:val="0"/>
                <w:numId w:val="17"/>
              </w:numPr>
              <w:rPr>
                <w:bCs/>
                <w:color w:val="000000"/>
                <w:sz w:val="26"/>
                <w:shd w:val="clear" w:color="auto" w:fill="FFFFFF"/>
              </w:rPr>
            </w:pPr>
            <w:r>
              <w:rPr>
                <w:bCs/>
                <w:color w:val="000000"/>
                <w:sz w:val="26"/>
                <w:shd w:val="clear" w:color="auto" w:fill="FFFFFF"/>
              </w:rPr>
              <w:t>Queue Manager: Optimizer Module</w:t>
            </w:r>
          </w:p>
        </w:tc>
      </w:tr>
      <w:tr w:rsidR="00D174AE" w:rsidRPr="003E0547" w14:paraId="79940A1A" w14:textId="77777777" w:rsidTr="00634813">
        <w:trPr>
          <w:trHeight w:val="564"/>
        </w:trPr>
        <w:tc>
          <w:tcPr>
            <w:tcW w:w="631" w:type="pct"/>
            <w:shd w:val="clear" w:color="auto" w:fill="BDD6EE" w:themeFill="accent1" w:themeFillTint="66"/>
            <w:vAlign w:val="center"/>
          </w:tcPr>
          <w:p w14:paraId="27723BED" w14:textId="2A266478" w:rsidR="00D174AE" w:rsidRPr="00634813" w:rsidRDefault="00D174AE" w:rsidP="00634813">
            <w:pPr>
              <w:jc w:val="center"/>
              <w:rPr>
                <w:b/>
                <w:bCs/>
              </w:rPr>
            </w:pPr>
            <w:r w:rsidRPr="00634813">
              <w:rPr>
                <w:b/>
                <w:bCs/>
              </w:rPr>
              <w:t>R11</w:t>
            </w:r>
          </w:p>
        </w:tc>
        <w:tc>
          <w:tcPr>
            <w:tcW w:w="4369" w:type="pct"/>
          </w:tcPr>
          <w:p w14:paraId="6471B75B" w14:textId="5B526651"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store data about registered virtual </w:t>
            </w:r>
            <w:r w:rsidRPr="00634813">
              <w:rPr>
                <w:bCs/>
                <w:sz w:val="26"/>
              </w:rPr>
              <w:t>users' visits durations and expressed shopping lists</w:t>
            </w:r>
          </w:p>
        </w:tc>
      </w:tr>
      <w:tr w:rsidR="00D174AE" w:rsidRPr="00035469" w14:paraId="36172F67" w14:textId="77777777" w:rsidTr="00223523">
        <w:trPr>
          <w:trHeight w:val="826"/>
        </w:trPr>
        <w:tc>
          <w:tcPr>
            <w:tcW w:w="631" w:type="pct"/>
            <w:shd w:val="clear" w:color="auto" w:fill="ECC0C0"/>
          </w:tcPr>
          <w:p w14:paraId="0BC1C43D" w14:textId="77777777" w:rsidR="00D174AE" w:rsidRPr="00F8349C" w:rsidRDefault="00D174AE" w:rsidP="00D174AE"/>
        </w:tc>
        <w:tc>
          <w:tcPr>
            <w:tcW w:w="4369" w:type="pct"/>
          </w:tcPr>
          <w:p w14:paraId="3661CA73"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7C15880" w14:textId="77777777" w:rsidR="00D174AE" w:rsidRDefault="00D174AE" w:rsidP="00D174AE">
            <w:pPr>
              <w:pStyle w:val="ListParagraph"/>
              <w:numPr>
                <w:ilvl w:val="0"/>
                <w:numId w:val="17"/>
              </w:numPr>
              <w:rPr>
                <w:bCs/>
                <w:color w:val="000000"/>
                <w:sz w:val="26"/>
                <w:shd w:val="clear" w:color="auto" w:fill="FFFFFF"/>
              </w:rPr>
            </w:pPr>
            <w:r>
              <w:rPr>
                <w:bCs/>
                <w:color w:val="000000"/>
                <w:sz w:val="26"/>
                <w:shd w:val="clear" w:color="auto" w:fill="FFFFFF"/>
              </w:rPr>
              <w:t>Reservation Manager</w:t>
            </w:r>
          </w:p>
          <w:p w14:paraId="6E27C519" w14:textId="398DA11E" w:rsidR="00D174AE" w:rsidRDefault="00D174AE" w:rsidP="00D174AE">
            <w:pPr>
              <w:pStyle w:val="ListParagraph"/>
              <w:numPr>
                <w:ilvl w:val="0"/>
                <w:numId w:val="17"/>
              </w:numPr>
              <w:rPr>
                <w:bCs/>
                <w:color w:val="000000"/>
                <w:sz w:val="26"/>
                <w:shd w:val="clear" w:color="auto" w:fill="FFFFFF"/>
              </w:rPr>
            </w:pPr>
            <w:r>
              <w:rPr>
                <w:bCs/>
                <w:color w:val="000000"/>
                <w:sz w:val="26"/>
                <w:shd w:val="clear" w:color="auto" w:fill="FFFFFF"/>
              </w:rPr>
              <w:t>Turnstile Manager</w:t>
            </w:r>
          </w:p>
          <w:p w14:paraId="23921408" w14:textId="232807DE" w:rsidR="00D174AE" w:rsidRPr="00634813" w:rsidRDefault="00D174AE" w:rsidP="00634813">
            <w:pPr>
              <w:pStyle w:val="ListParagraph"/>
              <w:numPr>
                <w:ilvl w:val="0"/>
                <w:numId w:val="17"/>
              </w:numPr>
              <w:rPr>
                <w:bCs/>
                <w:color w:val="000000"/>
                <w:sz w:val="26"/>
                <w:shd w:val="clear" w:color="auto" w:fill="FFFFFF"/>
              </w:rPr>
            </w:pPr>
            <w:r>
              <w:rPr>
                <w:bCs/>
                <w:color w:val="000000"/>
                <w:sz w:val="26"/>
                <w:shd w:val="clear" w:color="auto" w:fill="FFFFFF"/>
              </w:rPr>
              <w:t>Queue Manager: Timeslot Manager</w:t>
            </w:r>
          </w:p>
        </w:tc>
      </w:tr>
      <w:tr w:rsidR="00D174AE" w:rsidRPr="003E0547" w14:paraId="174DAC77" w14:textId="77777777" w:rsidTr="00634813">
        <w:trPr>
          <w:trHeight w:val="392"/>
        </w:trPr>
        <w:tc>
          <w:tcPr>
            <w:tcW w:w="631" w:type="pct"/>
            <w:shd w:val="clear" w:color="auto" w:fill="BDD6EE" w:themeFill="accent1" w:themeFillTint="66"/>
            <w:vAlign w:val="center"/>
          </w:tcPr>
          <w:p w14:paraId="617C9D19" w14:textId="771BDAE8" w:rsidR="00D174AE" w:rsidRPr="001E71F1" w:rsidRDefault="00D174AE" w:rsidP="00634813">
            <w:pPr>
              <w:jc w:val="center"/>
            </w:pPr>
            <w:r w:rsidRPr="001A00D5">
              <w:rPr>
                <w:b/>
                <w:sz w:val="28"/>
                <w:szCs w:val="28"/>
              </w:rPr>
              <w:t>R12</w:t>
            </w:r>
            <w:r>
              <w:rPr>
                <w:b/>
                <w:sz w:val="28"/>
                <w:szCs w:val="28"/>
              </w:rPr>
              <w:t>.1</w:t>
            </w:r>
          </w:p>
        </w:tc>
        <w:tc>
          <w:tcPr>
            <w:tcW w:w="4369" w:type="pct"/>
          </w:tcPr>
          <w:p w14:paraId="04A3B46F" w14:textId="02A9E9D3"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inform users periodically of the available time slots in the store for which he subscribed to the service</w:t>
            </w:r>
          </w:p>
        </w:tc>
      </w:tr>
      <w:tr w:rsidR="00D174AE" w:rsidRPr="003E0547" w14:paraId="66AE4FE7" w14:textId="77777777" w:rsidTr="00634813">
        <w:trPr>
          <w:trHeight w:val="499"/>
        </w:trPr>
        <w:tc>
          <w:tcPr>
            <w:tcW w:w="631" w:type="pct"/>
            <w:shd w:val="clear" w:color="auto" w:fill="BDD6EE" w:themeFill="accent1" w:themeFillTint="66"/>
            <w:vAlign w:val="center"/>
          </w:tcPr>
          <w:p w14:paraId="2ADE089D" w14:textId="4B7BFAB9" w:rsidR="00D174AE" w:rsidRDefault="00D174AE" w:rsidP="00634813">
            <w:pPr>
              <w:jc w:val="center"/>
            </w:pPr>
            <w:r w:rsidRPr="001A00D5">
              <w:rPr>
                <w:b/>
                <w:sz w:val="28"/>
                <w:szCs w:val="28"/>
              </w:rPr>
              <w:t>R</w:t>
            </w:r>
            <w:r>
              <w:rPr>
                <w:b/>
                <w:sz w:val="28"/>
                <w:szCs w:val="28"/>
              </w:rPr>
              <w:t>12.2</w:t>
            </w:r>
          </w:p>
        </w:tc>
        <w:tc>
          <w:tcPr>
            <w:tcW w:w="4369" w:type="pct"/>
          </w:tcPr>
          <w:p w14:paraId="22FD3386" w14:textId="6E4E7874"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store(s) to get informed about</w:t>
            </w:r>
          </w:p>
        </w:tc>
      </w:tr>
      <w:tr w:rsidR="00D174AE" w:rsidRPr="003E0547" w14:paraId="380B3A1A" w14:textId="77777777" w:rsidTr="00634813">
        <w:trPr>
          <w:trHeight w:val="479"/>
        </w:trPr>
        <w:tc>
          <w:tcPr>
            <w:tcW w:w="631" w:type="pct"/>
            <w:shd w:val="clear" w:color="auto" w:fill="BDD6EE" w:themeFill="accent1" w:themeFillTint="66"/>
            <w:vAlign w:val="center"/>
          </w:tcPr>
          <w:p w14:paraId="445F2969" w14:textId="536FE48A" w:rsidR="00D174AE" w:rsidRDefault="00D174AE" w:rsidP="00634813">
            <w:pPr>
              <w:jc w:val="center"/>
            </w:pPr>
            <w:r w:rsidRPr="001A00D5">
              <w:rPr>
                <w:b/>
                <w:sz w:val="28"/>
                <w:szCs w:val="28"/>
              </w:rPr>
              <w:t>R</w:t>
            </w:r>
            <w:r>
              <w:rPr>
                <w:b/>
                <w:sz w:val="28"/>
                <w:szCs w:val="28"/>
              </w:rPr>
              <w:t>12.3</w:t>
            </w:r>
          </w:p>
        </w:tc>
        <w:tc>
          <w:tcPr>
            <w:tcW w:w="4369" w:type="pct"/>
          </w:tcPr>
          <w:p w14:paraId="11C4700C" w14:textId="069F5947"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time slots he is interested to get informed about</w:t>
            </w:r>
          </w:p>
        </w:tc>
      </w:tr>
      <w:tr w:rsidR="00D174AE" w:rsidRPr="003E0547" w14:paraId="0F09142E" w14:textId="77777777" w:rsidTr="00634813">
        <w:trPr>
          <w:trHeight w:val="318"/>
        </w:trPr>
        <w:tc>
          <w:tcPr>
            <w:tcW w:w="631" w:type="pct"/>
            <w:shd w:val="clear" w:color="auto" w:fill="BDD6EE" w:themeFill="accent1" w:themeFillTint="66"/>
            <w:vAlign w:val="center"/>
          </w:tcPr>
          <w:p w14:paraId="64FD468F" w14:textId="2A30B5C9" w:rsidR="00D174AE" w:rsidRDefault="00D174AE" w:rsidP="00634813">
            <w:pPr>
              <w:jc w:val="center"/>
            </w:pPr>
            <w:r w:rsidRPr="001A00D5">
              <w:rPr>
                <w:b/>
                <w:sz w:val="28"/>
                <w:szCs w:val="28"/>
              </w:rPr>
              <w:t>R</w:t>
            </w:r>
            <w:r>
              <w:rPr>
                <w:b/>
                <w:sz w:val="28"/>
                <w:szCs w:val="28"/>
              </w:rPr>
              <w:t>12.4</w:t>
            </w:r>
          </w:p>
        </w:tc>
        <w:tc>
          <w:tcPr>
            <w:tcW w:w="4369" w:type="pct"/>
          </w:tcPr>
          <w:p w14:paraId="6388B809" w14:textId="29BAB451"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how often to get notified</w:t>
            </w:r>
          </w:p>
        </w:tc>
      </w:tr>
      <w:tr w:rsidR="00D174AE" w:rsidRPr="00035469" w14:paraId="4E416D9B" w14:textId="77777777" w:rsidTr="00634813">
        <w:trPr>
          <w:trHeight w:val="826"/>
        </w:trPr>
        <w:tc>
          <w:tcPr>
            <w:tcW w:w="631" w:type="pct"/>
            <w:shd w:val="clear" w:color="auto" w:fill="ECC0C0"/>
          </w:tcPr>
          <w:p w14:paraId="392E3BAF" w14:textId="77777777" w:rsidR="00D174AE" w:rsidRDefault="00D174AE" w:rsidP="00D174AE"/>
        </w:tc>
        <w:tc>
          <w:tcPr>
            <w:tcW w:w="4369" w:type="pct"/>
          </w:tcPr>
          <w:p w14:paraId="5F627676"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DB47035" w14:textId="00197C23" w:rsidR="00D174AE" w:rsidRPr="00634813" w:rsidRDefault="00D174AE" w:rsidP="00634813">
            <w:pPr>
              <w:pStyle w:val="ListParagraph"/>
              <w:numPr>
                <w:ilvl w:val="0"/>
                <w:numId w:val="18"/>
              </w:numPr>
              <w:rPr>
                <w:bCs/>
                <w:color w:val="000000"/>
                <w:sz w:val="26"/>
                <w:shd w:val="clear" w:color="auto" w:fill="FFFFFF"/>
              </w:rPr>
            </w:pPr>
            <w:r>
              <w:rPr>
                <w:bCs/>
                <w:color w:val="000000"/>
                <w:sz w:val="26"/>
                <w:shd w:val="clear" w:color="auto" w:fill="FFFFFF"/>
              </w:rPr>
              <w:t>Notification Manager: Periodic Notifier Module</w:t>
            </w:r>
          </w:p>
        </w:tc>
      </w:tr>
      <w:tr w:rsidR="00D174AE" w:rsidRPr="003E0547" w14:paraId="3CC249A0" w14:textId="77777777" w:rsidTr="00634813">
        <w:trPr>
          <w:trHeight w:val="433"/>
        </w:trPr>
        <w:tc>
          <w:tcPr>
            <w:tcW w:w="631" w:type="pct"/>
            <w:shd w:val="clear" w:color="auto" w:fill="BDD6EE" w:themeFill="accent1" w:themeFillTint="66"/>
            <w:vAlign w:val="center"/>
          </w:tcPr>
          <w:p w14:paraId="5442C436" w14:textId="58ECDA81" w:rsidR="00D174AE" w:rsidRDefault="00D174AE" w:rsidP="00634813">
            <w:pPr>
              <w:jc w:val="center"/>
            </w:pPr>
            <w:r>
              <w:rPr>
                <w:b/>
                <w:bCs/>
                <w:sz w:val="28"/>
                <w:szCs w:val="28"/>
              </w:rPr>
              <w:t>R13</w:t>
            </w:r>
          </w:p>
        </w:tc>
        <w:tc>
          <w:tcPr>
            <w:tcW w:w="4369" w:type="pct"/>
          </w:tcPr>
          <w:p w14:paraId="206E265C" w14:textId="14B7A6FC" w:rsidR="00D174AE" w:rsidRPr="001E71F1" w:rsidRDefault="00D174AE" w:rsidP="00D174AE">
            <w:pPr>
              <w:rPr>
                <w:bCs/>
                <w:color w:val="000000"/>
                <w:sz w:val="26"/>
                <w:shd w:val="clear" w:color="auto" w:fill="FFFFFF"/>
              </w:rPr>
            </w:pPr>
            <w:r w:rsidRPr="00634813">
              <w:rPr>
                <w:bCs/>
                <w:sz w:val="26"/>
              </w:rPr>
              <w:t>The system shall</w:t>
            </w:r>
            <w:commentRangeStart w:id="35"/>
            <w:commentRangeEnd w:id="35"/>
            <w:r w:rsidRPr="00634813">
              <w:rPr>
                <w:rStyle w:val="CommentReference"/>
                <w:bCs/>
                <w:sz w:val="26"/>
              </w:rPr>
              <w:commentReference w:id="35"/>
            </w:r>
            <w:r w:rsidRPr="001E71F1">
              <w:rPr>
                <w:bCs/>
                <w:sz w:val="26"/>
              </w:rPr>
              <w:t xml:space="preserve"> allow the user to scan its QR code in entrance through the turnstiles</w:t>
            </w:r>
            <w:commentRangeStart w:id="36"/>
            <w:commentRangeEnd w:id="36"/>
            <w:r w:rsidRPr="001E71F1">
              <w:rPr>
                <w:rStyle w:val="CommentReference"/>
                <w:bCs/>
                <w:sz w:val="26"/>
              </w:rPr>
              <w:commentReference w:id="36"/>
            </w:r>
          </w:p>
        </w:tc>
      </w:tr>
      <w:tr w:rsidR="00D174AE" w:rsidRPr="003E0547" w14:paraId="4BC5C286" w14:textId="77777777" w:rsidTr="00634813">
        <w:trPr>
          <w:trHeight w:val="826"/>
        </w:trPr>
        <w:tc>
          <w:tcPr>
            <w:tcW w:w="631" w:type="pct"/>
            <w:shd w:val="clear" w:color="auto" w:fill="BDD6EE" w:themeFill="accent1" w:themeFillTint="66"/>
            <w:vAlign w:val="center"/>
          </w:tcPr>
          <w:p w14:paraId="1BFD0EA6" w14:textId="718D6599" w:rsidR="00D174AE" w:rsidRDefault="00D174AE" w:rsidP="00634813">
            <w:pPr>
              <w:jc w:val="center"/>
            </w:pPr>
            <w:r>
              <w:rPr>
                <w:b/>
                <w:bCs/>
                <w:sz w:val="28"/>
                <w:szCs w:val="28"/>
              </w:rPr>
              <w:t>R14</w:t>
            </w:r>
          </w:p>
        </w:tc>
        <w:tc>
          <w:tcPr>
            <w:tcW w:w="4369" w:type="pct"/>
          </w:tcPr>
          <w:p w14:paraId="5627B133" w14:textId="587F968B" w:rsidR="00D174AE" w:rsidRPr="001E71F1" w:rsidRDefault="00D174AE" w:rsidP="00D174AE">
            <w:pPr>
              <w:rPr>
                <w:bCs/>
                <w:color w:val="000000"/>
                <w:sz w:val="26"/>
                <w:shd w:val="clear" w:color="auto" w:fill="FFFFFF"/>
              </w:rPr>
            </w:pPr>
            <w:r w:rsidRPr="00634813">
              <w:rPr>
                <w:bCs/>
                <w:sz w:val="26"/>
              </w:rPr>
              <w:t>The system shall</w:t>
            </w:r>
            <w:commentRangeStart w:id="37"/>
            <w:commentRangeEnd w:id="37"/>
            <w:r w:rsidRPr="00634813">
              <w:rPr>
                <w:rStyle w:val="CommentReference"/>
                <w:bCs/>
                <w:sz w:val="26"/>
              </w:rPr>
              <w:commentReference w:id="37"/>
            </w:r>
            <w:r w:rsidRPr="001E71F1">
              <w:rPr>
                <w:bCs/>
                <w:sz w:val="26"/>
              </w:rPr>
              <w:t xml:space="preserve"> allow the user to scan its QR code in exit through the turnstiles or cash register</w:t>
            </w:r>
          </w:p>
        </w:tc>
      </w:tr>
      <w:tr w:rsidR="00D174AE" w:rsidRPr="003E0547" w14:paraId="6BD9D5F5" w14:textId="77777777" w:rsidTr="00634813">
        <w:trPr>
          <w:trHeight w:val="283"/>
        </w:trPr>
        <w:tc>
          <w:tcPr>
            <w:tcW w:w="631" w:type="pct"/>
            <w:shd w:val="clear" w:color="auto" w:fill="BDD6EE" w:themeFill="accent1" w:themeFillTint="66"/>
            <w:vAlign w:val="center"/>
          </w:tcPr>
          <w:p w14:paraId="5938AC95" w14:textId="0CFAFD97" w:rsidR="00D174AE" w:rsidRDefault="00D174AE" w:rsidP="00634813">
            <w:pPr>
              <w:jc w:val="center"/>
            </w:pPr>
            <w:r w:rsidRPr="001A00D5">
              <w:rPr>
                <w:b/>
                <w:sz w:val="28"/>
                <w:szCs w:val="28"/>
              </w:rPr>
              <w:lastRenderedPageBreak/>
              <w:t>R15.1</w:t>
            </w:r>
          </w:p>
        </w:tc>
        <w:tc>
          <w:tcPr>
            <w:tcW w:w="4369" w:type="pct"/>
          </w:tcPr>
          <w:p w14:paraId="6E41C2C4" w14:textId="13DF511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entrance</w:t>
            </w:r>
            <w:commentRangeStart w:id="38"/>
            <w:commentRangeEnd w:id="38"/>
            <w:r w:rsidRPr="001E71F1">
              <w:rPr>
                <w:rStyle w:val="CommentReference"/>
                <w:bCs/>
                <w:sz w:val="26"/>
              </w:rPr>
              <w:commentReference w:id="38"/>
            </w:r>
          </w:p>
        </w:tc>
      </w:tr>
      <w:tr w:rsidR="00D174AE" w:rsidRPr="003E0547" w14:paraId="65EFBC29" w14:textId="77777777" w:rsidTr="00634813">
        <w:trPr>
          <w:trHeight w:val="373"/>
        </w:trPr>
        <w:tc>
          <w:tcPr>
            <w:tcW w:w="631" w:type="pct"/>
            <w:shd w:val="clear" w:color="auto" w:fill="BDD6EE" w:themeFill="accent1" w:themeFillTint="66"/>
            <w:vAlign w:val="center"/>
          </w:tcPr>
          <w:p w14:paraId="0A929B12" w14:textId="646BA8BF" w:rsidR="00D174AE" w:rsidRDefault="00D174AE" w:rsidP="00634813">
            <w:pPr>
              <w:jc w:val="center"/>
            </w:pPr>
            <w:r w:rsidRPr="001A00D5">
              <w:rPr>
                <w:b/>
                <w:sz w:val="28"/>
                <w:szCs w:val="28"/>
              </w:rPr>
              <w:t>R15.2</w:t>
            </w:r>
          </w:p>
        </w:tc>
        <w:tc>
          <w:tcPr>
            <w:tcW w:w="4369" w:type="pct"/>
          </w:tcPr>
          <w:p w14:paraId="3553ABBA" w14:textId="11358BD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exit</w:t>
            </w:r>
          </w:p>
        </w:tc>
      </w:tr>
      <w:tr w:rsidR="00D174AE" w:rsidRPr="003E0547" w14:paraId="472C7A59" w14:textId="77777777" w:rsidTr="00BB168D">
        <w:trPr>
          <w:trHeight w:val="373"/>
        </w:trPr>
        <w:tc>
          <w:tcPr>
            <w:tcW w:w="631" w:type="pct"/>
            <w:shd w:val="clear" w:color="auto" w:fill="BDD6EE" w:themeFill="accent1" w:themeFillTint="66"/>
            <w:vAlign w:val="center"/>
          </w:tcPr>
          <w:p w14:paraId="7EFE1A20" w14:textId="5F0CF5C6" w:rsidR="00D174AE" w:rsidRPr="001A00D5" w:rsidRDefault="00D174AE" w:rsidP="00D174AE">
            <w:pPr>
              <w:jc w:val="center"/>
              <w:rPr>
                <w:b/>
                <w:sz w:val="28"/>
                <w:szCs w:val="28"/>
              </w:rPr>
            </w:pPr>
            <w:r w:rsidRPr="00560B5F">
              <w:rPr>
                <w:b/>
                <w:sz w:val="28"/>
                <w:szCs w:val="28"/>
              </w:rPr>
              <w:t>R16</w:t>
            </w:r>
          </w:p>
        </w:tc>
        <w:tc>
          <w:tcPr>
            <w:tcW w:w="4369" w:type="pct"/>
          </w:tcPr>
          <w:p w14:paraId="753D2E77" w14:textId="0F3D9C5A" w:rsidR="00D174AE" w:rsidRPr="001E71F1" w:rsidRDefault="00D174AE" w:rsidP="00D174AE">
            <w:pPr>
              <w:rPr>
                <w:bCs/>
                <w:sz w:val="26"/>
              </w:rPr>
            </w:pPr>
            <w:r w:rsidRPr="00CA2679">
              <w:rPr>
                <w:sz w:val="26"/>
              </w:rPr>
              <w:t xml:space="preserve">The system shall map the QR code of a scan to the virtual user </w:t>
            </w:r>
            <w:r w:rsidRPr="00CA2679">
              <w:t>who owns the QR code</w:t>
            </w:r>
            <w:r w:rsidRPr="00CA2679">
              <w:rPr>
                <w:sz w:val="26"/>
              </w:rPr>
              <w:tab/>
            </w:r>
          </w:p>
        </w:tc>
      </w:tr>
      <w:tr w:rsidR="00D174AE" w:rsidRPr="00035469" w14:paraId="0119E27D" w14:textId="77777777" w:rsidTr="00634813">
        <w:trPr>
          <w:trHeight w:val="826"/>
        </w:trPr>
        <w:tc>
          <w:tcPr>
            <w:tcW w:w="631" w:type="pct"/>
            <w:shd w:val="clear" w:color="auto" w:fill="ECC0C0"/>
            <w:vAlign w:val="center"/>
          </w:tcPr>
          <w:p w14:paraId="24176136" w14:textId="77777777" w:rsidR="00D174AE" w:rsidRDefault="00D174AE" w:rsidP="00634813">
            <w:pPr>
              <w:jc w:val="center"/>
            </w:pPr>
          </w:p>
        </w:tc>
        <w:tc>
          <w:tcPr>
            <w:tcW w:w="4369" w:type="pct"/>
          </w:tcPr>
          <w:p w14:paraId="516F42FD" w14:textId="77777777" w:rsidR="00D174AE" w:rsidRPr="001E71F1" w:rsidRDefault="00D174AE" w:rsidP="00D174AE">
            <w:pPr>
              <w:rPr>
                <w:bCs/>
                <w:color w:val="000000"/>
                <w:sz w:val="26"/>
                <w:shd w:val="clear" w:color="auto" w:fill="FFFFFF"/>
              </w:rPr>
            </w:pPr>
            <w:r w:rsidRPr="001E71F1">
              <w:rPr>
                <w:bCs/>
                <w:color w:val="000000"/>
                <w:sz w:val="26"/>
                <w:shd w:val="clear" w:color="auto" w:fill="FFFFFF"/>
              </w:rPr>
              <w:t>Components:</w:t>
            </w:r>
          </w:p>
          <w:p w14:paraId="214F379F" w14:textId="77777777" w:rsidR="00D174AE" w:rsidRPr="00BB168D" w:rsidRDefault="00D174AE" w:rsidP="00D174AE">
            <w:pPr>
              <w:pStyle w:val="ListParagraph"/>
              <w:numPr>
                <w:ilvl w:val="0"/>
                <w:numId w:val="18"/>
              </w:numPr>
              <w:rPr>
                <w:bCs/>
                <w:color w:val="000000"/>
                <w:sz w:val="26"/>
                <w:shd w:val="clear" w:color="auto" w:fill="FFFFFF"/>
              </w:rPr>
            </w:pPr>
            <w:r w:rsidRPr="00BB168D">
              <w:rPr>
                <w:bCs/>
                <w:color w:val="000000"/>
                <w:sz w:val="26"/>
                <w:shd w:val="clear" w:color="auto" w:fill="FFFFFF"/>
              </w:rPr>
              <w:t>Turnstile Manager</w:t>
            </w:r>
          </w:p>
          <w:p w14:paraId="2FF9114F" w14:textId="32AB16A5" w:rsidR="00D174AE" w:rsidRPr="00634813" w:rsidRDefault="00D174AE" w:rsidP="00634813">
            <w:pPr>
              <w:pStyle w:val="ListParagraph"/>
              <w:numPr>
                <w:ilvl w:val="0"/>
                <w:numId w:val="18"/>
              </w:numPr>
              <w:rPr>
                <w:bCs/>
                <w:color w:val="000000"/>
                <w:sz w:val="26"/>
                <w:shd w:val="clear" w:color="auto" w:fill="FFFFFF"/>
              </w:rPr>
            </w:pPr>
            <w:r w:rsidRPr="00BB168D">
              <w:rPr>
                <w:bCs/>
                <w:color w:val="000000"/>
                <w:sz w:val="26"/>
                <w:shd w:val="clear" w:color="auto" w:fill="FFFFFF"/>
              </w:rPr>
              <w:t>Queue Manager: Timeslot Manager</w:t>
            </w:r>
          </w:p>
        </w:tc>
      </w:tr>
      <w:tr w:rsidR="00D174AE" w:rsidRPr="003E0547" w14:paraId="1E762478" w14:textId="77777777" w:rsidTr="00634813">
        <w:trPr>
          <w:trHeight w:val="306"/>
        </w:trPr>
        <w:tc>
          <w:tcPr>
            <w:tcW w:w="631" w:type="pct"/>
            <w:shd w:val="clear" w:color="auto" w:fill="BDD6EE" w:themeFill="accent1" w:themeFillTint="66"/>
            <w:vAlign w:val="center"/>
          </w:tcPr>
          <w:p w14:paraId="3F832E64" w14:textId="628283EB" w:rsidR="00D174AE" w:rsidRDefault="00D174AE" w:rsidP="00634813">
            <w:pPr>
              <w:jc w:val="center"/>
            </w:pPr>
            <w:r w:rsidRPr="001A00D5">
              <w:rPr>
                <w:b/>
                <w:sz w:val="28"/>
                <w:szCs w:val="28"/>
              </w:rPr>
              <w:t>R15.3</w:t>
            </w:r>
          </w:p>
        </w:tc>
        <w:tc>
          <w:tcPr>
            <w:tcW w:w="4369" w:type="pct"/>
          </w:tcPr>
          <w:p w14:paraId="2697892C" w14:textId="0EA86CA3"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lock the turnstiles after a push has occurred</w:t>
            </w:r>
            <w:commentRangeStart w:id="39"/>
            <w:commentRangeEnd w:id="39"/>
            <w:r w:rsidRPr="001E71F1">
              <w:rPr>
                <w:rStyle w:val="CommentReference"/>
                <w:bCs/>
                <w:sz w:val="26"/>
              </w:rPr>
              <w:commentReference w:id="39"/>
            </w:r>
          </w:p>
        </w:tc>
      </w:tr>
      <w:tr w:rsidR="00D174AE" w:rsidRPr="00035469" w14:paraId="6D9BA244" w14:textId="77777777" w:rsidTr="00634813">
        <w:trPr>
          <w:trHeight w:val="268"/>
        </w:trPr>
        <w:tc>
          <w:tcPr>
            <w:tcW w:w="631" w:type="pct"/>
            <w:shd w:val="clear" w:color="auto" w:fill="ECC0C0"/>
          </w:tcPr>
          <w:p w14:paraId="3531640B" w14:textId="77777777" w:rsidR="00D174AE" w:rsidRDefault="00D174AE" w:rsidP="00D174AE"/>
        </w:tc>
        <w:tc>
          <w:tcPr>
            <w:tcW w:w="4369" w:type="pct"/>
          </w:tcPr>
          <w:p w14:paraId="742811A2"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42D7D88E" w14:textId="1BE9B56C" w:rsidR="00D174AE" w:rsidRPr="00634813" w:rsidRDefault="00D174AE" w:rsidP="00634813">
            <w:pPr>
              <w:pStyle w:val="ListParagraph"/>
              <w:numPr>
                <w:ilvl w:val="0"/>
                <w:numId w:val="19"/>
              </w:numPr>
              <w:rPr>
                <w:bCs/>
                <w:color w:val="000000"/>
                <w:sz w:val="26"/>
                <w:shd w:val="clear" w:color="auto" w:fill="FFFFFF"/>
              </w:rPr>
            </w:pPr>
            <w:r>
              <w:rPr>
                <w:bCs/>
                <w:color w:val="000000"/>
                <w:sz w:val="26"/>
                <w:shd w:val="clear" w:color="auto" w:fill="FFFFFF"/>
              </w:rPr>
              <w:t>Turnstile Manager</w:t>
            </w:r>
          </w:p>
        </w:tc>
      </w:tr>
      <w:tr w:rsidR="00D174AE" w:rsidRPr="003E0547" w14:paraId="6F4DE1DF" w14:textId="77777777" w:rsidTr="00634813">
        <w:trPr>
          <w:trHeight w:val="618"/>
        </w:trPr>
        <w:tc>
          <w:tcPr>
            <w:tcW w:w="631" w:type="pct"/>
            <w:shd w:val="clear" w:color="auto" w:fill="BDD6EE" w:themeFill="accent1" w:themeFillTint="66"/>
            <w:vAlign w:val="center"/>
          </w:tcPr>
          <w:p w14:paraId="20185AA8" w14:textId="27EFED68" w:rsidR="00D174AE" w:rsidRDefault="00D174AE" w:rsidP="00634813">
            <w:pPr>
              <w:jc w:val="center"/>
            </w:pPr>
            <w:r w:rsidRPr="00560B5F">
              <w:rPr>
                <w:b/>
                <w:sz w:val="28"/>
                <w:szCs w:val="28"/>
              </w:rPr>
              <w:t>R17</w:t>
            </w:r>
          </w:p>
        </w:tc>
        <w:tc>
          <w:tcPr>
            <w:tcW w:w="4369" w:type="pct"/>
          </w:tcPr>
          <w:p w14:paraId="615AB13A" w14:textId="7B1C86A6" w:rsidR="00D174AE" w:rsidRPr="001E71F1" w:rsidRDefault="00D174AE" w:rsidP="00D174AE">
            <w:pPr>
              <w:rPr>
                <w:color w:val="000000"/>
                <w:sz w:val="26"/>
                <w:shd w:val="clear" w:color="auto" w:fill="FFFFFF"/>
              </w:rPr>
            </w:pPr>
            <w:commentRangeStart w:id="40"/>
            <w:r w:rsidRPr="00634813">
              <w:rPr>
                <w:sz w:val="26"/>
              </w:rPr>
              <w:t xml:space="preserve">The system shall </w:t>
            </w:r>
            <w:r w:rsidRPr="001E71F1">
              <w:rPr>
                <w:sz w:val="26"/>
              </w:rPr>
              <w:t>send a reminder to the user when it is time for him to leave so that he can arrive at the store in time</w:t>
            </w:r>
            <w:commentRangeStart w:id="41"/>
            <w:commentRangeEnd w:id="41"/>
            <w:r w:rsidRPr="001E71F1">
              <w:rPr>
                <w:rStyle w:val="CommentReference"/>
              </w:rPr>
              <w:commentReference w:id="41"/>
            </w:r>
            <w:commentRangeEnd w:id="40"/>
            <w:r w:rsidRPr="001E71F1">
              <w:rPr>
                <w:rStyle w:val="CommentReference"/>
              </w:rPr>
              <w:commentReference w:id="40"/>
            </w:r>
          </w:p>
        </w:tc>
      </w:tr>
      <w:tr w:rsidR="00D174AE" w:rsidRPr="00035469" w14:paraId="1CC7068C" w14:textId="77777777" w:rsidTr="0077137A">
        <w:trPr>
          <w:trHeight w:val="826"/>
        </w:trPr>
        <w:tc>
          <w:tcPr>
            <w:tcW w:w="631" w:type="pct"/>
            <w:shd w:val="clear" w:color="auto" w:fill="ECC0C0"/>
          </w:tcPr>
          <w:p w14:paraId="6B1405FD" w14:textId="77777777" w:rsidR="00D174AE" w:rsidRDefault="00D174AE" w:rsidP="00D174AE"/>
        </w:tc>
        <w:tc>
          <w:tcPr>
            <w:tcW w:w="4369" w:type="pct"/>
          </w:tcPr>
          <w:p w14:paraId="30FB2B7E"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7A36A0E2" w14:textId="37A163F3" w:rsidR="00D174AE" w:rsidRPr="00634813" w:rsidRDefault="00D174AE" w:rsidP="00634813">
            <w:pPr>
              <w:pStyle w:val="ListParagraph"/>
              <w:numPr>
                <w:ilvl w:val="0"/>
                <w:numId w:val="19"/>
              </w:numPr>
              <w:rPr>
                <w:bCs/>
                <w:color w:val="000000"/>
                <w:sz w:val="26"/>
                <w:shd w:val="clear" w:color="auto" w:fill="FFFFFF"/>
              </w:rPr>
            </w:pPr>
            <w:r>
              <w:rPr>
                <w:bCs/>
                <w:color w:val="000000"/>
                <w:sz w:val="26"/>
                <w:shd w:val="clear" w:color="auto" w:fill="FFFFFF"/>
              </w:rPr>
              <w:t>Suggestion Module</w:t>
            </w:r>
          </w:p>
        </w:tc>
      </w:tr>
      <w:tr w:rsidR="00D174AE" w:rsidRPr="003E0547" w14:paraId="6641C030" w14:textId="77777777" w:rsidTr="00634813">
        <w:trPr>
          <w:trHeight w:val="589"/>
        </w:trPr>
        <w:tc>
          <w:tcPr>
            <w:tcW w:w="631" w:type="pct"/>
            <w:shd w:val="clear" w:color="auto" w:fill="BDD6EE" w:themeFill="accent1" w:themeFillTint="66"/>
            <w:vAlign w:val="center"/>
          </w:tcPr>
          <w:p w14:paraId="711919F8" w14:textId="15777B61" w:rsidR="00D174AE" w:rsidRDefault="00D174AE" w:rsidP="00634813">
            <w:pPr>
              <w:jc w:val="center"/>
            </w:pPr>
            <w:r w:rsidRPr="00560B5F">
              <w:rPr>
                <w:b/>
                <w:sz w:val="28"/>
                <w:szCs w:val="28"/>
              </w:rPr>
              <w:t>R18</w:t>
            </w:r>
          </w:p>
        </w:tc>
        <w:tc>
          <w:tcPr>
            <w:tcW w:w="4369" w:type="pct"/>
          </w:tcPr>
          <w:p w14:paraId="6B062837" w14:textId="23C4F4B5" w:rsidR="00D174AE" w:rsidRPr="00634813" w:rsidRDefault="00D174AE" w:rsidP="00D174AE">
            <w:pPr>
              <w:rPr>
                <w:color w:val="000000"/>
                <w:sz w:val="26"/>
                <w:shd w:val="clear" w:color="auto" w:fill="FFFFFF"/>
              </w:rPr>
            </w:pPr>
            <w:r w:rsidRPr="00634813">
              <w:rPr>
                <w:sz w:val="26"/>
              </w:rPr>
              <w:t xml:space="preserve">The system shall </w:t>
            </w:r>
            <w:r w:rsidRPr="001E71F1">
              <w:rPr>
                <w:sz w:val="26"/>
              </w:rPr>
              <w:t>calculate the time it takes the user to go to a shop in which he has an appointment</w:t>
            </w:r>
          </w:p>
        </w:tc>
      </w:tr>
      <w:tr w:rsidR="00D174AE" w:rsidRPr="00035469" w14:paraId="5F68ECDF" w14:textId="77777777" w:rsidTr="0077137A">
        <w:trPr>
          <w:trHeight w:val="826"/>
        </w:trPr>
        <w:tc>
          <w:tcPr>
            <w:tcW w:w="631" w:type="pct"/>
            <w:shd w:val="clear" w:color="auto" w:fill="ECC0C0"/>
          </w:tcPr>
          <w:p w14:paraId="2B752C30" w14:textId="77777777" w:rsidR="00D174AE" w:rsidRDefault="00D174AE" w:rsidP="00D174AE"/>
        </w:tc>
        <w:tc>
          <w:tcPr>
            <w:tcW w:w="4369" w:type="pct"/>
          </w:tcPr>
          <w:p w14:paraId="237A198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3B3AF26" w14:textId="1D7A9FD1" w:rsidR="00D174AE" w:rsidRDefault="00D174AE" w:rsidP="00D174AE">
            <w:pPr>
              <w:pStyle w:val="ListParagraph"/>
              <w:numPr>
                <w:ilvl w:val="0"/>
                <w:numId w:val="19"/>
              </w:numPr>
              <w:rPr>
                <w:bCs/>
                <w:color w:val="000000"/>
                <w:sz w:val="26"/>
                <w:shd w:val="clear" w:color="auto" w:fill="FFFFFF"/>
              </w:rPr>
            </w:pPr>
            <w:r>
              <w:rPr>
                <w:bCs/>
                <w:color w:val="000000"/>
                <w:sz w:val="26"/>
                <w:shd w:val="clear" w:color="auto" w:fill="FFFFFF"/>
              </w:rPr>
              <w:t>Suggestion Module</w:t>
            </w:r>
          </w:p>
          <w:p w14:paraId="41C1CF4C" w14:textId="77777777" w:rsidR="00D174AE" w:rsidRDefault="00D174AE" w:rsidP="00D174AE">
            <w:pPr>
              <w:pStyle w:val="ListParagraph"/>
              <w:numPr>
                <w:ilvl w:val="0"/>
                <w:numId w:val="19"/>
              </w:numPr>
              <w:rPr>
                <w:bCs/>
                <w:color w:val="000000"/>
                <w:sz w:val="26"/>
                <w:shd w:val="clear" w:color="auto" w:fill="FFFFFF"/>
              </w:rPr>
            </w:pPr>
            <w:r>
              <w:rPr>
                <w:bCs/>
                <w:color w:val="000000"/>
                <w:sz w:val="26"/>
                <w:shd w:val="clear" w:color="auto" w:fill="FFFFFF"/>
              </w:rPr>
              <w:t>Location Module: ETA Module</w:t>
            </w:r>
          </w:p>
          <w:p w14:paraId="492D06C1" w14:textId="024C1EB9" w:rsidR="00D174AE" w:rsidRPr="00634813" w:rsidRDefault="00D174AE" w:rsidP="00634813">
            <w:pPr>
              <w:pStyle w:val="ListParagraph"/>
              <w:numPr>
                <w:ilvl w:val="0"/>
                <w:numId w:val="19"/>
              </w:numPr>
              <w:rPr>
                <w:bCs/>
                <w:color w:val="000000"/>
                <w:sz w:val="26"/>
                <w:shd w:val="clear" w:color="auto" w:fill="FFFFFF"/>
              </w:rPr>
            </w:pPr>
            <w:r>
              <w:rPr>
                <w:bCs/>
                <w:color w:val="000000"/>
                <w:sz w:val="26"/>
                <w:shd w:val="clear" w:color="auto" w:fill="FFFFFF"/>
              </w:rPr>
              <w:t>Map Mediator Module</w:t>
            </w:r>
          </w:p>
        </w:tc>
      </w:tr>
      <w:tr w:rsidR="00D174AE" w:rsidRPr="003E0547" w14:paraId="5215B6FF" w14:textId="77777777" w:rsidTr="00634813">
        <w:trPr>
          <w:trHeight w:val="826"/>
        </w:trPr>
        <w:tc>
          <w:tcPr>
            <w:tcW w:w="631" w:type="pct"/>
            <w:shd w:val="clear" w:color="auto" w:fill="BDD6EE" w:themeFill="accent1" w:themeFillTint="66"/>
            <w:vAlign w:val="center"/>
          </w:tcPr>
          <w:p w14:paraId="73643926" w14:textId="50F265C9" w:rsidR="00D174AE" w:rsidRDefault="00D174AE" w:rsidP="00634813">
            <w:pPr>
              <w:jc w:val="center"/>
            </w:pPr>
            <w:r w:rsidRPr="00560B5F">
              <w:rPr>
                <w:b/>
                <w:sz w:val="28"/>
                <w:szCs w:val="28"/>
              </w:rPr>
              <w:t>R19</w:t>
            </w:r>
          </w:p>
        </w:tc>
        <w:tc>
          <w:tcPr>
            <w:tcW w:w="4369" w:type="pct"/>
          </w:tcPr>
          <w:p w14:paraId="66F14CA1" w14:textId="7E37B58B"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manage how many people can enter inside the store for each timeslot, as to not exceed the maximum number of people allowed inside the store</w:t>
            </w:r>
          </w:p>
        </w:tc>
      </w:tr>
      <w:tr w:rsidR="00D174AE" w:rsidRPr="003E0547" w14:paraId="50E70383" w14:textId="77777777" w:rsidTr="00634813">
        <w:trPr>
          <w:trHeight w:val="501"/>
        </w:trPr>
        <w:tc>
          <w:tcPr>
            <w:tcW w:w="631" w:type="pct"/>
            <w:shd w:val="clear" w:color="auto" w:fill="BDD6EE" w:themeFill="accent1" w:themeFillTint="66"/>
            <w:vAlign w:val="center"/>
          </w:tcPr>
          <w:p w14:paraId="24ECE242" w14:textId="3A3C9A6B" w:rsidR="00D174AE" w:rsidRDefault="00D174AE" w:rsidP="00634813">
            <w:pPr>
              <w:jc w:val="center"/>
            </w:pPr>
            <w:r w:rsidRPr="00560B5F">
              <w:rPr>
                <w:b/>
                <w:sz w:val="28"/>
                <w:szCs w:val="28"/>
              </w:rPr>
              <w:t>R20</w:t>
            </w:r>
          </w:p>
        </w:tc>
        <w:tc>
          <w:tcPr>
            <w:tcW w:w="4369" w:type="pct"/>
          </w:tcPr>
          <w:p w14:paraId="2EB0D4F8" w14:textId="41FCDDB4"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calculate the maximum number of people allowed inside each store, as to allow for social distan</w:t>
            </w:r>
            <w:r w:rsidRPr="00634813">
              <w:rPr>
                <w:bCs/>
                <w:sz w:val="26"/>
              </w:rPr>
              <w:t>cing to take place</w:t>
            </w:r>
          </w:p>
        </w:tc>
      </w:tr>
      <w:tr w:rsidR="00D174AE" w:rsidRPr="00035469" w14:paraId="60323B9E" w14:textId="77777777" w:rsidTr="00634813">
        <w:trPr>
          <w:trHeight w:val="623"/>
        </w:trPr>
        <w:tc>
          <w:tcPr>
            <w:tcW w:w="631" w:type="pct"/>
            <w:shd w:val="clear" w:color="auto" w:fill="ECC0C0"/>
            <w:vAlign w:val="center"/>
          </w:tcPr>
          <w:p w14:paraId="06381AAC" w14:textId="77777777" w:rsidR="00D174AE" w:rsidRPr="00560B5F" w:rsidRDefault="00D174AE" w:rsidP="00D174AE">
            <w:pPr>
              <w:jc w:val="center"/>
              <w:rPr>
                <w:b/>
                <w:sz w:val="28"/>
                <w:szCs w:val="28"/>
              </w:rPr>
            </w:pPr>
          </w:p>
        </w:tc>
        <w:tc>
          <w:tcPr>
            <w:tcW w:w="4369" w:type="pct"/>
          </w:tcPr>
          <w:p w14:paraId="68CD3995" w14:textId="77777777" w:rsidR="00D174AE" w:rsidRDefault="00D174AE" w:rsidP="00D174AE">
            <w:pPr>
              <w:rPr>
                <w:bCs/>
                <w:sz w:val="26"/>
              </w:rPr>
            </w:pPr>
            <w:r>
              <w:rPr>
                <w:bCs/>
                <w:sz w:val="26"/>
              </w:rPr>
              <w:t>Components:</w:t>
            </w:r>
          </w:p>
          <w:p w14:paraId="3163E418" w14:textId="2D98D17C" w:rsidR="00D174AE" w:rsidRPr="00634813" w:rsidRDefault="00D174AE" w:rsidP="00634813">
            <w:pPr>
              <w:pStyle w:val="ListParagraph"/>
              <w:numPr>
                <w:ilvl w:val="0"/>
                <w:numId w:val="20"/>
              </w:numPr>
              <w:rPr>
                <w:bCs/>
                <w:sz w:val="26"/>
              </w:rPr>
            </w:pPr>
            <w:r>
              <w:rPr>
                <w:bCs/>
                <w:sz w:val="26"/>
              </w:rPr>
              <w:t>Queue Manager: Optimizer Module</w:t>
            </w:r>
          </w:p>
        </w:tc>
      </w:tr>
      <w:tr w:rsidR="00D174AE" w:rsidRPr="003E0547" w14:paraId="4B9D86C2" w14:textId="77777777" w:rsidTr="00634813">
        <w:trPr>
          <w:trHeight w:val="623"/>
        </w:trPr>
        <w:tc>
          <w:tcPr>
            <w:tcW w:w="631" w:type="pct"/>
            <w:shd w:val="clear" w:color="auto" w:fill="BDD6EE" w:themeFill="accent1" w:themeFillTint="66"/>
          </w:tcPr>
          <w:p w14:paraId="6895B0F5" w14:textId="7B843BA7" w:rsidR="00D174AE" w:rsidRPr="00560B5F" w:rsidRDefault="00D174AE" w:rsidP="00D174AE">
            <w:pPr>
              <w:jc w:val="center"/>
              <w:rPr>
                <w:b/>
                <w:sz w:val="28"/>
                <w:szCs w:val="28"/>
              </w:rPr>
            </w:pPr>
            <w:r w:rsidRPr="00826901">
              <w:rPr>
                <w:b/>
                <w:bCs/>
                <w:sz w:val="28"/>
                <w:szCs w:val="28"/>
              </w:rPr>
              <w:t>R21</w:t>
            </w:r>
          </w:p>
        </w:tc>
        <w:tc>
          <w:tcPr>
            <w:tcW w:w="4369" w:type="pct"/>
          </w:tcPr>
          <w:p w14:paraId="51B298D2" w14:textId="1AF17785"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count the number of entrances and exits each day </w:t>
            </w:r>
            <w:r w:rsidRPr="00634813">
              <w:rPr>
                <w:bCs/>
                <w:color w:val="000000"/>
                <w:sz w:val="26"/>
                <w:shd w:val="clear" w:color="auto" w:fill="FFFFFF"/>
              </w:rPr>
              <w:t>for each market</w:t>
            </w:r>
          </w:p>
        </w:tc>
      </w:tr>
      <w:tr w:rsidR="00D174AE" w:rsidRPr="003E0547" w14:paraId="17BDAAA4" w14:textId="77777777" w:rsidTr="00634813">
        <w:trPr>
          <w:trHeight w:val="623"/>
        </w:trPr>
        <w:tc>
          <w:tcPr>
            <w:tcW w:w="631" w:type="pct"/>
            <w:shd w:val="clear" w:color="auto" w:fill="BDD6EE" w:themeFill="accent1" w:themeFillTint="66"/>
          </w:tcPr>
          <w:p w14:paraId="307AB20E" w14:textId="3C82FAEA" w:rsidR="00D174AE" w:rsidRPr="00560B5F" w:rsidRDefault="00D174AE" w:rsidP="00D174AE">
            <w:pPr>
              <w:jc w:val="center"/>
              <w:rPr>
                <w:b/>
                <w:sz w:val="28"/>
                <w:szCs w:val="28"/>
              </w:rPr>
            </w:pPr>
            <w:r w:rsidRPr="00826901">
              <w:rPr>
                <w:b/>
                <w:bCs/>
                <w:sz w:val="28"/>
                <w:szCs w:val="28"/>
              </w:rPr>
              <w:t>R22</w:t>
            </w:r>
          </w:p>
        </w:tc>
        <w:tc>
          <w:tcPr>
            <w:tcW w:w="4369" w:type="pct"/>
          </w:tcPr>
          <w:p w14:paraId="6E0D853F" w14:textId="07E0B56F"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store the number of daily </w:t>
            </w:r>
            <w:r w:rsidRPr="00634813">
              <w:rPr>
                <w:bCs/>
                <w:color w:val="000000"/>
                <w:sz w:val="26"/>
                <w:shd w:val="clear" w:color="auto" w:fill="FFFFFF"/>
              </w:rPr>
              <w:t>entrances and exits for each market</w:t>
            </w:r>
            <w:r w:rsidRPr="00634813">
              <w:rPr>
                <w:bCs/>
                <w:sz w:val="26"/>
              </w:rPr>
              <w:t xml:space="preserve">  </w:t>
            </w:r>
          </w:p>
        </w:tc>
      </w:tr>
      <w:tr w:rsidR="00D174AE" w:rsidRPr="00035469" w14:paraId="72749279" w14:textId="77777777" w:rsidTr="00634813">
        <w:trPr>
          <w:trHeight w:val="623"/>
        </w:trPr>
        <w:tc>
          <w:tcPr>
            <w:tcW w:w="631" w:type="pct"/>
            <w:shd w:val="clear" w:color="auto" w:fill="ECC0C0"/>
          </w:tcPr>
          <w:p w14:paraId="03631307" w14:textId="77777777" w:rsidR="00D174AE" w:rsidRPr="00826901" w:rsidRDefault="00D174AE" w:rsidP="00D174AE">
            <w:pPr>
              <w:jc w:val="center"/>
              <w:rPr>
                <w:b/>
                <w:bCs/>
                <w:sz w:val="28"/>
                <w:szCs w:val="28"/>
              </w:rPr>
            </w:pPr>
          </w:p>
        </w:tc>
        <w:tc>
          <w:tcPr>
            <w:tcW w:w="4369" w:type="pct"/>
          </w:tcPr>
          <w:p w14:paraId="4CAB315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ADD9A49" w14:textId="0F8C1684" w:rsidR="00D174AE" w:rsidRPr="00634813" w:rsidRDefault="00D174AE" w:rsidP="00634813">
            <w:pPr>
              <w:pStyle w:val="ListParagraph"/>
              <w:numPr>
                <w:ilvl w:val="0"/>
                <w:numId w:val="20"/>
              </w:numPr>
              <w:rPr>
                <w:bCs/>
                <w:color w:val="000000"/>
                <w:sz w:val="26"/>
                <w:shd w:val="clear" w:color="auto" w:fill="FFFFFF"/>
              </w:rPr>
            </w:pPr>
            <w:r>
              <w:rPr>
                <w:bCs/>
                <w:color w:val="000000"/>
                <w:sz w:val="26"/>
                <w:shd w:val="clear" w:color="auto" w:fill="FFFFFF"/>
              </w:rPr>
              <w:t>Queue Manager: Timeslot Manager</w:t>
            </w:r>
          </w:p>
        </w:tc>
      </w:tr>
      <w:tr w:rsidR="00D174AE" w:rsidRPr="003E0547" w14:paraId="7D6D77B4" w14:textId="77777777" w:rsidTr="00634813">
        <w:trPr>
          <w:trHeight w:val="623"/>
        </w:trPr>
        <w:tc>
          <w:tcPr>
            <w:tcW w:w="631" w:type="pct"/>
            <w:shd w:val="clear" w:color="auto" w:fill="BDD6EE" w:themeFill="accent1" w:themeFillTint="66"/>
          </w:tcPr>
          <w:p w14:paraId="6DB7C25D" w14:textId="573631AA" w:rsidR="00D174AE" w:rsidRPr="00560B5F" w:rsidRDefault="00D174AE" w:rsidP="00D174AE">
            <w:pPr>
              <w:jc w:val="center"/>
              <w:rPr>
                <w:b/>
                <w:sz w:val="28"/>
                <w:szCs w:val="28"/>
              </w:rPr>
            </w:pPr>
            <w:r w:rsidRPr="00826901">
              <w:rPr>
                <w:b/>
                <w:bCs/>
                <w:sz w:val="28"/>
                <w:szCs w:val="28"/>
              </w:rPr>
              <w:t>R23</w:t>
            </w:r>
          </w:p>
        </w:tc>
        <w:tc>
          <w:tcPr>
            <w:tcW w:w="4369" w:type="pct"/>
          </w:tcPr>
          <w:p w14:paraId="3DA85263" w14:textId="551C26D1" w:rsidR="00D174AE" w:rsidRPr="001E71F1" w:rsidRDefault="00D174AE" w:rsidP="00D174AE">
            <w:pPr>
              <w:rPr>
                <w:bCs/>
                <w:sz w:val="26"/>
              </w:rPr>
            </w:pPr>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p>
        </w:tc>
      </w:tr>
      <w:tr w:rsidR="00D174AE" w:rsidRPr="003E0547" w14:paraId="02DF9982" w14:textId="77777777" w:rsidTr="00634813">
        <w:trPr>
          <w:trHeight w:val="623"/>
        </w:trPr>
        <w:tc>
          <w:tcPr>
            <w:tcW w:w="631" w:type="pct"/>
            <w:shd w:val="clear" w:color="auto" w:fill="BDD6EE" w:themeFill="accent1" w:themeFillTint="66"/>
          </w:tcPr>
          <w:p w14:paraId="00F086C4" w14:textId="1D726FC4" w:rsidR="00D174AE" w:rsidRPr="00560B5F" w:rsidRDefault="00D174AE" w:rsidP="00D174AE">
            <w:pPr>
              <w:jc w:val="center"/>
              <w:rPr>
                <w:b/>
                <w:sz w:val="28"/>
                <w:szCs w:val="28"/>
              </w:rPr>
            </w:pPr>
            <w:r w:rsidRPr="00826901">
              <w:rPr>
                <w:b/>
                <w:bCs/>
                <w:sz w:val="28"/>
                <w:szCs w:val="28"/>
              </w:rPr>
              <w:t>R24</w:t>
            </w:r>
          </w:p>
        </w:tc>
        <w:tc>
          <w:tcPr>
            <w:tcW w:w="4369" w:type="pct"/>
          </w:tcPr>
          <w:p w14:paraId="266EC746" w14:textId="4A368167" w:rsidR="00D174AE" w:rsidRPr="001E71F1" w:rsidRDefault="00D174AE" w:rsidP="00D174AE">
            <w:pPr>
              <w:rPr>
                <w:bCs/>
                <w:sz w:val="26"/>
              </w:rPr>
            </w:pPr>
            <w:r w:rsidRPr="00634813">
              <w:rPr>
                <w:bCs/>
                <w:sz w:val="26"/>
              </w:rPr>
              <w:t>The system shall</w:t>
            </w:r>
            <w:r w:rsidRPr="001E71F1">
              <w:rPr>
                <w:bCs/>
                <w:sz w:val="26"/>
              </w:rPr>
              <w:t xml:space="preserve"> allow store managers to see how many customers have entered the store </w:t>
            </w:r>
            <w:r w:rsidRPr="00634813">
              <w:rPr>
                <w:bCs/>
                <w:sz w:val="26"/>
              </w:rPr>
              <w:t>in any day.</w:t>
            </w:r>
          </w:p>
        </w:tc>
      </w:tr>
      <w:tr w:rsidR="00D174AE" w:rsidRPr="00035469" w14:paraId="7B783175" w14:textId="77777777" w:rsidTr="00634813">
        <w:trPr>
          <w:trHeight w:val="623"/>
        </w:trPr>
        <w:tc>
          <w:tcPr>
            <w:tcW w:w="631" w:type="pct"/>
            <w:shd w:val="clear" w:color="auto" w:fill="ECC0C0"/>
            <w:vAlign w:val="center"/>
          </w:tcPr>
          <w:p w14:paraId="33883C68" w14:textId="77777777" w:rsidR="00D174AE" w:rsidRPr="00560B5F" w:rsidRDefault="00D174AE" w:rsidP="00D174AE">
            <w:pPr>
              <w:jc w:val="center"/>
              <w:rPr>
                <w:b/>
                <w:sz w:val="28"/>
                <w:szCs w:val="28"/>
              </w:rPr>
            </w:pPr>
          </w:p>
        </w:tc>
        <w:tc>
          <w:tcPr>
            <w:tcW w:w="4369" w:type="pct"/>
          </w:tcPr>
          <w:p w14:paraId="6795FF52" w14:textId="77777777" w:rsidR="00D174AE" w:rsidRDefault="00D174AE" w:rsidP="00D174AE">
            <w:pPr>
              <w:rPr>
                <w:bCs/>
                <w:sz w:val="26"/>
              </w:rPr>
            </w:pPr>
            <w:r>
              <w:rPr>
                <w:bCs/>
                <w:sz w:val="26"/>
              </w:rPr>
              <w:t>Components:</w:t>
            </w:r>
          </w:p>
          <w:p w14:paraId="1A23343A" w14:textId="77777777" w:rsidR="00D174AE" w:rsidRDefault="00D174AE" w:rsidP="00D174AE">
            <w:pPr>
              <w:pStyle w:val="ListParagraph"/>
              <w:numPr>
                <w:ilvl w:val="0"/>
                <w:numId w:val="20"/>
              </w:numPr>
              <w:rPr>
                <w:bCs/>
                <w:sz w:val="26"/>
              </w:rPr>
            </w:pPr>
            <w:r>
              <w:rPr>
                <w:bCs/>
                <w:sz w:val="26"/>
              </w:rPr>
              <w:t>Market Manager: Influx Module</w:t>
            </w:r>
          </w:p>
          <w:p w14:paraId="0C823D59" w14:textId="03F1CA54" w:rsidR="00D174AE" w:rsidRPr="00634813" w:rsidRDefault="00D174AE" w:rsidP="00634813">
            <w:pPr>
              <w:pStyle w:val="ListParagraph"/>
              <w:numPr>
                <w:ilvl w:val="0"/>
                <w:numId w:val="20"/>
              </w:numPr>
              <w:rPr>
                <w:bCs/>
                <w:sz w:val="26"/>
              </w:rPr>
            </w:pPr>
            <w:r>
              <w:rPr>
                <w:bCs/>
                <w:sz w:val="26"/>
              </w:rPr>
              <w:t>Web Server</w:t>
            </w:r>
          </w:p>
        </w:tc>
      </w:tr>
      <w:tr w:rsidR="00D174AE" w:rsidRPr="003E0547" w14:paraId="71744E53" w14:textId="77777777" w:rsidTr="00634813">
        <w:trPr>
          <w:trHeight w:val="623"/>
        </w:trPr>
        <w:tc>
          <w:tcPr>
            <w:tcW w:w="631" w:type="pct"/>
            <w:shd w:val="clear" w:color="auto" w:fill="BDD6EE" w:themeFill="accent1" w:themeFillTint="66"/>
          </w:tcPr>
          <w:p w14:paraId="00774DFF" w14:textId="4D9C95DF" w:rsidR="00D174AE" w:rsidRPr="00560B5F" w:rsidRDefault="00D174AE" w:rsidP="00D174AE">
            <w:pPr>
              <w:jc w:val="center"/>
              <w:rPr>
                <w:b/>
                <w:sz w:val="28"/>
                <w:szCs w:val="28"/>
              </w:rPr>
            </w:pPr>
            <w:r w:rsidRPr="00B52C18">
              <w:rPr>
                <w:b/>
                <w:sz w:val="28"/>
                <w:szCs w:val="28"/>
              </w:rPr>
              <w:t>R25</w:t>
            </w:r>
          </w:p>
        </w:tc>
        <w:tc>
          <w:tcPr>
            <w:tcW w:w="4369" w:type="pct"/>
          </w:tcPr>
          <w:p w14:paraId="7BF7EE0C" w14:textId="0B2E73A4" w:rsidR="00D174AE" w:rsidRPr="00D66B8A" w:rsidRDefault="00D174AE" w:rsidP="00D174AE">
            <w:pPr>
              <w:rPr>
                <w:bCs/>
                <w:sz w:val="26"/>
              </w:rPr>
            </w:pPr>
            <w:r w:rsidRPr="00634813">
              <w:rPr>
                <w:bCs/>
                <w:sz w:val="26"/>
              </w:rPr>
              <w:t xml:space="preserve">The system shall allow store managers to register their stores </w:t>
            </w:r>
          </w:p>
        </w:tc>
      </w:tr>
      <w:tr w:rsidR="00D174AE" w:rsidRPr="003E0547" w14:paraId="1046D322" w14:textId="77777777" w:rsidTr="00634813">
        <w:trPr>
          <w:trHeight w:val="274"/>
        </w:trPr>
        <w:tc>
          <w:tcPr>
            <w:tcW w:w="631" w:type="pct"/>
            <w:shd w:val="clear" w:color="auto" w:fill="BDD6EE" w:themeFill="accent1" w:themeFillTint="66"/>
          </w:tcPr>
          <w:p w14:paraId="35E0AC63" w14:textId="10171613" w:rsidR="00D174AE" w:rsidRPr="00560B5F" w:rsidRDefault="00D174AE" w:rsidP="00D174AE">
            <w:pPr>
              <w:jc w:val="center"/>
              <w:rPr>
                <w:b/>
                <w:sz w:val="28"/>
                <w:szCs w:val="28"/>
              </w:rPr>
            </w:pPr>
            <w:r w:rsidRPr="00B52C18">
              <w:rPr>
                <w:b/>
                <w:sz w:val="28"/>
                <w:szCs w:val="28"/>
              </w:rPr>
              <w:t>R26</w:t>
            </w:r>
          </w:p>
        </w:tc>
        <w:tc>
          <w:tcPr>
            <w:tcW w:w="4369" w:type="pct"/>
          </w:tcPr>
          <w:p w14:paraId="074229B6" w14:textId="60B692EB" w:rsidR="00D174AE" w:rsidRPr="00D66B8A" w:rsidRDefault="00D174AE" w:rsidP="00D174AE">
            <w:pPr>
              <w:rPr>
                <w:bCs/>
                <w:sz w:val="26"/>
              </w:rPr>
            </w:pPr>
            <w:r w:rsidRPr="00634813">
              <w:rPr>
                <w:bCs/>
                <w:sz w:val="26"/>
              </w:rPr>
              <w:t>The system shall allow store managers to input the store’s location</w:t>
            </w:r>
          </w:p>
        </w:tc>
      </w:tr>
      <w:tr w:rsidR="00D174AE" w:rsidRPr="003E0547" w14:paraId="18A1AB0A" w14:textId="77777777" w:rsidTr="00634813">
        <w:trPr>
          <w:trHeight w:val="416"/>
        </w:trPr>
        <w:tc>
          <w:tcPr>
            <w:tcW w:w="631" w:type="pct"/>
            <w:shd w:val="clear" w:color="auto" w:fill="BDD6EE" w:themeFill="accent1" w:themeFillTint="66"/>
          </w:tcPr>
          <w:p w14:paraId="2422658C" w14:textId="572F2E2A" w:rsidR="00D174AE" w:rsidRPr="00560B5F" w:rsidRDefault="00D174AE" w:rsidP="00D174AE">
            <w:pPr>
              <w:jc w:val="center"/>
              <w:rPr>
                <w:b/>
                <w:sz w:val="28"/>
                <w:szCs w:val="28"/>
              </w:rPr>
            </w:pPr>
            <w:r w:rsidRPr="00B52C18">
              <w:rPr>
                <w:b/>
                <w:sz w:val="28"/>
                <w:szCs w:val="28"/>
              </w:rPr>
              <w:lastRenderedPageBreak/>
              <w:t>R27</w:t>
            </w:r>
          </w:p>
        </w:tc>
        <w:tc>
          <w:tcPr>
            <w:tcW w:w="4369" w:type="pct"/>
          </w:tcPr>
          <w:p w14:paraId="569E7956" w14:textId="480AF792" w:rsidR="00D174AE" w:rsidRPr="00D66B8A" w:rsidRDefault="00D174AE" w:rsidP="00D174AE">
            <w:pPr>
              <w:rPr>
                <w:bCs/>
                <w:sz w:val="26"/>
              </w:rPr>
            </w:pPr>
            <w:r w:rsidRPr="00634813">
              <w:rPr>
                <w:bCs/>
                <w:sz w:val="26"/>
              </w:rPr>
              <w:t>The system shall allow store managers to input what categories of goods and what products are contained in the store</w:t>
            </w:r>
          </w:p>
        </w:tc>
      </w:tr>
      <w:tr w:rsidR="00D174AE" w:rsidRPr="003E0547" w14:paraId="338EAD3E" w14:textId="77777777" w:rsidTr="00634813">
        <w:trPr>
          <w:trHeight w:val="107"/>
        </w:trPr>
        <w:tc>
          <w:tcPr>
            <w:tcW w:w="631" w:type="pct"/>
            <w:shd w:val="clear" w:color="auto" w:fill="BDD6EE" w:themeFill="accent1" w:themeFillTint="66"/>
          </w:tcPr>
          <w:p w14:paraId="31BFAAF4" w14:textId="67C86E9C" w:rsidR="00D174AE" w:rsidRPr="00560B5F" w:rsidRDefault="00D174AE" w:rsidP="00D174AE">
            <w:pPr>
              <w:jc w:val="center"/>
              <w:rPr>
                <w:b/>
                <w:sz w:val="28"/>
                <w:szCs w:val="28"/>
              </w:rPr>
            </w:pPr>
            <w:r w:rsidRPr="00B52C18">
              <w:rPr>
                <w:b/>
                <w:sz w:val="28"/>
                <w:szCs w:val="28"/>
              </w:rPr>
              <w:t>R28</w:t>
            </w:r>
          </w:p>
        </w:tc>
        <w:tc>
          <w:tcPr>
            <w:tcW w:w="4369" w:type="pct"/>
          </w:tcPr>
          <w:p w14:paraId="210E1029" w14:textId="0F4836F5" w:rsidR="00D174AE" w:rsidRPr="00D66B8A" w:rsidRDefault="00D174AE" w:rsidP="00D174AE">
            <w:pPr>
              <w:rPr>
                <w:bCs/>
                <w:sz w:val="26"/>
              </w:rPr>
            </w:pPr>
            <w:r w:rsidRPr="00634813">
              <w:rPr>
                <w:bCs/>
                <w:sz w:val="26"/>
              </w:rPr>
              <w:t>The system shall allow store managers to input the dimensions of the store</w:t>
            </w:r>
          </w:p>
        </w:tc>
      </w:tr>
      <w:tr w:rsidR="00D174AE" w:rsidRPr="003E0547" w14:paraId="6359300B" w14:textId="77777777" w:rsidTr="00634813">
        <w:trPr>
          <w:trHeight w:val="779"/>
        </w:trPr>
        <w:tc>
          <w:tcPr>
            <w:tcW w:w="631" w:type="pct"/>
            <w:shd w:val="clear" w:color="auto" w:fill="ECC0C0"/>
          </w:tcPr>
          <w:p w14:paraId="6C5E996D" w14:textId="77777777" w:rsidR="00D174AE" w:rsidRPr="00B52C18" w:rsidRDefault="00D174AE" w:rsidP="00D174AE">
            <w:pPr>
              <w:jc w:val="center"/>
              <w:rPr>
                <w:b/>
                <w:sz w:val="28"/>
                <w:szCs w:val="28"/>
              </w:rPr>
            </w:pPr>
          </w:p>
        </w:tc>
        <w:tc>
          <w:tcPr>
            <w:tcW w:w="4369" w:type="pct"/>
          </w:tcPr>
          <w:p w14:paraId="3FFB56B3" w14:textId="77777777" w:rsidR="00D174AE" w:rsidRDefault="00D174AE" w:rsidP="00D174AE">
            <w:pPr>
              <w:rPr>
                <w:bCs/>
                <w:sz w:val="26"/>
              </w:rPr>
            </w:pPr>
            <w:r>
              <w:rPr>
                <w:bCs/>
                <w:sz w:val="26"/>
              </w:rPr>
              <w:t>Components:</w:t>
            </w:r>
          </w:p>
          <w:p w14:paraId="0430E8A2" w14:textId="247DB7A1" w:rsidR="00D174AE" w:rsidRPr="00634813" w:rsidRDefault="00D174AE" w:rsidP="00634813">
            <w:pPr>
              <w:pStyle w:val="ListParagraph"/>
              <w:numPr>
                <w:ilvl w:val="0"/>
                <w:numId w:val="21"/>
              </w:numPr>
              <w:rPr>
                <w:bCs/>
                <w:sz w:val="26"/>
              </w:rPr>
            </w:pPr>
            <w:r>
              <w:rPr>
                <w:bCs/>
                <w:sz w:val="26"/>
              </w:rPr>
              <w:t>Market Manager: Market Info Manager</w:t>
            </w:r>
          </w:p>
        </w:tc>
      </w:tr>
    </w:tbl>
    <w:p w14:paraId="27162351" w14:textId="2DCA838D" w:rsidR="00F8349C" w:rsidRDefault="00F8349C" w:rsidP="00035469">
      <w:pPr>
        <w:rPr>
          <w:lang w:val="en-GB"/>
        </w:rPr>
      </w:pPr>
    </w:p>
    <w:p w14:paraId="702E9A44" w14:textId="3E312AD0" w:rsidR="00D10CB7" w:rsidRPr="001E71F1" w:rsidRDefault="00D174AE" w:rsidP="00634813">
      <w:pPr>
        <w:rPr>
          <w:lang w:val="en-GB"/>
        </w:rPr>
      </w:pPr>
      <w:r>
        <w:rPr>
          <w:lang w:val="en-GB"/>
        </w:rPr>
        <w:t>Note that, as shown in the component and in the sequence diagrams,  each component interacts with the database through Data Service component, that was omitted here to avoid repeating it in every requirement.</w:t>
      </w:r>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ListParagraph"/>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6F59ED5D" w:rsidR="006625AC" w:rsidRPr="00FF55BD" w:rsidRDefault="006625AC" w:rsidP="006625AC">
      <w:pPr>
        <w:pStyle w:val="ListParagraph"/>
        <w:numPr>
          <w:ilvl w:val="0"/>
          <w:numId w:val="1"/>
        </w:numPr>
        <w:rPr>
          <w:ins w:id="42" w:author="Giorgio Romeo" w:date="2020-12-31T10:04:00Z"/>
          <w:rFonts w:ascii="Bell MT" w:hAnsi="Bell MT"/>
          <w:lang w:val="en-GB"/>
          <w:rPrChange w:id="43" w:author="Giorgio Romeo" w:date="2020-12-31T10:04:00Z">
            <w:rPr>
              <w:ins w:id="44" w:author="Giorgio Romeo" w:date="2020-12-31T10:04:00Z"/>
              <w:rFonts w:ascii="Bell MT" w:hAnsi="Bell MT"/>
              <w:i/>
              <w:iCs/>
              <w:sz w:val="32"/>
              <w:szCs w:val="32"/>
              <w:lang w:val="en-GB"/>
            </w:rPr>
          </w:rPrChange>
        </w:rPr>
      </w:pPr>
      <w:r w:rsidRPr="00FF55BD">
        <w:rPr>
          <w:rFonts w:ascii="Bell MT" w:hAnsi="Bell MT"/>
          <w:i/>
          <w:iCs/>
          <w:sz w:val="32"/>
          <w:szCs w:val="32"/>
          <w:lang w:val="en-GB"/>
          <w:rPrChange w:id="45" w:author="Giorgio Romeo" w:date="2020-12-31T10:04:00Z">
            <w:rPr>
              <w:rFonts w:ascii="Bell MT" w:hAnsi="Bell MT"/>
              <w:sz w:val="32"/>
              <w:szCs w:val="32"/>
              <w:lang w:val="en-GB"/>
            </w:rPr>
          </w:rPrChange>
        </w:rPr>
        <w:lastRenderedPageBreak/>
        <w:t>EFFORT SPENT</w:t>
      </w:r>
      <w:del w:id="46" w:author="Giorgio Romeo" w:date="2020-12-31T10:00:00Z">
        <w:r w:rsidRPr="00FF55BD" w:rsidDel="00FF55BD">
          <w:rPr>
            <w:lang w:val="en-GB"/>
          </w:rPr>
          <w:delText xml:space="preserve">: In this section you will include information about the number of hours each group member has worked for this document. </w:delText>
        </w:r>
      </w:del>
    </w:p>
    <w:p w14:paraId="67F3F966" w14:textId="77777777" w:rsidR="00FF55BD" w:rsidRPr="00FF55BD" w:rsidRDefault="00FF55BD">
      <w:pPr>
        <w:pStyle w:val="ListParagraph"/>
        <w:ind w:left="360"/>
        <w:rPr>
          <w:ins w:id="47" w:author="Giorgio Romeo" w:date="2020-12-31T10:04:00Z"/>
          <w:rFonts w:ascii="Bell MT" w:hAnsi="Bell MT"/>
          <w:lang w:val="en-GB"/>
          <w:rPrChange w:id="48" w:author="Giorgio Romeo" w:date="2020-12-31T10:04:00Z">
            <w:rPr>
              <w:ins w:id="49" w:author="Giorgio Romeo" w:date="2020-12-31T10:04:00Z"/>
              <w:rFonts w:ascii="Bell MT" w:hAnsi="Bell MT"/>
              <w:i/>
              <w:iCs/>
              <w:sz w:val="32"/>
              <w:szCs w:val="32"/>
              <w:lang w:val="en-GB"/>
            </w:rPr>
          </w:rPrChange>
        </w:rPr>
        <w:pPrChange w:id="50" w:author="Giorgio Romeo" w:date="2020-12-31T10:04:00Z">
          <w:pPr>
            <w:pStyle w:val="ListParagraph"/>
            <w:numPr>
              <w:numId w:val="1"/>
            </w:numPr>
            <w:ind w:left="360" w:hanging="360"/>
          </w:pPr>
        </w:pPrChange>
      </w:pPr>
    </w:p>
    <w:p w14:paraId="628C55B5" w14:textId="2E6036EA" w:rsidR="00FF55BD" w:rsidRDefault="00FF55BD" w:rsidP="00FF55BD">
      <w:pPr>
        <w:pStyle w:val="ListParagraph"/>
        <w:numPr>
          <w:ilvl w:val="0"/>
          <w:numId w:val="24"/>
        </w:numPr>
        <w:rPr>
          <w:ins w:id="51" w:author="Giorgio Romeo" w:date="2020-12-31T10:11:00Z"/>
          <w:rFonts w:ascii="Bell MT" w:hAnsi="Bell MT"/>
          <w:sz w:val="28"/>
          <w:szCs w:val="28"/>
          <w:lang w:val="en-GB"/>
        </w:rPr>
      </w:pPr>
      <w:ins w:id="52" w:author="Giorgio Romeo" w:date="2020-12-31T10:04:00Z">
        <w:r w:rsidRPr="00FF55BD">
          <w:rPr>
            <w:rFonts w:ascii="Bell MT" w:hAnsi="Bell MT"/>
            <w:sz w:val="28"/>
            <w:szCs w:val="28"/>
            <w:lang w:val="en-GB"/>
            <w:rPrChange w:id="53" w:author="Giorgio Romeo" w:date="2020-12-31T10:05:00Z">
              <w:rPr>
                <w:rFonts w:ascii="Bell MT" w:hAnsi="Bell MT"/>
                <w:lang w:val="en-GB"/>
              </w:rPr>
            </w:rPrChange>
          </w:rPr>
          <w:t>Etion Pinari</w:t>
        </w:r>
      </w:ins>
    </w:p>
    <w:tbl>
      <w:tblPr>
        <w:tblStyle w:val="TableGrid"/>
        <w:tblpPr w:leftFromText="180" w:rightFromText="180" w:vertAnchor="text" w:horzAnchor="margin" w:tblpXSpec="center" w:tblpY="285"/>
        <w:tblW w:w="0" w:type="auto"/>
        <w:tblLook w:val="04A0" w:firstRow="1" w:lastRow="0" w:firstColumn="1" w:lastColumn="0" w:noHBand="0" w:noVBand="1"/>
      </w:tblPr>
      <w:tblGrid>
        <w:gridCol w:w="6210"/>
        <w:gridCol w:w="1687"/>
        <w:tblGridChange w:id="54">
          <w:tblGrid>
            <w:gridCol w:w="6210"/>
            <w:gridCol w:w="1687"/>
          </w:tblGrid>
        </w:tblGridChange>
      </w:tblGrid>
      <w:tr w:rsidR="00FF55BD" w:rsidRPr="00CE020B" w14:paraId="106F1C5D" w14:textId="77777777" w:rsidTr="00FF55BD">
        <w:trPr>
          <w:ins w:id="55" w:author="Giorgio Romeo" w:date="2020-12-31T10:11:00Z"/>
        </w:trPr>
        <w:tc>
          <w:tcPr>
            <w:tcW w:w="6210" w:type="dxa"/>
          </w:tcPr>
          <w:p w14:paraId="752506AF" w14:textId="77777777" w:rsidR="00FF55BD" w:rsidRPr="00CE020B" w:rsidRDefault="00FF55BD" w:rsidP="00FF55BD">
            <w:pPr>
              <w:pStyle w:val="ListParagraph"/>
              <w:ind w:left="0"/>
              <w:jc w:val="center"/>
              <w:rPr>
                <w:ins w:id="56" w:author="Giorgio Romeo" w:date="2020-12-31T10:11:00Z"/>
                <w:rStyle w:val="SubtleEmphasis"/>
                <w:sz w:val="40"/>
                <w:szCs w:val="40"/>
              </w:rPr>
            </w:pPr>
            <w:ins w:id="57" w:author="Giorgio Romeo" w:date="2020-12-31T10:11:00Z">
              <w:r w:rsidRPr="00CE020B">
                <w:rPr>
                  <w:rStyle w:val="SubtleEmphasis"/>
                  <w:sz w:val="40"/>
                  <w:szCs w:val="40"/>
                </w:rPr>
                <w:t>Topic</w:t>
              </w:r>
            </w:ins>
          </w:p>
        </w:tc>
        <w:tc>
          <w:tcPr>
            <w:tcW w:w="1687" w:type="dxa"/>
            <w:shd w:val="clear" w:color="auto" w:fill="D9D9D9" w:themeFill="background1" w:themeFillShade="D9"/>
          </w:tcPr>
          <w:p w14:paraId="287E4D7A" w14:textId="77777777" w:rsidR="00FF55BD" w:rsidRPr="00CE020B" w:rsidRDefault="00FF55BD" w:rsidP="00FF55BD">
            <w:pPr>
              <w:pStyle w:val="ListParagraph"/>
              <w:ind w:left="0"/>
              <w:jc w:val="center"/>
              <w:rPr>
                <w:ins w:id="58" w:author="Giorgio Romeo" w:date="2020-12-31T10:11:00Z"/>
                <w:rStyle w:val="SubtleEmphasis"/>
                <w:sz w:val="40"/>
                <w:szCs w:val="40"/>
              </w:rPr>
            </w:pPr>
            <w:ins w:id="59" w:author="Giorgio Romeo" w:date="2020-12-31T10:11:00Z">
              <w:r w:rsidRPr="00CE020B">
                <w:rPr>
                  <w:rStyle w:val="SubtleEmphasis"/>
                  <w:sz w:val="40"/>
                  <w:szCs w:val="40"/>
                </w:rPr>
                <w:t>#Hours</w:t>
              </w:r>
            </w:ins>
          </w:p>
        </w:tc>
      </w:tr>
      <w:tr w:rsidR="00FF55BD" w:rsidRPr="00CE020B" w14:paraId="7920CEA4" w14:textId="77777777" w:rsidTr="00FF55BD">
        <w:trPr>
          <w:ins w:id="60" w:author="Giorgio Romeo" w:date="2020-12-31T10:11:00Z"/>
        </w:trPr>
        <w:tc>
          <w:tcPr>
            <w:tcW w:w="6210" w:type="dxa"/>
          </w:tcPr>
          <w:p w14:paraId="119FC380" w14:textId="77777777" w:rsidR="00FF55BD" w:rsidRPr="00CE020B" w:rsidRDefault="00FF55BD" w:rsidP="00FF55BD">
            <w:pPr>
              <w:pStyle w:val="ListParagraph"/>
              <w:ind w:left="0"/>
              <w:jc w:val="center"/>
              <w:rPr>
                <w:ins w:id="61" w:author="Giorgio Romeo" w:date="2020-12-31T10:11:00Z"/>
                <w:rStyle w:val="SubtleEmphasis"/>
                <w:i w:val="0"/>
                <w:iCs w:val="0"/>
                <w:szCs w:val="24"/>
              </w:rPr>
            </w:pPr>
            <w:ins w:id="62" w:author="Giorgio Romeo" w:date="2020-12-31T10:11:00Z">
              <w:r>
                <w:rPr>
                  <w:rStyle w:val="SubtleEmphasis"/>
                  <w:szCs w:val="24"/>
                </w:rPr>
                <w:t>Introduction</w:t>
              </w:r>
            </w:ins>
          </w:p>
        </w:tc>
        <w:tc>
          <w:tcPr>
            <w:tcW w:w="1687" w:type="dxa"/>
            <w:shd w:val="clear" w:color="auto" w:fill="D9D9D9" w:themeFill="background1" w:themeFillShade="D9"/>
          </w:tcPr>
          <w:p w14:paraId="391BC351" w14:textId="77777777" w:rsidR="00FF55BD" w:rsidRPr="00CE020B" w:rsidRDefault="00FF55BD" w:rsidP="00FF55BD">
            <w:pPr>
              <w:pStyle w:val="ListParagraph"/>
              <w:ind w:left="0"/>
              <w:jc w:val="center"/>
              <w:rPr>
                <w:ins w:id="63" w:author="Giorgio Romeo" w:date="2020-12-31T10:11:00Z"/>
                <w:rStyle w:val="SubtleEmphasis"/>
                <w:i w:val="0"/>
                <w:iCs w:val="0"/>
                <w:szCs w:val="24"/>
              </w:rPr>
            </w:pPr>
            <w:ins w:id="64" w:author="Giorgio Romeo" w:date="2020-12-31T10:11:00Z">
              <w:r>
                <w:rPr>
                  <w:rStyle w:val="SubtleEmphasis"/>
                  <w:szCs w:val="24"/>
                </w:rPr>
                <w:t>8</w:t>
              </w:r>
            </w:ins>
          </w:p>
        </w:tc>
      </w:tr>
      <w:tr w:rsidR="00FF55BD" w:rsidRPr="00CE020B" w14:paraId="0659E1AC" w14:textId="77777777" w:rsidTr="00FF55BD">
        <w:trPr>
          <w:ins w:id="65" w:author="Giorgio Romeo" w:date="2020-12-31T10:11:00Z"/>
        </w:trPr>
        <w:tc>
          <w:tcPr>
            <w:tcW w:w="6210" w:type="dxa"/>
          </w:tcPr>
          <w:p w14:paraId="7AA47012" w14:textId="77777777" w:rsidR="00FF55BD" w:rsidRPr="00CE020B" w:rsidRDefault="00FF55BD" w:rsidP="00FF55BD">
            <w:pPr>
              <w:pStyle w:val="ListParagraph"/>
              <w:ind w:left="0"/>
              <w:jc w:val="center"/>
              <w:rPr>
                <w:ins w:id="66" w:author="Giorgio Romeo" w:date="2020-12-31T10:11:00Z"/>
                <w:rStyle w:val="SubtleEmphasis"/>
                <w:i w:val="0"/>
                <w:iCs w:val="0"/>
                <w:szCs w:val="24"/>
              </w:rPr>
            </w:pPr>
            <w:ins w:id="67" w:author="Giorgio Romeo" w:date="2020-12-31T10:11:00Z">
              <w:r>
                <w:rPr>
                  <w:rStyle w:val="SubtleEmphasis"/>
                  <w:szCs w:val="24"/>
                </w:rPr>
                <w:t xml:space="preserve">Overview: high-level components and their interaction </w:t>
              </w:r>
            </w:ins>
          </w:p>
        </w:tc>
        <w:tc>
          <w:tcPr>
            <w:tcW w:w="1687" w:type="dxa"/>
            <w:shd w:val="clear" w:color="auto" w:fill="D9D9D9" w:themeFill="background1" w:themeFillShade="D9"/>
          </w:tcPr>
          <w:p w14:paraId="116C648B" w14:textId="77777777" w:rsidR="00FF55BD" w:rsidRPr="00CE020B" w:rsidRDefault="00FF55BD" w:rsidP="00FF55BD">
            <w:pPr>
              <w:pStyle w:val="ListParagraph"/>
              <w:ind w:left="0"/>
              <w:jc w:val="center"/>
              <w:rPr>
                <w:ins w:id="68" w:author="Giorgio Romeo" w:date="2020-12-31T10:11:00Z"/>
                <w:rStyle w:val="SubtleEmphasis"/>
                <w:i w:val="0"/>
                <w:iCs w:val="0"/>
                <w:szCs w:val="24"/>
              </w:rPr>
            </w:pPr>
            <w:ins w:id="69" w:author="Giorgio Romeo" w:date="2020-12-31T10:11:00Z">
              <w:r>
                <w:rPr>
                  <w:rStyle w:val="SubtleEmphasis"/>
                  <w:szCs w:val="24"/>
                </w:rPr>
                <w:t>1</w:t>
              </w:r>
            </w:ins>
          </w:p>
        </w:tc>
      </w:tr>
      <w:tr w:rsidR="00FF55BD" w:rsidRPr="00CE020B" w14:paraId="1EABDEE0" w14:textId="77777777" w:rsidTr="00FF55BD">
        <w:trPr>
          <w:ins w:id="70" w:author="Giorgio Romeo" w:date="2020-12-31T10:11:00Z"/>
        </w:trPr>
        <w:tc>
          <w:tcPr>
            <w:tcW w:w="6210" w:type="dxa"/>
          </w:tcPr>
          <w:p w14:paraId="4133274D" w14:textId="77777777" w:rsidR="00FF55BD" w:rsidRPr="00CE020B" w:rsidRDefault="00FF55BD" w:rsidP="00FF55BD">
            <w:pPr>
              <w:pStyle w:val="ListParagraph"/>
              <w:ind w:left="0"/>
              <w:jc w:val="center"/>
              <w:rPr>
                <w:ins w:id="71" w:author="Giorgio Romeo" w:date="2020-12-31T10:11:00Z"/>
                <w:rStyle w:val="SubtleEmphasis"/>
                <w:i w:val="0"/>
                <w:iCs w:val="0"/>
                <w:szCs w:val="24"/>
              </w:rPr>
            </w:pPr>
            <w:ins w:id="72" w:author="Giorgio Romeo" w:date="2020-12-31T10:11:00Z">
              <w:r>
                <w:rPr>
                  <w:rStyle w:val="SubtleEmphasis"/>
                  <w:szCs w:val="24"/>
                </w:rPr>
                <w:t>Components diagram</w:t>
              </w:r>
            </w:ins>
          </w:p>
        </w:tc>
        <w:tc>
          <w:tcPr>
            <w:tcW w:w="1687" w:type="dxa"/>
            <w:shd w:val="clear" w:color="auto" w:fill="D9D9D9" w:themeFill="background1" w:themeFillShade="D9"/>
          </w:tcPr>
          <w:p w14:paraId="62778811" w14:textId="77777777" w:rsidR="00FF55BD" w:rsidRPr="00CE020B" w:rsidRDefault="00FF55BD" w:rsidP="00FF55BD">
            <w:pPr>
              <w:pStyle w:val="ListParagraph"/>
              <w:ind w:left="0"/>
              <w:jc w:val="center"/>
              <w:rPr>
                <w:ins w:id="73" w:author="Giorgio Romeo" w:date="2020-12-31T10:11:00Z"/>
                <w:rStyle w:val="SubtleEmphasis"/>
                <w:i w:val="0"/>
                <w:iCs w:val="0"/>
                <w:szCs w:val="24"/>
              </w:rPr>
            </w:pPr>
            <w:ins w:id="74" w:author="Giorgio Romeo" w:date="2020-12-31T10:11:00Z">
              <w:r>
                <w:rPr>
                  <w:rStyle w:val="SubtleEmphasis"/>
                  <w:szCs w:val="24"/>
                </w:rPr>
                <w:t>1.5</w:t>
              </w:r>
            </w:ins>
          </w:p>
        </w:tc>
      </w:tr>
      <w:tr w:rsidR="00FF55BD" w:rsidRPr="00CE020B" w14:paraId="0BD9DF4E" w14:textId="77777777" w:rsidTr="00FF55BD">
        <w:trPr>
          <w:ins w:id="75" w:author="Giorgio Romeo" w:date="2020-12-31T10:11:00Z"/>
        </w:trPr>
        <w:tc>
          <w:tcPr>
            <w:tcW w:w="6210" w:type="dxa"/>
          </w:tcPr>
          <w:p w14:paraId="42920407" w14:textId="77777777" w:rsidR="00FF55BD" w:rsidRPr="00CE020B" w:rsidRDefault="00FF55BD" w:rsidP="00FF55BD">
            <w:pPr>
              <w:pStyle w:val="ListParagraph"/>
              <w:ind w:left="0"/>
              <w:jc w:val="center"/>
              <w:rPr>
                <w:ins w:id="76" w:author="Giorgio Romeo" w:date="2020-12-31T10:11:00Z"/>
                <w:rStyle w:val="SubtleEmphasis"/>
                <w:i w:val="0"/>
                <w:iCs w:val="0"/>
                <w:szCs w:val="24"/>
              </w:rPr>
            </w:pPr>
            <w:ins w:id="77" w:author="Giorgio Romeo" w:date="2020-12-31T10:11:00Z">
              <w:r>
                <w:rPr>
                  <w:rStyle w:val="SubtleEmphasis"/>
                  <w:szCs w:val="24"/>
                </w:rPr>
                <w:t>Deployment view</w:t>
              </w:r>
            </w:ins>
          </w:p>
        </w:tc>
        <w:tc>
          <w:tcPr>
            <w:tcW w:w="1687" w:type="dxa"/>
            <w:shd w:val="clear" w:color="auto" w:fill="D9D9D9" w:themeFill="background1" w:themeFillShade="D9"/>
          </w:tcPr>
          <w:p w14:paraId="76B15369" w14:textId="77777777" w:rsidR="00FF55BD" w:rsidRPr="00CE020B" w:rsidRDefault="00FF55BD" w:rsidP="00FF55BD">
            <w:pPr>
              <w:pStyle w:val="ListParagraph"/>
              <w:ind w:left="0"/>
              <w:jc w:val="center"/>
              <w:rPr>
                <w:ins w:id="78" w:author="Giorgio Romeo" w:date="2020-12-31T10:11:00Z"/>
                <w:rStyle w:val="SubtleEmphasis"/>
                <w:i w:val="0"/>
                <w:iCs w:val="0"/>
                <w:szCs w:val="24"/>
              </w:rPr>
            </w:pPr>
            <w:ins w:id="79" w:author="Giorgio Romeo" w:date="2020-12-31T10:11:00Z">
              <w:r>
                <w:rPr>
                  <w:rStyle w:val="SubtleEmphasis"/>
                  <w:szCs w:val="24"/>
                </w:rPr>
                <w:t>1.5</w:t>
              </w:r>
            </w:ins>
          </w:p>
        </w:tc>
      </w:tr>
      <w:tr w:rsidR="00FF55BD" w:rsidRPr="00CE020B" w14:paraId="1594B348" w14:textId="77777777" w:rsidTr="00FF55BD">
        <w:trPr>
          <w:ins w:id="80" w:author="Giorgio Romeo" w:date="2020-12-31T10:11:00Z"/>
        </w:trPr>
        <w:tc>
          <w:tcPr>
            <w:tcW w:w="6210" w:type="dxa"/>
          </w:tcPr>
          <w:p w14:paraId="40586610" w14:textId="77777777" w:rsidR="00FF55BD" w:rsidRPr="00CE020B" w:rsidRDefault="00FF55BD" w:rsidP="00FF55BD">
            <w:pPr>
              <w:pStyle w:val="ListParagraph"/>
              <w:ind w:left="0"/>
              <w:jc w:val="center"/>
              <w:rPr>
                <w:ins w:id="81" w:author="Giorgio Romeo" w:date="2020-12-31T10:11:00Z"/>
                <w:rStyle w:val="SubtleEmphasis"/>
                <w:i w:val="0"/>
                <w:iCs w:val="0"/>
                <w:szCs w:val="24"/>
              </w:rPr>
            </w:pPr>
            <w:ins w:id="82" w:author="Giorgio Romeo" w:date="2020-12-31T10:11:00Z">
              <w:r>
                <w:rPr>
                  <w:rStyle w:val="SubtleEmphasis"/>
                  <w:szCs w:val="24"/>
                </w:rPr>
                <w:t>Runtime view</w:t>
              </w:r>
            </w:ins>
          </w:p>
        </w:tc>
        <w:tc>
          <w:tcPr>
            <w:tcW w:w="1687" w:type="dxa"/>
            <w:shd w:val="clear" w:color="auto" w:fill="D9D9D9" w:themeFill="background1" w:themeFillShade="D9"/>
          </w:tcPr>
          <w:p w14:paraId="1A504C88" w14:textId="77777777" w:rsidR="00FF55BD" w:rsidRPr="00CE020B" w:rsidRDefault="00FF55BD" w:rsidP="00FF55BD">
            <w:pPr>
              <w:pStyle w:val="ListParagraph"/>
              <w:ind w:left="0"/>
              <w:jc w:val="center"/>
              <w:rPr>
                <w:ins w:id="83" w:author="Giorgio Romeo" w:date="2020-12-31T10:11:00Z"/>
                <w:rStyle w:val="SubtleEmphasis"/>
                <w:i w:val="0"/>
                <w:iCs w:val="0"/>
                <w:szCs w:val="24"/>
              </w:rPr>
            </w:pPr>
            <w:ins w:id="84" w:author="Giorgio Romeo" w:date="2020-12-31T10:11:00Z">
              <w:r>
                <w:rPr>
                  <w:rStyle w:val="SubtleEmphasis"/>
                  <w:szCs w:val="24"/>
                </w:rPr>
                <w:t>0.5</w:t>
              </w:r>
            </w:ins>
          </w:p>
        </w:tc>
      </w:tr>
      <w:tr w:rsidR="00FF55BD" w:rsidRPr="00CE020B" w14:paraId="38154681" w14:textId="77777777" w:rsidTr="00FF55BD">
        <w:trPr>
          <w:ins w:id="85" w:author="Giorgio Romeo" w:date="2020-12-31T10:11:00Z"/>
        </w:trPr>
        <w:tc>
          <w:tcPr>
            <w:tcW w:w="6210" w:type="dxa"/>
          </w:tcPr>
          <w:p w14:paraId="04AE9BA4" w14:textId="77777777" w:rsidR="00FF55BD" w:rsidRPr="00CE020B" w:rsidRDefault="00FF55BD" w:rsidP="00FF55BD">
            <w:pPr>
              <w:pStyle w:val="ListParagraph"/>
              <w:ind w:left="0"/>
              <w:jc w:val="center"/>
              <w:rPr>
                <w:ins w:id="86" w:author="Giorgio Romeo" w:date="2020-12-31T10:11:00Z"/>
                <w:rStyle w:val="SubtleEmphasis"/>
                <w:i w:val="0"/>
                <w:iCs w:val="0"/>
                <w:szCs w:val="24"/>
              </w:rPr>
            </w:pPr>
            <w:ins w:id="87" w:author="Giorgio Romeo" w:date="2020-12-31T10:11:00Z">
              <w:r>
                <w:rPr>
                  <w:rStyle w:val="SubtleEmphasis"/>
                  <w:szCs w:val="24"/>
                </w:rPr>
                <w:t>Components interface</w:t>
              </w:r>
            </w:ins>
          </w:p>
        </w:tc>
        <w:tc>
          <w:tcPr>
            <w:tcW w:w="1687" w:type="dxa"/>
            <w:shd w:val="clear" w:color="auto" w:fill="D9D9D9" w:themeFill="background1" w:themeFillShade="D9"/>
          </w:tcPr>
          <w:p w14:paraId="399584D2" w14:textId="77777777" w:rsidR="00FF55BD" w:rsidRPr="00CE020B" w:rsidRDefault="00FF55BD" w:rsidP="00FF55BD">
            <w:pPr>
              <w:pStyle w:val="ListParagraph"/>
              <w:ind w:left="0"/>
              <w:jc w:val="center"/>
              <w:rPr>
                <w:ins w:id="88" w:author="Giorgio Romeo" w:date="2020-12-31T10:11:00Z"/>
                <w:rStyle w:val="SubtleEmphasis"/>
                <w:i w:val="0"/>
                <w:iCs w:val="0"/>
                <w:szCs w:val="24"/>
              </w:rPr>
            </w:pPr>
            <w:ins w:id="89" w:author="Giorgio Romeo" w:date="2020-12-31T10:11:00Z">
              <w:r>
                <w:rPr>
                  <w:rStyle w:val="SubtleEmphasis"/>
                  <w:szCs w:val="24"/>
                </w:rPr>
                <w:t>1.5</w:t>
              </w:r>
            </w:ins>
          </w:p>
        </w:tc>
      </w:tr>
      <w:tr w:rsidR="00FF55BD" w:rsidRPr="00CE020B" w14:paraId="7711F341" w14:textId="77777777" w:rsidTr="00FF55BD">
        <w:trPr>
          <w:ins w:id="90" w:author="Giorgio Romeo" w:date="2020-12-31T10:11:00Z"/>
        </w:trPr>
        <w:tc>
          <w:tcPr>
            <w:tcW w:w="6210" w:type="dxa"/>
          </w:tcPr>
          <w:p w14:paraId="233E9104" w14:textId="77777777" w:rsidR="00FF55BD" w:rsidRPr="00CE020B" w:rsidRDefault="00FF55BD" w:rsidP="00FF55BD">
            <w:pPr>
              <w:pStyle w:val="ListParagraph"/>
              <w:ind w:left="0"/>
              <w:jc w:val="center"/>
              <w:rPr>
                <w:ins w:id="91" w:author="Giorgio Romeo" w:date="2020-12-31T10:11:00Z"/>
                <w:rStyle w:val="SubtleEmphasis"/>
                <w:i w:val="0"/>
                <w:iCs w:val="0"/>
                <w:szCs w:val="24"/>
              </w:rPr>
            </w:pPr>
            <w:ins w:id="92" w:author="Giorgio Romeo" w:date="2020-12-31T10:11:00Z">
              <w:r>
                <w:rPr>
                  <w:rStyle w:val="SubtleEmphasis"/>
                  <w:szCs w:val="24"/>
                </w:rPr>
                <w:t>Architectural styles and patterns</w:t>
              </w:r>
            </w:ins>
          </w:p>
        </w:tc>
        <w:tc>
          <w:tcPr>
            <w:tcW w:w="1687" w:type="dxa"/>
            <w:shd w:val="clear" w:color="auto" w:fill="D9D9D9" w:themeFill="background1" w:themeFillShade="D9"/>
          </w:tcPr>
          <w:p w14:paraId="324E0B3D" w14:textId="77777777" w:rsidR="00FF55BD" w:rsidRPr="00CE020B" w:rsidRDefault="00FF55BD" w:rsidP="00FF55BD">
            <w:pPr>
              <w:pStyle w:val="ListParagraph"/>
              <w:ind w:left="0"/>
              <w:jc w:val="center"/>
              <w:rPr>
                <w:ins w:id="93" w:author="Giorgio Romeo" w:date="2020-12-31T10:11:00Z"/>
                <w:rStyle w:val="SubtleEmphasis"/>
                <w:i w:val="0"/>
                <w:iCs w:val="0"/>
                <w:szCs w:val="24"/>
              </w:rPr>
            </w:pPr>
            <w:ins w:id="94" w:author="Giorgio Romeo" w:date="2020-12-31T10:11:00Z">
              <w:r>
                <w:rPr>
                  <w:rStyle w:val="SubtleEmphasis"/>
                  <w:szCs w:val="24"/>
                </w:rPr>
                <w:t>6</w:t>
              </w:r>
            </w:ins>
          </w:p>
        </w:tc>
      </w:tr>
      <w:tr w:rsidR="00FF55BD" w:rsidRPr="00CE020B" w14:paraId="116E723E" w14:textId="77777777" w:rsidTr="00FF55BD">
        <w:trPr>
          <w:ins w:id="95" w:author="Giorgio Romeo" w:date="2020-12-31T10:11:00Z"/>
        </w:trPr>
        <w:tc>
          <w:tcPr>
            <w:tcW w:w="6210" w:type="dxa"/>
          </w:tcPr>
          <w:p w14:paraId="06AE0B7D" w14:textId="77777777" w:rsidR="00FF55BD" w:rsidRPr="00CE020B" w:rsidRDefault="00FF55BD" w:rsidP="00FF55BD">
            <w:pPr>
              <w:pStyle w:val="ListParagraph"/>
              <w:ind w:left="0"/>
              <w:jc w:val="center"/>
              <w:rPr>
                <w:ins w:id="96" w:author="Giorgio Romeo" w:date="2020-12-31T10:11:00Z"/>
                <w:rStyle w:val="SubtleEmphasis"/>
                <w:i w:val="0"/>
                <w:iCs w:val="0"/>
                <w:szCs w:val="24"/>
              </w:rPr>
            </w:pPr>
            <w:ins w:id="97" w:author="Giorgio Romeo" w:date="2020-12-31T10:11:00Z">
              <w:r>
                <w:rPr>
                  <w:rStyle w:val="SubtleEmphasis"/>
                  <w:szCs w:val="24"/>
                </w:rPr>
                <w:t>User interface design</w:t>
              </w:r>
            </w:ins>
          </w:p>
        </w:tc>
        <w:tc>
          <w:tcPr>
            <w:tcW w:w="1687" w:type="dxa"/>
            <w:shd w:val="clear" w:color="auto" w:fill="D9D9D9" w:themeFill="background1" w:themeFillShade="D9"/>
          </w:tcPr>
          <w:p w14:paraId="5DFB6C16" w14:textId="77777777" w:rsidR="00FF55BD" w:rsidRPr="00CE020B" w:rsidRDefault="00FF55BD" w:rsidP="00FF55BD">
            <w:pPr>
              <w:pStyle w:val="ListParagraph"/>
              <w:ind w:left="0"/>
              <w:jc w:val="center"/>
              <w:rPr>
                <w:ins w:id="98" w:author="Giorgio Romeo" w:date="2020-12-31T10:11:00Z"/>
                <w:rStyle w:val="SubtleEmphasis"/>
                <w:i w:val="0"/>
                <w:iCs w:val="0"/>
                <w:szCs w:val="24"/>
              </w:rPr>
            </w:pPr>
            <w:ins w:id="99" w:author="Giorgio Romeo" w:date="2020-12-31T10:11:00Z">
              <w:r>
                <w:rPr>
                  <w:rStyle w:val="SubtleEmphasis"/>
                  <w:szCs w:val="24"/>
                </w:rPr>
                <w:t>1</w:t>
              </w:r>
            </w:ins>
          </w:p>
        </w:tc>
      </w:tr>
      <w:tr w:rsidR="00FF55BD" w:rsidRPr="00CE020B" w14:paraId="5A9B292A" w14:textId="77777777" w:rsidTr="00FF55BD">
        <w:trPr>
          <w:ins w:id="100" w:author="Giorgio Romeo" w:date="2020-12-31T10:11:00Z"/>
        </w:trPr>
        <w:tc>
          <w:tcPr>
            <w:tcW w:w="6210" w:type="dxa"/>
          </w:tcPr>
          <w:p w14:paraId="55217DBA" w14:textId="77777777" w:rsidR="00FF55BD" w:rsidRDefault="00FF55BD" w:rsidP="00FF55BD">
            <w:pPr>
              <w:pStyle w:val="ListParagraph"/>
              <w:tabs>
                <w:tab w:val="center" w:pos="2997"/>
                <w:tab w:val="left" w:pos="4410"/>
                <w:tab w:val="right" w:pos="5994"/>
              </w:tabs>
              <w:ind w:left="0"/>
              <w:rPr>
                <w:ins w:id="101" w:author="Giorgio Romeo" w:date="2020-12-31T10:11:00Z"/>
                <w:rStyle w:val="SubtleEmphasis"/>
                <w:i w:val="0"/>
                <w:iCs w:val="0"/>
                <w:szCs w:val="24"/>
              </w:rPr>
            </w:pPr>
            <w:ins w:id="102" w:author="Giorgio Romeo" w:date="2020-12-31T10:11:00Z">
              <w:r>
                <w:rPr>
                  <w:rStyle w:val="SubtleEmphasis"/>
                  <w:szCs w:val="24"/>
                </w:rPr>
                <w:tab/>
                <w:t>Requirements traceability</w:t>
              </w:r>
              <w:r>
                <w:rPr>
                  <w:rStyle w:val="SubtleEmphasis"/>
                  <w:szCs w:val="24"/>
                </w:rPr>
                <w:tab/>
              </w:r>
            </w:ins>
          </w:p>
        </w:tc>
        <w:tc>
          <w:tcPr>
            <w:tcW w:w="1687" w:type="dxa"/>
            <w:shd w:val="clear" w:color="auto" w:fill="D9D9D9" w:themeFill="background1" w:themeFillShade="D9"/>
          </w:tcPr>
          <w:p w14:paraId="00E1342C" w14:textId="77777777" w:rsidR="00FF55BD" w:rsidRDefault="00FF55BD" w:rsidP="00FF55BD">
            <w:pPr>
              <w:pStyle w:val="ListParagraph"/>
              <w:ind w:left="0"/>
              <w:jc w:val="center"/>
              <w:rPr>
                <w:ins w:id="103" w:author="Giorgio Romeo" w:date="2020-12-31T10:11:00Z"/>
                <w:rStyle w:val="SubtleEmphasis"/>
                <w:i w:val="0"/>
                <w:iCs w:val="0"/>
                <w:szCs w:val="24"/>
              </w:rPr>
            </w:pPr>
            <w:ins w:id="104" w:author="Giorgio Romeo" w:date="2020-12-31T10:11:00Z">
              <w:r>
                <w:rPr>
                  <w:rStyle w:val="SubtleEmphasis"/>
                  <w:szCs w:val="24"/>
                </w:rPr>
                <w:t>1</w:t>
              </w:r>
            </w:ins>
          </w:p>
        </w:tc>
      </w:tr>
      <w:tr w:rsidR="00FF55BD" w:rsidRPr="003E0547" w14:paraId="6B38D415" w14:textId="77777777" w:rsidTr="00FF55BD">
        <w:tblPrEx>
          <w:tblW w:w="0" w:type="auto"/>
          <w:tblPrExChange w:id="105" w:author="Giorgio Romeo" w:date="2020-12-31T10:11:00Z">
            <w:tblPrEx>
              <w:tblW w:w="0" w:type="auto"/>
            </w:tblPrEx>
          </w:tblPrExChange>
        </w:tblPrEx>
        <w:trPr>
          <w:ins w:id="106" w:author="Giorgio Romeo" w:date="2020-12-31T10:11:00Z"/>
        </w:trPr>
        <w:tc>
          <w:tcPr>
            <w:tcW w:w="6210" w:type="dxa"/>
            <w:tcPrChange w:id="107" w:author="Giorgio Romeo" w:date="2020-12-31T10:11:00Z">
              <w:tcPr>
                <w:tcW w:w="6210" w:type="dxa"/>
              </w:tcPr>
            </w:tcPrChange>
          </w:tcPr>
          <w:p w14:paraId="0D871E68" w14:textId="77777777" w:rsidR="00FF55BD" w:rsidRDefault="00FF55BD" w:rsidP="00FF55BD">
            <w:pPr>
              <w:pStyle w:val="ListParagraph"/>
              <w:tabs>
                <w:tab w:val="center" w:pos="2997"/>
                <w:tab w:val="left" w:pos="4410"/>
                <w:tab w:val="right" w:pos="5994"/>
              </w:tabs>
              <w:ind w:left="0"/>
              <w:jc w:val="center"/>
              <w:rPr>
                <w:ins w:id="108" w:author="Giorgio Romeo" w:date="2020-12-31T10:11:00Z"/>
                <w:rStyle w:val="SubtleEmphasis"/>
                <w:szCs w:val="24"/>
              </w:rPr>
            </w:pPr>
            <w:ins w:id="109" w:author="Giorgio Romeo" w:date="2020-12-31T10:11:00Z">
              <w:r>
                <w:rPr>
                  <w:rStyle w:val="SubtleEmphasis"/>
                  <w:szCs w:val="24"/>
                </w:rPr>
                <w:t xml:space="preserve">Implementation, </w:t>
              </w:r>
              <w:proofErr w:type="gramStart"/>
              <w:r>
                <w:rPr>
                  <w:rStyle w:val="SubtleEmphasis"/>
                  <w:szCs w:val="24"/>
                </w:rPr>
                <w:t>integration</w:t>
              </w:r>
              <w:proofErr w:type="gramEnd"/>
              <w:r>
                <w:rPr>
                  <w:rStyle w:val="SubtleEmphasis"/>
                  <w:szCs w:val="24"/>
                </w:rPr>
                <w:t xml:space="preserve"> and test plan</w:t>
              </w:r>
            </w:ins>
          </w:p>
        </w:tc>
        <w:tc>
          <w:tcPr>
            <w:tcW w:w="1687" w:type="dxa"/>
            <w:shd w:val="clear" w:color="auto" w:fill="D9D9D9" w:themeFill="background1" w:themeFillShade="D9"/>
            <w:tcPrChange w:id="110" w:author="Giorgio Romeo" w:date="2020-12-31T10:11:00Z">
              <w:tcPr>
                <w:tcW w:w="1687" w:type="dxa"/>
                <w:shd w:val="clear" w:color="auto" w:fill="D9D9D9" w:themeFill="background1" w:themeFillShade="D9"/>
              </w:tcPr>
            </w:tcPrChange>
          </w:tcPr>
          <w:p w14:paraId="13A63B2C" w14:textId="77777777" w:rsidR="00FF55BD" w:rsidRDefault="00FF55BD" w:rsidP="00FF55BD">
            <w:pPr>
              <w:pStyle w:val="ListParagraph"/>
              <w:ind w:left="0"/>
              <w:jc w:val="center"/>
              <w:rPr>
                <w:ins w:id="111" w:author="Giorgio Romeo" w:date="2020-12-31T10:11:00Z"/>
                <w:rStyle w:val="SubtleEmphasis"/>
                <w:szCs w:val="24"/>
              </w:rPr>
            </w:pPr>
          </w:p>
        </w:tc>
      </w:tr>
      <w:tr w:rsidR="00FF55BD" w:rsidRPr="00CE020B" w14:paraId="5F2A3553" w14:textId="77777777" w:rsidTr="00FF55BD">
        <w:trPr>
          <w:ins w:id="112" w:author="Giorgio Romeo" w:date="2020-12-31T10:11:00Z"/>
        </w:trPr>
        <w:tc>
          <w:tcPr>
            <w:tcW w:w="6210" w:type="dxa"/>
          </w:tcPr>
          <w:p w14:paraId="7E2D264E" w14:textId="77777777" w:rsidR="00FF55BD" w:rsidRDefault="00FF55BD" w:rsidP="00FF55BD">
            <w:pPr>
              <w:pStyle w:val="ListParagraph"/>
              <w:tabs>
                <w:tab w:val="center" w:pos="2997"/>
                <w:tab w:val="left" w:pos="4410"/>
                <w:tab w:val="right" w:pos="5994"/>
              </w:tabs>
              <w:ind w:left="0"/>
              <w:jc w:val="center"/>
              <w:rPr>
                <w:ins w:id="113" w:author="Giorgio Romeo" w:date="2020-12-31T10:11:00Z"/>
                <w:rStyle w:val="SubtleEmphasis"/>
                <w:i w:val="0"/>
                <w:iCs w:val="0"/>
                <w:szCs w:val="24"/>
              </w:rPr>
            </w:pPr>
            <w:ins w:id="114" w:author="Giorgio Romeo" w:date="2020-12-31T10:11:00Z">
              <w:r>
                <w:rPr>
                  <w:rStyle w:val="SubtleEmphasis"/>
                  <w:szCs w:val="24"/>
                </w:rPr>
                <w:t>Research on various topics</w:t>
              </w:r>
            </w:ins>
          </w:p>
        </w:tc>
        <w:tc>
          <w:tcPr>
            <w:tcW w:w="1687" w:type="dxa"/>
            <w:shd w:val="clear" w:color="auto" w:fill="D9D9D9" w:themeFill="background1" w:themeFillShade="D9"/>
          </w:tcPr>
          <w:p w14:paraId="25238822" w14:textId="77777777" w:rsidR="00FF55BD" w:rsidRDefault="00FF55BD" w:rsidP="00FF55BD">
            <w:pPr>
              <w:pStyle w:val="ListParagraph"/>
              <w:ind w:left="0"/>
              <w:jc w:val="center"/>
              <w:rPr>
                <w:ins w:id="115" w:author="Giorgio Romeo" w:date="2020-12-31T10:11:00Z"/>
                <w:rStyle w:val="SubtleEmphasis"/>
                <w:i w:val="0"/>
                <w:iCs w:val="0"/>
                <w:szCs w:val="24"/>
              </w:rPr>
            </w:pPr>
            <w:ins w:id="116" w:author="Giorgio Romeo" w:date="2020-12-31T10:11:00Z">
              <w:r>
                <w:rPr>
                  <w:rStyle w:val="SubtleEmphasis"/>
                  <w:szCs w:val="24"/>
                </w:rPr>
                <w:t>3</w:t>
              </w:r>
            </w:ins>
          </w:p>
        </w:tc>
      </w:tr>
      <w:tr w:rsidR="00FF55BD" w:rsidRPr="00CE020B" w14:paraId="143022E0" w14:textId="77777777" w:rsidTr="00FF55BD">
        <w:trPr>
          <w:ins w:id="117" w:author="Giorgio Romeo" w:date="2020-12-31T10:11:00Z"/>
        </w:trPr>
        <w:tc>
          <w:tcPr>
            <w:tcW w:w="6210" w:type="dxa"/>
          </w:tcPr>
          <w:p w14:paraId="714C9B19" w14:textId="77777777" w:rsidR="00FF55BD" w:rsidRDefault="00FF55BD" w:rsidP="00FF55BD">
            <w:pPr>
              <w:pStyle w:val="ListParagraph"/>
              <w:tabs>
                <w:tab w:val="center" w:pos="2997"/>
                <w:tab w:val="left" w:pos="4410"/>
                <w:tab w:val="right" w:pos="5994"/>
              </w:tabs>
              <w:ind w:left="0"/>
              <w:jc w:val="center"/>
              <w:rPr>
                <w:ins w:id="118" w:author="Giorgio Romeo" w:date="2020-12-31T10:11:00Z"/>
                <w:rStyle w:val="SubtleEmphasis"/>
                <w:i w:val="0"/>
                <w:iCs w:val="0"/>
                <w:szCs w:val="24"/>
              </w:rPr>
            </w:pPr>
            <w:ins w:id="119" w:author="Giorgio Romeo" w:date="2020-12-31T10:11:00Z">
              <w:r>
                <w:rPr>
                  <w:rStyle w:val="SubtleEmphasis"/>
                  <w:szCs w:val="24"/>
                </w:rPr>
                <w:t>Writing on Word and formatting</w:t>
              </w:r>
            </w:ins>
          </w:p>
        </w:tc>
        <w:tc>
          <w:tcPr>
            <w:tcW w:w="1687" w:type="dxa"/>
            <w:shd w:val="clear" w:color="auto" w:fill="D9D9D9" w:themeFill="background1" w:themeFillShade="D9"/>
          </w:tcPr>
          <w:p w14:paraId="22E70824" w14:textId="77777777" w:rsidR="00FF55BD" w:rsidRDefault="00FF55BD" w:rsidP="00FF55BD">
            <w:pPr>
              <w:pStyle w:val="ListParagraph"/>
              <w:ind w:left="0"/>
              <w:jc w:val="center"/>
              <w:rPr>
                <w:ins w:id="120" w:author="Giorgio Romeo" w:date="2020-12-31T10:11:00Z"/>
                <w:rStyle w:val="SubtleEmphasis"/>
                <w:i w:val="0"/>
                <w:iCs w:val="0"/>
                <w:szCs w:val="24"/>
              </w:rPr>
            </w:pPr>
            <w:ins w:id="121" w:author="Giorgio Romeo" w:date="2020-12-31T10:11:00Z">
              <w:r>
                <w:rPr>
                  <w:rStyle w:val="SubtleEmphasis"/>
                  <w:szCs w:val="24"/>
                </w:rPr>
                <w:t>5</w:t>
              </w:r>
            </w:ins>
          </w:p>
        </w:tc>
      </w:tr>
      <w:tr w:rsidR="00FF55BD" w:rsidRPr="00CE020B" w14:paraId="3F1DAB3E" w14:textId="77777777" w:rsidTr="00FF55BD">
        <w:trPr>
          <w:ins w:id="122" w:author="Giorgio Romeo" w:date="2020-12-31T10:11:00Z"/>
        </w:trPr>
        <w:tc>
          <w:tcPr>
            <w:tcW w:w="6210" w:type="dxa"/>
          </w:tcPr>
          <w:p w14:paraId="15B69E08" w14:textId="77777777" w:rsidR="00FF55BD" w:rsidRDefault="00FF55BD" w:rsidP="00FF55BD">
            <w:pPr>
              <w:pStyle w:val="ListParagraph"/>
              <w:tabs>
                <w:tab w:val="center" w:pos="2997"/>
                <w:tab w:val="left" w:pos="4410"/>
                <w:tab w:val="right" w:pos="5994"/>
              </w:tabs>
              <w:ind w:left="0"/>
              <w:jc w:val="center"/>
              <w:rPr>
                <w:ins w:id="123" w:author="Giorgio Romeo" w:date="2020-12-31T10:11:00Z"/>
                <w:rStyle w:val="SubtleEmphasis"/>
                <w:i w:val="0"/>
                <w:iCs w:val="0"/>
                <w:szCs w:val="24"/>
              </w:rPr>
            </w:pPr>
            <w:ins w:id="124" w:author="Giorgio Romeo" w:date="2020-12-31T10:11:00Z">
              <w:r>
                <w:rPr>
                  <w:rStyle w:val="SubtleEmphasis"/>
                  <w:szCs w:val="24"/>
                </w:rPr>
                <w:t>Total</w:t>
              </w:r>
            </w:ins>
          </w:p>
        </w:tc>
        <w:tc>
          <w:tcPr>
            <w:tcW w:w="1687" w:type="dxa"/>
            <w:shd w:val="clear" w:color="auto" w:fill="D9D9D9" w:themeFill="background1" w:themeFillShade="D9"/>
          </w:tcPr>
          <w:p w14:paraId="19D9444B" w14:textId="77777777" w:rsidR="00FF55BD" w:rsidRDefault="00FF55BD" w:rsidP="00FF55BD">
            <w:pPr>
              <w:pStyle w:val="ListParagraph"/>
              <w:ind w:left="0"/>
              <w:jc w:val="center"/>
              <w:rPr>
                <w:ins w:id="125" w:author="Giorgio Romeo" w:date="2020-12-31T10:11:00Z"/>
                <w:rStyle w:val="SubtleEmphasis"/>
                <w:i w:val="0"/>
                <w:iCs w:val="0"/>
                <w:szCs w:val="24"/>
              </w:rPr>
            </w:pPr>
            <w:ins w:id="126" w:author="Giorgio Romeo" w:date="2020-12-31T10:11:00Z">
              <w:r>
                <w:rPr>
                  <w:rStyle w:val="SubtleEmphasis"/>
                  <w:szCs w:val="24"/>
                </w:rPr>
                <w:t>30</w:t>
              </w:r>
            </w:ins>
          </w:p>
        </w:tc>
      </w:tr>
    </w:tbl>
    <w:p w14:paraId="3C277331" w14:textId="3D2FC8CD" w:rsidR="00FF55BD" w:rsidRDefault="00FF55BD" w:rsidP="00FF55BD">
      <w:pPr>
        <w:rPr>
          <w:ins w:id="127" w:author="Giorgio Romeo" w:date="2020-12-31T10:11:00Z"/>
          <w:rFonts w:ascii="Bell MT" w:hAnsi="Bell MT"/>
          <w:sz w:val="28"/>
          <w:szCs w:val="28"/>
          <w:lang w:val="en-GB"/>
        </w:rPr>
      </w:pPr>
    </w:p>
    <w:p w14:paraId="6D37276D" w14:textId="77F08152" w:rsidR="00FF55BD" w:rsidRDefault="00FF55BD" w:rsidP="00FF55BD">
      <w:pPr>
        <w:rPr>
          <w:ins w:id="128" w:author="Giorgio Romeo" w:date="2020-12-31T10:11:00Z"/>
          <w:rFonts w:ascii="Bell MT" w:hAnsi="Bell MT"/>
          <w:sz w:val="28"/>
          <w:szCs w:val="28"/>
          <w:lang w:val="en-GB"/>
        </w:rPr>
      </w:pPr>
    </w:p>
    <w:p w14:paraId="609E2963" w14:textId="2EA6ABE2" w:rsidR="00FF55BD" w:rsidRDefault="00FF55BD" w:rsidP="00FF55BD">
      <w:pPr>
        <w:rPr>
          <w:ins w:id="129" w:author="Giorgio Romeo" w:date="2020-12-31T10:11:00Z"/>
          <w:rFonts w:ascii="Bell MT" w:hAnsi="Bell MT"/>
          <w:sz w:val="28"/>
          <w:szCs w:val="28"/>
          <w:lang w:val="en-GB"/>
        </w:rPr>
      </w:pPr>
    </w:p>
    <w:p w14:paraId="4B1CCCAD" w14:textId="2AE4DEF1" w:rsidR="00FF55BD" w:rsidRDefault="00FF55BD" w:rsidP="00FF55BD">
      <w:pPr>
        <w:rPr>
          <w:ins w:id="130" w:author="Giorgio Romeo" w:date="2020-12-31T10:11:00Z"/>
          <w:rFonts w:ascii="Bell MT" w:hAnsi="Bell MT"/>
          <w:sz w:val="28"/>
          <w:szCs w:val="28"/>
          <w:lang w:val="en-GB"/>
        </w:rPr>
      </w:pPr>
    </w:p>
    <w:p w14:paraId="29499214" w14:textId="0675CA88" w:rsidR="00FF55BD" w:rsidRDefault="00FF55BD" w:rsidP="00FF55BD">
      <w:pPr>
        <w:rPr>
          <w:ins w:id="131" w:author="Giorgio Romeo" w:date="2020-12-31T10:11:00Z"/>
          <w:rFonts w:ascii="Bell MT" w:hAnsi="Bell MT"/>
          <w:sz w:val="28"/>
          <w:szCs w:val="28"/>
          <w:lang w:val="en-GB"/>
        </w:rPr>
      </w:pPr>
    </w:p>
    <w:p w14:paraId="6FE77EE6" w14:textId="1EFC1FF0" w:rsidR="00FF55BD" w:rsidRDefault="00FF55BD" w:rsidP="00FF55BD">
      <w:pPr>
        <w:rPr>
          <w:ins w:id="132" w:author="Giorgio Romeo" w:date="2020-12-31T10:11:00Z"/>
          <w:rFonts w:ascii="Bell MT" w:hAnsi="Bell MT"/>
          <w:sz w:val="28"/>
          <w:szCs w:val="28"/>
          <w:lang w:val="en-GB"/>
        </w:rPr>
      </w:pPr>
    </w:p>
    <w:p w14:paraId="496200B2" w14:textId="4FC18395" w:rsidR="00FF55BD" w:rsidRDefault="00FF55BD" w:rsidP="00FF55BD">
      <w:pPr>
        <w:rPr>
          <w:ins w:id="133" w:author="Giorgio Romeo" w:date="2020-12-31T10:11:00Z"/>
          <w:rFonts w:ascii="Bell MT" w:hAnsi="Bell MT"/>
          <w:sz w:val="28"/>
          <w:szCs w:val="28"/>
          <w:lang w:val="en-GB"/>
        </w:rPr>
      </w:pPr>
    </w:p>
    <w:p w14:paraId="4DE1B994" w14:textId="6799436C" w:rsidR="00FF55BD" w:rsidRDefault="00FF55BD" w:rsidP="00FF55BD">
      <w:pPr>
        <w:rPr>
          <w:ins w:id="134" w:author="Giorgio Romeo" w:date="2020-12-31T10:11:00Z"/>
          <w:rFonts w:ascii="Bell MT" w:hAnsi="Bell MT"/>
          <w:sz w:val="28"/>
          <w:szCs w:val="28"/>
          <w:lang w:val="en-GB"/>
        </w:rPr>
      </w:pPr>
    </w:p>
    <w:p w14:paraId="7DBC6C35" w14:textId="409035A0" w:rsidR="00FF55BD" w:rsidRDefault="00FF55BD" w:rsidP="00FF55BD">
      <w:pPr>
        <w:rPr>
          <w:ins w:id="135" w:author="Giorgio Romeo" w:date="2020-12-31T10:11:00Z"/>
          <w:rFonts w:ascii="Bell MT" w:hAnsi="Bell MT"/>
          <w:sz w:val="28"/>
          <w:szCs w:val="28"/>
          <w:lang w:val="en-GB"/>
        </w:rPr>
      </w:pPr>
    </w:p>
    <w:p w14:paraId="77660513" w14:textId="1FDDB4D2" w:rsidR="00FF55BD" w:rsidRDefault="00FF55BD" w:rsidP="00FF55BD">
      <w:pPr>
        <w:rPr>
          <w:ins w:id="136" w:author="Giorgio Romeo" w:date="2020-12-31T10:11:00Z"/>
          <w:rFonts w:ascii="Bell MT" w:hAnsi="Bell MT"/>
          <w:sz w:val="28"/>
          <w:szCs w:val="28"/>
          <w:lang w:val="en-GB"/>
        </w:rPr>
      </w:pPr>
    </w:p>
    <w:p w14:paraId="176EAD24" w14:textId="0BF4F12F" w:rsidR="00FF55BD" w:rsidRDefault="00FF55BD" w:rsidP="00FF55BD">
      <w:pPr>
        <w:rPr>
          <w:ins w:id="137" w:author="Giorgio Romeo" w:date="2020-12-31T10:11:00Z"/>
          <w:rFonts w:ascii="Bell MT" w:hAnsi="Bell MT"/>
          <w:sz w:val="28"/>
          <w:szCs w:val="28"/>
          <w:lang w:val="en-GB"/>
        </w:rPr>
      </w:pPr>
    </w:p>
    <w:p w14:paraId="4ED546E7" w14:textId="77777777" w:rsidR="00FF55BD" w:rsidRPr="00FF55BD" w:rsidRDefault="00FF55BD">
      <w:pPr>
        <w:rPr>
          <w:ins w:id="138" w:author="Giorgio Romeo" w:date="2020-12-31T10:11:00Z"/>
          <w:rFonts w:ascii="Bell MT" w:hAnsi="Bell MT"/>
          <w:sz w:val="28"/>
          <w:szCs w:val="28"/>
          <w:lang w:val="en-GB"/>
          <w:rPrChange w:id="139" w:author="Giorgio Romeo" w:date="2020-12-31T10:11:00Z">
            <w:rPr>
              <w:ins w:id="140" w:author="Giorgio Romeo" w:date="2020-12-31T10:11:00Z"/>
              <w:lang w:val="en-GB"/>
            </w:rPr>
          </w:rPrChange>
        </w:rPr>
        <w:pPrChange w:id="141" w:author="Giorgio Romeo" w:date="2020-12-31T10:11:00Z">
          <w:pPr>
            <w:pStyle w:val="ListParagraph"/>
            <w:numPr>
              <w:numId w:val="24"/>
            </w:numPr>
            <w:ind w:hanging="360"/>
          </w:pPr>
        </w:pPrChange>
      </w:pPr>
    </w:p>
    <w:p w14:paraId="33571227" w14:textId="4D4CDB4A" w:rsidR="00FF55BD" w:rsidRDefault="00FF55BD" w:rsidP="00FF55BD">
      <w:pPr>
        <w:pStyle w:val="ListParagraph"/>
        <w:numPr>
          <w:ilvl w:val="0"/>
          <w:numId w:val="24"/>
        </w:numPr>
        <w:rPr>
          <w:ins w:id="142" w:author="Giorgio Romeo" w:date="2020-12-31T10:11:00Z"/>
          <w:rFonts w:ascii="Bell MT" w:hAnsi="Bell MT"/>
          <w:sz w:val="28"/>
          <w:szCs w:val="28"/>
          <w:lang w:val="en-GB"/>
        </w:rPr>
      </w:pPr>
      <w:ins w:id="143" w:author="Giorgio Romeo" w:date="2020-12-31T10:11:00Z">
        <w:r>
          <w:rPr>
            <w:rFonts w:ascii="Bell MT" w:hAnsi="Bell MT"/>
            <w:sz w:val="28"/>
            <w:szCs w:val="28"/>
            <w:lang w:val="en-GB"/>
          </w:rPr>
          <w:t>Giorgio Romeo</w:t>
        </w:r>
      </w:ins>
    </w:p>
    <w:tbl>
      <w:tblPr>
        <w:tblStyle w:val="TableGrid"/>
        <w:tblpPr w:leftFromText="180" w:rightFromText="180" w:vertAnchor="text" w:horzAnchor="margin" w:tblpXSpec="center" w:tblpY="217"/>
        <w:tblW w:w="0" w:type="auto"/>
        <w:tblLook w:val="04A0" w:firstRow="1" w:lastRow="0" w:firstColumn="1" w:lastColumn="0" w:noHBand="0" w:noVBand="1"/>
      </w:tblPr>
      <w:tblGrid>
        <w:gridCol w:w="6210"/>
        <w:gridCol w:w="1687"/>
      </w:tblGrid>
      <w:tr w:rsidR="00FF55BD" w:rsidRPr="00CE020B" w14:paraId="4E2C2A81" w14:textId="77777777" w:rsidTr="00FF55BD">
        <w:trPr>
          <w:ins w:id="144" w:author="Giorgio Romeo" w:date="2020-12-31T10:12:00Z"/>
        </w:trPr>
        <w:tc>
          <w:tcPr>
            <w:tcW w:w="6210" w:type="dxa"/>
          </w:tcPr>
          <w:p w14:paraId="1305BE19" w14:textId="77777777" w:rsidR="00FF55BD" w:rsidRPr="00CE020B" w:rsidRDefault="00FF55BD" w:rsidP="00FF55BD">
            <w:pPr>
              <w:pStyle w:val="ListParagraph"/>
              <w:ind w:left="0"/>
              <w:jc w:val="center"/>
              <w:rPr>
                <w:ins w:id="145" w:author="Giorgio Romeo" w:date="2020-12-31T10:12:00Z"/>
                <w:rStyle w:val="SubtleEmphasis"/>
                <w:sz w:val="40"/>
                <w:szCs w:val="40"/>
              </w:rPr>
            </w:pPr>
            <w:ins w:id="146" w:author="Giorgio Romeo" w:date="2020-12-31T10:12:00Z">
              <w:r w:rsidRPr="00CE020B">
                <w:rPr>
                  <w:rStyle w:val="SubtleEmphasis"/>
                  <w:sz w:val="40"/>
                  <w:szCs w:val="40"/>
                </w:rPr>
                <w:t>Topic</w:t>
              </w:r>
            </w:ins>
          </w:p>
        </w:tc>
        <w:tc>
          <w:tcPr>
            <w:tcW w:w="1687" w:type="dxa"/>
            <w:shd w:val="clear" w:color="auto" w:fill="D9D9D9" w:themeFill="background1" w:themeFillShade="D9"/>
          </w:tcPr>
          <w:p w14:paraId="5E5A6D9E" w14:textId="77777777" w:rsidR="00FF55BD" w:rsidRPr="00CE020B" w:rsidRDefault="00FF55BD" w:rsidP="00FF55BD">
            <w:pPr>
              <w:pStyle w:val="ListParagraph"/>
              <w:ind w:left="0"/>
              <w:jc w:val="center"/>
              <w:rPr>
                <w:ins w:id="147" w:author="Giorgio Romeo" w:date="2020-12-31T10:12:00Z"/>
                <w:rStyle w:val="SubtleEmphasis"/>
                <w:sz w:val="40"/>
                <w:szCs w:val="40"/>
              </w:rPr>
            </w:pPr>
            <w:ins w:id="148" w:author="Giorgio Romeo" w:date="2020-12-31T10:12:00Z">
              <w:r w:rsidRPr="00CE020B">
                <w:rPr>
                  <w:rStyle w:val="SubtleEmphasis"/>
                  <w:sz w:val="40"/>
                  <w:szCs w:val="40"/>
                </w:rPr>
                <w:t>#Hours</w:t>
              </w:r>
            </w:ins>
          </w:p>
        </w:tc>
      </w:tr>
      <w:tr w:rsidR="00FF55BD" w:rsidRPr="00CE020B" w14:paraId="08577093" w14:textId="77777777" w:rsidTr="00FF55BD">
        <w:trPr>
          <w:ins w:id="149" w:author="Giorgio Romeo" w:date="2020-12-31T10:12:00Z"/>
        </w:trPr>
        <w:tc>
          <w:tcPr>
            <w:tcW w:w="6210" w:type="dxa"/>
          </w:tcPr>
          <w:p w14:paraId="0F67641E" w14:textId="77777777" w:rsidR="00FF55BD" w:rsidRPr="00CE020B" w:rsidRDefault="00FF55BD" w:rsidP="00FF55BD">
            <w:pPr>
              <w:pStyle w:val="ListParagraph"/>
              <w:ind w:left="0"/>
              <w:jc w:val="center"/>
              <w:rPr>
                <w:ins w:id="150" w:author="Giorgio Romeo" w:date="2020-12-31T10:12:00Z"/>
                <w:rStyle w:val="SubtleEmphasis"/>
                <w:i w:val="0"/>
                <w:iCs w:val="0"/>
                <w:szCs w:val="24"/>
              </w:rPr>
            </w:pPr>
            <w:ins w:id="151" w:author="Giorgio Romeo" w:date="2020-12-31T10:12:00Z">
              <w:r>
                <w:rPr>
                  <w:rStyle w:val="SubtleEmphasis"/>
                  <w:szCs w:val="24"/>
                </w:rPr>
                <w:t>Introduction</w:t>
              </w:r>
            </w:ins>
          </w:p>
        </w:tc>
        <w:tc>
          <w:tcPr>
            <w:tcW w:w="1687" w:type="dxa"/>
            <w:shd w:val="clear" w:color="auto" w:fill="D9D9D9" w:themeFill="background1" w:themeFillShade="D9"/>
          </w:tcPr>
          <w:p w14:paraId="0C7890CB" w14:textId="77777777" w:rsidR="00FF55BD" w:rsidRPr="00CE020B" w:rsidRDefault="00FF55BD" w:rsidP="00FF55BD">
            <w:pPr>
              <w:pStyle w:val="ListParagraph"/>
              <w:ind w:left="0"/>
              <w:jc w:val="center"/>
              <w:rPr>
                <w:ins w:id="152" w:author="Giorgio Romeo" w:date="2020-12-31T10:12:00Z"/>
                <w:rStyle w:val="SubtleEmphasis"/>
                <w:i w:val="0"/>
                <w:iCs w:val="0"/>
                <w:szCs w:val="24"/>
              </w:rPr>
            </w:pPr>
            <w:ins w:id="153" w:author="Giorgio Romeo" w:date="2020-12-31T10:12:00Z">
              <w:r>
                <w:rPr>
                  <w:rStyle w:val="SubtleEmphasis"/>
                  <w:szCs w:val="24"/>
                </w:rPr>
                <w:t>8</w:t>
              </w:r>
            </w:ins>
          </w:p>
        </w:tc>
      </w:tr>
      <w:tr w:rsidR="00FF55BD" w:rsidRPr="00CE020B" w14:paraId="621F935D" w14:textId="77777777" w:rsidTr="00FF55BD">
        <w:trPr>
          <w:ins w:id="154" w:author="Giorgio Romeo" w:date="2020-12-31T10:12:00Z"/>
        </w:trPr>
        <w:tc>
          <w:tcPr>
            <w:tcW w:w="6210" w:type="dxa"/>
          </w:tcPr>
          <w:p w14:paraId="1D866D0E" w14:textId="77777777" w:rsidR="00FF55BD" w:rsidRPr="00CE020B" w:rsidRDefault="00FF55BD" w:rsidP="00FF55BD">
            <w:pPr>
              <w:pStyle w:val="ListParagraph"/>
              <w:ind w:left="0"/>
              <w:jc w:val="center"/>
              <w:rPr>
                <w:ins w:id="155" w:author="Giorgio Romeo" w:date="2020-12-31T10:12:00Z"/>
                <w:rStyle w:val="SubtleEmphasis"/>
                <w:i w:val="0"/>
                <w:iCs w:val="0"/>
                <w:szCs w:val="24"/>
              </w:rPr>
            </w:pPr>
            <w:ins w:id="156" w:author="Giorgio Romeo" w:date="2020-12-31T10:12:00Z">
              <w:r>
                <w:rPr>
                  <w:rStyle w:val="SubtleEmphasis"/>
                  <w:szCs w:val="24"/>
                </w:rPr>
                <w:t xml:space="preserve">Overview: high-level components and their interaction </w:t>
              </w:r>
            </w:ins>
          </w:p>
        </w:tc>
        <w:tc>
          <w:tcPr>
            <w:tcW w:w="1687" w:type="dxa"/>
            <w:shd w:val="clear" w:color="auto" w:fill="D9D9D9" w:themeFill="background1" w:themeFillShade="D9"/>
          </w:tcPr>
          <w:p w14:paraId="491267A9" w14:textId="77777777" w:rsidR="00FF55BD" w:rsidRPr="00CE020B" w:rsidRDefault="00FF55BD" w:rsidP="00FF55BD">
            <w:pPr>
              <w:pStyle w:val="ListParagraph"/>
              <w:ind w:left="0"/>
              <w:jc w:val="center"/>
              <w:rPr>
                <w:ins w:id="157" w:author="Giorgio Romeo" w:date="2020-12-31T10:12:00Z"/>
                <w:rStyle w:val="SubtleEmphasis"/>
                <w:i w:val="0"/>
                <w:iCs w:val="0"/>
                <w:szCs w:val="24"/>
              </w:rPr>
            </w:pPr>
            <w:ins w:id="158" w:author="Giorgio Romeo" w:date="2020-12-31T10:12:00Z">
              <w:r>
                <w:rPr>
                  <w:rStyle w:val="SubtleEmphasis"/>
                  <w:szCs w:val="24"/>
                </w:rPr>
                <w:t>1</w:t>
              </w:r>
            </w:ins>
          </w:p>
        </w:tc>
      </w:tr>
      <w:tr w:rsidR="00FF55BD" w:rsidRPr="00CE020B" w14:paraId="62CDB797" w14:textId="77777777" w:rsidTr="00FF55BD">
        <w:trPr>
          <w:ins w:id="159" w:author="Giorgio Romeo" w:date="2020-12-31T10:12:00Z"/>
        </w:trPr>
        <w:tc>
          <w:tcPr>
            <w:tcW w:w="6210" w:type="dxa"/>
          </w:tcPr>
          <w:p w14:paraId="70652FDF" w14:textId="77777777" w:rsidR="00FF55BD" w:rsidRPr="00CE020B" w:rsidRDefault="00FF55BD" w:rsidP="00FF55BD">
            <w:pPr>
              <w:pStyle w:val="ListParagraph"/>
              <w:ind w:left="0"/>
              <w:jc w:val="center"/>
              <w:rPr>
                <w:ins w:id="160" w:author="Giorgio Romeo" w:date="2020-12-31T10:12:00Z"/>
                <w:rStyle w:val="SubtleEmphasis"/>
                <w:i w:val="0"/>
                <w:iCs w:val="0"/>
                <w:szCs w:val="24"/>
              </w:rPr>
            </w:pPr>
            <w:ins w:id="161" w:author="Giorgio Romeo" w:date="2020-12-31T10:12:00Z">
              <w:r>
                <w:rPr>
                  <w:rStyle w:val="SubtleEmphasis"/>
                  <w:szCs w:val="24"/>
                </w:rPr>
                <w:t>Components diagram</w:t>
              </w:r>
            </w:ins>
          </w:p>
        </w:tc>
        <w:tc>
          <w:tcPr>
            <w:tcW w:w="1687" w:type="dxa"/>
            <w:shd w:val="clear" w:color="auto" w:fill="D9D9D9" w:themeFill="background1" w:themeFillShade="D9"/>
          </w:tcPr>
          <w:p w14:paraId="74EA7D16" w14:textId="77777777" w:rsidR="00FF55BD" w:rsidRPr="00CE020B" w:rsidRDefault="00FF55BD" w:rsidP="00FF55BD">
            <w:pPr>
              <w:pStyle w:val="ListParagraph"/>
              <w:ind w:left="0"/>
              <w:jc w:val="center"/>
              <w:rPr>
                <w:ins w:id="162" w:author="Giorgio Romeo" w:date="2020-12-31T10:12:00Z"/>
                <w:rStyle w:val="SubtleEmphasis"/>
                <w:i w:val="0"/>
                <w:iCs w:val="0"/>
                <w:szCs w:val="24"/>
              </w:rPr>
            </w:pPr>
            <w:ins w:id="163" w:author="Giorgio Romeo" w:date="2020-12-31T10:12:00Z">
              <w:r>
                <w:rPr>
                  <w:rStyle w:val="SubtleEmphasis"/>
                  <w:szCs w:val="24"/>
                </w:rPr>
                <w:t>1.5</w:t>
              </w:r>
            </w:ins>
          </w:p>
        </w:tc>
      </w:tr>
      <w:tr w:rsidR="00FF55BD" w:rsidRPr="00CE020B" w14:paraId="01C745F6" w14:textId="77777777" w:rsidTr="00FF55BD">
        <w:trPr>
          <w:ins w:id="164" w:author="Giorgio Romeo" w:date="2020-12-31T10:12:00Z"/>
        </w:trPr>
        <w:tc>
          <w:tcPr>
            <w:tcW w:w="6210" w:type="dxa"/>
          </w:tcPr>
          <w:p w14:paraId="09090CC7" w14:textId="77777777" w:rsidR="00FF55BD" w:rsidRPr="00CE020B" w:rsidRDefault="00FF55BD" w:rsidP="00FF55BD">
            <w:pPr>
              <w:pStyle w:val="ListParagraph"/>
              <w:ind w:left="0"/>
              <w:jc w:val="center"/>
              <w:rPr>
                <w:ins w:id="165" w:author="Giorgio Romeo" w:date="2020-12-31T10:12:00Z"/>
                <w:rStyle w:val="SubtleEmphasis"/>
                <w:i w:val="0"/>
                <w:iCs w:val="0"/>
                <w:szCs w:val="24"/>
              </w:rPr>
            </w:pPr>
            <w:ins w:id="166" w:author="Giorgio Romeo" w:date="2020-12-31T10:12:00Z">
              <w:r>
                <w:rPr>
                  <w:rStyle w:val="SubtleEmphasis"/>
                  <w:szCs w:val="24"/>
                </w:rPr>
                <w:t>Deployment view</w:t>
              </w:r>
            </w:ins>
          </w:p>
        </w:tc>
        <w:tc>
          <w:tcPr>
            <w:tcW w:w="1687" w:type="dxa"/>
            <w:shd w:val="clear" w:color="auto" w:fill="D9D9D9" w:themeFill="background1" w:themeFillShade="D9"/>
          </w:tcPr>
          <w:p w14:paraId="3B3BD781" w14:textId="77777777" w:rsidR="00FF55BD" w:rsidRPr="00CE020B" w:rsidRDefault="00FF55BD" w:rsidP="00FF55BD">
            <w:pPr>
              <w:pStyle w:val="ListParagraph"/>
              <w:ind w:left="0"/>
              <w:jc w:val="center"/>
              <w:rPr>
                <w:ins w:id="167" w:author="Giorgio Romeo" w:date="2020-12-31T10:12:00Z"/>
                <w:rStyle w:val="SubtleEmphasis"/>
                <w:i w:val="0"/>
                <w:iCs w:val="0"/>
                <w:szCs w:val="24"/>
              </w:rPr>
            </w:pPr>
            <w:ins w:id="168" w:author="Giorgio Romeo" w:date="2020-12-31T10:12:00Z">
              <w:r>
                <w:rPr>
                  <w:rStyle w:val="SubtleEmphasis"/>
                  <w:szCs w:val="24"/>
                </w:rPr>
                <w:t>1.5</w:t>
              </w:r>
            </w:ins>
          </w:p>
        </w:tc>
      </w:tr>
      <w:tr w:rsidR="00FF55BD" w:rsidRPr="00CE020B" w14:paraId="1B1AB8FC" w14:textId="77777777" w:rsidTr="00FF55BD">
        <w:trPr>
          <w:ins w:id="169" w:author="Giorgio Romeo" w:date="2020-12-31T10:12:00Z"/>
        </w:trPr>
        <w:tc>
          <w:tcPr>
            <w:tcW w:w="6210" w:type="dxa"/>
          </w:tcPr>
          <w:p w14:paraId="54D39687" w14:textId="77777777" w:rsidR="00FF55BD" w:rsidRPr="00CE020B" w:rsidRDefault="00FF55BD" w:rsidP="00FF55BD">
            <w:pPr>
              <w:pStyle w:val="ListParagraph"/>
              <w:ind w:left="0"/>
              <w:jc w:val="center"/>
              <w:rPr>
                <w:ins w:id="170" w:author="Giorgio Romeo" w:date="2020-12-31T10:12:00Z"/>
                <w:rStyle w:val="SubtleEmphasis"/>
                <w:i w:val="0"/>
                <w:iCs w:val="0"/>
                <w:szCs w:val="24"/>
              </w:rPr>
            </w:pPr>
            <w:ins w:id="171" w:author="Giorgio Romeo" w:date="2020-12-31T10:12:00Z">
              <w:r>
                <w:rPr>
                  <w:rStyle w:val="SubtleEmphasis"/>
                  <w:szCs w:val="24"/>
                </w:rPr>
                <w:t>Runtime view</w:t>
              </w:r>
            </w:ins>
          </w:p>
        </w:tc>
        <w:tc>
          <w:tcPr>
            <w:tcW w:w="1687" w:type="dxa"/>
            <w:shd w:val="clear" w:color="auto" w:fill="D9D9D9" w:themeFill="background1" w:themeFillShade="D9"/>
          </w:tcPr>
          <w:p w14:paraId="5442A0AC" w14:textId="77777777" w:rsidR="00FF55BD" w:rsidRPr="00CE020B" w:rsidRDefault="00FF55BD" w:rsidP="00FF55BD">
            <w:pPr>
              <w:pStyle w:val="ListParagraph"/>
              <w:ind w:left="0"/>
              <w:jc w:val="center"/>
              <w:rPr>
                <w:ins w:id="172" w:author="Giorgio Romeo" w:date="2020-12-31T10:12:00Z"/>
                <w:rStyle w:val="SubtleEmphasis"/>
                <w:i w:val="0"/>
                <w:iCs w:val="0"/>
                <w:szCs w:val="24"/>
              </w:rPr>
            </w:pPr>
            <w:ins w:id="173" w:author="Giorgio Romeo" w:date="2020-12-31T10:12:00Z">
              <w:r>
                <w:rPr>
                  <w:rStyle w:val="SubtleEmphasis"/>
                  <w:szCs w:val="24"/>
                </w:rPr>
                <w:t>0.5</w:t>
              </w:r>
            </w:ins>
          </w:p>
        </w:tc>
      </w:tr>
      <w:tr w:rsidR="00FF55BD" w:rsidRPr="00CE020B" w14:paraId="6926216C" w14:textId="77777777" w:rsidTr="00FF55BD">
        <w:trPr>
          <w:ins w:id="174" w:author="Giorgio Romeo" w:date="2020-12-31T10:12:00Z"/>
        </w:trPr>
        <w:tc>
          <w:tcPr>
            <w:tcW w:w="6210" w:type="dxa"/>
          </w:tcPr>
          <w:p w14:paraId="6B374E7F" w14:textId="77777777" w:rsidR="00FF55BD" w:rsidRPr="00CE020B" w:rsidRDefault="00FF55BD" w:rsidP="00FF55BD">
            <w:pPr>
              <w:pStyle w:val="ListParagraph"/>
              <w:ind w:left="0"/>
              <w:jc w:val="center"/>
              <w:rPr>
                <w:ins w:id="175" w:author="Giorgio Romeo" w:date="2020-12-31T10:12:00Z"/>
                <w:rStyle w:val="SubtleEmphasis"/>
                <w:i w:val="0"/>
                <w:iCs w:val="0"/>
                <w:szCs w:val="24"/>
              </w:rPr>
            </w:pPr>
            <w:ins w:id="176" w:author="Giorgio Romeo" w:date="2020-12-31T10:12:00Z">
              <w:r>
                <w:rPr>
                  <w:rStyle w:val="SubtleEmphasis"/>
                  <w:szCs w:val="24"/>
                </w:rPr>
                <w:t>Components interface</w:t>
              </w:r>
            </w:ins>
          </w:p>
        </w:tc>
        <w:tc>
          <w:tcPr>
            <w:tcW w:w="1687" w:type="dxa"/>
            <w:shd w:val="clear" w:color="auto" w:fill="D9D9D9" w:themeFill="background1" w:themeFillShade="D9"/>
          </w:tcPr>
          <w:p w14:paraId="43CB4BC2" w14:textId="77777777" w:rsidR="00FF55BD" w:rsidRPr="00CE020B" w:rsidRDefault="00FF55BD" w:rsidP="00FF55BD">
            <w:pPr>
              <w:pStyle w:val="ListParagraph"/>
              <w:ind w:left="0"/>
              <w:jc w:val="center"/>
              <w:rPr>
                <w:ins w:id="177" w:author="Giorgio Romeo" w:date="2020-12-31T10:12:00Z"/>
                <w:rStyle w:val="SubtleEmphasis"/>
                <w:i w:val="0"/>
                <w:iCs w:val="0"/>
                <w:szCs w:val="24"/>
              </w:rPr>
            </w:pPr>
            <w:ins w:id="178" w:author="Giorgio Romeo" w:date="2020-12-31T10:12:00Z">
              <w:r>
                <w:rPr>
                  <w:rStyle w:val="SubtleEmphasis"/>
                  <w:szCs w:val="24"/>
                </w:rPr>
                <w:t>1.5</w:t>
              </w:r>
            </w:ins>
          </w:p>
        </w:tc>
      </w:tr>
      <w:tr w:rsidR="00FF55BD" w:rsidRPr="00CE020B" w14:paraId="022D017F" w14:textId="77777777" w:rsidTr="00FF55BD">
        <w:trPr>
          <w:ins w:id="179" w:author="Giorgio Romeo" w:date="2020-12-31T10:12:00Z"/>
        </w:trPr>
        <w:tc>
          <w:tcPr>
            <w:tcW w:w="6210" w:type="dxa"/>
          </w:tcPr>
          <w:p w14:paraId="76DD252A" w14:textId="77777777" w:rsidR="00FF55BD" w:rsidRPr="00CE020B" w:rsidRDefault="00FF55BD" w:rsidP="00FF55BD">
            <w:pPr>
              <w:pStyle w:val="ListParagraph"/>
              <w:ind w:left="0"/>
              <w:jc w:val="center"/>
              <w:rPr>
                <w:ins w:id="180" w:author="Giorgio Romeo" w:date="2020-12-31T10:12:00Z"/>
                <w:rStyle w:val="SubtleEmphasis"/>
                <w:i w:val="0"/>
                <w:iCs w:val="0"/>
                <w:szCs w:val="24"/>
              </w:rPr>
            </w:pPr>
            <w:ins w:id="181" w:author="Giorgio Romeo" w:date="2020-12-31T10:12:00Z">
              <w:r>
                <w:rPr>
                  <w:rStyle w:val="SubtleEmphasis"/>
                  <w:szCs w:val="24"/>
                </w:rPr>
                <w:t>Architectural styles and patterns</w:t>
              </w:r>
            </w:ins>
          </w:p>
        </w:tc>
        <w:tc>
          <w:tcPr>
            <w:tcW w:w="1687" w:type="dxa"/>
            <w:shd w:val="clear" w:color="auto" w:fill="D9D9D9" w:themeFill="background1" w:themeFillShade="D9"/>
          </w:tcPr>
          <w:p w14:paraId="1CE7C2E8" w14:textId="77777777" w:rsidR="00FF55BD" w:rsidRPr="00CE020B" w:rsidRDefault="00FF55BD" w:rsidP="00FF55BD">
            <w:pPr>
              <w:pStyle w:val="ListParagraph"/>
              <w:ind w:left="0"/>
              <w:jc w:val="center"/>
              <w:rPr>
                <w:ins w:id="182" w:author="Giorgio Romeo" w:date="2020-12-31T10:12:00Z"/>
                <w:rStyle w:val="SubtleEmphasis"/>
                <w:i w:val="0"/>
                <w:iCs w:val="0"/>
                <w:szCs w:val="24"/>
              </w:rPr>
            </w:pPr>
            <w:ins w:id="183" w:author="Giorgio Romeo" w:date="2020-12-31T10:12:00Z">
              <w:r>
                <w:rPr>
                  <w:rStyle w:val="SubtleEmphasis"/>
                  <w:szCs w:val="24"/>
                </w:rPr>
                <w:t>6</w:t>
              </w:r>
            </w:ins>
          </w:p>
        </w:tc>
      </w:tr>
      <w:tr w:rsidR="00FF55BD" w:rsidRPr="00CE020B" w14:paraId="0D6D65FA" w14:textId="77777777" w:rsidTr="00FF55BD">
        <w:trPr>
          <w:ins w:id="184" w:author="Giorgio Romeo" w:date="2020-12-31T10:12:00Z"/>
        </w:trPr>
        <w:tc>
          <w:tcPr>
            <w:tcW w:w="6210" w:type="dxa"/>
          </w:tcPr>
          <w:p w14:paraId="139F15FE" w14:textId="77777777" w:rsidR="00FF55BD" w:rsidRPr="00CE020B" w:rsidRDefault="00FF55BD" w:rsidP="00FF55BD">
            <w:pPr>
              <w:pStyle w:val="ListParagraph"/>
              <w:ind w:left="0"/>
              <w:jc w:val="center"/>
              <w:rPr>
                <w:ins w:id="185" w:author="Giorgio Romeo" w:date="2020-12-31T10:12:00Z"/>
                <w:rStyle w:val="SubtleEmphasis"/>
                <w:i w:val="0"/>
                <w:iCs w:val="0"/>
                <w:szCs w:val="24"/>
              </w:rPr>
            </w:pPr>
            <w:ins w:id="186" w:author="Giorgio Romeo" w:date="2020-12-31T10:12:00Z">
              <w:r>
                <w:rPr>
                  <w:rStyle w:val="SubtleEmphasis"/>
                  <w:szCs w:val="24"/>
                </w:rPr>
                <w:t>User interface design</w:t>
              </w:r>
            </w:ins>
          </w:p>
        </w:tc>
        <w:tc>
          <w:tcPr>
            <w:tcW w:w="1687" w:type="dxa"/>
            <w:shd w:val="clear" w:color="auto" w:fill="D9D9D9" w:themeFill="background1" w:themeFillShade="D9"/>
          </w:tcPr>
          <w:p w14:paraId="591B753C" w14:textId="77777777" w:rsidR="00FF55BD" w:rsidRPr="00CE020B" w:rsidRDefault="00FF55BD" w:rsidP="00FF55BD">
            <w:pPr>
              <w:pStyle w:val="ListParagraph"/>
              <w:ind w:left="0"/>
              <w:jc w:val="center"/>
              <w:rPr>
                <w:ins w:id="187" w:author="Giorgio Romeo" w:date="2020-12-31T10:12:00Z"/>
                <w:rStyle w:val="SubtleEmphasis"/>
                <w:i w:val="0"/>
                <w:iCs w:val="0"/>
                <w:szCs w:val="24"/>
              </w:rPr>
            </w:pPr>
            <w:ins w:id="188" w:author="Giorgio Romeo" w:date="2020-12-31T10:12:00Z">
              <w:r>
                <w:rPr>
                  <w:rStyle w:val="SubtleEmphasis"/>
                  <w:szCs w:val="24"/>
                </w:rPr>
                <w:t>1</w:t>
              </w:r>
            </w:ins>
          </w:p>
        </w:tc>
      </w:tr>
      <w:tr w:rsidR="00FF55BD" w:rsidRPr="00CE020B" w14:paraId="03F812E1" w14:textId="77777777" w:rsidTr="00FF55BD">
        <w:trPr>
          <w:ins w:id="189" w:author="Giorgio Romeo" w:date="2020-12-31T10:12:00Z"/>
        </w:trPr>
        <w:tc>
          <w:tcPr>
            <w:tcW w:w="6210" w:type="dxa"/>
          </w:tcPr>
          <w:p w14:paraId="38EDDFDE" w14:textId="77777777" w:rsidR="00FF55BD" w:rsidRDefault="00FF55BD" w:rsidP="00FF55BD">
            <w:pPr>
              <w:pStyle w:val="ListParagraph"/>
              <w:tabs>
                <w:tab w:val="center" w:pos="2997"/>
                <w:tab w:val="left" w:pos="4410"/>
                <w:tab w:val="right" w:pos="5994"/>
              </w:tabs>
              <w:ind w:left="0"/>
              <w:rPr>
                <w:ins w:id="190" w:author="Giorgio Romeo" w:date="2020-12-31T10:12:00Z"/>
                <w:rStyle w:val="SubtleEmphasis"/>
                <w:i w:val="0"/>
                <w:iCs w:val="0"/>
                <w:szCs w:val="24"/>
              </w:rPr>
            </w:pPr>
            <w:ins w:id="191" w:author="Giorgio Romeo" w:date="2020-12-31T10:12:00Z">
              <w:r>
                <w:rPr>
                  <w:rStyle w:val="SubtleEmphasis"/>
                  <w:szCs w:val="24"/>
                </w:rPr>
                <w:tab/>
                <w:t>Requirements traceability</w:t>
              </w:r>
              <w:r>
                <w:rPr>
                  <w:rStyle w:val="SubtleEmphasis"/>
                  <w:szCs w:val="24"/>
                </w:rPr>
                <w:tab/>
              </w:r>
            </w:ins>
          </w:p>
        </w:tc>
        <w:tc>
          <w:tcPr>
            <w:tcW w:w="1687" w:type="dxa"/>
            <w:shd w:val="clear" w:color="auto" w:fill="D9D9D9" w:themeFill="background1" w:themeFillShade="D9"/>
          </w:tcPr>
          <w:p w14:paraId="18B21C65" w14:textId="77777777" w:rsidR="00FF55BD" w:rsidRDefault="00FF55BD" w:rsidP="00FF55BD">
            <w:pPr>
              <w:pStyle w:val="ListParagraph"/>
              <w:ind w:left="0"/>
              <w:jc w:val="center"/>
              <w:rPr>
                <w:ins w:id="192" w:author="Giorgio Romeo" w:date="2020-12-31T10:12:00Z"/>
                <w:rStyle w:val="SubtleEmphasis"/>
                <w:i w:val="0"/>
                <w:iCs w:val="0"/>
                <w:szCs w:val="24"/>
              </w:rPr>
            </w:pPr>
            <w:ins w:id="193" w:author="Giorgio Romeo" w:date="2020-12-31T10:12:00Z">
              <w:r>
                <w:rPr>
                  <w:rStyle w:val="SubtleEmphasis"/>
                  <w:szCs w:val="24"/>
                </w:rPr>
                <w:t>1</w:t>
              </w:r>
            </w:ins>
          </w:p>
        </w:tc>
      </w:tr>
      <w:tr w:rsidR="00FF55BD" w:rsidRPr="003E0547" w14:paraId="58A1BBA8" w14:textId="77777777" w:rsidTr="00FF55BD">
        <w:trPr>
          <w:ins w:id="194" w:author="Giorgio Romeo" w:date="2020-12-31T10:12:00Z"/>
        </w:trPr>
        <w:tc>
          <w:tcPr>
            <w:tcW w:w="6210" w:type="dxa"/>
          </w:tcPr>
          <w:p w14:paraId="5EF90074" w14:textId="77777777" w:rsidR="00FF55BD" w:rsidRDefault="00FF55BD" w:rsidP="00FF55BD">
            <w:pPr>
              <w:pStyle w:val="ListParagraph"/>
              <w:tabs>
                <w:tab w:val="center" w:pos="2997"/>
                <w:tab w:val="left" w:pos="4410"/>
                <w:tab w:val="right" w:pos="5994"/>
              </w:tabs>
              <w:ind w:left="0"/>
              <w:jc w:val="center"/>
              <w:rPr>
                <w:ins w:id="195" w:author="Giorgio Romeo" w:date="2020-12-31T10:12:00Z"/>
                <w:rStyle w:val="SubtleEmphasis"/>
                <w:szCs w:val="24"/>
              </w:rPr>
            </w:pPr>
            <w:ins w:id="196" w:author="Giorgio Romeo" w:date="2020-12-31T10:12:00Z">
              <w:r>
                <w:rPr>
                  <w:rStyle w:val="SubtleEmphasis"/>
                  <w:szCs w:val="24"/>
                </w:rPr>
                <w:t xml:space="preserve">Implementation, </w:t>
              </w:r>
              <w:proofErr w:type="gramStart"/>
              <w:r>
                <w:rPr>
                  <w:rStyle w:val="SubtleEmphasis"/>
                  <w:szCs w:val="24"/>
                </w:rPr>
                <w:t>integration</w:t>
              </w:r>
              <w:proofErr w:type="gramEnd"/>
              <w:r>
                <w:rPr>
                  <w:rStyle w:val="SubtleEmphasis"/>
                  <w:szCs w:val="24"/>
                </w:rPr>
                <w:t xml:space="preserve"> and test plan</w:t>
              </w:r>
            </w:ins>
          </w:p>
        </w:tc>
        <w:tc>
          <w:tcPr>
            <w:tcW w:w="1687" w:type="dxa"/>
            <w:shd w:val="clear" w:color="auto" w:fill="D9D9D9" w:themeFill="background1" w:themeFillShade="D9"/>
          </w:tcPr>
          <w:p w14:paraId="11933D42" w14:textId="77777777" w:rsidR="00FF55BD" w:rsidRDefault="00FF55BD" w:rsidP="00FF55BD">
            <w:pPr>
              <w:pStyle w:val="ListParagraph"/>
              <w:ind w:left="0"/>
              <w:jc w:val="center"/>
              <w:rPr>
                <w:ins w:id="197" w:author="Giorgio Romeo" w:date="2020-12-31T10:12:00Z"/>
                <w:rStyle w:val="SubtleEmphasis"/>
                <w:szCs w:val="24"/>
              </w:rPr>
            </w:pPr>
          </w:p>
        </w:tc>
      </w:tr>
      <w:tr w:rsidR="00FF55BD" w:rsidRPr="00CE020B" w14:paraId="2C3890E4" w14:textId="77777777" w:rsidTr="00FF55BD">
        <w:trPr>
          <w:ins w:id="198" w:author="Giorgio Romeo" w:date="2020-12-31T10:12:00Z"/>
        </w:trPr>
        <w:tc>
          <w:tcPr>
            <w:tcW w:w="6210" w:type="dxa"/>
          </w:tcPr>
          <w:p w14:paraId="4FA8FC17" w14:textId="77777777" w:rsidR="00FF55BD" w:rsidRDefault="00FF55BD" w:rsidP="00FF55BD">
            <w:pPr>
              <w:pStyle w:val="ListParagraph"/>
              <w:tabs>
                <w:tab w:val="center" w:pos="2997"/>
                <w:tab w:val="left" w:pos="4410"/>
                <w:tab w:val="right" w:pos="5994"/>
              </w:tabs>
              <w:ind w:left="0"/>
              <w:jc w:val="center"/>
              <w:rPr>
                <w:ins w:id="199" w:author="Giorgio Romeo" w:date="2020-12-31T10:12:00Z"/>
                <w:rStyle w:val="SubtleEmphasis"/>
                <w:i w:val="0"/>
                <w:iCs w:val="0"/>
                <w:szCs w:val="24"/>
              </w:rPr>
            </w:pPr>
            <w:ins w:id="200" w:author="Giorgio Romeo" w:date="2020-12-31T10:12:00Z">
              <w:r>
                <w:rPr>
                  <w:rStyle w:val="SubtleEmphasis"/>
                  <w:szCs w:val="24"/>
                </w:rPr>
                <w:t>Research on various topics</w:t>
              </w:r>
            </w:ins>
          </w:p>
        </w:tc>
        <w:tc>
          <w:tcPr>
            <w:tcW w:w="1687" w:type="dxa"/>
            <w:shd w:val="clear" w:color="auto" w:fill="D9D9D9" w:themeFill="background1" w:themeFillShade="D9"/>
          </w:tcPr>
          <w:p w14:paraId="20DBD2F4" w14:textId="77777777" w:rsidR="00FF55BD" w:rsidRDefault="00FF55BD" w:rsidP="00FF55BD">
            <w:pPr>
              <w:pStyle w:val="ListParagraph"/>
              <w:ind w:left="0"/>
              <w:jc w:val="center"/>
              <w:rPr>
                <w:ins w:id="201" w:author="Giorgio Romeo" w:date="2020-12-31T10:12:00Z"/>
                <w:rStyle w:val="SubtleEmphasis"/>
                <w:i w:val="0"/>
                <w:iCs w:val="0"/>
                <w:szCs w:val="24"/>
              </w:rPr>
            </w:pPr>
            <w:ins w:id="202" w:author="Giorgio Romeo" w:date="2020-12-31T10:12:00Z">
              <w:r>
                <w:rPr>
                  <w:rStyle w:val="SubtleEmphasis"/>
                  <w:szCs w:val="24"/>
                </w:rPr>
                <w:t>3</w:t>
              </w:r>
            </w:ins>
          </w:p>
        </w:tc>
      </w:tr>
      <w:tr w:rsidR="00FF55BD" w:rsidRPr="00CE020B" w14:paraId="671109B0" w14:textId="77777777" w:rsidTr="00FF55BD">
        <w:trPr>
          <w:ins w:id="203" w:author="Giorgio Romeo" w:date="2020-12-31T10:12:00Z"/>
        </w:trPr>
        <w:tc>
          <w:tcPr>
            <w:tcW w:w="6210" w:type="dxa"/>
          </w:tcPr>
          <w:p w14:paraId="111B41CA" w14:textId="77777777" w:rsidR="00FF55BD" w:rsidRDefault="00FF55BD" w:rsidP="00FF55BD">
            <w:pPr>
              <w:pStyle w:val="ListParagraph"/>
              <w:tabs>
                <w:tab w:val="center" w:pos="2997"/>
                <w:tab w:val="left" w:pos="4410"/>
                <w:tab w:val="right" w:pos="5994"/>
              </w:tabs>
              <w:ind w:left="0"/>
              <w:jc w:val="center"/>
              <w:rPr>
                <w:ins w:id="204" w:author="Giorgio Romeo" w:date="2020-12-31T10:12:00Z"/>
                <w:rStyle w:val="SubtleEmphasis"/>
                <w:i w:val="0"/>
                <w:iCs w:val="0"/>
                <w:szCs w:val="24"/>
              </w:rPr>
            </w:pPr>
            <w:ins w:id="205" w:author="Giorgio Romeo" w:date="2020-12-31T10:12:00Z">
              <w:r>
                <w:rPr>
                  <w:rStyle w:val="SubtleEmphasis"/>
                  <w:szCs w:val="24"/>
                </w:rPr>
                <w:t>Writing on Word and formatting</w:t>
              </w:r>
            </w:ins>
          </w:p>
        </w:tc>
        <w:tc>
          <w:tcPr>
            <w:tcW w:w="1687" w:type="dxa"/>
            <w:shd w:val="clear" w:color="auto" w:fill="D9D9D9" w:themeFill="background1" w:themeFillShade="D9"/>
          </w:tcPr>
          <w:p w14:paraId="5DB79662" w14:textId="77777777" w:rsidR="00FF55BD" w:rsidRDefault="00FF55BD" w:rsidP="00FF55BD">
            <w:pPr>
              <w:pStyle w:val="ListParagraph"/>
              <w:ind w:left="0"/>
              <w:jc w:val="center"/>
              <w:rPr>
                <w:ins w:id="206" w:author="Giorgio Romeo" w:date="2020-12-31T10:12:00Z"/>
                <w:rStyle w:val="SubtleEmphasis"/>
                <w:i w:val="0"/>
                <w:iCs w:val="0"/>
                <w:szCs w:val="24"/>
              </w:rPr>
            </w:pPr>
            <w:ins w:id="207" w:author="Giorgio Romeo" w:date="2020-12-31T10:12:00Z">
              <w:r>
                <w:rPr>
                  <w:rStyle w:val="SubtleEmphasis"/>
                  <w:szCs w:val="24"/>
                </w:rPr>
                <w:t>5</w:t>
              </w:r>
            </w:ins>
          </w:p>
        </w:tc>
      </w:tr>
      <w:tr w:rsidR="00FF55BD" w:rsidRPr="00CE020B" w14:paraId="78670EE3" w14:textId="77777777" w:rsidTr="00FF55BD">
        <w:trPr>
          <w:ins w:id="208" w:author="Giorgio Romeo" w:date="2020-12-31T10:12:00Z"/>
        </w:trPr>
        <w:tc>
          <w:tcPr>
            <w:tcW w:w="6210" w:type="dxa"/>
          </w:tcPr>
          <w:p w14:paraId="13AD87D9" w14:textId="77777777" w:rsidR="00FF55BD" w:rsidRDefault="00FF55BD" w:rsidP="00FF55BD">
            <w:pPr>
              <w:pStyle w:val="ListParagraph"/>
              <w:tabs>
                <w:tab w:val="center" w:pos="2997"/>
                <w:tab w:val="left" w:pos="4410"/>
                <w:tab w:val="right" w:pos="5994"/>
              </w:tabs>
              <w:ind w:left="0"/>
              <w:jc w:val="center"/>
              <w:rPr>
                <w:ins w:id="209" w:author="Giorgio Romeo" w:date="2020-12-31T10:12:00Z"/>
                <w:rStyle w:val="SubtleEmphasis"/>
                <w:i w:val="0"/>
                <w:iCs w:val="0"/>
                <w:szCs w:val="24"/>
              </w:rPr>
            </w:pPr>
            <w:ins w:id="210" w:author="Giorgio Romeo" w:date="2020-12-31T10:12:00Z">
              <w:r>
                <w:rPr>
                  <w:rStyle w:val="SubtleEmphasis"/>
                  <w:szCs w:val="24"/>
                </w:rPr>
                <w:t>Total</w:t>
              </w:r>
            </w:ins>
          </w:p>
        </w:tc>
        <w:tc>
          <w:tcPr>
            <w:tcW w:w="1687" w:type="dxa"/>
            <w:shd w:val="clear" w:color="auto" w:fill="D9D9D9" w:themeFill="background1" w:themeFillShade="D9"/>
          </w:tcPr>
          <w:p w14:paraId="03413A52" w14:textId="77777777" w:rsidR="00FF55BD" w:rsidRDefault="00FF55BD" w:rsidP="00FF55BD">
            <w:pPr>
              <w:pStyle w:val="ListParagraph"/>
              <w:ind w:left="0"/>
              <w:jc w:val="center"/>
              <w:rPr>
                <w:ins w:id="211" w:author="Giorgio Romeo" w:date="2020-12-31T10:12:00Z"/>
                <w:rStyle w:val="SubtleEmphasis"/>
                <w:i w:val="0"/>
                <w:iCs w:val="0"/>
                <w:szCs w:val="24"/>
              </w:rPr>
            </w:pPr>
            <w:ins w:id="212" w:author="Giorgio Romeo" w:date="2020-12-31T10:12:00Z">
              <w:r>
                <w:rPr>
                  <w:rStyle w:val="SubtleEmphasis"/>
                  <w:szCs w:val="24"/>
                </w:rPr>
                <w:t>30</w:t>
              </w:r>
            </w:ins>
          </w:p>
        </w:tc>
      </w:tr>
    </w:tbl>
    <w:p w14:paraId="1885978D" w14:textId="3386826E" w:rsidR="00FF55BD" w:rsidRDefault="00FF55BD" w:rsidP="00FF55BD">
      <w:pPr>
        <w:rPr>
          <w:ins w:id="213" w:author="Giorgio Romeo" w:date="2020-12-31T10:11:00Z"/>
          <w:rFonts w:ascii="Bell MT" w:hAnsi="Bell MT"/>
          <w:sz w:val="28"/>
          <w:szCs w:val="28"/>
          <w:lang w:val="en-GB"/>
        </w:rPr>
      </w:pPr>
    </w:p>
    <w:p w14:paraId="4A468C21" w14:textId="0F7AA37C" w:rsidR="00FF55BD" w:rsidRDefault="00FF55BD" w:rsidP="00FF55BD">
      <w:pPr>
        <w:rPr>
          <w:ins w:id="214" w:author="Giorgio Romeo" w:date="2020-12-31T10:11:00Z"/>
          <w:rFonts w:ascii="Bell MT" w:hAnsi="Bell MT"/>
          <w:sz w:val="28"/>
          <w:szCs w:val="28"/>
          <w:lang w:val="en-GB"/>
        </w:rPr>
      </w:pPr>
    </w:p>
    <w:p w14:paraId="6EDE8930" w14:textId="6A41D8AB" w:rsidR="00FF55BD" w:rsidRDefault="00FF55BD" w:rsidP="00FF55BD">
      <w:pPr>
        <w:rPr>
          <w:ins w:id="215" w:author="Giorgio Romeo" w:date="2020-12-31T10:11:00Z"/>
          <w:rFonts w:ascii="Bell MT" w:hAnsi="Bell MT"/>
          <w:sz w:val="28"/>
          <w:szCs w:val="28"/>
          <w:lang w:val="en-GB"/>
        </w:rPr>
      </w:pPr>
    </w:p>
    <w:p w14:paraId="7B21F70D" w14:textId="610FB33E" w:rsidR="00FF55BD" w:rsidRDefault="00FF55BD" w:rsidP="00FF55BD">
      <w:pPr>
        <w:rPr>
          <w:ins w:id="216" w:author="Giorgio Romeo" w:date="2020-12-31T10:11:00Z"/>
          <w:rFonts w:ascii="Bell MT" w:hAnsi="Bell MT"/>
          <w:sz w:val="28"/>
          <w:szCs w:val="28"/>
          <w:lang w:val="en-GB"/>
        </w:rPr>
      </w:pPr>
    </w:p>
    <w:p w14:paraId="325C45BD" w14:textId="18EC32F0" w:rsidR="00FF55BD" w:rsidRDefault="00FF55BD" w:rsidP="00FF55BD">
      <w:pPr>
        <w:rPr>
          <w:ins w:id="217" w:author="Giorgio Romeo" w:date="2020-12-31T10:11:00Z"/>
          <w:rFonts w:ascii="Bell MT" w:hAnsi="Bell MT"/>
          <w:sz w:val="28"/>
          <w:szCs w:val="28"/>
          <w:lang w:val="en-GB"/>
        </w:rPr>
      </w:pPr>
    </w:p>
    <w:p w14:paraId="386ADB68" w14:textId="767003CA" w:rsidR="00FF55BD" w:rsidRDefault="00FF55BD" w:rsidP="00FF55BD">
      <w:pPr>
        <w:rPr>
          <w:ins w:id="218" w:author="Giorgio Romeo" w:date="2020-12-31T10:11:00Z"/>
          <w:rFonts w:ascii="Bell MT" w:hAnsi="Bell MT"/>
          <w:sz w:val="28"/>
          <w:szCs w:val="28"/>
          <w:lang w:val="en-GB"/>
        </w:rPr>
      </w:pPr>
    </w:p>
    <w:p w14:paraId="424E4283" w14:textId="4F5A653E" w:rsidR="00FF55BD" w:rsidRDefault="00FF55BD" w:rsidP="00FF55BD">
      <w:pPr>
        <w:rPr>
          <w:ins w:id="219" w:author="Giorgio Romeo" w:date="2020-12-31T10:11:00Z"/>
          <w:rFonts w:ascii="Bell MT" w:hAnsi="Bell MT"/>
          <w:sz w:val="28"/>
          <w:szCs w:val="28"/>
          <w:lang w:val="en-GB"/>
        </w:rPr>
      </w:pPr>
    </w:p>
    <w:p w14:paraId="59EAEA91" w14:textId="24359DDC" w:rsidR="00FF55BD" w:rsidRDefault="00FF55BD" w:rsidP="00FF55BD">
      <w:pPr>
        <w:rPr>
          <w:ins w:id="220" w:author="Giorgio Romeo" w:date="2020-12-31T10:11:00Z"/>
          <w:rFonts w:ascii="Bell MT" w:hAnsi="Bell MT"/>
          <w:sz w:val="28"/>
          <w:szCs w:val="28"/>
          <w:lang w:val="en-GB"/>
        </w:rPr>
      </w:pPr>
    </w:p>
    <w:p w14:paraId="37F5CAF4" w14:textId="6B77B7CC" w:rsidR="00FF55BD" w:rsidRDefault="00FF55BD" w:rsidP="00FF55BD">
      <w:pPr>
        <w:rPr>
          <w:ins w:id="221" w:author="Giorgio Romeo" w:date="2020-12-31T10:11:00Z"/>
          <w:rFonts w:ascii="Bell MT" w:hAnsi="Bell MT"/>
          <w:sz w:val="28"/>
          <w:szCs w:val="28"/>
          <w:lang w:val="en-GB"/>
        </w:rPr>
      </w:pPr>
    </w:p>
    <w:p w14:paraId="6AD3000C" w14:textId="3BB5BEC7" w:rsidR="00FF55BD" w:rsidRDefault="00FF55BD" w:rsidP="00FF55BD">
      <w:pPr>
        <w:rPr>
          <w:ins w:id="222" w:author="Giorgio Romeo" w:date="2020-12-31T10:11:00Z"/>
          <w:rFonts w:ascii="Bell MT" w:hAnsi="Bell MT"/>
          <w:sz w:val="28"/>
          <w:szCs w:val="28"/>
          <w:lang w:val="en-GB"/>
        </w:rPr>
      </w:pPr>
    </w:p>
    <w:p w14:paraId="466499DB" w14:textId="1C6F3DED" w:rsidR="00FF55BD" w:rsidRDefault="00FF55BD" w:rsidP="00FF55BD">
      <w:pPr>
        <w:rPr>
          <w:ins w:id="223" w:author="Giorgio Romeo" w:date="2020-12-31T10:11:00Z"/>
          <w:rFonts w:ascii="Bell MT" w:hAnsi="Bell MT"/>
          <w:sz w:val="28"/>
          <w:szCs w:val="28"/>
          <w:lang w:val="en-GB"/>
        </w:rPr>
      </w:pPr>
    </w:p>
    <w:p w14:paraId="72A77EFE" w14:textId="24B31607" w:rsidR="00FF55BD" w:rsidRDefault="00FF55BD" w:rsidP="00FF55BD">
      <w:pPr>
        <w:rPr>
          <w:ins w:id="224" w:author="Giorgio Romeo" w:date="2020-12-31T10:12:00Z"/>
          <w:rFonts w:ascii="Bell MT" w:hAnsi="Bell MT"/>
          <w:sz w:val="28"/>
          <w:szCs w:val="28"/>
          <w:lang w:val="en-GB"/>
        </w:rPr>
      </w:pPr>
    </w:p>
    <w:p w14:paraId="0560C2D1" w14:textId="77777777" w:rsidR="00FF55BD" w:rsidRDefault="00FF55BD" w:rsidP="00FF55BD">
      <w:pPr>
        <w:rPr>
          <w:ins w:id="225" w:author="Giorgio Romeo" w:date="2020-12-31T10:11:00Z"/>
          <w:rFonts w:ascii="Bell MT" w:hAnsi="Bell MT"/>
          <w:sz w:val="28"/>
          <w:szCs w:val="28"/>
          <w:lang w:val="en-GB"/>
        </w:rPr>
      </w:pPr>
    </w:p>
    <w:p w14:paraId="3DE4D6E7" w14:textId="77777777" w:rsidR="00FF55BD" w:rsidRPr="00FF55BD" w:rsidRDefault="00FF55BD">
      <w:pPr>
        <w:rPr>
          <w:ins w:id="226" w:author="Giorgio Romeo" w:date="2020-12-31T10:11:00Z"/>
          <w:rFonts w:ascii="Bell MT" w:hAnsi="Bell MT"/>
          <w:sz w:val="28"/>
          <w:szCs w:val="28"/>
          <w:lang w:val="en-GB"/>
          <w:rPrChange w:id="227" w:author="Giorgio Romeo" w:date="2020-12-31T10:11:00Z">
            <w:rPr>
              <w:ins w:id="228" w:author="Giorgio Romeo" w:date="2020-12-31T10:11:00Z"/>
              <w:lang w:val="en-GB"/>
            </w:rPr>
          </w:rPrChange>
        </w:rPr>
        <w:pPrChange w:id="229" w:author="Giorgio Romeo" w:date="2020-12-31T10:11:00Z">
          <w:pPr>
            <w:pStyle w:val="ListParagraph"/>
            <w:numPr>
              <w:numId w:val="24"/>
            </w:numPr>
            <w:ind w:hanging="360"/>
          </w:pPr>
        </w:pPrChange>
      </w:pPr>
    </w:p>
    <w:p w14:paraId="0E8988AC" w14:textId="14AF14BE" w:rsidR="00FF55BD" w:rsidRDefault="00FF55BD" w:rsidP="00FF55BD">
      <w:pPr>
        <w:pStyle w:val="ListParagraph"/>
        <w:numPr>
          <w:ilvl w:val="0"/>
          <w:numId w:val="24"/>
        </w:numPr>
        <w:rPr>
          <w:ins w:id="230" w:author="Giorgio Romeo" w:date="2020-12-31T10:05:00Z"/>
          <w:rFonts w:ascii="Bell MT" w:hAnsi="Bell MT"/>
          <w:sz w:val="28"/>
          <w:szCs w:val="28"/>
          <w:lang w:val="en-GB"/>
        </w:rPr>
      </w:pPr>
      <w:ins w:id="231" w:author="Giorgio Romeo" w:date="2020-12-31T10:11:00Z">
        <w:r>
          <w:rPr>
            <w:rFonts w:ascii="Bell MT" w:hAnsi="Bell MT"/>
            <w:sz w:val="28"/>
            <w:szCs w:val="28"/>
            <w:lang w:val="en-GB"/>
          </w:rPr>
          <w:lastRenderedPageBreak/>
          <w:t>Cristian Sbrolli</w:t>
        </w:r>
      </w:ins>
    </w:p>
    <w:tbl>
      <w:tblPr>
        <w:tblStyle w:val="TableGrid"/>
        <w:tblpPr w:leftFromText="180" w:rightFromText="180" w:vertAnchor="text" w:horzAnchor="margin" w:tblpXSpec="center" w:tblpY="284"/>
        <w:tblW w:w="0" w:type="auto"/>
        <w:tblLook w:val="04A0" w:firstRow="1" w:lastRow="0" w:firstColumn="1" w:lastColumn="0" w:noHBand="0" w:noVBand="1"/>
        <w:tblPrChange w:id="232" w:author="Giorgio Romeo" w:date="2020-12-31T10:11:00Z">
          <w:tblPr>
            <w:tblStyle w:val="TableGrid"/>
            <w:tblpPr w:leftFromText="180" w:rightFromText="180" w:vertAnchor="text" w:horzAnchor="margin" w:tblpXSpec="center" w:tblpY="205"/>
            <w:tblW w:w="0" w:type="auto"/>
            <w:tblLook w:val="04A0" w:firstRow="1" w:lastRow="0" w:firstColumn="1" w:lastColumn="0" w:noHBand="0" w:noVBand="1"/>
          </w:tblPr>
        </w:tblPrChange>
      </w:tblPr>
      <w:tblGrid>
        <w:gridCol w:w="6210"/>
        <w:gridCol w:w="1687"/>
        <w:tblGridChange w:id="233">
          <w:tblGrid>
            <w:gridCol w:w="6210"/>
            <w:gridCol w:w="1687"/>
          </w:tblGrid>
        </w:tblGridChange>
      </w:tblGrid>
      <w:tr w:rsidR="00FF55BD" w:rsidRPr="00CE020B" w14:paraId="029A6A2A" w14:textId="77777777" w:rsidTr="00FF55BD">
        <w:trPr>
          <w:ins w:id="234" w:author="Giorgio Romeo" w:date="2020-12-31T10:11:00Z"/>
        </w:trPr>
        <w:tc>
          <w:tcPr>
            <w:tcW w:w="6210" w:type="dxa"/>
            <w:tcPrChange w:id="235" w:author="Giorgio Romeo" w:date="2020-12-31T10:11:00Z">
              <w:tcPr>
                <w:tcW w:w="6210" w:type="dxa"/>
              </w:tcPr>
            </w:tcPrChange>
          </w:tcPr>
          <w:p w14:paraId="4B6E53CB" w14:textId="77777777" w:rsidR="00FF55BD" w:rsidRPr="00CE020B" w:rsidRDefault="00FF55BD" w:rsidP="00FF55BD">
            <w:pPr>
              <w:pStyle w:val="ListParagraph"/>
              <w:ind w:left="0"/>
              <w:jc w:val="center"/>
              <w:rPr>
                <w:ins w:id="236" w:author="Giorgio Romeo" w:date="2020-12-31T10:11:00Z"/>
                <w:rStyle w:val="SubtleEmphasis"/>
                <w:sz w:val="40"/>
                <w:szCs w:val="40"/>
              </w:rPr>
            </w:pPr>
            <w:ins w:id="237" w:author="Giorgio Romeo" w:date="2020-12-31T10:11:00Z">
              <w:r w:rsidRPr="00CE020B">
                <w:rPr>
                  <w:rStyle w:val="SubtleEmphasis"/>
                  <w:sz w:val="40"/>
                  <w:szCs w:val="40"/>
                </w:rPr>
                <w:t>Topic</w:t>
              </w:r>
            </w:ins>
          </w:p>
        </w:tc>
        <w:tc>
          <w:tcPr>
            <w:tcW w:w="1687" w:type="dxa"/>
            <w:shd w:val="clear" w:color="auto" w:fill="D9D9D9" w:themeFill="background1" w:themeFillShade="D9"/>
            <w:tcPrChange w:id="238" w:author="Giorgio Romeo" w:date="2020-12-31T10:11:00Z">
              <w:tcPr>
                <w:tcW w:w="1687" w:type="dxa"/>
                <w:shd w:val="clear" w:color="auto" w:fill="D9D9D9" w:themeFill="background1" w:themeFillShade="D9"/>
              </w:tcPr>
            </w:tcPrChange>
          </w:tcPr>
          <w:p w14:paraId="62917DF7" w14:textId="77777777" w:rsidR="00FF55BD" w:rsidRPr="00CE020B" w:rsidRDefault="00FF55BD" w:rsidP="00FF55BD">
            <w:pPr>
              <w:pStyle w:val="ListParagraph"/>
              <w:ind w:left="0"/>
              <w:jc w:val="center"/>
              <w:rPr>
                <w:ins w:id="239" w:author="Giorgio Romeo" w:date="2020-12-31T10:11:00Z"/>
                <w:rStyle w:val="SubtleEmphasis"/>
                <w:sz w:val="40"/>
                <w:szCs w:val="40"/>
              </w:rPr>
            </w:pPr>
            <w:ins w:id="240" w:author="Giorgio Romeo" w:date="2020-12-31T10:11:00Z">
              <w:r w:rsidRPr="00CE020B">
                <w:rPr>
                  <w:rStyle w:val="SubtleEmphasis"/>
                  <w:sz w:val="40"/>
                  <w:szCs w:val="40"/>
                </w:rPr>
                <w:t>#Hours</w:t>
              </w:r>
            </w:ins>
          </w:p>
        </w:tc>
      </w:tr>
      <w:tr w:rsidR="00FF55BD" w:rsidRPr="00CE020B" w14:paraId="0B4193D9" w14:textId="77777777" w:rsidTr="00FF55BD">
        <w:trPr>
          <w:ins w:id="241" w:author="Giorgio Romeo" w:date="2020-12-31T10:11:00Z"/>
        </w:trPr>
        <w:tc>
          <w:tcPr>
            <w:tcW w:w="6210" w:type="dxa"/>
            <w:tcPrChange w:id="242" w:author="Giorgio Romeo" w:date="2020-12-31T10:11:00Z">
              <w:tcPr>
                <w:tcW w:w="6210" w:type="dxa"/>
              </w:tcPr>
            </w:tcPrChange>
          </w:tcPr>
          <w:p w14:paraId="78E78347" w14:textId="77777777" w:rsidR="00FF55BD" w:rsidRPr="00CE020B" w:rsidRDefault="00FF55BD" w:rsidP="00FF55BD">
            <w:pPr>
              <w:pStyle w:val="ListParagraph"/>
              <w:ind w:left="0"/>
              <w:jc w:val="center"/>
              <w:rPr>
                <w:ins w:id="243" w:author="Giorgio Romeo" w:date="2020-12-31T10:11:00Z"/>
                <w:rStyle w:val="SubtleEmphasis"/>
                <w:i w:val="0"/>
                <w:iCs w:val="0"/>
                <w:szCs w:val="24"/>
              </w:rPr>
            </w:pPr>
            <w:ins w:id="244" w:author="Giorgio Romeo" w:date="2020-12-31T10:11:00Z">
              <w:r>
                <w:rPr>
                  <w:rStyle w:val="SubtleEmphasis"/>
                  <w:szCs w:val="24"/>
                </w:rPr>
                <w:t>Introduction</w:t>
              </w:r>
            </w:ins>
          </w:p>
        </w:tc>
        <w:tc>
          <w:tcPr>
            <w:tcW w:w="1687" w:type="dxa"/>
            <w:shd w:val="clear" w:color="auto" w:fill="D9D9D9" w:themeFill="background1" w:themeFillShade="D9"/>
            <w:tcPrChange w:id="245" w:author="Giorgio Romeo" w:date="2020-12-31T10:11:00Z">
              <w:tcPr>
                <w:tcW w:w="1687" w:type="dxa"/>
                <w:shd w:val="clear" w:color="auto" w:fill="D9D9D9" w:themeFill="background1" w:themeFillShade="D9"/>
              </w:tcPr>
            </w:tcPrChange>
          </w:tcPr>
          <w:p w14:paraId="64A43992" w14:textId="77777777" w:rsidR="00FF55BD" w:rsidRPr="00CE020B" w:rsidRDefault="00FF55BD" w:rsidP="00FF55BD">
            <w:pPr>
              <w:pStyle w:val="ListParagraph"/>
              <w:ind w:left="0"/>
              <w:jc w:val="center"/>
              <w:rPr>
                <w:ins w:id="246" w:author="Giorgio Romeo" w:date="2020-12-31T10:11:00Z"/>
                <w:rStyle w:val="SubtleEmphasis"/>
                <w:i w:val="0"/>
                <w:iCs w:val="0"/>
                <w:szCs w:val="24"/>
              </w:rPr>
            </w:pPr>
            <w:ins w:id="247" w:author="Giorgio Romeo" w:date="2020-12-31T10:11:00Z">
              <w:r>
                <w:rPr>
                  <w:rStyle w:val="SubtleEmphasis"/>
                  <w:szCs w:val="24"/>
                </w:rPr>
                <w:t>8</w:t>
              </w:r>
            </w:ins>
          </w:p>
        </w:tc>
      </w:tr>
      <w:tr w:rsidR="00FF55BD" w:rsidRPr="00CE020B" w14:paraId="1F659466" w14:textId="77777777" w:rsidTr="00FF55BD">
        <w:trPr>
          <w:ins w:id="248" w:author="Giorgio Romeo" w:date="2020-12-31T10:11:00Z"/>
        </w:trPr>
        <w:tc>
          <w:tcPr>
            <w:tcW w:w="6210" w:type="dxa"/>
            <w:tcPrChange w:id="249" w:author="Giorgio Romeo" w:date="2020-12-31T10:11:00Z">
              <w:tcPr>
                <w:tcW w:w="6210" w:type="dxa"/>
              </w:tcPr>
            </w:tcPrChange>
          </w:tcPr>
          <w:p w14:paraId="6DD19E55" w14:textId="77777777" w:rsidR="00FF55BD" w:rsidRPr="00CE020B" w:rsidRDefault="00FF55BD" w:rsidP="00FF55BD">
            <w:pPr>
              <w:pStyle w:val="ListParagraph"/>
              <w:ind w:left="0"/>
              <w:jc w:val="center"/>
              <w:rPr>
                <w:ins w:id="250" w:author="Giorgio Romeo" w:date="2020-12-31T10:11:00Z"/>
                <w:rStyle w:val="SubtleEmphasis"/>
                <w:i w:val="0"/>
                <w:iCs w:val="0"/>
                <w:szCs w:val="24"/>
              </w:rPr>
            </w:pPr>
            <w:ins w:id="251" w:author="Giorgio Romeo" w:date="2020-12-31T10:11:00Z">
              <w:r>
                <w:rPr>
                  <w:rStyle w:val="SubtleEmphasis"/>
                  <w:szCs w:val="24"/>
                </w:rPr>
                <w:t xml:space="preserve">Overview: high-level components and their interaction </w:t>
              </w:r>
            </w:ins>
          </w:p>
        </w:tc>
        <w:tc>
          <w:tcPr>
            <w:tcW w:w="1687" w:type="dxa"/>
            <w:shd w:val="clear" w:color="auto" w:fill="D9D9D9" w:themeFill="background1" w:themeFillShade="D9"/>
            <w:tcPrChange w:id="252" w:author="Giorgio Romeo" w:date="2020-12-31T10:11:00Z">
              <w:tcPr>
                <w:tcW w:w="1687" w:type="dxa"/>
                <w:shd w:val="clear" w:color="auto" w:fill="D9D9D9" w:themeFill="background1" w:themeFillShade="D9"/>
              </w:tcPr>
            </w:tcPrChange>
          </w:tcPr>
          <w:p w14:paraId="1DB40D0E" w14:textId="77777777" w:rsidR="00FF55BD" w:rsidRPr="00CE020B" w:rsidRDefault="00FF55BD" w:rsidP="00FF55BD">
            <w:pPr>
              <w:pStyle w:val="ListParagraph"/>
              <w:ind w:left="0"/>
              <w:jc w:val="center"/>
              <w:rPr>
                <w:ins w:id="253" w:author="Giorgio Romeo" w:date="2020-12-31T10:11:00Z"/>
                <w:rStyle w:val="SubtleEmphasis"/>
                <w:i w:val="0"/>
                <w:iCs w:val="0"/>
                <w:szCs w:val="24"/>
              </w:rPr>
            </w:pPr>
            <w:ins w:id="254" w:author="Giorgio Romeo" w:date="2020-12-31T10:11:00Z">
              <w:r>
                <w:rPr>
                  <w:rStyle w:val="SubtleEmphasis"/>
                  <w:szCs w:val="24"/>
                </w:rPr>
                <w:t>1</w:t>
              </w:r>
            </w:ins>
          </w:p>
        </w:tc>
      </w:tr>
      <w:tr w:rsidR="00FF55BD" w:rsidRPr="00CE020B" w14:paraId="26375F90" w14:textId="77777777" w:rsidTr="00FF55BD">
        <w:trPr>
          <w:ins w:id="255" w:author="Giorgio Romeo" w:date="2020-12-31T10:11:00Z"/>
        </w:trPr>
        <w:tc>
          <w:tcPr>
            <w:tcW w:w="6210" w:type="dxa"/>
            <w:tcPrChange w:id="256" w:author="Giorgio Romeo" w:date="2020-12-31T10:11:00Z">
              <w:tcPr>
                <w:tcW w:w="6210" w:type="dxa"/>
              </w:tcPr>
            </w:tcPrChange>
          </w:tcPr>
          <w:p w14:paraId="16FADD61" w14:textId="77777777" w:rsidR="00FF55BD" w:rsidRPr="00CE020B" w:rsidRDefault="00FF55BD" w:rsidP="00FF55BD">
            <w:pPr>
              <w:pStyle w:val="ListParagraph"/>
              <w:ind w:left="0"/>
              <w:jc w:val="center"/>
              <w:rPr>
                <w:ins w:id="257" w:author="Giorgio Romeo" w:date="2020-12-31T10:11:00Z"/>
                <w:rStyle w:val="SubtleEmphasis"/>
                <w:i w:val="0"/>
                <w:iCs w:val="0"/>
                <w:szCs w:val="24"/>
              </w:rPr>
            </w:pPr>
            <w:ins w:id="258" w:author="Giorgio Romeo" w:date="2020-12-31T10:11:00Z">
              <w:r>
                <w:rPr>
                  <w:rStyle w:val="SubtleEmphasis"/>
                  <w:szCs w:val="24"/>
                </w:rPr>
                <w:t>Components diagram</w:t>
              </w:r>
            </w:ins>
          </w:p>
        </w:tc>
        <w:tc>
          <w:tcPr>
            <w:tcW w:w="1687" w:type="dxa"/>
            <w:shd w:val="clear" w:color="auto" w:fill="D9D9D9" w:themeFill="background1" w:themeFillShade="D9"/>
            <w:tcPrChange w:id="259" w:author="Giorgio Romeo" w:date="2020-12-31T10:11:00Z">
              <w:tcPr>
                <w:tcW w:w="1687" w:type="dxa"/>
                <w:shd w:val="clear" w:color="auto" w:fill="D9D9D9" w:themeFill="background1" w:themeFillShade="D9"/>
              </w:tcPr>
            </w:tcPrChange>
          </w:tcPr>
          <w:p w14:paraId="310BA14A" w14:textId="77777777" w:rsidR="00FF55BD" w:rsidRPr="00CE020B" w:rsidRDefault="00FF55BD" w:rsidP="00FF55BD">
            <w:pPr>
              <w:pStyle w:val="ListParagraph"/>
              <w:ind w:left="0"/>
              <w:jc w:val="center"/>
              <w:rPr>
                <w:ins w:id="260" w:author="Giorgio Romeo" w:date="2020-12-31T10:11:00Z"/>
                <w:rStyle w:val="SubtleEmphasis"/>
                <w:i w:val="0"/>
                <w:iCs w:val="0"/>
                <w:szCs w:val="24"/>
              </w:rPr>
            </w:pPr>
            <w:ins w:id="261" w:author="Giorgio Romeo" w:date="2020-12-31T10:11:00Z">
              <w:r>
                <w:rPr>
                  <w:rStyle w:val="SubtleEmphasis"/>
                  <w:szCs w:val="24"/>
                </w:rPr>
                <w:t>1.5</w:t>
              </w:r>
            </w:ins>
          </w:p>
        </w:tc>
      </w:tr>
      <w:tr w:rsidR="00FF55BD" w:rsidRPr="00CE020B" w14:paraId="0F1EB1E5" w14:textId="77777777" w:rsidTr="00FF55BD">
        <w:trPr>
          <w:ins w:id="262" w:author="Giorgio Romeo" w:date="2020-12-31T10:11:00Z"/>
        </w:trPr>
        <w:tc>
          <w:tcPr>
            <w:tcW w:w="6210" w:type="dxa"/>
            <w:tcPrChange w:id="263" w:author="Giorgio Romeo" w:date="2020-12-31T10:11:00Z">
              <w:tcPr>
                <w:tcW w:w="6210" w:type="dxa"/>
              </w:tcPr>
            </w:tcPrChange>
          </w:tcPr>
          <w:p w14:paraId="3559DC53" w14:textId="77777777" w:rsidR="00FF55BD" w:rsidRPr="00CE020B" w:rsidRDefault="00FF55BD" w:rsidP="00FF55BD">
            <w:pPr>
              <w:pStyle w:val="ListParagraph"/>
              <w:ind w:left="0"/>
              <w:jc w:val="center"/>
              <w:rPr>
                <w:ins w:id="264" w:author="Giorgio Romeo" w:date="2020-12-31T10:11:00Z"/>
                <w:rStyle w:val="SubtleEmphasis"/>
                <w:i w:val="0"/>
                <w:iCs w:val="0"/>
                <w:szCs w:val="24"/>
              </w:rPr>
            </w:pPr>
            <w:ins w:id="265" w:author="Giorgio Romeo" w:date="2020-12-31T10:11:00Z">
              <w:r>
                <w:rPr>
                  <w:rStyle w:val="SubtleEmphasis"/>
                  <w:szCs w:val="24"/>
                </w:rPr>
                <w:t>Deployment view</w:t>
              </w:r>
            </w:ins>
          </w:p>
        </w:tc>
        <w:tc>
          <w:tcPr>
            <w:tcW w:w="1687" w:type="dxa"/>
            <w:shd w:val="clear" w:color="auto" w:fill="D9D9D9" w:themeFill="background1" w:themeFillShade="D9"/>
            <w:tcPrChange w:id="266" w:author="Giorgio Romeo" w:date="2020-12-31T10:11:00Z">
              <w:tcPr>
                <w:tcW w:w="1687" w:type="dxa"/>
                <w:shd w:val="clear" w:color="auto" w:fill="D9D9D9" w:themeFill="background1" w:themeFillShade="D9"/>
              </w:tcPr>
            </w:tcPrChange>
          </w:tcPr>
          <w:p w14:paraId="53661ACB" w14:textId="77777777" w:rsidR="00FF55BD" w:rsidRPr="00CE020B" w:rsidRDefault="00FF55BD" w:rsidP="00FF55BD">
            <w:pPr>
              <w:pStyle w:val="ListParagraph"/>
              <w:ind w:left="0"/>
              <w:jc w:val="center"/>
              <w:rPr>
                <w:ins w:id="267" w:author="Giorgio Romeo" w:date="2020-12-31T10:11:00Z"/>
                <w:rStyle w:val="SubtleEmphasis"/>
                <w:i w:val="0"/>
                <w:iCs w:val="0"/>
                <w:szCs w:val="24"/>
              </w:rPr>
            </w:pPr>
            <w:ins w:id="268" w:author="Giorgio Romeo" w:date="2020-12-31T10:11:00Z">
              <w:r>
                <w:rPr>
                  <w:rStyle w:val="SubtleEmphasis"/>
                  <w:szCs w:val="24"/>
                </w:rPr>
                <w:t>1.5</w:t>
              </w:r>
            </w:ins>
          </w:p>
        </w:tc>
      </w:tr>
      <w:tr w:rsidR="00FF55BD" w:rsidRPr="00CE020B" w14:paraId="7F2E321E" w14:textId="77777777" w:rsidTr="00FF55BD">
        <w:trPr>
          <w:ins w:id="269" w:author="Giorgio Romeo" w:date="2020-12-31T10:11:00Z"/>
        </w:trPr>
        <w:tc>
          <w:tcPr>
            <w:tcW w:w="6210" w:type="dxa"/>
            <w:tcPrChange w:id="270" w:author="Giorgio Romeo" w:date="2020-12-31T10:11:00Z">
              <w:tcPr>
                <w:tcW w:w="6210" w:type="dxa"/>
              </w:tcPr>
            </w:tcPrChange>
          </w:tcPr>
          <w:p w14:paraId="279B50FF" w14:textId="77777777" w:rsidR="00FF55BD" w:rsidRPr="00CE020B" w:rsidRDefault="00FF55BD" w:rsidP="00FF55BD">
            <w:pPr>
              <w:pStyle w:val="ListParagraph"/>
              <w:ind w:left="0"/>
              <w:jc w:val="center"/>
              <w:rPr>
                <w:ins w:id="271" w:author="Giorgio Romeo" w:date="2020-12-31T10:11:00Z"/>
                <w:rStyle w:val="SubtleEmphasis"/>
                <w:i w:val="0"/>
                <w:iCs w:val="0"/>
                <w:szCs w:val="24"/>
              </w:rPr>
            </w:pPr>
            <w:ins w:id="272" w:author="Giorgio Romeo" w:date="2020-12-31T10:11:00Z">
              <w:r>
                <w:rPr>
                  <w:rStyle w:val="SubtleEmphasis"/>
                  <w:szCs w:val="24"/>
                </w:rPr>
                <w:t>Runtime view</w:t>
              </w:r>
            </w:ins>
          </w:p>
        </w:tc>
        <w:tc>
          <w:tcPr>
            <w:tcW w:w="1687" w:type="dxa"/>
            <w:shd w:val="clear" w:color="auto" w:fill="D9D9D9" w:themeFill="background1" w:themeFillShade="D9"/>
            <w:tcPrChange w:id="273" w:author="Giorgio Romeo" w:date="2020-12-31T10:11:00Z">
              <w:tcPr>
                <w:tcW w:w="1687" w:type="dxa"/>
                <w:shd w:val="clear" w:color="auto" w:fill="D9D9D9" w:themeFill="background1" w:themeFillShade="D9"/>
              </w:tcPr>
            </w:tcPrChange>
          </w:tcPr>
          <w:p w14:paraId="0C7EFFF6" w14:textId="77777777" w:rsidR="00FF55BD" w:rsidRPr="00CE020B" w:rsidRDefault="00FF55BD" w:rsidP="00FF55BD">
            <w:pPr>
              <w:pStyle w:val="ListParagraph"/>
              <w:ind w:left="0"/>
              <w:jc w:val="center"/>
              <w:rPr>
                <w:ins w:id="274" w:author="Giorgio Romeo" w:date="2020-12-31T10:11:00Z"/>
                <w:rStyle w:val="SubtleEmphasis"/>
                <w:i w:val="0"/>
                <w:iCs w:val="0"/>
                <w:szCs w:val="24"/>
              </w:rPr>
            </w:pPr>
            <w:ins w:id="275" w:author="Giorgio Romeo" w:date="2020-12-31T10:11:00Z">
              <w:r>
                <w:rPr>
                  <w:rStyle w:val="SubtleEmphasis"/>
                  <w:szCs w:val="24"/>
                </w:rPr>
                <w:t>0.5</w:t>
              </w:r>
            </w:ins>
          </w:p>
        </w:tc>
      </w:tr>
      <w:tr w:rsidR="00FF55BD" w:rsidRPr="00CE020B" w14:paraId="79C4AA06" w14:textId="77777777" w:rsidTr="00FF55BD">
        <w:trPr>
          <w:ins w:id="276" w:author="Giorgio Romeo" w:date="2020-12-31T10:11:00Z"/>
        </w:trPr>
        <w:tc>
          <w:tcPr>
            <w:tcW w:w="6210" w:type="dxa"/>
            <w:tcPrChange w:id="277" w:author="Giorgio Romeo" w:date="2020-12-31T10:11:00Z">
              <w:tcPr>
                <w:tcW w:w="6210" w:type="dxa"/>
              </w:tcPr>
            </w:tcPrChange>
          </w:tcPr>
          <w:p w14:paraId="2A459A1E" w14:textId="77777777" w:rsidR="00FF55BD" w:rsidRPr="00CE020B" w:rsidRDefault="00FF55BD" w:rsidP="00FF55BD">
            <w:pPr>
              <w:pStyle w:val="ListParagraph"/>
              <w:ind w:left="0"/>
              <w:jc w:val="center"/>
              <w:rPr>
                <w:ins w:id="278" w:author="Giorgio Romeo" w:date="2020-12-31T10:11:00Z"/>
                <w:rStyle w:val="SubtleEmphasis"/>
                <w:i w:val="0"/>
                <w:iCs w:val="0"/>
                <w:szCs w:val="24"/>
              </w:rPr>
            </w:pPr>
            <w:ins w:id="279" w:author="Giorgio Romeo" w:date="2020-12-31T10:11:00Z">
              <w:r>
                <w:rPr>
                  <w:rStyle w:val="SubtleEmphasis"/>
                  <w:szCs w:val="24"/>
                </w:rPr>
                <w:t>Components interface</w:t>
              </w:r>
            </w:ins>
          </w:p>
        </w:tc>
        <w:tc>
          <w:tcPr>
            <w:tcW w:w="1687" w:type="dxa"/>
            <w:shd w:val="clear" w:color="auto" w:fill="D9D9D9" w:themeFill="background1" w:themeFillShade="D9"/>
            <w:tcPrChange w:id="280" w:author="Giorgio Romeo" w:date="2020-12-31T10:11:00Z">
              <w:tcPr>
                <w:tcW w:w="1687" w:type="dxa"/>
                <w:shd w:val="clear" w:color="auto" w:fill="D9D9D9" w:themeFill="background1" w:themeFillShade="D9"/>
              </w:tcPr>
            </w:tcPrChange>
          </w:tcPr>
          <w:p w14:paraId="4B36360F" w14:textId="77777777" w:rsidR="00FF55BD" w:rsidRPr="00CE020B" w:rsidRDefault="00FF55BD" w:rsidP="00FF55BD">
            <w:pPr>
              <w:pStyle w:val="ListParagraph"/>
              <w:ind w:left="0"/>
              <w:jc w:val="center"/>
              <w:rPr>
                <w:ins w:id="281" w:author="Giorgio Romeo" w:date="2020-12-31T10:11:00Z"/>
                <w:rStyle w:val="SubtleEmphasis"/>
                <w:i w:val="0"/>
                <w:iCs w:val="0"/>
                <w:szCs w:val="24"/>
              </w:rPr>
            </w:pPr>
            <w:ins w:id="282" w:author="Giorgio Romeo" w:date="2020-12-31T10:11:00Z">
              <w:r>
                <w:rPr>
                  <w:rStyle w:val="SubtleEmphasis"/>
                  <w:szCs w:val="24"/>
                </w:rPr>
                <w:t>1.5</w:t>
              </w:r>
            </w:ins>
          </w:p>
        </w:tc>
      </w:tr>
      <w:tr w:rsidR="00FF55BD" w:rsidRPr="00CE020B" w14:paraId="28740C07" w14:textId="77777777" w:rsidTr="00FF55BD">
        <w:trPr>
          <w:ins w:id="283" w:author="Giorgio Romeo" w:date="2020-12-31T10:11:00Z"/>
        </w:trPr>
        <w:tc>
          <w:tcPr>
            <w:tcW w:w="6210" w:type="dxa"/>
            <w:tcPrChange w:id="284" w:author="Giorgio Romeo" w:date="2020-12-31T10:11:00Z">
              <w:tcPr>
                <w:tcW w:w="6210" w:type="dxa"/>
              </w:tcPr>
            </w:tcPrChange>
          </w:tcPr>
          <w:p w14:paraId="08BB9A73" w14:textId="77777777" w:rsidR="00FF55BD" w:rsidRPr="00CE020B" w:rsidRDefault="00FF55BD" w:rsidP="00FF55BD">
            <w:pPr>
              <w:pStyle w:val="ListParagraph"/>
              <w:ind w:left="0"/>
              <w:jc w:val="center"/>
              <w:rPr>
                <w:ins w:id="285" w:author="Giorgio Romeo" w:date="2020-12-31T10:11:00Z"/>
                <w:rStyle w:val="SubtleEmphasis"/>
                <w:i w:val="0"/>
                <w:iCs w:val="0"/>
                <w:szCs w:val="24"/>
              </w:rPr>
            </w:pPr>
            <w:ins w:id="286" w:author="Giorgio Romeo" w:date="2020-12-31T10:11:00Z">
              <w:r>
                <w:rPr>
                  <w:rStyle w:val="SubtleEmphasis"/>
                  <w:szCs w:val="24"/>
                </w:rPr>
                <w:t>Architectural styles and patterns</w:t>
              </w:r>
            </w:ins>
          </w:p>
        </w:tc>
        <w:tc>
          <w:tcPr>
            <w:tcW w:w="1687" w:type="dxa"/>
            <w:shd w:val="clear" w:color="auto" w:fill="D9D9D9" w:themeFill="background1" w:themeFillShade="D9"/>
            <w:tcPrChange w:id="287" w:author="Giorgio Romeo" w:date="2020-12-31T10:11:00Z">
              <w:tcPr>
                <w:tcW w:w="1687" w:type="dxa"/>
                <w:shd w:val="clear" w:color="auto" w:fill="D9D9D9" w:themeFill="background1" w:themeFillShade="D9"/>
              </w:tcPr>
            </w:tcPrChange>
          </w:tcPr>
          <w:p w14:paraId="2020E168" w14:textId="77777777" w:rsidR="00FF55BD" w:rsidRPr="00CE020B" w:rsidRDefault="00FF55BD" w:rsidP="00FF55BD">
            <w:pPr>
              <w:pStyle w:val="ListParagraph"/>
              <w:ind w:left="0"/>
              <w:jc w:val="center"/>
              <w:rPr>
                <w:ins w:id="288" w:author="Giorgio Romeo" w:date="2020-12-31T10:11:00Z"/>
                <w:rStyle w:val="SubtleEmphasis"/>
                <w:i w:val="0"/>
                <w:iCs w:val="0"/>
                <w:szCs w:val="24"/>
              </w:rPr>
            </w:pPr>
            <w:ins w:id="289" w:author="Giorgio Romeo" w:date="2020-12-31T10:11:00Z">
              <w:r>
                <w:rPr>
                  <w:rStyle w:val="SubtleEmphasis"/>
                  <w:szCs w:val="24"/>
                </w:rPr>
                <w:t>6</w:t>
              </w:r>
            </w:ins>
          </w:p>
        </w:tc>
      </w:tr>
      <w:tr w:rsidR="00FF55BD" w:rsidRPr="00CE020B" w14:paraId="03AF0A82" w14:textId="77777777" w:rsidTr="00FF55BD">
        <w:trPr>
          <w:ins w:id="290" w:author="Giorgio Romeo" w:date="2020-12-31T10:11:00Z"/>
        </w:trPr>
        <w:tc>
          <w:tcPr>
            <w:tcW w:w="6210" w:type="dxa"/>
            <w:tcPrChange w:id="291" w:author="Giorgio Romeo" w:date="2020-12-31T10:11:00Z">
              <w:tcPr>
                <w:tcW w:w="6210" w:type="dxa"/>
              </w:tcPr>
            </w:tcPrChange>
          </w:tcPr>
          <w:p w14:paraId="06FE39B2" w14:textId="77777777" w:rsidR="00FF55BD" w:rsidRPr="00CE020B" w:rsidRDefault="00FF55BD" w:rsidP="00FF55BD">
            <w:pPr>
              <w:pStyle w:val="ListParagraph"/>
              <w:ind w:left="0"/>
              <w:jc w:val="center"/>
              <w:rPr>
                <w:ins w:id="292" w:author="Giorgio Romeo" w:date="2020-12-31T10:11:00Z"/>
                <w:rStyle w:val="SubtleEmphasis"/>
                <w:i w:val="0"/>
                <w:iCs w:val="0"/>
                <w:szCs w:val="24"/>
              </w:rPr>
            </w:pPr>
            <w:ins w:id="293" w:author="Giorgio Romeo" w:date="2020-12-31T10:11:00Z">
              <w:r>
                <w:rPr>
                  <w:rStyle w:val="SubtleEmphasis"/>
                  <w:szCs w:val="24"/>
                </w:rPr>
                <w:t>User interface design</w:t>
              </w:r>
            </w:ins>
          </w:p>
        </w:tc>
        <w:tc>
          <w:tcPr>
            <w:tcW w:w="1687" w:type="dxa"/>
            <w:shd w:val="clear" w:color="auto" w:fill="D9D9D9" w:themeFill="background1" w:themeFillShade="D9"/>
            <w:tcPrChange w:id="294" w:author="Giorgio Romeo" w:date="2020-12-31T10:11:00Z">
              <w:tcPr>
                <w:tcW w:w="1687" w:type="dxa"/>
                <w:shd w:val="clear" w:color="auto" w:fill="D9D9D9" w:themeFill="background1" w:themeFillShade="D9"/>
              </w:tcPr>
            </w:tcPrChange>
          </w:tcPr>
          <w:p w14:paraId="61F80A46" w14:textId="77777777" w:rsidR="00FF55BD" w:rsidRPr="00CE020B" w:rsidRDefault="00FF55BD" w:rsidP="00FF55BD">
            <w:pPr>
              <w:pStyle w:val="ListParagraph"/>
              <w:ind w:left="0"/>
              <w:jc w:val="center"/>
              <w:rPr>
                <w:ins w:id="295" w:author="Giorgio Romeo" w:date="2020-12-31T10:11:00Z"/>
                <w:rStyle w:val="SubtleEmphasis"/>
                <w:i w:val="0"/>
                <w:iCs w:val="0"/>
                <w:szCs w:val="24"/>
              </w:rPr>
            </w:pPr>
            <w:ins w:id="296" w:author="Giorgio Romeo" w:date="2020-12-31T10:11:00Z">
              <w:r>
                <w:rPr>
                  <w:rStyle w:val="SubtleEmphasis"/>
                  <w:szCs w:val="24"/>
                </w:rPr>
                <w:t>1</w:t>
              </w:r>
            </w:ins>
          </w:p>
        </w:tc>
      </w:tr>
      <w:tr w:rsidR="00FF55BD" w:rsidRPr="00CE020B" w14:paraId="41C510A9" w14:textId="77777777" w:rsidTr="00FF55BD">
        <w:trPr>
          <w:ins w:id="297" w:author="Giorgio Romeo" w:date="2020-12-31T10:11:00Z"/>
        </w:trPr>
        <w:tc>
          <w:tcPr>
            <w:tcW w:w="6210" w:type="dxa"/>
            <w:tcPrChange w:id="298" w:author="Giorgio Romeo" w:date="2020-12-31T10:11:00Z">
              <w:tcPr>
                <w:tcW w:w="6210" w:type="dxa"/>
              </w:tcPr>
            </w:tcPrChange>
          </w:tcPr>
          <w:p w14:paraId="6D32BFFE" w14:textId="77777777" w:rsidR="00FF55BD" w:rsidRDefault="00FF55BD" w:rsidP="00FF55BD">
            <w:pPr>
              <w:pStyle w:val="ListParagraph"/>
              <w:tabs>
                <w:tab w:val="center" w:pos="2997"/>
                <w:tab w:val="left" w:pos="4410"/>
                <w:tab w:val="right" w:pos="5994"/>
              </w:tabs>
              <w:ind w:left="0"/>
              <w:rPr>
                <w:ins w:id="299" w:author="Giorgio Romeo" w:date="2020-12-31T10:11:00Z"/>
                <w:rStyle w:val="SubtleEmphasis"/>
                <w:i w:val="0"/>
                <w:iCs w:val="0"/>
                <w:szCs w:val="24"/>
              </w:rPr>
            </w:pPr>
            <w:ins w:id="300" w:author="Giorgio Romeo" w:date="2020-12-31T10:11:00Z">
              <w:r>
                <w:rPr>
                  <w:rStyle w:val="SubtleEmphasis"/>
                  <w:szCs w:val="24"/>
                </w:rPr>
                <w:tab/>
                <w:t>Requirements traceability</w:t>
              </w:r>
              <w:r>
                <w:rPr>
                  <w:rStyle w:val="SubtleEmphasis"/>
                  <w:szCs w:val="24"/>
                </w:rPr>
                <w:tab/>
              </w:r>
            </w:ins>
          </w:p>
        </w:tc>
        <w:tc>
          <w:tcPr>
            <w:tcW w:w="1687" w:type="dxa"/>
            <w:shd w:val="clear" w:color="auto" w:fill="D9D9D9" w:themeFill="background1" w:themeFillShade="D9"/>
            <w:tcPrChange w:id="301" w:author="Giorgio Romeo" w:date="2020-12-31T10:11:00Z">
              <w:tcPr>
                <w:tcW w:w="1687" w:type="dxa"/>
                <w:shd w:val="clear" w:color="auto" w:fill="D9D9D9" w:themeFill="background1" w:themeFillShade="D9"/>
              </w:tcPr>
            </w:tcPrChange>
          </w:tcPr>
          <w:p w14:paraId="4EFC57E7" w14:textId="77777777" w:rsidR="00FF55BD" w:rsidRDefault="00FF55BD" w:rsidP="00FF55BD">
            <w:pPr>
              <w:pStyle w:val="ListParagraph"/>
              <w:ind w:left="0"/>
              <w:jc w:val="center"/>
              <w:rPr>
                <w:ins w:id="302" w:author="Giorgio Romeo" w:date="2020-12-31T10:11:00Z"/>
                <w:rStyle w:val="SubtleEmphasis"/>
                <w:i w:val="0"/>
                <w:iCs w:val="0"/>
                <w:szCs w:val="24"/>
              </w:rPr>
            </w:pPr>
            <w:ins w:id="303" w:author="Giorgio Romeo" w:date="2020-12-31T10:11:00Z">
              <w:r>
                <w:rPr>
                  <w:rStyle w:val="SubtleEmphasis"/>
                  <w:szCs w:val="24"/>
                </w:rPr>
                <w:t>1</w:t>
              </w:r>
            </w:ins>
          </w:p>
        </w:tc>
      </w:tr>
      <w:tr w:rsidR="00FF55BD" w:rsidRPr="003E0547" w14:paraId="473B63B6" w14:textId="77777777" w:rsidTr="00FF55BD">
        <w:trPr>
          <w:ins w:id="304" w:author="Giorgio Romeo" w:date="2020-12-31T10:11:00Z"/>
        </w:trPr>
        <w:tc>
          <w:tcPr>
            <w:tcW w:w="6210" w:type="dxa"/>
            <w:tcPrChange w:id="305" w:author="Giorgio Romeo" w:date="2020-12-31T10:11:00Z">
              <w:tcPr>
                <w:tcW w:w="6210" w:type="dxa"/>
              </w:tcPr>
            </w:tcPrChange>
          </w:tcPr>
          <w:p w14:paraId="401CF1C5" w14:textId="77777777" w:rsidR="00FF55BD" w:rsidRDefault="00FF55BD" w:rsidP="00FF55BD">
            <w:pPr>
              <w:pStyle w:val="ListParagraph"/>
              <w:tabs>
                <w:tab w:val="center" w:pos="2997"/>
                <w:tab w:val="left" w:pos="4410"/>
                <w:tab w:val="right" w:pos="5994"/>
              </w:tabs>
              <w:ind w:left="0"/>
              <w:jc w:val="center"/>
              <w:rPr>
                <w:ins w:id="306" w:author="Giorgio Romeo" w:date="2020-12-31T10:11:00Z"/>
                <w:rStyle w:val="SubtleEmphasis"/>
                <w:szCs w:val="24"/>
              </w:rPr>
            </w:pPr>
            <w:ins w:id="307" w:author="Giorgio Romeo" w:date="2020-12-31T10:11:00Z">
              <w:r>
                <w:rPr>
                  <w:rStyle w:val="SubtleEmphasis"/>
                  <w:szCs w:val="24"/>
                </w:rPr>
                <w:t xml:space="preserve">Implementation, </w:t>
              </w:r>
              <w:proofErr w:type="gramStart"/>
              <w:r>
                <w:rPr>
                  <w:rStyle w:val="SubtleEmphasis"/>
                  <w:szCs w:val="24"/>
                </w:rPr>
                <w:t>integration</w:t>
              </w:r>
              <w:proofErr w:type="gramEnd"/>
              <w:r>
                <w:rPr>
                  <w:rStyle w:val="SubtleEmphasis"/>
                  <w:szCs w:val="24"/>
                </w:rPr>
                <w:t xml:space="preserve"> and test plan</w:t>
              </w:r>
            </w:ins>
          </w:p>
        </w:tc>
        <w:tc>
          <w:tcPr>
            <w:tcW w:w="1687" w:type="dxa"/>
            <w:shd w:val="clear" w:color="auto" w:fill="D9D9D9" w:themeFill="background1" w:themeFillShade="D9"/>
            <w:tcPrChange w:id="308" w:author="Giorgio Romeo" w:date="2020-12-31T10:11:00Z">
              <w:tcPr>
                <w:tcW w:w="1687" w:type="dxa"/>
                <w:shd w:val="clear" w:color="auto" w:fill="D9D9D9" w:themeFill="background1" w:themeFillShade="D9"/>
              </w:tcPr>
            </w:tcPrChange>
          </w:tcPr>
          <w:p w14:paraId="3173EC42" w14:textId="77777777" w:rsidR="00FF55BD" w:rsidRDefault="00FF55BD" w:rsidP="00FF55BD">
            <w:pPr>
              <w:pStyle w:val="ListParagraph"/>
              <w:ind w:left="0"/>
              <w:jc w:val="center"/>
              <w:rPr>
                <w:ins w:id="309" w:author="Giorgio Romeo" w:date="2020-12-31T10:11:00Z"/>
                <w:rStyle w:val="SubtleEmphasis"/>
                <w:szCs w:val="24"/>
              </w:rPr>
            </w:pPr>
          </w:p>
        </w:tc>
      </w:tr>
      <w:tr w:rsidR="00FF55BD" w:rsidRPr="00CE020B" w14:paraId="17D478DE" w14:textId="77777777" w:rsidTr="00FF55BD">
        <w:trPr>
          <w:ins w:id="310" w:author="Giorgio Romeo" w:date="2020-12-31T10:11:00Z"/>
        </w:trPr>
        <w:tc>
          <w:tcPr>
            <w:tcW w:w="6210" w:type="dxa"/>
            <w:tcPrChange w:id="311" w:author="Giorgio Romeo" w:date="2020-12-31T10:11:00Z">
              <w:tcPr>
                <w:tcW w:w="6210" w:type="dxa"/>
              </w:tcPr>
            </w:tcPrChange>
          </w:tcPr>
          <w:p w14:paraId="4C6D1EC0" w14:textId="77777777" w:rsidR="00FF55BD" w:rsidRDefault="00FF55BD" w:rsidP="00FF55BD">
            <w:pPr>
              <w:pStyle w:val="ListParagraph"/>
              <w:tabs>
                <w:tab w:val="center" w:pos="2997"/>
                <w:tab w:val="left" w:pos="4410"/>
                <w:tab w:val="right" w:pos="5994"/>
              </w:tabs>
              <w:ind w:left="0"/>
              <w:jc w:val="center"/>
              <w:rPr>
                <w:ins w:id="312" w:author="Giorgio Romeo" w:date="2020-12-31T10:11:00Z"/>
                <w:rStyle w:val="SubtleEmphasis"/>
                <w:i w:val="0"/>
                <w:iCs w:val="0"/>
                <w:szCs w:val="24"/>
              </w:rPr>
            </w:pPr>
            <w:ins w:id="313" w:author="Giorgio Romeo" w:date="2020-12-31T10:11:00Z">
              <w:r>
                <w:rPr>
                  <w:rStyle w:val="SubtleEmphasis"/>
                  <w:szCs w:val="24"/>
                </w:rPr>
                <w:t>Research on various topics</w:t>
              </w:r>
            </w:ins>
          </w:p>
        </w:tc>
        <w:tc>
          <w:tcPr>
            <w:tcW w:w="1687" w:type="dxa"/>
            <w:shd w:val="clear" w:color="auto" w:fill="D9D9D9" w:themeFill="background1" w:themeFillShade="D9"/>
            <w:tcPrChange w:id="314" w:author="Giorgio Romeo" w:date="2020-12-31T10:11:00Z">
              <w:tcPr>
                <w:tcW w:w="1687" w:type="dxa"/>
                <w:shd w:val="clear" w:color="auto" w:fill="D9D9D9" w:themeFill="background1" w:themeFillShade="D9"/>
              </w:tcPr>
            </w:tcPrChange>
          </w:tcPr>
          <w:p w14:paraId="1141793B" w14:textId="77777777" w:rsidR="00FF55BD" w:rsidRDefault="00FF55BD" w:rsidP="00FF55BD">
            <w:pPr>
              <w:pStyle w:val="ListParagraph"/>
              <w:ind w:left="0"/>
              <w:jc w:val="center"/>
              <w:rPr>
                <w:ins w:id="315" w:author="Giorgio Romeo" w:date="2020-12-31T10:11:00Z"/>
                <w:rStyle w:val="SubtleEmphasis"/>
                <w:i w:val="0"/>
                <w:iCs w:val="0"/>
                <w:szCs w:val="24"/>
              </w:rPr>
            </w:pPr>
            <w:ins w:id="316" w:author="Giorgio Romeo" w:date="2020-12-31T10:11:00Z">
              <w:r>
                <w:rPr>
                  <w:rStyle w:val="SubtleEmphasis"/>
                  <w:szCs w:val="24"/>
                </w:rPr>
                <w:t>3</w:t>
              </w:r>
            </w:ins>
          </w:p>
        </w:tc>
      </w:tr>
      <w:tr w:rsidR="00FF55BD" w:rsidRPr="00CE020B" w14:paraId="74475017" w14:textId="77777777" w:rsidTr="00FF55BD">
        <w:trPr>
          <w:ins w:id="317" w:author="Giorgio Romeo" w:date="2020-12-31T10:11:00Z"/>
        </w:trPr>
        <w:tc>
          <w:tcPr>
            <w:tcW w:w="6210" w:type="dxa"/>
            <w:tcPrChange w:id="318" w:author="Giorgio Romeo" w:date="2020-12-31T10:11:00Z">
              <w:tcPr>
                <w:tcW w:w="6210" w:type="dxa"/>
              </w:tcPr>
            </w:tcPrChange>
          </w:tcPr>
          <w:p w14:paraId="4D2DAB79" w14:textId="77777777" w:rsidR="00FF55BD" w:rsidRDefault="00FF55BD" w:rsidP="00FF55BD">
            <w:pPr>
              <w:pStyle w:val="ListParagraph"/>
              <w:tabs>
                <w:tab w:val="center" w:pos="2997"/>
                <w:tab w:val="left" w:pos="4410"/>
                <w:tab w:val="right" w:pos="5994"/>
              </w:tabs>
              <w:ind w:left="0"/>
              <w:jc w:val="center"/>
              <w:rPr>
                <w:ins w:id="319" w:author="Giorgio Romeo" w:date="2020-12-31T10:11:00Z"/>
                <w:rStyle w:val="SubtleEmphasis"/>
                <w:i w:val="0"/>
                <w:iCs w:val="0"/>
                <w:szCs w:val="24"/>
              </w:rPr>
            </w:pPr>
            <w:ins w:id="320" w:author="Giorgio Romeo" w:date="2020-12-31T10:11:00Z">
              <w:r>
                <w:rPr>
                  <w:rStyle w:val="SubtleEmphasis"/>
                  <w:szCs w:val="24"/>
                </w:rPr>
                <w:t>Writing on Word and formatting</w:t>
              </w:r>
            </w:ins>
          </w:p>
        </w:tc>
        <w:tc>
          <w:tcPr>
            <w:tcW w:w="1687" w:type="dxa"/>
            <w:shd w:val="clear" w:color="auto" w:fill="D9D9D9" w:themeFill="background1" w:themeFillShade="D9"/>
            <w:tcPrChange w:id="321" w:author="Giorgio Romeo" w:date="2020-12-31T10:11:00Z">
              <w:tcPr>
                <w:tcW w:w="1687" w:type="dxa"/>
                <w:shd w:val="clear" w:color="auto" w:fill="D9D9D9" w:themeFill="background1" w:themeFillShade="D9"/>
              </w:tcPr>
            </w:tcPrChange>
          </w:tcPr>
          <w:p w14:paraId="6C181E17" w14:textId="77777777" w:rsidR="00FF55BD" w:rsidRDefault="00FF55BD" w:rsidP="00FF55BD">
            <w:pPr>
              <w:pStyle w:val="ListParagraph"/>
              <w:ind w:left="0"/>
              <w:jc w:val="center"/>
              <w:rPr>
                <w:ins w:id="322" w:author="Giorgio Romeo" w:date="2020-12-31T10:11:00Z"/>
                <w:rStyle w:val="SubtleEmphasis"/>
                <w:i w:val="0"/>
                <w:iCs w:val="0"/>
                <w:szCs w:val="24"/>
              </w:rPr>
            </w:pPr>
            <w:ins w:id="323" w:author="Giorgio Romeo" w:date="2020-12-31T10:11:00Z">
              <w:r>
                <w:rPr>
                  <w:rStyle w:val="SubtleEmphasis"/>
                  <w:szCs w:val="24"/>
                </w:rPr>
                <w:t>5</w:t>
              </w:r>
            </w:ins>
          </w:p>
        </w:tc>
      </w:tr>
      <w:tr w:rsidR="00FF55BD" w:rsidRPr="00CE020B" w14:paraId="727EFB34" w14:textId="77777777" w:rsidTr="00FF55BD">
        <w:trPr>
          <w:ins w:id="324" w:author="Giorgio Romeo" w:date="2020-12-31T10:11:00Z"/>
        </w:trPr>
        <w:tc>
          <w:tcPr>
            <w:tcW w:w="6210" w:type="dxa"/>
            <w:tcPrChange w:id="325" w:author="Giorgio Romeo" w:date="2020-12-31T10:11:00Z">
              <w:tcPr>
                <w:tcW w:w="6210" w:type="dxa"/>
              </w:tcPr>
            </w:tcPrChange>
          </w:tcPr>
          <w:p w14:paraId="6ED86662" w14:textId="77777777" w:rsidR="00FF55BD" w:rsidRDefault="00FF55BD" w:rsidP="00FF55BD">
            <w:pPr>
              <w:pStyle w:val="ListParagraph"/>
              <w:tabs>
                <w:tab w:val="center" w:pos="2997"/>
                <w:tab w:val="left" w:pos="4410"/>
                <w:tab w:val="right" w:pos="5994"/>
              </w:tabs>
              <w:ind w:left="0"/>
              <w:jc w:val="center"/>
              <w:rPr>
                <w:ins w:id="326" w:author="Giorgio Romeo" w:date="2020-12-31T10:11:00Z"/>
                <w:rStyle w:val="SubtleEmphasis"/>
                <w:i w:val="0"/>
                <w:iCs w:val="0"/>
                <w:szCs w:val="24"/>
              </w:rPr>
            </w:pPr>
            <w:ins w:id="327" w:author="Giorgio Romeo" w:date="2020-12-31T10:11:00Z">
              <w:r>
                <w:rPr>
                  <w:rStyle w:val="SubtleEmphasis"/>
                  <w:szCs w:val="24"/>
                </w:rPr>
                <w:t>Total</w:t>
              </w:r>
            </w:ins>
          </w:p>
        </w:tc>
        <w:tc>
          <w:tcPr>
            <w:tcW w:w="1687" w:type="dxa"/>
            <w:shd w:val="clear" w:color="auto" w:fill="D9D9D9" w:themeFill="background1" w:themeFillShade="D9"/>
            <w:tcPrChange w:id="328" w:author="Giorgio Romeo" w:date="2020-12-31T10:11:00Z">
              <w:tcPr>
                <w:tcW w:w="1687" w:type="dxa"/>
                <w:shd w:val="clear" w:color="auto" w:fill="D9D9D9" w:themeFill="background1" w:themeFillShade="D9"/>
              </w:tcPr>
            </w:tcPrChange>
          </w:tcPr>
          <w:p w14:paraId="7EDCAA52" w14:textId="77777777" w:rsidR="00FF55BD" w:rsidRDefault="00FF55BD" w:rsidP="00FF55BD">
            <w:pPr>
              <w:pStyle w:val="ListParagraph"/>
              <w:ind w:left="0"/>
              <w:jc w:val="center"/>
              <w:rPr>
                <w:ins w:id="329" w:author="Giorgio Romeo" w:date="2020-12-31T10:11:00Z"/>
                <w:rStyle w:val="SubtleEmphasis"/>
                <w:i w:val="0"/>
                <w:iCs w:val="0"/>
                <w:szCs w:val="24"/>
              </w:rPr>
            </w:pPr>
            <w:ins w:id="330" w:author="Giorgio Romeo" w:date="2020-12-31T10:11:00Z">
              <w:r>
                <w:rPr>
                  <w:rStyle w:val="SubtleEmphasis"/>
                  <w:szCs w:val="24"/>
                </w:rPr>
                <w:t>30</w:t>
              </w:r>
            </w:ins>
          </w:p>
        </w:tc>
      </w:tr>
    </w:tbl>
    <w:p w14:paraId="1DB559A8" w14:textId="51DD47BC" w:rsidR="00FF55BD" w:rsidRDefault="00FF55BD" w:rsidP="00FF55BD">
      <w:pPr>
        <w:rPr>
          <w:ins w:id="331" w:author="Giorgio Romeo" w:date="2020-12-31T10:05:00Z"/>
          <w:rFonts w:ascii="Bell MT" w:hAnsi="Bell MT"/>
          <w:sz w:val="28"/>
          <w:szCs w:val="28"/>
          <w:lang w:val="en-GB"/>
        </w:rPr>
      </w:pPr>
    </w:p>
    <w:p w14:paraId="3115E66B" w14:textId="77777777" w:rsidR="00FF55BD" w:rsidRPr="00FF55BD" w:rsidRDefault="00FF55BD">
      <w:pPr>
        <w:rPr>
          <w:rFonts w:ascii="Bell MT" w:hAnsi="Bell MT"/>
          <w:sz w:val="28"/>
          <w:szCs w:val="28"/>
          <w:lang w:val="en-GB"/>
          <w:rPrChange w:id="332" w:author="Giorgio Romeo" w:date="2020-12-31T10:05:00Z">
            <w:rPr>
              <w:rFonts w:ascii="Bell MT" w:hAnsi="Bell MT"/>
              <w:lang w:val="en-GB"/>
            </w:rPr>
          </w:rPrChange>
        </w:rPr>
        <w:pPrChange w:id="333" w:author="Giorgio Romeo" w:date="2020-12-31T10:05:00Z">
          <w:pPr>
            <w:pStyle w:val="ListParagraph"/>
            <w:numPr>
              <w:numId w:val="1"/>
            </w:numPr>
            <w:ind w:left="360" w:hanging="360"/>
          </w:pPr>
        </w:pPrChange>
      </w:pPr>
    </w:p>
    <w:p w14:paraId="596D341E" w14:textId="0C77FDFE" w:rsidR="006625AC" w:rsidRDefault="006625AC" w:rsidP="006625AC">
      <w:pPr>
        <w:pStyle w:val="ListParagraph"/>
        <w:ind w:left="360"/>
        <w:rPr>
          <w:ins w:id="334" w:author="Giorgio Romeo" w:date="2020-12-31T10:11:00Z"/>
          <w:rFonts w:ascii="Bell MT" w:hAnsi="Bell MT"/>
          <w:lang w:val="en-GB"/>
        </w:rPr>
      </w:pPr>
    </w:p>
    <w:p w14:paraId="7257B5BD" w14:textId="29E403E8" w:rsidR="00FF55BD" w:rsidRDefault="00FF55BD" w:rsidP="006625AC">
      <w:pPr>
        <w:pStyle w:val="ListParagraph"/>
        <w:ind w:left="360"/>
        <w:rPr>
          <w:ins w:id="335" w:author="Giorgio Romeo" w:date="2020-12-31T10:11:00Z"/>
          <w:rFonts w:ascii="Bell MT" w:hAnsi="Bell MT"/>
          <w:lang w:val="en-GB"/>
        </w:rPr>
      </w:pPr>
    </w:p>
    <w:p w14:paraId="2B7692A8" w14:textId="7EE4F36C" w:rsidR="00FF55BD" w:rsidRDefault="00FF55BD" w:rsidP="006625AC">
      <w:pPr>
        <w:pStyle w:val="ListParagraph"/>
        <w:ind w:left="360"/>
        <w:rPr>
          <w:ins w:id="336" w:author="Giorgio Romeo" w:date="2020-12-31T10:11:00Z"/>
          <w:rFonts w:ascii="Bell MT" w:hAnsi="Bell MT"/>
          <w:lang w:val="en-GB"/>
        </w:rPr>
      </w:pPr>
    </w:p>
    <w:p w14:paraId="305B5F83" w14:textId="3C6BE002" w:rsidR="00FF55BD" w:rsidRDefault="00FF55BD" w:rsidP="006625AC">
      <w:pPr>
        <w:pStyle w:val="ListParagraph"/>
        <w:ind w:left="360"/>
        <w:rPr>
          <w:ins w:id="337" w:author="Giorgio Romeo" w:date="2020-12-31T10:11:00Z"/>
          <w:rFonts w:ascii="Bell MT" w:hAnsi="Bell MT"/>
          <w:lang w:val="en-GB"/>
        </w:rPr>
      </w:pPr>
    </w:p>
    <w:p w14:paraId="117D8824" w14:textId="17DC97A2" w:rsidR="00FF55BD" w:rsidRDefault="00FF55BD" w:rsidP="006625AC">
      <w:pPr>
        <w:pStyle w:val="ListParagraph"/>
        <w:ind w:left="360"/>
        <w:rPr>
          <w:ins w:id="338" w:author="Giorgio Romeo" w:date="2020-12-31T10:11:00Z"/>
          <w:rFonts w:ascii="Bell MT" w:hAnsi="Bell MT"/>
          <w:lang w:val="en-GB"/>
        </w:rPr>
      </w:pPr>
    </w:p>
    <w:p w14:paraId="04B1F16E" w14:textId="3987B8B1" w:rsidR="00FF55BD" w:rsidRDefault="00FF55BD" w:rsidP="006625AC">
      <w:pPr>
        <w:pStyle w:val="ListParagraph"/>
        <w:ind w:left="360"/>
        <w:rPr>
          <w:ins w:id="339" w:author="Giorgio Romeo" w:date="2020-12-31T10:11:00Z"/>
          <w:rFonts w:ascii="Bell MT" w:hAnsi="Bell MT"/>
          <w:lang w:val="en-GB"/>
        </w:rPr>
      </w:pPr>
    </w:p>
    <w:p w14:paraId="26C52CD4" w14:textId="75558246" w:rsidR="00FF55BD" w:rsidRDefault="00FF55BD" w:rsidP="006625AC">
      <w:pPr>
        <w:pStyle w:val="ListParagraph"/>
        <w:ind w:left="360"/>
        <w:rPr>
          <w:ins w:id="340" w:author="Giorgio Romeo" w:date="2020-12-31T10:11:00Z"/>
          <w:rFonts w:ascii="Bell MT" w:hAnsi="Bell MT"/>
          <w:lang w:val="en-GB"/>
        </w:rPr>
      </w:pPr>
    </w:p>
    <w:p w14:paraId="6C73BFA6" w14:textId="2F8C25D6" w:rsidR="00FF55BD" w:rsidRDefault="00FF55BD" w:rsidP="006625AC">
      <w:pPr>
        <w:pStyle w:val="ListParagraph"/>
        <w:ind w:left="360"/>
        <w:rPr>
          <w:ins w:id="341" w:author="Giorgio Romeo" w:date="2020-12-31T10:11:00Z"/>
          <w:rFonts w:ascii="Bell MT" w:hAnsi="Bell MT"/>
          <w:lang w:val="en-GB"/>
        </w:rPr>
      </w:pPr>
    </w:p>
    <w:p w14:paraId="2E945730" w14:textId="0BE19B1E" w:rsidR="00FF55BD" w:rsidRDefault="00FF55BD" w:rsidP="006625AC">
      <w:pPr>
        <w:pStyle w:val="ListParagraph"/>
        <w:ind w:left="360"/>
        <w:rPr>
          <w:ins w:id="342" w:author="Giorgio Romeo" w:date="2020-12-31T10:11:00Z"/>
          <w:rFonts w:ascii="Bell MT" w:hAnsi="Bell MT"/>
          <w:lang w:val="en-GB"/>
        </w:rPr>
      </w:pPr>
    </w:p>
    <w:p w14:paraId="690876BB" w14:textId="04BFE3EA" w:rsidR="00FF55BD" w:rsidRDefault="00FF55BD" w:rsidP="006625AC">
      <w:pPr>
        <w:pStyle w:val="ListParagraph"/>
        <w:ind w:left="360"/>
        <w:rPr>
          <w:ins w:id="343" w:author="Giorgio Romeo" w:date="2020-12-31T10:11:00Z"/>
          <w:rFonts w:ascii="Bell MT" w:hAnsi="Bell MT"/>
          <w:lang w:val="en-GB"/>
        </w:rPr>
      </w:pPr>
    </w:p>
    <w:p w14:paraId="509744C6" w14:textId="563645AE" w:rsidR="00FF55BD" w:rsidRDefault="00FF55BD" w:rsidP="006625AC">
      <w:pPr>
        <w:pStyle w:val="ListParagraph"/>
        <w:ind w:left="360"/>
        <w:rPr>
          <w:ins w:id="344" w:author="Giorgio Romeo" w:date="2020-12-31T10:11:00Z"/>
          <w:rFonts w:ascii="Bell MT" w:hAnsi="Bell MT"/>
          <w:lang w:val="en-GB"/>
        </w:rPr>
      </w:pPr>
    </w:p>
    <w:p w14:paraId="7B1C17AC" w14:textId="7FC51E29" w:rsidR="00FF55BD" w:rsidRDefault="00FF55BD" w:rsidP="006625AC">
      <w:pPr>
        <w:pStyle w:val="ListParagraph"/>
        <w:ind w:left="360"/>
        <w:rPr>
          <w:ins w:id="345" w:author="Giorgio Romeo" w:date="2020-12-31T10:11:00Z"/>
          <w:rFonts w:ascii="Bell MT" w:hAnsi="Bell MT"/>
          <w:lang w:val="en-GB"/>
        </w:rPr>
      </w:pPr>
    </w:p>
    <w:p w14:paraId="482314B0" w14:textId="04DD7F47" w:rsidR="00FF55BD" w:rsidRDefault="00FF55BD" w:rsidP="006625AC">
      <w:pPr>
        <w:pStyle w:val="ListParagraph"/>
        <w:ind w:left="360"/>
        <w:rPr>
          <w:ins w:id="346" w:author="Giorgio Romeo" w:date="2020-12-31T10:11:00Z"/>
          <w:rFonts w:ascii="Bell MT" w:hAnsi="Bell MT"/>
          <w:lang w:val="en-GB"/>
        </w:rPr>
      </w:pPr>
    </w:p>
    <w:p w14:paraId="40688A61" w14:textId="05917EF0" w:rsidR="00FF55BD" w:rsidRDefault="00FF55BD" w:rsidP="006625AC">
      <w:pPr>
        <w:pStyle w:val="ListParagraph"/>
        <w:ind w:left="360"/>
        <w:rPr>
          <w:ins w:id="347" w:author="Giorgio Romeo" w:date="2020-12-31T10:11:00Z"/>
          <w:rFonts w:ascii="Bell MT" w:hAnsi="Bell MT"/>
          <w:lang w:val="en-GB"/>
        </w:rPr>
      </w:pPr>
    </w:p>
    <w:p w14:paraId="39BF6C8B" w14:textId="7FB3E28A" w:rsidR="00FF55BD" w:rsidRDefault="00FF55BD" w:rsidP="006625AC">
      <w:pPr>
        <w:pStyle w:val="ListParagraph"/>
        <w:ind w:left="360"/>
        <w:rPr>
          <w:ins w:id="348" w:author="Giorgio Romeo" w:date="2020-12-31T10:11:00Z"/>
          <w:rFonts w:ascii="Bell MT" w:hAnsi="Bell MT"/>
          <w:lang w:val="en-GB"/>
        </w:rPr>
      </w:pPr>
    </w:p>
    <w:p w14:paraId="099985BE" w14:textId="6C1E8F36" w:rsidR="00FF55BD" w:rsidRPr="00E728A1" w:rsidDel="00FF55BD" w:rsidRDefault="00FF55BD" w:rsidP="006625AC">
      <w:pPr>
        <w:pStyle w:val="ListParagraph"/>
        <w:ind w:left="360"/>
        <w:rPr>
          <w:del w:id="349" w:author="Giorgio Romeo" w:date="2020-12-31T10:12:00Z"/>
          <w:rFonts w:ascii="Bell MT" w:hAnsi="Bell MT"/>
          <w:lang w:val="en-GB"/>
        </w:rPr>
      </w:pPr>
    </w:p>
    <w:p w14:paraId="4D754AAC" w14:textId="1EB51644" w:rsidR="006625AC" w:rsidRPr="00FF55BD" w:rsidRDefault="006625AC" w:rsidP="006625AC">
      <w:pPr>
        <w:pStyle w:val="ListParagraph"/>
        <w:numPr>
          <w:ilvl w:val="0"/>
          <w:numId w:val="1"/>
        </w:numPr>
        <w:rPr>
          <w:ins w:id="350" w:author="Giorgio Romeo" w:date="2020-12-31T10:12:00Z"/>
          <w:rFonts w:ascii="Bell MT" w:hAnsi="Bell MT"/>
          <w:sz w:val="32"/>
          <w:szCs w:val="32"/>
          <w:lang w:val="en-GB"/>
          <w:rPrChange w:id="351" w:author="Giorgio Romeo" w:date="2020-12-31T10:12:00Z">
            <w:rPr>
              <w:ins w:id="352" w:author="Giorgio Romeo" w:date="2020-12-31T10:12:00Z"/>
              <w:rFonts w:ascii="Bell MT" w:hAnsi="Bell MT"/>
              <w:i/>
              <w:iCs/>
              <w:sz w:val="32"/>
              <w:szCs w:val="32"/>
              <w:lang w:val="en-GB"/>
            </w:rPr>
          </w:rPrChange>
        </w:rPr>
      </w:pPr>
      <w:r w:rsidRPr="00FF55BD">
        <w:rPr>
          <w:rFonts w:ascii="Bell MT" w:hAnsi="Bell MT"/>
          <w:i/>
          <w:iCs/>
          <w:sz w:val="32"/>
          <w:szCs w:val="32"/>
          <w:lang w:val="en-GB"/>
          <w:rPrChange w:id="353" w:author="Giorgio Romeo" w:date="2020-12-31T10:03:00Z">
            <w:rPr>
              <w:rFonts w:ascii="Bell MT" w:hAnsi="Bell MT"/>
              <w:sz w:val="32"/>
              <w:szCs w:val="32"/>
              <w:lang w:val="en-GB"/>
            </w:rPr>
          </w:rPrChange>
        </w:rPr>
        <w:t>REFERENCES</w:t>
      </w:r>
    </w:p>
    <w:p w14:paraId="2423FD4E" w14:textId="7860C1CC" w:rsidR="00FF55BD" w:rsidRPr="00FF55BD" w:rsidRDefault="00FF55BD" w:rsidP="00FF55BD">
      <w:pPr>
        <w:pStyle w:val="ListParagraph"/>
        <w:numPr>
          <w:ilvl w:val="0"/>
          <w:numId w:val="24"/>
        </w:numPr>
        <w:rPr>
          <w:ins w:id="354" w:author="Giorgio Romeo" w:date="2020-12-31T10:14:00Z"/>
          <w:rStyle w:val="Hyperlink"/>
          <w:rFonts w:ascii="Bell MT" w:hAnsi="Bell MT"/>
          <w:color w:val="000000" w:themeColor="text1"/>
          <w:sz w:val="24"/>
          <w:szCs w:val="24"/>
          <w:u w:val="none"/>
          <w:lang w:val="en-GB"/>
          <w:rPrChange w:id="355" w:author="Giorgio Romeo" w:date="2020-12-31T10:15:00Z">
            <w:rPr>
              <w:ins w:id="356" w:author="Giorgio Romeo" w:date="2020-12-31T10:14:00Z"/>
              <w:rStyle w:val="Hyperlink"/>
              <w:sz w:val="24"/>
              <w:szCs w:val="24"/>
            </w:rPr>
          </w:rPrChange>
        </w:rPr>
      </w:pPr>
      <w:ins w:id="357" w:author="Giorgio Romeo" w:date="2020-12-31T10:13:00Z">
        <w:r w:rsidRPr="003E0547">
          <w:rPr>
            <w:rStyle w:val="Hyperlink"/>
            <w:rFonts w:ascii="Bell MT" w:hAnsi="Bell MT"/>
            <w:color w:val="000000" w:themeColor="text1"/>
            <w:sz w:val="24"/>
            <w:szCs w:val="24"/>
            <w:u w:val="none"/>
            <w:lang w:val="en-US"/>
            <w:rPrChange w:id="358" w:author="Cristian Sbrolli" w:date="2020-12-31T10:27:00Z">
              <w:rPr>
                <w:rStyle w:val="Hyperlink"/>
                <w:sz w:val="24"/>
                <w:szCs w:val="24"/>
              </w:rPr>
            </w:rPrChange>
          </w:rPr>
          <w:t>Web App</w:t>
        </w:r>
        <w:r w:rsidRPr="003E0547">
          <w:rPr>
            <w:rStyle w:val="Hyperlink"/>
            <w:rFonts w:ascii="Bell MT" w:hAnsi="Bell MT"/>
            <w:color w:val="000000" w:themeColor="text1"/>
            <w:sz w:val="24"/>
            <w:szCs w:val="24"/>
            <w:u w:val="none"/>
            <w:lang w:val="en-US"/>
            <w:rPrChange w:id="359" w:author="Cristian Sbrolli" w:date="2020-12-31T10:27:00Z">
              <w:rPr>
                <w:rStyle w:val="Hyperlink"/>
                <w:color w:val="000000" w:themeColor="text1"/>
                <w:sz w:val="24"/>
                <w:szCs w:val="24"/>
                <w:u w:val="none"/>
              </w:rPr>
            </w:rPrChange>
          </w:rPr>
          <w:t xml:space="preserve"> </w:t>
        </w:r>
        <w:r w:rsidRPr="003E0547">
          <w:rPr>
            <w:rStyle w:val="Hyperlink"/>
            <w:rFonts w:ascii="Bell MT" w:hAnsi="Bell MT"/>
            <w:color w:val="000000" w:themeColor="text1"/>
            <w:sz w:val="24"/>
            <w:szCs w:val="24"/>
            <w:u w:val="none"/>
            <w:lang w:val="en-US"/>
            <w:rPrChange w:id="360" w:author="Cristian Sbrolli" w:date="2020-12-31T10:27:00Z">
              <w:rPr>
                <w:rStyle w:val="Hyperlink"/>
                <w:sz w:val="24"/>
                <w:szCs w:val="24"/>
              </w:rPr>
            </w:rPrChange>
          </w:rPr>
          <w:t>to generate mockups:</w:t>
        </w:r>
        <w:r w:rsidRPr="003E0547">
          <w:rPr>
            <w:rStyle w:val="Hyperlink"/>
            <w:rFonts w:ascii="Bell MT" w:hAnsi="Bell MT"/>
            <w:color w:val="000000" w:themeColor="text1"/>
            <w:sz w:val="24"/>
            <w:szCs w:val="24"/>
            <w:u w:val="none"/>
            <w:lang w:val="en-US"/>
            <w:rPrChange w:id="361" w:author="Cristian Sbrolli" w:date="2020-12-31T10:27:00Z">
              <w:rPr>
                <w:rStyle w:val="Hyperlink"/>
                <w:color w:val="000000" w:themeColor="text1"/>
                <w:sz w:val="24"/>
                <w:szCs w:val="24"/>
                <w:u w:val="none"/>
              </w:rPr>
            </w:rPrChange>
          </w:rPr>
          <w:t xml:space="preserve"> </w:t>
        </w:r>
        <w:r w:rsidRPr="00FF55BD">
          <w:rPr>
            <w:rStyle w:val="Hyperlink"/>
            <w:rFonts w:ascii="Bell MT" w:hAnsi="Bell MT"/>
            <w:sz w:val="24"/>
            <w:szCs w:val="24"/>
            <w:rPrChange w:id="362" w:author="Giorgio Romeo" w:date="2020-12-31T10:15:00Z">
              <w:rPr>
                <w:rStyle w:val="Hyperlink"/>
                <w:sz w:val="24"/>
                <w:szCs w:val="24"/>
              </w:rPr>
            </w:rPrChange>
          </w:rPr>
          <w:fldChar w:fldCharType="begin"/>
        </w:r>
        <w:r w:rsidRPr="003E0547">
          <w:rPr>
            <w:rStyle w:val="Hyperlink"/>
            <w:rFonts w:ascii="Bell MT" w:hAnsi="Bell MT"/>
            <w:sz w:val="24"/>
            <w:szCs w:val="24"/>
            <w:lang w:val="en-US"/>
            <w:rPrChange w:id="363" w:author="Cristian Sbrolli" w:date="2020-12-31T10:27:00Z">
              <w:rPr>
                <w:rStyle w:val="Hyperlink"/>
                <w:sz w:val="24"/>
                <w:szCs w:val="24"/>
              </w:rPr>
            </w:rPrChange>
          </w:rPr>
          <w:instrText xml:space="preserve"> HYPERLINK "https://bubble.io/home" </w:instrText>
        </w:r>
        <w:r w:rsidRPr="00FF55BD">
          <w:rPr>
            <w:rStyle w:val="Hyperlink"/>
            <w:rFonts w:ascii="Bell MT" w:hAnsi="Bell MT"/>
            <w:sz w:val="24"/>
            <w:szCs w:val="24"/>
            <w:rPrChange w:id="364" w:author="Giorgio Romeo" w:date="2020-12-31T10:15:00Z">
              <w:rPr>
                <w:rStyle w:val="Hyperlink"/>
                <w:sz w:val="24"/>
                <w:szCs w:val="24"/>
              </w:rPr>
            </w:rPrChange>
          </w:rPr>
          <w:fldChar w:fldCharType="separate"/>
        </w:r>
        <w:r w:rsidRPr="003E0547">
          <w:rPr>
            <w:rStyle w:val="Hyperlink"/>
            <w:rFonts w:ascii="Bell MT" w:hAnsi="Bell MT"/>
            <w:sz w:val="24"/>
            <w:szCs w:val="24"/>
            <w:lang w:val="en-US"/>
            <w:rPrChange w:id="365" w:author="Cristian Sbrolli" w:date="2020-12-31T10:27:00Z">
              <w:rPr>
                <w:rStyle w:val="Hyperlink"/>
                <w:sz w:val="24"/>
                <w:szCs w:val="24"/>
              </w:rPr>
            </w:rPrChange>
          </w:rPr>
          <w:t>https://bubble.io/home</w:t>
        </w:r>
        <w:r w:rsidRPr="00FF55BD">
          <w:rPr>
            <w:rStyle w:val="Hyperlink"/>
            <w:rFonts w:ascii="Bell MT" w:hAnsi="Bell MT"/>
            <w:sz w:val="24"/>
            <w:szCs w:val="24"/>
            <w:rPrChange w:id="366" w:author="Giorgio Romeo" w:date="2020-12-31T10:15:00Z">
              <w:rPr>
                <w:rStyle w:val="Hyperlink"/>
                <w:sz w:val="24"/>
                <w:szCs w:val="24"/>
              </w:rPr>
            </w:rPrChange>
          </w:rPr>
          <w:fldChar w:fldCharType="end"/>
        </w:r>
      </w:ins>
    </w:p>
    <w:p w14:paraId="32F799A9" w14:textId="4DDEB21B" w:rsidR="00FF55BD" w:rsidRPr="000F6CC9" w:rsidRDefault="00FF55BD" w:rsidP="00FF55BD">
      <w:pPr>
        <w:pStyle w:val="ListParagraph"/>
        <w:numPr>
          <w:ilvl w:val="0"/>
          <w:numId w:val="24"/>
        </w:numPr>
        <w:rPr>
          <w:ins w:id="367" w:author="Giorgio Romeo" w:date="2020-12-31T10:15:00Z"/>
          <w:rStyle w:val="SubtleEmphasis"/>
          <w:rFonts w:ascii="Bell MT" w:hAnsi="Bell MT"/>
          <w:i w:val="0"/>
          <w:iCs w:val="0"/>
          <w:color w:val="000000" w:themeColor="text1"/>
          <w:sz w:val="24"/>
          <w:szCs w:val="24"/>
          <w:lang w:val="en-GB"/>
          <w:rPrChange w:id="368" w:author="Giorgio Romeo" w:date="2020-12-31T10:18:00Z">
            <w:rPr>
              <w:ins w:id="369" w:author="Giorgio Romeo" w:date="2020-12-31T10:15:00Z"/>
              <w:rStyle w:val="SubtleEmphasis"/>
              <w:rFonts w:ascii="Bell MT" w:hAnsi="Bell MT"/>
              <w:i w:val="0"/>
              <w:sz w:val="24"/>
              <w:szCs w:val="24"/>
            </w:rPr>
          </w:rPrChange>
        </w:rPr>
      </w:pPr>
      <w:ins w:id="370" w:author="Giorgio Romeo" w:date="2020-12-31T10:14:00Z">
        <w:r w:rsidRPr="00FF55BD">
          <w:rPr>
            <w:rFonts w:ascii="Bell MT" w:hAnsi="Bell MT"/>
            <w:color w:val="000000" w:themeColor="text1"/>
            <w:sz w:val="24"/>
            <w:szCs w:val="24"/>
            <w:lang w:val="en-GB"/>
            <w:rPrChange w:id="371" w:author="Giorgio Romeo" w:date="2020-12-31T10:15:00Z">
              <w:rPr>
                <w:rFonts w:ascii="Bell MT" w:hAnsi="Bell MT"/>
                <w:i/>
                <w:iCs/>
                <w:color w:val="000000" w:themeColor="text1"/>
                <w:sz w:val="32"/>
                <w:szCs w:val="32"/>
                <w:lang w:val="en-GB"/>
              </w:rPr>
            </w:rPrChange>
          </w:rPr>
          <w:t xml:space="preserve">Web app for components </w:t>
        </w:r>
      </w:ins>
      <w:ins w:id="372" w:author="Giorgio Romeo" w:date="2020-12-31T10:15:00Z">
        <w:r w:rsidRPr="000F6CC9">
          <w:rPr>
            <w:rFonts w:ascii="Bell MT" w:hAnsi="Bell MT"/>
            <w:color w:val="000000" w:themeColor="text1"/>
            <w:sz w:val="24"/>
            <w:szCs w:val="24"/>
            <w:lang w:val="en-GB"/>
            <w:rPrChange w:id="373" w:author="Giorgio Romeo" w:date="2020-12-31T10:18:00Z">
              <w:rPr>
                <w:rFonts w:ascii="Bell MT" w:hAnsi="Bell MT"/>
                <w:color w:val="000000" w:themeColor="text1"/>
                <w:sz w:val="32"/>
                <w:szCs w:val="32"/>
                <w:lang w:val="en-GB"/>
              </w:rPr>
            </w:rPrChange>
          </w:rPr>
          <w:t xml:space="preserve">diagram: </w:t>
        </w:r>
        <w:r w:rsidRPr="000F6CC9">
          <w:rPr>
            <w:rStyle w:val="SubtleEmphasis"/>
            <w:rFonts w:ascii="Bell MT" w:hAnsi="Bell MT"/>
            <w:i w:val="0"/>
            <w:sz w:val="24"/>
            <w:szCs w:val="24"/>
            <w:lang w:val="en-GB"/>
            <w:rPrChange w:id="374" w:author="Giorgio Romeo" w:date="2020-12-31T10:18:00Z">
              <w:rPr>
                <w:rStyle w:val="SubtleEmphasis"/>
                <w:i w:val="0"/>
                <w:szCs w:val="24"/>
              </w:rPr>
            </w:rPrChange>
          </w:rPr>
          <w:fldChar w:fldCharType="begin"/>
        </w:r>
        <w:r w:rsidRPr="000F6CC9">
          <w:rPr>
            <w:rStyle w:val="SubtleEmphasis"/>
            <w:rFonts w:ascii="Bell MT" w:hAnsi="Bell MT"/>
            <w:i w:val="0"/>
            <w:sz w:val="24"/>
            <w:szCs w:val="24"/>
            <w:lang w:val="en-GB"/>
            <w:rPrChange w:id="375" w:author="Giorgio Romeo" w:date="2020-12-31T10:18:00Z">
              <w:rPr>
                <w:rStyle w:val="SubtleEmphasis"/>
                <w:i w:val="0"/>
                <w:szCs w:val="24"/>
              </w:rPr>
            </w:rPrChange>
          </w:rPr>
          <w:instrText xml:space="preserve"> HYPERLINK "https://online.visual-paradigm.com/diagrams/" </w:instrText>
        </w:r>
        <w:r w:rsidRPr="000F6CC9">
          <w:rPr>
            <w:rStyle w:val="SubtleEmphasis"/>
            <w:rFonts w:ascii="Bell MT" w:hAnsi="Bell MT"/>
            <w:i w:val="0"/>
            <w:sz w:val="24"/>
            <w:szCs w:val="24"/>
            <w:lang w:val="en-GB"/>
            <w:rPrChange w:id="376" w:author="Giorgio Romeo" w:date="2020-12-31T10:18:00Z">
              <w:rPr>
                <w:rStyle w:val="SubtleEmphasis"/>
                <w:i w:val="0"/>
                <w:szCs w:val="24"/>
              </w:rPr>
            </w:rPrChange>
          </w:rPr>
          <w:fldChar w:fldCharType="separate"/>
        </w:r>
        <w:r w:rsidRPr="000F6CC9">
          <w:rPr>
            <w:rStyle w:val="Hyperlink"/>
            <w:rFonts w:ascii="Bell MT" w:hAnsi="Bell MT"/>
            <w:sz w:val="24"/>
            <w:szCs w:val="24"/>
            <w:lang w:val="en-GB"/>
            <w:rPrChange w:id="377" w:author="Giorgio Romeo" w:date="2020-12-31T10:18:00Z">
              <w:rPr>
                <w:rStyle w:val="Hyperlink"/>
                <w:szCs w:val="24"/>
              </w:rPr>
            </w:rPrChange>
          </w:rPr>
          <w:t>https://online.visual-paradigm.com/diagrams/</w:t>
        </w:r>
        <w:r w:rsidRPr="000F6CC9">
          <w:rPr>
            <w:rStyle w:val="SubtleEmphasis"/>
            <w:rFonts w:ascii="Bell MT" w:hAnsi="Bell MT"/>
            <w:i w:val="0"/>
            <w:sz w:val="24"/>
            <w:szCs w:val="24"/>
            <w:lang w:val="en-GB"/>
            <w:rPrChange w:id="378" w:author="Giorgio Romeo" w:date="2020-12-31T10:18:00Z">
              <w:rPr>
                <w:rStyle w:val="SubtleEmphasis"/>
                <w:i w:val="0"/>
                <w:szCs w:val="24"/>
              </w:rPr>
            </w:rPrChange>
          </w:rPr>
          <w:fldChar w:fldCharType="end"/>
        </w:r>
      </w:ins>
    </w:p>
    <w:p w14:paraId="736397BD" w14:textId="7B756BE8" w:rsidR="00FF55BD" w:rsidRPr="000F6CC9" w:rsidRDefault="00FF55BD">
      <w:pPr>
        <w:pStyle w:val="ListParagraph"/>
        <w:numPr>
          <w:ilvl w:val="0"/>
          <w:numId w:val="24"/>
        </w:numPr>
        <w:rPr>
          <w:rFonts w:ascii="Bell MT" w:hAnsi="Bell MT"/>
          <w:color w:val="000000" w:themeColor="text1"/>
          <w:sz w:val="24"/>
          <w:szCs w:val="24"/>
          <w:lang w:val="en-GB"/>
          <w:rPrChange w:id="379" w:author="Giorgio Romeo" w:date="2020-12-31T10:18:00Z">
            <w:rPr>
              <w:lang w:val="en-GB"/>
            </w:rPr>
          </w:rPrChange>
        </w:rPr>
        <w:pPrChange w:id="380" w:author="Giorgio Romeo" w:date="2020-12-31T10:13:00Z">
          <w:pPr>
            <w:pStyle w:val="ListParagraph"/>
            <w:numPr>
              <w:numId w:val="1"/>
            </w:numPr>
            <w:ind w:left="360" w:hanging="360"/>
          </w:pPr>
        </w:pPrChange>
      </w:pPr>
      <w:ins w:id="381" w:author="Giorgio Romeo" w:date="2020-12-31T10:15:00Z">
        <w:r w:rsidRPr="000F6CC9">
          <w:rPr>
            <w:rStyle w:val="SubtleEmphasis"/>
            <w:rFonts w:ascii="Bell MT" w:hAnsi="Bell MT"/>
            <w:i w:val="0"/>
            <w:sz w:val="24"/>
            <w:szCs w:val="24"/>
            <w:lang w:val="en-GB"/>
            <w:rPrChange w:id="382" w:author="Giorgio Romeo" w:date="2020-12-31T10:18:00Z">
              <w:rPr>
                <w:rStyle w:val="SubtleEmphasis"/>
                <w:rFonts w:ascii="Bell MT" w:hAnsi="Bell MT"/>
                <w:i w:val="0"/>
                <w:sz w:val="24"/>
                <w:szCs w:val="24"/>
              </w:rPr>
            </w:rPrChange>
          </w:rPr>
          <w:t>Web app for</w:t>
        </w:r>
      </w:ins>
      <w:ins w:id="383" w:author="Giorgio Romeo" w:date="2020-12-31T10:17:00Z">
        <w:r w:rsidR="000F6CC9" w:rsidRPr="000F6CC9">
          <w:rPr>
            <w:rStyle w:val="SubtleEmphasis"/>
            <w:rFonts w:ascii="Bell MT" w:hAnsi="Bell MT"/>
            <w:i w:val="0"/>
            <w:sz w:val="24"/>
            <w:szCs w:val="24"/>
            <w:lang w:val="en-GB"/>
            <w:rPrChange w:id="384" w:author="Giorgio Romeo" w:date="2020-12-31T10:18:00Z">
              <w:rPr>
                <w:rStyle w:val="SubtleEmphasis"/>
                <w:rFonts w:ascii="Bell MT" w:hAnsi="Bell MT"/>
                <w:i w:val="0"/>
                <w:sz w:val="24"/>
                <w:szCs w:val="24"/>
              </w:rPr>
            </w:rPrChange>
          </w:rPr>
          <w:t xml:space="preserve"> sequenc</w:t>
        </w:r>
      </w:ins>
      <w:ins w:id="385" w:author="Giorgio Romeo" w:date="2020-12-31T10:18:00Z">
        <w:r w:rsidR="000F6CC9" w:rsidRPr="000F6CC9">
          <w:rPr>
            <w:rStyle w:val="SubtleEmphasis"/>
            <w:rFonts w:ascii="Bell MT" w:hAnsi="Bell MT"/>
            <w:i w:val="0"/>
            <w:sz w:val="24"/>
            <w:szCs w:val="24"/>
            <w:lang w:val="en-GB"/>
            <w:rPrChange w:id="386" w:author="Giorgio Romeo" w:date="2020-12-31T10:18:00Z">
              <w:rPr>
                <w:rStyle w:val="SubtleEmphasis"/>
                <w:rFonts w:ascii="Bell MT" w:hAnsi="Bell MT"/>
                <w:i w:val="0"/>
                <w:sz w:val="24"/>
                <w:szCs w:val="24"/>
              </w:rPr>
            </w:rPrChange>
          </w:rPr>
          <w:t>e diagrams</w:t>
        </w:r>
      </w:ins>
      <w:ins w:id="387" w:author="Giorgio Romeo" w:date="2020-12-31T10:15:00Z">
        <w:r w:rsidRPr="000F6CC9">
          <w:rPr>
            <w:rStyle w:val="SubtleEmphasis"/>
            <w:rFonts w:ascii="Bell MT" w:hAnsi="Bell MT"/>
            <w:i w:val="0"/>
            <w:sz w:val="24"/>
            <w:szCs w:val="24"/>
            <w:lang w:val="en-GB"/>
            <w:rPrChange w:id="388" w:author="Giorgio Romeo" w:date="2020-12-31T10:18:00Z">
              <w:rPr>
                <w:rStyle w:val="SubtleEmphasis"/>
                <w:rFonts w:ascii="Bell MT" w:hAnsi="Bell MT"/>
                <w:i w:val="0"/>
                <w:sz w:val="24"/>
                <w:szCs w:val="24"/>
              </w:rPr>
            </w:rPrChange>
          </w:rPr>
          <w:t xml:space="preserve">: </w:t>
        </w:r>
      </w:ins>
      <w:ins w:id="389" w:author="Giorgio Romeo" w:date="2020-12-31T10:17:00Z">
        <w:r w:rsidR="000F6CC9" w:rsidRPr="000F6CC9">
          <w:rPr>
            <w:rStyle w:val="SubtleEmphasis"/>
            <w:rFonts w:ascii="Bell MT" w:hAnsi="Bell MT"/>
            <w:i w:val="0"/>
            <w:sz w:val="24"/>
            <w:szCs w:val="24"/>
            <w:lang w:val="en-GB"/>
            <w:rPrChange w:id="390" w:author="Giorgio Romeo" w:date="2020-12-31T10:18:00Z">
              <w:rPr>
                <w:rStyle w:val="SubtleEmphasis"/>
                <w:rFonts w:ascii="Bell MT" w:hAnsi="Bell MT"/>
                <w:i w:val="0"/>
                <w:sz w:val="24"/>
                <w:szCs w:val="24"/>
              </w:rPr>
            </w:rPrChange>
          </w:rPr>
          <w:fldChar w:fldCharType="begin"/>
        </w:r>
        <w:r w:rsidR="000F6CC9" w:rsidRPr="000F6CC9">
          <w:rPr>
            <w:rStyle w:val="SubtleEmphasis"/>
            <w:rFonts w:ascii="Bell MT" w:hAnsi="Bell MT"/>
            <w:i w:val="0"/>
            <w:sz w:val="24"/>
            <w:szCs w:val="24"/>
            <w:lang w:val="en-GB"/>
            <w:rPrChange w:id="391" w:author="Giorgio Romeo" w:date="2020-12-31T10:18:00Z">
              <w:rPr>
                <w:rStyle w:val="SubtleEmphasis"/>
                <w:rFonts w:ascii="Bell MT" w:hAnsi="Bell MT"/>
                <w:i w:val="0"/>
                <w:sz w:val="24"/>
                <w:szCs w:val="24"/>
              </w:rPr>
            </w:rPrChange>
          </w:rPr>
          <w:instrText xml:space="preserve"> HYPERLINK "https://app.diagrams.net/" </w:instrText>
        </w:r>
        <w:r w:rsidR="000F6CC9" w:rsidRPr="000F6CC9">
          <w:rPr>
            <w:rStyle w:val="SubtleEmphasis"/>
            <w:rFonts w:ascii="Bell MT" w:hAnsi="Bell MT"/>
            <w:i w:val="0"/>
            <w:sz w:val="24"/>
            <w:szCs w:val="24"/>
            <w:lang w:val="en-GB"/>
            <w:rPrChange w:id="392" w:author="Giorgio Romeo" w:date="2020-12-31T10:18:00Z">
              <w:rPr>
                <w:rStyle w:val="SubtleEmphasis"/>
                <w:rFonts w:ascii="Bell MT" w:hAnsi="Bell MT"/>
                <w:i w:val="0"/>
                <w:sz w:val="24"/>
                <w:szCs w:val="24"/>
              </w:rPr>
            </w:rPrChange>
          </w:rPr>
          <w:fldChar w:fldCharType="separate"/>
        </w:r>
        <w:r w:rsidRPr="000F6CC9">
          <w:rPr>
            <w:rStyle w:val="Hyperlink"/>
            <w:rFonts w:ascii="Bell MT" w:hAnsi="Bell MT"/>
            <w:sz w:val="24"/>
            <w:szCs w:val="24"/>
            <w:lang w:val="en-GB"/>
            <w:rPrChange w:id="393" w:author="Giorgio Romeo" w:date="2020-12-31T10:18:00Z">
              <w:rPr>
                <w:rStyle w:val="Hyperlink"/>
                <w:rFonts w:ascii="Bell MT" w:hAnsi="Bell MT"/>
                <w:sz w:val="24"/>
                <w:szCs w:val="24"/>
              </w:rPr>
            </w:rPrChange>
          </w:rPr>
          <w:t>https://app.diagrams.net/</w:t>
        </w:r>
        <w:r w:rsidR="000F6CC9" w:rsidRPr="000F6CC9">
          <w:rPr>
            <w:rStyle w:val="SubtleEmphasis"/>
            <w:rFonts w:ascii="Bell MT" w:hAnsi="Bell MT"/>
            <w:i w:val="0"/>
            <w:sz w:val="24"/>
            <w:szCs w:val="24"/>
            <w:lang w:val="en-GB"/>
            <w:rPrChange w:id="394" w:author="Giorgio Romeo" w:date="2020-12-31T10:18:00Z">
              <w:rPr>
                <w:rStyle w:val="SubtleEmphasis"/>
                <w:rFonts w:ascii="Bell MT" w:hAnsi="Bell MT"/>
                <w:i w:val="0"/>
                <w:sz w:val="24"/>
                <w:szCs w:val="24"/>
              </w:rPr>
            </w:rPrChange>
          </w:rPr>
          <w:fldChar w:fldCharType="end"/>
        </w:r>
      </w:ins>
    </w:p>
    <w:sectPr w:rsidR="00FF55BD" w:rsidRPr="000F6CC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ristian Sbrolli" w:date="2020-12-29T04:03:00Z" w:initials="CS">
    <w:p w14:paraId="06DFB714" w14:textId="62615E6B" w:rsidR="001F1E46" w:rsidRPr="001F1E46" w:rsidRDefault="001F1E46">
      <w:pPr>
        <w:pStyle w:val="CommentText"/>
        <w:rPr>
          <w:lang w:val="en-US"/>
        </w:rPr>
      </w:pPr>
      <w:r>
        <w:rPr>
          <w:rStyle w:val="CommentReference"/>
        </w:rPr>
        <w:annotationRef/>
      </w:r>
      <w:r w:rsidRPr="001F1E46">
        <w:rPr>
          <w:lang w:val="en-US"/>
        </w:rPr>
        <w:t>Mis</w:t>
      </w:r>
      <w:r>
        <w:rPr>
          <w:lang w:val="en-US"/>
        </w:rPr>
        <w:t>sing market finder to database interface</w:t>
      </w:r>
    </w:p>
  </w:comment>
  <w:comment w:id="6" w:author="Cristian Sbrolli" w:date="2020-12-30T23:40:00Z" w:initials="CS">
    <w:p w14:paraId="2F387FBC" w14:textId="77777777" w:rsidR="00634813" w:rsidRPr="00063435" w:rsidRDefault="00634813" w:rsidP="00634813">
      <w:pPr>
        <w:pStyle w:val="CommentText"/>
        <w:rPr>
          <w:lang w:val="en-US"/>
        </w:rPr>
      </w:pPr>
      <w:r>
        <w:rPr>
          <w:rStyle w:val="CommentReference"/>
        </w:rPr>
        <w:annotationRef/>
      </w:r>
      <w:r w:rsidRPr="00063435">
        <w:rPr>
          <w:lang w:val="en-US"/>
        </w:rPr>
        <w:t>Reservation Manager maybe better ex</w:t>
      </w:r>
      <w:r>
        <w:rPr>
          <w:lang w:val="en-US"/>
        </w:rPr>
        <w:t>ports only a reservationInt</w:t>
      </w:r>
    </w:p>
  </w:comment>
  <w:comment w:id="7" w:author="Cristian Sbrolli" w:date="2020-12-30T23:41:00Z" w:initials="CS">
    <w:p w14:paraId="2589173B" w14:textId="77777777" w:rsidR="00634813" w:rsidRPr="00063435" w:rsidRDefault="00634813" w:rsidP="00634813">
      <w:pPr>
        <w:pStyle w:val="CommentText"/>
        <w:rPr>
          <w:lang w:val="en-US"/>
        </w:rPr>
      </w:pPr>
      <w:r>
        <w:rPr>
          <w:rStyle w:val="CommentReference"/>
        </w:rPr>
        <w:annotationRef/>
      </w:r>
      <w:r w:rsidRPr="00063435">
        <w:rPr>
          <w:lang w:val="en-US"/>
        </w:rPr>
        <w:t xml:space="preserve">StoreApp </w:t>
      </w:r>
      <w:r>
        <w:rPr>
          <w:lang w:val="en-US"/>
        </w:rPr>
        <w:t>is Mobile App, change name!</w:t>
      </w:r>
    </w:p>
  </w:comment>
  <w:comment w:id="16" w:author="Cristian Sbrolli" w:date="2020-12-27T11:29:00Z" w:initials="CS">
    <w:p w14:paraId="0E9C0343" w14:textId="25FAAAAA" w:rsidR="0098587D" w:rsidRPr="001F1E46" w:rsidRDefault="0098587D">
      <w:pPr>
        <w:pStyle w:val="CommentText"/>
        <w:rPr>
          <w:lang w:val="en-US"/>
        </w:rPr>
      </w:pPr>
      <w:r>
        <w:rPr>
          <w:rStyle w:val="CommentReference"/>
        </w:rPr>
        <w:annotationRef/>
      </w:r>
      <w:r w:rsidRPr="001F1E46">
        <w:rPr>
          <w:lang w:val="en-US"/>
        </w:rPr>
        <w:t>IS MANAGER COMPONENT NECESSARY??</w:t>
      </w:r>
    </w:p>
  </w:comment>
  <w:comment w:id="31" w:author="Etion Pinari" w:date="2020-12-03T20:36:00Z" w:initials="EP">
    <w:p w14:paraId="41B627E5" w14:textId="77777777" w:rsidR="00D174AE" w:rsidRPr="00223523" w:rsidRDefault="00D174AE" w:rsidP="00D10CB7">
      <w:pPr>
        <w:pStyle w:val="CommentText"/>
        <w:rPr>
          <w:lang w:val="en-US"/>
        </w:rPr>
      </w:pPr>
      <w:r>
        <w:rPr>
          <w:rStyle w:val="CommentReference"/>
        </w:rPr>
        <w:annotationRef/>
      </w:r>
      <w:r w:rsidRPr="00223523">
        <w:rPr>
          <w:lang w:val="en-US"/>
        </w:rPr>
        <w:t xml:space="preserve"> New as of 3 December 2020</w:t>
      </w:r>
    </w:p>
  </w:comment>
  <w:comment w:id="32" w:author="Etion Pinari" w:date="2020-12-03T21:41:00Z" w:initials="EP">
    <w:p w14:paraId="3C4F84D1" w14:textId="77777777" w:rsidR="00D174AE" w:rsidRPr="00223523" w:rsidRDefault="00D174AE" w:rsidP="00650F3E">
      <w:pPr>
        <w:pStyle w:val="CommentText"/>
        <w:rPr>
          <w:lang w:val="en-US"/>
        </w:rPr>
      </w:pPr>
      <w:r>
        <w:rPr>
          <w:rStyle w:val="CommentReference"/>
        </w:rPr>
        <w:annotationRef/>
      </w:r>
      <w:r w:rsidRPr="00223523">
        <w:rPr>
          <w:lang w:val="en-US"/>
        </w:rPr>
        <w:t>And their qr codes (?)</w:t>
      </w:r>
    </w:p>
  </w:comment>
  <w:comment w:id="33" w:author="Etion Pinari" w:date="2020-12-11T13:13:00Z" w:initials="EP">
    <w:p w14:paraId="51A70FE1" w14:textId="77777777" w:rsidR="00D174AE" w:rsidRPr="00223523" w:rsidRDefault="00D174AE" w:rsidP="00650F3E">
      <w:pPr>
        <w:pStyle w:val="CommentText"/>
        <w:rPr>
          <w:lang w:val="en-US"/>
        </w:rPr>
      </w:pPr>
      <w:r>
        <w:rPr>
          <w:rStyle w:val="CommentReference"/>
        </w:rPr>
        <w:annotationRef/>
      </w:r>
      <w:r w:rsidRPr="00223523">
        <w:rPr>
          <w:lang w:val="en-US"/>
        </w:rPr>
        <w:t>Previously: phone</w:t>
      </w:r>
    </w:p>
  </w:comment>
  <w:comment w:id="34" w:author="Etion Pinari" w:date="2020-12-08T11:09:00Z" w:initials="EP">
    <w:p w14:paraId="02FCD6D3" w14:textId="77777777" w:rsidR="00D174AE" w:rsidRPr="0077137A" w:rsidRDefault="00D174AE" w:rsidP="0077137A">
      <w:pPr>
        <w:pStyle w:val="CommentText"/>
        <w:rPr>
          <w:lang w:val="en-US"/>
        </w:rPr>
      </w:pPr>
      <w:r>
        <w:rPr>
          <w:rStyle w:val="CommentReference"/>
        </w:rPr>
        <w:annotationRef/>
      </w:r>
      <w:r w:rsidRPr="0077137A">
        <w:rPr>
          <w:lang w:val="en-US"/>
        </w:rPr>
        <w:t xml:space="preserve">Difference between normal ticket and book a visit function </w:t>
      </w:r>
    </w:p>
  </w:comment>
  <w:comment w:id="35" w:author="Etion Pinari" w:date="2020-12-03T20:30:00Z" w:initials="EP">
    <w:p w14:paraId="648DC5B2" w14:textId="77777777" w:rsidR="00D174AE" w:rsidRPr="0077137A" w:rsidRDefault="00D174AE" w:rsidP="00650F3E">
      <w:pPr>
        <w:pStyle w:val="CommentText"/>
        <w:rPr>
          <w:lang w:val="en-US"/>
        </w:rPr>
      </w:pPr>
      <w:r>
        <w:rPr>
          <w:rStyle w:val="CommentReference"/>
        </w:rPr>
        <w:annotationRef/>
      </w:r>
      <w:r w:rsidRPr="0077137A">
        <w:rPr>
          <w:lang w:val="en-US"/>
        </w:rPr>
        <w:t>New as of 03 Dec</w:t>
      </w:r>
    </w:p>
  </w:comment>
  <w:comment w:id="36" w:author="Etion Pinari" w:date="2020-12-03T22:27:00Z" w:initials="EP">
    <w:p w14:paraId="2DE627B0" w14:textId="77777777" w:rsidR="00D174AE" w:rsidRPr="0077137A" w:rsidRDefault="00D174AE" w:rsidP="00650F3E">
      <w:pPr>
        <w:pStyle w:val="CommentText"/>
        <w:rPr>
          <w:lang w:val="en-US"/>
        </w:rPr>
      </w:pPr>
      <w:r>
        <w:rPr>
          <w:rStyle w:val="CommentReference"/>
        </w:rPr>
        <w:annotationRef/>
      </w:r>
      <w:r w:rsidRPr="0077137A">
        <w:rPr>
          <w:lang w:val="en-US"/>
        </w:rPr>
        <w:t>What if turnstiles have no inherent qr code scanner?</w:t>
      </w:r>
    </w:p>
  </w:comment>
  <w:comment w:id="37" w:author="Etion Pinari" w:date="2020-12-03T20:30:00Z" w:initials="EP">
    <w:p w14:paraId="31BF24FE" w14:textId="77777777" w:rsidR="00D174AE" w:rsidRPr="0077137A" w:rsidRDefault="00D174AE" w:rsidP="00650F3E">
      <w:pPr>
        <w:pStyle w:val="CommentText"/>
        <w:rPr>
          <w:lang w:val="en-US"/>
        </w:rPr>
      </w:pPr>
      <w:r>
        <w:rPr>
          <w:rStyle w:val="CommentReference"/>
        </w:rPr>
        <w:annotationRef/>
      </w:r>
      <w:r w:rsidRPr="0077137A">
        <w:rPr>
          <w:lang w:val="en-US"/>
        </w:rPr>
        <w:t>New as of 03 Dec</w:t>
      </w:r>
    </w:p>
  </w:comment>
  <w:comment w:id="38" w:author="Etion Pinari" w:date="2020-12-06T19:50:00Z" w:initials="EP">
    <w:p w14:paraId="79379568" w14:textId="77777777" w:rsidR="00D174AE" w:rsidRPr="0077137A" w:rsidRDefault="00D174AE" w:rsidP="00650F3E">
      <w:pPr>
        <w:pStyle w:val="CommentText"/>
        <w:rPr>
          <w:lang w:val="en-US"/>
        </w:rPr>
      </w:pPr>
      <w:r>
        <w:rPr>
          <w:rStyle w:val="CommentReference"/>
        </w:rPr>
        <w:annotationRef/>
      </w:r>
      <w:r w:rsidRPr="0077137A">
        <w:rPr>
          <w:lang w:val="en-US"/>
        </w:rPr>
        <w:t>LOCKS AFTEWARDS</w:t>
      </w:r>
    </w:p>
  </w:comment>
  <w:comment w:id="39" w:author="Etion Pinari" w:date="2020-12-06T20:27:00Z" w:initials="EP">
    <w:p w14:paraId="6E5C6155" w14:textId="77777777" w:rsidR="00D174AE" w:rsidRPr="003E0547" w:rsidRDefault="00D174AE" w:rsidP="00650F3E">
      <w:pPr>
        <w:pStyle w:val="CommentText"/>
        <w:rPr>
          <w:lang w:val="en-US"/>
        </w:rPr>
      </w:pPr>
      <w:r>
        <w:rPr>
          <w:rStyle w:val="CommentReference"/>
        </w:rPr>
        <w:annotationRef/>
      </w:r>
      <w:r w:rsidRPr="003E0547">
        <w:rPr>
          <w:lang w:val="en-US"/>
        </w:rPr>
        <w:t>Add shared phenomena</w:t>
      </w:r>
    </w:p>
  </w:comment>
  <w:comment w:id="41" w:author="Etion Pinari" w:date="2020-12-06T20:50:00Z" w:initials="EP">
    <w:p w14:paraId="10668C0A" w14:textId="77777777" w:rsidR="00D174AE" w:rsidRPr="00BB168D" w:rsidRDefault="00D174AE" w:rsidP="00417F4B">
      <w:pPr>
        <w:pStyle w:val="CommentText"/>
        <w:rPr>
          <w:lang w:val="en-US"/>
        </w:rPr>
      </w:pPr>
      <w:r>
        <w:rPr>
          <w:rStyle w:val="CommentReference"/>
        </w:rPr>
        <w:annotationRef/>
      </w:r>
      <w:r w:rsidRPr="00BB168D">
        <w:rPr>
          <w:lang w:val="en-US"/>
        </w:rPr>
        <w:t>New, wording is to check</w:t>
      </w:r>
    </w:p>
  </w:comment>
  <w:comment w:id="40" w:author="Etion Pinari" w:date="2020-12-07T19:15:00Z" w:initials="EP">
    <w:p w14:paraId="49170751" w14:textId="77777777" w:rsidR="00D174AE" w:rsidRPr="00BB168D" w:rsidRDefault="00D174AE" w:rsidP="00417F4B">
      <w:pPr>
        <w:pStyle w:val="CommentText"/>
        <w:rPr>
          <w:lang w:val="en-US"/>
        </w:rPr>
      </w:pPr>
      <w:r>
        <w:rPr>
          <w:rStyle w:val="CommentReference"/>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2F387FBC" w15:done="0"/>
  <w15:commentEx w15:paraId="2589173B" w15:done="0"/>
  <w15:commentEx w15:paraId="0E9C0343"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81A2E" w16cex:dateUtc="2020-12-30T22:40:00Z"/>
  <w16cex:commentExtensible w16cex:durableId="23981A2D" w16cex:dateUtc="2020-12-30T22:41:00Z"/>
  <w16cex:commentExtensible w16cex:durableId="2392EEB3" w16cex:dateUtc="2020-12-27T10:29: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2F387FBC" w16cid:durableId="23981A2E"/>
  <w16cid:commentId w16cid:paraId="2589173B" w16cid:durableId="23981A2D"/>
  <w16cid:commentId w16cid:paraId="0E9C0343" w16cid:durableId="2392EEB3"/>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2"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A21D1"/>
    <w:multiLevelType w:val="multilevel"/>
    <w:tmpl w:val="28C21C9C"/>
    <w:lvl w:ilvl="0">
      <w:start w:val="3"/>
      <w:numFmt w:val="decimal"/>
      <w:lvlText w:val="%1."/>
      <w:lvlJc w:val="left"/>
      <w:pPr>
        <w:ind w:left="408" w:hanging="408"/>
      </w:pPr>
      <w:rPr>
        <w:rFonts w:hint="default"/>
        <w:sz w:val="28"/>
      </w:rPr>
    </w:lvl>
    <w:lvl w:ilvl="1">
      <w:start w:val="1"/>
      <w:numFmt w:val="decimal"/>
      <w:lvlText w:val="%1.%2)"/>
      <w:lvlJc w:val="left"/>
      <w:pPr>
        <w:ind w:left="1428" w:hanging="720"/>
      </w:pPr>
      <w:rPr>
        <w:rFonts w:hint="default"/>
        <w:sz w:val="28"/>
      </w:rPr>
    </w:lvl>
    <w:lvl w:ilvl="2">
      <w:start w:val="1"/>
      <w:numFmt w:val="decimal"/>
      <w:lvlText w:val="%1.%2)%3."/>
      <w:lvlJc w:val="left"/>
      <w:pPr>
        <w:ind w:left="2496" w:hanging="1080"/>
      </w:pPr>
      <w:rPr>
        <w:rFonts w:hint="default"/>
        <w:sz w:val="28"/>
      </w:rPr>
    </w:lvl>
    <w:lvl w:ilvl="3">
      <w:start w:val="1"/>
      <w:numFmt w:val="decimal"/>
      <w:lvlText w:val="%1.%2)%3.%4."/>
      <w:lvlJc w:val="left"/>
      <w:pPr>
        <w:ind w:left="3564" w:hanging="1440"/>
      </w:pPr>
      <w:rPr>
        <w:rFonts w:hint="default"/>
        <w:sz w:val="28"/>
      </w:rPr>
    </w:lvl>
    <w:lvl w:ilvl="4">
      <w:start w:val="1"/>
      <w:numFmt w:val="decimal"/>
      <w:lvlText w:val="%1.%2)%3.%4.%5."/>
      <w:lvlJc w:val="left"/>
      <w:pPr>
        <w:ind w:left="4632" w:hanging="1800"/>
      </w:pPr>
      <w:rPr>
        <w:rFonts w:hint="default"/>
        <w:sz w:val="28"/>
      </w:rPr>
    </w:lvl>
    <w:lvl w:ilvl="5">
      <w:start w:val="1"/>
      <w:numFmt w:val="decimal"/>
      <w:lvlText w:val="%1.%2)%3.%4.%5.%6."/>
      <w:lvlJc w:val="left"/>
      <w:pPr>
        <w:ind w:left="5340" w:hanging="1800"/>
      </w:pPr>
      <w:rPr>
        <w:rFonts w:hint="default"/>
        <w:sz w:val="28"/>
      </w:rPr>
    </w:lvl>
    <w:lvl w:ilvl="6">
      <w:start w:val="1"/>
      <w:numFmt w:val="decimal"/>
      <w:lvlText w:val="%1.%2)%3.%4.%5.%6.%7."/>
      <w:lvlJc w:val="left"/>
      <w:pPr>
        <w:ind w:left="6408" w:hanging="2160"/>
      </w:pPr>
      <w:rPr>
        <w:rFonts w:hint="default"/>
        <w:sz w:val="28"/>
      </w:rPr>
    </w:lvl>
    <w:lvl w:ilvl="7">
      <w:start w:val="1"/>
      <w:numFmt w:val="decimal"/>
      <w:lvlText w:val="%1.%2)%3.%4.%5.%6.%7.%8."/>
      <w:lvlJc w:val="left"/>
      <w:pPr>
        <w:ind w:left="7476" w:hanging="2520"/>
      </w:pPr>
      <w:rPr>
        <w:rFonts w:hint="default"/>
        <w:sz w:val="28"/>
      </w:rPr>
    </w:lvl>
    <w:lvl w:ilvl="8">
      <w:start w:val="1"/>
      <w:numFmt w:val="decimal"/>
      <w:lvlText w:val="%1.%2)%3.%4.%5.%6.%7.%8.%9."/>
      <w:lvlJc w:val="left"/>
      <w:pPr>
        <w:ind w:left="8544" w:hanging="2880"/>
      </w:pPr>
      <w:rPr>
        <w:rFonts w:hint="default"/>
        <w:sz w:val="28"/>
      </w:rPr>
    </w:lvl>
  </w:abstractNum>
  <w:abstractNum w:abstractNumId="5"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9" w15:restartNumberingAfterBreak="0">
    <w:nsid w:val="38A43584"/>
    <w:multiLevelType w:val="hybridMultilevel"/>
    <w:tmpl w:val="24B82004"/>
    <w:lvl w:ilvl="0" w:tplc="7BC2347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2"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11"/>
  </w:num>
  <w:num w:numId="4">
    <w:abstractNumId w:val="8"/>
  </w:num>
  <w:num w:numId="5">
    <w:abstractNumId w:val="16"/>
  </w:num>
  <w:num w:numId="6">
    <w:abstractNumId w:val="5"/>
  </w:num>
  <w:num w:numId="7">
    <w:abstractNumId w:val="1"/>
  </w:num>
  <w:num w:numId="8">
    <w:abstractNumId w:val="19"/>
  </w:num>
  <w:num w:numId="9">
    <w:abstractNumId w:val="20"/>
  </w:num>
  <w:num w:numId="10">
    <w:abstractNumId w:val="0"/>
  </w:num>
  <w:num w:numId="11">
    <w:abstractNumId w:val="17"/>
  </w:num>
  <w:num w:numId="12">
    <w:abstractNumId w:val="13"/>
  </w:num>
  <w:num w:numId="13">
    <w:abstractNumId w:val="3"/>
  </w:num>
  <w:num w:numId="14">
    <w:abstractNumId w:val="7"/>
  </w:num>
  <w:num w:numId="15">
    <w:abstractNumId w:val="15"/>
  </w:num>
  <w:num w:numId="16">
    <w:abstractNumId w:val="23"/>
  </w:num>
  <w:num w:numId="17">
    <w:abstractNumId w:val="14"/>
  </w:num>
  <w:num w:numId="18">
    <w:abstractNumId w:val="18"/>
  </w:num>
  <w:num w:numId="19">
    <w:abstractNumId w:val="12"/>
  </w:num>
  <w:num w:numId="20">
    <w:abstractNumId w:val="22"/>
  </w:num>
  <w:num w:numId="21">
    <w:abstractNumId w:val="6"/>
  </w:num>
  <w:num w:numId="22">
    <w:abstractNumId w:val="10"/>
  </w:num>
  <w:num w:numId="23">
    <w:abstractNumId w:val="4"/>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istian Sbrolli">
    <w15:presenceInfo w15:providerId="None" w15:userId="Cristian Sbrolli"/>
  </w15:person>
  <w15:person w15:author="Giorgio Romeo">
    <w15:presenceInfo w15:providerId="Windows Live" w15:userId="edb85f2625b108f3"/>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17991"/>
    <w:rsid w:val="000230B9"/>
    <w:rsid w:val="00035469"/>
    <w:rsid w:val="00063435"/>
    <w:rsid w:val="00097BE3"/>
    <w:rsid w:val="000F6CC9"/>
    <w:rsid w:val="000F7986"/>
    <w:rsid w:val="00180E10"/>
    <w:rsid w:val="001940A6"/>
    <w:rsid w:val="001E71F1"/>
    <w:rsid w:val="001F1E46"/>
    <w:rsid w:val="00223523"/>
    <w:rsid w:val="00244FF0"/>
    <w:rsid w:val="002B504C"/>
    <w:rsid w:val="002C5C05"/>
    <w:rsid w:val="003E0547"/>
    <w:rsid w:val="004625F0"/>
    <w:rsid w:val="004D0DBB"/>
    <w:rsid w:val="005100F1"/>
    <w:rsid w:val="005E5B74"/>
    <w:rsid w:val="00602C04"/>
    <w:rsid w:val="00634813"/>
    <w:rsid w:val="006474EC"/>
    <w:rsid w:val="006625AC"/>
    <w:rsid w:val="0077137A"/>
    <w:rsid w:val="00803B46"/>
    <w:rsid w:val="00901A5E"/>
    <w:rsid w:val="009144B8"/>
    <w:rsid w:val="0098587D"/>
    <w:rsid w:val="00A15DE6"/>
    <w:rsid w:val="00AB08A6"/>
    <w:rsid w:val="00B30D28"/>
    <w:rsid w:val="00B36592"/>
    <w:rsid w:val="00B50293"/>
    <w:rsid w:val="00B81054"/>
    <w:rsid w:val="00BB168D"/>
    <w:rsid w:val="00BB291E"/>
    <w:rsid w:val="00BE1B5D"/>
    <w:rsid w:val="00C170B5"/>
    <w:rsid w:val="00C40F46"/>
    <w:rsid w:val="00C47DCB"/>
    <w:rsid w:val="00C53461"/>
    <w:rsid w:val="00D10CB7"/>
    <w:rsid w:val="00D174AE"/>
    <w:rsid w:val="00D42923"/>
    <w:rsid w:val="00D66B8A"/>
    <w:rsid w:val="00E728A1"/>
    <w:rsid w:val="00E807C1"/>
    <w:rsid w:val="00EA1662"/>
    <w:rsid w:val="00F4399A"/>
    <w:rsid w:val="00F8349C"/>
    <w:rsid w:val="00FC57A9"/>
    <w:rsid w:val="00FF55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25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25AC"/>
    <w:pPr>
      <w:ind w:left="720"/>
      <w:contextualSpacing/>
    </w:pPr>
  </w:style>
  <w:style w:type="paragraph" w:styleId="BalloonText">
    <w:name w:val="Balloon Text"/>
    <w:basedOn w:val="Normal"/>
    <w:link w:val="BalloonTextChar"/>
    <w:uiPriority w:val="99"/>
    <w:semiHidden/>
    <w:unhideWhenUsed/>
    <w:rsid w:val="00B50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293"/>
    <w:rPr>
      <w:rFonts w:ascii="Segoe UI" w:hAnsi="Segoe UI" w:cs="Segoe UI"/>
      <w:sz w:val="18"/>
      <w:szCs w:val="18"/>
    </w:rPr>
  </w:style>
  <w:style w:type="character" w:styleId="CommentReference">
    <w:name w:val="annotation reference"/>
    <w:basedOn w:val="DefaultParagraphFont"/>
    <w:uiPriority w:val="99"/>
    <w:semiHidden/>
    <w:unhideWhenUsed/>
    <w:rsid w:val="0098587D"/>
    <w:rPr>
      <w:sz w:val="16"/>
      <w:szCs w:val="16"/>
    </w:rPr>
  </w:style>
  <w:style w:type="paragraph" w:styleId="CommentText">
    <w:name w:val="annotation text"/>
    <w:basedOn w:val="Normal"/>
    <w:link w:val="CommentTextChar"/>
    <w:uiPriority w:val="99"/>
    <w:unhideWhenUsed/>
    <w:rsid w:val="0098587D"/>
    <w:pPr>
      <w:spacing w:line="240" w:lineRule="auto"/>
    </w:pPr>
    <w:rPr>
      <w:sz w:val="20"/>
      <w:szCs w:val="20"/>
    </w:rPr>
  </w:style>
  <w:style w:type="character" w:customStyle="1" w:styleId="CommentTextChar">
    <w:name w:val="Comment Text Char"/>
    <w:basedOn w:val="DefaultParagraphFont"/>
    <w:link w:val="CommentText"/>
    <w:uiPriority w:val="99"/>
    <w:rsid w:val="0098587D"/>
    <w:rPr>
      <w:sz w:val="20"/>
      <w:szCs w:val="20"/>
    </w:rPr>
  </w:style>
  <w:style w:type="paragraph" w:styleId="CommentSubject">
    <w:name w:val="annotation subject"/>
    <w:basedOn w:val="CommentText"/>
    <w:next w:val="CommentText"/>
    <w:link w:val="CommentSubjectChar"/>
    <w:uiPriority w:val="99"/>
    <w:semiHidden/>
    <w:unhideWhenUsed/>
    <w:rsid w:val="0098587D"/>
    <w:rPr>
      <w:b/>
      <w:bCs/>
    </w:rPr>
  </w:style>
  <w:style w:type="character" w:customStyle="1" w:styleId="CommentSubjectChar">
    <w:name w:val="Comment Subject Char"/>
    <w:basedOn w:val="CommentTextChar"/>
    <w:link w:val="CommentSubject"/>
    <w:uiPriority w:val="99"/>
    <w:semiHidden/>
    <w:rsid w:val="0098587D"/>
    <w:rPr>
      <w:b/>
      <w:bCs/>
      <w:sz w:val="20"/>
      <w:szCs w:val="20"/>
    </w:rPr>
  </w:style>
  <w:style w:type="paragraph" w:styleId="Caption">
    <w:name w:val="caption"/>
    <w:basedOn w:val="Normal"/>
    <w:next w:val="Normal"/>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SubtleEmphasis">
    <w:name w:val="Subtle Emphasis"/>
    <w:basedOn w:val="DefaultParagraphFont"/>
    <w:uiPriority w:val="19"/>
    <w:qFormat/>
    <w:rsid w:val="00BE1B5D"/>
    <w:rPr>
      <w:i/>
      <w:iCs/>
    </w:rPr>
  </w:style>
  <w:style w:type="table" w:styleId="TableGrid">
    <w:name w:val="Table Grid"/>
    <w:basedOn w:val="TableNormal"/>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55BD"/>
    <w:rPr>
      <w:color w:val="0563C1" w:themeColor="hyperlink"/>
      <w:u w:val="single"/>
    </w:rPr>
  </w:style>
  <w:style w:type="character" w:styleId="UnresolvedMention">
    <w:name w:val="Unresolved Mention"/>
    <w:basedOn w:val="DefaultParagraphFont"/>
    <w:uiPriority w:val="99"/>
    <w:semiHidden/>
    <w:unhideWhenUsed/>
    <w:rsid w:val="000F6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18/08/relationships/commentsExtensible" Target="commentsExtensible.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18</Pages>
  <Words>2878</Words>
  <Characters>16410</Characters>
  <Application>Microsoft Office Word</Application>
  <DocSecurity>0</DocSecurity>
  <Lines>136</Lines>
  <Paragraphs>38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Cristian Sbrolli</cp:lastModifiedBy>
  <cp:revision>21</cp:revision>
  <cp:lastPrinted>2020-12-31T08:44:00Z</cp:lastPrinted>
  <dcterms:created xsi:type="dcterms:W3CDTF">2020-12-25T12:17:00Z</dcterms:created>
  <dcterms:modified xsi:type="dcterms:W3CDTF">2020-12-31T12:06:00Z</dcterms:modified>
</cp:coreProperties>
</file>