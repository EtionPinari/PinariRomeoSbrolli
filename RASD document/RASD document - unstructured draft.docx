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r w:rsidRPr="00923D58">
        <w:rPr>
          <w:rFonts w:ascii="Bell MT" w:hAnsi="Bell MT"/>
        </w:rPr>
        <w:t>Covid Line up</w:t>
      </w:r>
    </w:p>
    <w:p w14:paraId="6D08120E" w14:textId="218DDCD2" w:rsidR="001118E3" w:rsidRPr="00923D58" w:rsidRDefault="001118E3" w:rsidP="00571C1D">
      <w:pPr>
        <w:pStyle w:val="Paragrafoelenco"/>
        <w:numPr>
          <w:ilvl w:val="0"/>
          <w:numId w:val="9"/>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10"/>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699595DC">
      <w:pPr>
        <w:pStyle w:val="Paragrafoelenco"/>
        <w:spacing w:line="240" w:lineRule="auto"/>
        <w:jc w:val="both"/>
        <w:rPr>
          <w:ins w:id="1" w:author="Etion Pinari" w:date="2020-12-01T20:56:00Z"/>
          <w:rStyle w:val="Enfasidelicata"/>
          <w:rFonts w:ascii="Bell MT" w:hAnsi="Bell MT"/>
          <w:i w:val="0"/>
          <w:iCs w:val="0"/>
          <w:sz w:val="24"/>
          <w:szCs w:val="24"/>
        </w:rPr>
      </w:pPr>
      <w:r w:rsidRPr="699595DC">
        <w:rPr>
          <w:rStyle w:val="Enfasidelicata"/>
          <w:rFonts w:ascii="Bell MT" w:hAnsi="Bell MT"/>
          <w:i w:val="0"/>
          <w:iCs w:val="0"/>
          <w:sz w:val="28"/>
          <w:szCs w:val="28"/>
        </w:rPr>
        <w:t xml:space="preserve">The system tries to </w:t>
      </w:r>
      <w:r w:rsidR="006B446F" w:rsidRPr="699595DC">
        <w:rPr>
          <w:rStyle w:val="Enfasidelicata"/>
          <w:rFonts w:ascii="Bell MT" w:hAnsi="Bell MT"/>
          <w:i w:val="0"/>
          <w:iCs w:val="0"/>
          <w:sz w:val="28"/>
          <w:szCs w:val="28"/>
        </w:rPr>
        <w:t>put an end to</w:t>
      </w:r>
      <w:r w:rsidRPr="699595DC">
        <w:rPr>
          <w:rStyle w:val="Enfasidelicata"/>
          <w:rFonts w:ascii="Bell MT" w:hAnsi="Bell MT"/>
          <w:i w:val="0"/>
          <w:iCs w:val="0"/>
          <w:sz w:val="28"/>
          <w:szCs w:val="28"/>
        </w:rPr>
        <w:t xml:space="preserve"> overcrowding </w:t>
      </w:r>
      <w:r w:rsidR="008009D1" w:rsidRPr="699595DC">
        <w:rPr>
          <w:rStyle w:val="Enfasidelicata"/>
          <w:rFonts w:ascii="Bell MT" w:hAnsi="Bell MT"/>
          <w:i w:val="0"/>
          <w:iCs w:val="0"/>
          <w:sz w:val="28"/>
          <w:szCs w:val="28"/>
        </w:rPr>
        <w:t xml:space="preserve">inside common spaces </w:t>
      </w:r>
      <w:r w:rsidRPr="699595DC">
        <w:rPr>
          <w:rStyle w:val="Enfasidelicata"/>
          <w:rFonts w:ascii="Bell MT" w:hAnsi="Bell MT"/>
          <w:i w:val="0"/>
          <w:iCs w:val="0"/>
          <w:sz w:val="28"/>
          <w:szCs w:val="28"/>
        </w:rPr>
        <w:t>and physical queues</w:t>
      </w:r>
      <w:r w:rsidR="008009D1" w:rsidRPr="699595DC">
        <w:rPr>
          <w:rStyle w:val="Enfasidelicata"/>
          <w:rFonts w:ascii="Bell MT" w:hAnsi="Bell MT"/>
          <w:i w:val="0"/>
          <w:iCs w:val="0"/>
          <w:sz w:val="28"/>
          <w:szCs w:val="28"/>
        </w:rPr>
        <w:t xml:space="preserve"> as much as possible</w:t>
      </w:r>
      <w:r w:rsidRPr="699595DC">
        <w:rPr>
          <w:rStyle w:val="Enfasidelicata"/>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Enfasidelicata"/>
          <w:rFonts w:ascii="Bell MT" w:hAnsi="Bell MT"/>
          <w:i w:val="0"/>
          <w:iCs w:val="0"/>
          <w:sz w:val="28"/>
          <w:szCs w:val="28"/>
        </w:rPr>
        <w:t>incentivize</w:t>
      </w:r>
      <w:r w:rsidRPr="699595DC">
        <w:rPr>
          <w:rStyle w:val="Enfasidelicata"/>
          <w:rFonts w:ascii="Bell MT" w:hAnsi="Bell MT"/>
          <w:i w:val="0"/>
          <w:iCs w:val="0"/>
          <w:sz w:val="28"/>
          <w:szCs w:val="28"/>
        </w:rPr>
        <w:t xml:space="preserve"> its users to line up virtually to go to said shops</w:t>
      </w:r>
      <w:r w:rsidR="006B446F" w:rsidRPr="699595DC">
        <w:rPr>
          <w:rStyle w:val="Enfasidelicata"/>
          <w:rFonts w:ascii="Bell MT" w:hAnsi="Bell MT"/>
          <w:i w:val="0"/>
          <w:iCs w:val="0"/>
          <w:sz w:val="28"/>
          <w:szCs w:val="28"/>
        </w:rPr>
        <w:t xml:space="preserve"> and </w:t>
      </w:r>
      <w:r w:rsidR="008009D1" w:rsidRPr="699595DC">
        <w:rPr>
          <w:rStyle w:val="Enfasidelicata"/>
          <w:rFonts w:ascii="Bell MT" w:hAnsi="Bell MT"/>
          <w:i w:val="0"/>
          <w:iCs w:val="0"/>
          <w:sz w:val="28"/>
          <w:szCs w:val="28"/>
        </w:rPr>
        <w:t>permit</w:t>
      </w:r>
      <w:r w:rsidRPr="699595DC">
        <w:rPr>
          <w:rStyle w:val="Enfasidelicata"/>
          <w:rFonts w:ascii="Bell MT" w:hAnsi="Bell MT"/>
          <w:i w:val="0"/>
          <w:iCs w:val="0"/>
          <w:sz w:val="28"/>
          <w:szCs w:val="28"/>
        </w:rPr>
        <w:t xml:space="preserve"> to the shop managers to check how many people are inside at any time</w:t>
      </w:r>
      <w:r w:rsidRPr="699595DC">
        <w:rPr>
          <w:rStyle w:val="Enfasidelicata"/>
          <w:rFonts w:ascii="Bell MT" w:hAnsi="Bell MT"/>
          <w:i w:val="0"/>
          <w:iCs w:val="0"/>
          <w:sz w:val="24"/>
          <w:szCs w:val="24"/>
        </w:rPr>
        <w:t>.</w:t>
      </w:r>
      <w:r w:rsidR="008009D1" w:rsidRPr="699595DC">
        <w:rPr>
          <w:rStyle w:val="Enfasidelicata"/>
          <w:rFonts w:ascii="Bell MT" w:hAnsi="Bell MT"/>
          <w:i w:val="0"/>
          <w:iCs w:val="0"/>
          <w:sz w:val="24"/>
          <w:szCs w:val="24"/>
        </w:rPr>
        <w:t xml:space="preserve"> </w:t>
      </w:r>
    </w:p>
    <w:p w14:paraId="68178072" w14:textId="225E3147" w:rsidR="699595DC" w:rsidRDefault="699595DC" w:rsidP="699595DC">
      <w:pPr>
        <w:pStyle w:val="Paragrafoelenco"/>
        <w:spacing w:line="240" w:lineRule="auto"/>
        <w:jc w:val="both"/>
        <w:rPr>
          <w:ins w:id="2" w:author="Etion Pinari" w:date="2020-12-01T20:56:00Z"/>
          <w:rStyle w:val="Enfasidelicata"/>
          <w:rFonts w:ascii="Bell MT" w:hAnsi="Bell MT"/>
          <w:i w:val="0"/>
          <w:iCs w:val="0"/>
          <w:sz w:val="24"/>
          <w:szCs w:val="24"/>
        </w:rPr>
      </w:pPr>
    </w:p>
    <w:p w14:paraId="2E46A27D" w14:textId="67FBAE4A" w:rsidR="5AEF00DB" w:rsidRDefault="5AEF00DB" w:rsidP="699595DC">
      <w:pPr>
        <w:pStyle w:val="Paragrafoelenco"/>
        <w:spacing w:line="240" w:lineRule="auto"/>
        <w:jc w:val="both"/>
        <w:rPr>
          <w:ins w:id="3" w:author="Etion Pinari" w:date="2020-12-01T21:02:00Z"/>
          <w:rStyle w:val="Enfasidelicata"/>
          <w:rFonts w:ascii="Bell MT" w:hAnsi="Bell MT"/>
          <w:i w:val="0"/>
          <w:iCs w:val="0"/>
          <w:sz w:val="24"/>
          <w:szCs w:val="24"/>
        </w:rPr>
      </w:pPr>
      <w:ins w:id="4" w:author="Etion Pinari" w:date="2020-12-01T20:56:00Z">
        <w:r w:rsidRPr="699595DC">
          <w:rPr>
            <w:rStyle w:val="Enfasidelicata"/>
            <w:rFonts w:ascii="Bell MT" w:hAnsi="Bell MT"/>
            <w:i w:val="0"/>
            <w:iCs w:val="0"/>
            <w:sz w:val="24"/>
            <w:szCs w:val="24"/>
          </w:rPr>
          <w:t>These goals are formally defined as the following:</w:t>
        </w:r>
      </w:ins>
    </w:p>
    <w:p w14:paraId="60A8D188" w14:textId="77892F9E" w:rsidR="699595DC" w:rsidRDefault="699595DC" w:rsidP="699595DC">
      <w:pPr>
        <w:pStyle w:val="Paragrafoelenco"/>
        <w:spacing w:line="240" w:lineRule="auto"/>
        <w:jc w:val="both"/>
        <w:rPr>
          <w:ins w:id="5" w:author="Etion Pinari" w:date="2020-12-01T20:59:00Z"/>
          <w:rStyle w:val="Enfasidelicata"/>
          <w:rFonts w:ascii="Bell MT" w:hAnsi="Bell MT"/>
          <w:i w:val="0"/>
          <w:iCs w:val="0"/>
          <w:sz w:val="24"/>
          <w:szCs w:val="24"/>
        </w:rPr>
      </w:pPr>
    </w:p>
    <w:p w14:paraId="6B2F9510" w14:textId="1F67A8D8" w:rsidR="2DF14870" w:rsidRDefault="2DF14870">
      <w:pPr>
        <w:pStyle w:val="Paragrafoelenco"/>
        <w:numPr>
          <w:ilvl w:val="2"/>
          <w:numId w:val="3"/>
        </w:numPr>
        <w:spacing w:line="240" w:lineRule="auto"/>
        <w:jc w:val="both"/>
        <w:rPr>
          <w:ins w:id="6" w:author="Etion Pinari" w:date="2020-12-01T20:56:00Z"/>
          <w:rStyle w:val="Enfasidelicata"/>
          <w:i w:val="0"/>
          <w:iCs w:val="0"/>
          <w:sz w:val="24"/>
          <w:szCs w:val="24"/>
        </w:rPr>
        <w:pPrChange w:id="7" w:author="Etion Pinari" w:date="2020-12-01T20:59:00Z">
          <w:pPr>
            <w:pStyle w:val="Paragrafoelenco"/>
            <w:spacing w:line="240" w:lineRule="auto"/>
            <w:jc w:val="both"/>
          </w:pPr>
        </w:pPrChange>
      </w:pPr>
      <w:ins w:id="8" w:author="Etion Pinari" w:date="2020-12-01T20:59:00Z">
        <w:r w:rsidRPr="699595DC">
          <w:rPr>
            <w:rStyle w:val="Enfasidelicata"/>
            <w:rFonts w:ascii="Bell MT" w:hAnsi="Bell MT"/>
            <w:i w:val="0"/>
            <w:iCs w:val="0"/>
            <w:sz w:val="24"/>
            <w:szCs w:val="24"/>
          </w:rPr>
          <w:t>Store Manager related:</w:t>
        </w:r>
      </w:ins>
    </w:p>
    <w:tbl>
      <w:tblPr>
        <w:tblStyle w:val="Grigliatabella"/>
        <w:tblW w:w="0" w:type="auto"/>
        <w:tblInd w:w="720" w:type="dxa"/>
        <w:tblLayout w:type="fixed"/>
        <w:tblLook w:val="06A0" w:firstRow="1" w:lastRow="0" w:firstColumn="1" w:lastColumn="0" w:noHBand="1" w:noVBand="1"/>
        <w:tblPrChange w:id="9" w:author="Etion Pinari" w:date="2020-12-01T20:58:00Z">
          <w:tblPr>
            <w:tblStyle w:val="Grigliatabella"/>
            <w:tblW w:w="0" w:type="nil"/>
            <w:tblInd w:w="720" w:type="dxa"/>
            <w:tblLayout w:type="fixed"/>
            <w:tblLook w:val="06A0" w:firstRow="1" w:lastRow="0" w:firstColumn="1" w:lastColumn="0" w:noHBand="1" w:noVBand="1"/>
          </w:tblPr>
        </w:tblPrChange>
      </w:tblPr>
      <w:tblGrid>
        <w:gridCol w:w="660"/>
        <w:gridCol w:w="8580"/>
        <w:tblGridChange w:id="10">
          <w:tblGrid>
            <w:gridCol w:w="4620"/>
            <w:gridCol w:w="4620"/>
          </w:tblGrid>
        </w:tblGridChange>
      </w:tblGrid>
      <w:tr w:rsidR="699595DC" w14:paraId="30E157DA" w14:textId="77777777" w:rsidTr="699595DC">
        <w:trPr>
          <w:ins w:id="11" w:author="Etion Pinari" w:date="2020-12-01T20:57:00Z"/>
        </w:trPr>
        <w:tc>
          <w:tcPr>
            <w:tcW w:w="660" w:type="dxa"/>
            <w:tcPrChange w:id="12" w:author="Etion Pinari" w:date="2020-12-01T20:58:00Z">
              <w:tcPr>
                <w:tcW w:w="4620" w:type="dxa"/>
              </w:tcPr>
            </w:tcPrChange>
          </w:tcPr>
          <w:p w14:paraId="09BCACF5" w14:textId="7A68EFDD" w:rsidR="5E13FF22" w:rsidRDefault="5E13FF22">
            <w:pPr>
              <w:pStyle w:val="Paragrafoelenco"/>
              <w:ind w:left="0"/>
              <w:rPr>
                <w:rStyle w:val="Enfasidelicata"/>
                <w:rFonts w:ascii="Bell MT" w:hAnsi="Bell MT"/>
                <w:i w:val="0"/>
                <w:iCs w:val="0"/>
                <w:sz w:val="24"/>
                <w:szCs w:val="24"/>
              </w:rPr>
              <w:pPrChange w:id="13" w:author="Etion Pinari" w:date="2020-12-01T20:57:00Z">
                <w:pPr/>
              </w:pPrChange>
            </w:pPr>
            <w:ins w:id="14" w:author="Etion Pinari" w:date="2020-12-01T20:58:00Z">
              <w:r w:rsidRPr="699595DC">
                <w:rPr>
                  <w:rStyle w:val="Enfasidelicata"/>
                  <w:rFonts w:ascii="Bell MT" w:hAnsi="Bell MT"/>
                  <w:i w:val="0"/>
                  <w:iCs w:val="0"/>
                  <w:sz w:val="24"/>
                  <w:szCs w:val="24"/>
                </w:rPr>
                <w:t>G1</w:t>
              </w:r>
            </w:ins>
          </w:p>
        </w:tc>
        <w:tc>
          <w:tcPr>
            <w:tcW w:w="8580" w:type="dxa"/>
            <w:tcPrChange w:id="15" w:author="Etion Pinari" w:date="2020-12-01T20:58:00Z">
              <w:tcPr>
                <w:tcW w:w="4620" w:type="dxa"/>
              </w:tcPr>
            </w:tcPrChange>
          </w:tcPr>
          <w:p w14:paraId="0F490A2D" w14:textId="714296A9" w:rsidR="5E13FF22" w:rsidRDefault="5E13FF22">
            <w:pPr>
              <w:pStyle w:val="Paragrafoelenco"/>
              <w:ind w:left="0"/>
              <w:rPr>
                <w:rStyle w:val="Enfasidelicata"/>
                <w:rFonts w:ascii="Bell MT" w:hAnsi="Bell MT"/>
                <w:i w:val="0"/>
                <w:iCs w:val="0"/>
                <w:sz w:val="24"/>
                <w:szCs w:val="24"/>
              </w:rPr>
              <w:pPrChange w:id="16" w:author="Etion Pinari" w:date="2020-12-01T20:58:00Z">
                <w:pPr/>
              </w:pPrChange>
            </w:pPr>
            <w:ins w:id="17" w:author="Etion Pinari" w:date="2020-12-01T20:58:00Z">
              <w:r w:rsidRPr="699595DC">
                <w:rPr>
                  <w:rStyle w:val="Enfasidelicata"/>
                  <w:rFonts w:ascii="Bell MT" w:hAnsi="Bell MT"/>
                  <w:i w:val="0"/>
                  <w:iCs w:val="0"/>
                  <w:sz w:val="24"/>
                  <w:szCs w:val="24"/>
                </w:rPr>
                <w:t>The store manager should track how many people are inside the store at any point in time.</w:t>
              </w:r>
            </w:ins>
          </w:p>
        </w:tc>
      </w:tr>
      <w:tr w:rsidR="699595DC" w14:paraId="338AE2D0" w14:textId="77777777" w:rsidTr="699595DC">
        <w:trPr>
          <w:ins w:id="18" w:author="Etion Pinari" w:date="2020-12-01T20:57:00Z"/>
        </w:trPr>
        <w:tc>
          <w:tcPr>
            <w:tcW w:w="660" w:type="dxa"/>
            <w:tcPrChange w:id="19" w:author="Etion Pinari" w:date="2020-12-01T20:58:00Z">
              <w:tcPr>
                <w:tcW w:w="4620" w:type="dxa"/>
              </w:tcPr>
            </w:tcPrChange>
          </w:tcPr>
          <w:p w14:paraId="20E6414B" w14:textId="79F9A73E" w:rsidR="5E13FF22" w:rsidRDefault="5E13FF22">
            <w:pPr>
              <w:pStyle w:val="Paragrafoelenco"/>
              <w:ind w:left="0"/>
              <w:rPr>
                <w:rStyle w:val="Enfasidelicata"/>
                <w:rFonts w:ascii="Bell MT" w:hAnsi="Bell MT"/>
                <w:i w:val="0"/>
                <w:iCs w:val="0"/>
                <w:sz w:val="24"/>
                <w:szCs w:val="24"/>
              </w:rPr>
              <w:pPrChange w:id="20" w:author="Etion Pinari" w:date="2020-12-01T20:57:00Z">
                <w:pPr/>
              </w:pPrChange>
            </w:pPr>
            <w:ins w:id="21" w:author="Etion Pinari" w:date="2020-12-01T20:58:00Z">
              <w:r w:rsidRPr="699595DC">
                <w:rPr>
                  <w:rStyle w:val="Enfasidelicata"/>
                  <w:rFonts w:ascii="Bell MT" w:hAnsi="Bell MT"/>
                  <w:i w:val="0"/>
                  <w:iCs w:val="0"/>
                  <w:sz w:val="24"/>
                  <w:szCs w:val="24"/>
                </w:rPr>
                <w:t>G2</w:t>
              </w:r>
            </w:ins>
          </w:p>
        </w:tc>
        <w:tc>
          <w:tcPr>
            <w:tcW w:w="8580" w:type="dxa"/>
            <w:tcPrChange w:id="22" w:author="Etion Pinari" w:date="2020-12-01T20:58:00Z">
              <w:tcPr>
                <w:tcW w:w="4620" w:type="dxa"/>
              </w:tcPr>
            </w:tcPrChange>
          </w:tcPr>
          <w:p w14:paraId="336B4D00" w14:textId="4A196D3E" w:rsidR="5E13FF22" w:rsidRDefault="5E13FF22">
            <w:pPr>
              <w:pStyle w:val="Paragrafoelenco"/>
              <w:ind w:left="0"/>
              <w:rPr>
                <w:rStyle w:val="Enfasidelicata"/>
                <w:rFonts w:ascii="Bell MT" w:hAnsi="Bell MT"/>
                <w:i w:val="0"/>
                <w:iCs w:val="0"/>
                <w:sz w:val="24"/>
                <w:szCs w:val="24"/>
              </w:rPr>
              <w:pPrChange w:id="23" w:author="Etion Pinari" w:date="2020-12-01T20:58:00Z">
                <w:pPr/>
              </w:pPrChange>
            </w:pPr>
            <w:ins w:id="24" w:author="Etion Pinari" w:date="2020-12-01T20:58:00Z">
              <w:r w:rsidRPr="699595DC">
                <w:rPr>
                  <w:rStyle w:val="Enfasidelicata"/>
                  <w:rFonts w:ascii="Bell MT" w:hAnsi="Bell MT"/>
                  <w:i w:val="0"/>
                  <w:iCs w:val="0"/>
                  <w:sz w:val="24"/>
                  <w:szCs w:val="24"/>
                </w:rPr>
                <w:t>The store manager should regulate the influx of people that can enter inside the store.</w:t>
              </w:r>
            </w:ins>
          </w:p>
        </w:tc>
      </w:tr>
    </w:tbl>
    <w:p w14:paraId="1DA25A87" w14:textId="392F0B01" w:rsidR="699595DC" w:rsidRDefault="699595DC">
      <w:pPr>
        <w:ind w:left="720"/>
        <w:rPr>
          <w:ins w:id="25" w:author="Etion Pinari" w:date="2020-12-01T21:02:00Z"/>
          <w:rFonts w:ascii="Bell MT" w:eastAsia="Bell MT" w:hAnsi="Bell MT" w:cs="Bell MT"/>
          <w:sz w:val="24"/>
          <w:szCs w:val="24"/>
        </w:rPr>
        <w:pPrChange w:id="26" w:author="Etion Pinari" w:date="2020-12-01T21:02:00Z">
          <w:pPr/>
        </w:pPrChange>
      </w:pPr>
    </w:p>
    <w:p w14:paraId="54894030" w14:textId="3496BB47" w:rsidR="4C65A1FE" w:rsidRDefault="4C65A1FE">
      <w:pPr>
        <w:pStyle w:val="Paragrafoelenco"/>
        <w:numPr>
          <w:ilvl w:val="2"/>
          <w:numId w:val="2"/>
        </w:numPr>
        <w:rPr>
          <w:ins w:id="27" w:author="Etion Pinari" w:date="2020-12-01T21:00:00Z"/>
          <w:rFonts w:ascii="Bell MT" w:eastAsia="Bell MT" w:hAnsi="Bell MT" w:cs="Bell MT"/>
          <w:sz w:val="24"/>
          <w:szCs w:val="24"/>
        </w:rPr>
        <w:pPrChange w:id="28" w:author="Etion Pinari" w:date="2020-12-01T20:59:00Z">
          <w:pPr/>
        </w:pPrChange>
      </w:pPr>
      <w:ins w:id="29" w:author="Etion Pinari" w:date="2020-12-01T20:59:00Z">
        <w:r w:rsidRPr="699595DC">
          <w:rPr>
            <w:rFonts w:ascii="Bell MT" w:eastAsia="Bell MT" w:hAnsi="Bell MT" w:cs="Bell MT"/>
            <w:sz w:val="24"/>
            <w:szCs w:val="24"/>
            <w:rPrChange w:id="30" w:author="Etion Pinari" w:date="2020-12-01T21:00:00Z">
              <w:rPr/>
            </w:rPrChange>
          </w:rPr>
          <w:t>Store</w:t>
        </w:r>
      </w:ins>
      <w:ins w:id="31" w:author="Etion Pinari" w:date="2020-12-01T21:00:00Z">
        <w:r w:rsidRPr="699595DC">
          <w:rPr>
            <w:rFonts w:ascii="Bell MT" w:eastAsia="Bell MT" w:hAnsi="Bell MT" w:cs="Bell MT"/>
            <w:sz w:val="24"/>
            <w:szCs w:val="24"/>
            <w:rPrChange w:id="32" w:author="Etion Pinari" w:date="2020-12-01T21:00:00Z">
              <w:rPr/>
            </w:rPrChange>
          </w:rPr>
          <w:t xml:space="preserve"> stakeholders and users</w:t>
        </w:r>
      </w:ins>
    </w:p>
    <w:tbl>
      <w:tblPr>
        <w:tblStyle w:val="Grigliatabella"/>
        <w:tblW w:w="0" w:type="auto"/>
        <w:tblInd w:w="720" w:type="dxa"/>
        <w:tblLayout w:type="fixed"/>
        <w:tblLook w:val="06A0" w:firstRow="1" w:lastRow="0" w:firstColumn="1" w:lastColumn="0" w:noHBand="1" w:noVBand="1"/>
        <w:tblPrChange w:id="33" w:author="Etion Pinari" w:date="2020-12-01T21:01:00Z">
          <w:tblPr>
            <w:tblStyle w:val="Grigliatabella"/>
            <w:tblW w:w="0" w:type="nil"/>
            <w:tblInd w:w="720" w:type="dxa"/>
            <w:tblLayout w:type="fixed"/>
            <w:tblLook w:val="06A0" w:firstRow="1" w:lastRow="0" w:firstColumn="1" w:lastColumn="0" w:noHBand="1" w:noVBand="1"/>
          </w:tblPr>
        </w:tblPrChange>
      </w:tblPr>
      <w:tblGrid>
        <w:gridCol w:w="645"/>
        <w:gridCol w:w="8595"/>
        <w:tblGridChange w:id="34">
          <w:tblGrid>
            <w:gridCol w:w="4620"/>
            <w:gridCol w:w="4620"/>
          </w:tblGrid>
        </w:tblGridChange>
      </w:tblGrid>
      <w:tr w:rsidR="699595DC" w14:paraId="06735E2C" w14:textId="77777777" w:rsidTr="699595DC">
        <w:trPr>
          <w:ins w:id="35" w:author="Etion Pinari" w:date="2020-12-01T21:01:00Z"/>
        </w:trPr>
        <w:tc>
          <w:tcPr>
            <w:tcW w:w="645" w:type="dxa"/>
            <w:tcPrChange w:id="36" w:author="Etion Pinari" w:date="2020-12-01T21:01:00Z">
              <w:tcPr>
                <w:tcW w:w="4620" w:type="dxa"/>
              </w:tcPr>
            </w:tcPrChange>
          </w:tcPr>
          <w:p w14:paraId="71AD4CE6" w14:textId="6DCC8675" w:rsidR="370E1471" w:rsidRDefault="370E1471" w:rsidP="699595DC">
            <w:pPr>
              <w:rPr>
                <w:rFonts w:ascii="Bell MT" w:eastAsia="Bell MT" w:hAnsi="Bell MT" w:cs="Bell MT"/>
                <w:sz w:val="24"/>
                <w:szCs w:val="24"/>
              </w:rPr>
            </w:pPr>
            <w:ins w:id="37" w:author="Etion Pinari" w:date="2020-12-01T21:01:00Z">
              <w:r w:rsidRPr="699595DC">
                <w:rPr>
                  <w:rFonts w:ascii="Bell MT" w:eastAsia="Bell MT" w:hAnsi="Bell MT" w:cs="Bell MT"/>
                  <w:sz w:val="24"/>
                  <w:szCs w:val="24"/>
                </w:rPr>
                <w:t>G3</w:t>
              </w:r>
            </w:ins>
          </w:p>
        </w:tc>
        <w:tc>
          <w:tcPr>
            <w:tcW w:w="8595" w:type="dxa"/>
            <w:tcPrChange w:id="38" w:author="Etion Pinari" w:date="2020-12-01T21:01:00Z">
              <w:tcPr>
                <w:tcW w:w="4620" w:type="dxa"/>
              </w:tcPr>
            </w:tcPrChange>
          </w:tcPr>
          <w:p w14:paraId="67AA9491" w14:textId="1DDA52D2" w:rsidR="370E1471" w:rsidRDefault="370E1471" w:rsidP="699595DC">
            <w:pPr>
              <w:rPr>
                <w:rFonts w:ascii="Bell MT" w:eastAsia="Bell MT" w:hAnsi="Bell MT" w:cs="Bell MT"/>
                <w:sz w:val="24"/>
                <w:szCs w:val="24"/>
              </w:rPr>
            </w:pPr>
            <w:ins w:id="39" w:author="Etion Pinari" w:date="2020-12-01T21:01:00Z">
              <w:r w:rsidRPr="699595DC">
                <w:rPr>
                  <w:rFonts w:ascii="Bell MT" w:eastAsia="Bell MT" w:hAnsi="Bell MT" w:cs="Bell MT"/>
                  <w:sz w:val="24"/>
                  <w:szCs w:val="24"/>
                </w:rPr>
                <w:t>Everybody should be able to maintain social distancing inside the stores.</w:t>
              </w:r>
            </w:ins>
          </w:p>
        </w:tc>
      </w:tr>
      <w:tr w:rsidR="699595DC" w14:paraId="04FC112D" w14:textId="77777777" w:rsidTr="699595DC">
        <w:trPr>
          <w:ins w:id="40" w:author="Etion Pinari" w:date="2020-12-01T21:01:00Z"/>
        </w:trPr>
        <w:tc>
          <w:tcPr>
            <w:tcW w:w="645" w:type="dxa"/>
            <w:tcPrChange w:id="41" w:author="Etion Pinari" w:date="2020-12-01T21:01:00Z">
              <w:tcPr>
                <w:tcW w:w="4620" w:type="dxa"/>
              </w:tcPr>
            </w:tcPrChange>
          </w:tcPr>
          <w:p w14:paraId="3DB294CE" w14:textId="176F0D92" w:rsidR="370E1471" w:rsidRDefault="370E1471" w:rsidP="699595DC">
            <w:pPr>
              <w:rPr>
                <w:rFonts w:ascii="Bell MT" w:eastAsia="Bell MT" w:hAnsi="Bell MT" w:cs="Bell MT"/>
                <w:sz w:val="24"/>
                <w:szCs w:val="24"/>
              </w:rPr>
            </w:pPr>
            <w:ins w:id="42" w:author="Etion Pinari" w:date="2020-12-01T21:01:00Z">
              <w:r w:rsidRPr="699595DC">
                <w:rPr>
                  <w:rFonts w:ascii="Bell MT" w:eastAsia="Bell MT" w:hAnsi="Bell MT" w:cs="Bell MT"/>
                  <w:sz w:val="24"/>
                  <w:szCs w:val="24"/>
                </w:rPr>
                <w:t>G4</w:t>
              </w:r>
            </w:ins>
          </w:p>
        </w:tc>
        <w:tc>
          <w:tcPr>
            <w:tcW w:w="8595" w:type="dxa"/>
            <w:tcPrChange w:id="43" w:author="Etion Pinari" w:date="2020-12-01T21:01:00Z">
              <w:tcPr>
                <w:tcW w:w="4620" w:type="dxa"/>
              </w:tcPr>
            </w:tcPrChange>
          </w:tcPr>
          <w:p w14:paraId="6961FFEC" w14:textId="1E1EC1AA" w:rsidR="370E1471" w:rsidRDefault="370E1471" w:rsidP="699595DC">
            <w:pPr>
              <w:rPr>
                <w:rFonts w:ascii="Bell MT" w:eastAsia="Bell MT" w:hAnsi="Bell MT" w:cs="Bell MT"/>
                <w:sz w:val="24"/>
                <w:szCs w:val="24"/>
              </w:rPr>
            </w:pPr>
            <w:ins w:id="44" w:author="Etion Pinari" w:date="2020-12-01T21:01:00Z">
              <w:r w:rsidRPr="699595DC">
                <w:rPr>
                  <w:rFonts w:ascii="Bell MT" w:eastAsia="Bell MT" w:hAnsi="Bell MT" w:cs="Bell MT"/>
                  <w:sz w:val="24"/>
                  <w:szCs w:val="24"/>
                </w:rPr>
                <w:t>Everybody should be able to maintain social distancing in front of the stores.</w:t>
              </w:r>
            </w:ins>
          </w:p>
        </w:tc>
      </w:tr>
    </w:tbl>
    <w:p w14:paraId="03D65A70" w14:textId="77777777" w:rsidR="006B446F" w:rsidRPr="00923D58" w:rsidRDefault="006B446F" w:rsidP="699595DC">
      <w:pPr>
        <w:pStyle w:val="Paragrafoelenco"/>
        <w:spacing w:line="240" w:lineRule="auto"/>
        <w:rPr>
          <w:ins w:id="45" w:author="Etion Pinari" w:date="2020-12-01T21:02:00Z"/>
          <w:rStyle w:val="Enfasidelicata"/>
          <w:rFonts w:ascii="Bell MT" w:hAnsi="Bell MT"/>
          <w:i w:val="0"/>
          <w:iCs w:val="0"/>
          <w:sz w:val="28"/>
          <w:szCs w:val="28"/>
        </w:rPr>
      </w:pPr>
    </w:p>
    <w:p w14:paraId="7C52F9D7" w14:textId="56B047EB" w:rsidR="370E1471" w:rsidRPr="004909D9" w:rsidRDefault="370E1471">
      <w:pPr>
        <w:pStyle w:val="Paragrafoelenco"/>
        <w:numPr>
          <w:ilvl w:val="2"/>
          <w:numId w:val="1"/>
        </w:numPr>
        <w:spacing w:line="240" w:lineRule="auto"/>
        <w:rPr>
          <w:ins w:id="46" w:author="Etion Pinari" w:date="2020-12-01T21:03:00Z"/>
          <w:rStyle w:val="Enfasidelicata"/>
          <w:i w:val="0"/>
          <w:iCs w:val="0"/>
          <w:sz w:val="24"/>
          <w:szCs w:val="24"/>
          <w:rPrChange w:id="47" w:author="Giorgio Romeo" w:date="2020-12-02T00:40:00Z">
            <w:rPr>
              <w:ins w:id="48" w:author="Etion Pinari" w:date="2020-12-01T21:03:00Z"/>
              <w:rStyle w:val="Enfasidelicata"/>
              <w:i w:val="0"/>
              <w:iCs w:val="0"/>
              <w:sz w:val="28"/>
              <w:szCs w:val="28"/>
            </w:rPr>
          </w:rPrChange>
        </w:rPr>
        <w:pPrChange w:id="49" w:author="Etion Pinari" w:date="2020-12-01T21:02:00Z">
          <w:pPr>
            <w:pStyle w:val="Paragrafoelenco"/>
            <w:spacing w:line="240" w:lineRule="auto"/>
          </w:pPr>
        </w:pPrChange>
      </w:pPr>
      <w:ins w:id="50" w:author="Etion Pinari" w:date="2020-12-01T21:02:00Z">
        <w:r w:rsidRPr="004909D9">
          <w:rPr>
            <w:rStyle w:val="Enfasidelicata"/>
            <w:rFonts w:ascii="Bell MT" w:hAnsi="Bell MT"/>
            <w:i w:val="0"/>
            <w:iCs w:val="0"/>
            <w:sz w:val="24"/>
            <w:szCs w:val="24"/>
            <w:rPrChange w:id="51" w:author="Giorgio Romeo" w:date="2020-12-02T00:40:00Z">
              <w:rPr>
                <w:rStyle w:val="Enfasidelicata"/>
                <w:rFonts w:ascii="Bell MT" w:hAnsi="Bell MT"/>
                <w:i w:val="0"/>
                <w:iCs w:val="0"/>
                <w:sz w:val="28"/>
                <w:szCs w:val="28"/>
              </w:rPr>
            </w:rPrChange>
          </w:rPr>
          <w:t>Users and customers</w:t>
        </w:r>
      </w:ins>
    </w:p>
    <w:tbl>
      <w:tblPr>
        <w:tblStyle w:val="Grigliatabella"/>
        <w:tblW w:w="0" w:type="auto"/>
        <w:tblInd w:w="720" w:type="dxa"/>
        <w:tblLayout w:type="fixed"/>
        <w:tblLook w:val="06A0" w:firstRow="1" w:lastRow="0" w:firstColumn="1" w:lastColumn="0" w:noHBand="1" w:noVBand="1"/>
        <w:tblPrChange w:id="52" w:author="Etion Pinari" w:date="2020-12-01T21:03:00Z">
          <w:tblPr>
            <w:tblStyle w:val="Grigliatabella"/>
            <w:tblW w:w="0" w:type="nil"/>
            <w:tblInd w:w="720" w:type="dxa"/>
            <w:tblLayout w:type="fixed"/>
            <w:tblLook w:val="06A0" w:firstRow="1" w:lastRow="0" w:firstColumn="1" w:lastColumn="0" w:noHBand="1" w:noVBand="1"/>
          </w:tblPr>
        </w:tblPrChange>
      </w:tblPr>
      <w:tblGrid>
        <w:gridCol w:w="840"/>
        <w:gridCol w:w="8400"/>
        <w:tblGridChange w:id="53">
          <w:tblGrid>
            <w:gridCol w:w="4620"/>
            <w:gridCol w:w="4620"/>
          </w:tblGrid>
        </w:tblGridChange>
      </w:tblGrid>
      <w:tr w:rsidR="699595DC" w14:paraId="68C64992" w14:textId="77777777" w:rsidTr="699595DC">
        <w:trPr>
          <w:ins w:id="54" w:author="Etion Pinari" w:date="2020-12-01T21:03:00Z"/>
        </w:trPr>
        <w:tc>
          <w:tcPr>
            <w:tcW w:w="840" w:type="dxa"/>
            <w:tcPrChange w:id="55" w:author="Etion Pinari" w:date="2020-12-01T21:03:00Z">
              <w:tcPr>
                <w:tcW w:w="4620" w:type="dxa"/>
              </w:tcPr>
            </w:tcPrChange>
          </w:tcPr>
          <w:p w14:paraId="01C5DC63" w14:textId="6D35C799" w:rsidR="370E1471" w:rsidRDefault="370E1471" w:rsidP="699595DC">
            <w:pPr>
              <w:rPr>
                <w:rStyle w:val="Enfasidelicata"/>
                <w:rFonts w:ascii="Bell MT" w:hAnsi="Bell MT"/>
                <w:i w:val="0"/>
                <w:iCs w:val="0"/>
                <w:sz w:val="28"/>
                <w:szCs w:val="28"/>
              </w:rPr>
            </w:pPr>
            <w:ins w:id="56" w:author="Etion Pinari" w:date="2020-12-01T21:03:00Z">
              <w:r w:rsidRPr="699595DC">
                <w:rPr>
                  <w:rStyle w:val="Enfasidelicata"/>
                  <w:rFonts w:ascii="Bell MT" w:hAnsi="Bell MT"/>
                  <w:i w:val="0"/>
                  <w:iCs w:val="0"/>
                  <w:sz w:val="28"/>
                  <w:szCs w:val="28"/>
                </w:rPr>
                <w:t>G5</w:t>
              </w:r>
            </w:ins>
          </w:p>
        </w:tc>
        <w:tc>
          <w:tcPr>
            <w:tcW w:w="8400" w:type="dxa"/>
            <w:tcPrChange w:id="57" w:author="Etion Pinari" w:date="2020-12-01T21:03:00Z">
              <w:tcPr>
                <w:tcW w:w="4620" w:type="dxa"/>
              </w:tcPr>
            </w:tcPrChange>
          </w:tcPr>
          <w:p w14:paraId="2493F6D5" w14:textId="3E19757B" w:rsidR="370E1471" w:rsidRDefault="370E1471" w:rsidP="699595DC">
            <w:pPr>
              <w:rPr>
                <w:rStyle w:val="Enfasidelicata"/>
                <w:rFonts w:ascii="Bell MT" w:hAnsi="Bell MT"/>
                <w:i w:val="0"/>
                <w:iCs w:val="0"/>
                <w:sz w:val="28"/>
                <w:szCs w:val="28"/>
              </w:rPr>
            </w:pPr>
            <w:ins w:id="58" w:author="Etion Pinari" w:date="2020-12-01T21:03:00Z">
              <w:r w:rsidRPr="699595DC">
                <w:rPr>
                  <w:rStyle w:val="Enfasidelicata"/>
                  <w:rFonts w:ascii="Bell MT" w:hAnsi="Bell MT"/>
                  <w:i w:val="0"/>
                  <w:iCs w:val="0"/>
                  <w:sz w:val="28"/>
                  <w:szCs w:val="28"/>
                </w:rPr>
                <w:t>Anyone who wants to book a visit to the stores should decide their desired time to go.</w:t>
              </w:r>
            </w:ins>
          </w:p>
        </w:tc>
      </w:tr>
      <w:tr w:rsidR="699595DC" w14:paraId="7D0CDF00" w14:textId="77777777" w:rsidTr="699595DC">
        <w:trPr>
          <w:ins w:id="59" w:author="Etion Pinari" w:date="2020-12-01T21:03:00Z"/>
        </w:trPr>
        <w:tc>
          <w:tcPr>
            <w:tcW w:w="840" w:type="dxa"/>
            <w:tcPrChange w:id="60" w:author="Etion Pinari" w:date="2020-12-01T21:03:00Z">
              <w:tcPr>
                <w:tcW w:w="4620" w:type="dxa"/>
              </w:tcPr>
            </w:tcPrChange>
          </w:tcPr>
          <w:p w14:paraId="34648B17" w14:textId="104D4494" w:rsidR="370E1471" w:rsidRDefault="370E1471" w:rsidP="699595DC">
            <w:pPr>
              <w:rPr>
                <w:rStyle w:val="Enfasidelicata"/>
                <w:rFonts w:ascii="Bell MT" w:hAnsi="Bell MT"/>
                <w:i w:val="0"/>
                <w:iCs w:val="0"/>
                <w:sz w:val="28"/>
                <w:szCs w:val="28"/>
              </w:rPr>
            </w:pPr>
            <w:ins w:id="61" w:author="Etion Pinari" w:date="2020-12-01T21:03:00Z">
              <w:r w:rsidRPr="699595DC">
                <w:rPr>
                  <w:rStyle w:val="Enfasidelicata"/>
                  <w:rFonts w:ascii="Bell MT" w:hAnsi="Bell MT"/>
                  <w:i w:val="0"/>
                  <w:iCs w:val="0"/>
                  <w:sz w:val="28"/>
                  <w:szCs w:val="28"/>
                </w:rPr>
                <w:t>G6</w:t>
              </w:r>
            </w:ins>
          </w:p>
        </w:tc>
        <w:tc>
          <w:tcPr>
            <w:tcW w:w="8400" w:type="dxa"/>
            <w:tcPrChange w:id="62" w:author="Etion Pinari" w:date="2020-12-01T21:03:00Z">
              <w:tcPr>
                <w:tcW w:w="4620" w:type="dxa"/>
              </w:tcPr>
            </w:tcPrChange>
          </w:tcPr>
          <w:p w14:paraId="3784A272" w14:textId="6CF738C8" w:rsidR="370E1471" w:rsidRDefault="370E1471" w:rsidP="699595DC">
            <w:pPr>
              <w:rPr>
                <w:rStyle w:val="Enfasidelicata"/>
                <w:rFonts w:ascii="Bell MT" w:hAnsi="Bell MT"/>
                <w:i w:val="0"/>
                <w:iCs w:val="0"/>
                <w:sz w:val="28"/>
                <w:szCs w:val="28"/>
              </w:rPr>
            </w:pPr>
            <w:ins w:id="63" w:author="Etion Pinari" w:date="2020-12-01T21:03:00Z">
              <w:r w:rsidRPr="699595DC">
                <w:rPr>
                  <w:rStyle w:val="Enfasidelicata"/>
                  <w:rFonts w:ascii="Bell MT" w:hAnsi="Bell MT"/>
                  <w:i w:val="0"/>
                  <w:iCs w:val="0"/>
                  <w:sz w:val="28"/>
                  <w:szCs w:val="28"/>
                </w:rPr>
                <w:t>Anyone who wants to go in any store should not need to stand in queue in front of it and wait.</w:t>
              </w:r>
            </w:ins>
          </w:p>
        </w:tc>
      </w:tr>
    </w:tbl>
    <w:p w14:paraId="25D466A7" w14:textId="77777777" w:rsidR="004909D9" w:rsidRDefault="004909D9">
      <w:pPr>
        <w:ind w:left="720" w:firstLine="720"/>
        <w:rPr>
          <w:ins w:id="64" w:author="Giorgio Romeo" w:date="2020-12-02T00:40:00Z"/>
          <w:rFonts w:ascii="Bell MT" w:eastAsia="Bell MT" w:hAnsi="Bell MT" w:cs="Bell MT"/>
          <w:sz w:val="24"/>
          <w:szCs w:val="24"/>
        </w:rPr>
      </w:pPr>
    </w:p>
    <w:p w14:paraId="71FE9882" w14:textId="2AF8CCC5" w:rsidR="370E1471" w:rsidRDefault="370E1471">
      <w:pPr>
        <w:ind w:left="720" w:firstLine="720"/>
        <w:rPr>
          <w:ins w:id="65" w:author="Etion Pinari" w:date="2020-12-01T21:05:00Z"/>
          <w:rFonts w:ascii="Bell MT" w:eastAsia="Bell MT" w:hAnsi="Bell MT" w:cs="Bell MT"/>
          <w:sz w:val="24"/>
          <w:szCs w:val="24"/>
        </w:rPr>
        <w:pPrChange w:id="66" w:author="Etion Pinari" w:date="2020-12-01T21:04:00Z">
          <w:pPr/>
        </w:pPrChange>
      </w:pPr>
      <w:ins w:id="67" w:author="Etion Pinari" w:date="2020-12-01T21:04:00Z">
        <w:r w:rsidRPr="699595DC">
          <w:rPr>
            <w:rFonts w:ascii="Bell MT" w:eastAsia="Bell MT" w:hAnsi="Bell MT" w:cs="Bell MT"/>
            <w:sz w:val="24"/>
            <w:szCs w:val="24"/>
            <w:rPrChange w:id="68" w:author="Etion Pinari" w:date="2020-12-01T21:04:00Z">
              <w:rPr/>
            </w:rPrChange>
          </w:rPr>
          <w:lastRenderedPageBreak/>
          <w:t>A subgoal</w:t>
        </w:r>
        <w:r w:rsidRPr="699595DC">
          <w:rPr>
            <w:rFonts w:ascii="Bell MT" w:eastAsia="Bell MT" w:hAnsi="Bell MT" w:cs="Bell MT"/>
            <w:sz w:val="24"/>
            <w:szCs w:val="24"/>
          </w:rPr>
          <w:t xml:space="preserve"> of these two goals would be</w:t>
        </w:r>
      </w:ins>
      <w:ins w:id="69" w:author="Etion Pinari" w:date="2020-12-01T21:05:00Z">
        <w:r w:rsidRPr="699595DC">
          <w:rPr>
            <w:rFonts w:ascii="Bell MT" w:eastAsia="Bell MT" w:hAnsi="Bell MT" w:cs="Bell MT"/>
            <w:sz w:val="24"/>
            <w:szCs w:val="24"/>
          </w:rPr>
          <w:t>:</w:t>
        </w:r>
      </w:ins>
    </w:p>
    <w:p w14:paraId="3FFCD427" w14:textId="36D504C9" w:rsidR="370E1471" w:rsidRDefault="370E1471" w:rsidP="699595DC">
      <w:pPr>
        <w:ind w:left="720" w:firstLine="720"/>
        <w:rPr>
          <w:rFonts w:ascii="Bell MT" w:eastAsia="Bell MT" w:hAnsi="Bell MT" w:cs="Bell MT"/>
          <w:sz w:val="24"/>
          <w:szCs w:val="24"/>
          <w:rPrChange w:id="70" w:author="Etion Pinari" w:date="2020-12-01T21:04:00Z">
            <w:rPr/>
          </w:rPrChange>
        </w:rPr>
      </w:pPr>
      <w:ins w:id="71" w:author="Etion Pinari" w:date="2020-12-01T21:05:00Z">
        <w:r w:rsidRPr="699595DC">
          <w:rPr>
            <w:rFonts w:ascii="Bell MT" w:eastAsia="Bell MT" w:hAnsi="Bell MT" w:cs="Bell MT"/>
            <w:sz w:val="24"/>
            <w:szCs w:val="24"/>
          </w:rPr>
          <w:t>Sub-G7: “The ability to know which stores are available to go to, at any moment.”</w:t>
        </w:r>
      </w:ins>
    </w:p>
    <w:p w14:paraId="5A3E592F" w14:textId="3C5D72A7" w:rsidR="699595DC" w:rsidRDefault="699595DC" w:rsidP="699595DC">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138475DA" w14:textId="078F7682" w:rsidR="003D51FB" w:rsidRDefault="003D51FB" w:rsidP="003D51FB">
      <w:pPr>
        <w:spacing w:line="240" w:lineRule="auto"/>
        <w:ind w:left="720"/>
        <w:jc w:val="both"/>
        <w:rPr>
          <w:rStyle w:val="Enfasidelicata"/>
          <w:rFonts w:ascii="Bell MT" w:hAnsi="Bell MT"/>
          <w:i w:val="0"/>
          <w:iCs w:val="0"/>
          <w:sz w:val="28"/>
          <w:szCs w:val="28"/>
        </w:rPr>
      </w:pPr>
      <w:r w:rsidRPr="00634A90">
        <w:rPr>
          <w:rStyle w:val="Enfasidelicata"/>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Enfasidelicata"/>
          <w:rFonts w:ascii="Bell MT" w:hAnsi="Bell MT"/>
          <w:i w:val="0"/>
          <w:iCs w:val="0"/>
          <w:sz w:val="28"/>
          <w:szCs w:val="28"/>
        </w:rPr>
      </w:pPr>
    </w:p>
    <w:p w14:paraId="21E67AE8" w14:textId="2205CEB4" w:rsidR="003D51FB" w:rsidRDefault="003D51FB" w:rsidP="003D51FB">
      <w:pPr>
        <w:spacing w:line="240" w:lineRule="auto"/>
        <w:ind w:left="720"/>
        <w:jc w:val="both"/>
        <w:rPr>
          <w:rStyle w:val="Enfasidelicata"/>
          <w:rFonts w:ascii="Bell MT" w:hAnsi="Bell MT"/>
          <w:i w:val="0"/>
          <w:iCs w:val="0"/>
          <w:sz w:val="28"/>
          <w:szCs w:val="28"/>
        </w:rPr>
      </w:pPr>
    </w:p>
    <w:p w14:paraId="53D7A09D" w14:textId="12397CFB" w:rsidR="003D51FB" w:rsidRDefault="003D51FB" w:rsidP="003D51FB">
      <w:pPr>
        <w:spacing w:line="240" w:lineRule="auto"/>
        <w:ind w:left="720"/>
        <w:jc w:val="both"/>
        <w:rPr>
          <w:rStyle w:val="Enfasidelicata"/>
          <w:rFonts w:ascii="Bell MT" w:hAnsi="Bell MT"/>
          <w:i w:val="0"/>
          <w:iCs w:val="0"/>
          <w:sz w:val="28"/>
          <w:szCs w:val="28"/>
        </w:rPr>
      </w:pPr>
    </w:p>
    <w:p w14:paraId="427C69C6" w14:textId="39F29A6F" w:rsidR="003D51FB" w:rsidRDefault="003D51FB" w:rsidP="003D51FB">
      <w:pPr>
        <w:spacing w:line="240" w:lineRule="auto"/>
        <w:ind w:left="720"/>
        <w:jc w:val="both"/>
        <w:rPr>
          <w:rStyle w:val="Enfasidelicata"/>
          <w:rFonts w:ascii="Bell MT" w:hAnsi="Bell MT"/>
          <w:i w:val="0"/>
          <w:iCs w:val="0"/>
          <w:sz w:val="28"/>
          <w:szCs w:val="28"/>
        </w:rPr>
      </w:pPr>
    </w:p>
    <w:p w14:paraId="2B1B756F" w14:textId="5774E662" w:rsidR="003D51FB" w:rsidRDefault="003D51FB" w:rsidP="003D51FB">
      <w:pPr>
        <w:spacing w:line="240" w:lineRule="auto"/>
        <w:ind w:left="720"/>
        <w:jc w:val="both"/>
        <w:rPr>
          <w:rStyle w:val="Enfasidelicata"/>
          <w:rFonts w:ascii="Bell MT" w:hAnsi="Bell MT"/>
          <w:i w:val="0"/>
          <w:iCs w:val="0"/>
          <w:sz w:val="28"/>
          <w:szCs w:val="28"/>
        </w:rPr>
      </w:pPr>
    </w:p>
    <w:p w14:paraId="3AB72D3F" w14:textId="4641BF34" w:rsidR="003D51FB" w:rsidDel="004909D9" w:rsidRDefault="003D51FB" w:rsidP="003D51FB">
      <w:pPr>
        <w:spacing w:line="240" w:lineRule="auto"/>
        <w:ind w:left="720"/>
        <w:jc w:val="both"/>
        <w:rPr>
          <w:del w:id="72" w:author="Giorgio Romeo" w:date="2020-12-02T00:41:00Z"/>
          <w:rStyle w:val="Enfasidelicata"/>
          <w:rFonts w:ascii="Bell MT" w:hAnsi="Bell MT"/>
          <w:i w:val="0"/>
          <w:iCs w:val="0"/>
          <w:sz w:val="28"/>
          <w:szCs w:val="28"/>
        </w:rPr>
      </w:pPr>
    </w:p>
    <w:p w14:paraId="283DBFC8" w14:textId="77777777" w:rsidR="003D51FB" w:rsidRDefault="003D51FB" w:rsidP="003D51FB">
      <w:pPr>
        <w:spacing w:line="240" w:lineRule="auto"/>
        <w:ind w:left="720"/>
        <w:jc w:val="both"/>
        <w:rPr>
          <w:rStyle w:val="Enfasidelicata"/>
          <w:rFonts w:ascii="Bell MT" w:hAnsi="Bell MT"/>
          <w:i w:val="0"/>
          <w:iCs w:val="0"/>
          <w:sz w:val="28"/>
          <w:szCs w:val="28"/>
        </w:rPr>
      </w:pPr>
    </w:p>
    <w:p w14:paraId="7C283261" w14:textId="044D04C5" w:rsidR="003D51FB" w:rsidRDefault="003D51FB" w:rsidP="003D51FB">
      <w:pPr>
        <w:pStyle w:val="Paragrafoelenco"/>
        <w:numPr>
          <w:ilvl w:val="0"/>
          <w:numId w:val="36"/>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t>World Phenomena</w:t>
      </w:r>
    </w:p>
    <w:tbl>
      <w:tblPr>
        <w:tblStyle w:val="Grigliatabella"/>
        <w:tblpPr w:leftFromText="141" w:rightFromText="141" w:vertAnchor="page" w:horzAnchor="margin" w:tblpXSpec="right" w:tblpY="8803"/>
        <w:tblW w:w="0" w:type="auto"/>
        <w:jc w:val="right"/>
        <w:tblLook w:val="04A0" w:firstRow="1" w:lastRow="0" w:firstColumn="1" w:lastColumn="0" w:noHBand="0" w:noVBand="1"/>
        <w:tblPrChange w:id="73" w:author="Giorgio Romeo" w:date="2020-12-02T00:31:00Z">
          <w:tblPr>
            <w:tblStyle w:val="Grigliatabella"/>
            <w:tblpPr w:leftFromText="141" w:rightFromText="141" w:vertAnchor="page" w:horzAnchor="margin" w:tblpXSpec="center" w:tblpY="8803"/>
            <w:tblW w:w="0" w:type="auto"/>
            <w:tblLook w:val="04A0" w:firstRow="1" w:lastRow="0" w:firstColumn="1" w:lastColumn="0" w:noHBand="0" w:noVBand="1"/>
          </w:tblPr>
        </w:tblPrChange>
      </w:tblPr>
      <w:tblGrid>
        <w:gridCol w:w="976"/>
        <w:gridCol w:w="8266"/>
        <w:tblGridChange w:id="74">
          <w:tblGrid>
            <w:gridCol w:w="976"/>
            <w:gridCol w:w="8266"/>
          </w:tblGrid>
        </w:tblGridChange>
      </w:tblGrid>
      <w:tr w:rsidR="00CC2534" w14:paraId="6E97A893" w14:textId="77777777" w:rsidTr="00CC2534">
        <w:trPr>
          <w:jc w:val="right"/>
        </w:trPr>
        <w:tc>
          <w:tcPr>
            <w:tcW w:w="976" w:type="dxa"/>
            <w:shd w:val="clear" w:color="auto" w:fill="BFBFBF" w:themeFill="background1" w:themeFillShade="BF"/>
            <w:tcPrChange w:id="75" w:author="Giorgio Romeo" w:date="2020-12-02T00:31:00Z">
              <w:tcPr>
                <w:tcW w:w="976" w:type="dxa"/>
                <w:shd w:val="clear" w:color="auto" w:fill="BFBFBF" w:themeFill="background1" w:themeFillShade="BF"/>
              </w:tcPr>
            </w:tcPrChange>
          </w:tcPr>
          <w:p w14:paraId="0998C6CB" w14:textId="77777777" w:rsidR="00CC2534" w:rsidRPr="00302E57" w:rsidRDefault="00CC2534" w:rsidP="00CC2534">
            <w:pPr>
              <w:pStyle w:val="Paragrafoelenco"/>
              <w:ind w:left="0"/>
              <w:jc w:val="center"/>
              <w:rPr>
                <w:moveTo w:id="76" w:author="Giorgio Romeo" w:date="2020-12-02T00:31:00Z"/>
                <w:rStyle w:val="Enfasidelicata"/>
                <w:rFonts w:ascii="Bell MT" w:hAnsi="Bell MT"/>
                <w:b/>
                <w:bCs/>
                <w:i w:val="0"/>
                <w:iCs w:val="0"/>
                <w:sz w:val="24"/>
                <w:szCs w:val="24"/>
              </w:rPr>
            </w:pPr>
            <w:moveToRangeStart w:id="77" w:author="Giorgio Romeo" w:date="2020-12-02T00:31:00Z" w:name="move57761477"/>
            <w:moveTo w:id="78" w:author="Giorgio Romeo" w:date="2020-12-02T00:31:00Z">
              <w:r w:rsidRPr="00302E57">
                <w:rPr>
                  <w:rStyle w:val="Enfasidelicata"/>
                  <w:rFonts w:ascii="Bell MT" w:hAnsi="Bell MT"/>
                  <w:b/>
                  <w:bCs/>
                  <w:i w:val="0"/>
                  <w:iCs w:val="0"/>
                  <w:sz w:val="24"/>
                  <w:szCs w:val="24"/>
                </w:rPr>
                <w:t>W1</w:t>
              </w:r>
            </w:moveTo>
          </w:p>
        </w:tc>
        <w:tc>
          <w:tcPr>
            <w:tcW w:w="8266" w:type="dxa"/>
            <w:tcPrChange w:id="79" w:author="Giorgio Romeo" w:date="2020-12-02T00:31:00Z">
              <w:tcPr>
                <w:tcW w:w="8266" w:type="dxa"/>
              </w:tcPr>
            </w:tcPrChange>
          </w:tcPr>
          <w:p w14:paraId="450F14A4" w14:textId="77777777" w:rsidR="00CC2534" w:rsidRPr="00AD455D" w:rsidRDefault="00CC2534" w:rsidP="00CC2534">
            <w:pPr>
              <w:pStyle w:val="Paragrafoelenco"/>
              <w:ind w:left="0"/>
              <w:rPr>
                <w:moveTo w:id="80" w:author="Giorgio Romeo" w:date="2020-12-02T00:31:00Z"/>
                <w:rStyle w:val="Enfasidelicata"/>
                <w:rFonts w:ascii="Bell MT" w:hAnsi="Bell MT"/>
                <w:i w:val="0"/>
                <w:iCs w:val="0"/>
                <w:sz w:val="28"/>
                <w:szCs w:val="28"/>
              </w:rPr>
            </w:pPr>
            <w:moveTo w:id="81" w:author="Giorgio Romeo" w:date="2020-12-02T00:31:00Z">
              <w:r w:rsidRPr="00AD455D">
                <w:rPr>
                  <w:rStyle w:val="Enfasidelicata"/>
                  <w:rFonts w:ascii="Bell MT" w:hAnsi="Bell MT"/>
                  <w:i w:val="0"/>
                  <w:iCs w:val="0"/>
                  <w:sz w:val="28"/>
                  <w:szCs w:val="28"/>
                </w:rPr>
                <w:t xml:space="preserve">User reaches the shop </w:t>
              </w:r>
            </w:moveTo>
          </w:p>
        </w:tc>
      </w:tr>
      <w:tr w:rsidR="00CC2534" w14:paraId="3BC352C4" w14:textId="77777777" w:rsidTr="00CC2534">
        <w:trPr>
          <w:jc w:val="right"/>
        </w:trPr>
        <w:tc>
          <w:tcPr>
            <w:tcW w:w="976" w:type="dxa"/>
            <w:shd w:val="clear" w:color="auto" w:fill="BFBFBF" w:themeFill="background1" w:themeFillShade="BF"/>
            <w:tcPrChange w:id="82" w:author="Giorgio Romeo" w:date="2020-12-02T00:31:00Z">
              <w:tcPr>
                <w:tcW w:w="976" w:type="dxa"/>
                <w:shd w:val="clear" w:color="auto" w:fill="BFBFBF" w:themeFill="background1" w:themeFillShade="BF"/>
              </w:tcPr>
            </w:tcPrChange>
          </w:tcPr>
          <w:p w14:paraId="4B2AF6CE" w14:textId="77777777" w:rsidR="00CC2534" w:rsidRPr="00302E57" w:rsidRDefault="00CC2534" w:rsidP="00CC2534">
            <w:pPr>
              <w:pStyle w:val="Paragrafoelenco"/>
              <w:ind w:left="0"/>
              <w:jc w:val="center"/>
              <w:rPr>
                <w:moveTo w:id="83" w:author="Giorgio Romeo" w:date="2020-12-02T00:31:00Z"/>
                <w:rStyle w:val="Enfasidelicata"/>
                <w:rFonts w:ascii="Bell MT" w:hAnsi="Bell MT"/>
                <w:b/>
                <w:bCs/>
                <w:i w:val="0"/>
                <w:iCs w:val="0"/>
                <w:sz w:val="24"/>
                <w:szCs w:val="24"/>
              </w:rPr>
            </w:pPr>
            <w:moveTo w:id="84" w:author="Giorgio Romeo" w:date="2020-12-02T00:31:00Z">
              <w:r w:rsidRPr="00302E57">
                <w:rPr>
                  <w:rStyle w:val="Enfasidelicata"/>
                  <w:rFonts w:ascii="Bell MT" w:hAnsi="Bell MT"/>
                  <w:b/>
                  <w:bCs/>
                  <w:i w:val="0"/>
                  <w:iCs w:val="0"/>
                  <w:sz w:val="24"/>
                  <w:szCs w:val="24"/>
                </w:rPr>
                <w:t>W2</w:t>
              </w:r>
            </w:moveTo>
          </w:p>
        </w:tc>
        <w:tc>
          <w:tcPr>
            <w:tcW w:w="8266" w:type="dxa"/>
            <w:tcPrChange w:id="85" w:author="Giorgio Romeo" w:date="2020-12-02T00:31:00Z">
              <w:tcPr>
                <w:tcW w:w="8266" w:type="dxa"/>
              </w:tcPr>
            </w:tcPrChange>
          </w:tcPr>
          <w:p w14:paraId="4A4B09C9" w14:textId="77777777" w:rsidR="00CC2534" w:rsidRPr="00AD455D" w:rsidRDefault="00CC2534" w:rsidP="00CC2534">
            <w:pPr>
              <w:pStyle w:val="Paragrafoelenco"/>
              <w:ind w:left="0"/>
              <w:rPr>
                <w:moveTo w:id="86" w:author="Giorgio Romeo" w:date="2020-12-02T00:31:00Z"/>
                <w:rStyle w:val="Enfasidelicata"/>
                <w:rFonts w:ascii="Bell MT" w:hAnsi="Bell MT"/>
                <w:i w:val="0"/>
                <w:iCs w:val="0"/>
                <w:sz w:val="28"/>
                <w:szCs w:val="28"/>
              </w:rPr>
            </w:pPr>
            <w:moveTo w:id="87" w:author="Giorgio Romeo" w:date="2020-12-02T00:31:00Z">
              <w:r w:rsidRPr="00AD455D">
                <w:rPr>
                  <w:rStyle w:val="Enfasidelicata"/>
                  <w:rFonts w:ascii="Bell MT" w:hAnsi="Bell MT"/>
                  <w:i w:val="0"/>
                  <w:iCs w:val="0"/>
                  <w:sz w:val="28"/>
                  <w:szCs w:val="28"/>
                </w:rPr>
                <w:t>User lines up in front of the shop</w:t>
              </w:r>
            </w:moveTo>
          </w:p>
        </w:tc>
      </w:tr>
      <w:tr w:rsidR="00CC2534" w14:paraId="6DD0B977" w14:textId="77777777" w:rsidTr="00CC2534">
        <w:trPr>
          <w:jc w:val="right"/>
        </w:trPr>
        <w:tc>
          <w:tcPr>
            <w:tcW w:w="976" w:type="dxa"/>
            <w:shd w:val="clear" w:color="auto" w:fill="BFBFBF" w:themeFill="background1" w:themeFillShade="BF"/>
            <w:tcPrChange w:id="88" w:author="Giorgio Romeo" w:date="2020-12-02T00:31:00Z">
              <w:tcPr>
                <w:tcW w:w="976" w:type="dxa"/>
                <w:shd w:val="clear" w:color="auto" w:fill="BFBFBF" w:themeFill="background1" w:themeFillShade="BF"/>
              </w:tcPr>
            </w:tcPrChange>
          </w:tcPr>
          <w:p w14:paraId="4F4AEE83" w14:textId="77777777" w:rsidR="00CC2534" w:rsidRPr="00302E57" w:rsidRDefault="00CC2534" w:rsidP="00CC2534">
            <w:pPr>
              <w:pStyle w:val="Paragrafoelenco"/>
              <w:ind w:left="0"/>
              <w:jc w:val="center"/>
              <w:rPr>
                <w:moveTo w:id="89" w:author="Giorgio Romeo" w:date="2020-12-02T00:31:00Z"/>
                <w:rStyle w:val="Enfasidelicata"/>
                <w:rFonts w:ascii="Bell MT" w:hAnsi="Bell MT"/>
                <w:b/>
                <w:bCs/>
                <w:i w:val="0"/>
                <w:iCs w:val="0"/>
                <w:sz w:val="24"/>
                <w:szCs w:val="24"/>
              </w:rPr>
            </w:pPr>
            <w:moveTo w:id="90" w:author="Giorgio Romeo" w:date="2020-12-02T00:31:00Z">
              <w:r w:rsidRPr="00302E57">
                <w:rPr>
                  <w:rStyle w:val="Enfasidelicata"/>
                  <w:rFonts w:ascii="Bell MT" w:hAnsi="Bell MT"/>
                  <w:b/>
                  <w:bCs/>
                  <w:i w:val="0"/>
                  <w:iCs w:val="0"/>
                  <w:sz w:val="24"/>
                  <w:szCs w:val="24"/>
                </w:rPr>
                <w:t>W3</w:t>
              </w:r>
            </w:moveTo>
          </w:p>
        </w:tc>
        <w:tc>
          <w:tcPr>
            <w:tcW w:w="8266" w:type="dxa"/>
            <w:tcPrChange w:id="91" w:author="Giorgio Romeo" w:date="2020-12-02T00:31:00Z">
              <w:tcPr>
                <w:tcW w:w="8266" w:type="dxa"/>
              </w:tcPr>
            </w:tcPrChange>
          </w:tcPr>
          <w:p w14:paraId="08ACF21B" w14:textId="77777777" w:rsidR="00CC2534" w:rsidRPr="00AD455D" w:rsidRDefault="00CC2534" w:rsidP="00CC2534">
            <w:pPr>
              <w:pStyle w:val="Paragrafoelenco"/>
              <w:ind w:left="0"/>
              <w:rPr>
                <w:moveTo w:id="92" w:author="Giorgio Romeo" w:date="2020-12-02T00:31:00Z"/>
                <w:rStyle w:val="Enfasidelicata"/>
                <w:rFonts w:ascii="Bell MT" w:hAnsi="Bell MT"/>
                <w:i w:val="0"/>
                <w:iCs w:val="0"/>
                <w:sz w:val="28"/>
                <w:szCs w:val="28"/>
              </w:rPr>
            </w:pPr>
            <w:moveTo w:id="93" w:author="Giorgio Romeo" w:date="2020-12-02T00:31:00Z">
              <w:r w:rsidRPr="00AD455D">
                <w:rPr>
                  <w:rStyle w:val="Enfasidelicata"/>
                  <w:rFonts w:ascii="Bell MT" w:hAnsi="Bell MT"/>
                  <w:i w:val="0"/>
                  <w:iCs w:val="0"/>
                  <w:sz w:val="28"/>
                  <w:szCs w:val="28"/>
                </w:rPr>
                <w:t xml:space="preserve">User enters the shop </w:t>
              </w:r>
            </w:moveTo>
          </w:p>
        </w:tc>
      </w:tr>
      <w:tr w:rsidR="00CC2534" w14:paraId="3B15FDA4" w14:textId="77777777" w:rsidTr="00CC2534">
        <w:trPr>
          <w:jc w:val="right"/>
        </w:trPr>
        <w:tc>
          <w:tcPr>
            <w:tcW w:w="976" w:type="dxa"/>
            <w:shd w:val="clear" w:color="auto" w:fill="BFBFBF" w:themeFill="background1" w:themeFillShade="BF"/>
            <w:tcPrChange w:id="94" w:author="Giorgio Romeo" w:date="2020-12-02T00:31:00Z">
              <w:tcPr>
                <w:tcW w:w="976" w:type="dxa"/>
                <w:shd w:val="clear" w:color="auto" w:fill="BFBFBF" w:themeFill="background1" w:themeFillShade="BF"/>
              </w:tcPr>
            </w:tcPrChange>
          </w:tcPr>
          <w:p w14:paraId="7B680B41" w14:textId="77777777" w:rsidR="00CC2534" w:rsidRPr="00302E57" w:rsidRDefault="00CC2534" w:rsidP="00CC2534">
            <w:pPr>
              <w:pStyle w:val="Paragrafoelenco"/>
              <w:ind w:left="0"/>
              <w:jc w:val="center"/>
              <w:rPr>
                <w:moveTo w:id="95" w:author="Giorgio Romeo" w:date="2020-12-02T00:31:00Z"/>
                <w:rStyle w:val="Enfasidelicata"/>
                <w:rFonts w:ascii="Bell MT" w:hAnsi="Bell MT"/>
                <w:b/>
                <w:bCs/>
                <w:i w:val="0"/>
                <w:iCs w:val="0"/>
                <w:sz w:val="24"/>
                <w:szCs w:val="24"/>
              </w:rPr>
            </w:pPr>
            <w:moveTo w:id="96" w:author="Giorgio Romeo" w:date="2020-12-02T00:31:00Z">
              <w:r w:rsidRPr="00302E57">
                <w:rPr>
                  <w:rStyle w:val="Enfasidelicata"/>
                  <w:rFonts w:ascii="Bell MT" w:hAnsi="Bell MT"/>
                  <w:b/>
                  <w:bCs/>
                  <w:i w:val="0"/>
                  <w:iCs w:val="0"/>
                  <w:sz w:val="24"/>
                  <w:szCs w:val="24"/>
                </w:rPr>
                <w:t>W4</w:t>
              </w:r>
            </w:moveTo>
          </w:p>
        </w:tc>
        <w:tc>
          <w:tcPr>
            <w:tcW w:w="8266" w:type="dxa"/>
            <w:tcPrChange w:id="97" w:author="Giorgio Romeo" w:date="2020-12-02T00:31:00Z">
              <w:tcPr>
                <w:tcW w:w="8266" w:type="dxa"/>
              </w:tcPr>
            </w:tcPrChange>
          </w:tcPr>
          <w:p w14:paraId="6184B4B9" w14:textId="77777777" w:rsidR="00CC2534" w:rsidRPr="00AD455D" w:rsidRDefault="00CC2534" w:rsidP="00CC2534">
            <w:pPr>
              <w:pStyle w:val="Paragrafoelenco"/>
              <w:ind w:left="0"/>
              <w:rPr>
                <w:moveTo w:id="98" w:author="Giorgio Romeo" w:date="2020-12-02T00:31:00Z"/>
                <w:rStyle w:val="Enfasidelicata"/>
                <w:rFonts w:ascii="Bell MT" w:hAnsi="Bell MT"/>
                <w:i w:val="0"/>
                <w:iCs w:val="0"/>
                <w:sz w:val="28"/>
                <w:szCs w:val="28"/>
              </w:rPr>
            </w:pPr>
            <w:moveTo w:id="99" w:author="Giorgio Romeo" w:date="2020-12-02T00:31:00Z">
              <w:r w:rsidRPr="00AD455D">
                <w:rPr>
                  <w:rStyle w:val="Enfasidelicata"/>
                  <w:rFonts w:ascii="Bell MT" w:hAnsi="Bell MT"/>
                  <w:i w:val="0"/>
                  <w:iCs w:val="0"/>
                  <w:sz w:val="28"/>
                  <w:szCs w:val="28"/>
                </w:rPr>
                <w:t>User exits the shop</w:t>
              </w:r>
            </w:moveTo>
          </w:p>
        </w:tc>
      </w:tr>
      <w:tr w:rsidR="00CC2534" w14:paraId="77BC00AD" w14:textId="77777777" w:rsidTr="00CC2534">
        <w:trPr>
          <w:jc w:val="right"/>
        </w:trPr>
        <w:tc>
          <w:tcPr>
            <w:tcW w:w="976" w:type="dxa"/>
            <w:shd w:val="clear" w:color="auto" w:fill="BFBFBF" w:themeFill="background1" w:themeFillShade="BF"/>
            <w:tcPrChange w:id="100" w:author="Giorgio Romeo" w:date="2020-12-02T00:31:00Z">
              <w:tcPr>
                <w:tcW w:w="976" w:type="dxa"/>
                <w:shd w:val="clear" w:color="auto" w:fill="BFBFBF" w:themeFill="background1" w:themeFillShade="BF"/>
              </w:tcPr>
            </w:tcPrChange>
          </w:tcPr>
          <w:p w14:paraId="55B04DA6" w14:textId="77777777" w:rsidR="00CC2534" w:rsidRPr="00302E57" w:rsidRDefault="00CC2534" w:rsidP="00CC2534">
            <w:pPr>
              <w:pStyle w:val="Paragrafoelenco"/>
              <w:ind w:left="0"/>
              <w:jc w:val="center"/>
              <w:rPr>
                <w:moveTo w:id="101" w:author="Giorgio Romeo" w:date="2020-12-02T00:31:00Z"/>
                <w:rStyle w:val="Enfasidelicata"/>
                <w:rFonts w:ascii="Bell MT" w:hAnsi="Bell MT"/>
                <w:b/>
                <w:bCs/>
                <w:i w:val="0"/>
                <w:iCs w:val="0"/>
                <w:sz w:val="24"/>
                <w:szCs w:val="24"/>
              </w:rPr>
            </w:pPr>
            <w:moveTo w:id="102" w:author="Giorgio Romeo" w:date="2020-12-02T00:31:00Z">
              <w:r w:rsidRPr="00302E57">
                <w:rPr>
                  <w:rStyle w:val="Enfasidelicata"/>
                  <w:rFonts w:ascii="Bell MT" w:hAnsi="Bell MT"/>
                  <w:b/>
                  <w:bCs/>
                  <w:i w:val="0"/>
                  <w:iCs w:val="0"/>
                  <w:sz w:val="24"/>
                  <w:szCs w:val="24"/>
                </w:rPr>
                <w:t>W5</w:t>
              </w:r>
            </w:moveTo>
          </w:p>
        </w:tc>
        <w:tc>
          <w:tcPr>
            <w:tcW w:w="8266" w:type="dxa"/>
            <w:tcPrChange w:id="103" w:author="Giorgio Romeo" w:date="2020-12-02T00:31:00Z">
              <w:tcPr>
                <w:tcW w:w="8266" w:type="dxa"/>
              </w:tcPr>
            </w:tcPrChange>
          </w:tcPr>
          <w:p w14:paraId="679FC7AC" w14:textId="77777777" w:rsidR="00CC2534" w:rsidRPr="00AD455D" w:rsidRDefault="00CC2534" w:rsidP="00CC2534">
            <w:pPr>
              <w:pStyle w:val="Paragrafoelenco"/>
              <w:ind w:left="0"/>
              <w:rPr>
                <w:moveTo w:id="104" w:author="Giorgio Romeo" w:date="2020-12-02T00:31:00Z"/>
                <w:rStyle w:val="Enfasidelicata"/>
                <w:rFonts w:ascii="Bell MT" w:hAnsi="Bell MT"/>
                <w:i w:val="0"/>
                <w:iCs w:val="0"/>
                <w:sz w:val="28"/>
                <w:szCs w:val="28"/>
              </w:rPr>
            </w:pPr>
            <w:moveTo w:id="105" w:author="Giorgio Romeo" w:date="2020-12-02T00:31:00Z">
              <w:r w:rsidRPr="00AD455D">
                <w:rPr>
                  <w:rStyle w:val="Enfasidelicata"/>
                  <w:rFonts w:ascii="Bell MT" w:hAnsi="Bell MT"/>
                  <w:i w:val="0"/>
                  <w:iCs w:val="0"/>
                  <w:sz w:val="28"/>
                  <w:szCs w:val="28"/>
                </w:rPr>
                <w:t>User gets into a corridor to get a product</w:t>
              </w:r>
            </w:moveTo>
          </w:p>
        </w:tc>
      </w:tr>
      <w:tr w:rsidR="00CC2534" w14:paraId="0212D5E3" w14:textId="77777777" w:rsidTr="00CC2534">
        <w:trPr>
          <w:jc w:val="right"/>
        </w:trPr>
        <w:tc>
          <w:tcPr>
            <w:tcW w:w="976" w:type="dxa"/>
            <w:shd w:val="clear" w:color="auto" w:fill="BFBFBF" w:themeFill="background1" w:themeFillShade="BF"/>
            <w:tcPrChange w:id="106" w:author="Giorgio Romeo" w:date="2020-12-02T00:31:00Z">
              <w:tcPr>
                <w:tcW w:w="976" w:type="dxa"/>
                <w:shd w:val="clear" w:color="auto" w:fill="BFBFBF" w:themeFill="background1" w:themeFillShade="BF"/>
              </w:tcPr>
            </w:tcPrChange>
          </w:tcPr>
          <w:p w14:paraId="0272DBF8" w14:textId="77777777" w:rsidR="00CC2534" w:rsidRPr="00302E57" w:rsidRDefault="00CC2534" w:rsidP="00CC2534">
            <w:pPr>
              <w:pStyle w:val="Paragrafoelenco"/>
              <w:ind w:left="0"/>
              <w:jc w:val="center"/>
              <w:rPr>
                <w:moveTo w:id="107" w:author="Giorgio Romeo" w:date="2020-12-02T00:31:00Z"/>
                <w:rStyle w:val="Enfasidelicata"/>
                <w:rFonts w:ascii="Bell MT" w:hAnsi="Bell MT"/>
                <w:b/>
                <w:bCs/>
                <w:i w:val="0"/>
                <w:iCs w:val="0"/>
                <w:sz w:val="24"/>
                <w:szCs w:val="24"/>
              </w:rPr>
            </w:pPr>
            <w:moveTo w:id="108" w:author="Giorgio Romeo" w:date="2020-12-02T00:31:00Z">
              <w:r w:rsidRPr="00302E57">
                <w:rPr>
                  <w:rStyle w:val="Enfasidelicata"/>
                  <w:rFonts w:ascii="Bell MT" w:hAnsi="Bell MT"/>
                  <w:b/>
                  <w:bCs/>
                  <w:i w:val="0"/>
                  <w:iCs w:val="0"/>
                  <w:sz w:val="24"/>
                  <w:szCs w:val="24"/>
                </w:rPr>
                <w:t>W6</w:t>
              </w:r>
            </w:moveTo>
          </w:p>
        </w:tc>
        <w:tc>
          <w:tcPr>
            <w:tcW w:w="8266" w:type="dxa"/>
            <w:tcPrChange w:id="109" w:author="Giorgio Romeo" w:date="2020-12-02T00:31:00Z">
              <w:tcPr>
                <w:tcW w:w="8266" w:type="dxa"/>
              </w:tcPr>
            </w:tcPrChange>
          </w:tcPr>
          <w:p w14:paraId="0B6D7AF6" w14:textId="77777777" w:rsidR="00CC2534" w:rsidRPr="00AD455D" w:rsidRDefault="00CC2534" w:rsidP="00CC2534">
            <w:pPr>
              <w:pStyle w:val="Paragrafoelenco"/>
              <w:ind w:left="0"/>
              <w:rPr>
                <w:moveTo w:id="110" w:author="Giorgio Romeo" w:date="2020-12-02T00:31:00Z"/>
                <w:rStyle w:val="Enfasidelicata"/>
                <w:rFonts w:ascii="Bell MT" w:hAnsi="Bell MT"/>
                <w:i w:val="0"/>
                <w:iCs w:val="0"/>
                <w:sz w:val="28"/>
                <w:szCs w:val="28"/>
              </w:rPr>
            </w:pPr>
            <w:moveTo w:id="111" w:author="Giorgio Romeo" w:date="2020-12-02T00:31:00Z">
              <w:r>
                <w:rPr>
                  <w:rStyle w:val="Enfasidelicata"/>
                  <w:rFonts w:ascii="Bell MT" w:hAnsi="Bell MT"/>
                  <w:i w:val="0"/>
                  <w:iCs w:val="0"/>
                  <w:sz w:val="28"/>
                  <w:szCs w:val="28"/>
                </w:rPr>
                <w:t>User takes physical ticket with him</w:t>
              </w:r>
            </w:moveTo>
          </w:p>
        </w:tc>
      </w:tr>
      <w:tr w:rsidR="00CC2534" w14:paraId="2FE27CF4" w14:textId="77777777" w:rsidTr="00CC2534">
        <w:trPr>
          <w:jc w:val="right"/>
        </w:trPr>
        <w:tc>
          <w:tcPr>
            <w:tcW w:w="976" w:type="dxa"/>
            <w:shd w:val="clear" w:color="auto" w:fill="BFBFBF" w:themeFill="background1" w:themeFillShade="BF"/>
            <w:tcPrChange w:id="112" w:author="Giorgio Romeo" w:date="2020-12-02T00:31:00Z">
              <w:tcPr>
                <w:tcW w:w="976" w:type="dxa"/>
                <w:shd w:val="clear" w:color="auto" w:fill="BFBFBF" w:themeFill="background1" w:themeFillShade="BF"/>
              </w:tcPr>
            </w:tcPrChange>
          </w:tcPr>
          <w:p w14:paraId="27A41782" w14:textId="77777777" w:rsidR="00CC2534" w:rsidRPr="00D95A76" w:rsidRDefault="00CC2534" w:rsidP="00CC2534">
            <w:pPr>
              <w:pStyle w:val="Paragrafoelenco"/>
              <w:ind w:left="0"/>
              <w:jc w:val="center"/>
              <w:rPr>
                <w:moveTo w:id="113" w:author="Giorgio Romeo" w:date="2020-12-02T00:31:00Z"/>
                <w:rStyle w:val="Enfasidelicata"/>
                <w:rFonts w:ascii="Bell MT" w:hAnsi="Bell MT"/>
                <w:b/>
                <w:bCs/>
                <w:i w:val="0"/>
                <w:iCs w:val="0"/>
                <w:sz w:val="24"/>
                <w:szCs w:val="24"/>
              </w:rPr>
            </w:pPr>
            <w:moveTo w:id="114" w:author="Giorgio Romeo" w:date="2020-12-02T00:31:00Z">
              <w:r>
                <w:rPr>
                  <w:rStyle w:val="Enfasidelicata"/>
                  <w:rFonts w:ascii="Bell MT" w:hAnsi="Bell MT"/>
                  <w:b/>
                  <w:bCs/>
                  <w:i w:val="0"/>
                  <w:iCs w:val="0"/>
                  <w:sz w:val="24"/>
                  <w:szCs w:val="24"/>
                </w:rPr>
                <w:t>W7</w:t>
              </w:r>
            </w:moveTo>
          </w:p>
        </w:tc>
        <w:tc>
          <w:tcPr>
            <w:tcW w:w="8266" w:type="dxa"/>
            <w:tcPrChange w:id="115" w:author="Giorgio Romeo" w:date="2020-12-02T00:31:00Z">
              <w:tcPr>
                <w:tcW w:w="8266" w:type="dxa"/>
              </w:tcPr>
            </w:tcPrChange>
          </w:tcPr>
          <w:p w14:paraId="5D26ADB2" w14:textId="77777777" w:rsidR="00CC2534" w:rsidRDefault="00CC2534" w:rsidP="00CC2534">
            <w:pPr>
              <w:pStyle w:val="Paragrafoelenco"/>
              <w:ind w:left="0"/>
              <w:rPr>
                <w:moveTo w:id="116" w:author="Giorgio Romeo" w:date="2020-12-02T00:31:00Z"/>
                <w:rStyle w:val="Enfasidelicata"/>
                <w:rFonts w:ascii="Bell MT" w:hAnsi="Bell MT"/>
                <w:i w:val="0"/>
                <w:iCs w:val="0"/>
                <w:sz w:val="28"/>
                <w:szCs w:val="28"/>
              </w:rPr>
            </w:pPr>
            <w:moveTo w:id="117" w:author="Giorgio Romeo" w:date="2020-12-02T00:31:00Z">
              <w:r>
                <w:rPr>
                  <w:rStyle w:val="Enfasidelicata"/>
                  <w:rFonts w:ascii="Bell MT" w:hAnsi="Bell MT"/>
                  <w:i w:val="0"/>
                  <w:iCs w:val="0"/>
                  <w:sz w:val="28"/>
                  <w:szCs w:val="28"/>
                </w:rPr>
                <w:t>User loses physical ticket</w:t>
              </w:r>
            </w:moveTo>
          </w:p>
        </w:tc>
      </w:tr>
      <w:moveToRangeEnd w:id="77"/>
    </w:tbl>
    <w:p w14:paraId="19BCAB65" w14:textId="1613AB21" w:rsidR="003D51FB" w:rsidRDefault="003D51FB" w:rsidP="003D51FB">
      <w:pPr>
        <w:spacing w:line="240" w:lineRule="auto"/>
        <w:jc w:val="both"/>
        <w:rPr>
          <w:rStyle w:val="Enfasidelicata"/>
          <w:rFonts w:ascii="Bell MT" w:hAnsi="Bell MT"/>
          <w:i w:val="0"/>
          <w:iCs w:val="0"/>
          <w:sz w:val="32"/>
          <w:szCs w:val="32"/>
        </w:rPr>
      </w:pPr>
    </w:p>
    <w:p w14:paraId="0B98BF5F" w14:textId="7DF263B1" w:rsidR="003D51FB" w:rsidRDefault="003D51FB" w:rsidP="003D51FB">
      <w:pPr>
        <w:spacing w:line="240" w:lineRule="auto"/>
        <w:jc w:val="both"/>
        <w:rPr>
          <w:rStyle w:val="Enfasidelicata"/>
          <w:rFonts w:ascii="Bell MT" w:hAnsi="Bell MT"/>
          <w:i w:val="0"/>
          <w:iCs w:val="0"/>
          <w:sz w:val="32"/>
          <w:szCs w:val="32"/>
        </w:rPr>
      </w:pPr>
    </w:p>
    <w:p w14:paraId="56E788BE" w14:textId="0B75BC37" w:rsidR="003D51FB" w:rsidRDefault="003D51FB" w:rsidP="003D51FB">
      <w:pPr>
        <w:spacing w:line="240" w:lineRule="auto"/>
        <w:jc w:val="both"/>
        <w:rPr>
          <w:rStyle w:val="Enfasidelicata"/>
          <w:rFonts w:ascii="Bell MT" w:hAnsi="Bell MT"/>
          <w:i w:val="0"/>
          <w:iCs w:val="0"/>
          <w:sz w:val="32"/>
          <w:szCs w:val="32"/>
        </w:rPr>
      </w:pPr>
    </w:p>
    <w:p w14:paraId="3EC23FA1" w14:textId="3D0FDF6D" w:rsidR="003D51FB" w:rsidRDefault="003D51FB" w:rsidP="003D51FB">
      <w:pPr>
        <w:spacing w:line="240" w:lineRule="auto"/>
        <w:jc w:val="both"/>
        <w:rPr>
          <w:rStyle w:val="Enfasidelicata"/>
          <w:rFonts w:ascii="Bell MT" w:hAnsi="Bell MT"/>
          <w:i w:val="0"/>
          <w:iCs w:val="0"/>
          <w:sz w:val="32"/>
          <w:szCs w:val="32"/>
        </w:rPr>
      </w:pPr>
    </w:p>
    <w:p w14:paraId="24FB2D91" w14:textId="19B650DB" w:rsidR="003D51FB" w:rsidRDefault="003D51FB" w:rsidP="003D51FB">
      <w:pPr>
        <w:spacing w:line="240" w:lineRule="auto"/>
        <w:jc w:val="both"/>
        <w:rPr>
          <w:ins w:id="118" w:author="Giorgio Romeo" w:date="2020-12-02T00:30:00Z"/>
          <w:rStyle w:val="Enfasidelicata"/>
          <w:rFonts w:ascii="Bell MT" w:hAnsi="Bell MT"/>
          <w:i w:val="0"/>
          <w:iCs w:val="0"/>
          <w:sz w:val="32"/>
          <w:szCs w:val="32"/>
        </w:rPr>
      </w:pPr>
    </w:p>
    <w:p w14:paraId="0248ACB7" w14:textId="3916A313" w:rsidR="00CC2534" w:rsidRDefault="00CC2534" w:rsidP="003D51FB">
      <w:pPr>
        <w:spacing w:line="240" w:lineRule="auto"/>
        <w:jc w:val="both"/>
        <w:rPr>
          <w:ins w:id="119" w:author="Giorgio Romeo" w:date="2020-12-02T00:30:00Z"/>
          <w:rStyle w:val="Enfasidelicata"/>
          <w:rFonts w:ascii="Bell MT" w:hAnsi="Bell MT"/>
          <w:i w:val="0"/>
          <w:iCs w:val="0"/>
          <w:sz w:val="32"/>
          <w:szCs w:val="32"/>
        </w:rPr>
      </w:pPr>
    </w:p>
    <w:p w14:paraId="347AEB65" w14:textId="6AA543DA" w:rsidR="00CC2534" w:rsidRDefault="00CC2534" w:rsidP="003D51FB">
      <w:pPr>
        <w:spacing w:line="240" w:lineRule="auto"/>
        <w:jc w:val="both"/>
        <w:rPr>
          <w:ins w:id="120" w:author="Giorgio Romeo" w:date="2020-12-02T00:30:00Z"/>
          <w:rStyle w:val="Enfasidelicata"/>
          <w:rFonts w:ascii="Bell MT" w:hAnsi="Bell MT"/>
          <w:i w:val="0"/>
          <w:iCs w:val="0"/>
          <w:sz w:val="32"/>
          <w:szCs w:val="32"/>
        </w:rPr>
      </w:pPr>
    </w:p>
    <w:p w14:paraId="6128EAF2" w14:textId="79CA1D34" w:rsidR="00CC2534" w:rsidRDefault="00CC2534" w:rsidP="003D51FB">
      <w:pPr>
        <w:spacing w:line="240" w:lineRule="auto"/>
        <w:jc w:val="both"/>
        <w:rPr>
          <w:ins w:id="121" w:author="Giorgio Romeo" w:date="2020-12-02T00:30:00Z"/>
          <w:rStyle w:val="Enfasidelicata"/>
          <w:rFonts w:ascii="Bell MT" w:hAnsi="Bell MT"/>
          <w:i w:val="0"/>
          <w:iCs w:val="0"/>
          <w:sz w:val="32"/>
          <w:szCs w:val="32"/>
        </w:rPr>
      </w:pPr>
    </w:p>
    <w:p w14:paraId="59CF452E" w14:textId="7F9DE81F" w:rsidR="00CC2534" w:rsidRDefault="00CC2534" w:rsidP="003D51FB">
      <w:pPr>
        <w:spacing w:line="240" w:lineRule="auto"/>
        <w:jc w:val="both"/>
        <w:rPr>
          <w:ins w:id="122" w:author="Giorgio Romeo" w:date="2020-12-02T00:30:00Z"/>
          <w:rStyle w:val="Enfasidelicata"/>
          <w:rFonts w:ascii="Bell MT" w:hAnsi="Bell MT"/>
          <w:i w:val="0"/>
          <w:iCs w:val="0"/>
          <w:sz w:val="32"/>
          <w:szCs w:val="32"/>
        </w:rPr>
      </w:pPr>
    </w:p>
    <w:p w14:paraId="67DEFB79" w14:textId="77777777" w:rsidR="00CC2534" w:rsidRDefault="00CC2534" w:rsidP="003D51FB">
      <w:pPr>
        <w:spacing w:line="240" w:lineRule="auto"/>
        <w:jc w:val="both"/>
        <w:rPr>
          <w:rStyle w:val="Enfasidelicata"/>
          <w:rFonts w:ascii="Bell MT" w:hAnsi="Bell MT"/>
          <w:i w:val="0"/>
          <w:iCs w:val="0"/>
          <w:sz w:val="32"/>
          <w:szCs w:val="32"/>
        </w:rPr>
      </w:pPr>
    </w:p>
    <w:p w14:paraId="24FAF3EC" w14:textId="77777777" w:rsidR="003D51FB" w:rsidRPr="003D51FB" w:rsidRDefault="003D51FB" w:rsidP="00923D58">
      <w:pPr>
        <w:spacing w:line="240" w:lineRule="auto"/>
        <w:jc w:val="both"/>
        <w:rPr>
          <w:rStyle w:val="Enfasidelicata"/>
          <w:rFonts w:ascii="Bell MT" w:hAnsi="Bell MT"/>
          <w:i w:val="0"/>
          <w:iCs w:val="0"/>
          <w:sz w:val="32"/>
          <w:szCs w:val="32"/>
        </w:rPr>
      </w:pPr>
    </w:p>
    <w:p w14:paraId="64FF2D1C" w14:textId="023BD3D4" w:rsidR="003D51FB" w:rsidRPr="00923D58" w:rsidRDefault="003D51FB" w:rsidP="003D51FB">
      <w:pPr>
        <w:pStyle w:val="Paragrafoelenco"/>
        <w:numPr>
          <w:ilvl w:val="0"/>
          <w:numId w:val="36"/>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lastRenderedPageBreak/>
        <w:t>Shared Phenomena</w:t>
      </w:r>
    </w:p>
    <w:tbl>
      <w:tblPr>
        <w:tblStyle w:val="Grigliatabella"/>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rsidDel="00B52A5F" w14:paraId="1A620666" w14:textId="4BD626BD" w:rsidTr="003D51FB">
        <w:trPr>
          <w:del w:id="123" w:author="Giorgio Romeo" w:date="2020-12-02T00:42:00Z"/>
        </w:trPr>
        <w:tc>
          <w:tcPr>
            <w:tcW w:w="976" w:type="dxa"/>
            <w:shd w:val="clear" w:color="auto" w:fill="BFBFBF" w:themeFill="background1" w:themeFillShade="BF"/>
          </w:tcPr>
          <w:p w14:paraId="6D67D687" w14:textId="424EF96D" w:rsidR="003D51FB" w:rsidRPr="00302E57" w:rsidDel="00B52A5F" w:rsidRDefault="003D51FB" w:rsidP="003D51FB">
            <w:pPr>
              <w:pStyle w:val="Paragrafoelenco"/>
              <w:ind w:left="0"/>
              <w:jc w:val="center"/>
              <w:rPr>
                <w:del w:id="124" w:author="Giorgio Romeo" w:date="2020-12-02T00:42:00Z"/>
                <w:moveFrom w:id="125" w:author="Giorgio Romeo" w:date="2020-12-02T00:31:00Z"/>
                <w:rStyle w:val="Enfasidelicata"/>
                <w:rFonts w:ascii="Bell MT" w:hAnsi="Bell MT"/>
                <w:b/>
                <w:bCs/>
                <w:i w:val="0"/>
                <w:iCs w:val="0"/>
                <w:sz w:val="24"/>
                <w:szCs w:val="24"/>
              </w:rPr>
            </w:pPr>
            <w:moveFromRangeStart w:id="126" w:author="Giorgio Romeo" w:date="2020-12-02T00:31:00Z" w:name="move57761477"/>
            <w:moveFrom w:id="127" w:author="Giorgio Romeo" w:date="2020-12-02T00:31:00Z">
              <w:del w:id="128" w:author="Giorgio Romeo" w:date="2020-12-02T00:42:00Z">
                <w:r w:rsidRPr="00302E57" w:rsidDel="00B52A5F">
                  <w:rPr>
                    <w:rStyle w:val="Enfasidelicata"/>
                    <w:rFonts w:ascii="Bell MT" w:hAnsi="Bell MT"/>
                    <w:b/>
                    <w:bCs/>
                    <w:i w:val="0"/>
                    <w:iCs w:val="0"/>
                    <w:sz w:val="24"/>
                    <w:szCs w:val="24"/>
                  </w:rPr>
                  <w:delText>W1</w:delText>
                </w:r>
              </w:del>
            </w:moveFrom>
          </w:p>
        </w:tc>
        <w:tc>
          <w:tcPr>
            <w:tcW w:w="8266" w:type="dxa"/>
          </w:tcPr>
          <w:p w14:paraId="439DDE32" w14:textId="702EBB59" w:rsidR="003D51FB" w:rsidRPr="00AD455D" w:rsidDel="00B52A5F" w:rsidRDefault="003D51FB" w:rsidP="003D51FB">
            <w:pPr>
              <w:pStyle w:val="Paragrafoelenco"/>
              <w:ind w:left="0"/>
              <w:rPr>
                <w:del w:id="129" w:author="Giorgio Romeo" w:date="2020-12-02T00:42:00Z"/>
                <w:moveFrom w:id="130" w:author="Giorgio Romeo" w:date="2020-12-02T00:31:00Z"/>
                <w:rStyle w:val="Enfasidelicata"/>
                <w:rFonts w:ascii="Bell MT" w:hAnsi="Bell MT"/>
                <w:i w:val="0"/>
                <w:iCs w:val="0"/>
                <w:sz w:val="28"/>
                <w:szCs w:val="28"/>
              </w:rPr>
            </w:pPr>
            <w:moveFrom w:id="131" w:author="Giorgio Romeo" w:date="2020-12-02T00:31:00Z">
              <w:del w:id="132" w:author="Giorgio Romeo" w:date="2020-12-02T00:42:00Z">
                <w:r w:rsidRPr="00AD455D" w:rsidDel="00B52A5F">
                  <w:rPr>
                    <w:rStyle w:val="Enfasidelicata"/>
                    <w:rFonts w:ascii="Bell MT" w:hAnsi="Bell MT"/>
                    <w:i w:val="0"/>
                    <w:iCs w:val="0"/>
                    <w:sz w:val="28"/>
                    <w:szCs w:val="28"/>
                  </w:rPr>
                  <w:delText xml:space="preserve">User reaches the shop </w:delText>
                </w:r>
              </w:del>
            </w:moveFrom>
          </w:p>
        </w:tc>
      </w:tr>
      <w:tr w:rsidR="003D51FB" w:rsidDel="00B52A5F" w14:paraId="40BE1054" w14:textId="1A485A13" w:rsidTr="003D51FB">
        <w:trPr>
          <w:del w:id="133" w:author="Giorgio Romeo" w:date="2020-12-02T00:42:00Z"/>
        </w:trPr>
        <w:tc>
          <w:tcPr>
            <w:tcW w:w="976" w:type="dxa"/>
            <w:shd w:val="clear" w:color="auto" w:fill="BFBFBF" w:themeFill="background1" w:themeFillShade="BF"/>
          </w:tcPr>
          <w:p w14:paraId="3D9C2F8D" w14:textId="15924961" w:rsidR="003D51FB" w:rsidRPr="00302E57" w:rsidDel="00B52A5F" w:rsidRDefault="003D51FB" w:rsidP="003D51FB">
            <w:pPr>
              <w:pStyle w:val="Paragrafoelenco"/>
              <w:ind w:left="0"/>
              <w:jc w:val="center"/>
              <w:rPr>
                <w:del w:id="134" w:author="Giorgio Romeo" w:date="2020-12-02T00:42:00Z"/>
                <w:moveFrom w:id="135" w:author="Giorgio Romeo" w:date="2020-12-02T00:31:00Z"/>
                <w:rStyle w:val="Enfasidelicata"/>
                <w:rFonts w:ascii="Bell MT" w:hAnsi="Bell MT"/>
                <w:b/>
                <w:bCs/>
                <w:i w:val="0"/>
                <w:iCs w:val="0"/>
                <w:sz w:val="24"/>
                <w:szCs w:val="24"/>
              </w:rPr>
            </w:pPr>
            <w:moveFrom w:id="136" w:author="Giorgio Romeo" w:date="2020-12-02T00:31:00Z">
              <w:del w:id="137" w:author="Giorgio Romeo" w:date="2020-12-02T00:42:00Z">
                <w:r w:rsidRPr="00302E57" w:rsidDel="00B52A5F">
                  <w:rPr>
                    <w:rStyle w:val="Enfasidelicata"/>
                    <w:rFonts w:ascii="Bell MT" w:hAnsi="Bell MT"/>
                    <w:b/>
                    <w:bCs/>
                    <w:i w:val="0"/>
                    <w:iCs w:val="0"/>
                    <w:sz w:val="24"/>
                    <w:szCs w:val="24"/>
                  </w:rPr>
                  <w:delText>W2</w:delText>
                </w:r>
              </w:del>
            </w:moveFrom>
          </w:p>
        </w:tc>
        <w:tc>
          <w:tcPr>
            <w:tcW w:w="8266" w:type="dxa"/>
          </w:tcPr>
          <w:p w14:paraId="2BD90C6A" w14:textId="69A92DA1" w:rsidR="003D51FB" w:rsidRPr="00AD455D" w:rsidDel="00B52A5F" w:rsidRDefault="003D51FB" w:rsidP="003D51FB">
            <w:pPr>
              <w:pStyle w:val="Paragrafoelenco"/>
              <w:ind w:left="0"/>
              <w:rPr>
                <w:del w:id="138" w:author="Giorgio Romeo" w:date="2020-12-02T00:42:00Z"/>
                <w:moveFrom w:id="139" w:author="Giorgio Romeo" w:date="2020-12-02T00:31:00Z"/>
                <w:rStyle w:val="Enfasidelicata"/>
                <w:rFonts w:ascii="Bell MT" w:hAnsi="Bell MT"/>
                <w:i w:val="0"/>
                <w:iCs w:val="0"/>
                <w:sz w:val="28"/>
                <w:szCs w:val="28"/>
              </w:rPr>
            </w:pPr>
            <w:moveFrom w:id="140" w:author="Giorgio Romeo" w:date="2020-12-02T00:31:00Z">
              <w:del w:id="141" w:author="Giorgio Romeo" w:date="2020-12-02T00:42:00Z">
                <w:r w:rsidRPr="00AD455D" w:rsidDel="00B52A5F">
                  <w:rPr>
                    <w:rStyle w:val="Enfasidelicata"/>
                    <w:rFonts w:ascii="Bell MT" w:hAnsi="Bell MT"/>
                    <w:i w:val="0"/>
                    <w:iCs w:val="0"/>
                    <w:sz w:val="28"/>
                    <w:szCs w:val="28"/>
                  </w:rPr>
                  <w:delText>User lines up in front of the shop</w:delText>
                </w:r>
              </w:del>
            </w:moveFrom>
          </w:p>
        </w:tc>
      </w:tr>
      <w:tr w:rsidR="003D51FB" w:rsidDel="00B52A5F" w14:paraId="795EB7A4" w14:textId="3A940F18" w:rsidTr="003D51FB">
        <w:trPr>
          <w:del w:id="142" w:author="Giorgio Romeo" w:date="2020-12-02T00:42:00Z"/>
        </w:trPr>
        <w:tc>
          <w:tcPr>
            <w:tcW w:w="976" w:type="dxa"/>
            <w:shd w:val="clear" w:color="auto" w:fill="BFBFBF" w:themeFill="background1" w:themeFillShade="BF"/>
          </w:tcPr>
          <w:p w14:paraId="56854DD7" w14:textId="729037FC" w:rsidR="003D51FB" w:rsidRPr="00302E57" w:rsidDel="00B52A5F" w:rsidRDefault="003D51FB" w:rsidP="003D51FB">
            <w:pPr>
              <w:pStyle w:val="Paragrafoelenco"/>
              <w:ind w:left="0"/>
              <w:jc w:val="center"/>
              <w:rPr>
                <w:del w:id="143" w:author="Giorgio Romeo" w:date="2020-12-02T00:42:00Z"/>
                <w:moveFrom w:id="144" w:author="Giorgio Romeo" w:date="2020-12-02T00:31:00Z"/>
                <w:rStyle w:val="Enfasidelicata"/>
                <w:rFonts w:ascii="Bell MT" w:hAnsi="Bell MT"/>
                <w:b/>
                <w:bCs/>
                <w:i w:val="0"/>
                <w:iCs w:val="0"/>
                <w:sz w:val="24"/>
                <w:szCs w:val="24"/>
              </w:rPr>
            </w:pPr>
            <w:moveFrom w:id="145" w:author="Giorgio Romeo" w:date="2020-12-02T00:31:00Z">
              <w:del w:id="146" w:author="Giorgio Romeo" w:date="2020-12-02T00:42:00Z">
                <w:r w:rsidRPr="00302E57" w:rsidDel="00B52A5F">
                  <w:rPr>
                    <w:rStyle w:val="Enfasidelicata"/>
                    <w:rFonts w:ascii="Bell MT" w:hAnsi="Bell MT"/>
                    <w:b/>
                    <w:bCs/>
                    <w:i w:val="0"/>
                    <w:iCs w:val="0"/>
                    <w:sz w:val="24"/>
                    <w:szCs w:val="24"/>
                  </w:rPr>
                  <w:delText>W3</w:delText>
                </w:r>
              </w:del>
            </w:moveFrom>
          </w:p>
        </w:tc>
        <w:tc>
          <w:tcPr>
            <w:tcW w:w="8266" w:type="dxa"/>
          </w:tcPr>
          <w:p w14:paraId="53081D73" w14:textId="77F2D9A2" w:rsidR="003D51FB" w:rsidRPr="00AD455D" w:rsidDel="00B52A5F" w:rsidRDefault="003D51FB" w:rsidP="003D51FB">
            <w:pPr>
              <w:pStyle w:val="Paragrafoelenco"/>
              <w:ind w:left="0"/>
              <w:rPr>
                <w:del w:id="147" w:author="Giorgio Romeo" w:date="2020-12-02T00:42:00Z"/>
                <w:moveFrom w:id="148" w:author="Giorgio Romeo" w:date="2020-12-02T00:31:00Z"/>
                <w:rStyle w:val="Enfasidelicata"/>
                <w:rFonts w:ascii="Bell MT" w:hAnsi="Bell MT"/>
                <w:i w:val="0"/>
                <w:iCs w:val="0"/>
                <w:sz w:val="28"/>
                <w:szCs w:val="28"/>
              </w:rPr>
            </w:pPr>
            <w:moveFrom w:id="149" w:author="Giorgio Romeo" w:date="2020-12-02T00:31:00Z">
              <w:del w:id="150" w:author="Giorgio Romeo" w:date="2020-12-02T00:42:00Z">
                <w:r w:rsidRPr="00AD455D" w:rsidDel="00B52A5F">
                  <w:rPr>
                    <w:rStyle w:val="Enfasidelicata"/>
                    <w:rFonts w:ascii="Bell MT" w:hAnsi="Bell MT"/>
                    <w:i w:val="0"/>
                    <w:iCs w:val="0"/>
                    <w:sz w:val="28"/>
                    <w:szCs w:val="28"/>
                  </w:rPr>
                  <w:delText xml:space="preserve">User enters the shop </w:delText>
                </w:r>
              </w:del>
            </w:moveFrom>
          </w:p>
        </w:tc>
      </w:tr>
      <w:tr w:rsidR="003D51FB" w:rsidDel="00B52A5F" w14:paraId="12BC686A" w14:textId="1CBEADE4" w:rsidTr="003D51FB">
        <w:trPr>
          <w:del w:id="151" w:author="Giorgio Romeo" w:date="2020-12-02T00:42:00Z"/>
        </w:trPr>
        <w:tc>
          <w:tcPr>
            <w:tcW w:w="976" w:type="dxa"/>
            <w:shd w:val="clear" w:color="auto" w:fill="BFBFBF" w:themeFill="background1" w:themeFillShade="BF"/>
          </w:tcPr>
          <w:p w14:paraId="41B7F9E0" w14:textId="5BB71A85" w:rsidR="003D51FB" w:rsidRPr="00302E57" w:rsidDel="00B52A5F" w:rsidRDefault="003D51FB" w:rsidP="003D51FB">
            <w:pPr>
              <w:pStyle w:val="Paragrafoelenco"/>
              <w:ind w:left="0"/>
              <w:jc w:val="center"/>
              <w:rPr>
                <w:del w:id="152" w:author="Giorgio Romeo" w:date="2020-12-02T00:42:00Z"/>
                <w:moveFrom w:id="153" w:author="Giorgio Romeo" w:date="2020-12-02T00:31:00Z"/>
                <w:rStyle w:val="Enfasidelicata"/>
                <w:rFonts w:ascii="Bell MT" w:hAnsi="Bell MT"/>
                <w:b/>
                <w:bCs/>
                <w:i w:val="0"/>
                <w:iCs w:val="0"/>
                <w:sz w:val="24"/>
                <w:szCs w:val="24"/>
              </w:rPr>
            </w:pPr>
            <w:moveFrom w:id="154" w:author="Giorgio Romeo" w:date="2020-12-02T00:31:00Z">
              <w:del w:id="155" w:author="Giorgio Romeo" w:date="2020-12-02T00:42:00Z">
                <w:r w:rsidRPr="00302E57" w:rsidDel="00B52A5F">
                  <w:rPr>
                    <w:rStyle w:val="Enfasidelicata"/>
                    <w:rFonts w:ascii="Bell MT" w:hAnsi="Bell MT"/>
                    <w:b/>
                    <w:bCs/>
                    <w:i w:val="0"/>
                    <w:iCs w:val="0"/>
                    <w:sz w:val="24"/>
                    <w:szCs w:val="24"/>
                  </w:rPr>
                  <w:delText>W4</w:delText>
                </w:r>
              </w:del>
            </w:moveFrom>
          </w:p>
        </w:tc>
        <w:tc>
          <w:tcPr>
            <w:tcW w:w="8266" w:type="dxa"/>
          </w:tcPr>
          <w:p w14:paraId="49F9E469" w14:textId="6F2FEDB2" w:rsidR="003D51FB" w:rsidRPr="00AD455D" w:rsidDel="00B52A5F" w:rsidRDefault="003D51FB" w:rsidP="003D51FB">
            <w:pPr>
              <w:pStyle w:val="Paragrafoelenco"/>
              <w:ind w:left="0"/>
              <w:rPr>
                <w:del w:id="156" w:author="Giorgio Romeo" w:date="2020-12-02T00:42:00Z"/>
                <w:moveFrom w:id="157" w:author="Giorgio Romeo" w:date="2020-12-02T00:31:00Z"/>
                <w:rStyle w:val="Enfasidelicata"/>
                <w:rFonts w:ascii="Bell MT" w:hAnsi="Bell MT"/>
                <w:i w:val="0"/>
                <w:iCs w:val="0"/>
                <w:sz w:val="28"/>
                <w:szCs w:val="28"/>
              </w:rPr>
            </w:pPr>
            <w:moveFrom w:id="158" w:author="Giorgio Romeo" w:date="2020-12-02T00:31:00Z">
              <w:del w:id="159" w:author="Giorgio Romeo" w:date="2020-12-02T00:42:00Z">
                <w:r w:rsidRPr="00AD455D" w:rsidDel="00B52A5F">
                  <w:rPr>
                    <w:rStyle w:val="Enfasidelicata"/>
                    <w:rFonts w:ascii="Bell MT" w:hAnsi="Bell MT"/>
                    <w:i w:val="0"/>
                    <w:iCs w:val="0"/>
                    <w:sz w:val="28"/>
                    <w:szCs w:val="28"/>
                  </w:rPr>
                  <w:delText>User exits the shop</w:delText>
                </w:r>
              </w:del>
            </w:moveFrom>
          </w:p>
        </w:tc>
      </w:tr>
      <w:tr w:rsidR="003D51FB" w:rsidDel="00B52A5F" w14:paraId="4C199943" w14:textId="74F960D5" w:rsidTr="003D51FB">
        <w:trPr>
          <w:del w:id="160" w:author="Giorgio Romeo" w:date="2020-12-02T00:42:00Z"/>
        </w:trPr>
        <w:tc>
          <w:tcPr>
            <w:tcW w:w="976" w:type="dxa"/>
            <w:shd w:val="clear" w:color="auto" w:fill="BFBFBF" w:themeFill="background1" w:themeFillShade="BF"/>
          </w:tcPr>
          <w:p w14:paraId="60FE5CEF" w14:textId="5E535109" w:rsidR="003D51FB" w:rsidRPr="00302E57" w:rsidDel="00B52A5F" w:rsidRDefault="003D51FB" w:rsidP="003D51FB">
            <w:pPr>
              <w:pStyle w:val="Paragrafoelenco"/>
              <w:ind w:left="0"/>
              <w:jc w:val="center"/>
              <w:rPr>
                <w:del w:id="161" w:author="Giorgio Romeo" w:date="2020-12-02T00:42:00Z"/>
                <w:moveFrom w:id="162" w:author="Giorgio Romeo" w:date="2020-12-02T00:31:00Z"/>
                <w:rStyle w:val="Enfasidelicata"/>
                <w:rFonts w:ascii="Bell MT" w:hAnsi="Bell MT"/>
                <w:b/>
                <w:bCs/>
                <w:i w:val="0"/>
                <w:iCs w:val="0"/>
                <w:sz w:val="24"/>
                <w:szCs w:val="24"/>
              </w:rPr>
            </w:pPr>
            <w:moveFrom w:id="163" w:author="Giorgio Romeo" w:date="2020-12-02T00:31:00Z">
              <w:del w:id="164" w:author="Giorgio Romeo" w:date="2020-12-02T00:42:00Z">
                <w:r w:rsidRPr="00302E57" w:rsidDel="00B52A5F">
                  <w:rPr>
                    <w:rStyle w:val="Enfasidelicata"/>
                    <w:rFonts w:ascii="Bell MT" w:hAnsi="Bell MT"/>
                    <w:b/>
                    <w:bCs/>
                    <w:i w:val="0"/>
                    <w:iCs w:val="0"/>
                    <w:sz w:val="24"/>
                    <w:szCs w:val="24"/>
                  </w:rPr>
                  <w:delText>W5</w:delText>
                </w:r>
              </w:del>
            </w:moveFrom>
          </w:p>
        </w:tc>
        <w:tc>
          <w:tcPr>
            <w:tcW w:w="8266" w:type="dxa"/>
          </w:tcPr>
          <w:p w14:paraId="19402008" w14:textId="0EAF4511" w:rsidR="003D51FB" w:rsidRPr="00AD455D" w:rsidDel="00B52A5F" w:rsidRDefault="003D51FB" w:rsidP="003D51FB">
            <w:pPr>
              <w:pStyle w:val="Paragrafoelenco"/>
              <w:ind w:left="0"/>
              <w:rPr>
                <w:del w:id="165" w:author="Giorgio Romeo" w:date="2020-12-02T00:42:00Z"/>
                <w:moveFrom w:id="166" w:author="Giorgio Romeo" w:date="2020-12-02T00:31:00Z"/>
                <w:rStyle w:val="Enfasidelicata"/>
                <w:rFonts w:ascii="Bell MT" w:hAnsi="Bell MT"/>
                <w:i w:val="0"/>
                <w:iCs w:val="0"/>
                <w:sz w:val="28"/>
                <w:szCs w:val="28"/>
              </w:rPr>
            </w:pPr>
            <w:moveFrom w:id="167" w:author="Giorgio Romeo" w:date="2020-12-02T00:31:00Z">
              <w:del w:id="168" w:author="Giorgio Romeo" w:date="2020-12-02T00:42:00Z">
                <w:r w:rsidRPr="00AD455D" w:rsidDel="00B52A5F">
                  <w:rPr>
                    <w:rStyle w:val="Enfasidelicata"/>
                    <w:rFonts w:ascii="Bell MT" w:hAnsi="Bell MT"/>
                    <w:i w:val="0"/>
                    <w:iCs w:val="0"/>
                    <w:sz w:val="28"/>
                    <w:szCs w:val="28"/>
                  </w:rPr>
                  <w:delText>User gets into a corridor to get a product</w:delText>
                </w:r>
              </w:del>
            </w:moveFrom>
          </w:p>
        </w:tc>
      </w:tr>
      <w:tr w:rsidR="003D51FB" w:rsidDel="00B52A5F" w14:paraId="5D8E5E9C" w14:textId="14C957E2" w:rsidTr="003D51FB">
        <w:trPr>
          <w:del w:id="169" w:author="Giorgio Romeo" w:date="2020-12-02T00:42:00Z"/>
        </w:trPr>
        <w:tc>
          <w:tcPr>
            <w:tcW w:w="976" w:type="dxa"/>
            <w:shd w:val="clear" w:color="auto" w:fill="BFBFBF" w:themeFill="background1" w:themeFillShade="BF"/>
          </w:tcPr>
          <w:p w14:paraId="0D198EB0" w14:textId="39228387" w:rsidR="003D51FB" w:rsidRPr="00302E57" w:rsidDel="00B52A5F" w:rsidRDefault="003D51FB" w:rsidP="003D51FB">
            <w:pPr>
              <w:pStyle w:val="Paragrafoelenco"/>
              <w:ind w:left="0"/>
              <w:jc w:val="center"/>
              <w:rPr>
                <w:del w:id="170" w:author="Giorgio Romeo" w:date="2020-12-02T00:42:00Z"/>
                <w:moveFrom w:id="171" w:author="Giorgio Romeo" w:date="2020-12-02T00:31:00Z"/>
                <w:rStyle w:val="Enfasidelicata"/>
                <w:rFonts w:ascii="Bell MT" w:hAnsi="Bell MT"/>
                <w:b/>
                <w:bCs/>
                <w:i w:val="0"/>
                <w:iCs w:val="0"/>
                <w:sz w:val="24"/>
                <w:szCs w:val="24"/>
              </w:rPr>
            </w:pPr>
            <w:moveFrom w:id="172" w:author="Giorgio Romeo" w:date="2020-12-02T00:31:00Z">
              <w:del w:id="173" w:author="Giorgio Romeo" w:date="2020-12-02T00:42:00Z">
                <w:r w:rsidRPr="00302E57" w:rsidDel="00B52A5F">
                  <w:rPr>
                    <w:rStyle w:val="Enfasidelicata"/>
                    <w:rFonts w:ascii="Bell MT" w:hAnsi="Bell MT"/>
                    <w:b/>
                    <w:bCs/>
                    <w:i w:val="0"/>
                    <w:iCs w:val="0"/>
                    <w:sz w:val="24"/>
                    <w:szCs w:val="24"/>
                  </w:rPr>
                  <w:delText>W6</w:delText>
                </w:r>
              </w:del>
            </w:moveFrom>
          </w:p>
        </w:tc>
        <w:tc>
          <w:tcPr>
            <w:tcW w:w="8266" w:type="dxa"/>
          </w:tcPr>
          <w:p w14:paraId="2883A645" w14:textId="73F4E385" w:rsidR="003D51FB" w:rsidRPr="00AD455D" w:rsidDel="00B52A5F" w:rsidRDefault="003D51FB" w:rsidP="003D51FB">
            <w:pPr>
              <w:pStyle w:val="Paragrafoelenco"/>
              <w:ind w:left="0"/>
              <w:rPr>
                <w:del w:id="174" w:author="Giorgio Romeo" w:date="2020-12-02T00:42:00Z"/>
                <w:moveFrom w:id="175" w:author="Giorgio Romeo" w:date="2020-12-02T00:31:00Z"/>
                <w:rStyle w:val="Enfasidelicata"/>
                <w:rFonts w:ascii="Bell MT" w:hAnsi="Bell MT"/>
                <w:i w:val="0"/>
                <w:iCs w:val="0"/>
                <w:sz w:val="28"/>
                <w:szCs w:val="28"/>
              </w:rPr>
            </w:pPr>
            <w:moveFrom w:id="176" w:author="Giorgio Romeo" w:date="2020-12-02T00:31:00Z">
              <w:del w:id="177" w:author="Giorgio Romeo" w:date="2020-12-02T00:42:00Z">
                <w:r w:rsidDel="00B52A5F">
                  <w:rPr>
                    <w:rStyle w:val="Enfasidelicata"/>
                    <w:rFonts w:ascii="Bell MT" w:hAnsi="Bell MT"/>
                    <w:i w:val="0"/>
                    <w:iCs w:val="0"/>
                    <w:sz w:val="28"/>
                    <w:szCs w:val="28"/>
                  </w:rPr>
                  <w:delText>User takes physical ticket with him</w:delText>
                </w:r>
              </w:del>
            </w:moveFrom>
          </w:p>
        </w:tc>
      </w:tr>
      <w:tr w:rsidR="003D51FB" w:rsidDel="00B52A5F" w14:paraId="68D7EEBD" w14:textId="57B8A907" w:rsidTr="003D51FB">
        <w:trPr>
          <w:del w:id="178" w:author="Giorgio Romeo" w:date="2020-12-02T00:42:00Z"/>
        </w:trPr>
        <w:tc>
          <w:tcPr>
            <w:tcW w:w="976" w:type="dxa"/>
            <w:shd w:val="clear" w:color="auto" w:fill="BFBFBF" w:themeFill="background1" w:themeFillShade="BF"/>
          </w:tcPr>
          <w:p w14:paraId="39D073B1" w14:textId="49170B12" w:rsidR="003D51FB" w:rsidRPr="00D95A76" w:rsidDel="00B52A5F" w:rsidRDefault="003D51FB" w:rsidP="003D51FB">
            <w:pPr>
              <w:pStyle w:val="Paragrafoelenco"/>
              <w:ind w:left="0"/>
              <w:jc w:val="center"/>
              <w:rPr>
                <w:del w:id="179" w:author="Giorgio Romeo" w:date="2020-12-02T00:42:00Z"/>
                <w:moveFrom w:id="180" w:author="Giorgio Romeo" w:date="2020-12-02T00:31:00Z"/>
                <w:rStyle w:val="Enfasidelicata"/>
                <w:rFonts w:ascii="Bell MT" w:hAnsi="Bell MT"/>
                <w:b/>
                <w:bCs/>
                <w:i w:val="0"/>
                <w:iCs w:val="0"/>
                <w:sz w:val="24"/>
                <w:szCs w:val="24"/>
              </w:rPr>
            </w:pPr>
            <w:moveFrom w:id="181" w:author="Giorgio Romeo" w:date="2020-12-02T00:31:00Z">
              <w:del w:id="182" w:author="Giorgio Romeo" w:date="2020-12-02T00:42:00Z">
                <w:r w:rsidDel="00B52A5F">
                  <w:rPr>
                    <w:rStyle w:val="Enfasidelicata"/>
                    <w:rFonts w:ascii="Bell MT" w:hAnsi="Bell MT"/>
                    <w:b/>
                    <w:bCs/>
                    <w:i w:val="0"/>
                    <w:iCs w:val="0"/>
                    <w:sz w:val="24"/>
                    <w:szCs w:val="24"/>
                  </w:rPr>
                  <w:delText>W7</w:delText>
                </w:r>
              </w:del>
            </w:moveFrom>
          </w:p>
        </w:tc>
        <w:tc>
          <w:tcPr>
            <w:tcW w:w="8266" w:type="dxa"/>
          </w:tcPr>
          <w:p w14:paraId="0CF33228" w14:textId="55AFE388" w:rsidR="003D51FB" w:rsidDel="00B52A5F" w:rsidRDefault="003D51FB" w:rsidP="003D51FB">
            <w:pPr>
              <w:pStyle w:val="Paragrafoelenco"/>
              <w:ind w:left="0"/>
              <w:rPr>
                <w:del w:id="183" w:author="Giorgio Romeo" w:date="2020-12-02T00:42:00Z"/>
                <w:moveFrom w:id="184" w:author="Giorgio Romeo" w:date="2020-12-02T00:31:00Z"/>
                <w:rStyle w:val="Enfasidelicata"/>
                <w:rFonts w:ascii="Bell MT" w:hAnsi="Bell MT"/>
                <w:i w:val="0"/>
                <w:iCs w:val="0"/>
                <w:sz w:val="28"/>
                <w:szCs w:val="28"/>
              </w:rPr>
            </w:pPr>
            <w:moveFrom w:id="185" w:author="Giorgio Romeo" w:date="2020-12-02T00:31:00Z">
              <w:del w:id="186" w:author="Giorgio Romeo" w:date="2020-12-02T00:42:00Z">
                <w:r w:rsidDel="00B52A5F">
                  <w:rPr>
                    <w:rStyle w:val="Enfasidelicata"/>
                    <w:rFonts w:ascii="Bell MT" w:hAnsi="Bell MT"/>
                    <w:i w:val="0"/>
                    <w:iCs w:val="0"/>
                    <w:sz w:val="28"/>
                    <w:szCs w:val="28"/>
                  </w:rPr>
                  <w:delText>User loses physical ticket</w:delText>
                </w:r>
              </w:del>
            </w:moveFrom>
          </w:p>
        </w:tc>
      </w:tr>
    </w:tbl>
    <w:tbl>
      <w:tblPr>
        <w:tblStyle w:val="Tabellagriglia1chiara"/>
        <w:tblpPr w:leftFromText="141" w:rightFromText="141" w:vertAnchor="text" w:horzAnchor="page" w:tblpX="2394" w:tblpY="2194"/>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7" w:author="Giorgio Romeo" w:date="2020-12-02T00:30:00Z">
          <w:tblPr>
            <w:tblStyle w:val="Tabellagriglia1chiara"/>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691"/>
        <w:gridCol w:w="3753"/>
        <w:gridCol w:w="3798"/>
        <w:tblGridChange w:id="188">
          <w:tblGrid>
            <w:gridCol w:w="1691"/>
            <w:gridCol w:w="3753"/>
            <w:gridCol w:w="3798"/>
          </w:tblGrid>
        </w:tblGridChange>
      </w:tblGrid>
      <w:tr w:rsidR="003D51FB" w:rsidDel="000E3457" w14:paraId="74DDC168" w14:textId="76871031" w:rsidTr="00CC2534">
        <w:trPr>
          <w:cnfStyle w:val="100000000000" w:firstRow="1" w:lastRow="0" w:firstColumn="0" w:lastColumn="0" w:oddVBand="0" w:evenVBand="0" w:oddHBand="0" w:evenHBand="0" w:firstRowFirstColumn="0" w:firstRowLastColumn="0" w:lastRowFirstColumn="0" w:lastRowLastColumn="0"/>
          <w:del w:id="189"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top w:val="nil"/>
              <w:left w:val="nil"/>
              <w:bottom w:val="triple" w:sz="4" w:space="0" w:color="auto"/>
              <w:right w:val="nil"/>
            </w:tcBorders>
            <w:tcPrChange w:id="190" w:author="Giorgio Romeo" w:date="2020-12-02T00:30:00Z">
              <w:tcPr>
                <w:tcW w:w="0" w:type="dxa"/>
                <w:tcBorders>
                  <w:top w:val="nil"/>
                  <w:left w:val="nil"/>
                  <w:bottom w:val="triple" w:sz="4" w:space="0" w:color="auto"/>
                  <w:right w:val="nil"/>
                </w:tcBorders>
              </w:tcPr>
            </w:tcPrChange>
          </w:tcPr>
          <w:p w14:paraId="022126BA" w14:textId="3B4AEB25" w:rsidR="003D51FB" w:rsidRPr="005C5088" w:rsidDel="000E3457" w:rsidRDefault="003D51FB" w:rsidP="00CC2534">
            <w:pPr>
              <w:pStyle w:val="Paragrafoelenco"/>
              <w:ind w:left="0"/>
              <w:jc w:val="center"/>
              <w:cnfStyle w:val="101000000000" w:firstRow="1" w:lastRow="0" w:firstColumn="1" w:lastColumn="0" w:oddVBand="0" w:evenVBand="0" w:oddHBand="0" w:evenHBand="0" w:firstRowFirstColumn="0" w:firstRowLastColumn="0" w:lastRowFirstColumn="0" w:lastRowLastColumn="0"/>
              <w:rPr>
                <w:del w:id="191" w:author="Giorgio Romeo" w:date="2020-12-02T00:46:00Z"/>
                <w:moveFrom w:id="192" w:author="Giorgio Romeo" w:date="2020-12-02T00:43:00Z"/>
                <w:rStyle w:val="Enfasidelicata"/>
                <w:rFonts w:ascii="Bell MT" w:hAnsi="Bell MT"/>
                <w:i w:val="0"/>
                <w:iCs w:val="0"/>
                <w:sz w:val="24"/>
                <w:szCs w:val="24"/>
              </w:rPr>
            </w:pPr>
            <w:moveFromRangeStart w:id="193" w:author="Giorgio Romeo" w:date="2020-12-02T00:43:00Z" w:name="move57761488"/>
            <w:moveFromRangeEnd w:id="126"/>
          </w:p>
        </w:tc>
        <w:tc>
          <w:tcPr>
            <w:tcW w:w="3753" w:type="dxa"/>
            <w:tcBorders>
              <w:top w:val="nil"/>
              <w:left w:val="nil"/>
              <w:bottom w:val="triple" w:sz="4" w:space="0" w:color="auto"/>
              <w:right w:val="triple" w:sz="4" w:space="0" w:color="auto"/>
            </w:tcBorders>
            <w:tcPrChange w:id="194" w:author="Giorgio Romeo" w:date="2020-12-02T00:30:00Z">
              <w:tcPr>
                <w:tcW w:w="0" w:type="dxa"/>
                <w:tcBorders>
                  <w:top w:val="nil"/>
                  <w:left w:val="nil"/>
                  <w:bottom w:val="triple" w:sz="4" w:space="0" w:color="auto"/>
                  <w:right w:val="triple" w:sz="4" w:space="0" w:color="auto"/>
                </w:tcBorders>
              </w:tcPr>
            </w:tcPrChange>
          </w:tcPr>
          <w:p w14:paraId="4CD765C4" w14:textId="442BC3FB" w:rsidR="003D51FB" w:rsidRPr="005C5088" w:rsidDel="000E3457" w:rsidRDefault="003D51FB" w:rsidP="00CC2534">
            <w:pPr>
              <w:pStyle w:val="Paragrafoelenco"/>
              <w:ind w:left="0"/>
              <w:cnfStyle w:val="100000000000" w:firstRow="1" w:lastRow="0" w:firstColumn="0" w:lastColumn="0" w:oddVBand="0" w:evenVBand="0" w:oddHBand="0" w:evenHBand="0" w:firstRowFirstColumn="0" w:firstRowLastColumn="0" w:lastRowFirstColumn="0" w:lastRowLastColumn="0"/>
              <w:rPr>
                <w:del w:id="195" w:author="Giorgio Romeo" w:date="2020-12-02T00:46:00Z"/>
                <w:moveFrom w:id="196" w:author="Giorgio Romeo" w:date="2020-12-02T00:43:00Z"/>
                <w:rStyle w:val="Enfasidelicata"/>
                <w:rFonts w:ascii="Bell MT" w:hAnsi="Bell MT"/>
                <w:b w:val="0"/>
                <w:bCs w:val="0"/>
                <w:i w:val="0"/>
                <w:iCs w:val="0"/>
                <w:sz w:val="28"/>
                <w:szCs w:val="28"/>
              </w:rPr>
            </w:pPr>
          </w:p>
        </w:tc>
        <w:tc>
          <w:tcPr>
            <w:tcW w:w="3798" w:type="dxa"/>
            <w:tcBorders>
              <w:top w:val="nil"/>
              <w:left w:val="triple" w:sz="4" w:space="0" w:color="auto"/>
              <w:bottom w:val="triple" w:sz="4" w:space="0" w:color="auto"/>
              <w:right w:val="nil"/>
            </w:tcBorders>
            <w:tcPrChange w:id="197" w:author="Giorgio Romeo" w:date="2020-12-02T00:30:00Z">
              <w:tcPr>
                <w:tcW w:w="0" w:type="dxa"/>
                <w:tcBorders>
                  <w:top w:val="nil"/>
                  <w:left w:val="triple" w:sz="4" w:space="0" w:color="auto"/>
                  <w:bottom w:val="triple" w:sz="4" w:space="0" w:color="auto"/>
                  <w:right w:val="nil"/>
                </w:tcBorders>
              </w:tcPr>
            </w:tcPrChange>
          </w:tcPr>
          <w:p w14:paraId="7E67F2E2" w14:textId="4CB929D8" w:rsidR="003D51FB" w:rsidRPr="00302E57" w:rsidDel="000E3457" w:rsidRDefault="003D51FB" w:rsidP="00CC2534">
            <w:pPr>
              <w:pStyle w:val="Paragrafoelenco"/>
              <w:ind w:left="0"/>
              <w:jc w:val="center"/>
              <w:cnfStyle w:val="100000000000" w:firstRow="1" w:lastRow="0" w:firstColumn="0" w:lastColumn="0" w:oddVBand="0" w:evenVBand="0" w:oddHBand="0" w:evenHBand="0" w:firstRowFirstColumn="0" w:firstRowLastColumn="0" w:lastRowFirstColumn="0" w:lastRowLastColumn="0"/>
              <w:rPr>
                <w:del w:id="198" w:author="Giorgio Romeo" w:date="2020-12-02T00:46:00Z"/>
                <w:moveFrom w:id="199" w:author="Giorgio Romeo" w:date="2020-12-02T00:43:00Z"/>
                <w:rStyle w:val="Enfasidelicata"/>
                <w:rFonts w:ascii="Bell MT" w:hAnsi="Bell MT"/>
                <w:b w:val="0"/>
                <w:bCs w:val="0"/>
                <w:sz w:val="28"/>
                <w:szCs w:val="28"/>
              </w:rPr>
            </w:pPr>
            <w:moveFrom w:id="200" w:author="Giorgio Romeo" w:date="2020-12-02T00:43:00Z">
              <w:del w:id="201" w:author="Giorgio Romeo" w:date="2020-12-02T00:46:00Z">
                <w:r w:rsidRPr="00302E57" w:rsidDel="000E3457">
                  <w:rPr>
                    <w:rStyle w:val="Enfasidelicata"/>
                    <w:rFonts w:ascii="Bell MT" w:hAnsi="Bell MT"/>
                    <w:sz w:val="24"/>
                    <w:szCs w:val="24"/>
                  </w:rPr>
                  <w:delText>Controlled by</w:delText>
                </w:r>
              </w:del>
            </w:moveFrom>
          </w:p>
        </w:tc>
      </w:tr>
      <w:tr w:rsidR="003D51FB" w:rsidDel="000E3457" w14:paraId="55846C65" w14:textId="63F271F9" w:rsidTr="00CC2534">
        <w:trPr>
          <w:del w:id="202"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top w:val="triple" w:sz="4" w:space="0" w:color="auto"/>
              <w:left w:val="single" w:sz="4" w:space="0" w:color="auto"/>
            </w:tcBorders>
            <w:shd w:val="clear" w:color="auto" w:fill="A6A6A6" w:themeFill="background1" w:themeFillShade="A6"/>
            <w:vAlign w:val="center"/>
            <w:tcPrChange w:id="203" w:author="Giorgio Romeo" w:date="2020-12-02T00:30:00Z">
              <w:tcPr>
                <w:tcW w:w="0" w:type="dxa"/>
                <w:tcBorders>
                  <w:top w:val="triple" w:sz="4" w:space="0" w:color="auto"/>
                  <w:left w:val="single" w:sz="4" w:space="0" w:color="auto"/>
                </w:tcBorders>
                <w:shd w:val="clear" w:color="auto" w:fill="A6A6A6" w:themeFill="background1" w:themeFillShade="A6"/>
                <w:vAlign w:val="center"/>
              </w:tcPr>
            </w:tcPrChange>
          </w:tcPr>
          <w:p w14:paraId="7A51B5FA" w14:textId="2D5C801D" w:rsidR="003D51FB" w:rsidRPr="00302E57" w:rsidDel="000E3457" w:rsidRDefault="003D51FB" w:rsidP="00CC2534">
            <w:pPr>
              <w:pStyle w:val="Paragrafoelenco"/>
              <w:ind w:left="0"/>
              <w:jc w:val="center"/>
              <w:rPr>
                <w:del w:id="204" w:author="Giorgio Romeo" w:date="2020-12-02T00:46:00Z"/>
                <w:moveFrom w:id="205" w:author="Giorgio Romeo" w:date="2020-12-02T00:43:00Z"/>
                <w:rStyle w:val="Enfasidelicata"/>
                <w:rFonts w:ascii="Bell MT" w:hAnsi="Bell MT"/>
                <w:i w:val="0"/>
                <w:iCs w:val="0"/>
                <w:sz w:val="24"/>
                <w:szCs w:val="24"/>
              </w:rPr>
            </w:pPr>
            <w:moveFrom w:id="206" w:author="Giorgio Romeo" w:date="2020-12-02T00:43:00Z">
              <w:del w:id="207" w:author="Giorgio Romeo" w:date="2020-12-02T00:46:00Z">
                <w:r w:rsidRPr="00A4009C" w:rsidDel="000E3457">
                  <w:rPr>
                    <w:rStyle w:val="Enfasidelicata"/>
                    <w:rFonts w:ascii="Bell MT" w:hAnsi="Bell MT"/>
                    <w:i w:val="0"/>
                    <w:iCs w:val="0"/>
                    <w:sz w:val="24"/>
                    <w:szCs w:val="24"/>
                  </w:rPr>
                  <w:delText>S1</w:delText>
                </w:r>
              </w:del>
            </w:moveFrom>
          </w:p>
        </w:tc>
        <w:tc>
          <w:tcPr>
            <w:tcW w:w="3753" w:type="dxa"/>
            <w:tcBorders>
              <w:top w:val="triple" w:sz="4" w:space="0" w:color="auto"/>
            </w:tcBorders>
            <w:vAlign w:val="center"/>
            <w:tcPrChange w:id="208" w:author="Giorgio Romeo" w:date="2020-12-02T00:30:00Z">
              <w:tcPr>
                <w:tcW w:w="0" w:type="dxa"/>
                <w:tcBorders>
                  <w:top w:val="triple" w:sz="4" w:space="0" w:color="auto"/>
                </w:tcBorders>
                <w:vAlign w:val="center"/>
              </w:tcPr>
            </w:tcPrChange>
          </w:tcPr>
          <w:p w14:paraId="2BBF3A1F" w14:textId="1851914D" w:rsidR="003D51FB" w:rsidRPr="005C5088" w:rsidDel="000E3457" w:rsidRDefault="0020562C" w:rsidP="00CC2534">
            <w:pPr>
              <w:pStyle w:val="Paragrafoelenco"/>
              <w:ind w:left="0"/>
              <w:cnfStyle w:val="000000000000" w:firstRow="0" w:lastRow="0" w:firstColumn="0" w:lastColumn="0" w:oddVBand="0" w:evenVBand="0" w:oddHBand="0" w:evenHBand="0" w:firstRowFirstColumn="0" w:firstRowLastColumn="0" w:lastRowFirstColumn="0" w:lastRowLastColumn="0"/>
              <w:rPr>
                <w:del w:id="209" w:author="Giorgio Romeo" w:date="2020-12-02T00:46:00Z"/>
                <w:moveFrom w:id="210" w:author="Giorgio Romeo" w:date="2020-12-02T00:43:00Z"/>
                <w:rStyle w:val="Enfasidelicata"/>
                <w:rFonts w:ascii="Bell MT" w:hAnsi="Bell MT"/>
                <w:i w:val="0"/>
                <w:iCs w:val="0"/>
                <w:sz w:val="28"/>
                <w:szCs w:val="28"/>
              </w:rPr>
            </w:pPr>
            <w:moveFrom w:id="211" w:author="Giorgio Romeo" w:date="2020-12-02T00:43:00Z">
              <w:del w:id="212" w:author="Giorgio Romeo" w:date="2020-12-02T00:46:00Z">
                <w:r w:rsidDel="000E3457">
                  <w:rPr>
                    <w:rStyle w:val="Enfasidelicata"/>
                    <w:rFonts w:ascii="Bell MT" w:hAnsi="Bell MT"/>
                    <w:i w:val="0"/>
                    <w:iCs w:val="0"/>
                    <w:sz w:val="28"/>
                    <w:szCs w:val="28"/>
                  </w:rPr>
                  <w:delText>Virtual User</w:delText>
                </w:r>
                <w:r w:rsidR="003D51FB" w:rsidRPr="005C5088" w:rsidDel="000E3457">
                  <w:rPr>
                    <w:rStyle w:val="Enfasidelicata"/>
                    <w:rFonts w:ascii="Bell MT" w:hAnsi="Bell MT"/>
                    <w:i w:val="0"/>
                    <w:iCs w:val="0"/>
                    <w:sz w:val="28"/>
                    <w:szCs w:val="28"/>
                  </w:rPr>
                  <w:delText xml:space="preserve"> </w:delText>
                </w:r>
                <w:r w:rsidR="003D51FB" w:rsidDel="000E3457">
                  <w:rPr>
                    <w:rStyle w:val="Enfasidelicata"/>
                    <w:rFonts w:ascii="Bell MT" w:hAnsi="Bell MT"/>
                    <w:i w:val="0"/>
                    <w:iCs w:val="0"/>
                    <w:sz w:val="28"/>
                    <w:szCs w:val="28"/>
                  </w:rPr>
                  <w:delText>gets ticket through the app</w:delText>
                </w:r>
              </w:del>
            </w:moveFrom>
          </w:p>
        </w:tc>
        <w:tc>
          <w:tcPr>
            <w:tcW w:w="3798" w:type="dxa"/>
            <w:tcBorders>
              <w:top w:val="triple" w:sz="4" w:space="0" w:color="auto"/>
            </w:tcBorders>
            <w:vAlign w:val="center"/>
            <w:tcPrChange w:id="213" w:author="Giorgio Romeo" w:date="2020-12-02T00:30:00Z">
              <w:tcPr>
                <w:tcW w:w="0" w:type="dxa"/>
                <w:tcBorders>
                  <w:top w:val="triple" w:sz="4" w:space="0" w:color="auto"/>
                </w:tcBorders>
                <w:vAlign w:val="center"/>
              </w:tcPr>
            </w:tcPrChange>
          </w:tcPr>
          <w:p w14:paraId="62258C4E" w14:textId="0EC984A5"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214" w:author="Giorgio Romeo" w:date="2020-12-02T00:46:00Z"/>
                <w:moveFrom w:id="215" w:author="Giorgio Romeo" w:date="2020-12-02T00:43:00Z"/>
                <w:rStyle w:val="Enfasidelicata"/>
                <w:rFonts w:ascii="Bell MT" w:hAnsi="Bell MT"/>
                <w:i w:val="0"/>
                <w:iCs w:val="0"/>
                <w:sz w:val="24"/>
                <w:szCs w:val="24"/>
              </w:rPr>
            </w:pPr>
            <w:moveFrom w:id="216" w:author="Giorgio Romeo" w:date="2020-12-02T00:43:00Z">
              <w:del w:id="217" w:author="Giorgio Romeo" w:date="2020-12-02T00:46:00Z">
                <w:r w:rsidRPr="00302E57" w:rsidDel="000E3457">
                  <w:rPr>
                    <w:rStyle w:val="Enfasidelicata"/>
                    <w:rFonts w:ascii="Bell MT" w:hAnsi="Bell MT"/>
                    <w:i w:val="0"/>
                    <w:iCs w:val="0"/>
                    <w:sz w:val="24"/>
                    <w:szCs w:val="24"/>
                  </w:rPr>
                  <w:delText>World</w:delText>
                </w:r>
              </w:del>
            </w:moveFrom>
          </w:p>
        </w:tc>
      </w:tr>
      <w:tr w:rsidR="003D51FB" w:rsidDel="000E3457" w14:paraId="70CDA80F" w14:textId="2711B21D" w:rsidTr="00CC2534">
        <w:trPr>
          <w:del w:id="218"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19" w:author="Giorgio Romeo" w:date="2020-12-02T00:30:00Z">
              <w:tcPr>
                <w:tcW w:w="0" w:type="dxa"/>
                <w:tcBorders>
                  <w:left w:val="single" w:sz="4" w:space="0" w:color="auto"/>
                </w:tcBorders>
                <w:shd w:val="clear" w:color="auto" w:fill="A6A6A6" w:themeFill="background1" w:themeFillShade="A6"/>
                <w:vAlign w:val="center"/>
              </w:tcPr>
            </w:tcPrChange>
          </w:tcPr>
          <w:p w14:paraId="543F3349" w14:textId="39AD72B9" w:rsidR="003D51FB" w:rsidRPr="00302E57" w:rsidDel="000E3457" w:rsidRDefault="003D51FB" w:rsidP="00CC2534">
            <w:pPr>
              <w:pStyle w:val="Paragrafoelenco"/>
              <w:ind w:left="0"/>
              <w:jc w:val="center"/>
              <w:rPr>
                <w:del w:id="220" w:author="Giorgio Romeo" w:date="2020-12-02T00:46:00Z"/>
                <w:moveFrom w:id="221" w:author="Giorgio Romeo" w:date="2020-12-02T00:43:00Z"/>
                <w:rStyle w:val="Enfasidelicata"/>
                <w:rFonts w:ascii="Bell MT" w:hAnsi="Bell MT"/>
                <w:i w:val="0"/>
                <w:iCs w:val="0"/>
                <w:sz w:val="24"/>
                <w:szCs w:val="24"/>
              </w:rPr>
            </w:pPr>
            <w:moveFrom w:id="222" w:author="Giorgio Romeo" w:date="2020-12-02T00:43:00Z">
              <w:del w:id="223" w:author="Giorgio Romeo" w:date="2020-12-02T00:46:00Z">
                <w:r w:rsidRPr="00A4009C" w:rsidDel="000E3457">
                  <w:rPr>
                    <w:rStyle w:val="Enfasidelicata"/>
                    <w:rFonts w:ascii="Bell MT" w:hAnsi="Bell MT"/>
                    <w:i w:val="0"/>
                    <w:iCs w:val="0"/>
                    <w:sz w:val="24"/>
                    <w:szCs w:val="24"/>
                  </w:rPr>
                  <w:delText>S2</w:delText>
                </w:r>
              </w:del>
            </w:moveFrom>
          </w:p>
        </w:tc>
        <w:tc>
          <w:tcPr>
            <w:tcW w:w="3753" w:type="dxa"/>
            <w:vAlign w:val="center"/>
            <w:tcPrChange w:id="224" w:author="Giorgio Romeo" w:date="2020-12-02T00:30:00Z">
              <w:tcPr>
                <w:tcW w:w="0" w:type="dxa"/>
                <w:vAlign w:val="center"/>
              </w:tcPr>
            </w:tcPrChange>
          </w:tcPr>
          <w:p w14:paraId="179F5422" w14:textId="464C7B63" w:rsidR="003D51FB" w:rsidRPr="005C5088" w:rsidDel="000E3457" w:rsidRDefault="0020562C" w:rsidP="00CC2534">
            <w:pPr>
              <w:pStyle w:val="Paragrafoelenco"/>
              <w:ind w:left="0"/>
              <w:cnfStyle w:val="000000000000" w:firstRow="0" w:lastRow="0" w:firstColumn="0" w:lastColumn="0" w:oddVBand="0" w:evenVBand="0" w:oddHBand="0" w:evenHBand="0" w:firstRowFirstColumn="0" w:firstRowLastColumn="0" w:lastRowFirstColumn="0" w:lastRowLastColumn="0"/>
              <w:rPr>
                <w:del w:id="225" w:author="Giorgio Romeo" w:date="2020-12-02T00:46:00Z"/>
                <w:moveFrom w:id="226" w:author="Giorgio Romeo" w:date="2020-12-02T00:43:00Z"/>
                <w:rStyle w:val="Enfasidelicata"/>
                <w:rFonts w:ascii="Bell MT" w:hAnsi="Bell MT"/>
                <w:i w:val="0"/>
                <w:iCs w:val="0"/>
                <w:sz w:val="28"/>
                <w:szCs w:val="28"/>
              </w:rPr>
            </w:pPr>
            <w:moveFrom w:id="227" w:author="Giorgio Romeo" w:date="2020-12-02T00:43:00Z">
              <w:del w:id="228" w:author="Giorgio Romeo" w:date="2020-12-02T00:46:00Z">
                <w:r w:rsidDel="000E3457">
                  <w:rPr>
                    <w:rStyle w:val="Enfasidelicata"/>
                    <w:rFonts w:ascii="Bell MT" w:hAnsi="Bell MT"/>
                    <w:i w:val="0"/>
                    <w:iCs w:val="0"/>
                    <w:sz w:val="28"/>
                    <w:szCs w:val="28"/>
                  </w:rPr>
                  <w:delText>Virtual User</w:delText>
                </w:r>
                <w:r w:rsidR="003D51FB" w:rsidDel="000E3457">
                  <w:rPr>
                    <w:rStyle w:val="Enfasidelicata"/>
                    <w:rFonts w:ascii="Bell MT" w:hAnsi="Bell MT"/>
                    <w:i w:val="0"/>
                    <w:iCs w:val="0"/>
                    <w:sz w:val="28"/>
                    <w:szCs w:val="28"/>
                  </w:rPr>
                  <w:delText xml:space="preserve"> books a visit through the app</w:delText>
                </w:r>
              </w:del>
            </w:moveFrom>
          </w:p>
        </w:tc>
        <w:tc>
          <w:tcPr>
            <w:tcW w:w="3798" w:type="dxa"/>
            <w:vAlign w:val="center"/>
            <w:tcPrChange w:id="229" w:author="Giorgio Romeo" w:date="2020-12-02T00:30:00Z">
              <w:tcPr>
                <w:tcW w:w="0" w:type="dxa"/>
                <w:vAlign w:val="center"/>
              </w:tcPr>
            </w:tcPrChange>
          </w:tcPr>
          <w:p w14:paraId="566B634F" w14:textId="7DEA7830"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230" w:author="Giorgio Romeo" w:date="2020-12-02T00:46:00Z"/>
                <w:moveFrom w:id="231" w:author="Giorgio Romeo" w:date="2020-12-02T00:43:00Z"/>
                <w:rStyle w:val="Enfasidelicata"/>
                <w:rFonts w:ascii="Bell MT" w:hAnsi="Bell MT"/>
                <w:i w:val="0"/>
                <w:iCs w:val="0"/>
                <w:sz w:val="24"/>
                <w:szCs w:val="24"/>
              </w:rPr>
            </w:pPr>
            <w:moveFrom w:id="232" w:author="Giorgio Romeo" w:date="2020-12-02T00:43:00Z">
              <w:del w:id="233" w:author="Giorgio Romeo" w:date="2020-12-02T00:46:00Z">
                <w:r w:rsidRPr="00302E57" w:rsidDel="000E3457">
                  <w:rPr>
                    <w:rStyle w:val="Enfasidelicata"/>
                    <w:rFonts w:ascii="Bell MT" w:hAnsi="Bell MT"/>
                    <w:i w:val="0"/>
                    <w:iCs w:val="0"/>
                    <w:sz w:val="24"/>
                    <w:szCs w:val="24"/>
                  </w:rPr>
                  <w:delText>World</w:delText>
                </w:r>
              </w:del>
            </w:moveFrom>
          </w:p>
        </w:tc>
      </w:tr>
      <w:tr w:rsidR="003D51FB" w:rsidRPr="00D95A76" w:rsidDel="000E3457" w14:paraId="398EE9D6" w14:textId="4FC52EDC" w:rsidTr="00CC2534">
        <w:trPr>
          <w:del w:id="234"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35" w:author="Giorgio Romeo" w:date="2020-12-02T00:30:00Z">
              <w:tcPr>
                <w:tcW w:w="0" w:type="dxa"/>
                <w:tcBorders>
                  <w:left w:val="single" w:sz="4" w:space="0" w:color="auto"/>
                </w:tcBorders>
                <w:shd w:val="clear" w:color="auto" w:fill="A6A6A6" w:themeFill="background1" w:themeFillShade="A6"/>
                <w:vAlign w:val="center"/>
              </w:tcPr>
            </w:tcPrChange>
          </w:tcPr>
          <w:p w14:paraId="1CB549E7" w14:textId="07AAF0D8" w:rsidR="003D51FB" w:rsidRPr="00302E57" w:rsidDel="000E3457" w:rsidRDefault="003D51FB" w:rsidP="00CC2534">
            <w:pPr>
              <w:pStyle w:val="Paragrafoelenco"/>
              <w:ind w:left="0"/>
              <w:jc w:val="center"/>
              <w:rPr>
                <w:del w:id="236" w:author="Giorgio Romeo" w:date="2020-12-02T00:46:00Z"/>
                <w:moveFrom w:id="237" w:author="Giorgio Romeo" w:date="2020-12-02T00:43:00Z"/>
                <w:rStyle w:val="Enfasidelicata"/>
                <w:rFonts w:ascii="Bell MT" w:hAnsi="Bell MT"/>
                <w:i w:val="0"/>
                <w:iCs w:val="0"/>
                <w:sz w:val="24"/>
                <w:szCs w:val="24"/>
              </w:rPr>
            </w:pPr>
            <w:moveFrom w:id="238" w:author="Giorgio Romeo" w:date="2020-12-02T00:43:00Z">
              <w:del w:id="239" w:author="Giorgio Romeo" w:date="2020-12-02T00:46:00Z">
                <w:r w:rsidRPr="00A4009C" w:rsidDel="000E3457">
                  <w:rPr>
                    <w:rStyle w:val="Enfasidelicata"/>
                    <w:rFonts w:ascii="Bell MT" w:hAnsi="Bell MT"/>
                    <w:i w:val="0"/>
                    <w:iCs w:val="0"/>
                    <w:sz w:val="24"/>
                    <w:szCs w:val="24"/>
                  </w:rPr>
                  <w:delText>S3</w:delText>
                </w:r>
              </w:del>
            </w:moveFrom>
          </w:p>
        </w:tc>
        <w:tc>
          <w:tcPr>
            <w:tcW w:w="3753" w:type="dxa"/>
            <w:vAlign w:val="center"/>
            <w:tcPrChange w:id="240" w:author="Giorgio Romeo" w:date="2020-12-02T00:30:00Z">
              <w:tcPr>
                <w:tcW w:w="0" w:type="dxa"/>
                <w:vAlign w:val="center"/>
              </w:tcPr>
            </w:tcPrChange>
          </w:tcPr>
          <w:p w14:paraId="71E0DF88" w14:textId="0392D895" w:rsidR="003D51FB" w:rsidRPr="00302E57" w:rsidDel="000E3457" w:rsidRDefault="0020562C" w:rsidP="00CC2534">
            <w:pPr>
              <w:pStyle w:val="Paragrafoelenco"/>
              <w:ind w:left="0"/>
              <w:cnfStyle w:val="000000000000" w:firstRow="0" w:lastRow="0" w:firstColumn="0" w:lastColumn="0" w:oddVBand="0" w:evenVBand="0" w:oddHBand="0" w:evenHBand="0" w:firstRowFirstColumn="0" w:firstRowLastColumn="0" w:lastRowFirstColumn="0" w:lastRowLastColumn="0"/>
              <w:rPr>
                <w:del w:id="241" w:author="Giorgio Romeo" w:date="2020-12-02T00:46:00Z"/>
                <w:moveFrom w:id="242" w:author="Giorgio Romeo" w:date="2020-12-02T00:43:00Z"/>
                <w:rStyle w:val="Enfasidelicata"/>
                <w:rFonts w:ascii="Bell MT" w:hAnsi="Bell MT"/>
                <w:i w:val="0"/>
                <w:iCs w:val="0"/>
                <w:sz w:val="28"/>
                <w:szCs w:val="28"/>
                <w:lang w:val="en-US"/>
              </w:rPr>
            </w:pPr>
            <w:moveFrom w:id="243" w:author="Giorgio Romeo" w:date="2020-12-02T00:43:00Z">
              <w:del w:id="244" w:author="Giorgio Romeo" w:date="2020-12-02T00:46:00Z">
                <w:r w:rsidDel="000E3457">
                  <w:rPr>
                    <w:rStyle w:val="Enfasidelicata"/>
                    <w:rFonts w:ascii="Bell MT" w:hAnsi="Bell MT"/>
                    <w:i w:val="0"/>
                    <w:iCs w:val="0"/>
                    <w:sz w:val="28"/>
                    <w:szCs w:val="28"/>
                  </w:rPr>
                  <w:delText>Physical User</w:delText>
                </w:r>
                <w:r w:rsidR="003D51FB" w:rsidDel="000E3457">
                  <w:rPr>
                    <w:rStyle w:val="Enfasidelicata"/>
                    <w:rFonts w:ascii="Bell MT" w:hAnsi="Bell MT"/>
                    <w:i w:val="0"/>
                    <w:iCs w:val="0"/>
                    <w:sz w:val="28"/>
                    <w:szCs w:val="28"/>
                  </w:rPr>
                  <w:delText xml:space="preserve"> requests ticket from the dispenser</w:delText>
                </w:r>
              </w:del>
            </w:moveFrom>
          </w:p>
        </w:tc>
        <w:tc>
          <w:tcPr>
            <w:tcW w:w="3798" w:type="dxa"/>
            <w:vAlign w:val="center"/>
            <w:tcPrChange w:id="245" w:author="Giorgio Romeo" w:date="2020-12-02T00:30:00Z">
              <w:tcPr>
                <w:tcW w:w="0" w:type="dxa"/>
                <w:vAlign w:val="center"/>
              </w:tcPr>
            </w:tcPrChange>
          </w:tcPr>
          <w:p w14:paraId="5AEC6296" w14:textId="0B7CDA08"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246" w:author="Giorgio Romeo" w:date="2020-12-02T00:46:00Z"/>
                <w:moveFrom w:id="247" w:author="Giorgio Romeo" w:date="2020-12-02T00:43:00Z"/>
                <w:rStyle w:val="Enfasidelicata"/>
                <w:rFonts w:ascii="Bell MT" w:hAnsi="Bell MT"/>
                <w:i w:val="0"/>
                <w:iCs w:val="0"/>
                <w:sz w:val="24"/>
                <w:szCs w:val="24"/>
                <w:lang w:val="en-US"/>
              </w:rPr>
            </w:pPr>
            <w:moveFrom w:id="248" w:author="Giorgio Romeo" w:date="2020-12-02T00:43:00Z">
              <w:del w:id="249" w:author="Giorgio Romeo" w:date="2020-12-02T00:46:00Z">
                <w:r w:rsidDel="000E3457">
                  <w:rPr>
                    <w:rStyle w:val="Enfasidelicata"/>
                    <w:rFonts w:ascii="Bell MT" w:hAnsi="Bell MT"/>
                    <w:i w:val="0"/>
                    <w:iCs w:val="0"/>
                    <w:sz w:val="24"/>
                    <w:szCs w:val="24"/>
                    <w:lang w:val="en-US"/>
                  </w:rPr>
                  <w:delText>World</w:delText>
                </w:r>
              </w:del>
            </w:moveFrom>
          </w:p>
        </w:tc>
      </w:tr>
      <w:tr w:rsidR="003D51FB" w:rsidRPr="00D95A76" w:rsidDel="000E3457" w14:paraId="7F569AF3" w14:textId="4DCD659C" w:rsidTr="00CC2534">
        <w:trPr>
          <w:del w:id="250"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51" w:author="Giorgio Romeo" w:date="2020-12-02T00:30:00Z">
              <w:tcPr>
                <w:tcW w:w="0" w:type="dxa"/>
                <w:tcBorders>
                  <w:left w:val="single" w:sz="4" w:space="0" w:color="auto"/>
                </w:tcBorders>
                <w:shd w:val="clear" w:color="auto" w:fill="A6A6A6" w:themeFill="background1" w:themeFillShade="A6"/>
                <w:vAlign w:val="center"/>
              </w:tcPr>
            </w:tcPrChange>
          </w:tcPr>
          <w:p w14:paraId="3AAD8C50" w14:textId="50372304" w:rsidR="003D51FB" w:rsidRPr="00302E57" w:rsidDel="000E3457" w:rsidRDefault="003D51FB" w:rsidP="00CC2534">
            <w:pPr>
              <w:pStyle w:val="Paragrafoelenco"/>
              <w:ind w:left="0"/>
              <w:jc w:val="center"/>
              <w:rPr>
                <w:del w:id="252" w:author="Giorgio Romeo" w:date="2020-12-02T00:46:00Z"/>
                <w:moveFrom w:id="253" w:author="Giorgio Romeo" w:date="2020-12-02T00:43:00Z"/>
                <w:rStyle w:val="Enfasidelicata"/>
                <w:rFonts w:ascii="Bell MT" w:hAnsi="Bell MT"/>
                <w:bCs w:val="0"/>
                <w:i w:val="0"/>
                <w:iCs w:val="0"/>
                <w:sz w:val="24"/>
                <w:szCs w:val="24"/>
              </w:rPr>
            </w:pPr>
            <w:moveFrom w:id="254" w:author="Giorgio Romeo" w:date="2020-12-02T00:43:00Z">
              <w:del w:id="255" w:author="Giorgio Romeo" w:date="2020-12-02T00:46:00Z">
                <w:r w:rsidDel="000E3457">
                  <w:rPr>
                    <w:rStyle w:val="Enfasidelicata"/>
                    <w:rFonts w:ascii="Bell MT" w:hAnsi="Bell MT"/>
                    <w:bCs w:val="0"/>
                    <w:i w:val="0"/>
                    <w:iCs w:val="0"/>
                    <w:sz w:val="24"/>
                    <w:szCs w:val="24"/>
                  </w:rPr>
                  <w:delText>S4</w:delText>
                </w:r>
              </w:del>
            </w:moveFrom>
          </w:p>
        </w:tc>
        <w:tc>
          <w:tcPr>
            <w:tcW w:w="3753" w:type="dxa"/>
            <w:vAlign w:val="center"/>
            <w:tcPrChange w:id="256" w:author="Giorgio Romeo" w:date="2020-12-02T00:30:00Z">
              <w:tcPr>
                <w:tcW w:w="0" w:type="dxa"/>
                <w:vAlign w:val="center"/>
              </w:tcPr>
            </w:tcPrChange>
          </w:tcPr>
          <w:p w14:paraId="2EEC9D2C" w14:textId="412DE7BD" w:rsidR="003D51FB" w:rsidDel="000E3457" w:rsidRDefault="0020562C" w:rsidP="00CC2534">
            <w:pPr>
              <w:pStyle w:val="Paragrafoelenco"/>
              <w:ind w:left="0"/>
              <w:cnfStyle w:val="000000000000" w:firstRow="0" w:lastRow="0" w:firstColumn="0" w:lastColumn="0" w:oddVBand="0" w:evenVBand="0" w:oddHBand="0" w:evenHBand="0" w:firstRowFirstColumn="0" w:firstRowLastColumn="0" w:lastRowFirstColumn="0" w:lastRowLastColumn="0"/>
              <w:rPr>
                <w:del w:id="257" w:author="Giorgio Romeo" w:date="2020-12-02T00:46:00Z"/>
                <w:moveFrom w:id="258" w:author="Giorgio Romeo" w:date="2020-12-02T00:43:00Z"/>
                <w:rStyle w:val="Enfasidelicata"/>
                <w:rFonts w:ascii="Bell MT" w:hAnsi="Bell MT"/>
                <w:i w:val="0"/>
                <w:iCs w:val="0"/>
                <w:sz w:val="28"/>
                <w:szCs w:val="28"/>
              </w:rPr>
            </w:pPr>
            <w:moveFrom w:id="259" w:author="Giorgio Romeo" w:date="2020-12-02T00:43:00Z">
              <w:del w:id="260" w:author="Giorgio Romeo" w:date="2020-12-02T00:46:00Z">
                <w:r w:rsidDel="000E3457">
                  <w:rPr>
                    <w:rStyle w:val="Enfasidelicata"/>
                    <w:rFonts w:ascii="Bell MT" w:hAnsi="Bell MT"/>
                    <w:i w:val="0"/>
                    <w:iCs w:val="0"/>
                    <w:sz w:val="28"/>
                    <w:szCs w:val="28"/>
                  </w:rPr>
                  <w:delText>Physical User</w:delText>
                </w:r>
                <w:r w:rsidR="003D51FB" w:rsidDel="000E3457">
                  <w:rPr>
                    <w:rStyle w:val="Enfasidelicata"/>
                    <w:rFonts w:ascii="Bell MT" w:hAnsi="Bell MT"/>
                    <w:i w:val="0"/>
                    <w:iCs w:val="0"/>
                    <w:sz w:val="28"/>
                    <w:szCs w:val="28"/>
                  </w:rPr>
                  <w:delText xml:space="preserve"> retrieves ticket from the dispenser</w:delText>
                </w:r>
              </w:del>
            </w:moveFrom>
          </w:p>
        </w:tc>
        <w:tc>
          <w:tcPr>
            <w:tcW w:w="3798" w:type="dxa"/>
            <w:vAlign w:val="center"/>
            <w:tcPrChange w:id="261" w:author="Giorgio Romeo" w:date="2020-12-02T00:30:00Z">
              <w:tcPr>
                <w:tcW w:w="0" w:type="dxa"/>
                <w:vAlign w:val="center"/>
              </w:tcPr>
            </w:tcPrChange>
          </w:tcPr>
          <w:p w14:paraId="46567F18" w14:textId="7F467A43" w:rsidR="003D51FB"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262" w:author="Giorgio Romeo" w:date="2020-12-02T00:46:00Z"/>
                <w:moveFrom w:id="263" w:author="Giorgio Romeo" w:date="2020-12-02T00:43:00Z"/>
                <w:rStyle w:val="Enfasidelicata"/>
                <w:rFonts w:ascii="Bell MT" w:hAnsi="Bell MT"/>
                <w:i w:val="0"/>
                <w:iCs w:val="0"/>
                <w:sz w:val="24"/>
                <w:szCs w:val="24"/>
                <w:lang w:val="en-US"/>
              </w:rPr>
            </w:pPr>
            <w:moveFrom w:id="264" w:author="Giorgio Romeo" w:date="2020-12-02T00:43:00Z">
              <w:del w:id="265" w:author="Giorgio Romeo" w:date="2020-12-02T00:46:00Z">
                <w:r w:rsidDel="000E3457">
                  <w:rPr>
                    <w:rStyle w:val="Enfasidelicata"/>
                    <w:rFonts w:ascii="Bell MT" w:hAnsi="Bell MT"/>
                    <w:i w:val="0"/>
                    <w:iCs w:val="0"/>
                    <w:sz w:val="24"/>
                    <w:szCs w:val="24"/>
                    <w:lang w:val="en-US"/>
                  </w:rPr>
                  <w:delText>Machine</w:delText>
                </w:r>
              </w:del>
            </w:moveFrom>
          </w:p>
        </w:tc>
      </w:tr>
      <w:tr w:rsidR="003D51FB" w:rsidRPr="00D95A76" w:rsidDel="000E3457" w14:paraId="075A57CC" w14:textId="2AD9F4FB" w:rsidTr="00CC2534">
        <w:trPr>
          <w:del w:id="266"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67" w:author="Giorgio Romeo" w:date="2020-12-02T00:30:00Z">
              <w:tcPr>
                <w:tcW w:w="0" w:type="dxa"/>
                <w:tcBorders>
                  <w:left w:val="single" w:sz="4" w:space="0" w:color="auto"/>
                </w:tcBorders>
                <w:shd w:val="clear" w:color="auto" w:fill="A6A6A6" w:themeFill="background1" w:themeFillShade="A6"/>
                <w:vAlign w:val="center"/>
              </w:tcPr>
            </w:tcPrChange>
          </w:tcPr>
          <w:p w14:paraId="3883574F" w14:textId="251F8ADA" w:rsidR="003D51FB" w:rsidRPr="00302E57" w:rsidDel="000E3457" w:rsidRDefault="003D51FB" w:rsidP="00CC2534">
            <w:pPr>
              <w:pStyle w:val="Paragrafoelenco"/>
              <w:ind w:left="0"/>
              <w:jc w:val="center"/>
              <w:rPr>
                <w:del w:id="268" w:author="Giorgio Romeo" w:date="2020-12-02T00:46:00Z"/>
                <w:moveFrom w:id="269" w:author="Giorgio Romeo" w:date="2020-12-02T00:43:00Z"/>
                <w:rStyle w:val="Enfasidelicata"/>
                <w:rFonts w:ascii="Bell MT" w:hAnsi="Bell MT"/>
                <w:i w:val="0"/>
                <w:iCs w:val="0"/>
                <w:sz w:val="22"/>
                <w:szCs w:val="22"/>
              </w:rPr>
            </w:pPr>
            <w:moveFrom w:id="270" w:author="Giorgio Romeo" w:date="2020-12-02T00:43:00Z">
              <w:del w:id="271" w:author="Giorgio Romeo" w:date="2020-12-02T00:46:00Z">
                <w:r w:rsidRPr="00A4009C" w:rsidDel="000E3457">
                  <w:rPr>
                    <w:rStyle w:val="Enfasidelicata"/>
                    <w:rFonts w:ascii="Bell MT" w:hAnsi="Bell MT"/>
                    <w:i w:val="0"/>
                    <w:iCs w:val="0"/>
                    <w:sz w:val="24"/>
                    <w:szCs w:val="24"/>
                  </w:rPr>
                  <w:delText>S</w:delText>
                </w:r>
                <w:r w:rsidDel="000E3457">
                  <w:rPr>
                    <w:rStyle w:val="Enfasidelicata"/>
                    <w:rFonts w:ascii="Bell MT" w:hAnsi="Bell MT"/>
                    <w:i w:val="0"/>
                    <w:iCs w:val="0"/>
                    <w:sz w:val="24"/>
                    <w:szCs w:val="24"/>
                  </w:rPr>
                  <w:delText>5</w:delText>
                </w:r>
              </w:del>
            </w:moveFrom>
          </w:p>
        </w:tc>
        <w:tc>
          <w:tcPr>
            <w:tcW w:w="3753" w:type="dxa"/>
            <w:vAlign w:val="center"/>
            <w:tcPrChange w:id="272" w:author="Giorgio Romeo" w:date="2020-12-02T00:30:00Z">
              <w:tcPr>
                <w:tcW w:w="0" w:type="dxa"/>
                <w:vAlign w:val="center"/>
              </w:tcPr>
            </w:tcPrChange>
          </w:tcPr>
          <w:p w14:paraId="21B9556E" w14:textId="135E3E67" w:rsidR="003D51FB" w:rsidRPr="00302E57" w:rsidDel="000E3457" w:rsidRDefault="003D51FB" w:rsidP="00CC2534">
            <w:pPr>
              <w:pStyle w:val="Paragrafoelenco"/>
              <w:ind w:left="0"/>
              <w:cnfStyle w:val="000000000000" w:firstRow="0" w:lastRow="0" w:firstColumn="0" w:lastColumn="0" w:oddVBand="0" w:evenVBand="0" w:oddHBand="0" w:evenHBand="0" w:firstRowFirstColumn="0" w:firstRowLastColumn="0" w:lastRowFirstColumn="0" w:lastRowLastColumn="0"/>
              <w:rPr>
                <w:del w:id="273" w:author="Giorgio Romeo" w:date="2020-12-02T00:46:00Z"/>
                <w:moveFrom w:id="274" w:author="Giorgio Romeo" w:date="2020-12-02T00:43:00Z"/>
                <w:rStyle w:val="Enfasidelicata"/>
                <w:rFonts w:ascii="Bell MT" w:hAnsi="Bell MT"/>
                <w:i w:val="0"/>
                <w:iCs w:val="0"/>
                <w:sz w:val="28"/>
                <w:szCs w:val="28"/>
                <w:lang w:val="en-US"/>
              </w:rPr>
            </w:pPr>
            <w:moveFrom w:id="275" w:author="Giorgio Romeo" w:date="2020-12-02T00:43:00Z">
              <w:del w:id="276" w:author="Giorgio Romeo" w:date="2020-12-02T00:46:00Z">
                <w:r w:rsidRPr="005C5088" w:rsidDel="000E3457">
                  <w:rPr>
                    <w:rStyle w:val="Enfasidelicata"/>
                    <w:rFonts w:ascii="Bell MT" w:hAnsi="Bell MT"/>
                    <w:i w:val="0"/>
                    <w:iCs w:val="0"/>
                    <w:sz w:val="28"/>
                    <w:szCs w:val="28"/>
                    <w:lang w:val="en-US"/>
                  </w:rPr>
                  <w:delText xml:space="preserve">User scans QR code </w:delText>
                </w:r>
                <w:r w:rsidDel="000E3457">
                  <w:rPr>
                    <w:rStyle w:val="Enfasidelicata"/>
                    <w:rFonts w:ascii="Bell MT" w:hAnsi="Bell MT"/>
                    <w:i w:val="0"/>
                    <w:iCs w:val="0"/>
                    <w:sz w:val="28"/>
                    <w:szCs w:val="28"/>
                    <w:lang w:val="en-US"/>
                  </w:rPr>
                  <w:delText>at entrance</w:delText>
                </w:r>
              </w:del>
            </w:moveFrom>
          </w:p>
        </w:tc>
        <w:tc>
          <w:tcPr>
            <w:tcW w:w="3798" w:type="dxa"/>
            <w:vAlign w:val="center"/>
            <w:tcPrChange w:id="277" w:author="Giorgio Romeo" w:date="2020-12-02T00:30:00Z">
              <w:tcPr>
                <w:tcW w:w="0" w:type="dxa"/>
                <w:vAlign w:val="center"/>
              </w:tcPr>
            </w:tcPrChange>
          </w:tcPr>
          <w:p w14:paraId="5E0F2DBB" w14:textId="2E23B4C0"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278" w:author="Giorgio Romeo" w:date="2020-12-02T00:46:00Z"/>
                <w:moveFrom w:id="279" w:author="Giorgio Romeo" w:date="2020-12-02T00:43:00Z"/>
                <w:rStyle w:val="Enfasidelicata"/>
                <w:rFonts w:ascii="Bell MT" w:hAnsi="Bell MT"/>
                <w:i w:val="0"/>
                <w:iCs w:val="0"/>
                <w:sz w:val="24"/>
                <w:szCs w:val="24"/>
                <w:lang w:val="en-US"/>
              </w:rPr>
            </w:pPr>
            <w:moveFrom w:id="280" w:author="Giorgio Romeo" w:date="2020-12-02T00:43:00Z">
              <w:del w:id="281" w:author="Giorgio Romeo" w:date="2020-12-02T00:46:00Z">
                <w:r w:rsidDel="000E3457">
                  <w:rPr>
                    <w:rStyle w:val="Enfasidelicata"/>
                    <w:rFonts w:ascii="Bell MT" w:hAnsi="Bell MT"/>
                    <w:i w:val="0"/>
                    <w:iCs w:val="0"/>
                    <w:sz w:val="24"/>
                    <w:szCs w:val="24"/>
                    <w:lang w:val="en-US"/>
                  </w:rPr>
                  <w:delText>World</w:delText>
                </w:r>
              </w:del>
            </w:moveFrom>
          </w:p>
        </w:tc>
      </w:tr>
      <w:tr w:rsidR="003D51FB" w:rsidDel="000E3457" w14:paraId="31B09D1D" w14:textId="3406DCA6" w:rsidTr="00CC2534">
        <w:trPr>
          <w:del w:id="282"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83" w:author="Giorgio Romeo" w:date="2020-12-02T00:30:00Z">
              <w:tcPr>
                <w:tcW w:w="0" w:type="dxa"/>
                <w:tcBorders>
                  <w:left w:val="single" w:sz="4" w:space="0" w:color="auto"/>
                </w:tcBorders>
                <w:shd w:val="clear" w:color="auto" w:fill="A6A6A6" w:themeFill="background1" w:themeFillShade="A6"/>
                <w:vAlign w:val="center"/>
              </w:tcPr>
            </w:tcPrChange>
          </w:tcPr>
          <w:p w14:paraId="2FE6E010" w14:textId="05912E04" w:rsidR="003D51FB" w:rsidRPr="00302E57" w:rsidDel="000E3457" w:rsidRDefault="003D51FB" w:rsidP="00CC2534">
            <w:pPr>
              <w:pStyle w:val="Paragrafoelenco"/>
              <w:ind w:left="0"/>
              <w:jc w:val="center"/>
              <w:rPr>
                <w:del w:id="284" w:author="Giorgio Romeo" w:date="2020-12-02T00:46:00Z"/>
                <w:moveFrom w:id="285" w:author="Giorgio Romeo" w:date="2020-12-02T00:43:00Z"/>
                <w:rStyle w:val="Enfasidelicata"/>
                <w:rFonts w:ascii="Bell MT" w:hAnsi="Bell MT"/>
                <w:i w:val="0"/>
                <w:iCs w:val="0"/>
                <w:sz w:val="24"/>
                <w:szCs w:val="24"/>
              </w:rPr>
            </w:pPr>
            <w:moveFrom w:id="286" w:author="Giorgio Romeo" w:date="2020-12-02T00:43:00Z">
              <w:del w:id="287" w:author="Giorgio Romeo" w:date="2020-12-02T00:46:00Z">
                <w:r w:rsidRPr="00A4009C" w:rsidDel="000E3457">
                  <w:rPr>
                    <w:rStyle w:val="Enfasidelicata"/>
                    <w:rFonts w:ascii="Bell MT" w:hAnsi="Bell MT"/>
                    <w:i w:val="0"/>
                    <w:iCs w:val="0"/>
                    <w:sz w:val="24"/>
                    <w:szCs w:val="24"/>
                  </w:rPr>
                  <w:delText>S</w:delText>
                </w:r>
                <w:r w:rsidDel="000E3457">
                  <w:rPr>
                    <w:rStyle w:val="Enfasidelicata"/>
                    <w:rFonts w:ascii="Bell MT" w:hAnsi="Bell MT"/>
                    <w:i w:val="0"/>
                    <w:iCs w:val="0"/>
                    <w:sz w:val="24"/>
                    <w:szCs w:val="24"/>
                  </w:rPr>
                  <w:delText>6</w:delText>
                </w:r>
              </w:del>
            </w:moveFrom>
          </w:p>
        </w:tc>
        <w:tc>
          <w:tcPr>
            <w:tcW w:w="3753" w:type="dxa"/>
            <w:vAlign w:val="center"/>
            <w:tcPrChange w:id="288" w:author="Giorgio Romeo" w:date="2020-12-02T00:30:00Z">
              <w:tcPr>
                <w:tcW w:w="0" w:type="dxa"/>
                <w:vAlign w:val="center"/>
              </w:tcPr>
            </w:tcPrChange>
          </w:tcPr>
          <w:p w14:paraId="472E8D12" w14:textId="6EACB3DF" w:rsidR="003D51FB" w:rsidRPr="005C5088" w:rsidDel="000E3457" w:rsidRDefault="003D51FB" w:rsidP="00CC2534">
            <w:pPr>
              <w:pStyle w:val="Paragrafoelenco"/>
              <w:ind w:left="0"/>
              <w:cnfStyle w:val="000000000000" w:firstRow="0" w:lastRow="0" w:firstColumn="0" w:lastColumn="0" w:oddVBand="0" w:evenVBand="0" w:oddHBand="0" w:evenHBand="0" w:firstRowFirstColumn="0" w:firstRowLastColumn="0" w:lastRowFirstColumn="0" w:lastRowLastColumn="0"/>
              <w:rPr>
                <w:del w:id="289" w:author="Giorgio Romeo" w:date="2020-12-02T00:46:00Z"/>
                <w:moveFrom w:id="290" w:author="Giorgio Romeo" w:date="2020-12-02T00:43:00Z"/>
                <w:rStyle w:val="Enfasidelicata"/>
                <w:rFonts w:ascii="Bell MT" w:hAnsi="Bell MT"/>
                <w:i w:val="0"/>
                <w:iCs w:val="0"/>
                <w:sz w:val="28"/>
                <w:szCs w:val="28"/>
              </w:rPr>
            </w:pPr>
            <w:moveFrom w:id="291" w:author="Giorgio Romeo" w:date="2020-12-02T00:43:00Z">
              <w:del w:id="292" w:author="Giorgio Romeo" w:date="2020-12-02T00:46:00Z">
                <w:r w:rsidRPr="005C5088" w:rsidDel="000E3457">
                  <w:rPr>
                    <w:rStyle w:val="Enfasidelicata"/>
                    <w:rFonts w:ascii="Bell MT" w:hAnsi="Bell MT"/>
                    <w:i w:val="0"/>
                    <w:iCs w:val="0"/>
                    <w:sz w:val="28"/>
                    <w:szCs w:val="28"/>
                    <w:lang w:val="en-US"/>
                  </w:rPr>
                  <w:delText xml:space="preserve">User scans QR code </w:delText>
                </w:r>
                <w:r w:rsidDel="000E3457">
                  <w:rPr>
                    <w:rStyle w:val="Enfasidelicata"/>
                    <w:rFonts w:ascii="Bell MT" w:hAnsi="Bell MT"/>
                    <w:i w:val="0"/>
                    <w:iCs w:val="0"/>
                    <w:sz w:val="28"/>
                    <w:szCs w:val="28"/>
                    <w:lang w:val="en-US"/>
                  </w:rPr>
                  <w:delText>at exit</w:delText>
                </w:r>
              </w:del>
            </w:moveFrom>
          </w:p>
        </w:tc>
        <w:tc>
          <w:tcPr>
            <w:tcW w:w="3798" w:type="dxa"/>
            <w:vAlign w:val="center"/>
            <w:tcPrChange w:id="293" w:author="Giorgio Romeo" w:date="2020-12-02T00:30:00Z">
              <w:tcPr>
                <w:tcW w:w="0" w:type="dxa"/>
                <w:vAlign w:val="center"/>
              </w:tcPr>
            </w:tcPrChange>
          </w:tcPr>
          <w:p w14:paraId="5FE6BB69" w14:textId="4DEA63E3"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294" w:author="Giorgio Romeo" w:date="2020-12-02T00:46:00Z"/>
                <w:moveFrom w:id="295" w:author="Giorgio Romeo" w:date="2020-12-02T00:43:00Z"/>
                <w:rStyle w:val="Enfasidelicata"/>
                <w:rFonts w:ascii="Bell MT" w:hAnsi="Bell MT"/>
                <w:i w:val="0"/>
                <w:iCs w:val="0"/>
                <w:sz w:val="24"/>
                <w:szCs w:val="24"/>
              </w:rPr>
            </w:pPr>
            <w:moveFrom w:id="296" w:author="Giorgio Romeo" w:date="2020-12-02T00:43:00Z">
              <w:del w:id="297" w:author="Giorgio Romeo" w:date="2020-12-02T00:46:00Z">
                <w:r w:rsidDel="000E3457">
                  <w:rPr>
                    <w:rStyle w:val="Enfasidelicata"/>
                    <w:rFonts w:ascii="Bell MT" w:hAnsi="Bell MT"/>
                    <w:i w:val="0"/>
                    <w:iCs w:val="0"/>
                    <w:sz w:val="24"/>
                    <w:szCs w:val="24"/>
                  </w:rPr>
                  <w:delText>World</w:delText>
                </w:r>
              </w:del>
            </w:moveFrom>
          </w:p>
        </w:tc>
      </w:tr>
      <w:tr w:rsidR="003D51FB" w:rsidDel="000E3457" w14:paraId="4AC12940" w14:textId="67B9E9B8" w:rsidTr="00CC2534">
        <w:trPr>
          <w:del w:id="298"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99" w:author="Giorgio Romeo" w:date="2020-12-02T00:30:00Z">
              <w:tcPr>
                <w:tcW w:w="0" w:type="dxa"/>
                <w:tcBorders>
                  <w:left w:val="single" w:sz="4" w:space="0" w:color="auto"/>
                </w:tcBorders>
                <w:shd w:val="clear" w:color="auto" w:fill="A6A6A6" w:themeFill="background1" w:themeFillShade="A6"/>
                <w:vAlign w:val="center"/>
              </w:tcPr>
            </w:tcPrChange>
          </w:tcPr>
          <w:p w14:paraId="5F881F93" w14:textId="6B7509FE" w:rsidR="003D51FB" w:rsidRPr="00302E57" w:rsidDel="000E3457" w:rsidRDefault="003D51FB" w:rsidP="00CC2534">
            <w:pPr>
              <w:pStyle w:val="Paragrafoelenco"/>
              <w:ind w:left="0"/>
              <w:jc w:val="center"/>
              <w:rPr>
                <w:del w:id="300" w:author="Giorgio Romeo" w:date="2020-12-02T00:46:00Z"/>
                <w:moveFrom w:id="301" w:author="Giorgio Romeo" w:date="2020-12-02T00:43:00Z"/>
                <w:rStyle w:val="Enfasidelicata"/>
                <w:rFonts w:ascii="Bell MT" w:hAnsi="Bell MT"/>
                <w:i w:val="0"/>
                <w:iCs w:val="0"/>
                <w:sz w:val="24"/>
                <w:szCs w:val="24"/>
              </w:rPr>
            </w:pPr>
            <w:moveFrom w:id="302" w:author="Giorgio Romeo" w:date="2020-12-02T00:43:00Z">
              <w:del w:id="303" w:author="Giorgio Romeo" w:date="2020-12-02T00:46:00Z">
                <w:r w:rsidRPr="00A4009C" w:rsidDel="000E3457">
                  <w:rPr>
                    <w:rStyle w:val="Enfasidelicata"/>
                    <w:rFonts w:ascii="Bell MT" w:hAnsi="Bell MT"/>
                    <w:i w:val="0"/>
                    <w:iCs w:val="0"/>
                    <w:sz w:val="24"/>
                    <w:szCs w:val="24"/>
                  </w:rPr>
                  <w:delText>S</w:delText>
                </w:r>
                <w:r w:rsidDel="000E3457">
                  <w:rPr>
                    <w:rStyle w:val="Enfasidelicata"/>
                    <w:rFonts w:ascii="Bell MT" w:hAnsi="Bell MT"/>
                    <w:i w:val="0"/>
                    <w:iCs w:val="0"/>
                    <w:sz w:val="24"/>
                    <w:szCs w:val="24"/>
                  </w:rPr>
                  <w:delText>7</w:delText>
                </w:r>
              </w:del>
            </w:moveFrom>
          </w:p>
        </w:tc>
        <w:tc>
          <w:tcPr>
            <w:tcW w:w="3753" w:type="dxa"/>
            <w:vAlign w:val="center"/>
            <w:tcPrChange w:id="304" w:author="Giorgio Romeo" w:date="2020-12-02T00:30:00Z">
              <w:tcPr>
                <w:tcW w:w="0" w:type="dxa"/>
                <w:vAlign w:val="center"/>
              </w:tcPr>
            </w:tcPrChange>
          </w:tcPr>
          <w:p w14:paraId="04303388" w14:textId="6547ABDE" w:rsidR="003D51FB" w:rsidDel="000E3457" w:rsidRDefault="003D51FB" w:rsidP="00CC2534">
            <w:pPr>
              <w:pStyle w:val="Paragrafoelenco"/>
              <w:ind w:left="0"/>
              <w:cnfStyle w:val="000000000000" w:firstRow="0" w:lastRow="0" w:firstColumn="0" w:lastColumn="0" w:oddVBand="0" w:evenVBand="0" w:oddHBand="0" w:evenHBand="0" w:firstRowFirstColumn="0" w:firstRowLastColumn="0" w:lastRowFirstColumn="0" w:lastRowLastColumn="0"/>
              <w:rPr>
                <w:del w:id="305" w:author="Giorgio Romeo" w:date="2020-12-02T00:46:00Z"/>
                <w:moveFrom w:id="306" w:author="Giorgio Romeo" w:date="2020-12-02T00:43:00Z"/>
                <w:rStyle w:val="Enfasidelicata"/>
                <w:rFonts w:ascii="Bell MT" w:hAnsi="Bell MT"/>
                <w:i w:val="0"/>
                <w:iCs w:val="0"/>
                <w:sz w:val="28"/>
                <w:szCs w:val="28"/>
              </w:rPr>
            </w:pPr>
            <w:moveFrom w:id="307" w:author="Giorgio Romeo" w:date="2020-12-02T00:43:00Z">
              <w:del w:id="308" w:author="Giorgio Romeo" w:date="2020-12-02T00:46:00Z">
                <w:r w:rsidDel="000E3457">
                  <w:rPr>
                    <w:rStyle w:val="Enfasidelicata"/>
                    <w:rFonts w:ascii="Bell MT" w:hAnsi="Bell MT"/>
                    <w:i w:val="0"/>
                    <w:iCs w:val="0"/>
                    <w:sz w:val="28"/>
                    <w:szCs w:val="28"/>
                  </w:rPr>
                  <w:delText>Turnstile open</w:delText>
                </w:r>
                <w:r w:rsidR="00C56AFB" w:rsidDel="000E3457">
                  <w:rPr>
                    <w:rStyle w:val="Enfasidelicata"/>
                    <w:rFonts w:ascii="Bell MT" w:hAnsi="Bell MT"/>
                    <w:i w:val="0"/>
                    <w:iCs w:val="0"/>
                    <w:sz w:val="28"/>
                    <w:szCs w:val="28"/>
                  </w:rPr>
                  <w:delText>s</w:delText>
                </w:r>
              </w:del>
            </w:moveFrom>
          </w:p>
        </w:tc>
        <w:tc>
          <w:tcPr>
            <w:tcW w:w="3798" w:type="dxa"/>
            <w:vAlign w:val="center"/>
            <w:tcPrChange w:id="309" w:author="Giorgio Romeo" w:date="2020-12-02T00:30:00Z">
              <w:tcPr>
                <w:tcW w:w="0" w:type="dxa"/>
                <w:vAlign w:val="center"/>
              </w:tcPr>
            </w:tcPrChange>
          </w:tcPr>
          <w:p w14:paraId="483595D0" w14:textId="5B4B02DE"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310" w:author="Giorgio Romeo" w:date="2020-12-02T00:46:00Z"/>
                <w:moveFrom w:id="311" w:author="Giorgio Romeo" w:date="2020-12-02T00:43:00Z"/>
                <w:rStyle w:val="Enfasidelicata"/>
                <w:rFonts w:ascii="Bell MT" w:hAnsi="Bell MT"/>
                <w:i w:val="0"/>
                <w:iCs w:val="0"/>
                <w:sz w:val="24"/>
                <w:szCs w:val="24"/>
              </w:rPr>
            </w:pPr>
            <w:moveFrom w:id="312" w:author="Giorgio Romeo" w:date="2020-12-02T00:43:00Z">
              <w:del w:id="313" w:author="Giorgio Romeo" w:date="2020-12-02T00:46:00Z">
                <w:r w:rsidDel="000E3457">
                  <w:rPr>
                    <w:rStyle w:val="Enfasidelicata"/>
                    <w:rFonts w:ascii="Bell MT" w:hAnsi="Bell MT"/>
                    <w:i w:val="0"/>
                    <w:iCs w:val="0"/>
                    <w:sz w:val="24"/>
                    <w:szCs w:val="24"/>
                  </w:rPr>
                  <w:delText>Machine</w:delText>
                </w:r>
              </w:del>
            </w:moveFrom>
          </w:p>
        </w:tc>
      </w:tr>
      <w:tr w:rsidR="003D51FB" w:rsidDel="000E3457" w14:paraId="02BAF1AF" w14:textId="6405B6CB" w:rsidTr="00CC2534">
        <w:trPr>
          <w:del w:id="314"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15" w:author="Giorgio Romeo" w:date="2020-12-02T00:30:00Z">
              <w:tcPr>
                <w:tcW w:w="0" w:type="dxa"/>
                <w:tcBorders>
                  <w:left w:val="single" w:sz="4" w:space="0" w:color="auto"/>
                </w:tcBorders>
                <w:shd w:val="clear" w:color="auto" w:fill="A6A6A6" w:themeFill="background1" w:themeFillShade="A6"/>
                <w:vAlign w:val="center"/>
              </w:tcPr>
            </w:tcPrChange>
          </w:tcPr>
          <w:p w14:paraId="6F584A2C" w14:textId="4F872CAD" w:rsidR="003D51FB" w:rsidRPr="00302E57" w:rsidDel="000E3457" w:rsidRDefault="003D51FB" w:rsidP="00CC2534">
            <w:pPr>
              <w:pStyle w:val="Paragrafoelenco"/>
              <w:ind w:left="0"/>
              <w:jc w:val="center"/>
              <w:rPr>
                <w:del w:id="316" w:author="Giorgio Romeo" w:date="2020-12-02T00:46:00Z"/>
                <w:moveFrom w:id="317" w:author="Giorgio Romeo" w:date="2020-12-02T00:43:00Z"/>
                <w:rStyle w:val="Enfasidelicata"/>
                <w:rFonts w:ascii="Bell MT" w:hAnsi="Bell MT"/>
                <w:i w:val="0"/>
                <w:iCs w:val="0"/>
                <w:sz w:val="24"/>
                <w:szCs w:val="24"/>
              </w:rPr>
            </w:pPr>
            <w:moveFrom w:id="318" w:author="Giorgio Romeo" w:date="2020-12-02T00:43:00Z">
              <w:del w:id="319" w:author="Giorgio Romeo" w:date="2020-12-02T00:46:00Z">
                <w:r w:rsidRPr="00A4009C" w:rsidDel="000E3457">
                  <w:rPr>
                    <w:rStyle w:val="Enfasidelicata"/>
                    <w:rFonts w:ascii="Bell MT" w:hAnsi="Bell MT"/>
                    <w:i w:val="0"/>
                    <w:iCs w:val="0"/>
                    <w:sz w:val="24"/>
                    <w:szCs w:val="24"/>
                  </w:rPr>
                  <w:delText>S</w:delText>
                </w:r>
                <w:r w:rsidDel="000E3457">
                  <w:rPr>
                    <w:rStyle w:val="Enfasidelicata"/>
                    <w:rFonts w:ascii="Bell MT" w:hAnsi="Bell MT"/>
                    <w:i w:val="0"/>
                    <w:iCs w:val="0"/>
                    <w:sz w:val="24"/>
                    <w:szCs w:val="24"/>
                  </w:rPr>
                  <w:delText>8</w:delText>
                </w:r>
              </w:del>
            </w:moveFrom>
          </w:p>
        </w:tc>
        <w:tc>
          <w:tcPr>
            <w:tcW w:w="3753" w:type="dxa"/>
            <w:vAlign w:val="center"/>
            <w:tcPrChange w:id="320" w:author="Giorgio Romeo" w:date="2020-12-02T00:30:00Z">
              <w:tcPr>
                <w:tcW w:w="0" w:type="dxa"/>
                <w:vAlign w:val="center"/>
              </w:tcPr>
            </w:tcPrChange>
          </w:tcPr>
          <w:p w14:paraId="29227698" w14:textId="76745FFA" w:rsidR="003D51FB" w:rsidDel="000E3457" w:rsidRDefault="003D51FB" w:rsidP="00CC2534">
            <w:pPr>
              <w:pStyle w:val="Paragrafoelenco"/>
              <w:ind w:left="0"/>
              <w:cnfStyle w:val="000000000000" w:firstRow="0" w:lastRow="0" w:firstColumn="0" w:lastColumn="0" w:oddVBand="0" w:evenVBand="0" w:oddHBand="0" w:evenHBand="0" w:firstRowFirstColumn="0" w:firstRowLastColumn="0" w:lastRowFirstColumn="0" w:lastRowLastColumn="0"/>
              <w:rPr>
                <w:del w:id="321" w:author="Giorgio Romeo" w:date="2020-12-02T00:46:00Z"/>
                <w:moveFrom w:id="322" w:author="Giorgio Romeo" w:date="2020-12-02T00:43:00Z"/>
                <w:rStyle w:val="Enfasidelicata"/>
                <w:rFonts w:ascii="Bell MT" w:hAnsi="Bell MT"/>
                <w:i w:val="0"/>
                <w:iCs w:val="0"/>
                <w:sz w:val="28"/>
                <w:szCs w:val="28"/>
              </w:rPr>
            </w:pPr>
            <w:moveFrom w:id="323" w:author="Giorgio Romeo" w:date="2020-12-02T00:43:00Z">
              <w:del w:id="324" w:author="Giorgio Romeo" w:date="2020-12-02T00:46:00Z">
                <w:r w:rsidDel="000E3457">
                  <w:rPr>
                    <w:rStyle w:val="Enfasidelicata"/>
                    <w:rFonts w:ascii="Bell MT" w:hAnsi="Bell MT"/>
                    <w:i w:val="0"/>
                    <w:iCs w:val="0"/>
                    <w:sz w:val="28"/>
                    <w:szCs w:val="28"/>
                  </w:rPr>
                  <w:delText>Turnstile close</w:delText>
                </w:r>
                <w:r w:rsidR="00C56AFB" w:rsidDel="000E3457">
                  <w:rPr>
                    <w:rStyle w:val="Enfasidelicata"/>
                    <w:rFonts w:ascii="Bell MT" w:hAnsi="Bell MT"/>
                    <w:i w:val="0"/>
                    <w:iCs w:val="0"/>
                    <w:sz w:val="28"/>
                    <w:szCs w:val="28"/>
                  </w:rPr>
                  <w:delText>s</w:delText>
                </w:r>
              </w:del>
            </w:moveFrom>
          </w:p>
        </w:tc>
        <w:tc>
          <w:tcPr>
            <w:tcW w:w="3798" w:type="dxa"/>
            <w:vAlign w:val="center"/>
            <w:tcPrChange w:id="325" w:author="Giorgio Romeo" w:date="2020-12-02T00:30:00Z">
              <w:tcPr>
                <w:tcW w:w="0" w:type="dxa"/>
                <w:vAlign w:val="center"/>
              </w:tcPr>
            </w:tcPrChange>
          </w:tcPr>
          <w:p w14:paraId="2A2C5B65" w14:textId="4280D8B0"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326" w:author="Giorgio Romeo" w:date="2020-12-02T00:46:00Z"/>
                <w:moveFrom w:id="327" w:author="Giorgio Romeo" w:date="2020-12-02T00:43:00Z"/>
                <w:rStyle w:val="Enfasidelicata"/>
                <w:rFonts w:ascii="Bell MT" w:hAnsi="Bell MT"/>
                <w:i w:val="0"/>
                <w:iCs w:val="0"/>
                <w:sz w:val="24"/>
                <w:szCs w:val="24"/>
              </w:rPr>
            </w:pPr>
            <w:moveFrom w:id="328" w:author="Giorgio Romeo" w:date="2020-12-02T00:43:00Z">
              <w:del w:id="329" w:author="Giorgio Romeo" w:date="2020-12-02T00:46:00Z">
                <w:r w:rsidDel="000E3457">
                  <w:rPr>
                    <w:rStyle w:val="Enfasidelicata"/>
                    <w:rFonts w:ascii="Bell MT" w:hAnsi="Bell MT"/>
                    <w:i w:val="0"/>
                    <w:iCs w:val="0"/>
                    <w:sz w:val="24"/>
                    <w:szCs w:val="24"/>
                  </w:rPr>
                  <w:delText>Machine</w:delText>
                </w:r>
              </w:del>
            </w:moveFrom>
          </w:p>
        </w:tc>
      </w:tr>
      <w:tr w:rsidR="003D51FB" w:rsidDel="000E3457" w14:paraId="265CAAB9" w14:textId="3C5BBCC1" w:rsidTr="00CC2534">
        <w:trPr>
          <w:del w:id="330"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31" w:author="Giorgio Romeo" w:date="2020-12-02T00:30:00Z">
              <w:tcPr>
                <w:tcW w:w="0" w:type="dxa"/>
                <w:tcBorders>
                  <w:left w:val="single" w:sz="4" w:space="0" w:color="auto"/>
                </w:tcBorders>
                <w:shd w:val="clear" w:color="auto" w:fill="A6A6A6" w:themeFill="background1" w:themeFillShade="A6"/>
                <w:vAlign w:val="center"/>
              </w:tcPr>
            </w:tcPrChange>
          </w:tcPr>
          <w:p w14:paraId="58D67EB2" w14:textId="752B2A12" w:rsidR="003D51FB" w:rsidRPr="00302E57" w:rsidDel="000E3457" w:rsidRDefault="003D51FB" w:rsidP="00CC2534">
            <w:pPr>
              <w:pStyle w:val="Paragrafoelenco"/>
              <w:ind w:left="0"/>
              <w:jc w:val="center"/>
              <w:rPr>
                <w:del w:id="332" w:author="Giorgio Romeo" w:date="2020-12-02T00:46:00Z"/>
                <w:moveFrom w:id="333" w:author="Giorgio Romeo" w:date="2020-12-02T00:43:00Z"/>
                <w:rStyle w:val="Enfasidelicata"/>
                <w:rFonts w:ascii="Bell MT" w:hAnsi="Bell MT"/>
                <w:i w:val="0"/>
                <w:iCs w:val="0"/>
                <w:sz w:val="24"/>
                <w:szCs w:val="24"/>
              </w:rPr>
            </w:pPr>
            <w:moveFrom w:id="334" w:author="Giorgio Romeo" w:date="2020-12-02T00:43:00Z">
              <w:del w:id="335" w:author="Giorgio Romeo" w:date="2020-12-02T00:46:00Z">
                <w:r w:rsidRPr="00A4009C" w:rsidDel="000E3457">
                  <w:rPr>
                    <w:rStyle w:val="Enfasidelicata"/>
                    <w:rFonts w:ascii="Bell MT" w:hAnsi="Bell MT"/>
                    <w:i w:val="0"/>
                    <w:iCs w:val="0"/>
                    <w:sz w:val="24"/>
                    <w:szCs w:val="24"/>
                  </w:rPr>
                  <w:delText>S</w:delText>
                </w:r>
                <w:r w:rsidDel="000E3457">
                  <w:rPr>
                    <w:rStyle w:val="Enfasidelicata"/>
                    <w:rFonts w:ascii="Bell MT" w:hAnsi="Bell MT"/>
                    <w:i w:val="0"/>
                    <w:iCs w:val="0"/>
                    <w:sz w:val="24"/>
                    <w:szCs w:val="24"/>
                  </w:rPr>
                  <w:delText>9</w:delText>
                </w:r>
              </w:del>
            </w:moveFrom>
          </w:p>
        </w:tc>
        <w:tc>
          <w:tcPr>
            <w:tcW w:w="3753" w:type="dxa"/>
            <w:vAlign w:val="center"/>
            <w:tcPrChange w:id="336" w:author="Giorgio Romeo" w:date="2020-12-02T00:30:00Z">
              <w:tcPr>
                <w:tcW w:w="0" w:type="dxa"/>
                <w:vAlign w:val="center"/>
              </w:tcPr>
            </w:tcPrChange>
          </w:tcPr>
          <w:p w14:paraId="37C74E61" w14:textId="25EDA8CB" w:rsidR="003D51FB" w:rsidDel="000E3457" w:rsidRDefault="0020562C" w:rsidP="00CC2534">
            <w:pPr>
              <w:pStyle w:val="Paragrafoelenco"/>
              <w:ind w:left="0"/>
              <w:cnfStyle w:val="000000000000" w:firstRow="0" w:lastRow="0" w:firstColumn="0" w:lastColumn="0" w:oddVBand="0" w:evenVBand="0" w:oddHBand="0" w:evenHBand="0" w:firstRowFirstColumn="0" w:firstRowLastColumn="0" w:lastRowFirstColumn="0" w:lastRowLastColumn="0"/>
              <w:rPr>
                <w:del w:id="337" w:author="Giorgio Romeo" w:date="2020-12-02T00:46:00Z"/>
                <w:moveFrom w:id="338" w:author="Giorgio Romeo" w:date="2020-12-02T00:43:00Z"/>
                <w:rStyle w:val="Enfasidelicata"/>
                <w:rFonts w:ascii="Bell MT" w:hAnsi="Bell MT"/>
                <w:i w:val="0"/>
                <w:iCs w:val="0"/>
                <w:sz w:val="28"/>
                <w:szCs w:val="28"/>
              </w:rPr>
            </w:pPr>
            <w:moveFrom w:id="339" w:author="Giorgio Romeo" w:date="2020-12-02T00:43:00Z">
              <w:del w:id="340" w:author="Giorgio Romeo" w:date="2020-12-02T00:46:00Z">
                <w:r w:rsidDel="000E3457">
                  <w:rPr>
                    <w:rStyle w:val="Enfasidelicata"/>
                    <w:rFonts w:ascii="Bell MT" w:hAnsi="Bell MT"/>
                    <w:i w:val="0"/>
                    <w:iCs w:val="0"/>
                    <w:sz w:val="28"/>
                    <w:szCs w:val="28"/>
                  </w:rPr>
                  <w:delText>Virtual User</w:delText>
                </w:r>
                <w:r w:rsidR="003D51FB" w:rsidDel="000E3457">
                  <w:rPr>
                    <w:rStyle w:val="Enfasidelicata"/>
                    <w:rFonts w:ascii="Bell MT" w:hAnsi="Bell MT"/>
                    <w:i w:val="0"/>
                    <w:iCs w:val="0"/>
                    <w:sz w:val="28"/>
                    <w:szCs w:val="28"/>
                  </w:rPr>
                  <w:delText xml:space="preserve"> is notified about his coming turn</w:delText>
                </w:r>
              </w:del>
            </w:moveFrom>
          </w:p>
        </w:tc>
        <w:tc>
          <w:tcPr>
            <w:tcW w:w="3798" w:type="dxa"/>
            <w:vAlign w:val="center"/>
            <w:tcPrChange w:id="341" w:author="Giorgio Romeo" w:date="2020-12-02T00:30:00Z">
              <w:tcPr>
                <w:tcW w:w="0" w:type="dxa"/>
                <w:vAlign w:val="center"/>
              </w:tcPr>
            </w:tcPrChange>
          </w:tcPr>
          <w:p w14:paraId="7416B64D" w14:textId="75118657"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342" w:author="Giorgio Romeo" w:date="2020-12-02T00:46:00Z"/>
                <w:moveFrom w:id="343" w:author="Giorgio Romeo" w:date="2020-12-02T00:43:00Z"/>
                <w:rStyle w:val="Enfasidelicata"/>
                <w:rFonts w:ascii="Bell MT" w:hAnsi="Bell MT"/>
                <w:i w:val="0"/>
                <w:iCs w:val="0"/>
                <w:sz w:val="24"/>
                <w:szCs w:val="24"/>
              </w:rPr>
            </w:pPr>
            <w:moveFrom w:id="344" w:author="Giorgio Romeo" w:date="2020-12-02T00:43:00Z">
              <w:del w:id="345" w:author="Giorgio Romeo" w:date="2020-12-02T00:46:00Z">
                <w:r w:rsidDel="000E3457">
                  <w:rPr>
                    <w:rStyle w:val="Enfasidelicata"/>
                    <w:rFonts w:ascii="Bell MT" w:hAnsi="Bell MT"/>
                    <w:i w:val="0"/>
                    <w:iCs w:val="0"/>
                    <w:sz w:val="24"/>
                    <w:szCs w:val="24"/>
                  </w:rPr>
                  <w:delText>Machine</w:delText>
                </w:r>
              </w:del>
            </w:moveFrom>
          </w:p>
        </w:tc>
      </w:tr>
      <w:tr w:rsidR="003D51FB" w:rsidDel="000E3457" w14:paraId="726CA12F" w14:textId="4B369A13" w:rsidTr="00CC2534">
        <w:trPr>
          <w:del w:id="346"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47" w:author="Giorgio Romeo" w:date="2020-12-02T00:30:00Z">
              <w:tcPr>
                <w:tcW w:w="0" w:type="dxa"/>
                <w:tcBorders>
                  <w:left w:val="single" w:sz="4" w:space="0" w:color="auto"/>
                </w:tcBorders>
                <w:shd w:val="clear" w:color="auto" w:fill="A6A6A6" w:themeFill="background1" w:themeFillShade="A6"/>
                <w:vAlign w:val="center"/>
              </w:tcPr>
            </w:tcPrChange>
          </w:tcPr>
          <w:p w14:paraId="4C0E53B2" w14:textId="2721A1EB" w:rsidR="003D51FB" w:rsidRPr="00302E57" w:rsidDel="000E3457" w:rsidRDefault="003D51FB" w:rsidP="00CC2534">
            <w:pPr>
              <w:pStyle w:val="Paragrafoelenco"/>
              <w:ind w:left="0"/>
              <w:jc w:val="center"/>
              <w:rPr>
                <w:del w:id="348" w:author="Giorgio Romeo" w:date="2020-12-02T00:46:00Z"/>
                <w:moveFrom w:id="349" w:author="Giorgio Romeo" w:date="2020-12-02T00:43:00Z"/>
                <w:rStyle w:val="Enfasidelicata"/>
                <w:rFonts w:ascii="Bell MT" w:hAnsi="Bell MT"/>
                <w:i w:val="0"/>
                <w:iCs w:val="0"/>
                <w:sz w:val="24"/>
                <w:szCs w:val="24"/>
              </w:rPr>
            </w:pPr>
            <w:moveFrom w:id="350" w:author="Giorgio Romeo" w:date="2020-12-02T00:43:00Z">
              <w:del w:id="351" w:author="Giorgio Romeo" w:date="2020-12-02T00:46:00Z">
                <w:r w:rsidRPr="00A4009C" w:rsidDel="000E3457">
                  <w:rPr>
                    <w:rStyle w:val="Enfasidelicata"/>
                    <w:rFonts w:ascii="Bell MT" w:hAnsi="Bell MT"/>
                    <w:i w:val="0"/>
                    <w:iCs w:val="0"/>
                    <w:sz w:val="24"/>
                    <w:szCs w:val="24"/>
                  </w:rPr>
                  <w:delText>S</w:delText>
                </w:r>
                <w:r w:rsidDel="000E3457">
                  <w:rPr>
                    <w:rStyle w:val="Enfasidelicata"/>
                    <w:rFonts w:ascii="Bell MT" w:hAnsi="Bell MT"/>
                    <w:i w:val="0"/>
                    <w:iCs w:val="0"/>
                    <w:sz w:val="24"/>
                    <w:szCs w:val="24"/>
                  </w:rPr>
                  <w:delText>10</w:delText>
                </w:r>
              </w:del>
            </w:moveFrom>
          </w:p>
        </w:tc>
        <w:tc>
          <w:tcPr>
            <w:tcW w:w="3753" w:type="dxa"/>
            <w:vAlign w:val="center"/>
            <w:tcPrChange w:id="352" w:author="Giorgio Romeo" w:date="2020-12-02T00:30:00Z">
              <w:tcPr>
                <w:tcW w:w="0" w:type="dxa"/>
                <w:vAlign w:val="center"/>
              </w:tcPr>
            </w:tcPrChange>
          </w:tcPr>
          <w:p w14:paraId="5CADC15C" w14:textId="0C6AF891" w:rsidR="003D51FB" w:rsidDel="000E3457" w:rsidRDefault="0020562C" w:rsidP="00CC2534">
            <w:pPr>
              <w:pStyle w:val="Paragrafoelenco"/>
              <w:ind w:left="0"/>
              <w:cnfStyle w:val="000000000000" w:firstRow="0" w:lastRow="0" w:firstColumn="0" w:lastColumn="0" w:oddVBand="0" w:evenVBand="0" w:oddHBand="0" w:evenHBand="0" w:firstRowFirstColumn="0" w:firstRowLastColumn="0" w:lastRowFirstColumn="0" w:lastRowLastColumn="0"/>
              <w:rPr>
                <w:del w:id="353" w:author="Giorgio Romeo" w:date="2020-12-02T00:46:00Z"/>
                <w:moveFrom w:id="354" w:author="Giorgio Romeo" w:date="2020-12-02T00:43:00Z"/>
                <w:rStyle w:val="Enfasidelicata"/>
                <w:rFonts w:ascii="Bell MT" w:hAnsi="Bell MT"/>
                <w:i w:val="0"/>
                <w:iCs w:val="0"/>
                <w:sz w:val="28"/>
                <w:szCs w:val="28"/>
              </w:rPr>
            </w:pPr>
            <w:moveFrom w:id="355" w:author="Giorgio Romeo" w:date="2020-12-02T00:43:00Z">
              <w:del w:id="356" w:author="Giorgio Romeo" w:date="2020-12-02T00:46:00Z">
                <w:r w:rsidDel="000E3457">
                  <w:rPr>
                    <w:rStyle w:val="Enfasidelicata"/>
                    <w:rFonts w:ascii="Bell MT" w:hAnsi="Bell MT"/>
                    <w:i w:val="0"/>
                    <w:iCs w:val="0"/>
                    <w:sz w:val="28"/>
                    <w:szCs w:val="28"/>
                  </w:rPr>
                  <w:delText>Virtual User</w:delText>
                </w:r>
                <w:r w:rsidR="003D51FB" w:rsidDel="000E3457">
                  <w:rPr>
                    <w:rStyle w:val="Enfasidelicata"/>
                    <w:rFonts w:ascii="Bell MT" w:hAnsi="Bell MT"/>
                    <w:i w:val="0"/>
                    <w:iCs w:val="0"/>
                    <w:sz w:val="28"/>
                    <w:szCs w:val="28"/>
                  </w:rPr>
                  <w:delText xml:space="preserve"> registers providing requested info</w:delText>
                </w:r>
              </w:del>
            </w:moveFrom>
          </w:p>
        </w:tc>
        <w:tc>
          <w:tcPr>
            <w:tcW w:w="3798" w:type="dxa"/>
            <w:vAlign w:val="center"/>
            <w:tcPrChange w:id="357" w:author="Giorgio Romeo" w:date="2020-12-02T00:30:00Z">
              <w:tcPr>
                <w:tcW w:w="0" w:type="dxa"/>
                <w:vAlign w:val="center"/>
              </w:tcPr>
            </w:tcPrChange>
          </w:tcPr>
          <w:p w14:paraId="10DFBD44" w14:textId="51C9F130"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358" w:author="Giorgio Romeo" w:date="2020-12-02T00:46:00Z"/>
                <w:moveFrom w:id="359" w:author="Giorgio Romeo" w:date="2020-12-02T00:43:00Z"/>
                <w:rStyle w:val="Enfasidelicata"/>
                <w:rFonts w:ascii="Bell MT" w:hAnsi="Bell MT"/>
                <w:i w:val="0"/>
                <w:iCs w:val="0"/>
                <w:sz w:val="24"/>
                <w:szCs w:val="24"/>
              </w:rPr>
            </w:pPr>
            <w:moveFrom w:id="360" w:author="Giorgio Romeo" w:date="2020-12-02T00:43:00Z">
              <w:del w:id="361" w:author="Giorgio Romeo" w:date="2020-12-02T00:46:00Z">
                <w:r w:rsidDel="000E3457">
                  <w:rPr>
                    <w:rStyle w:val="Enfasidelicata"/>
                    <w:rFonts w:ascii="Bell MT" w:hAnsi="Bell MT"/>
                    <w:i w:val="0"/>
                    <w:iCs w:val="0"/>
                    <w:sz w:val="24"/>
                    <w:szCs w:val="24"/>
                  </w:rPr>
                  <w:delText>World</w:delText>
                </w:r>
              </w:del>
            </w:moveFrom>
          </w:p>
        </w:tc>
      </w:tr>
      <w:tr w:rsidR="003D51FB" w:rsidDel="000E3457" w14:paraId="1C881CAB" w14:textId="44B1A329" w:rsidTr="00CC2534">
        <w:trPr>
          <w:trHeight w:val="47"/>
          <w:del w:id="362" w:author="Giorgio Romeo" w:date="2020-12-02T00:46:00Z"/>
          <w:trPrChange w:id="363" w:author="Giorgio Romeo" w:date="2020-12-02T00:30:00Z">
            <w:trPr>
              <w:trHeight w:val="47"/>
            </w:trPr>
          </w:trPrChange>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64" w:author="Giorgio Romeo" w:date="2020-12-02T00:30:00Z">
              <w:tcPr>
                <w:tcW w:w="0" w:type="dxa"/>
                <w:tcBorders>
                  <w:left w:val="single" w:sz="4" w:space="0" w:color="auto"/>
                </w:tcBorders>
                <w:shd w:val="clear" w:color="auto" w:fill="A6A6A6" w:themeFill="background1" w:themeFillShade="A6"/>
                <w:vAlign w:val="center"/>
              </w:tcPr>
            </w:tcPrChange>
          </w:tcPr>
          <w:p w14:paraId="4C706CDA" w14:textId="1AE231DB" w:rsidR="003D51FB" w:rsidRPr="00302E57" w:rsidDel="000E3457" w:rsidRDefault="003D51FB" w:rsidP="00CC2534">
            <w:pPr>
              <w:pStyle w:val="Paragrafoelenco"/>
              <w:ind w:left="0"/>
              <w:jc w:val="center"/>
              <w:rPr>
                <w:del w:id="365" w:author="Giorgio Romeo" w:date="2020-12-02T00:46:00Z"/>
                <w:moveFrom w:id="366" w:author="Giorgio Romeo" w:date="2020-12-02T00:43:00Z"/>
                <w:rStyle w:val="Enfasidelicata"/>
                <w:rFonts w:ascii="Bell MT" w:hAnsi="Bell MT"/>
                <w:i w:val="0"/>
                <w:iCs w:val="0"/>
                <w:sz w:val="24"/>
                <w:szCs w:val="24"/>
              </w:rPr>
            </w:pPr>
            <w:moveFrom w:id="367" w:author="Giorgio Romeo" w:date="2020-12-02T00:43:00Z">
              <w:del w:id="368" w:author="Giorgio Romeo" w:date="2020-12-02T00:46:00Z">
                <w:r w:rsidRPr="00A4009C" w:rsidDel="000E3457">
                  <w:rPr>
                    <w:rStyle w:val="Enfasidelicata"/>
                    <w:rFonts w:ascii="Bell MT" w:hAnsi="Bell MT"/>
                    <w:i w:val="0"/>
                    <w:iCs w:val="0"/>
                    <w:sz w:val="24"/>
                    <w:szCs w:val="24"/>
                  </w:rPr>
                  <w:delText>S1</w:delText>
                </w:r>
                <w:r w:rsidDel="000E3457">
                  <w:rPr>
                    <w:rStyle w:val="Enfasidelicata"/>
                    <w:rFonts w:ascii="Bell MT" w:hAnsi="Bell MT"/>
                    <w:i w:val="0"/>
                    <w:iCs w:val="0"/>
                    <w:sz w:val="24"/>
                    <w:szCs w:val="24"/>
                  </w:rPr>
                  <w:delText>1</w:delText>
                </w:r>
              </w:del>
            </w:moveFrom>
          </w:p>
        </w:tc>
        <w:tc>
          <w:tcPr>
            <w:tcW w:w="3753" w:type="dxa"/>
            <w:vAlign w:val="center"/>
            <w:tcPrChange w:id="369" w:author="Giorgio Romeo" w:date="2020-12-02T00:30:00Z">
              <w:tcPr>
                <w:tcW w:w="0" w:type="dxa"/>
                <w:vAlign w:val="center"/>
              </w:tcPr>
            </w:tcPrChange>
          </w:tcPr>
          <w:p w14:paraId="100CCCE0" w14:textId="1AB69B0A" w:rsidR="003D51FB" w:rsidDel="000E3457" w:rsidRDefault="0020562C" w:rsidP="00CC2534">
            <w:pPr>
              <w:pStyle w:val="Paragrafoelenco"/>
              <w:ind w:left="0"/>
              <w:cnfStyle w:val="000000000000" w:firstRow="0" w:lastRow="0" w:firstColumn="0" w:lastColumn="0" w:oddVBand="0" w:evenVBand="0" w:oddHBand="0" w:evenHBand="0" w:firstRowFirstColumn="0" w:firstRowLastColumn="0" w:lastRowFirstColumn="0" w:lastRowLastColumn="0"/>
              <w:rPr>
                <w:del w:id="370" w:author="Giorgio Romeo" w:date="2020-12-02T00:46:00Z"/>
                <w:moveFrom w:id="371" w:author="Giorgio Romeo" w:date="2020-12-02T00:43:00Z"/>
                <w:rStyle w:val="Enfasidelicata"/>
                <w:rFonts w:ascii="Bell MT" w:hAnsi="Bell MT"/>
                <w:i w:val="0"/>
                <w:iCs w:val="0"/>
                <w:sz w:val="28"/>
                <w:szCs w:val="28"/>
              </w:rPr>
            </w:pPr>
            <w:moveFrom w:id="372" w:author="Giorgio Romeo" w:date="2020-12-02T00:43:00Z">
              <w:del w:id="373" w:author="Giorgio Romeo" w:date="2020-12-02T00:46:00Z">
                <w:r w:rsidDel="000E3457">
                  <w:rPr>
                    <w:rStyle w:val="Enfasidelicata"/>
                    <w:rFonts w:ascii="Bell MT" w:hAnsi="Bell MT"/>
                    <w:i w:val="0"/>
                    <w:iCs w:val="0"/>
                    <w:sz w:val="28"/>
                    <w:szCs w:val="28"/>
                  </w:rPr>
                  <w:delText>Virtual User</w:delText>
                </w:r>
                <w:r w:rsidR="003D51FB" w:rsidDel="000E3457">
                  <w:rPr>
                    <w:rStyle w:val="Enfasidelicata"/>
                    <w:rFonts w:ascii="Bell MT" w:hAnsi="Bell MT"/>
                    <w:i w:val="0"/>
                    <w:iCs w:val="0"/>
                    <w:sz w:val="28"/>
                    <w:szCs w:val="28"/>
                  </w:rPr>
                  <w:delText xml:space="preserve"> queries available markets</w:delText>
                </w:r>
              </w:del>
            </w:moveFrom>
          </w:p>
        </w:tc>
        <w:tc>
          <w:tcPr>
            <w:tcW w:w="3798" w:type="dxa"/>
            <w:vAlign w:val="center"/>
            <w:tcPrChange w:id="374" w:author="Giorgio Romeo" w:date="2020-12-02T00:30:00Z">
              <w:tcPr>
                <w:tcW w:w="0" w:type="dxa"/>
                <w:vAlign w:val="center"/>
              </w:tcPr>
            </w:tcPrChange>
          </w:tcPr>
          <w:p w14:paraId="561C7382" w14:textId="7ACDD001"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375" w:author="Giorgio Romeo" w:date="2020-12-02T00:46:00Z"/>
                <w:moveFrom w:id="376" w:author="Giorgio Romeo" w:date="2020-12-02T00:43:00Z"/>
                <w:rStyle w:val="Enfasidelicata"/>
                <w:rFonts w:ascii="Bell MT" w:hAnsi="Bell MT"/>
                <w:i w:val="0"/>
                <w:iCs w:val="0"/>
                <w:sz w:val="24"/>
                <w:szCs w:val="24"/>
              </w:rPr>
            </w:pPr>
            <w:moveFrom w:id="377" w:author="Giorgio Romeo" w:date="2020-12-02T00:43:00Z">
              <w:del w:id="378" w:author="Giorgio Romeo" w:date="2020-12-02T00:46:00Z">
                <w:r w:rsidDel="000E3457">
                  <w:rPr>
                    <w:rStyle w:val="Enfasidelicata"/>
                    <w:rFonts w:ascii="Bell MT" w:hAnsi="Bell MT"/>
                    <w:i w:val="0"/>
                    <w:iCs w:val="0"/>
                    <w:sz w:val="24"/>
                    <w:szCs w:val="24"/>
                  </w:rPr>
                  <w:delText>World</w:delText>
                </w:r>
              </w:del>
            </w:moveFrom>
          </w:p>
        </w:tc>
      </w:tr>
      <w:tr w:rsidR="003D51FB" w:rsidDel="000E3457" w14:paraId="0664CA88" w14:textId="1004DD1B" w:rsidTr="00CC2534">
        <w:trPr>
          <w:del w:id="379" w:author="Giorgio Romeo" w:date="2020-12-02T00:46: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80" w:author="Giorgio Romeo" w:date="2020-12-02T00:30:00Z">
              <w:tcPr>
                <w:tcW w:w="0" w:type="dxa"/>
                <w:tcBorders>
                  <w:left w:val="single" w:sz="4" w:space="0" w:color="auto"/>
                </w:tcBorders>
                <w:shd w:val="clear" w:color="auto" w:fill="A6A6A6" w:themeFill="background1" w:themeFillShade="A6"/>
                <w:vAlign w:val="center"/>
              </w:tcPr>
            </w:tcPrChange>
          </w:tcPr>
          <w:p w14:paraId="2CC088D1" w14:textId="7394F010" w:rsidR="003D51FB" w:rsidRPr="00302E57" w:rsidDel="000E3457" w:rsidRDefault="003D51FB" w:rsidP="00CC2534">
            <w:pPr>
              <w:pStyle w:val="Paragrafoelenco"/>
              <w:ind w:left="0"/>
              <w:jc w:val="center"/>
              <w:rPr>
                <w:del w:id="381" w:author="Giorgio Romeo" w:date="2020-12-02T00:46:00Z"/>
                <w:moveFrom w:id="382" w:author="Giorgio Romeo" w:date="2020-12-02T00:43:00Z"/>
                <w:rStyle w:val="Enfasidelicata"/>
                <w:rFonts w:ascii="Bell MT" w:hAnsi="Bell MT"/>
                <w:i w:val="0"/>
                <w:iCs w:val="0"/>
                <w:sz w:val="24"/>
                <w:szCs w:val="24"/>
              </w:rPr>
            </w:pPr>
            <w:moveFrom w:id="383" w:author="Giorgio Romeo" w:date="2020-12-02T00:43:00Z">
              <w:del w:id="384" w:author="Giorgio Romeo" w:date="2020-12-02T00:46:00Z">
                <w:r w:rsidRPr="00A4009C" w:rsidDel="000E3457">
                  <w:rPr>
                    <w:rStyle w:val="Enfasidelicata"/>
                    <w:rFonts w:ascii="Bell MT" w:hAnsi="Bell MT"/>
                    <w:i w:val="0"/>
                    <w:iCs w:val="0"/>
                    <w:sz w:val="24"/>
                    <w:szCs w:val="24"/>
                  </w:rPr>
                  <w:delText>S1</w:delText>
                </w:r>
                <w:r w:rsidDel="000E3457">
                  <w:rPr>
                    <w:rStyle w:val="Enfasidelicata"/>
                    <w:rFonts w:ascii="Bell MT" w:hAnsi="Bell MT"/>
                    <w:i w:val="0"/>
                    <w:iCs w:val="0"/>
                    <w:sz w:val="24"/>
                    <w:szCs w:val="24"/>
                  </w:rPr>
                  <w:delText>2</w:delText>
                </w:r>
              </w:del>
            </w:moveFrom>
          </w:p>
        </w:tc>
        <w:tc>
          <w:tcPr>
            <w:tcW w:w="3753" w:type="dxa"/>
            <w:vAlign w:val="center"/>
            <w:tcPrChange w:id="385" w:author="Giorgio Romeo" w:date="2020-12-02T00:30:00Z">
              <w:tcPr>
                <w:tcW w:w="0" w:type="dxa"/>
                <w:vAlign w:val="center"/>
              </w:tcPr>
            </w:tcPrChange>
          </w:tcPr>
          <w:p w14:paraId="714D7258" w14:textId="7C9C7833" w:rsidR="003D51FB" w:rsidDel="000E3457" w:rsidRDefault="003D51FB" w:rsidP="00CC2534">
            <w:pPr>
              <w:pStyle w:val="Paragrafoelenco"/>
              <w:ind w:left="0"/>
              <w:cnfStyle w:val="000000000000" w:firstRow="0" w:lastRow="0" w:firstColumn="0" w:lastColumn="0" w:oddVBand="0" w:evenVBand="0" w:oddHBand="0" w:evenHBand="0" w:firstRowFirstColumn="0" w:firstRowLastColumn="0" w:lastRowFirstColumn="0" w:lastRowLastColumn="0"/>
              <w:rPr>
                <w:del w:id="386" w:author="Giorgio Romeo" w:date="2020-12-02T00:46:00Z"/>
                <w:moveFrom w:id="387" w:author="Giorgio Romeo" w:date="2020-12-02T00:43:00Z"/>
                <w:rStyle w:val="Enfasidelicata"/>
                <w:rFonts w:ascii="Bell MT" w:hAnsi="Bell MT"/>
                <w:i w:val="0"/>
                <w:iCs w:val="0"/>
                <w:sz w:val="28"/>
                <w:szCs w:val="28"/>
              </w:rPr>
            </w:pPr>
            <w:moveFrom w:id="388" w:author="Giorgio Romeo" w:date="2020-12-02T00:43:00Z">
              <w:del w:id="389" w:author="Giorgio Romeo" w:date="2020-12-02T00:46:00Z">
                <w:r w:rsidDel="000E3457">
                  <w:rPr>
                    <w:rStyle w:val="Enfasidelicata"/>
                    <w:rFonts w:ascii="Bell MT" w:hAnsi="Bell MT"/>
                    <w:i w:val="0"/>
                    <w:iCs w:val="0"/>
                    <w:sz w:val="28"/>
                    <w:szCs w:val="28"/>
                  </w:rPr>
                  <w:delText>Shop manager queries statistics on shop entrances</w:delText>
                </w:r>
              </w:del>
            </w:moveFrom>
          </w:p>
        </w:tc>
        <w:tc>
          <w:tcPr>
            <w:tcW w:w="3798" w:type="dxa"/>
            <w:vAlign w:val="center"/>
            <w:tcPrChange w:id="390" w:author="Giorgio Romeo" w:date="2020-12-02T00:30:00Z">
              <w:tcPr>
                <w:tcW w:w="0" w:type="dxa"/>
                <w:vAlign w:val="center"/>
              </w:tcPr>
            </w:tcPrChange>
          </w:tcPr>
          <w:p w14:paraId="4328918E" w14:textId="63535C32" w:rsidR="003D51FB" w:rsidRPr="00302E57" w:rsidDel="000E3457" w:rsidRDefault="003D51FB" w:rsidP="00CC2534">
            <w:pPr>
              <w:pStyle w:val="Paragrafoelenco"/>
              <w:ind w:left="0"/>
              <w:jc w:val="center"/>
              <w:cnfStyle w:val="000000000000" w:firstRow="0" w:lastRow="0" w:firstColumn="0" w:lastColumn="0" w:oddVBand="0" w:evenVBand="0" w:oddHBand="0" w:evenHBand="0" w:firstRowFirstColumn="0" w:firstRowLastColumn="0" w:lastRowFirstColumn="0" w:lastRowLastColumn="0"/>
              <w:rPr>
                <w:del w:id="391" w:author="Giorgio Romeo" w:date="2020-12-02T00:46:00Z"/>
                <w:moveFrom w:id="392" w:author="Giorgio Romeo" w:date="2020-12-02T00:43:00Z"/>
                <w:rStyle w:val="Enfasidelicata"/>
                <w:rFonts w:ascii="Bell MT" w:hAnsi="Bell MT"/>
                <w:i w:val="0"/>
                <w:iCs w:val="0"/>
                <w:sz w:val="24"/>
                <w:szCs w:val="24"/>
              </w:rPr>
            </w:pPr>
            <w:moveFrom w:id="393" w:author="Giorgio Romeo" w:date="2020-12-02T00:43:00Z">
              <w:del w:id="394" w:author="Giorgio Romeo" w:date="2020-12-02T00:46:00Z">
                <w:r w:rsidDel="000E3457">
                  <w:rPr>
                    <w:rStyle w:val="Enfasidelicata"/>
                    <w:rFonts w:ascii="Bell MT" w:hAnsi="Bell MT"/>
                    <w:i w:val="0"/>
                    <w:iCs w:val="0"/>
                    <w:sz w:val="24"/>
                    <w:szCs w:val="24"/>
                  </w:rPr>
                  <w:delText>World</w:delText>
                </w:r>
              </w:del>
            </w:moveFrom>
          </w:p>
        </w:tc>
      </w:tr>
      <w:moveFromRangeEnd w:id="193"/>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tbl>
      <w:tblPr>
        <w:tblStyle w:val="Tabellagriglia1chiara"/>
        <w:tblpPr w:leftFromText="141" w:rightFromText="141" w:vertAnchor="text" w:horzAnchor="margin" w:tblpXSpec="center" w:tblpY="-214"/>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95" w:author="Giorgio Romeo" w:date="2020-12-02T00:43:00Z">
          <w:tblPr>
            <w:tblStyle w:val="Tabellagriglia1chiara"/>
            <w:tblpPr w:leftFromText="141" w:rightFromText="141" w:vertAnchor="text" w:horzAnchor="margin" w:tblpXSpec="center" w:tblpY="-52"/>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691"/>
        <w:gridCol w:w="3753"/>
        <w:gridCol w:w="3798"/>
        <w:tblGridChange w:id="396">
          <w:tblGrid>
            <w:gridCol w:w="1691"/>
            <w:gridCol w:w="3753"/>
            <w:gridCol w:w="3798"/>
          </w:tblGrid>
        </w:tblGridChange>
      </w:tblGrid>
      <w:tr w:rsidR="00B52A5F" w14:paraId="3BFED62F" w14:textId="77777777" w:rsidTr="00B52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Change w:id="397" w:author="Giorgio Romeo" w:date="2020-12-02T00:43:00Z">
              <w:tcPr>
                <w:tcW w:w="1691" w:type="dxa"/>
                <w:tcBorders>
                  <w:top w:val="nil"/>
                  <w:left w:val="nil"/>
                  <w:bottom w:val="triple" w:sz="4" w:space="0" w:color="auto"/>
                  <w:right w:val="nil"/>
                </w:tcBorders>
              </w:tcPr>
            </w:tcPrChange>
          </w:tcPr>
          <w:p w14:paraId="341F88D0" w14:textId="77777777" w:rsidR="00B52A5F" w:rsidRPr="005C5088" w:rsidRDefault="00B52A5F" w:rsidP="00B52A5F">
            <w:pPr>
              <w:pStyle w:val="Paragrafoelenco"/>
              <w:ind w:left="0"/>
              <w:jc w:val="center"/>
              <w:cnfStyle w:val="101000000000" w:firstRow="1" w:lastRow="0" w:firstColumn="1" w:lastColumn="0" w:oddVBand="0" w:evenVBand="0" w:oddHBand="0" w:evenHBand="0" w:firstRowFirstColumn="0" w:firstRowLastColumn="0" w:lastRowFirstColumn="0" w:lastRowLastColumn="0"/>
              <w:rPr>
                <w:moveTo w:id="398" w:author="Giorgio Romeo" w:date="2020-12-02T00:43:00Z"/>
                <w:rStyle w:val="Enfasidelicata"/>
                <w:rFonts w:ascii="Bell MT" w:hAnsi="Bell MT"/>
                <w:i w:val="0"/>
                <w:iCs w:val="0"/>
                <w:sz w:val="24"/>
                <w:szCs w:val="24"/>
              </w:rPr>
            </w:pPr>
            <w:moveToRangeStart w:id="399" w:author="Giorgio Romeo" w:date="2020-12-02T00:43:00Z" w:name="move57761488"/>
          </w:p>
        </w:tc>
        <w:tc>
          <w:tcPr>
            <w:tcW w:w="0" w:type="dxa"/>
            <w:tcBorders>
              <w:top w:val="nil"/>
              <w:left w:val="nil"/>
              <w:bottom w:val="triple" w:sz="4" w:space="0" w:color="auto"/>
              <w:right w:val="triple" w:sz="4" w:space="0" w:color="auto"/>
            </w:tcBorders>
            <w:tcPrChange w:id="400" w:author="Giorgio Romeo" w:date="2020-12-02T00:43:00Z">
              <w:tcPr>
                <w:tcW w:w="3753" w:type="dxa"/>
                <w:tcBorders>
                  <w:top w:val="nil"/>
                  <w:left w:val="nil"/>
                  <w:bottom w:val="triple" w:sz="4" w:space="0" w:color="auto"/>
                  <w:right w:val="triple" w:sz="4" w:space="0" w:color="auto"/>
                </w:tcBorders>
              </w:tcPr>
            </w:tcPrChange>
          </w:tcPr>
          <w:p w14:paraId="38D06D1A" w14:textId="77777777" w:rsidR="00B52A5F" w:rsidRPr="005C5088" w:rsidRDefault="00B52A5F" w:rsidP="00B52A5F">
            <w:pPr>
              <w:pStyle w:val="Paragrafoelenco"/>
              <w:ind w:left="0"/>
              <w:cnfStyle w:val="100000000000" w:firstRow="1" w:lastRow="0" w:firstColumn="0" w:lastColumn="0" w:oddVBand="0" w:evenVBand="0" w:oddHBand="0" w:evenHBand="0" w:firstRowFirstColumn="0" w:firstRowLastColumn="0" w:lastRowFirstColumn="0" w:lastRowLastColumn="0"/>
              <w:rPr>
                <w:moveTo w:id="401" w:author="Giorgio Romeo" w:date="2020-12-02T00:43:00Z"/>
                <w:rStyle w:val="Enfasidelicata"/>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Change w:id="402" w:author="Giorgio Romeo" w:date="2020-12-02T00:43:00Z">
              <w:tcPr>
                <w:tcW w:w="3798" w:type="dxa"/>
                <w:tcBorders>
                  <w:top w:val="nil"/>
                  <w:left w:val="triple" w:sz="4" w:space="0" w:color="auto"/>
                  <w:bottom w:val="triple" w:sz="4" w:space="0" w:color="auto"/>
                  <w:right w:val="nil"/>
                </w:tcBorders>
              </w:tcPr>
            </w:tcPrChange>
          </w:tcPr>
          <w:p w14:paraId="2EF65A9C" w14:textId="77777777" w:rsidR="00B52A5F" w:rsidRPr="00302E57" w:rsidRDefault="00B52A5F" w:rsidP="00B52A5F">
            <w:pPr>
              <w:pStyle w:val="Paragrafoelenco"/>
              <w:ind w:left="0"/>
              <w:jc w:val="center"/>
              <w:cnfStyle w:val="100000000000" w:firstRow="1" w:lastRow="0" w:firstColumn="0" w:lastColumn="0" w:oddVBand="0" w:evenVBand="0" w:oddHBand="0" w:evenHBand="0" w:firstRowFirstColumn="0" w:firstRowLastColumn="0" w:lastRowFirstColumn="0" w:lastRowLastColumn="0"/>
              <w:rPr>
                <w:moveTo w:id="403" w:author="Giorgio Romeo" w:date="2020-12-02T00:43:00Z"/>
                <w:rStyle w:val="Enfasidelicata"/>
                <w:rFonts w:ascii="Bell MT" w:hAnsi="Bell MT"/>
                <w:b w:val="0"/>
                <w:bCs w:val="0"/>
                <w:sz w:val="28"/>
                <w:szCs w:val="28"/>
              </w:rPr>
            </w:pPr>
            <w:moveTo w:id="404" w:author="Giorgio Romeo" w:date="2020-12-02T00:43:00Z">
              <w:r w:rsidRPr="00302E57">
                <w:rPr>
                  <w:rStyle w:val="Enfasidelicata"/>
                  <w:rFonts w:ascii="Bell MT" w:hAnsi="Bell MT"/>
                  <w:sz w:val="24"/>
                  <w:szCs w:val="24"/>
                </w:rPr>
                <w:t>Controlled by</w:t>
              </w:r>
            </w:moveTo>
          </w:p>
        </w:tc>
      </w:tr>
      <w:tr w:rsidR="00B52A5F" w14:paraId="0F4166B1"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Change w:id="405" w:author="Giorgio Romeo" w:date="2020-12-02T00:43:00Z">
              <w:tcPr>
                <w:tcW w:w="1691" w:type="dxa"/>
                <w:tcBorders>
                  <w:top w:val="triple" w:sz="4" w:space="0" w:color="auto"/>
                  <w:left w:val="single" w:sz="4" w:space="0" w:color="auto"/>
                </w:tcBorders>
                <w:shd w:val="clear" w:color="auto" w:fill="A6A6A6" w:themeFill="background1" w:themeFillShade="A6"/>
                <w:vAlign w:val="center"/>
              </w:tcPr>
            </w:tcPrChange>
          </w:tcPr>
          <w:p w14:paraId="3A6B95CD" w14:textId="77777777" w:rsidR="00B52A5F" w:rsidRPr="00302E57" w:rsidRDefault="00B52A5F" w:rsidP="00B52A5F">
            <w:pPr>
              <w:pStyle w:val="Paragrafoelenco"/>
              <w:ind w:left="0"/>
              <w:jc w:val="center"/>
              <w:rPr>
                <w:moveTo w:id="406" w:author="Giorgio Romeo" w:date="2020-12-02T00:43:00Z"/>
                <w:rStyle w:val="Enfasidelicata"/>
                <w:rFonts w:ascii="Bell MT" w:hAnsi="Bell MT"/>
                <w:i w:val="0"/>
                <w:iCs w:val="0"/>
                <w:sz w:val="24"/>
                <w:szCs w:val="24"/>
              </w:rPr>
            </w:pPr>
            <w:moveTo w:id="407" w:author="Giorgio Romeo" w:date="2020-12-02T00:43:00Z">
              <w:r w:rsidRPr="00A4009C">
                <w:rPr>
                  <w:rStyle w:val="Enfasidelicata"/>
                  <w:rFonts w:ascii="Bell MT" w:hAnsi="Bell MT"/>
                  <w:i w:val="0"/>
                  <w:iCs w:val="0"/>
                  <w:sz w:val="24"/>
                  <w:szCs w:val="24"/>
                </w:rPr>
                <w:t>S1</w:t>
              </w:r>
            </w:moveTo>
          </w:p>
        </w:tc>
        <w:tc>
          <w:tcPr>
            <w:tcW w:w="0" w:type="dxa"/>
            <w:tcBorders>
              <w:top w:val="triple" w:sz="4" w:space="0" w:color="auto"/>
            </w:tcBorders>
            <w:vAlign w:val="center"/>
            <w:tcPrChange w:id="408" w:author="Giorgio Romeo" w:date="2020-12-02T00:43:00Z">
              <w:tcPr>
                <w:tcW w:w="3753" w:type="dxa"/>
                <w:tcBorders>
                  <w:top w:val="triple" w:sz="4" w:space="0" w:color="auto"/>
                </w:tcBorders>
                <w:vAlign w:val="center"/>
              </w:tcPr>
            </w:tcPrChange>
          </w:tcPr>
          <w:p w14:paraId="4C5EB350" w14:textId="77777777" w:rsidR="00B52A5F" w:rsidRPr="005C5088"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09" w:author="Giorgio Romeo" w:date="2020-12-02T00:43:00Z"/>
                <w:rStyle w:val="Enfasidelicata"/>
                <w:rFonts w:ascii="Bell MT" w:hAnsi="Bell MT"/>
                <w:i w:val="0"/>
                <w:iCs w:val="0"/>
                <w:sz w:val="28"/>
                <w:szCs w:val="28"/>
              </w:rPr>
            </w:pPr>
            <w:moveTo w:id="410" w:author="Giorgio Romeo" w:date="2020-12-02T00:43:00Z">
              <w:r>
                <w:rPr>
                  <w:rStyle w:val="Enfasidelicata"/>
                  <w:rFonts w:ascii="Bell MT" w:hAnsi="Bell MT"/>
                  <w:i w:val="0"/>
                  <w:iCs w:val="0"/>
                  <w:sz w:val="28"/>
                  <w:szCs w:val="28"/>
                </w:rPr>
                <w:t>Virtual User</w:t>
              </w:r>
              <w:r w:rsidRPr="005C5088">
                <w:rPr>
                  <w:rStyle w:val="Enfasidelicata"/>
                  <w:rFonts w:ascii="Bell MT" w:hAnsi="Bell MT"/>
                  <w:i w:val="0"/>
                  <w:iCs w:val="0"/>
                  <w:sz w:val="28"/>
                  <w:szCs w:val="28"/>
                </w:rPr>
                <w:t xml:space="preserve"> </w:t>
              </w:r>
              <w:r>
                <w:rPr>
                  <w:rStyle w:val="Enfasidelicata"/>
                  <w:rFonts w:ascii="Bell MT" w:hAnsi="Bell MT"/>
                  <w:i w:val="0"/>
                  <w:iCs w:val="0"/>
                  <w:sz w:val="28"/>
                  <w:szCs w:val="28"/>
                </w:rPr>
                <w:t>gets ticket through the app</w:t>
              </w:r>
            </w:moveTo>
          </w:p>
        </w:tc>
        <w:tc>
          <w:tcPr>
            <w:tcW w:w="0" w:type="dxa"/>
            <w:tcBorders>
              <w:top w:val="triple" w:sz="4" w:space="0" w:color="auto"/>
            </w:tcBorders>
            <w:vAlign w:val="center"/>
            <w:tcPrChange w:id="411" w:author="Giorgio Romeo" w:date="2020-12-02T00:43:00Z">
              <w:tcPr>
                <w:tcW w:w="3798" w:type="dxa"/>
                <w:tcBorders>
                  <w:top w:val="triple" w:sz="4" w:space="0" w:color="auto"/>
                </w:tcBorders>
                <w:vAlign w:val="center"/>
              </w:tcPr>
            </w:tcPrChange>
          </w:tcPr>
          <w:p w14:paraId="6811D5BB"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12" w:author="Giorgio Romeo" w:date="2020-12-02T00:43:00Z"/>
                <w:rStyle w:val="Enfasidelicata"/>
                <w:rFonts w:ascii="Bell MT" w:hAnsi="Bell MT"/>
                <w:i w:val="0"/>
                <w:iCs w:val="0"/>
                <w:sz w:val="24"/>
                <w:szCs w:val="24"/>
              </w:rPr>
            </w:pPr>
            <w:moveTo w:id="413" w:author="Giorgio Romeo" w:date="2020-12-02T00:43:00Z">
              <w:r w:rsidRPr="00302E57">
                <w:rPr>
                  <w:rStyle w:val="Enfasidelicata"/>
                  <w:rFonts w:ascii="Bell MT" w:hAnsi="Bell MT"/>
                  <w:i w:val="0"/>
                  <w:iCs w:val="0"/>
                  <w:sz w:val="24"/>
                  <w:szCs w:val="24"/>
                </w:rPr>
                <w:t>World</w:t>
              </w:r>
            </w:moveTo>
          </w:p>
        </w:tc>
      </w:tr>
      <w:tr w:rsidR="00B52A5F" w14:paraId="7B538B0E"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14" w:author="Giorgio Romeo" w:date="2020-12-02T00:43:00Z">
              <w:tcPr>
                <w:tcW w:w="1691" w:type="dxa"/>
                <w:tcBorders>
                  <w:left w:val="single" w:sz="4" w:space="0" w:color="auto"/>
                </w:tcBorders>
                <w:shd w:val="clear" w:color="auto" w:fill="A6A6A6" w:themeFill="background1" w:themeFillShade="A6"/>
                <w:vAlign w:val="center"/>
              </w:tcPr>
            </w:tcPrChange>
          </w:tcPr>
          <w:p w14:paraId="5B0D3C29" w14:textId="77777777" w:rsidR="00B52A5F" w:rsidRPr="00302E57" w:rsidRDefault="00B52A5F" w:rsidP="00B52A5F">
            <w:pPr>
              <w:pStyle w:val="Paragrafoelenco"/>
              <w:ind w:left="0"/>
              <w:jc w:val="center"/>
              <w:rPr>
                <w:moveTo w:id="415" w:author="Giorgio Romeo" w:date="2020-12-02T00:43:00Z"/>
                <w:rStyle w:val="Enfasidelicata"/>
                <w:rFonts w:ascii="Bell MT" w:hAnsi="Bell MT"/>
                <w:i w:val="0"/>
                <w:iCs w:val="0"/>
                <w:sz w:val="24"/>
                <w:szCs w:val="24"/>
              </w:rPr>
            </w:pPr>
            <w:moveTo w:id="416" w:author="Giorgio Romeo" w:date="2020-12-02T00:43:00Z">
              <w:r w:rsidRPr="00A4009C">
                <w:rPr>
                  <w:rStyle w:val="Enfasidelicata"/>
                  <w:rFonts w:ascii="Bell MT" w:hAnsi="Bell MT"/>
                  <w:i w:val="0"/>
                  <w:iCs w:val="0"/>
                  <w:sz w:val="24"/>
                  <w:szCs w:val="24"/>
                </w:rPr>
                <w:t>S2</w:t>
              </w:r>
            </w:moveTo>
          </w:p>
        </w:tc>
        <w:tc>
          <w:tcPr>
            <w:tcW w:w="0" w:type="dxa"/>
            <w:vAlign w:val="center"/>
            <w:tcPrChange w:id="417" w:author="Giorgio Romeo" w:date="2020-12-02T00:43:00Z">
              <w:tcPr>
                <w:tcW w:w="3753" w:type="dxa"/>
                <w:vAlign w:val="center"/>
              </w:tcPr>
            </w:tcPrChange>
          </w:tcPr>
          <w:p w14:paraId="25C9E303" w14:textId="77777777" w:rsidR="00B52A5F" w:rsidRPr="005C5088"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18" w:author="Giorgio Romeo" w:date="2020-12-02T00:43:00Z"/>
                <w:rStyle w:val="Enfasidelicata"/>
                <w:rFonts w:ascii="Bell MT" w:hAnsi="Bell MT"/>
                <w:i w:val="0"/>
                <w:iCs w:val="0"/>
                <w:sz w:val="28"/>
                <w:szCs w:val="28"/>
              </w:rPr>
            </w:pPr>
            <w:moveTo w:id="419" w:author="Giorgio Romeo" w:date="2020-12-02T00:43:00Z">
              <w:r>
                <w:rPr>
                  <w:rStyle w:val="Enfasidelicata"/>
                  <w:rFonts w:ascii="Bell MT" w:hAnsi="Bell MT"/>
                  <w:i w:val="0"/>
                  <w:iCs w:val="0"/>
                  <w:sz w:val="28"/>
                  <w:szCs w:val="28"/>
                </w:rPr>
                <w:t>Virtual User books a visit through the app</w:t>
              </w:r>
            </w:moveTo>
          </w:p>
        </w:tc>
        <w:tc>
          <w:tcPr>
            <w:tcW w:w="0" w:type="dxa"/>
            <w:vAlign w:val="center"/>
            <w:tcPrChange w:id="420" w:author="Giorgio Romeo" w:date="2020-12-02T00:43:00Z">
              <w:tcPr>
                <w:tcW w:w="3798" w:type="dxa"/>
                <w:vAlign w:val="center"/>
              </w:tcPr>
            </w:tcPrChange>
          </w:tcPr>
          <w:p w14:paraId="4D16B611"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21" w:author="Giorgio Romeo" w:date="2020-12-02T00:43:00Z"/>
                <w:rStyle w:val="Enfasidelicata"/>
                <w:rFonts w:ascii="Bell MT" w:hAnsi="Bell MT"/>
                <w:i w:val="0"/>
                <w:iCs w:val="0"/>
                <w:sz w:val="24"/>
                <w:szCs w:val="24"/>
              </w:rPr>
            </w:pPr>
            <w:moveTo w:id="422" w:author="Giorgio Romeo" w:date="2020-12-02T00:43:00Z">
              <w:r w:rsidRPr="00302E57">
                <w:rPr>
                  <w:rStyle w:val="Enfasidelicata"/>
                  <w:rFonts w:ascii="Bell MT" w:hAnsi="Bell MT"/>
                  <w:i w:val="0"/>
                  <w:iCs w:val="0"/>
                  <w:sz w:val="24"/>
                  <w:szCs w:val="24"/>
                </w:rPr>
                <w:t>World</w:t>
              </w:r>
            </w:moveTo>
          </w:p>
        </w:tc>
      </w:tr>
      <w:tr w:rsidR="00B52A5F" w:rsidRPr="00D95A76" w14:paraId="3B2FC6A6"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23" w:author="Giorgio Romeo" w:date="2020-12-02T00:43:00Z">
              <w:tcPr>
                <w:tcW w:w="1691" w:type="dxa"/>
                <w:tcBorders>
                  <w:left w:val="single" w:sz="4" w:space="0" w:color="auto"/>
                </w:tcBorders>
                <w:shd w:val="clear" w:color="auto" w:fill="A6A6A6" w:themeFill="background1" w:themeFillShade="A6"/>
                <w:vAlign w:val="center"/>
              </w:tcPr>
            </w:tcPrChange>
          </w:tcPr>
          <w:p w14:paraId="4F0A92F8" w14:textId="77777777" w:rsidR="00B52A5F" w:rsidRPr="00302E57" w:rsidRDefault="00B52A5F" w:rsidP="00B52A5F">
            <w:pPr>
              <w:pStyle w:val="Paragrafoelenco"/>
              <w:ind w:left="0"/>
              <w:jc w:val="center"/>
              <w:rPr>
                <w:moveTo w:id="424" w:author="Giorgio Romeo" w:date="2020-12-02T00:43:00Z"/>
                <w:rStyle w:val="Enfasidelicata"/>
                <w:rFonts w:ascii="Bell MT" w:hAnsi="Bell MT"/>
                <w:i w:val="0"/>
                <w:iCs w:val="0"/>
                <w:sz w:val="24"/>
                <w:szCs w:val="24"/>
              </w:rPr>
            </w:pPr>
            <w:moveTo w:id="425" w:author="Giorgio Romeo" w:date="2020-12-02T00:43:00Z">
              <w:r w:rsidRPr="00A4009C">
                <w:rPr>
                  <w:rStyle w:val="Enfasidelicata"/>
                  <w:rFonts w:ascii="Bell MT" w:hAnsi="Bell MT"/>
                  <w:i w:val="0"/>
                  <w:iCs w:val="0"/>
                  <w:sz w:val="24"/>
                  <w:szCs w:val="24"/>
                </w:rPr>
                <w:t>S3</w:t>
              </w:r>
            </w:moveTo>
          </w:p>
        </w:tc>
        <w:tc>
          <w:tcPr>
            <w:tcW w:w="0" w:type="dxa"/>
            <w:vAlign w:val="center"/>
            <w:tcPrChange w:id="426" w:author="Giorgio Romeo" w:date="2020-12-02T00:43:00Z">
              <w:tcPr>
                <w:tcW w:w="3753" w:type="dxa"/>
                <w:vAlign w:val="center"/>
              </w:tcPr>
            </w:tcPrChange>
          </w:tcPr>
          <w:p w14:paraId="63B509BC" w14:textId="77777777" w:rsidR="00B52A5F" w:rsidRPr="00302E57"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27" w:author="Giorgio Romeo" w:date="2020-12-02T00:43:00Z"/>
                <w:rStyle w:val="Enfasidelicata"/>
                <w:rFonts w:ascii="Bell MT" w:hAnsi="Bell MT"/>
                <w:i w:val="0"/>
                <w:iCs w:val="0"/>
                <w:sz w:val="28"/>
                <w:szCs w:val="28"/>
                <w:lang w:val="en-US"/>
              </w:rPr>
            </w:pPr>
            <w:moveTo w:id="428" w:author="Giorgio Romeo" w:date="2020-12-02T00:43:00Z">
              <w:r>
                <w:rPr>
                  <w:rStyle w:val="Enfasidelicata"/>
                  <w:rFonts w:ascii="Bell MT" w:hAnsi="Bell MT"/>
                  <w:i w:val="0"/>
                  <w:iCs w:val="0"/>
                  <w:sz w:val="28"/>
                  <w:szCs w:val="28"/>
                </w:rPr>
                <w:t>Physical User requests ticket from the dispenser</w:t>
              </w:r>
            </w:moveTo>
          </w:p>
        </w:tc>
        <w:tc>
          <w:tcPr>
            <w:tcW w:w="0" w:type="dxa"/>
            <w:vAlign w:val="center"/>
            <w:tcPrChange w:id="429" w:author="Giorgio Romeo" w:date="2020-12-02T00:43:00Z">
              <w:tcPr>
                <w:tcW w:w="3798" w:type="dxa"/>
                <w:vAlign w:val="center"/>
              </w:tcPr>
            </w:tcPrChange>
          </w:tcPr>
          <w:p w14:paraId="334362BD"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30" w:author="Giorgio Romeo" w:date="2020-12-02T00:43:00Z"/>
                <w:rStyle w:val="Enfasidelicata"/>
                <w:rFonts w:ascii="Bell MT" w:hAnsi="Bell MT"/>
                <w:i w:val="0"/>
                <w:iCs w:val="0"/>
                <w:sz w:val="24"/>
                <w:szCs w:val="24"/>
                <w:lang w:val="en-US"/>
              </w:rPr>
            </w:pPr>
            <w:moveTo w:id="431" w:author="Giorgio Romeo" w:date="2020-12-02T00:43:00Z">
              <w:r>
                <w:rPr>
                  <w:rStyle w:val="Enfasidelicata"/>
                  <w:rFonts w:ascii="Bell MT" w:hAnsi="Bell MT"/>
                  <w:i w:val="0"/>
                  <w:iCs w:val="0"/>
                  <w:sz w:val="24"/>
                  <w:szCs w:val="24"/>
                  <w:lang w:val="en-US"/>
                </w:rPr>
                <w:t>World</w:t>
              </w:r>
            </w:moveTo>
          </w:p>
        </w:tc>
      </w:tr>
      <w:tr w:rsidR="00B52A5F" w:rsidRPr="00D95A76" w14:paraId="48748BF0"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32" w:author="Giorgio Romeo" w:date="2020-12-02T00:43:00Z">
              <w:tcPr>
                <w:tcW w:w="1691" w:type="dxa"/>
                <w:tcBorders>
                  <w:left w:val="single" w:sz="4" w:space="0" w:color="auto"/>
                </w:tcBorders>
                <w:shd w:val="clear" w:color="auto" w:fill="A6A6A6" w:themeFill="background1" w:themeFillShade="A6"/>
                <w:vAlign w:val="center"/>
              </w:tcPr>
            </w:tcPrChange>
          </w:tcPr>
          <w:p w14:paraId="32E4ADEA" w14:textId="77777777" w:rsidR="00B52A5F" w:rsidRPr="00302E57" w:rsidRDefault="00B52A5F" w:rsidP="00B52A5F">
            <w:pPr>
              <w:pStyle w:val="Paragrafoelenco"/>
              <w:ind w:left="0"/>
              <w:jc w:val="center"/>
              <w:rPr>
                <w:moveTo w:id="433" w:author="Giorgio Romeo" w:date="2020-12-02T00:43:00Z"/>
                <w:rStyle w:val="Enfasidelicata"/>
                <w:rFonts w:ascii="Bell MT" w:hAnsi="Bell MT"/>
                <w:bCs w:val="0"/>
                <w:i w:val="0"/>
                <w:iCs w:val="0"/>
                <w:sz w:val="24"/>
                <w:szCs w:val="24"/>
              </w:rPr>
            </w:pPr>
            <w:moveTo w:id="434" w:author="Giorgio Romeo" w:date="2020-12-02T00:43:00Z">
              <w:r>
                <w:rPr>
                  <w:rStyle w:val="Enfasidelicata"/>
                  <w:rFonts w:ascii="Bell MT" w:hAnsi="Bell MT"/>
                  <w:bCs w:val="0"/>
                  <w:i w:val="0"/>
                  <w:iCs w:val="0"/>
                  <w:sz w:val="24"/>
                  <w:szCs w:val="24"/>
                </w:rPr>
                <w:t>S4</w:t>
              </w:r>
            </w:moveTo>
          </w:p>
        </w:tc>
        <w:tc>
          <w:tcPr>
            <w:tcW w:w="0" w:type="dxa"/>
            <w:vAlign w:val="center"/>
            <w:tcPrChange w:id="435" w:author="Giorgio Romeo" w:date="2020-12-02T00:43:00Z">
              <w:tcPr>
                <w:tcW w:w="3753" w:type="dxa"/>
                <w:vAlign w:val="center"/>
              </w:tcPr>
            </w:tcPrChange>
          </w:tcPr>
          <w:p w14:paraId="09F0BB29" w14:textId="77777777" w:rsidR="00B52A5F"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36" w:author="Giorgio Romeo" w:date="2020-12-02T00:43:00Z"/>
                <w:rStyle w:val="Enfasidelicata"/>
                <w:rFonts w:ascii="Bell MT" w:hAnsi="Bell MT"/>
                <w:i w:val="0"/>
                <w:iCs w:val="0"/>
                <w:sz w:val="28"/>
                <w:szCs w:val="28"/>
              </w:rPr>
            </w:pPr>
            <w:moveTo w:id="437" w:author="Giorgio Romeo" w:date="2020-12-02T00:43:00Z">
              <w:r>
                <w:rPr>
                  <w:rStyle w:val="Enfasidelicata"/>
                  <w:rFonts w:ascii="Bell MT" w:hAnsi="Bell MT"/>
                  <w:i w:val="0"/>
                  <w:iCs w:val="0"/>
                  <w:sz w:val="28"/>
                  <w:szCs w:val="28"/>
                </w:rPr>
                <w:t>Physical User retrieves ticket from the dispenser</w:t>
              </w:r>
            </w:moveTo>
          </w:p>
        </w:tc>
        <w:tc>
          <w:tcPr>
            <w:tcW w:w="0" w:type="dxa"/>
            <w:vAlign w:val="center"/>
            <w:tcPrChange w:id="438" w:author="Giorgio Romeo" w:date="2020-12-02T00:43:00Z">
              <w:tcPr>
                <w:tcW w:w="3798" w:type="dxa"/>
                <w:vAlign w:val="center"/>
              </w:tcPr>
            </w:tcPrChange>
          </w:tcPr>
          <w:p w14:paraId="7348BC81" w14:textId="77777777" w:rsidR="00B52A5F"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39" w:author="Giorgio Romeo" w:date="2020-12-02T00:43:00Z"/>
                <w:rStyle w:val="Enfasidelicata"/>
                <w:rFonts w:ascii="Bell MT" w:hAnsi="Bell MT"/>
                <w:i w:val="0"/>
                <w:iCs w:val="0"/>
                <w:sz w:val="24"/>
                <w:szCs w:val="24"/>
                <w:lang w:val="en-US"/>
              </w:rPr>
            </w:pPr>
            <w:moveTo w:id="440" w:author="Giorgio Romeo" w:date="2020-12-02T00:43:00Z">
              <w:r>
                <w:rPr>
                  <w:rStyle w:val="Enfasidelicata"/>
                  <w:rFonts w:ascii="Bell MT" w:hAnsi="Bell MT"/>
                  <w:i w:val="0"/>
                  <w:iCs w:val="0"/>
                  <w:sz w:val="24"/>
                  <w:szCs w:val="24"/>
                  <w:lang w:val="en-US"/>
                </w:rPr>
                <w:t>Machine</w:t>
              </w:r>
            </w:moveTo>
          </w:p>
        </w:tc>
      </w:tr>
      <w:tr w:rsidR="00B52A5F" w:rsidRPr="00D95A76" w14:paraId="2D18B6B9"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41" w:author="Giorgio Romeo" w:date="2020-12-02T00:43:00Z">
              <w:tcPr>
                <w:tcW w:w="1691" w:type="dxa"/>
                <w:tcBorders>
                  <w:left w:val="single" w:sz="4" w:space="0" w:color="auto"/>
                </w:tcBorders>
                <w:shd w:val="clear" w:color="auto" w:fill="A6A6A6" w:themeFill="background1" w:themeFillShade="A6"/>
                <w:vAlign w:val="center"/>
              </w:tcPr>
            </w:tcPrChange>
          </w:tcPr>
          <w:p w14:paraId="3A293F65" w14:textId="77777777" w:rsidR="00B52A5F" w:rsidRPr="00302E57" w:rsidRDefault="00B52A5F" w:rsidP="00B52A5F">
            <w:pPr>
              <w:pStyle w:val="Paragrafoelenco"/>
              <w:ind w:left="0"/>
              <w:jc w:val="center"/>
              <w:rPr>
                <w:moveTo w:id="442" w:author="Giorgio Romeo" w:date="2020-12-02T00:43:00Z"/>
                <w:rStyle w:val="Enfasidelicata"/>
                <w:rFonts w:ascii="Bell MT" w:hAnsi="Bell MT"/>
                <w:i w:val="0"/>
                <w:iCs w:val="0"/>
                <w:sz w:val="22"/>
                <w:szCs w:val="22"/>
              </w:rPr>
            </w:pPr>
            <w:moveTo w:id="443" w:author="Giorgio Romeo" w:date="2020-12-02T00:43:00Z">
              <w:r w:rsidRPr="00A4009C">
                <w:rPr>
                  <w:rStyle w:val="Enfasidelicata"/>
                  <w:rFonts w:ascii="Bell MT" w:hAnsi="Bell MT"/>
                  <w:i w:val="0"/>
                  <w:iCs w:val="0"/>
                  <w:sz w:val="24"/>
                  <w:szCs w:val="24"/>
                </w:rPr>
                <w:t>S</w:t>
              </w:r>
              <w:r>
                <w:rPr>
                  <w:rStyle w:val="Enfasidelicata"/>
                  <w:rFonts w:ascii="Bell MT" w:hAnsi="Bell MT"/>
                  <w:i w:val="0"/>
                  <w:iCs w:val="0"/>
                  <w:sz w:val="24"/>
                  <w:szCs w:val="24"/>
                </w:rPr>
                <w:t>5</w:t>
              </w:r>
            </w:moveTo>
          </w:p>
        </w:tc>
        <w:tc>
          <w:tcPr>
            <w:tcW w:w="0" w:type="dxa"/>
            <w:vAlign w:val="center"/>
            <w:tcPrChange w:id="444" w:author="Giorgio Romeo" w:date="2020-12-02T00:43:00Z">
              <w:tcPr>
                <w:tcW w:w="3753" w:type="dxa"/>
                <w:vAlign w:val="center"/>
              </w:tcPr>
            </w:tcPrChange>
          </w:tcPr>
          <w:p w14:paraId="5B71CAEC" w14:textId="77777777" w:rsidR="00B52A5F" w:rsidRPr="00302E57"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45" w:author="Giorgio Romeo" w:date="2020-12-02T00:43:00Z"/>
                <w:rStyle w:val="Enfasidelicata"/>
                <w:rFonts w:ascii="Bell MT" w:hAnsi="Bell MT"/>
                <w:i w:val="0"/>
                <w:iCs w:val="0"/>
                <w:sz w:val="28"/>
                <w:szCs w:val="28"/>
                <w:lang w:val="en-US"/>
              </w:rPr>
            </w:pPr>
            <w:moveTo w:id="446" w:author="Giorgio Romeo" w:date="2020-12-02T00:43:00Z">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moveTo>
          </w:p>
        </w:tc>
        <w:tc>
          <w:tcPr>
            <w:tcW w:w="0" w:type="dxa"/>
            <w:vAlign w:val="center"/>
            <w:tcPrChange w:id="447" w:author="Giorgio Romeo" w:date="2020-12-02T00:43:00Z">
              <w:tcPr>
                <w:tcW w:w="3798" w:type="dxa"/>
                <w:vAlign w:val="center"/>
              </w:tcPr>
            </w:tcPrChange>
          </w:tcPr>
          <w:p w14:paraId="3782B9A5"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48" w:author="Giorgio Romeo" w:date="2020-12-02T00:43:00Z"/>
                <w:rStyle w:val="Enfasidelicata"/>
                <w:rFonts w:ascii="Bell MT" w:hAnsi="Bell MT"/>
                <w:i w:val="0"/>
                <w:iCs w:val="0"/>
                <w:sz w:val="24"/>
                <w:szCs w:val="24"/>
                <w:lang w:val="en-US"/>
              </w:rPr>
            </w:pPr>
            <w:moveTo w:id="449" w:author="Giorgio Romeo" w:date="2020-12-02T00:43:00Z">
              <w:r>
                <w:rPr>
                  <w:rStyle w:val="Enfasidelicata"/>
                  <w:rFonts w:ascii="Bell MT" w:hAnsi="Bell MT"/>
                  <w:i w:val="0"/>
                  <w:iCs w:val="0"/>
                  <w:sz w:val="24"/>
                  <w:szCs w:val="24"/>
                  <w:lang w:val="en-US"/>
                </w:rPr>
                <w:t>World</w:t>
              </w:r>
            </w:moveTo>
          </w:p>
        </w:tc>
      </w:tr>
      <w:tr w:rsidR="00B52A5F" w14:paraId="69EDF220"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50" w:author="Giorgio Romeo" w:date="2020-12-02T00:43:00Z">
              <w:tcPr>
                <w:tcW w:w="1691" w:type="dxa"/>
                <w:tcBorders>
                  <w:left w:val="single" w:sz="4" w:space="0" w:color="auto"/>
                </w:tcBorders>
                <w:shd w:val="clear" w:color="auto" w:fill="A6A6A6" w:themeFill="background1" w:themeFillShade="A6"/>
                <w:vAlign w:val="center"/>
              </w:tcPr>
            </w:tcPrChange>
          </w:tcPr>
          <w:p w14:paraId="2826B17F" w14:textId="77777777" w:rsidR="00B52A5F" w:rsidRPr="00302E57" w:rsidRDefault="00B52A5F" w:rsidP="00B52A5F">
            <w:pPr>
              <w:pStyle w:val="Paragrafoelenco"/>
              <w:ind w:left="0"/>
              <w:jc w:val="center"/>
              <w:rPr>
                <w:moveTo w:id="451" w:author="Giorgio Romeo" w:date="2020-12-02T00:43:00Z"/>
                <w:rStyle w:val="Enfasidelicata"/>
                <w:rFonts w:ascii="Bell MT" w:hAnsi="Bell MT"/>
                <w:i w:val="0"/>
                <w:iCs w:val="0"/>
                <w:sz w:val="24"/>
                <w:szCs w:val="24"/>
              </w:rPr>
            </w:pPr>
            <w:moveTo w:id="452" w:author="Giorgio Romeo" w:date="2020-12-02T00:43:00Z">
              <w:r w:rsidRPr="00A4009C">
                <w:rPr>
                  <w:rStyle w:val="Enfasidelicata"/>
                  <w:rFonts w:ascii="Bell MT" w:hAnsi="Bell MT"/>
                  <w:i w:val="0"/>
                  <w:iCs w:val="0"/>
                  <w:sz w:val="24"/>
                  <w:szCs w:val="24"/>
                </w:rPr>
                <w:t>S</w:t>
              </w:r>
              <w:r>
                <w:rPr>
                  <w:rStyle w:val="Enfasidelicata"/>
                  <w:rFonts w:ascii="Bell MT" w:hAnsi="Bell MT"/>
                  <w:i w:val="0"/>
                  <w:iCs w:val="0"/>
                  <w:sz w:val="24"/>
                  <w:szCs w:val="24"/>
                </w:rPr>
                <w:t>6</w:t>
              </w:r>
            </w:moveTo>
          </w:p>
        </w:tc>
        <w:tc>
          <w:tcPr>
            <w:tcW w:w="0" w:type="dxa"/>
            <w:vAlign w:val="center"/>
            <w:tcPrChange w:id="453" w:author="Giorgio Romeo" w:date="2020-12-02T00:43:00Z">
              <w:tcPr>
                <w:tcW w:w="3753" w:type="dxa"/>
                <w:vAlign w:val="center"/>
              </w:tcPr>
            </w:tcPrChange>
          </w:tcPr>
          <w:p w14:paraId="6F742A41" w14:textId="77777777" w:rsidR="00B52A5F" w:rsidRPr="005C5088"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54" w:author="Giorgio Romeo" w:date="2020-12-02T00:43:00Z"/>
                <w:rStyle w:val="Enfasidelicata"/>
                <w:rFonts w:ascii="Bell MT" w:hAnsi="Bell MT"/>
                <w:i w:val="0"/>
                <w:iCs w:val="0"/>
                <w:sz w:val="28"/>
                <w:szCs w:val="28"/>
              </w:rPr>
            </w:pPr>
            <w:moveTo w:id="455" w:author="Giorgio Romeo" w:date="2020-12-02T00:43:00Z">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moveTo>
          </w:p>
        </w:tc>
        <w:tc>
          <w:tcPr>
            <w:tcW w:w="0" w:type="dxa"/>
            <w:vAlign w:val="center"/>
            <w:tcPrChange w:id="456" w:author="Giorgio Romeo" w:date="2020-12-02T00:43:00Z">
              <w:tcPr>
                <w:tcW w:w="3798" w:type="dxa"/>
                <w:vAlign w:val="center"/>
              </w:tcPr>
            </w:tcPrChange>
          </w:tcPr>
          <w:p w14:paraId="5685E6A3"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57" w:author="Giorgio Romeo" w:date="2020-12-02T00:43:00Z"/>
                <w:rStyle w:val="Enfasidelicata"/>
                <w:rFonts w:ascii="Bell MT" w:hAnsi="Bell MT"/>
                <w:i w:val="0"/>
                <w:iCs w:val="0"/>
                <w:sz w:val="24"/>
                <w:szCs w:val="24"/>
              </w:rPr>
            </w:pPr>
            <w:moveTo w:id="458" w:author="Giorgio Romeo" w:date="2020-12-02T00:43:00Z">
              <w:r>
                <w:rPr>
                  <w:rStyle w:val="Enfasidelicata"/>
                  <w:rFonts w:ascii="Bell MT" w:hAnsi="Bell MT"/>
                  <w:i w:val="0"/>
                  <w:iCs w:val="0"/>
                  <w:sz w:val="24"/>
                  <w:szCs w:val="24"/>
                </w:rPr>
                <w:t>World</w:t>
              </w:r>
            </w:moveTo>
          </w:p>
        </w:tc>
      </w:tr>
      <w:tr w:rsidR="00B52A5F" w14:paraId="50BE4C4C"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59" w:author="Giorgio Romeo" w:date="2020-12-02T00:43:00Z">
              <w:tcPr>
                <w:tcW w:w="1691" w:type="dxa"/>
                <w:tcBorders>
                  <w:left w:val="single" w:sz="4" w:space="0" w:color="auto"/>
                </w:tcBorders>
                <w:shd w:val="clear" w:color="auto" w:fill="A6A6A6" w:themeFill="background1" w:themeFillShade="A6"/>
                <w:vAlign w:val="center"/>
              </w:tcPr>
            </w:tcPrChange>
          </w:tcPr>
          <w:p w14:paraId="686E9994" w14:textId="77777777" w:rsidR="00B52A5F" w:rsidRPr="00302E57" w:rsidRDefault="00B52A5F" w:rsidP="00B52A5F">
            <w:pPr>
              <w:pStyle w:val="Paragrafoelenco"/>
              <w:ind w:left="0"/>
              <w:jc w:val="center"/>
              <w:rPr>
                <w:moveTo w:id="460" w:author="Giorgio Romeo" w:date="2020-12-02T00:43:00Z"/>
                <w:rStyle w:val="Enfasidelicata"/>
                <w:rFonts w:ascii="Bell MT" w:hAnsi="Bell MT"/>
                <w:i w:val="0"/>
                <w:iCs w:val="0"/>
                <w:sz w:val="24"/>
                <w:szCs w:val="24"/>
              </w:rPr>
            </w:pPr>
            <w:moveTo w:id="461" w:author="Giorgio Romeo" w:date="2020-12-02T00:43:00Z">
              <w:r w:rsidRPr="00A4009C">
                <w:rPr>
                  <w:rStyle w:val="Enfasidelicata"/>
                  <w:rFonts w:ascii="Bell MT" w:hAnsi="Bell MT"/>
                  <w:i w:val="0"/>
                  <w:iCs w:val="0"/>
                  <w:sz w:val="24"/>
                  <w:szCs w:val="24"/>
                </w:rPr>
                <w:t>S</w:t>
              </w:r>
              <w:r>
                <w:rPr>
                  <w:rStyle w:val="Enfasidelicata"/>
                  <w:rFonts w:ascii="Bell MT" w:hAnsi="Bell MT"/>
                  <w:i w:val="0"/>
                  <w:iCs w:val="0"/>
                  <w:sz w:val="24"/>
                  <w:szCs w:val="24"/>
                </w:rPr>
                <w:t>7</w:t>
              </w:r>
            </w:moveTo>
          </w:p>
        </w:tc>
        <w:tc>
          <w:tcPr>
            <w:tcW w:w="0" w:type="dxa"/>
            <w:vAlign w:val="center"/>
            <w:tcPrChange w:id="462" w:author="Giorgio Romeo" w:date="2020-12-02T00:43:00Z">
              <w:tcPr>
                <w:tcW w:w="3753" w:type="dxa"/>
                <w:vAlign w:val="center"/>
              </w:tcPr>
            </w:tcPrChange>
          </w:tcPr>
          <w:p w14:paraId="7606A871" w14:textId="77777777" w:rsidR="00B52A5F"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63" w:author="Giorgio Romeo" w:date="2020-12-02T00:43:00Z"/>
                <w:rStyle w:val="Enfasidelicata"/>
                <w:rFonts w:ascii="Bell MT" w:hAnsi="Bell MT"/>
                <w:i w:val="0"/>
                <w:iCs w:val="0"/>
                <w:sz w:val="28"/>
                <w:szCs w:val="28"/>
              </w:rPr>
            </w:pPr>
            <w:moveTo w:id="464" w:author="Giorgio Romeo" w:date="2020-12-02T00:43:00Z">
              <w:r>
                <w:rPr>
                  <w:rStyle w:val="Enfasidelicata"/>
                  <w:rFonts w:ascii="Bell MT" w:hAnsi="Bell MT"/>
                  <w:i w:val="0"/>
                  <w:iCs w:val="0"/>
                  <w:sz w:val="28"/>
                  <w:szCs w:val="28"/>
                </w:rPr>
                <w:t>Turnstile opens</w:t>
              </w:r>
            </w:moveTo>
          </w:p>
        </w:tc>
        <w:tc>
          <w:tcPr>
            <w:tcW w:w="0" w:type="dxa"/>
            <w:vAlign w:val="center"/>
            <w:tcPrChange w:id="465" w:author="Giorgio Romeo" w:date="2020-12-02T00:43:00Z">
              <w:tcPr>
                <w:tcW w:w="3798" w:type="dxa"/>
                <w:vAlign w:val="center"/>
              </w:tcPr>
            </w:tcPrChange>
          </w:tcPr>
          <w:p w14:paraId="7878E38B"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66" w:author="Giorgio Romeo" w:date="2020-12-02T00:43:00Z"/>
                <w:rStyle w:val="Enfasidelicata"/>
                <w:rFonts w:ascii="Bell MT" w:hAnsi="Bell MT"/>
                <w:i w:val="0"/>
                <w:iCs w:val="0"/>
                <w:sz w:val="24"/>
                <w:szCs w:val="24"/>
              </w:rPr>
            </w:pPr>
            <w:moveTo w:id="467" w:author="Giorgio Romeo" w:date="2020-12-02T00:43:00Z">
              <w:r>
                <w:rPr>
                  <w:rStyle w:val="Enfasidelicata"/>
                  <w:rFonts w:ascii="Bell MT" w:hAnsi="Bell MT"/>
                  <w:i w:val="0"/>
                  <w:iCs w:val="0"/>
                  <w:sz w:val="24"/>
                  <w:szCs w:val="24"/>
                </w:rPr>
                <w:t>Machine</w:t>
              </w:r>
            </w:moveTo>
          </w:p>
        </w:tc>
      </w:tr>
      <w:tr w:rsidR="00B52A5F" w14:paraId="6C582BFD"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68" w:author="Giorgio Romeo" w:date="2020-12-02T00:43:00Z">
              <w:tcPr>
                <w:tcW w:w="1691" w:type="dxa"/>
                <w:tcBorders>
                  <w:left w:val="single" w:sz="4" w:space="0" w:color="auto"/>
                </w:tcBorders>
                <w:shd w:val="clear" w:color="auto" w:fill="A6A6A6" w:themeFill="background1" w:themeFillShade="A6"/>
                <w:vAlign w:val="center"/>
              </w:tcPr>
            </w:tcPrChange>
          </w:tcPr>
          <w:p w14:paraId="2F81E2BE" w14:textId="77777777" w:rsidR="00B52A5F" w:rsidRPr="00302E57" w:rsidRDefault="00B52A5F" w:rsidP="00B52A5F">
            <w:pPr>
              <w:pStyle w:val="Paragrafoelenco"/>
              <w:ind w:left="0"/>
              <w:jc w:val="center"/>
              <w:rPr>
                <w:moveTo w:id="469" w:author="Giorgio Romeo" w:date="2020-12-02T00:43:00Z"/>
                <w:rStyle w:val="Enfasidelicata"/>
                <w:rFonts w:ascii="Bell MT" w:hAnsi="Bell MT"/>
                <w:i w:val="0"/>
                <w:iCs w:val="0"/>
                <w:sz w:val="24"/>
                <w:szCs w:val="24"/>
              </w:rPr>
            </w:pPr>
            <w:moveTo w:id="470" w:author="Giorgio Romeo" w:date="2020-12-02T00:43:00Z">
              <w:r w:rsidRPr="00A4009C">
                <w:rPr>
                  <w:rStyle w:val="Enfasidelicata"/>
                  <w:rFonts w:ascii="Bell MT" w:hAnsi="Bell MT"/>
                  <w:i w:val="0"/>
                  <w:iCs w:val="0"/>
                  <w:sz w:val="24"/>
                  <w:szCs w:val="24"/>
                </w:rPr>
                <w:t>S</w:t>
              </w:r>
              <w:r>
                <w:rPr>
                  <w:rStyle w:val="Enfasidelicata"/>
                  <w:rFonts w:ascii="Bell MT" w:hAnsi="Bell MT"/>
                  <w:i w:val="0"/>
                  <w:iCs w:val="0"/>
                  <w:sz w:val="24"/>
                  <w:szCs w:val="24"/>
                </w:rPr>
                <w:t>8</w:t>
              </w:r>
            </w:moveTo>
          </w:p>
        </w:tc>
        <w:tc>
          <w:tcPr>
            <w:tcW w:w="0" w:type="dxa"/>
            <w:vAlign w:val="center"/>
            <w:tcPrChange w:id="471" w:author="Giorgio Romeo" w:date="2020-12-02T00:43:00Z">
              <w:tcPr>
                <w:tcW w:w="3753" w:type="dxa"/>
                <w:vAlign w:val="center"/>
              </w:tcPr>
            </w:tcPrChange>
          </w:tcPr>
          <w:p w14:paraId="24E4526A" w14:textId="77777777" w:rsidR="00B52A5F"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72" w:author="Giorgio Romeo" w:date="2020-12-02T00:43:00Z"/>
                <w:rStyle w:val="Enfasidelicata"/>
                <w:rFonts w:ascii="Bell MT" w:hAnsi="Bell MT"/>
                <w:i w:val="0"/>
                <w:iCs w:val="0"/>
                <w:sz w:val="28"/>
                <w:szCs w:val="28"/>
              </w:rPr>
            </w:pPr>
            <w:moveTo w:id="473" w:author="Giorgio Romeo" w:date="2020-12-02T00:43:00Z">
              <w:r>
                <w:rPr>
                  <w:rStyle w:val="Enfasidelicata"/>
                  <w:rFonts w:ascii="Bell MT" w:hAnsi="Bell MT"/>
                  <w:i w:val="0"/>
                  <w:iCs w:val="0"/>
                  <w:sz w:val="28"/>
                  <w:szCs w:val="28"/>
                </w:rPr>
                <w:t>Turnstile closes</w:t>
              </w:r>
            </w:moveTo>
          </w:p>
        </w:tc>
        <w:tc>
          <w:tcPr>
            <w:tcW w:w="0" w:type="dxa"/>
            <w:vAlign w:val="center"/>
            <w:tcPrChange w:id="474" w:author="Giorgio Romeo" w:date="2020-12-02T00:43:00Z">
              <w:tcPr>
                <w:tcW w:w="3798" w:type="dxa"/>
                <w:vAlign w:val="center"/>
              </w:tcPr>
            </w:tcPrChange>
          </w:tcPr>
          <w:p w14:paraId="663A799B"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75" w:author="Giorgio Romeo" w:date="2020-12-02T00:43:00Z"/>
                <w:rStyle w:val="Enfasidelicata"/>
                <w:rFonts w:ascii="Bell MT" w:hAnsi="Bell MT"/>
                <w:i w:val="0"/>
                <w:iCs w:val="0"/>
                <w:sz w:val="24"/>
                <w:szCs w:val="24"/>
              </w:rPr>
            </w:pPr>
            <w:moveTo w:id="476" w:author="Giorgio Romeo" w:date="2020-12-02T00:43:00Z">
              <w:r>
                <w:rPr>
                  <w:rStyle w:val="Enfasidelicata"/>
                  <w:rFonts w:ascii="Bell MT" w:hAnsi="Bell MT"/>
                  <w:i w:val="0"/>
                  <w:iCs w:val="0"/>
                  <w:sz w:val="24"/>
                  <w:szCs w:val="24"/>
                </w:rPr>
                <w:t>Machine</w:t>
              </w:r>
            </w:moveTo>
          </w:p>
        </w:tc>
      </w:tr>
      <w:tr w:rsidR="00B52A5F" w14:paraId="400FAD32"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77" w:author="Giorgio Romeo" w:date="2020-12-02T00:43:00Z">
              <w:tcPr>
                <w:tcW w:w="1691" w:type="dxa"/>
                <w:tcBorders>
                  <w:left w:val="single" w:sz="4" w:space="0" w:color="auto"/>
                </w:tcBorders>
                <w:shd w:val="clear" w:color="auto" w:fill="A6A6A6" w:themeFill="background1" w:themeFillShade="A6"/>
                <w:vAlign w:val="center"/>
              </w:tcPr>
            </w:tcPrChange>
          </w:tcPr>
          <w:p w14:paraId="0D9C6C58" w14:textId="77777777" w:rsidR="00B52A5F" w:rsidRPr="00302E57" w:rsidRDefault="00B52A5F" w:rsidP="00B52A5F">
            <w:pPr>
              <w:pStyle w:val="Paragrafoelenco"/>
              <w:ind w:left="0"/>
              <w:jc w:val="center"/>
              <w:rPr>
                <w:moveTo w:id="478" w:author="Giorgio Romeo" w:date="2020-12-02T00:43:00Z"/>
                <w:rStyle w:val="Enfasidelicata"/>
                <w:rFonts w:ascii="Bell MT" w:hAnsi="Bell MT"/>
                <w:i w:val="0"/>
                <w:iCs w:val="0"/>
                <w:sz w:val="24"/>
                <w:szCs w:val="24"/>
              </w:rPr>
            </w:pPr>
            <w:moveTo w:id="479" w:author="Giorgio Romeo" w:date="2020-12-02T00:43:00Z">
              <w:r w:rsidRPr="00A4009C">
                <w:rPr>
                  <w:rStyle w:val="Enfasidelicata"/>
                  <w:rFonts w:ascii="Bell MT" w:hAnsi="Bell MT"/>
                  <w:i w:val="0"/>
                  <w:iCs w:val="0"/>
                  <w:sz w:val="24"/>
                  <w:szCs w:val="24"/>
                </w:rPr>
                <w:t>S</w:t>
              </w:r>
              <w:r>
                <w:rPr>
                  <w:rStyle w:val="Enfasidelicata"/>
                  <w:rFonts w:ascii="Bell MT" w:hAnsi="Bell MT"/>
                  <w:i w:val="0"/>
                  <w:iCs w:val="0"/>
                  <w:sz w:val="24"/>
                  <w:szCs w:val="24"/>
                </w:rPr>
                <w:t>9</w:t>
              </w:r>
            </w:moveTo>
          </w:p>
        </w:tc>
        <w:tc>
          <w:tcPr>
            <w:tcW w:w="0" w:type="dxa"/>
            <w:vAlign w:val="center"/>
            <w:tcPrChange w:id="480" w:author="Giorgio Romeo" w:date="2020-12-02T00:43:00Z">
              <w:tcPr>
                <w:tcW w:w="3753" w:type="dxa"/>
                <w:vAlign w:val="center"/>
              </w:tcPr>
            </w:tcPrChange>
          </w:tcPr>
          <w:p w14:paraId="44F520F1" w14:textId="77777777" w:rsidR="00B52A5F"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81" w:author="Giorgio Romeo" w:date="2020-12-02T00:43:00Z"/>
                <w:rStyle w:val="Enfasidelicata"/>
                <w:rFonts w:ascii="Bell MT" w:hAnsi="Bell MT"/>
                <w:i w:val="0"/>
                <w:iCs w:val="0"/>
                <w:sz w:val="28"/>
                <w:szCs w:val="28"/>
              </w:rPr>
            </w:pPr>
            <w:moveTo w:id="482" w:author="Giorgio Romeo" w:date="2020-12-02T00:43:00Z">
              <w:r>
                <w:rPr>
                  <w:rStyle w:val="Enfasidelicata"/>
                  <w:rFonts w:ascii="Bell MT" w:hAnsi="Bell MT"/>
                  <w:i w:val="0"/>
                  <w:iCs w:val="0"/>
                  <w:sz w:val="28"/>
                  <w:szCs w:val="28"/>
                </w:rPr>
                <w:t>Virtual User is notified about his coming turn</w:t>
              </w:r>
            </w:moveTo>
          </w:p>
        </w:tc>
        <w:tc>
          <w:tcPr>
            <w:tcW w:w="0" w:type="dxa"/>
            <w:vAlign w:val="center"/>
            <w:tcPrChange w:id="483" w:author="Giorgio Romeo" w:date="2020-12-02T00:43:00Z">
              <w:tcPr>
                <w:tcW w:w="3798" w:type="dxa"/>
                <w:vAlign w:val="center"/>
              </w:tcPr>
            </w:tcPrChange>
          </w:tcPr>
          <w:p w14:paraId="0AFDA781"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84" w:author="Giorgio Romeo" w:date="2020-12-02T00:43:00Z"/>
                <w:rStyle w:val="Enfasidelicata"/>
                <w:rFonts w:ascii="Bell MT" w:hAnsi="Bell MT"/>
                <w:i w:val="0"/>
                <w:iCs w:val="0"/>
                <w:sz w:val="24"/>
                <w:szCs w:val="24"/>
              </w:rPr>
            </w:pPr>
            <w:moveTo w:id="485" w:author="Giorgio Romeo" w:date="2020-12-02T00:43:00Z">
              <w:r>
                <w:rPr>
                  <w:rStyle w:val="Enfasidelicata"/>
                  <w:rFonts w:ascii="Bell MT" w:hAnsi="Bell MT"/>
                  <w:i w:val="0"/>
                  <w:iCs w:val="0"/>
                  <w:sz w:val="24"/>
                  <w:szCs w:val="24"/>
                </w:rPr>
                <w:t>Machine</w:t>
              </w:r>
            </w:moveTo>
          </w:p>
        </w:tc>
      </w:tr>
      <w:tr w:rsidR="00B52A5F" w14:paraId="5D28BD77"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86" w:author="Giorgio Romeo" w:date="2020-12-02T00:43:00Z">
              <w:tcPr>
                <w:tcW w:w="1691" w:type="dxa"/>
                <w:tcBorders>
                  <w:left w:val="single" w:sz="4" w:space="0" w:color="auto"/>
                </w:tcBorders>
                <w:shd w:val="clear" w:color="auto" w:fill="A6A6A6" w:themeFill="background1" w:themeFillShade="A6"/>
                <w:vAlign w:val="center"/>
              </w:tcPr>
            </w:tcPrChange>
          </w:tcPr>
          <w:p w14:paraId="34742CE2" w14:textId="77777777" w:rsidR="00B52A5F" w:rsidRPr="00302E57" w:rsidRDefault="00B52A5F" w:rsidP="00B52A5F">
            <w:pPr>
              <w:pStyle w:val="Paragrafoelenco"/>
              <w:ind w:left="0"/>
              <w:jc w:val="center"/>
              <w:rPr>
                <w:moveTo w:id="487" w:author="Giorgio Romeo" w:date="2020-12-02T00:43:00Z"/>
                <w:rStyle w:val="Enfasidelicata"/>
                <w:rFonts w:ascii="Bell MT" w:hAnsi="Bell MT"/>
                <w:i w:val="0"/>
                <w:iCs w:val="0"/>
                <w:sz w:val="24"/>
                <w:szCs w:val="24"/>
              </w:rPr>
            </w:pPr>
            <w:moveTo w:id="488" w:author="Giorgio Romeo" w:date="2020-12-02T00:43:00Z">
              <w:r w:rsidRPr="00A4009C">
                <w:rPr>
                  <w:rStyle w:val="Enfasidelicata"/>
                  <w:rFonts w:ascii="Bell MT" w:hAnsi="Bell MT"/>
                  <w:i w:val="0"/>
                  <w:iCs w:val="0"/>
                  <w:sz w:val="24"/>
                  <w:szCs w:val="24"/>
                </w:rPr>
                <w:t>S</w:t>
              </w:r>
              <w:r>
                <w:rPr>
                  <w:rStyle w:val="Enfasidelicata"/>
                  <w:rFonts w:ascii="Bell MT" w:hAnsi="Bell MT"/>
                  <w:i w:val="0"/>
                  <w:iCs w:val="0"/>
                  <w:sz w:val="24"/>
                  <w:szCs w:val="24"/>
                </w:rPr>
                <w:t>10</w:t>
              </w:r>
            </w:moveTo>
          </w:p>
        </w:tc>
        <w:tc>
          <w:tcPr>
            <w:tcW w:w="0" w:type="dxa"/>
            <w:vAlign w:val="center"/>
            <w:tcPrChange w:id="489" w:author="Giorgio Romeo" w:date="2020-12-02T00:43:00Z">
              <w:tcPr>
                <w:tcW w:w="3753" w:type="dxa"/>
                <w:vAlign w:val="center"/>
              </w:tcPr>
            </w:tcPrChange>
          </w:tcPr>
          <w:p w14:paraId="67EAAC25" w14:textId="77777777" w:rsidR="00B52A5F"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490" w:author="Giorgio Romeo" w:date="2020-12-02T00:43:00Z"/>
                <w:rStyle w:val="Enfasidelicata"/>
                <w:rFonts w:ascii="Bell MT" w:hAnsi="Bell MT"/>
                <w:i w:val="0"/>
                <w:iCs w:val="0"/>
                <w:sz w:val="28"/>
                <w:szCs w:val="28"/>
              </w:rPr>
            </w:pPr>
            <w:moveTo w:id="491" w:author="Giorgio Romeo" w:date="2020-12-02T00:43:00Z">
              <w:r>
                <w:rPr>
                  <w:rStyle w:val="Enfasidelicata"/>
                  <w:rFonts w:ascii="Bell MT" w:hAnsi="Bell MT"/>
                  <w:i w:val="0"/>
                  <w:iCs w:val="0"/>
                  <w:sz w:val="28"/>
                  <w:szCs w:val="28"/>
                </w:rPr>
                <w:t>Virtual User registers providing requested info</w:t>
              </w:r>
            </w:moveTo>
          </w:p>
        </w:tc>
        <w:tc>
          <w:tcPr>
            <w:tcW w:w="0" w:type="dxa"/>
            <w:vAlign w:val="center"/>
            <w:tcPrChange w:id="492" w:author="Giorgio Romeo" w:date="2020-12-02T00:43:00Z">
              <w:tcPr>
                <w:tcW w:w="3798" w:type="dxa"/>
                <w:vAlign w:val="center"/>
              </w:tcPr>
            </w:tcPrChange>
          </w:tcPr>
          <w:p w14:paraId="30DB03AC"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493" w:author="Giorgio Romeo" w:date="2020-12-02T00:43:00Z"/>
                <w:rStyle w:val="Enfasidelicata"/>
                <w:rFonts w:ascii="Bell MT" w:hAnsi="Bell MT"/>
                <w:i w:val="0"/>
                <w:iCs w:val="0"/>
                <w:sz w:val="24"/>
                <w:szCs w:val="24"/>
              </w:rPr>
            </w:pPr>
            <w:moveTo w:id="494" w:author="Giorgio Romeo" w:date="2020-12-02T00:43:00Z">
              <w:r>
                <w:rPr>
                  <w:rStyle w:val="Enfasidelicata"/>
                  <w:rFonts w:ascii="Bell MT" w:hAnsi="Bell MT"/>
                  <w:i w:val="0"/>
                  <w:iCs w:val="0"/>
                  <w:sz w:val="24"/>
                  <w:szCs w:val="24"/>
                </w:rPr>
                <w:t>World</w:t>
              </w:r>
            </w:moveTo>
          </w:p>
        </w:tc>
      </w:tr>
      <w:tr w:rsidR="00B52A5F" w14:paraId="0BBC3A97" w14:textId="77777777" w:rsidTr="00B52A5F">
        <w:trPr>
          <w:trHeight w:val="47"/>
          <w:trPrChange w:id="495" w:author="Giorgio Romeo" w:date="2020-12-02T00:43:00Z">
            <w:trPr>
              <w:trHeight w:val="47"/>
            </w:trPr>
          </w:trPrChange>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496" w:author="Giorgio Romeo" w:date="2020-12-02T00:43:00Z">
              <w:tcPr>
                <w:tcW w:w="1691" w:type="dxa"/>
                <w:tcBorders>
                  <w:left w:val="single" w:sz="4" w:space="0" w:color="auto"/>
                </w:tcBorders>
                <w:shd w:val="clear" w:color="auto" w:fill="A6A6A6" w:themeFill="background1" w:themeFillShade="A6"/>
                <w:vAlign w:val="center"/>
              </w:tcPr>
            </w:tcPrChange>
          </w:tcPr>
          <w:p w14:paraId="7EF97237" w14:textId="77777777" w:rsidR="00B52A5F" w:rsidRPr="00302E57" w:rsidRDefault="00B52A5F" w:rsidP="00B52A5F">
            <w:pPr>
              <w:pStyle w:val="Paragrafoelenco"/>
              <w:ind w:left="0"/>
              <w:jc w:val="center"/>
              <w:rPr>
                <w:moveTo w:id="497" w:author="Giorgio Romeo" w:date="2020-12-02T00:43:00Z"/>
                <w:rStyle w:val="Enfasidelicata"/>
                <w:rFonts w:ascii="Bell MT" w:hAnsi="Bell MT"/>
                <w:i w:val="0"/>
                <w:iCs w:val="0"/>
                <w:sz w:val="24"/>
                <w:szCs w:val="24"/>
              </w:rPr>
            </w:pPr>
            <w:moveTo w:id="498" w:author="Giorgio Romeo" w:date="2020-12-02T00:43:00Z">
              <w:r w:rsidRPr="00A4009C">
                <w:rPr>
                  <w:rStyle w:val="Enfasidelicata"/>
                  <w:rFonts w:ascii="Bell MT" w:hAnsi="Bell MT"/>
                  <w:i w:val="0"/>
                  <w:iCs w:val="0"/>
                  <w:sz w:val="24"/>
                  <w:szCs w:val="24"/>
                </w:rPr>
                <w:t>S1</w:t>
              </w:r>
              <w:r>
                <w:rPr>
                  <w:rStyle w:val="Enfasidelicata"/>
                  <w:rFonts w:ascii="Bell MT" w:hAnsi="Bell MT"/>
                  <w:i w:val="0"/>
                  <w:iCs w:val="0"/>
                  <w:sz w:val="24"/>
                  <w:szCs w:val="24"/>
                </w:rPr>
                <w:t>1</w:t>
              </w:r>
            </w:moveTo>
          </w:p>
        </w:tc>
        <w:tc>
          <w:tcPr>
            <w:tcW w:w="0" w:type="dxa"/>
            <w:vAlign w:val="center"/>
            <w:tcPrChange w:id="499" w:author="Giorgio Romeo" w:date="2020-12-02T00:43:00Z">
              <w:tcPr>
                <w:tcW w:w="3753" w:type="dxa"/>
                <w:vAlign w:val="center"/>
              </w:tcPr>
            </w:tcPrChange>
          </w:tcPr>
          <w:p w14:paraId="429FAF14" w14:textId="77777777" w:rsidR="00B52A5F"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500" w:author="Giorgio Romeo" w:date="2020-12-02T00:43:00Z"/>
                <w:rStyle w:val="Enfasidelicata"/>
                <w:rFonts w:ascii="Bell MT" w:hAnsi="Bell MT"/>
                <w:i w:val="0"/>
                <w:iCs w:val="0"/>
                <w:sz w:val="28"/>
                <w:szCs w:val="28"/>
              </w:rPr>
            </w:pPr>
            <w:moveTo w:id="501" w:author="Giorgio Romeo" w:date="2020-12-02T00:43:00Z">
              <w:r>
                <w:rPr>
                  <w:rStyle w:val="Enfasidelicata"/>
                  <w:rFonts w:ascii="Bell MT" w:hAnsi="Bell MT"/>
                  <w:i w:val="0"/>
                  <w:iCs w:val="0"/>
                  <w:sz w:val="28"/>
                  <w:szCs w:val="28"/>
                </w:rPr>
                <w:t>Virtual User queries available markets</w:t>
              </w:r>
            </w:moveTo>
          </w:p>
        </w:tc>
        <w:tc>
          <w:tcPr>
            <w:tcW w:w="0" w:type="dxa"/>
            <w:vAlign w:val="center"/>
            <w:tcPrChange w:id="502" w:author="Giorgio Romeo" w:date="2020-12-02T00:43:00Z">
              <w:tcPr>
                <w:tcW w:w="3798" w:type="dxa"/>
                <w:vAlign w:val="center"/>
              </w:tcPr>
            </w:tcPrChange>
          </w:tcPr>
          <w:p w14:paraId="030C58ED"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503" w:author="Giorgio Romeo" w:date="2020-12-02T00:43:00Z"/>
                <w:rStyle w:val="Enfasidelicata"/>
                <w:rFonts w:ascii="Bell MT" w:hAnsi="Bell MT"/>
                <w:i w:val="0"/>
                <w:iCs w:val="0"/>
                <w:sz w:val="24"/>
                <w:szCs w:val="24"/>
              </w:rPr>
            </w:pPr>
            <w:moveTo w:id="504" w:author="Giorgio Romeo" w:date="2020-12-02T00:43:00Z">
              <w:r>
                <w:rPr>
                  <w:rStyle w:val="Enfasidelicata"/>
                  <w:rFonts w:ascii="Bell MT" w:hAnsi="Bell MT"/>
                  <w:i w:val="0"/>
                  <w:iCs w:val="0"/>
                  <w:sz w:val="24"/>
                  <w:szCs w:val="24"/>
                </w:rPr>
                <w:t>World</w:t>
              </w:r>
            </w:moveTo>
          </w:p>
        </w:tc>
      </w:tr>
      <w:tr w:rsidR="00B52A5F" w14:paraId="6EFE1132" w14:textId="77777777" w:rsidTr="00B52A5F">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Change w:id="505" w:author="Giorgio Romeo" w:date="2020-12-02T00:43:00Z">
              <w:tcPr>
                <w:tcW w:w="1691" w:type="dxa"/>
                <w:tcBorders>
                  <w:left w:val="single" w:sz="4" w:space="0" w:color="auto"/>
                </w:tcBorders>
                <w:shd w:val="clear" w:color="auto" w:fill="A6A6A6" w:themeFill="background1" w:themeFillShade="A6"/>
                <w:vAlign w:val="center"/>
              </w:tcPr>
            </w:tcPrChange>
          </w:tcPr>
          <w:p w14:paraId="4F207911" w14:textId="77777777" w:rsidR="00B52A5F" w:rsidRPr="00302E57" w:rsidRDefault="00B52A5F" w:rsidP="00B52A5F">
            <w:pPr>
              <w:pStyle w:val="Paragrafoelenco"/>
              <w:ind w:left="0"/>
              <w:jc w:val="center"/>
              <w:rPr>
                <w:moveTo w:id="506" w:author="Giorgio Romeo" w:date="2020-12-02T00:43:00Z"/>
                <w:rStyle w:val="Enfasidelicata"/>
                <w:rFonts w:ascii="Bell MT" w:hAnsi="Bell MT"/>
                <w:i w:val="0"/>
                <w:iCs w:val="0"/>
                <w:sz w:val="24"/>
                <w:szCs w:val="24"/>
              </w:rPr>
            </w:pPr>
            <w:moveTo w:id="507" w:author="Giorgio Romeo" w:date="2020-12-02T00:43:00Z">
              <w:r w:rsidRPr="00A4009C">
                <w:rPr>
                  <w:rStyle w:val="Enfasidelicata"/>
                  <w:rFonts w:ascii="Bell MT" w:hAnsi="Bell MT"/>
                  <w:i w:val="0"/>
                  <w:iCs w:val="0"/>
                  <w:sz w:val="24"/>
                  <w:szCs w:val="24"/>
                </w:rPr>
                <w:t>S1</w:t>
              </w:r>
              <w:r>
                <w:rPr>
                  <w:rStyle w:val="Enfasidelicata"/>
                  <w:rFonts w:ascii="Bell MT" w:hAnsi="Bell MT"/>
                  <w:i w:val="0"/>
                  <w:iCs w:val="0"/>
                  <w:sz w:val="24"/>
                  <w:szCs w:val="24"/>
                </w:rPr>
                <w:t>2</w:t>
              </w:r>
            </w:moveTo>
          </w:p>
        </w:tc>
        <w:tc>
          <w:tcPr>
            <w:tcW w:w="0" w:type="dxa"/>
            <w:vAlign w:val="center"/>
            <w:tcPrChange w:id="508" w:author="Giorgio Romeo" w:date="2020-12-02T00:43:00Z">
              <w:tcPr>
                <w:tcW w:w="3753" w:type="dxa"/>
                <w:vAlign w:val="center"/>
              </w:tcPr>
            </w:tcPrChange>
          </w:tcPr>
          <w:p w14:paraId="2BD15337" w14:textId="77777777" w:rsidR="00B52A5F" w:rsidRDefault="00B52A5F" w:rsidP="00B52A5F">
            <w:pPr>
              <w:pStyle w:val="Paragrafoelenco"/>
              <w:ind w:left="0"/>
              <w:cnfStyle w:val="000000000000" w:firstRow="0" w:lastRow="0" w:firstColumn="0" w:lastColumn="0" w:oddVBand="0" w:evenVBand="0" w:oddHBand="0" w:evenHBand="0" w:firstRowFirstColumn="0" w:firstRowLastColumn="0" w:lastRowFirstColumn="0" w:lastRowLastColumn="0"/>
              <w:rPr>
                <w:moveTo w:id="509" w:author="Giorgio Romeo" w:date="2020-12-02T00:43:00Z"/>
                <w:rStyle w:val="Enfasidelicata"/>
                <w:rFonts w:ascii="Bell MT" w:hAnsi="Bell MT"/>
                <w:i w:val="0"/>
                <w:iCs w:val="0"/>
                <w:sz w:val="28"/>
                <w:szCs w:val="28"/>
              </w:rPr>
            </w:pPr>
            <w:moveTo w:id="510" w:author="Giorgio Romeo" w:date="2020-12-02T00:43:00Z">
              <w:r>
                <w:rPr>
                  <w:rStyle w:val="Enfasidelicata"/>
                  <w:rFonts w:ascii="Bell MT" w:hAnsi="Bell MT"/>
                  <w:i w:val="0"/>
                  <w:iCs w:val="0"/>
                  <w:sz w:val="28"/>
                  <w:szCs w:val="28"/>
                </w:rPr>
                <w:t>Shop manager queries statistics on shop entrances</w:t>
              </w:r>
            </w:moveTo>
          </w:p>
        </w:tc>
        <w:tc>
          <w:tcPr>
            <w:tcW w:w="0" w:type="dxa"/>
            <w:vAlign w:val="center"/>
            <w:tcPrChange w:id="511" w:author="Giorgio Romeo" w:date="2020-12-02T00:43:00Z">
              <w:tcPr>
                <w:tcW w:w="3798" w:type="dxa"/>
                <w:vAlign w:val="center"/>
              </w:tcPr>
            </w:tcPrChange>
          </w:tcPr>
          <w:p w14:paraId="18722B91" w14:textId="77777777" w:rsidR="00B52A5F" w:rsidRPr="00302E57" w:rsidRDefault="00B52A5F" w:rsidP="00B52A5F">
            <w:pPr>
              <w:pStyle w:val="Paragrafoelenco"/>
              <w:ind w:left="0"/>
              <w:jc w:val="center"/>
              <w:cnfStyle w:val="000000000000" w:firstRow="0" w:lastRow="0" w:firstColumn="0" w:lastColumn="0" w:oddVBand="0" w:evenVBand="0" w:oddHBand="0" w:evenHBand="0" w:firstRowFirstColumn="0" w:firstRowLastColumn="0" w:lastRowFirstColumn="0" w:lastRowLastColumn="0"/>
              <w:rPr>
                <w:moveTo w:id="512" w:author="Giorgio Romeo" w:date="2020-12-02T00:43:00Z"/>
                <w:rStyle w:val="Enfasidelicata"/>
                <w:rFonts w:ascii="Bell MT" w:hAnsi="Bell MT"/>
                <w:i w:val="0"/>
                <w:iCs w:val="0"/>
                <w:sz w:val="24"/>
                <w:szCs w:val="24"/>
              </w:rPr>
            </w:pPr>
            <w:moveTo w:id="513" w:author="Giorgio Romeo" w:date="2020-12-02T00:43:00Z">
              <w:r>
                <w:rPr>
                  <w:rStyle w:val="Enfasidelicata"/>
                  <w:rFonts w:ascii="Bell MT" w:hAnsi="Bell MT"/>
                  <w:i w:val="0"/>
                  <w:iCs w:val="0"/>
                  <w:sz w:val="24"/>
                  <w:szCs w:val="24"/>
                </w:rPr>
                <w:t>World</w:t>
              </w:r>
            </w:moveTo>
          </w:p>
        </w:tc>
      </w:tr>
      <w:moveToRangeEnd w:id="399"/>
    </w:tbl>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614C89F4" w14:textId="505549A1" w:rsidR="003D51FB" w:rsidRDefault="003D51FB" w:rsidP="008B1B38">
      <w:pPr>
        <w:pStyle w:val="Paragrafoelenco"/>
        <w:rPr>
          <w:rFonts w:ascii="Bell MT" w:hAnsi="Bell MT" w:cs="Arial"/>
          <w:color w:val="000000"/>
          <w:shd w:val="clear" w:color="auto" w:fill="FFFFFF"/>
        </w:rPr>
      </w:pPr>
    </w:p>
    <w:p w14:paraId="72F68638" w14:textId="7687FF49" w:rsidR="003D51FB" w:rsidRDefault="003D51FB" w:rsidP="008B1B38">
      <w:pPr>
        <w:pStyle w:val="Paragrafoelenco"/>
        <w:rPr>
          <w:rFonts w:ascii="Bell MT" w:hAnsi="Bell MT" w:cs="Arial"/>
          <w:color w:val="000000"/>
          <w:shd w:val="clear" w:color="auto" w:fill="FFFFFF"/>
        </w:rPr>
      </w:pPr>
    </w:p>
    <w:p w14:paraId="5A5997EB" w14:textId="3A25EAB6" w:rsidR="003D51FB" w:rsidRDefault="003D51FB" w:rsidP="008B1B38">
      <w:pPr>
        <w:pStyle w:val="Paragrafoelenco"/>
        <w:rPr>
          <w:rFonts w:ascii="Bell MT" w:hAnsi="Bell MT" w:cs="Arial"/>
          <w:color w:val="000000"/>
          <w:shd w:val="clear" w:color="auto" w:fill="FFFFFF"/>
        </w:rPr>
      </w:pPr>
    </w:p>
    <w:p w14:paraId="5BAA27E0" w14:textId="0FEBD5DC" w:rsidR="003D51FB" w:rsidRDefault="003D51FB" w:rsidP="008B1B38">
      <w:pPr>
        <w:pStyle w:val="Paragrafoelenco"/>
        <w:rPr>
          <w:rFonts w:ascii="Bell MT" w:hAnsi="Bell MT" w:cs="Arial"/>
          <w:color w:val="000000"/>
          <w:shd w:val="clear" w:color="auto" w:fill="FFFFFF"/>
        </w:rPr>
      </w:pPr>
    </w:p>
    <w:p w14:paraId="657801C1" w14:textId="47E84917" w:rsidR="003D51FB" w:rsidRDefault="003D51FB" w:rsidP="008B1B38">
      <w:pPr>
        <w:pStyle w:val="Paragrafoelenco"/>
        <w:rPr>
          <w:rFonts w:ascii="Bell MT" w:hAnsi="Bell MT" w:cs="Arial"/>
          <w:color w:val="000000"/>
          <w:shd w:val="clear" w:color="auto" w:fill="FFFFFF"/>
        </w:rPr>
      </w:pPr>
    </w:p>
    <w:p w14:paraId="3548DA7D" w14:textId="77777777" w:rsidR="003D51FB" w:rsidRDefault="003D51FB" w:rsidP="008B1B38">
      <w:pPr>
        <w:pStyle w:val="Paragrafoelenco"/>
        <w:rPr>
          <w:rFonts w:ascii="Bell MT" w:hAnsi="Bell MT" w:cs="Arial"/>
          <w:color w:val="000000"/>
          <w:shd w:val="clear" w:color="auto" w:fill="FFFFFF"/>
        </w:rPr>
      </w:pPr>
    </w:p>
    <w:p w14:paraId="1000C49A" w14:textId="08830D68" w:rsidR="003D51FB" w:rsidRDefault="003D51FB" w:rsidP="008B1B38">
      <w:pPr>
        <w:pStyle w:val="Paragrafoelenco"/>
        <w:rPr>
          <w:rFonts w:ascii="Bell MT" w:hAnsi="Bell MT" w:cs="Arial"/>
          <w:color w:val="000000"/>
          <w:shd w:val="clear" w:color="auto" w:fill="FFFFFF"/>
        </w:rPr>
      </w:pPr>
    </w:p>
    <w:p w14:paraId="26A610DF" w14:textId="796F4197" w:rsidR="003D51FB" w:rsidRDefault="003D51FB" w:rsidP="008B1B38">
      <w:pPr>
        <w:pStyle w:val="Paragrafoelenco"/>
        <w:rPr>
          <w:rFonts w:ascii="Bell MT" w:hAnsi="Bell MT" w:cs="Arial"/>
          <w:color w:val="000000"/>
          <w:shd w:val="clear" w:color="auto" w:fill="FFFFFF"/>
        </w:rPr>
      </w:pPr>
    </w:p>
    <w:p w14:paraId="3C3430CC" w14:textId="19012D3A" w:rsidR="003D51FB" w:rsidRDefault="003D51FB" w:rsidP="008B1B38">
      <w:pPr>
        <w:pStyle w:val="Paragrafoelenco"/>
        <w:rPr>
          <w:ins w:id="514" w:author="Giorgio Romeo" w:date="2020-12-02T00:31:00Z"/>
          <w:rFonts w:ascii="Bell MT" w:hAnsi="Bell MT" w:cs="Arial"/>
          <w:color w:val="000000"/>
          <w:shd w:val="clear" w:color="auto" w:fill="FFFFFF"/>
        </w:rPr>
      </w:pPr>
    </w:p>
    <w:p w14:paraId="5D30B9E0" w14:textId="64FEF566" w:rsidR="00CC2534" w:rsidRDefault="00CC2534" w:rsidP="008B1B38">
      <w:pPr>
        <w:pStyle w:val="Paragrafoelenco"/>
        <w:rPr>
          <w:ins w:id="515" w:author="Giorgio Romeo" w:date="2020-12-02T00:31:00Z"/>
          <w:rFonts w:ascii="Bell MT" w:hAnsi="Bell MT" w:cs="Arial"/>
          <w:color w:val="000000"/>
          <w:shd w:val="clear" w:color="auto" w:fill="FFFFFF"/>
        </w:rPr>
      </w:pPr>
    </w:p>
    <w:p w14:paraId="241928EA" w14:textId="74437132" w:rsidR="00CC2534" w:rsidRDefault="00CC2534" w:rsidP="008B1B38">
      <w:pPr>
        <w:pStyle w:val="Paragrafoelenco"/>
        <w:rPr>
          <w:ins w:id="516" w:author="Giorgio Romeo" w:date="2020-12-02T00:31:00Z"/>
          <w:rFonts w:ascii="Bell MT" w:hAnsi="Bell MT" w:cs="Arial"/>
          <w:color w:val="000000"/>
          <w:shd w:val="clear" w:color="auto" w:fill="FFFFFF"/>
        </w:rPr>
      </w:pPr>
    </w:p>
    <w:p w14:paraId="5A5A8359" w14:textId="5D6DD4A8" w:rsidR="00CC2534" w:rsidRDefault="00CC2534" w:rsidP="008B1B38">
      <w:pPr>
        <w:pStyle w:val="Paragrafoelenco"/>
        <w:rPr>
          <w:ins w:id="517" w:author="Giorgio Romeo" w:date="2020-12-02T00:31:00Z"/>
          <w:rFonts w:ascii="Bell MT" w:hAnsi="Bell MT" w:cs="Arial"/>
          <w:color w:val="000000"/>
          <w:shd w:val="clear" w:color="auto" w:fill="FFFFFF"/>
        </w:rPr>
      </w:pPr>
    </w:p>
    <w:p w14:paraId="59841D60" w14:textId="77777777" w:rsidR="00CC2534" w:rsidRDefault="00CC2534" w:rsidP="008B1B38">
      <w:pPr>
        <w:pStyle w:val="Paragrafoelenco"/>
        <w:rPr>
          <w:rFonts w:ascii="Bell MT" w:hAnsi="Bell MT" w:cs="Arial"/>
          <w:color w:val="000000"/>
          <w:shd w:val="clear" w:color="auto" w:fill="FFFFFF"/>
        </w:rPr>
      </w:pPr>
    </w:p>
    <w:p w14:paraId="36B7B560" w14:textId="77777777" w:rsidR="003D51FB" w:rsidRPr="00274F8D" w:rsidRDefault="003D51FB" w:rsidP="008B1B38">
      <w:pPr>
        <w:pStyle w:val="Paragrafoelenco"/>
        <w:rPr>
          <w:rFonts w:ascii="Bell MT" w:hAnsi="Bell MT" w:cs="Arial"/>
          <w:color w:val="000000"/>
          <w:shd w:val="clear" w:color="auto" w:fill="FFFFFF"/>
        </w:rPr>
      </w:pPr>
    </w:p>
    <w:p w14:paraId="4B22F17F" w14:textId="77777777" w:rsidR="003D51FB" w:rsidRDefault="003D51FB">
      <w:pPr>
        <w:pStyle w:val="Paragrafoelenco"/>
        <w:spacing w:line="240" w:lineRule="auto"/>
        <w:rPr>
          <w:rStyle w:val="Enfasidelicata"/>
          <w:rFonts w:ascii="Bell MT" w:hAnsi="Bell MT"/>
          <w:i w:val="0"/>
          <w:iCs w:val="0"/>
          <w:sz w:val="28"/>
          <w:szCs w:val="28"/>
        </w:rPr>
      </w:pPr>
    </w:p>
    <w:p w14:paraId="177C9EC4" w14:textId="4BC1212F"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lastRenderedPageBreak/>
        <w:br/>
      </w:r>
    </w:p>
    <w:p w14:paraId="2971BC15" w14:textId="06019CEB" w:rsidR="001118E3" w:rsidRPr="00923D58" w:rsidRDefault="001118E3" w:rsidP="00923D58">
      <w:pPr>
        <w:pStyle w:val="Paragrafoelenco"/>
        <w:numPr>
          <w:ilvl w:val="0"/>
          <w:numId w:val="10"/>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518"/>
      <w:r w:rsidRPr="00923D58">
        <w:rPr>
          <w:rStyle w:val="Enfasidelicata"/>
          <w:rFonts w:ascii="Bell MT" w:hAnsi="Bell MT"/>
          <w:i w:val="0"/>
          <w:iCs w:val="0"/>
          <w:sz w:val="24"/>
          <w:szCs w:val="24"/>
        </w:rPr>
        <w:t>Ticket</w:t>
      </w:r>
      <w:commentRangeEnd w:id="518"/>
      <w:r w:rsidRPr="00923D58">
        <w:rPr>
          <w:rStyle w:val="Rimandocommento"/>
          <w:rFonts w:ascii="Bell MT" w:hAnsi="Bell MT"/>
        </w:rPr>
        <w:commentReference w:id="518"/>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ins w:id="519" w:author="Etion Pinari" w:date="2020-12-01T18:48:00Z"/>
          <w:rStyle w:val="Enfasidelicata"/>
          <w:rFonts w:ascii="Bell MT" w:hAnsi="Bell MT"/>
          <w:i w:val="0"/>
          <w:iCs w:val="0"/>
          <w:sz w:val="24"/>
          <w:szCs w:val="24"/>
        </w:rPr>
      </w:pPr>
      <w:r w:rsidRPr="699595DC">
        <w:rPr>
          <w:rStyle w:val="Enfasidelicata"/>
          <w:rFonts w:ascii="Bell MT" w:hAnsi="Bell MT"/>
          <w:i w:val="0"/>
          <w:iCs w:val="0"/>
          <w:sz w:val="24"/>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ins w:id="520" w:author="Etion Pinari" w:date="2020-12-01T18:48:00Z"/>
          <w:rStyle w:val="Enfasidelicata"/>
          <w:rFonts w:ascii="Bell MT" w:hAnsi="Bell MT"/>
          <w:i w:val="0"/>
          <w:iCs w:val="0"/>
          <w:sz w:val="24"/>
          <w:szCs w:val="24"/>
        </w:rPr>
      </w:pPr>
      <w:ins w:id="521" w:author="Etion Pinari" w:date="2020-12-01T18:48:00Z">
        <w:r w:rsidRPr="699595DC">
          <w:rPr>
            <w:rStyle w:val="Enfasidelicata"/>
            <w:rFonts w:ascii="Bell MT" w:hAnsi="Bell MT"/>
            <w:i w:val="0"/>
            <w:iCs w:val="0"/>
            <w:sz w:val="24"/>
            <w:szCs w:val="24"/>
          </w:rPr>
          <w:t>Social distancing: the personal space to any single person as an area of radius 1m.</w:t>
        </w:r>
      </w:ins>
    </w:p>
    <w:p w14:paraId="040D703F" w14:textId="62A7B361" w:rsidR="7DEE8DD2" w:rsidRDefault="7DEE8DD2" w:rsidP="699595DC">
      <w:pPr>
        <w:spacing w:line="240" w:lineRule="auto"/>
        <w:ind w:left="720"/>
      </w:pPr>
      <w:ins w:id="522" w:author="Etion Pinari" w:date="2020-12-01T18:48:00Z">
        <w:r w:rsidRPr="699595DC">
          <w:rPr>
            <w:rStyle w:val="Enfasidelicata"/>
            <w:rFonts w:ascii="Bell MT" w:hAnsi="Bell MT"/>
            <w:i w:val="0"/>
            <w:iCs w:val="0"/>
            <w:sz w:val="24"/>
            <w:szCs w:val="24"/>
          </w:rPr>
          <w:t>Front of stores: the area that is property of the store and in which people queue up to wait for their turn.</w:t>
        </w:r>
      </w:ins>
    </w:p>
    <w:p w14:paraId="47FFCCFC" w14:textId="5D978E08" w:rsidR="0076201B" w:rsidRDefault="00380D90">
      <w:pPr>
        <w:spacing w:line="240" w:lineRule="auto"/>
        <w:ind w:left="720"/>
        <w:rPr>
          <w:ins w:id="523" w:author="Giorgio Romeo" w:date="2020-12-02T00:33:00Z"/>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rFonts w:ascii="Bell MT" w:hAnsi="Bell MT"/>
          <w:i w:val="0"/>
          <w:iCs w:val="0"/>
          <w:sz w:val="24"/>
          <w:szCs w:val="24"/>
        </w:rPr>
      </w:pPr>
      <w:ins w:id="524" w:author="Giorgio Romeo" w:date="2020-12-02T00:33:00Z">
        <w:r>
          <w:rPr>
            <w:rStyle w:val="Enfasidelicata"/>
            <w:rFonts w:ascii="Bell MT" w:hAnsi="Bell MT"/>
            <w:i w:val="0"/>
            <w:iCs w:val="0"/>
            <w:sz w:val="24"/>
            <w:szCs w:val="24"/>
          </w:rPr>
          <w:t xml:space="preserve">Inactive User: a virtual user that does not click on any button in the </w:t>
        </w:r>
        <w:r w:rsidRPr="000A5E1D">
          <w:rPr>
            <w:rStyle w:val="Enfasidelicata"/>
            <w:rFonts w:ascii="Bell MT" w:hAnsi="Bell MT"/>
            <w:sz w:val="24"/>
            <w:szCs w:val="24"/>
          </w:rPr>
          <w:t>“Get a ticket”</w:t>
        </w:r>
        <w:r>
          <w:rPr>
            <w:rStyle w:val="Enfasidelicata"/>
            <w:rFonts w:ascii="Bell MT" w:hAnsi="Bell MT"/>
            <w:i w:val="0"/>
            <w:iCs w:val="0"/>
            <w:sz w:val="24"/>
            <w:szCs w:val="24"/>
          </w:rPr>
          <w:t xml:space="preserve"> or </w:t>
        </w:r>
        <w:r w:rsidRPr="000A5E1D">
          <w:rPr>
            <w:rStyle w:val="Enfasidelicata"/>
            <w:rFonts w:ascii="Bell MT" w:hAnsi="Bell MT"/>
            <w:sz w:val="24"/>
            <w:szCs w:val="24"/>
          </w:rPr>
          <w:t xml:space="preserve">“Book </w:t>
        </w:r>
        <w:r>
          <w:rPr>
            <w:rStyle w:val="Enfasidelicata"/>
            <w:rFonts w:ascii="Bell MT" w:hAnsi="Bell MT"/>
            <w:sz w:val="24"/>
            <w:szCs w:val="24"/>
          </w:rPr>
          <w:t xml:space="preserve">a </w:t>
        </w:r>
        <w:r w:rsidRPr="000A5E1D">
          <w:rPr>
            <w:rStyle w:val="Enfasidelicata"/>
            <w:rFonts w:ascii="Bell MT" w:hAnsi="Bell MT"/>
            <w:sz w:val="24"/>
            <w:szCs w:val="24"/>
          </w:rPr>
          <w:t xml:space="preserve">visit” </w:t>
        </w:r>
        <w:r>
          <w:rPr>
            <w:rStyle w:val="Enfasidelicata"/>
            <w:rFonts w:ascii="Bell MT" w:hAnsi="Bell MT"/>
            <w:i w:val="0"/>
            <w:iCs w:val="0"/>
            <w:sz w:val="24"/>
            <w:szCs w:val="24"/>
          </w:rPr>
          <w:t>page.</w:t>
        </w:r>
      </w:ins>
    </w:p>
    <w:p w14:paraId="69441DD1" w14:textId="77777777" w:rsidR="00AD455C" w:rsidRPr="00923D58" w:rsidRDefault="00AD455C" w:rsidP="00571C1D">
      <w:pPr>
        <w:spacing w:line="240" w:lineRule="auto"/>
        <w:ind w:left="720"/>
        <w:rPr>
          <w:rStyle w:val="Enfasidelicata"/>
          <w:rFonts w:ascii="Bell MT" w:hAnsi="Bell MT"/>
          <w:i w:val="0"/>
          <w:iCs w:val="0"/>
          <w:sz w:val="24"/>
          <w:szCs w:val="24"/>
        </w:rPr>
      </w:pPr>
    </w:p>
    <w:p w14:paraId="3605D7D0" w14:textId="75837535" w:rsidR="00C65B56" w:rsidRDefault="001118E3" w:rsidP="00571C1D">
      <w:pPr>
        <w:pStyle w:val="Paragrafoelenco"/>
        <w:numPr>
          <w:ilvl w:val="0"/>
          <w:numId w:val="10"/>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Revision history</w:t>
      </w:r>
    </w:p>
    <w:p w14:paraId="3940384A" w14:textId="77777777" w:rsidR="00E27365" w:rsidRDefault="00C65B56" w:rsidP="00C65B56">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8"/>
          <w:szCs w:val="28"/>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7D8E3F4" w14:textId="08934D3B" w:rsidR="00CC2534" w:rsidRDefault="001A3C22" w:rsidP="00923D58">
      <w:pPr>
        <w:pStyle w:val="Paragrafoelenco"/>
        <w:spacing w:line="240" w:lineRule="auto"/>
        <w:rPr>
          <w:ins w:id="525" w:author="Giorgio Romeo" w:date="2020-12-02T00:31:00Z"/>
          <w:rStyle w:val="Enfasidelicata"/>
          <w:rFonts w:ascii="Bell MT" w:hAnsi="Bell MT"/>
          <w:i w:val="0"/>
          <w:iCs w:val="0"/>
          <w:sz w:val="24"/>
          <w:szCs w:val="24"/>
        </w:rPr>
      </w:pPr>
      <w:r>
        <w:rPr>
          <w:rStyle w:val="Enfasidelicata"/>
          <w:rFonts w:ascii="Bell MT" w:hAnsi="Bell MT"/>
          <w:i w:val="0"/>
          <w:iCs w:val="0"/>
          <w:sz w:val="24"/>
          <w:szCs w:val="24"/>
        </w:rPr>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p>
    <w:p w14:paraId="33A3F595" w14:textId="34113710" w:rsidR="00CC2534" w:rsidRDefault="00CC2534" w:rsidP="00923D58">
      <w:pPr>
        <w:pStyle w:val="Paragrafoelenco"/>
        <w:spacing w:line="240" w:lineRule="auto"/>
        <w:rPr>
          <w:ins w:id="526" w:author="Giorgio Romeo" w:date="2020-12-02T00:34:00Z"/>
          <w:rStyle w:val="Enfasidelicata"/>
          <w:rFonts w:ascii="Bell MT" w:hAnsi="Bell MT"/>
          <w:i w:val="0"/>
          <w:iCs w:val="0"/>
          <w:sz w:val="24"/>
          <w:szCs w:val="24"/>
        </w:rPr>
      </w:pPr>
    </w:p>
    <w:p w14:paraId="4FBC31C9" w14:textId="46B9F26B" w:rsidR="00CC2534" w:rsidRDefault="00CC2534">
      <w:pPr>
        <w:pStyle w:val="Paragrafoelenco"/>
        <w:spacing w:line="240" w:lineRule="auto"/>
        <w:ind w:firstLine="720"/>
        <w:rPr>
          <w:ins w:id="527" w:author="Giorgio Romeo" w:date="2020-12-02T00:34:00Z"/>
          <w:rStyle w:val="Enfasidelicata"/>
          <w:rFonts w:ascii="Bell MT" w:hAnsi="Bell MT"/>
          <w:i w:val="0"/>
          <w:iCs w:val="0"/>
          <w:sz w:val="24"/>
          <w:szCs w:val="24"/>
        </w:rPr>
        <w:pPrChange w:id="528" w:author="Giorgio Romeo" w:date="2020-12-02T00:34:00Z">
          <w:pPr>
            <w:pStyle w:val="Paragrafoelenco"/>
            <w:spacing w:line="240" w:lineRule="auto"/>
          </w:pPr>
        </w:pPrChange>
      </w:pPr>
      <w:ins w:id="529" w:author="Giorgio Romeo" w:date="2020-12-02T00:34:00Z">
        <w:r>
          <w:rPr>
            <w:rStyle w:val="Enfasidelicata"/>
            <w:rFonts w:ascii="Bell MT" w:hAnsi="Bell MT"/>
            <w:i w:val="0"/>
            <w:iCs w:val="0"/>
            <w:sz w:val="24"/>
            <w:szCs w:val="24"/>
          </w:rPr>
          <w:t>7</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Use Cases and </w:t>
        </w:r>
      </w:ins>
      <w:ins w:id="530" w:author="Giorgio Romeo" w:date="2020-12-02T00:35:00Z">
        <w:r>
          <w:rPr>
            <w:rStyle w:val="Enfasidelicata"/>
            <w:rFonts w:ascii="Bell MT" w:hAnsi="Bell MT"/>
            <w:i w:val="0"/>
            <w:iCs w:val="0"/>
            <w:sz w:val="24"/>
            <w:szCs w:val="24"/>
          </w:rPr>
          <w:t>defined new Requirements</w:t>
        </w:r>
      </w:ins>
      <w:ins w:id="531" w:author="Giorgio Romeo" w:date="2020-12-02T00:34:00Z">
        <w:r w:rsidRPr="00923D58">
          <w:rPr>
            <w:rStyle w:val="Enfasidelicata"/>
            <w:rFonts w:ascii="Bell MT" w:hAnsi="Bell MT"/>
            <w:i w:val="0"/>
            <w:iCs w:val="0"/>
            <w:sz w:val="24"/>
            <w:szCs w:val="24"/>
          </w:rPr>
          <w:br/>
        </w:r>
        <w:r>
          <w:rPr>
            <w:rStyle w:val="Enfasidelicata"/>
            <w:rFonts w:ascii="Bell MT" w:hAnsi="Bell MT"/>
            <w:i w:val="0"/>
            <w:iCs w:val="0"/>
            <w:sz w:val="24"/>
            <w:szCs w:val="24"/>
          </w:rPr>
          <w:t xml:space="preserve">Duration 1.5h, </w:t>
        </w:r>
      </w:ins>
      <w:ins w:id="532" w:author="Giorgio Romeo" w:date="2020-12-02T00:35:00Z">
        <w:r>
          <w:rPr>
            <w:rStyle w:val="Enfasidelicata"/>
            <w:rFonts w:ascii="Bell MT" w:hAnsi="Bell MT"/>
            <w:i w:val="0"/>
            <w:iCs w:val="0"/>
            <w:sz w:val="24"/>
            <w:szCs w:val="24"/>
          </w:rPr>
          <w:t>01</w:t>
        </w:r>
      </w:ins>
      <w:ins w:id="533" w:author="Giorgio Romeo" w:date="2020-12-02T00:34:00Z">
        <w:r>
          <w:rPr>
            <w:rStyle w:val="Enfasidelicata"/>
            <w:rFonts w:ascii="Bell MT" w:hAnsi="Bell MT"/>
            <w:i w:val="0"/>
            <w:iCs w:val="0"/>
            <w:sz w:val="24"/>
            <w:szCs w:val="24"/>
          </w:rPr>
          <w:t>/1</w:t>
        </w:r>
      </w:ins>
      <w:ins w:id="534" w:author="Giorgio Romeo" w:date="2020-12-02T00:35:00Z">
        <w:r>
          <w:rPr>
            <w:rStyle w:val="Enfasidelicata"/>
            <w:rFonts w:ascii="Bell MT" w:hAnsi="Bell MT"/>
            <w:i w:val="0"/>
            <w:iCs w:val="0"/>
            <w:sz w:val="24"/>
            <w:szCs w:val="24"/>
          </w:rPr>
          <w:t>2</w:t>
        </w:r>
      </w:ins>
      <w:ins w:id="535" w:author="Giorgio Romeo" w:date="2020-12-02T00:34:00Z">
        <w:r>
          <w:rPr>
            <w:rStyle w:val="Enfasidelicata"/>
            <w:rFonts w:ascii="Bell MT" w:hAnsi="Bell MT"/>
            <w:i w:val="0"/>
            <w:iCs w:val="0"/>
            <w:sz w:val="24"/>
            <w:szCs w:val="24"/>
          </w:rPr>
          <w:t>/2020</w:t>
        </w:r>
      </w:ins>
    </w:p>
    <w:p w14:paraId="137A23CD" w14:textId="77777777" w:rsidR="00CC2534" w:rsidRDefault="00CC2534" w:rsidP="00923D58">
      <w:pPr>
        <w:pStyle w:val="Paragrafoelenco"/>
        <w:spacing w:line="240" w:lineRule="auto"/>
        <w:rPr>
          <w:ins w:id="536" w:author="Giorgio Romeo" w:date="2020-12-02T00:31:00Z"/>
          <w:rStyle w:val="Enfasidelicata"/>
          <w:rFonts w:ascii="Bell MT" w:hAnsi="Bell MT"/>
          <w:i w:val="0"/>
          <w:iCs w:val="0"/>
          <w:sz w:val="24"/>
          <w:szCs w:val="24"/>
        </w:rPr>
      </w:pPr>
    </w:p>
    <w:p w14:paraId="79CA7E60" w14:textId="56AE0C0A"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4"/>
          <w:szCs w:val="24"/>
        </w:rPr>
        <w:br/>
      </w:r>
    </w:p>
    <w:p w14:paraId="012BF370" w14:textId="37D49EBB" w:rsidR="00CC2534" w:rsidRDefault="001118E3" w:rsidP="00CC2534">
      <w:pPr>
        <w:pStyle w:val="Paragrafoelenco"/>
        <w:numPr>
          <w:ilvl w:val="0"/>
          <w:numId w:val="10"/>
        </w:numPr>
        <w:spacing w:line="240" w:lineRule="auto"/>
        <w:rPr>
          <w:ins w:id="537" w:author="Giorgio Romeo" w:date="2020-12-02T00:37:00Z"/>
          <w:rStyle w:val="Enfasidelicata"/>
          <w:rFonts w:ascii="Bell MT" w:hAnsi="Bell MT"/>
          <w:i w:val="0"/>
          <w:iCs w:val="0"/>
          <w:sz w:val="28"/>
          <w:szCs w:val="28"/>
        </w:rPr>
      </w:pPr>
      <w:r w:rsidRPr="00923D58">
        <w:rPr>
          <w:rStyle w:val="Enfasidelicata"/>
          <w:rFonts w:ascii="Bell MT" w:hAnsi="Bell MT"/>
          <w:i w:val="0"/>
          <w:iCs w:val="0"/>
          <w:sz w:val="28"/>
          <w:szCs w:val="28"/>
        </w:rPr>
        <w:t>Reference documents</w:t>
      </w:r>
    </w:p>
    <w:p w14:paraId="72DA4086" w14:textId="77777777" w:rsidR="00CC2534" w:rsidRPr="00CC2534" w:rsidRDefault="00CC2534">
      <w:pPr>
        <w:pStyle w:val="Paragrafoelenco"/>
        <w:spacing w:line="240" w:lineRule="auto"/>
        <w:rPr>
          <w:ins w:id="538" w:author="Giorgio Romeo" w:date="2020-12-02T00:36:00Z"/>
          <w:rStyle w:val="Enfasidelicata"/>
          <w:rFonts w:ascii="Bell MT" w:hAnsi="Bell MT"/>
          <w:i w:val="0"/>
          <w:iCs w:val="0"/>
          <w:sz w:val="28"/>
          <w:szCs w:val="28"/>
        </w:rPr>
        <w:pPrChange w:id="539" w:author="Giorgio Romeo" w:date="2020-12-02T00:37:00Z">
          <w:pPr>
            <w:pStyle w:val="Paragrafoelenco"/>
            <w:numPr>
              <w:numId w:val="10"/>
            </w:numPr>
            <w:spacing w:line="240" w:lineRule="auto"/>
            <w:ind w:hanging="360"/>
          </w:pPr>
        </w:pPrChange>
      </w:pPr>
    </w:p>
    <w:p w14:paraId="54D07E83" w14:textId="08DD1206" w:rsidR="001118E3" w:rsidRPr="00CC2534" w:rsidRDefault="00CC2534">
      <w:pPr>
        <w:pStyle w:val="Paragrafoelenco"/>
        <w:numPr>
          <w:ilvl w:val="0"/>
          <w:numId w:val="65"/>
        </w:numPr>
        <w:spacing w:line="240" w:lineRule="auto"/>
        <w:ind w:left="1094" w:hanging="357"/>
        <w:rPr>
          <w:rStyle w:val="Enfasidelicata"/>
          <w:rFonts w:ascii="Bell MT" w:hAnsi="Bell MT"/>
          <w:i w:val="0"/>
          <w:iCs w:val="0"/>
          <w:sz w:val="28"/>
          <w:szCs w:val="28"/>
        </w:rPr>
        <w:pPrChange w:id="540" w:author="Giorgio Romeo" w:date="2020-12-02T00:37:00Z">
          <w:pPr>
            <w:pStyle w:val="Paragrafoelenco"/>
            <w:numPr>
              <w:numId w:val="10"/>
            </w:numPr>
            <w:spacing w:line="240" w:lineRule="auto"/>
            <w:ind w:hanging="360"/>
          </w:pPr>
        </w:pPrChange>
      </w:pPr>
      <w:ins w:id="541" w:author="Giorgio Romeo" w:date="2020-12-02T00:37:00Z">
        <w:r w:rsidRPr="000A5E1D">
          <w:rPr>
            <w:rStyle w:val="Enfasidelicata"/>
            <w:rFonts w:ascii="Bell MT" w:hAnsi="Bell MT"/>
            <w:i w:val="0"/>
            <w:iCs w:val="0"/>
            <w:sz w:val="24"/>
            <w:szCs w:val="24"/>
          </w:rPr>
          <w:t>Graphic demo of mobile application: https://customerlineup.bubbleapps.io</w:t>
        </w:r>
      </w:ins>
      <w:r w:rsidR="001118E3" w:rsidRPr="00CC2534">
        <w:rPr>
          <w:rStyle w:val="Enfasidelicata"/>
          <w:rFonts w:ascii="Bell MT" w:hAnsi="Bell MT"/>
          <w:i w:val="0"/>
          <w:iCs w:val="0"/>
          <w:sz w:val="28"/>
          <w:szCs w:val="28"/>
        </w:rPr>
        <w:br/>
      </w:r>
      <w:r w:rsidR="001118E3" w:rsidRPr="00CC2534">
        <w:rPr>
          <w:rStyle w:val="Enfasidelicata"/>
          <w:rFonts w:ascii="Bell MT" w:hAnsi="Bell MT"/>
          <w:i w:val="0"/>
          <w:iCs w:val="0"/>
          <w:sz w:val="28"/>
          <w:szCs w:val="28"/>
        </w:rPr>
        <w:br/>
      </w:r>
      <w:del w:id="542" w:author="Giorgio Romeo" w:date="2020-12-02T00:36:00Z">
        <w:r w:rsidR="00DD33A8" w:rsidRPr="00CC2534" w:rsidDel="00CC2534">
          <w:rPr>
            <w:rStyle w:val="Enfasidelicata"/>
            <w:rFonts w:ascii="Bell MT" w:hAnsi="Bell MT"/>
            <w:i w:val="0"/>
            <w:iCs w:val="0"/>
            <w:sz w:val="24"/>
            <w:szCs w:val="24"/>
          </w:rPr>
          <w:delText>3.A.1 :</w:delText>
        </w:r>
      </w:del>
      <w:del w:id="543" w:author="Giorgio Romeo" w:date="2020-12-02T00:37:00Z">
        <w:r w:rsidR="00DD33A8" w:rsidRPr="00CC2534" w:rsidDel="00CC2534">
          <w:rPr>
            <w:rStyle w:val="Enfasidelicata"/>
            <w:rFonts w:ascii="Bell MT" w:hAnsi="Bell MT"/>
            <w:i w:val="0"/>
            <w:iCs w:val="0"/>
            <w:sz w:val="24"/>
            <w:szCs w:val="24"/>
          </w:rPr>
          <w:delText xml:space="preserve"> </w:delText>
        </w:r>
        <w:r w:rsidR="009967D5" w:rsidRPr="00CC2534" w:rsidDel="00CC2534">
          <w:rPr>
            <w:rStyle w:val="Enfasidelicata"/>
            <w:rFonts w:ascii="Bell MT" w:hAnsi="Bell MT"/>
            <w:i w:val="0"/>
            <w:iCs w:val="0"/>
            <w:sz w:val="24"/>
            <w:szCs w:val="24"/>
          </w:rPr>
          <w:delText>Graphic demo of mobile application: https://customerlineup.bubbleapps.io</w:delText>
        </w:r>
        <w:r w:rsidR="001118E3" w:rsidRPr="00CC2534" w:rsidDel="00CC2534">
          <w:rPr>
            <w:rStyle w:val="Enfasidelicata"/>
            <w:rFonts w:ascii="Bell MT" w:hAnsi="Bell MT"/>
            <w:i w:val="0"/>
            <w:iCs w:val="0"/>
            <w:sz w:val="24"/>
            <w:szCs w:val="24"/>
          </w:rPr>
          <w:br/>
        </w:r>
      </w:del>
    </w:p>
    <w:p w14:paraId="6550AB6A" w14:textId="61F944C9" w:rsidR="001118E3" w:rsidRPr="00923D58" w:rsidRDefault="001118E3" w:rsidP="00571C1D">
      <w:pPr>
        <w:pStyle w:val="Paragrafoelenco"/>
        <w:numPr>
          <w:ilvl w:val="0"/>
          <w:numId w:val="10"/>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Lorem ipsum dolor sit amet, consectetur adipiscing elit, sed do eiusmod tempor incididunt ut labore et dolore magna aliqua.</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77777777" w:rsidR="001118E3" w:rsidRPr="00923D58" w:rsidRDefault="001118E3" w:rsidP="00571C1D">
      <w:pPr>
        <w:spacing w:line="240" w:lineRule="auto"/>
        <w:rPr>
          <w:rStyle w:val="Enfasidelicata"/>
          <w:rFonts w:ascii="Bell MT" w:hAnsi="Bell MT"/>
          <w:i w:val="0"/>
          <w:iCs w:val="0"/>
          <w:sz w:val="24"/>
          <w:szCs w:val="24"/>
        </w:rPr>
      </w:pPr>
    </w:p>
    <w:p w14:paraId="755E5D46" w14:textId="4317CCFB" w:rsidR="001118E3" w:rsidRPr="00923D58" w:rsidRDefault="001118E3">
      <w:pPr>
        <w:pStyle w:val="Paragrafoelenco"/>
        <w:numPr>
          <w:ilvl w:val="0"/>
          <w:numId w:val="9"/>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9"/>
        </w:numPr>
      </w:pPr>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 xml:space="preserve">sen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6FBD1B26" w:rsidR="00200B73"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H</w:t>
      </w:r>
      <w:r w:rsidR="006332A6" w:rsidRPr="699595DC">
        <w:rPr>
          <w:rStyle w:val="Enfasidelicata"/>
          <w:rFonts w:ascii="Bell MT" w:hAnsi="Bell MT"/>
          <w:i w:val="0"/>
          <w:iCs w:val="0"/>
          <w:sz w:val="24"/>
          <w:szCs w:val="24"/>
        </w:rPr>
        <w:t>e opens the app</w:t>
      </w:r>
      <w:r w:rsidR="00111780" w:rsidRPr="699595DC">
        <w:rPr>
          <w:rStyle w:val="Enfasidelicata"/>
          <w:rFonts w:ascii="Bell MT" w:hAnsi="Bell MT"/>
          <w:i w:val="0"/>
          <w:iCs w:val="0"/>
          <w:sz w:val="24"/>
          <w:szCs w:val="24"/>
        </w:rPr>
        <w:t xml:space="preserve"> on his </w:t>
      </w:r>
      <w:del w:id="544" w:author="Etion Pinari" w:date="2020-12-01T20:50:00Z">
        <w:r w:rsidRPr="699595DC" w:rsidDel="00111780">
          <w:rPr>
            <w:rStyle w:val="Enfasidelicata"/>
            <w:rFonts w:ascii="Bell MT" w:hAnsi="Bell MT"/>
            <w:i w:val="0"/>
            <w:iCs w:val="0"/>
            <w:sz w:val="24"/>
            <w:szCs w:val="24"/>
          </w:rPr>
          <w:delText>phone</w:delText>
        </w:r>
        <w:r w:rsidRPr="699595DC" w:rsidDel="006332A6">
          <w:rPr>
            <w:rStyle w:val="Enfasidelicata"/>
            <w:rFonts w:ascii="Bell MT" w:hAnsi="Bell MT"/>
            <w:i w:val="0"/>
            <w:iCs w:val="0"/>
            <w:sz w:val="24"/>
            <w:szCs w:val="24"/>
          </w:rPr>
          <w:delText xml:space="preserve"> </w:delText>
        </w:r>
      </w:del>
      <w:ins w:id="545" w:author="Etion Pinari" w:date="2020-12-01T20:50:00Z">
        <w:r w:rsidR="03975BFC" w:rsidRPr="699595DC">
          <w:rPr>
            <w:rStyle w:val="Enfasidelicata"/>
            <w:rFonts w:ascii="Bell MT" w:hAnsi="Bell MT"/>
            <w:i w:val="0"/>
            <w:iCs w:val="0"/>
            <w:sz w:val="24"/>
            <w:szCs w:val="24"/>
          </w:rPr>
          <w:t>device</w:t>
        </w:r>
      </w:ins>
      <w:ins w:id="546" w:author="Etion Pinari" w:date="2020-12-01T20:51:00Z">
        <w:r w:rsidR="03975BFC" w:rsidRPr="699595DC">
          <w:rPr>
            <w:rStyle w:val="Enfasidelicata"/>
            <w:rFonts w:ascii="Bell MT" w:hAnsi="Bell MT"/>
            <w:i w:val="0"/>
            <w:iCs w:val="0"/>
            <w:sz w:val="24"/>
            <w:szCs w:val="24"/>
          </w:rPr>
          <w:t xml:space="preserve"> </w:t>
        </w:r>
      </w:ins>
      <w:r w:rsidR="006332A6" w:rsidRPr="699595DC">
        <w:rPr>
          <w:rStyle w:val="Enfasidelicata"/>
          <w:rFonts w:ascii="Bell MT" w:hAnsi="Bell MT"/>
          <w:i w:val="0"/>
          <w:iCs w:val="0"/>
          <w:sz w:val="24"/>
          <w:szCs w:val="24"/>
        </w:rPr>
        <w:t xml:space="preserve">and clicks on the button to </w:t>
      </w:r>
      <w:r w:rsidR="006332A6" w:rsidRPr="699595DC">
        <w:rPr>
          <w:rStyle w:val="Enfasidelicata"/>
          <w:rFonts w:ascii="Bell MT" w:hAnsi="Bell MT"/>
          <w:sz w:val="24"/>
          <w:szCs w:val="24"/>
        </w:rPr>
        <w:t>“</w:t>
      </w:r>
      <w:r w:rsidRPr="699595DC">
        <w:rPr>
          <w:rStyle w:val="Enfasidelicata"/>
          <w:rFonts w:ascii="Bell MT" w:hAnsi="Bell MT"/>
          <w:sz w:val="24"/>
          <w:szCs w:val="24"/>
        </w:rPr>
        <w:t>Get</w:t>
      </w:r>
      <w:r w:rsidR="006332A6" w:rsidRPr="699595DC">
        <w:rPr>
          <w:rStyle w:val="Enfasidelicata"/>
          <w:rFonts w:ascii="Bell MT" w:hAnsi="Bell MT"/>
          <w:sz w:val="24"/>
          <w:szCs w:val="24"/>
        </w:rPr>
        <w:t xml:space="preserve"> a</w:t>
      </w:r>
      <w:r w:rsidRPr="699595DC">
        <w:rPr>
          <w:rStyle w:val="Enfasidelicata"/>
          <w:rFonts w:ascii="Bell MT" w:hAnsi="Bell MT"/>
          <w:sz w:val="24"/>
          <w:szCs w:val="24"/>
        </w:rPr>
        <w:t xml:space="preserve"> </w:t>
      </w:r>
      <w:r w:rsidR="006332A6" w:rsidRPr="699595DC">
        <w:rPr>
          <w:rStyle w:val="Enfasidelicata"/>
          <w:rFonts w:ascii="Bell MT" w:hAnsi="Bell MT"/>
          <w:sz w:val="24"/>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commentRangeStart w:id="547"/>
      <w:commentRangeStart w:id="548"/>
      <w:r w:rsidRPr="699595DC">
        <w:rPr>
          <w:rStyle w:val="Enfasidelicata"/>
          <w:rFonts w:ascii="Bell MT" w:hAnsi="Bell MT"/>
          <w:i w:val="0"/>
          <w:iCs w:val="0"/>
          <w:sz w:val="24"/>
          <w:szCs w:val="24"/>
        </w:rPr>
        <w:t>He chooses the market he wants to go from a map</w:t>
      </w:r>
      <w:commentRangeEnd w:id="547"/>
      <w:r>
        <w:commentReference w:id="547"/>
      </w:r>
      <w:commentRangeEnd w:id="548"/>
      <w:r>
        <w:commentReference w:id="548"/>
      </w:r>
    </w:p>
    <w:p w14:paraId="319A9C8B" w14:textId="4B4C89F8"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 xml:space="preserve">sen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The system sends a notification to remind about his </w:t>
      </w:r>
      <w:commentRangeStart w:id="549"/>
      <w:commentRangeStart w:id="550"/>
      <w:r w:rsidRPr="699595DC">
        <w:rPr>
          <w:rStyle w:val="Enfasidelicata"/>
          <w:rFonts w:ascii="Bell MT" w:hAnsi="Bell MT"/>
          <w:i w:val="0"/>
          <w:iCs w:val="0"/>
          <w:sz w:val="24"/>
          <w:szCs w:val="24"/>
          <w:rPrChange w:id="551" w:author="Etion Pinari" w:date="2020-12-01T18:49:00Z">
            <w:rPr>
              <w:rStyle w:val="Enfasidelicata"/>
              <w:rFonts w:ascii="Bell MT" w:hAnsi="Bell MT"/>
              <w:b/>
              <w:bCs/>
              <w:i w:val="0"/>
              <w:iCs w:val="0"/>
              <w:sz w:val="28"/>
              <w:szCs w:val="28"/>
            </w:rPr>
          </w:rPrChange>
        </w:rPr>
        <w:t>appointment</w:t>
      </w:r>
      <w:commentRangeEnd w:id="549"/>
      <w:r>
        <w:commentReference w:id="549"/>
      </w:r>
      <w:commentRangeEnd w:id="550"/>
      <w:r>
        <w:commentReference w:id="550"/>
      </w:r>
      <w:r w:rsidR="00111780"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and Hajsen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2B41F1F5"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lastRenderedPageBreak/>
        <w:t xml:space="preserve">He opens the app on </w:t>
      </w:r>
      <w:commentRangeStart w:id="552"/>
      <w:commentRangeStart w:id="553"/>
      <w:r w:rsidRPr="699595DC">
        <w:rPr>
          <w:rStyle w:val="Enfasidelicata"/>
          <w:rFonts w:ascii="Bell MT" w:hAnsi="Bell MT"/>
          <w:i w:val="0"/>
          <w:iCs w:val="0"/>
          <w:sz w:val="24"/>
          <w:szCs w:val="24"/>
        </w:rPr>
        <w:t xml:space="preserve">his </w:t>
      </w:r>
      <w:del w:id="554" w:author="Etion Pinari" w:date="2020-12-01T18:50:00Z">
        <w:r w:rsidRPr="699595DC" w:rsidDel="00C60896">
          <w:rPr>
            <w:rStyle w:val="Enfasidelicata"/>
            <w:rFonts w:ascii="Bell MT" w:hAnsi="Bell MT"/>
            <w:i w:val="0"/>
            <w:iCs w:val="0"/>
            <w:sz w:val="24"/>
            <w:szCs w:val="24"/>
          </w:rPr>
          <w:delText>phone</w:delText>
        </w:r>
      </w:del>
      <w:commentRangeEnd w:id="552"/>
      <w:r>
        <w:commentReference w:id="552"/>
      </w:r>
      <w:commentRangeEnd w:id="553"/>
      <w:r>
        <w:commentReference w:id="553"/>
      </w:r>
      <w:del w:id="555" w:author="Etion Pinari" w:date="2020-12-01T18:50:00Z">
        <w:r w:rsidRPr="699595DC" w:rsidDel="00C60896">
          <w:rPr>
            <w:rStyle w:val="Enfasidelicata"/>
            <w:rFonts w:ascii="Bell MT" w:hAnsi="Bell MT"/>
            <w:i w:val="0"/>
            <w:iCs w:val="0"/>
            <w:sz w:val="24"/>
            <w:szCs w:val="24"/>
          </w:rPr>
          <w:delText xml:space="preserve"> </w:delText>
        </w:r>
      </w:del>
      <w:ins w:id="556" w:author="Etion Pinari" w:date="2020-12-01T20:50:00Z">
        <w:r w:rsidR="4F314F65" w:rsidRPr="699595DC">
          <w:rPr>
            <w:rStyle w:val="Enfasidelicata"/>
            <w:rFonts w:ascii="Bell MT" w:hAnsi="Bell MT"/>
            <w:i w:val="0"/>
            <w:iCs w:val="0"/>
            <w:sz w:val="24"/>
            <w:szCs w:val="24"/>
          </w:rPr>
          <w:t xml:space="preserve">device </w:t>
        </w:r>
      </w:ins>
      <w:r w:rsidRPr="699595DC">
        <w:rPr>
          <w:rStyle w:val="Enfasidelicata"/>
          <w:rFonts w:ascii="Bell MT" w:hAnsi="Bell MT"/>
          <w:i w:val="0"/>
          <w:iCs w:val="0"/>
          <w:sz w:val="24"/>
          <w:szCs w:val="24"/>
        </w:rPr>
        <w:t xml:space="preserve">and clicks on the button to </w:t>
      </w:r>
      <w:r w:rsidRPr="699595DC">
        <w:rPr>
          <w:rStyle w:val="Enfasidelicata"/>
          <w:rFonts w:ascii="Bell MT" w:hAnsi="Bell MT"/>
          <w:sz w:val="24"/>
          <w:szCs w:val="24"/>
        </w:rPr>
        <w:t>“Book a visit”</w:t>
      </w:r>
    </w:p>
    <w:p w14:paraId="7E0B395F" w14:textId="072ED6F3"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w:t>
      </w:r>
      <w:ins w:id="557" w:author="Etion Pinari" w:date="2020-12-01T20:51:00Z">
        <w:r w:rsidR="09A6725E" w:rsidRPr="699595DC">
          <w:rPr>
            <w:rStyle w:val="Enfasidelicata"/>
            <w:rFonts w:ascii="Bell MT" w:hAnsi="Bell MT"/>
            <w:i w:val="0"/>
            <w:iCs w:val="0"/>
            <w:sz w:val="24"/>
            <w:szCs w:val="24"/>
          </w:rPr>
          <w:t>selects</w:t>
        </w:r>
      </w:ins>
      <w:ins w:id="558" w:author="Giorgio Romeo" w:date="2020-12-02T00:38:00Z">
        <w:r w:rsidR="004909D9">
          <w:rPr>
            <w:rStyle w:val="Enfasidelicata"/>
            <w:rFonts w:ascii="Bell MT" w:hAnsi="Bell MT"/>
            <w:i w:val="0"/>
            <w:iCs w:val="0"/>
            <w:sz w:val="24"/>
            <w:szCs w:val="24"/>
          </w:rPr>
          <w:t xml:space="preserve"> </w:t>
        </w:r>
      </w:ins>
      <w:del w:id="559" w:author="Etion Pinari" w:date="2020-12-01T20:51:00Z">
        <w:r w:rsidDel="00C60896">
          <w:delText>selects</w:delText>
        </w:r>
        <w:r w:rsidRPr="699595DC" w:rsidDel="00C60896">
          <w:rPr>
            <w:rStyle w:val="Enfasidelicata"/>
            <w:rFonts w:ascii="Bell MT" w:hAnsi="Bell MT"/>
            <w:i w:val="0"/>
            <w:iCs w:val="0"/>
            <w:sz w:val="24"/>
            <w:szCs w:val="24"/>
          </w:rPr>
          <w:delText xml:space="preserve"> </w:delText>
        </w:r>
      </w:del>
      <w:r w:rsidRPr="699595DC">
        <w:rPr>
          <w:rStyle w:val="Enfasidelicata"/>
          <w:rFonts w:ascii="Bell MT" w:hAnsi="Bell MT"/>
          <w:i w:val="0"/>
          <w:iCs w:val="0"/>
          <w:sz w:val="24"/>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560"/>
      <w:r w:rsidRPr="00061068">
        <w:rPr>
          <w:rStyle w:val="Enfasidelicata"/>
          <w:rFonts w:ascii="Bell MT" w:hAnsi="Bell MT"/>
          <w:i w:val="0"/>
          <w:iCs w:val="0"/>
          <w:sz w:val="24"/>
          <w:szCs w:val="24"/>
        </w:rPr>
        <w:t>ticket to the cashier</w:t>
      </w:r>
      <w:commentRangeEnd w:id="560"/>
      <w:r w:rsidRPr="00061068">
        <w:rPr>
          <w:rStyle w:val="Rimandocommento"/>
        </w:rPr>
        <w:commentReference w:id="560"/>
      </w:r>
    </w:p>
    <w:p w14:paraId="277899B0" w14:textId="5F9E2A09" w:rsidR="005702C3" w:rsidRPr="00AD455C" w:rsidRDefault="00AD455C" w:rsidP="00923D58">
      <w:pPr>
        <w:pStyle w:val="Paragrafoelenco"/>
        <w:numPr>
          <w:ilvl w:val="0"/>
          <w:numId w:val="4"/>
        </w:numPr>
        <w:spacing w:after="60" w:line="240" w:lineRule="auto"/>
        <w:rPr>
          <w:rFonts w:ascii="Bell MT" w:hAnsi="Bell MT"/>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9"/>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Shalini is the manager of one of the grocery shops of the chain “Ellelunga”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3ADCFEB2" w:rsidR="001D5207" w:rsidRDefault="001D427E" w:rsidP="699595DC">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She opens the application </w:t>
      </w:r>
      <w:del w:id="561" w:author="Etion Pinari" w:date="2020-12-01T20:51:00Z">
        <w:r w:rsidRPr="699595DC" w:rsidDel="001D427E">
          <w:rPr>
            <w:rStyle w:val="Enfasidelicata"/>
            <w:rFonts w:ascii="Bell MT" w:eastAsiaTheme="majorEastAsia" w:hAnsi="Bell MT" w:cstheme="majorBidi"/>
            <w:i w:val="0"/>
            <w:iCs w:val="0"/>
            <w:sz w:val="24"/>
            <w:szCs w:val="24"/>
          </w:rPr>
          <w:delText xml:space="preserve">either </w:delText>
        </w:r>
      </w:del>
      <w:r w:rsidRPr="699595DC">
        <w:rPr>
          <w:rStyle w:val="Enfasidelicata"/>
          <w:rFonts w:ascii="Bell MT" w:eastAsiaTheme="majorEastAsia" w:hAnsi="Bell MT" w:cstheme="majorBidi"/>
          <w:i w:val="0"/>
          <w:iCs w:val="0"/>
          <w:sz w:val="24"/>
          <w:szCs w:val="24"/>
        </w:rPr>
        <w:t xml:space="preserve">on </w:t>
      </w:r>
      <w:del w:id="562" w:author="Etion Pinari" w:date="2020-12-01T20:51:00Z">
        <w:r w:rsidRPr="699595DC" w:rsidDel="001D427E">
          <w:rPr>
            <w:rStyle w:val="Enfasidelicata"/>
            <w:rFonts w:ascii="Bell MT" w:eastAsiaTheme="majorEastAsia" w:hAnsi="Bell MT" w:cstheme="majorBidi"/>
            <w:i w:val="0"/>
            <w:iCs w:val="0"/>
            <w:sz w:val="24"/>
            <w:szCs w:val="24"/>
          </w:rPr>
          <w:delText>a smartphone or on the PC</w:delText>
        </w:r>
      </w:del>
      <w:ins w:id="563" w:author="Etion Pinari" w:date="2020-12-01T20:51:00Z">
        <w:r w:rsidR="5A3ECC4B" w:rsidRPr="699595DC">
          <w:rPr>
            <w:rStyle w:val="Enfasidelicata"/>
            <w:rFonts w:ascii="Bell MT" w:eastAsiaTheme="majorEastAsia" w:hAnsi="Bell MT" w:cstheme="majorBidi"/>
            <w:i w:val="0"/>
            <w:iCs w:val="0"/>
            <w:sz w:val="24"/>
            <w:szCs w:val="24"/>
          </w:rPr>
          <w:t xml:space="preserve"> her device</w:t>
        </w:r>
      </w:ins>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564"/>
      <w:r w:rsidRPr="699595DC">
        <w:rPr>
          <w:rStyle w:val="Enfasidelicata"/>
          <w:rFonts w:ascii="Bell MT" w:eastAsiaTheme="majorEastAsia" w:hAnsi="Bell MT" w:cstheme="majorBidi"/>
          <w:i w:val="0"/>
          <w:iCs w:val="0"/>
          <w:sz w:val="24"/>
          <w:szCs w:val="24"/>
        </w:rPr>
        <w:t>current week</w:t>
      </w:r>
      <w:commentRangeEnd w:id="564"/>
      <w:r>
        <w:commentReference w:id="564"/>
      </w:r>
    </w:p>
    <w:p w14:paraId="11116D5B" w14:textId="78111167" w:rsidR="005702C3" w:rsidRPr="00923D58" w:rsidRDefault="005702C3" w:rsidP="00923D58">
      <w:pPr>
        <w:pStyle w:val="Paragrafoelenco"/>
        <w:numPr>
          <w:ilvl w:val="0"/>
          <w:numId w:val="19"/>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699595DC">
        <w:rPr>
          <w:rStyle w:val="Enfasidelicata"/>
          <w:rFonts w:ascii="Bell MT" w:hAnsi="Bell MT"/>
          <w:i w:val="0"/>
          <w:iCs w:val="0"/>
          <w:sz w:val="24"/>
          <w:szCs w:val="24"/>
          <w:rPrChange w:id="565" w:author="Etion Pinari" w:date="2020-12-01T20:50:00Z">
            <w:rPr>
              <w:rStyle w:val="Enfasidelicata"/>
              <w:rFonts w:ascii="Bell MT" w:hAnsi="Bell MT"/>
              <w:i w:val="0"/>
              <w:iCs w:val="0"/>
            </w:rPr>
          </w:rPrChange>
        </w:rPr>
        <w:t>He gets to the ticket dispenser in front of the shop and presses the button to get a ticket</w:t>
      </w:r>
    </w:p>
    <w:p w14:paraId="3A2F9B22"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699595DC">
        <w:rPr>
          <w:rStyle w:val="Enfasidelicata"/>
          <w:rFonts w:ascii="Bell MT" w:hAnsi="Bell MT"/>
          <w:i w:val="0"/>
          <w:iCs w:val="0"/>
          <w:sz w:val="24"/>
          <w:szCs w:val="24"/>
          <w:rPrChange w:id="566" w:author="Etion Pinari" w:date="2020-12-01T20:50:00Z">
            <w:rPr>
              <w:rStyle w:val="Enfasidelicata"/>
              <w:rFonts w:ascii="Bell MT" w:hAnsi="Bell MT"/>
              <w:i w:val="0"/>
              <w:iCs w:val="0"/>
            </w:rPr>
          </w:rPrChange>
        </w:rPr>
        <w:t>Reading the </w:t>
      </w:r>
      <w:r w:rsidRPr="699595DC">
        <w:rPr>
          <w:rStyle w:val="Enfasidelicata"/>
          <w:rFonts w:ascii="Bell MT" w:hAnsi="Bell MT"/>
          <w:i w:val="0"/>
          <w:iCs w:val="0"/>
          <w:sz w:val="24"/>
          <w:szCs w:val="24"/>
          <w:rPrChange w:id="567" w:author="Etion Pinari" w:date="2020-12-01T20:49:00Z">
            <w:rPr>
              <w:rStyle w:val="Enfasidelicata"/>
              <w:rFonts w:ascii="Bell MT" w:hAnsi="Bell MT"/>
              <w:i w:val="0"/>
              <w:iCs w:val="0"/>
            </w:rPr>
          </w:rPrChange>
        </w:rPr>
        <w:t>ticket he sees the time spot in which he can enter the market</w:t>
      </w:r>
    </w:p>
    <w:p w14:paraId="4F5F2864"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699595DC">
        <w:rPr>
          <w:rStyle w:val="Enfasidelicata"/>
          <w:rFonts w:ascii="Bell MT" w:hAnsi="Bell MT"/>
          <w:i w:val="0"/>
          <w:iCs w:val="0"/>
          <w:sz w:val="24"/>
          <w:szCs w:val="24"/>
          <w:rPrChange w:id="568" w:author="Etion Pinari" w:date="2020-12-01T20:50:00Z">
            <w:rPr>
              <w:rStyle w:val="Enfasidelicata"/>
              <w:rFonts w:ascii="Bell MT" w:hAnsi="Bell MT"/>
              <w:i w:val="0"/>
              <w:iCs w:val="0"/>
            </w:rPr>
          </w:rPrChange>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699595DC">
        <w:rPr>
          <w:rStyle w:val="Enfasidelicata"/>
          <w:rFonts w:ascii="Bell MT" w:hAnsi="Bell MT"/>
          <w:i w:val="0"/>
          <w:iCs w:val="0"/>
          <w:sz w:val="24"/>
          <w:szCs w:val="24"/>
          <w:rPrChange w:id="569" w:author="Etion Pinari" w:date="2020-12-01T20:50:00Z">
            <w:rPr>
              <w:rStyle w:val="Enfasidelicata"/>
              <w:rFonts w:ascii="Bell MT" w:hAnsi="Bell MT"/>
              <w:i w:val="0"/>
              <w:iCs w:val="0"/>
            </w:rPr>
          </w:rPrChange>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699595DC">
        <w:rPr>
          <w:rStyle w:val="Enfasidelicata"/>
          <w:rFonts w:ascii="Bell MT" w:hAnsi="Bell MT"/>
          <w:i w:val="0"/>
          <w:iCs w:val="0"/>
          <w:sz w:val="24"/>
          <w:szCs w:val="24"/>
          <w:rPrChange w:id="570" w:author="Etion Pinari" w:date="2020-12-01T20:50:00Z">
            <w:rPr>
              <w:rStyle w:val="Enfasidelicata"/>
              <w:rFonts w:ascii="Bell MT" w:hAnsi="Bell MT"/>
              <w:i w:val="0"/>
              <w:iCs w:val="0"/>
            </w:rPr>
          </w:rPrChange>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699595DC">
        <w:rPr>
          <w:rStyle w:val="Enfasidelicata"/>
          <w:rFonts w:ascii="Bell MT" w:hAnsi="Bell MT"/>
          <w:i w:val="0"/>
          <w:iCs w:val="0"/>
          <w:sz w:val="24"/>
          <w:szCs w:val="24"/>
          <w:rPrChange w:id="571" w:author="Etion Pinari" w:date="2020-12-01T20:50:00Z">
            <w:rPr>
              <w:rStyle w:val="Enfasidelicata"/>
              <w:rFonts w:ascii="Bell MT" w:hAnsi="Bell MT"/>
              <w:i w:val="0"/>
              <w:iCs w:val="0"/>
            </w:rPr>
          </w:rPrChange>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699595DC">
      <w:pPr>
        <w:pStyle w:val="Paragrafoelenco"/>
        <w:numPr>
          <w:ilvl w:val="0"/>
          <w:numId w:val="17"/>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7"/>
        </w:numPr>
        <w:rPr>
          <w:rStyle w:val="Enfasidelicata"/>
          <w:rFonts w:ascii="Bell MT" w:hAnsi="Bell MT"/>
          <w:i w:val="0"/>
          <w:iCs w:val="0"/>
          <w:sz w:val="28"/>
          <w:szCs w:val="28"/>
        </w:rPr>
      </w:pPr>
      <w:r w:rsidRPr="00923D58">
        <w:rPr>
          <w:rStyle w:val="Enfasidelicata"/>
          <w:rFonts w:ascii="Bell MT" w:hAnsi="Bell MT"/>
          <w:i w:val="0"/>
          <w:iCs w:val="0"/>
          <w:sz w:val="28"/>
          <w:szCs w:val="28"/>
        </w:rPr>
        <w:t>Statecharts</w:t>
      </w:r>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2180C834" w14:textId="7B6B5BFA" w:rsidR="00540A7B" w:rsidRDefault="00540A7B" w:rsidP="699595DC">
      <w:pPr>
        <w:pStyle w:val="Paragrafoelenco"/>
        <w:numPr>
          <w:ilvl w:val="0"/>
          <w:numId w:val="25"/>
        </w:numPr>
        <w:rPr>
          <w:ins w:id="572" w:author="Etion Pinari" w:date="2020-12-01T19:01:00Z"/>
          <w:rStyle w:val="Enfasidelicata"/>
          <w:rFonts w:ascii="Bell MT" w:hAnsi="Bell MT"/>
          <w:sz w:val="36"/>
          <w:szCs w:val="36"/>
        </w:rPr>
      </w:pPr>
      <w:r w:rsidRPr="699595DC">
        <w:rPr>
          <w:rStyle w:val="Enfasidelicata"/>
          <w:rFonts w:ascii="Bell MT" w:hAnsi="Bell MT"/>
          <w:sz w:val="24"/>
          <w:szCs w:val="24"/>
        </w:rPr>
        <w:t xml:space="preserve"> </w:t>
      </w:r>
      <w:r w:rsidR="00195ED0" w:rsidRPr="699595DC">
        <w:rPr>
          <w:rStyle w:val="Enfasidelicata"/>
          <w:rFonts w:ascii="Bell MT" w:hAnsi="Bell MT"/>
          <w:sz w:val="24"/>
          <w:szCs w:val="24"/>
        </w:rPr>
        <w:t>Fu</w:t>
      </w:r>
      <w:r w:rsidR="00195ED0" w:rsidRPr="699595DC">
        <w:rPr>
          <w:rStyle w:val="Enfasidelicata"/>
          <w:rFonts w:ascii="Bell MT" w:hAnsi="Bell MT"/>
          <w:sz w:val="28"/>
          <w:szCs w:val="28"/>
        </w:rPr>
        <w:t>nctional Requirements:</w:t>
      </w:r>
    </w:p>
    <w:tbl>
      <w:tblPr>
        <w:tblStyle w:val="Grigliatabella"/>
        <w:tblpPr w:leftFromText="141" w:rightFromText="141" w:vertAnchor="page" w:horzAnchor="margin" w:tblpXSpec="right" w:tblpY="2455"/>
        <w:tblW w:w="9219" w:type="dxa"/>
        <w:jc w:val="right"/>
        <w:tblLook w:val="04A0" w:firstRow="1" w:lastRow="0" w:firstColumn="1" w:lastColumn="0" w:noHBand="0" w:noVBand="1"/>
        <w:tblPrChange w:id="573" w:author="Giorgio Romeo" w:date="2020-12-02T00:32:00Z">
          <w:tblPr>
            <w:tblStyle w:val="Grigliatabella"/>
            <w:tblpPr w:leftFromText="141" w:rightFromText="141" w:vertAnchor="page" w:horzAnchor="margin" w:tblpXSpec="center" w:tblpY="2455"/>
            <w:tblW w:w="9219" w:type="dxa"/>
            <w:tblLook w:val="04A0" w:firstRow="1" w:lastRow="0" w:firstColumn="1" w:lastColumn="0" w:noHBand="0" w:noVBand="1"/>
          </w:tblPr>
        </w:tblPrChange>
      </w:tblPr>
      <w:tblGrid>
        <w:gridCol w:w="2939"/>
        <w:gridCol w:w="6280"/>
        <w:tblGridChange w:id="574">
          <w:tblGrid>
            <w:gridCol w:w="2939"/>
            <w:gridCol w:w="6280"/>
          </w:tblGrid>
        </w:tblGridChange>
      </w:tblGrid>
      <w:tr w:rsidR="00CC2534" w14:paraId="411341B9" w14:textId="77777777" w:rsidTr="00CC2534">
        <w:trPr>
          <w:trHeight w:val="440"/>
          <w:jc w:val="right"/>
          <w:ins w:id="575" w:author="Giorgio Romeo" w:date="2020-12-02T00:31:00Z"/>
          <w:trPrChange w:id="576" w:author="Giorgio Romeo" w:date="2020-12-02T00:32:00Z">
            <w:trPr>
              <w:trHeight w:val="440"/>
            </w:trPr>
          </w:trPrChange>
        </w:trPr>
        <w:tc>
          <w:tcPr>
            <w:tcW w:w="2939" w:type="dxa"/>
            <w:tcPrChange w:id="577" w:author="Giorgio Romeo" w:date="2020-12-02T00:32:00Z">
              <w:tcPr>
                <w:tcW w:w="2939" w:type="dxa"/>
              </w:tcPr>
            </w:tcPrChange>
          </w:tcPr>
          <w:p w14:paraId="0F39CC74" w14:textId="77777777" w:rsidR="00CC2534" w:rsidRPr="000D0D8C" w:rsidRDefault="00CC2534" w:rsidP="00CC2534">
            <w:pPr>
              <w:pStyle w:val="Paragrafoelenco"/>
              <w:ind w:left="0"/>
              <w:rPr>
                <w:ins w:id="578" w:author="Giorgio Romeo" w:date="2020-12-02T00:31:00Z"/>
                <w:rFonts w:ascii="Bell MT" w:hAnsi="Bell MT" w:cs="Arial"/>
                <w:color w:val="000000"/>
                <w:sz w:val="28"/>
                <w:szCs w:val="28"/>
                <w:shd w:val="clear" w:color="auto" w:fill="FFFFFF"/>
              </w:rPr>
            </w:pPr>
            <w:ins w:id="579" w:author="Giorgio Romeo" w:date="2020-12-02T00:31: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ins>
          </w:p>
        </w:tc>
        <w:tc>
          <w:tcPr>
            <w:tcW w:w="6280" w:type="dxa"/>
            <w:tcPrChange w:id="580" w:author="Giorgio Romeo" w:date="2020-12-02T00:32:00Z">
              <w:tcPr>
                <w:tcW w:w="6280" w:type="dxa"/>
              </w:tcPr>
            </w:tcPrChange>
          </w:tcPr>
          <w:p w14:paraId="3765379D" w14:textId="77777777" w:rsidR="00CC2534" w:rsidRPr="000D0D8C" w:rsidRDefault="00CC2534" w:rsidP="00CC2534">
            <w:pPr>
              <w:pStyle w:val="Paragrafoelenco"/>
              <w:ind w:left="0"/>
              <w:rPr>
                <w:ins w:id="581" w:author="Giorgio Romeo" w:date="2020-12-02T00:31:00Z"/>
                <w:rFonts w:ascii="Bell MT" w:hAnsi="Bell MT" w:cs="Arial"/>
                <w:b/>
                <w:bCs/>
                <w:color w:val="000000"/>
                <w:sz w:val="24"/>
                <w:szCs w:val="24"/>
                <w:shd w:val="clear" w:color="auto" w:fill="FFFFFF"/>
              </w:rPr>
            </w:pPr>
            <w:ins w:id="582" w:author="Giorgio Romeo" w:date="2020-12-02T00:31:00Z">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ins>
          </w:p>
        </w:tc>
      </w:tr>
      <w:tr w:rsidR="00CC2534" w14:paraId="75EBB035" w14:textId="77777777" w:rsidTr="00CC2534">
        <w:trPr>
          <w:trHeight w:val="506"/>
          <w:jc w:val="right"/>
          <w:ins w:id="583" w:author="Giorgio Romeo" w:date="2020-12-02T00:31:00Z"/>
          <w:trPrChange w:id="584" w:author="Giorgio Romeo" w:date="2020-12-02T00:32:00Z">
            <w:trPr>
              <w:trHeight w:val="506"/>
            </w:trPr>
          </w:trPrChange>
        </w:trPr>
        <w:tc>
          <w:tcPr>
            <w:tcW w:w="2939" w:type="dxa"/>
            <w:tcPrChange w:id="585" w:author="Giorgio Romeo" w:date="2020-12-02T00:32:00Z">
              <w:tcPr>
                <w:tcW w:w="2939" w:type="dxa"/>
              </w:tcPr>
            </w:tcPrChange>
          </w:tcPr>
          <w:p w14:paraId="1ACD3F2F" w14:textId="77777777" w:rsidR="00CC2534" w:rsidRPr="000D0D8C" w:rsidRDefault="00CC2534" w:rsidP="00CC2534">
            <w:pPr>
              <w:pStyle w:val="Paragrafoelenco"/>
              <w:ind w:left="0"/>
              <w:rPr>
                <w:ins w:id="586" w:author="Giorgio Romeo" w:date="2020-12-02T00:31:00Z"/>
                <w:rFonts w:ascii="Bell MT" w:hAnsi="Bell MT" w:cs="Arial"/>
                <w:color w:val="000000"/>
                <w:sz w:val="28"/>
                <w:szCs w:val="28"/>
                <w:shd w:val="clear" w:color="auto" w:fill="FFFFFF"/>
              </w:rPr>
            </w:pPr>
            <w:ins w:id="587" w:author="Giorgio Romeo" w:date="2020-12-02T00:31: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ins>
          </w:p>
        </w:tc>
        <w:tc>
          <w:tcPr>
            <w:tcW w:w="6280" w:type="dxa"/>
            <w:tcPrChange w:id="588" w:author="Giorgio Romeo" w:date="2020-12-02T00:32:00Z">
              <w:tcPr>
                <w:tcW w:w="6280" w:type="dxa"/>
              </w:tcPr>
            </w:tcPrChange>
          </w:tcPr>
          <w:p w14:paraId="4EFDB3E8" w14:textId="77777777" w:rsidR="00CC2534" w:rsidRPr="000D0D8C" w:rsidRDefault="00CC2534" w:rsidP="00CC2534">
            <w:pPr>
              <w:pStyle w:val="Paragrafoelenco"/>
              <w:ind w:left="0"/>
              <w:rPr>
                <w:ins w:id="589" w:author="Giorgio Romeo" w:date="2020-12-02T00:31:00Z"/>
                <w:rFonts w:ascii="Bell MT" w:hAnsi="Bell MT" w:cs="Arial"/>
                <w:color w:val="000000"/>
                <w:sz w:val="24"/>
                <w:szCs w:val="24"/>
                <w:shd w:val="clear" w:color="auto" w:fill="FFFFFF"/>
              </w:rPr>
            </w:pPr>
            <w:ins w:id="590" w:author="Giorgio Romeo" w:date="2020-12-02T00:31:00Z">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ins>
          </w:p>
        </w:tc>
      </w:tr>
      <w:tr w:rsidR="00CC2534" w14:paraId="3178CB08" w14:textId="77777777" w:rsidTr="00CC2534">
        <w:trPr>
          <w:trHeight w:val="398"/>
          <w:jc w:val="right"/>
          <w:ins w:id="591" w:author="Giorgio Romeo" w:date="2020-12-02T00:31:00Z"/>
          <w:trPrChange w:id="592" w:author="Giorgio Romeo" w:date="2020-12-02T00:32:00Z">
            <w:trPr>
              <w:trHeight w:val="398"/>
            </w:trPr>
          </w:trPrChange>
        </w:trPr>
        <w:tc>
          <w:tcPr>
            <w:tcW w:w="2939" w:type="dxa"/>
            <w:tcPrChange w:id="593" w:author="Giorgio Romeo" w:date="2020-12-02T00:32:00Z">
              <w:tcPr>
                <w:tcW w:w="2939" w:type="dxa"/>
              </w:tcPr>
            </w:tcPrChange>
          </w:tcPr>
          <w:p w14:paraId="6DD3D4CA" w14:textId="77777777" w:rsidR="00CC2534" w:rsidRPr="000D0D8C" w:rsidRDefault="00CC2534" w:rsidP="00CC2534">
            <w:pPr>
              <w:pStyle w:val="Paragrafoelenco"/>
              <w:ind w:left="0"/>
              <w:rPr>
                <w:ins w:id="594" w:author="Giorgio Romeo" w:date="2020-12-02T00:31:00Z"/>
                <w:rFonts w:ascii="Bell MT" w:hAnsi="Bell MT" w:cs="Arial"/>
                <w:color w:val="000000"/>
                <w:sz w:val="28"/>
                <w:szCs w:val="28"/>
                <w:shd w:val="clear" w:color="auto" w:fill="FFFFFF"/>
              </w:rPr>
            </w:pPr>
            <w:ins w:id="595" w:author="Giorgio Romeo" w:date="2020-12-02T00:31: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ins>
          </w:p>
        </w:tc>
        <w:tc>
          <w:tcPr>
            <w:tcW w:w="6280" w:type="dxa"/>
            <w:tcPrChange w:id="596" w:author="Giorgio Romeo" w:date="2020-12-02T00:32:00Z">
              <w:tcPr>
                <w:tcW w:w="6280" w:type="dxa"/>
              </w:tcPr>
            </w:tcPrChange>
          </w:tcPr>
          <w:p w14:paraId="72974D2E" w14:textId="77777777" w:rsidR="00CC2534" w:rsidRDefault="00CC2534" w:rsidP="00CC2534">
            <w:pPr>
              <w:pStyle w:val="Paragrafoelenco"/>
              <w:ind w:left="0"/>
              <w:rPr>
                <w:ins w:id="597" w:author="Giorgio Romeo" w:date="2020-12-02T00:31:00Z"/>
                <w:rFonts w:ascii="Bell MT" w:hAnsi="Bell MT" w:cs="Arial"/>
                <w:color w:val="000000"/>
                <w:shd w:val="clear" w:color="auto" w:fill="FFFFFF"/>
              </w:rPr>
            </w:pPr>
            <w:ins w:id="598" w:author="Giorgio Romeo" w:date="2020-12-02T00:31:00Z">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#7 upcoming days</w:t>
              </w:r>
              <w:r w:rsidRPr="007A645E">
                <w:rPr>
                  <w:rFonts w:ascii="Bell MT" w:hAnsi="Bell MT" w:cs="Arial"/>
                  <w:color w:val="000000"/>
                  <w:sz w:val="24"/>
                  <w:szCs w:val="24"/>
                  <w:shd w:val="clear" w:color="auto" w:fill="FFFFFF"/>
                </w:rPr>
                <w:t xml:space="preserve"> </w:t>
              </w:r>
            </w:ins>
          </w:p>
        </w:tc>
      </w:tr>
      <w:tr w:rsidR="00CC2534" w14:paraId="49EDD7F7" w14:textId="77777777" w:rsidTr="00CC2534">
        <w:trPr>
          <w:trHeight w:val="117"/>
          <w:jc w:val="right"/>
          <w:ins w:id="599" w:author="Giorgio Romeo" w:date="2020-12-02T00:31:00Z"/>
          <w:trPrChange w:id="600" w:author="Giorgio Romeo" w:date="2020-12-02T00:32:00Z">
            <w:trPr>
              <w:trHeight w:val="117"/>
            </w:trPr>
          </w:trPrChange>
        </w:trPr>
        <w:tc>
          <w:tcPr>
            <w:tcW w:w="2939" w:type="dxa"/>
            <w:tcPrChange w:id="601" w:author="Giorgio Romeo" w:date="2020-12-02T00:32:00Z">
              <w:tcPr>
                <w:tcW w:w="2939" w:type="dxa"/>
              </w:tcPr>
            </w:tcPrChange>
          </w:tcPr>
          <w:p w14:paraId="0211CC59" w14:textId="77777777" w:rsidR="00CC2534" w:rsidRPr="000D0D8C" w:rsidRDefault="00CC2534" w:rsidP="00CC2534">
            <w:pPr>
              <w:pStyle w:val="Paragrafoelenco"/>
              <w:ind w:left="0"/>
              <w:rPr>
                <w:ins w:id="602" w:author="Giorgio Romeo" w:date="2020-12-02T00:31:00Z"/>
                <w:rFonts w:ascii="Bell MT" w:hAnsi="Bell MT" w:cs="Arial"/>
                <w:color w:val="000000"/>
                <w:sz w:val="28"/>
                <w:szCs w:val="28"/>
                <w:shd w:val="clear" w:color="auto" w:fill="FFFFFF"/>
              </w:rPr>
            </w:pPr>
            <w:ins w:id="603" w:author="Giorgio Romeo" w:date="2020-12-02T00:31: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ins>
          </w:p>
        </w:tc>
        <w:tc>
          <w:tcPr>
            <w:tcW w:w="6280" w:type="dxa"/>
            <w:tcPrChange w:id="604" w:author="Giorgio Romeo" w:date="2020-12-02T00:32:00Z">
              <w:tcPr>
                <w:tcW w:w="6280" w:type="dxa"/>
              </w:tcPr>
            </w:tcPrChange>
          </w:tcPr>
          <w:p w14:paraId="7FD92F05" w14:textId="77777777" w:rsidR="00CC2534" w:rsidRPr="000D0D8C" w:rsidRDefault="00CC2534" w:rsidP="00CC2534">
            <w:pPr>
              <w:pStyle w:val="Paragrafoelenco"/>
              <w:ind w:left="0"/>
              <w:rPr>
                <w:ins w:id="605" w:author="Giorgio Romeo" w:date="2020-12-02T00:31:00Z"/>
                <w:rFonts w:ascii="Bell MT" w:hAnsi="Bell MT" w:cs="Arial"/>
                <w:color w:val="000000"/>
                <w:sz w:val="24"/>
                <w:szCs w:val="24"/>
                <w:shd w:val="clear" w:color="auto" w:fill="FFFFFF"/>
              </w:rPr>
            </w:pPr>
            <w:ins w:id="606" w:author="Giorgio Romeo" w:date="2020-12-02T00:31:00Z">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ins>
          </w:p>
        </w:tc>
      </w:tr>
      <w:tr w:rsidR="00CC2534" w14:paraId="55EAEC83" w14:textId="77777777" w:rsidTr="00CC2534">
        <w:trPr>
          <w:trHeight w:val="117"/>
          <w:jc w:val="right"/>
          <w:ins w:id="607" w:author="Giorgio Romeo" w:date="2020-12-02T00:31:00Z"/>
          <w:trPrChange w:id="608" w:author="Giorgio Romeo" w:date="2020-12-02T00:32:00Z">
            <w:trPr>
              <w:trHeight w:val="117"/>
            </w:trPr>
          </w:trPrChange>
        </w:trPr>
        <w:tc>
          <w:tcPr>
            <w:tcW w:w="2939" w:type="dxa"/>
            <w:tcPrChange w:id="609" w:author="Giorgio Romeo" w:date="2020-12-02T00:32:00Z">
              <w:tcPr>
                <w:tcW w:w="2939" w:type="dxa"/>
              </w:tcPr>
            </w:tcPrChange>
          </w:tcPr>
          <w:p w14:paraId="448306F5" w14:textId="77777777" w:rsidR="00CC2534" w:rsidRPr="003B3FEB" w:rsidRDefault="00CC2534" w:rsidP="00CC2534">
            <w:pPr>
              <w:pStyle w:val="Paragrafoelenco"/>
              <w:ind w:left="0"/>
              <w:rPr>
                <w:ins w:id="610" w:author="Giorgio Romeo" w:date="2020-12-02T00:31:00Z"/>
                <w:rFonts w:ascii="Bell MT" w:hAnsi="Bell MT" w:cs="Arial"/>
                <w:color w:val="000000"/>
                <w:sz w:val="28"/>
                <w:szCs w:val="28"/>
                <w:shd w:val="clear" w:color="auto" w:fill="FFFFFF"/>
              </w:rPr>
            </w:pPr>
            <w:ins w:id="611" w:author="Giorgio Romeo" w:date="2020-12-02T00:31:00Z">
              <w:r>
                <w:rPr>
                  <w:rFonts w:ascii="Bell MT" w:hAnsi="Bell MT" w:cs="Arial"/>
                  <w:color w:val="000000"/>
                  <w:sz w:val="28"/>
                  <w:szCs w:val="28"/>
                  <w:shd w:val="clear" w:color="auto" w:fill="FFFFFF"/>
                </w:rPr>
                <w:t>R5</w:t>
              </w:r>
            </w:ins>
          </w:p>
        </w:tc>
        <w:tc>
          <w:tcPr>
            <w:tcW w:w="6280" w:type="dxa"/>
            <w:tcPrChange w:id="612" w:author="Giorgio Romeo" w:date="2020-12-02T00:32:00Z">
              <w:tcPr>
                <w:tcW w:w="6280" w:type="dxa"/>
              </w:tcPr>
            </w:tcPrChange>
          </w:tcPr>
          <w:p w14:paraId="71AEB1E1" w14:textId="77777777" w:rsidR="00CC2534" w:rsidRPr="007A645E" w:rsidRDefault="00CC2534" w:rsidP="00CC2534">
            <w:pPr>
              <w:pStyle w:val="Paragrafoelenco"/>
              <w:ind w:left="0"/>
              <w:rPr>
                <w:ins w:id="613" w:author="Giorgio Romeo" w:date="2020-12-02T00:31:00Z"/>
                <w:rFonts w:ascii="Bell MT" w:hAnsi="Bell MT" w:cs="Arial"/>
                <w:color w:val="000000"/>
                <w:sz w:val="24"/>
                <w:szCs w:val="24"/>
                <w:shd w:val="clear" w:color="auto" w:fill="FFFFFF"/>
              </w:rPr>
            </w:pPr>
            <w:ins w:id="614" w:author="Giorgio Romeo" w:date="2020-12-02T00:31:00Z">
              <w:r>
                <w:rPr>
                  <w:rFonts w:ascii="Bell MT" w:hAnsi="Bell MT" w:cs="Arial"/>
                  <w:color w:val="000000"/>
                  <w:sz w:val="24"/>
                  <w:szCs w:val="24"/>
                  <w:shd w:val="clear" w:color="auto" w:fill="FFFFFF"/>
                </w:rPr>
                <w:t>The system shall count the number of entrances and exits each day, for each market</w:t>
              </w:r>
            </w:ins>
          </w:p>
        </w:tc>
      </w:tr>
      <w:tr w:rsidR="00CC2534" w14:paraId="395BE419" w14:textId="77777777" w:rsidTr="00CC2534">
        <w:trPr>
          <w:trHeight w:val="117"/>
          <w:jc w:val="right"/>
          <w:ins w:id="615" w:author="Giorgio Romeo" w:date="2020-12-02T00:31:00Z"/>
          <w:trPrChange w:id="616" w:author="Giorgio Romeo" w:date="2020-12-02T00:32:00Z">
            <w:trPr>
              <w:trHeight w:val="117"/>
            </w:trPr>
          </w:trPrChange>
        </w:trPr>
        <w:tc>
          <w:tcPr>
            <w:tcW w:w="2939" w:type="dxa"/>
            <w:tcPrChange w:id="617" w:author="Giorgio Romeo" w:date="2020-12-02T00:32:00Z">
              <w:tcPr>
                <w:tcW w:w="2939" w:type="dxa"/>
              </w:tcPr>
            </w:tcPrChange>
          </w:tcPr>
          <w:p w14:paraId="30804D76" w14:textId="77777777" w:rsidR="00CC2534" w:rsidRPr="003B3FEB" w:rsidRDefault="00CC2534" w:rsidP="00CC2534">
            <w:pPr>
              <w:pStyle w:val="Paragrafoelenco"/>
              <w:ind w:left="0"/>
              <w:rPr>
                <w:ins w:id="618" w:author="Giorgio Romeo" w:date="2020-12-02T00:31:00Z"/>
                <w:rFonts w:ascii="Bell MT" w:hAnsi="Bell MT" w:cs="Arial"/>
                <w:color w:val="000000"/>
                <w:sz w:val="28"/>
                <w:szCs w:val="28"/>
                <w:shd w:val="clear" w:color="auto" w:fill="FFFFFF"/>
              </w:rPr>
            </w:pPr>
            <w:ins w:id="619" w:author="Giorgio Romeo" w:date="2020-12-02T00:31:00Z">
              <w:r>
                <w:rPr>
                  <w:rFonts w:ascii="Bell MT" w:hAnsi="Bell MT" w:cs="Arial"/>
                  <w:color w:val="000000"/>
                  <w:sz w:val="28"/>
                  <w:szCs w:val="28"/>
                  <w:shd w:val="clear" w:color="auto" w:fill="FFFFFF"/>
                </w:rPr>
                <w:t>R6</w:t>
              </w:r>
            </w:ins>
          </w:p>
        </w:tc>
        <w:tc>
          <w:tcPr>
            <w:tcW w:w="6280" w:type="dxa"/>
            <w:tcPrChange w:id="620" w:author="Giorgio Romeo" w:date="2020-12-02T00:32:00Z">
              <w:tcPr>
                <w:tcW w:w="6280" w:type="dxa"/>
              </w:tcPr>
            </w:tcPrChange>
          </w:tcPr>
          <w:p w14:paraId="4528629C" w14:textId="77777777" w:rsidR="00CC2534" w:rsidRPr="007A645E" w:rsidRDefault="00CC2534" w:rsidP="00CC2534">
            <w:pPr>
              <w:pStyle w:val="Paragrafoelenco"/>
              <w:ind w:left="0"/>
              <w:rPr>
                <w:ins w:id="621" w:author="Giorgio Romeo" w:date="2020-12-02T00:31:00Z"/>
                <w:rFonts w:ascii="Bell MT" w:hAnsi="Bell MT" w:cs="Arial"/>
                <w:color w:val="000000"/>
                <w:sz w:val="24"/>
                <w:szCs w:val="24"/>
                <w:shd w:val="clear" w:color="auto" w:fill="FFFFFF"/>
              </w:rPr>
            </w:pPr>
            <w:ins w:id="622" w:author="Giorgio Romeo" w:date="2020-12-02T00:31:00Z">
              <w:r>
                <w:rPr>
                  <w:rFonts w:ascii="Bell MT" w:hAnsi="Bell MT" w:cs="Arial"/>
                  <w:color w:val="000000"/>
                  <w:sz w:val="24"/>
                  <w:szCs w:val="24"/>
                  <w:shd w:val="clear" w:color="auto" w:fill="FFFFFF"/>
                </w:rPr>
                <w:t>The system shall store the number of entrances and exits for each market</w:t>
              </w:r>
            </w:ins>
          </w:p>
        </w:tc>
      </w:tr>
      <w:tr w:rsidR="00CC2534" w14:paraId="2CF8E456" w14:textId="77777777" w:rsidTr="00CC2534">
        <w:trPr>
          <w:trHeight w:val="117"/>
          <w:jc w:val="right"/>
          <w:ins w:id="623" w:author="Giorgio Romeo" w:date="2020-12-02T00:31:00Z"/>
          <w:trPrChange w:id="624" w:author="Giorgio Romeo" w:date="2020-12-02T00:32:00Z">
            <w:trPr>
              <w:trHeight w:val="117"/>
            </w:trPr>
          </w:trPrChange>
        </w:trPr>
        <w:tc>
          <w:tcPr>
            <w:tcW w:w="2939" w:type="dxa"/>
            <w:tcPrChange w:id="625" w:author="Giorgio Romeo" w:date="2020-12-02T00:32:00Z">
              <w:tcPr>
                <w:tcW w:w="2939" w:type="dxa"/>
              </w:tcPr>
            </w:tcPrChange>
          </w:tcPr>
          <w:p w14:paraId="154A5C5D" w14:textId="77777777" w:rsidR="00CC2534" w:rsidRPr="003B3FEB" w:rsidRDefault="00CC2534" w:rsidP="00CC2534">
            <w:pPr>
              <w:pStyle w:val="Paragrafoelenco"/>
              <w:ind w:left="0"/>
              <w:rPr>
                <w:ins w:id="626" w:author="Giorgio Romeo" w:date="2020-12-02T00:31:00Z"/>
                <w:rFonts w:ascii="Bell MT" w:hAnsi="Bell MT" w:cs="Arial"/>
                <w:color w:val="000000"/>
                <w:sz w:val="28"/>
                <w:szCs w:val="28"/>
                <w:shd w:val="clear" w:color="auto" w:fill="FFFFFF"/>
              </w:rPr>
            </w:pPr>
            <w:ins w:id="627" w:author="Giorgio Romeo" w:date="2020-12-02T00:31:00Z">
              <w:r>
                <w:rPr>
                  <w:rFonts w:ascii="Bell MT" w:hAnsi="Bell MT" w:cs="Arial"/>
                  <w:color w:val="000000"/>
                  <w:sz w:val="28"/>
                  <w:szCs w:val="28"/>
                  <w:shd w:val="clear" w:color="auto" w:fill="FFFFFF"/>
                </w:rPr>
                <w:t>R7</w:t>
              </w:r>
            </w:ins>
          </w:p>
        </w:tc>
        <w:tc>
          <w:tcPr>
            <w:tcW w:w="6280" w:type="dxa"/>
            <w:tcPrChange w:id="628" w:author="Giorgio Romeo" w:date="2020-12-02T00:32:00Z">
              <w:tcPr>
                <w:tcW w:w="6280" w:type="dxa"/>
              </w:tcPr>
            </w:tcPrChange>
          </w:tcPr>
          <w:p w14:paraId="60C627FC" w14:textId="77777777" w:rsidR="00CC2534" w:rsidRPr="007A645E" w:rsidRDefault="00CC2534" w:rsidP="00CC2534">
            <w:pPr>
              <w:pStyle w:val="Paragrafoelenco"/>
              <w:ind w:left="0"/>
              <w:rPr>
                <w:ins w:id="629" w:author="Giorgio Romeo" w:date="2020-12-02T00:31:00Z"/>
                <w:rFonts w:ascii="Bell MT" w:hAnsi="Bell MT" w:cs="Arial"/>
                <w:color w:val="000000"/>
                <w:sz w:val="24"/>
                <w:szCs w:val="24"/>
                <w:shd w:val="clear" w:color="auto" w:fill="FFFFFF"/>
              </w:rPr>
            </w:pPr>
            <w:ins w:id="630" w:author="Giorgio Romeo" w:date="2020-12-02T00:31:00Z">
              <w:r>
                <w:rPr>
                  <w:rFonts w:ascii="Bell MT" w:hAnsi="Bell MT" w:cs="Arial"/>
                  <w:color w:val="000000"/>
                  <w:sz w:val="24"/>
                  <w:szCs w:val="24"/>
                  <w:shd w:val="clear" w:color="auto" w:fill="FFFFFF"/>
                </w:rPr>
                <w:t xml:space="preserve">The system shall allow users to be identified by their phone unique ID </w:t>
              </w:r>
            </w:ins>
          </w:p>
        </w:tc>
      </w:tr>
      <w:tr w:rsidR="00CC2534" w14:paraId="2F60592B" w14:textId="77777777" w:rsidTr="00CC2534">
        <w:trPr>
          <w:trHeight w:val="117"/>
          <w:jc w:val="right"/>
          <w:ins w:id="631" w:author="Giorgio Romeo" w:date="2020-12-02T00:31:00Z"/>
          <w:trPrChange w:id="632" w:author="Giorgio Romeo" w:date="2020-12-02T00:32:00Z">
            <w:trPr>
              <w:trHeight w:val="117"/>
            </w:trPr>
          </w:trPrChange>
        </w:trPr>
        <w:tc>
          <w:tcPr>
            <w:tcW w:w="2939" w:type="dxa"/>
            <w:tcPrChange w:id="633" w:author="Giorgio Romeo" w:date="2020-12-02T00:32:00Z">
              <w:tcPr>
                <w:tcW w:w="2939" w:type="dxa"/>
              </w:tcPr>
            </w:tcPrChange>
          </w:tcPr>
          <w:p w14:paraId="635C7F65" w14:textId="77777777" w:rsidR="00CC2534" w:rsidRDefault="00CC2534" w:rsidP="00CC2534">
            <w:pPr>
              <w:pStyle w:val="Paragrafoelenco"/>
              <w:ind w:left="0"/>
              <w:rPr>
                <w:ins w:id="634" w:author="Giorgio Romeo" w:date="2020-12-02T00:31:00Z"/>
                <w:rFonts w:ascii="Bell MT" w:hAnsi="Bell MT" w:cs="Arial"/>
                <w:color w:val="000000"/>
                <w:sz w:val="28"/>
                <w:szCs w:val="28"/>
                <w:shd w:val="clear" w:color="auto" w:fill="FFFFFF"/>
              </w:rPr>
            </w:pPr>
            <w:ins w:id="635" w:author="Giorgio Romeo" w:date="2020-12-02T00:31:00Z">
              <w:r>
                <w:rPr>
                  <w:rFonts w:ascii="Bell MT" w:hAnsi="Bell MT" w:cs="Arial"/>
                  <w:color w:val="000000"/>
                  <w:sz w:val="28"/>
                  <w:szCs w:val="28"/>
                  <w:shd w:val="clear" w:color="auto" w:fill="FFFFFF"/>
                </w:rPr>
                <w:t>R8</w:t>
              </w:r>
            </w:ins>
          </w:p>
        </w:tc>
        <w:tc>
          <w:tcPr>
            <w:tcW w:w="6280" w:type="dxa"/>
            <w:tcPrChange w:id="636" w:author="Giorgio Romeo" w:date="2020-12-02T00:32:00Z">
              <w:tcPr>
                <w:tcW w:w="6280" w:type="dxa"/>
              </w:tcPr>
            </w:tcPrChange>
          </w:tcPr>
          <w:p w14:paraId="6E9042D2" w14:textId="77777777" w:rsidR="00CC2534" w:rsidRDefault="00CC2534" w:rsidP="00CC2534">
            <w:pPr>
              <w:pStyle w:val="Paragrafoelenco"/>
              <w:ind w:left="0"/>
              <w:rPr>
                <w:ins w:id="637" w:author="Giorgio Romeo" w:date="2020-12-02T00:31:00Z"/>
                <w:rFonts w:ascii="Bell MT" w:hAnsi="Bell MT" w:cs="Arial"/>
                <w:color w:val="000000"/>
                <w:sz w:val="24"/>
                <w:szCs w:val="24"/>
                <w:shd w:val="clear" w:color="auto" w:fill="FFFFFF"/>
              </w:rPr>
            </w:pPr>
            <w:ins w:id="638" w:author="Giorgio Romeo" w:date="2020-12-02T00:31:00Z">
              <w:r>
                <w:rPr>
                  <w:rFonts w:ascii="Bell MT" w:hAnsi="Bell MT" w:cs="Arial"/>
                  <w:color w:val="000000"/>
                  <w:sz w:val="24"/>
                  <w:szCs w:val="24"/>
                  <w:shd w:val="clear" w:color="auto" w:fill="FFFFFF"/>
                </w:rPr>
                <w:t>The system shall allow users to be identified by a username of their choosing</w:t>
              </w:r>
            </w:ins>
          </w:p>
        </w:tc>
      </w:tr>
      <w:tr w:rsidR="00CC2534" w14:paraId="75E06D6A" w14:textId="77777777" w:rsidTr="00CC2534">
        <w:trPr>
          <w:trHeight w:val="117"/>
          <w:jc w:val="right"/>
          <w:ins w:id="639" w:author="Giorgio Romeo" w:date="2020-12-02T00:31:00Z"/>
          <w:trPrChange w:id="640" w:author="Giorgio Romeo" w:date="2020-12-02T00:32:00Z">
            <w:trPr>
              <w:trHeight w:val="117"/>
            </w:trPr>
          </w:trPrChange>
        </w:trPr>
        <w:tc>
          <w:tcPr>
            <w:tcW w:w="2939" w:type="dxa"/>
            <w:tcPrChange w:id="641" w:author="Giorgio Romeo" w:date="2020-12-02T00:32:00Z">
              <w:tcPr>
                <w:tcW w:w="2939" w:type="dxa"/>
              </w:tcPr>
            </w:tcPrChange>
          </w:tcPr>
          <w:p w14:paraId="1E49893C" w14:textId="77777777" w:rsidR="00CC2534" w:rsidRDefault="00CC2534" w:rsidP="00CC2534">
            <w:pPr>
              <w:pStyle w:val="Paragrafoelenco"/>
              <w:ind w:left="0"/>
              <w:rPr>
                <w:ins w:id="642" w:author="Giorgio Romeo" w:date="2020-12-02T00:31:00Z"/>
                <w:rFonts w:ascii="Bell MT" w:hAnsi="Bell MT" w:cs="Arial"/>
                <w:color w:val="000000" w:themeColor="text1"/>
                <w:sz w:val="28"/>
                <w:szCs w:val="28"/>
              </w:rPr>
            </w:pPr>
            <w:ins w:id="643" w:author="Giorgio Romeo" w:date="2020-12-02T00:31:00Z">
              <w:r w:rsidRPr="699595DC">
                <w:rPr>
                  <w:rFonts w:ascii="Bell MT" w:hAnsi="Bell MT" w:cs="Arial"/>
                  <w:color w:val="000000" w:themeColor="text1"/>
                  <w:sz w:val="28"/>
                  <w:szCs w:val="28"/>
                </w:rPr>
                <w:t>R9</w:t>
              </w:r>
            </w:ins>
          </w:p>
        </w:tc>
        <w:tc>
          <w:tcPr>
            <w:tcW w:w="6280" w:type="dxa"/>
            <w:tcPrChange w:id="644" w:author="Giorgio Romeo" w:date="2020-12-02T00:32:00Z">
              <w:tcPr>
                <w:tcW w:w="6280" w:type="dxa"/>
              </w:tcPr>
            </w:tcPrChange>
          </w:tcPr>
          <w:p w14:paraId="062288A2" w14:textId="77777777" w:rsidR="00CC2534" w:rsidRDefault="00CC2534" w:rsidP="00CC2534">
            <w:pPr>
              <w:pStyle w:val="Paragrafoelenco"/>
              <w:ind w:left="0"/>
              <w:rPr>
                <w:ins w:id="645" w:author="Giorgio Romeo" w:date="2020-12-02T00:31:00Z"/>
                <w:rFonts w:ascii="Bell MT" w:hAnsi="Bell MT" w:cs="Arial"/>
                <w:color w:val="000000" w:themeColor="text1"/>
                <w:sz w:val="24"/>
                <w:szCs w:val="24"/>
              </w:rPr>
            </w:pPr>
            <w:ins w:id="646" w:author="Giorgio Romeo" w:date="2020-12-02T00:31:00Z">
              <w:r w:rsidRPr="699595DC">
                <w:rPr>
                  <w:rFonts w:ascii="Bell MT" w:hAnsi="Bell MT" w:cs="Arial"/>
                  <w:color w:val="000000" w:themeColor="text1"/>
                  <w:sz w:val="24"/>
                  <w:szCs w:val="24"/>
                </w:rPr>
                <w:t>The system shall allow store managers to regulate the number of entrances allowed in the store.</w:t>
              </w:r>
            </w:ins>
          </w:p>
        </w:tc>
      </w:tr>
      <w:tr w:rsidR="00CC2534" w14:paraId="53C0E4FE" w14:textId="77777777" w:rsidTr="00CC2534">
        <w:trPr>
          <w:trHeight w:val="117"/>
          <w:jc w:val="right"/>
          <w:ins w:id="647" w:author="Giorgio Romeo" w:date="2020-12-02T00:31:00Z"/>
          <w:trPrChange w:id="648" w:author="Giorgio Romeo" w:date="2020-12-02T00:32:00Z">
            <w:trPr>
              <w:trHeight w:val="117"/>
            </w:trPr>
          </w:trPrChange>
        </w:trPr>
        <w:tc>
          <w:tcPr>
            <w:tcW w:w="2939" w:type="dxa"/>
            <w:tcPrChange w:id="649" w:author="Giorgio Romeo" w:date="2020-12-02T00:32:00Z">
              <w:tcPr>
                <w:tcW w:w="2939" w:type="dxa"/>
              </w:tcPr>
            </w:tcPrChange>
          </w:tcPr>
          <w:p w14:paraId="3DD26F0C" w14:textId="77777777" w:rsidR="00CC2534" w:rsidRDefault="00CC2534" w:rsidP="00CC2534">
            <w:pPr>
              <w:pStyle w:val="Paragrafoelenco"/>
              <w:ind w:left="0"/>
              <w:rPr>
                <w:ins w:id="650" w:author="Giorgio Romeo" w:date="2020-12-02T00:31:00Z"/>
                <w:rFonts w:ascii="Bell MT" w:hAnsi="Bell MT" w:cs="Arial"/>
                <w:color w:val="000000" w:themeColor="text1"/>
                <w:sz w:val="28"/>
                <w:szCs w:val="28"/>
              </w:rPr>
            </w:pPr>
            <w:ins w:id="651" w:author="Giorgio Romeo" w:date="2020-12-02T00:31:00Z">
              <w:r w:rsidRPr="699595DC">
                <w:rPr>
                  <w:rFonts w:ascii="Bell MT" w:hAnsi="Bell MT" w:cs="Arial"/>
                  <w:color w:val="000000" w:themeColor="text1"/>
                  <w:sz w:val="28"/>
                  <w:szCs w:val="28"/>
                </w:rPr>
                <w:t>R10</w:t>
              </w:r>
            </w:ins>
          </w:p>
        </w:tc>
        <w:tc>
          <w:tcPr>
            <w:tcW w:w="6280" w:type="dxa"/>
            <w:tcPrChange w:id="652" w:author="Giorgio Romeo" w:date="2020-12-02T00:32:00Z">
              <w:tcPr>
                <w:tcW w:w="6280" w:type="dxa"/>
              </w:tcPr>
            </w:tcPrChange>
          </w:tcPr>
          <w:p w14:paraId="4CFAFCCB" w14:textId="77777777" w:rsidR="00CC2534" w:rsidRDefault="00CC2534" w:rsidP="00CC2534">
            <w:pPr>
              <w:pStyle w:val="Paragrafoelenco"/>
              <w:ind w:left="0"/>
              <w:rPr>
                <w:ins w:id="653" w:author="Giorgio Romeo" w:date="2020-12-02T00:31:00Z"/>
                <w:rFonts w:ascii="Bell MT" w:hAnsi="Bell MT" w:cs="Arial"/>
                <w:color w:val="000000" w:themeColor="text1"/>
                <w:sz w:val="24"/>
                <w:szCs w:val="24"/>
              </w:rPr>
            </w:pPr>
            <w:ins w:id="654" w:author="Giorgio Romeo" w:date="2020-12-02T00:31:00Z">
              <w:r w:rsidRPr="699595DC">
                <w:rPr>
                  <w:rFonts w:ascii="Bell MT" w:hAnsi="Bell MT" w:cs="Arial"/>
                  <w:color w:val="000000" w:themeColor="text1"/>
                  <w:sz w:val="24"/>
                  <w:szCs w:val="24"/>
                </w:rPr>
                <w:t>The system shall allow its users to insert information about which categories or items they want to buy.</w:t>
              </w:r>
            </w:ins>
          </w:p>
        </w:tc>
      </w:tr>
      <w:tr w:rsidR="00CC2534" w14:paraId="3985A80C" w14:textId="77777777" w:rsidTr="00CC2534">
        <w:trPr>
          <w:trHeight w:val="117"/>
          <w:jc w:val="right"/>
          <w:ins w:id="655" w:author="Giorgio Romeo" w:date="2020-12-02T00:31:00Z"/>
          <w:trPrChange w:id="656" w:author="Giorgio Romeo" w:date="2020-12-02T00:32:00Z">
            <w:trPr>
              <w:trHeight w:val="117"/>
            </w:trPr>
          </w:trPrChange>
        </w:trPr>
        <w:tc>
          <w:tcPr>
            <w:tcW w:w="2939" w:type="dxa"/>
            <w:tcPrChange w:id="657" w:author="Giorgio Romeo" w:date="2020-12-02T00:32:00Z">
              <w:tcPr>
                <w:tcW w:w="2939" w:type="dxa"/>
              </w:tcPr>
            </w:tcPrChange>
          </w:tcPr>
          <w:p w14:paraId="2A1DB7AC" w14:textId="77777777" w:rsidR="00CC2534" w:rsidRDefault="00CC2534" w:rsidP="00CC2534">
            <w:pPr>
              <w:pStyle w:val="Paragrafoelenco"/>
              <w:ind w:left="0"/>
              <w:rPr>
                <w:ins w:id="658" w:author="Giorgio Romeo" w:date="2020-12-02T00:31:00Z"/>
                <w:rFonts w:ascii="Bell MT" w:hAnsi="Bell MT" w:cs="Arial"/>
                <w:color w:val="000000" w:themeColor="text1"/>
                <w:sz w:val="28"/>
                <w:szCs w:val="28"/>
              </w:rPr>
            </w:pPr>
            <w:ins w:id="659" w:author="Giorgio Romeo" w:date="2020-12-02T00:31:00Z">
              <w:r w:rsidRPr="699595DC">
                <w:rPr>
                  <w:rFonts w:ascii="Bell MT" w:hAnsi="Bell MT" w:cs="Arial"/>
                  <w:color w:val="000000" w:themeColor="text1"/>
                  <w:sz w:val="28"/>
                  <w:szCs w:val="28"/>
                </w:rPr>
                <w:t>R11</w:t>
              </w:r>
            </w:ins>
          </w:p>
        </w:tc>
        <w:tc>
          <w:tcPr>
            <w:tcW w:w="6280" w:type="dxa"/>
            <w:tcPrChange w:id="660" w:author="Giorgio Romeo" w:date="2020-12-02T00:32:00Z">
              <w:tcPr>
                <w:tcW w:w="6280" w:type="dxa"/>
              </w:tcPr>
            </w:tcPrChange>
          </w:tcPr>
          <w:p w14:paraId="511BFB54" w14:textId="77777777" w:rsidR="00CC2534" w:rsidRDefault="00CC2534" w:rsidP="00CC2534">
            <w:pPr>
              <w:pStyle w:val="Paragrafoelenco"/>
              <w:ind w:left="0"/>
              <w:rPr>
                <w:ins w:id="661" w:author="Giorgio Romeo" w:date="2020-12-02T00:31:00Z"/>
                <w:rFonts w:ascii="Bell MT" w:hAnsi="Bell MT" w:cs="Arial"/>
                <w:color w:val="000000" w:themeColor="text1"/>
                <w:sz w:val="24"/>
                <w:szCs w:val="24"/>
              </w:rPr>
            </w:pPr>
            <w:ins w:id="662" w:author="Giorgio Romeo" w:date="2020-12-02T00:31:00Z">
              <w:r w:rsidRPr="699595DC">
                <w:rPr>
                  <w:rFonts w:ascii="Bell MT" w:hAnsi="Bell MT" w:cs="Arial"/>
                  <w:color w:val="000000" w:themeColor="text1"/>
                  <w:sz w:val="24"/>
                  <w:szCs w:val="24"/>
                </w:rPr>
                <w:t xml:space="preserve">The system shall infer how long it will take for customers to buy all products.    </w:t>
              </w:r>
            </w:ins>
          </w:p>
        </w:tc>
      </w:tr>
      <w:tr w:rsidR="00CC2534" w14:paraId="74DDC7E5" w14:textId="77777777" w:rsidTr="00CC2534">
        <w:trPr>
          <w:trHeight w:val="117"/>
          <w:jc w:val="right"/>
          <w:ins w:id="663" w:author="Giorgio Romeo" w:date="2020-12-02T00:31:00Z"/>
          <w:trPrChange w:id="664" w:author="Giorgio Romeo" w:date="2020-12-02T00:32:00Z">
            <w:trPr>
              <w:trHeight w:val="117"/>
            </w:trPr>
          </w:trPrChange>
        </w:trPr>
        <w:tc>
          <w:tcPr>
            <w:tcW w:w="2939" w:type="dxa"/>
            <w:tcPrChange w:id="665" w:author="Giorgio Romeo" w:date="2020-12-02T00:32:00Z">
              <w:tcPr>
                <w:tcW w:w="2939" w:type="dxa"/>
              </w:tcPr>
            </w:tcPrChange>
          </w:tcPr>
          <w:p w14:paraId="578CA8BA" w14:textId="77777777" w:rsidR="00CC2534" w:rsidRDefault="00CC2534" w:rsidP="00CC2534">
            <w:pPr>
              <w:pStyle w:val="Paragrafoelenco"/>
              <w:ind w:left="0"/>
              <w:rPr>
                <w:ins w:id="666" w:author="Giorgio Romeo" w:date="2020-12-02T00:31:00Z"/>
                <w:rFonts w:ascii="Bell MT" w:hAnsi="Bell MT" w:cs="Arial"/>
                <w:color w:val="000000" w:themeColor="text1"/>
                <w:sz w:val="28"/>
                <w:szCs w:val="28"/>
              </w:rPr>
            </w:pPr>
            <w:ins w:id="667" w:author="Giorgio Romeo" w:date="2020-12-02T00:31:00Z">
              <w:r w:rsidRPr="699595DC">
                <w:rPr>
                  <w:rFonts w:ascii="Bell MT" w:hAnsi="Bell MT" w:cs="Arial"/>
                  <w:color w:val="000000" w:themeColor="text1"/>
                  <w:sz w:val="28"/>
                  <w:szCs w:val="28"/>
                </w:rPr>
                <w:t>R12</w:t>
              </w:r>
            </w:ins>
          </w:p>
        </w:tc>
        <w:tc>
          <w:tcPr>
            <w:tcW w:w="6280" w:type="dxa"/>
            <w:tcPrChange w:id="668" w:author="Giorgio Romeo" w:date="2020-12-02T00:32:00Z">
              <w:tcPr>
                <w:tcW w:w="6280" w:type="dxa"/>
              </w:tcPr>
            </w:tcPrChange>
          </w:tcPr>
          <w:p w14:paraId="4A31D5A4" w14:textId="77777777" w:rsidR="00CC2534" w:rsidRDefault="00CC2534" w:rsidP="00CC2534">
            <w:pPr>
              <w:pStyle w:val="Paragrafoelenco"/>
              <w:ind w:left="0"/>
              <w:rPr>
                <w:ins w:id="669" w:author="Giorgio Romeo" w:date="2020-12-02T00:31:00Z"/>
                <w:rFonts w:ascii="Bell MT" w:hAnsi="Bell MT" w:cs="Arial"/>
                <w:color w:val="000000" w:themeColor="text1"/>
                <w:sz w:val="24"/>
                <w:szCs w:val="24"/>
              </w:rPr>
            </w:pPr>
            <w:ins w:id="670" w:author="Giorgio Romeo" w:date="2020-12-02T00:31:00Z">
              <w:r w:rsidRPr="699595DC">
                <w:rPr>
                  <w:rFonts w:ascii="Bell MT" w:hAnsi="Bell MT" w:cs="Arial"/>
                  <w:color w:val="000000" w:themeColor="text1"/>
                  <w:sz w:val="24"/>
                  <w:szCs w:val="24"/>
                </w:rPr>
                <w:t>The system shall store data about registered users' habits of expenses.</w:t>
              </w:r>
            </w:ins>
          </w:p>
        </w:tc>
      </w:tr>
      <w:tr w:rsidR="00CC2534" w14:paraId="6F0A79FE" w14:textId="77777777" w:rsidTr="00CC2534">
        <w:trPr>
          <w:trHeight w:val="117"/>
          <w:jc w:val="right"/>
          <w:ins w:id="671" w:author="Giorgio Romeo" w:date="2020-12-02T00:31:00Z"/>
          <w:trPrChange w:id="672" w:author="Giorgio Romeo" w:date="2020-12-02T00:32:00Z">
            <w:trPr>
              <w:trHeight w:val="117"/>
            </w:trPr>
          </w:trPrChange>
        </w:trPr>
        <w:tc>
          <w:tcPr>
            <w:tcW w:w="2939" w:type="dxa"/>
            <w:tcPrChange w:id="673" w:author="Giorgio Romeo" w:date="2020-12-02T00:32:00Z">
              <w:tcPr>
                <w:tcW w:w="2939" w:type="dxa"/>
              </w:tcPr>
            </w:tcPrChange>
          </w:tcPr>
          <w:p w14:paraId="7B4A9BCA" w14:textId="77777777" w:rsidR="00CC2534" w:rsidRDefault="00CC2534" w:rsidP="00CC2534">
            <w:pPr>
              <w:pStyle w:val="Paragrafoelenco"/>
              <w:ind w:left="0"/>
              <w:rPr>
                <w:ins w:id="674" w:author="Giorgio Romeo" w:date="2020-12-02T00:31:00Z"/>
                <w:rFonts w:ascii="Bell MT" w:hAnsi="Bell MT" w:cs="Arial"/>
                <w:color w:val="000000" w:themeColor="text1"/>
                <w:sz w:val="28"/>
                <w:szCs w:val="28"/>
              </w:rPr>
            </w:pPr>
            <w:ins w:id="675" w:author="Giorgio Romeo" w:date="2020-12-02T00:31:00Z">
              <w:r w:rsidRPr="699595DC">
                <w:rPr>
                  <w:rFonts w:ascii="Bell MT" w:hAnsi="Bell MT" w:cs="Arial"/>
                  <w:color w:val="000000" w:themeColor="text1"/>
                  <w:sz w:val="28"/>
                  <w:szCs w:val="28"/>
                </w:rPr>
                <w:t>R13</w:t>
              </w:r>
            </w:ins>
          </w:p>
        </w:tc>
        <w:tc>
          <w:tcPr>
            <w:tcW w:w="6280" w:type="dxa"/>
            <w:tcPrChange w:id="676" w:author="Giorgio Romeo" w:date="2020-12-02T00:32:00Z">
              <w:tcPr>
                <w:tcW w:w="6280" w:type="dxa"/>
              </w:tcPr>
            </w:tcPrChange>
          </w:tcPr>
          <w:p w14:paraId="7847A178" w14:textId="77777777" w:rsidR="00CC2534" w:rsidRDefault="00CC2534" w:rsidP="00CC2534">
            <w:pPr>
              <w:pStyle w:val="Paragrafoelenco"/>
              <w:ind w:left="0"/>
              <w:rPr>
                <w:ins w:id="677" w:author="Giorgio Romeo" w:date="2020-12-02T00:31:00Z"/>
                <w:rFonts w:ascii="Bell MT" w:hAnsi="Bell MT" w:cs="Arial"/>
                <w:color w:val="000000" w:themeColor="text1"/>
                <w:sz w:val="24"/>
                <w:szCs w:val="24"/>
              </w:rPr>
            </w:pPr>
            <w:ins w:id="678" w:author="Giorgio Romeo" w:date="2020-12-02T00:31:00Z">
              <w:r w:rsidRPr="699595DC">
                <w:rPr>
                  <w:rFonts w:ascii="Bell MT" w:hAnsi="Bell MT" w:cs="Arial"/>
                  <w:color w:val="000000" w:themeColor="text1"/>
                  <w:sz w:val="24"/>
                  <w:szCs w:val="24"/>
                </w:rPr>
                <w:t>The system shall inform users every 6 hours of the 10 closest stores' available time slots for the day.</w:t>
              </w:r>
            </w:ins>
          </w:p>
        </w:tc>
      </w:tr>
      <w:tr w:rsidR="00CC2534" w14:paraId="72F344AA" w14:textId="77777777" w:rsidTr="00CC2534">
        <w:trPr>
          <w:trHeight w:val="117"/>
          <w:jc w:val="right"/>
          <w:ins w:id="679" w:author="Giorgio Romeo" w:date="2020-12-02T00:31:00Z"/>
          <w:trPrChange w:id="680" w:author="Giorgio Romeo" w:date="2020-12-02T00:32:00Z">
            <w:trPr>
              <w:trHeight w:val="117"/>
            </w:trPr>
          </w:trPrChange>
        </w:trPr>
        <w:tc>
          <w:tcPr>
            <w:tcW w:w="2939" w:type="dxa"/>
            <w:tcPrChange w:id="681" w:author="Giorgio Romeo" w:date="2020-12-02T00:32:00Z">
              <w:tcPr>
                <w:tcW w:w="2939" w:type="dxa"/>
              </w:tcPr>
            </w:tcPrChange>
          </w:tcPr>
          <w:p w14:paraId="7FF6F9C9" w14:textId="77777777" w:rsidR="00CC2534" w:rsidRDefault="00CC2534" w:rsidP="00CC2534">
            <w:pPr>
              <w:pStyle w:val="Paragrafoelenco"/>
              <w:ind w:left="0"/>
              <w:rPr>
                <w:ins w:id="682" w:author="Giorgio Romeo" w:date="2020-12-02T00:31:00Z"/>
                <w:rFonts w:ascii="Bell MT" w:hAnsi="Bell MT" w:cs="Arial"/>
                <w:color w:val="000000" w:themeColor="text1"/>
                <w:sz w:val="28"/>
                <w:szCs w:val="28"/>
              </w:rPr>
            </w:pPr>
            <w:ins w:id="683" w:author="Giorgio Romeo" w:date="2020-12-02T00:31:00Z">
              <w:r w:rsidRPr="699595DC">
                <w:rPr>
                  <w:rFonts w:ascii="Bell MT" w:hAnsi="Bell MT" w:cs="Arial"/>
                  <w:color w:val="000000" w:themeColor="text1"/>
                  <w:sz w:val="28"/>
                  <w:szCs w:val="28"/>
                </w:rPr>
                <w:t>R13.1</w:t>
              </w:r>
            </w:ins>
          </w:p>
        </w:tc>
        <w:tc>
          <w:tcPr>
            <w:tcW w:w="6280" w:type="dxa"/>
            <w:tcPrChange w:id="684" w:author="Giorgio Romeo" w:date="2020-12-02T00:32:00Z">
              <w:tcPr>
                <w:tcW w:w="6280" w:type="dxa"/>
              </w:tcPr>
            </w:tcPrChange>
          </w:tcPr>
          <w:p w14:paraId="40D97F3E" w14:textId="77777777" w:rsidR="00CC2534" w:rsidRDefault="00CC2534" w:rsidP="00CC2534">
            <w:pPr>
              <w:pStyle w:val="Paragrafoelenco"/>
              <w:ind w:left="0"/>
              <w:rPr>
                <w:ins w:id="685" w:author="Giorgio Romeo" w:date="2020-12-02T00:31:00Z"/>
                <w:rFonts w:ascii="Bell MT" w:hAnsi="Bell MT" w:cs="Arial"/>
                <w:color w:val="000000" w:themeColor="text1"/>
                <w:sz w:val="24"/>
                <w:szCs w:val="24"/>
              </w:rPr>
            </w:pPr>
            <w:ins w:id="686" w:author="Giorgio Romeo" w:date="2020-12-02T00:31:00Z">
              <w:r w:rsidRPr="699595DC">
                <w:rPr>
                  <w:rFonts w:ascii="Bell MT" w:hAnsi="Bell MT" w:cs="Arial"/>
                  <w:color w:val="000000" w:themeColor="text1"/>
                  <w:sz w:val="24"/>
                  <w:szCs w:val="24"/>
                </w:rPr>
                <w:t>The system shall allow its users to select which store(s) to get informed about, by default none</w:t>
              </w:r>
            </w:ins>
          </w:p>
        </w:tc>
      </w:tr>
      <w:tr w:rsidR="00CC2534" w14:paraId="5B9FC0EF" w14:textId="77777777" w:rsidTr="00CC2534">
        <w:trPr>
          <w:trHeight w:val="117"/>
          <w:jc w:val="right"/>
          <w:ins w:id="687" w:author="Giorgio Romeo" w:date="2020-12-02T00:31:00Z"/>
          <w:trPrChange w:id="688" w:author="Giorgio Romeo" w:date="2020-12-02T00:32:00Z">
            <w:trPr>
              <w:trHeight w:val="117"/>
            </w:trPr>
          </w:trPrChange>
        </w:trPr>
        <w:tc>
          <w:tcPr>
            <w:tcW w:w="2939" w:type="dxa"/>
            <w:tcPrChange w:id="689" w:author="Giorgio Romeo" w:date="2020-12-02T00:32:00Z">
              <w:tcPr>
                <w:tcW w:w="2939" w:type="dxa"/>
              </w:tcPr>
            </w:tcPrChange>
          </w:tcPr>
          <w:p w14:paraId="799E111C" w14:textId="77777777" w:rsidR="00CC2534" w:rsidRDefault="00CC2534" w:rsidP="00CC2534">
            <w:pPr>
              <w:pStyle w:val="Paragrafoelenco"/>
              <w:ind w:left="0"/>
              <w:rPr>
                <w:ins w:id="690" w:author="Giorgio Romeo" w:date="2020-12-02T00:31:00Z"/>
                <w:rFonts w:ascii="Bell MT" w:hAnsi="Bell MT" w:cs="Arial"/>
                <w:color w:val="000000" w:themeColor="text1"/>
                <w:sz w:val="28"/>
                <w:szCs w:val="28"/>
              </w:rPr>
            </w:pPr>
            <w:ins w:id="691" w:author="Giorgio Romeo" w:date="2020-12-02T00:31:00Z">
              <w:r w:rsidRPr="699595DC">
                <w:rPr>
                  <w:rFonts w:ascii="Bell MT" w:hAnsi="Bell MT" w:cs="Arial"/>
                  <w:color w:val="000000" w:themeColor="text1"/>
                  <w:sz w:val="28"/>
                  <w:szCs w:val="28"/>
                </w:rPr>
                <w:t>R13.2</w:t>
              </w:r>
            </w:ins>
          </w:p>
        </w:tc>
        <w:tc>
          <w:tcPr>
            <w:tcW w:w="6280" w:type="dxa"/>
            <w:tcPrChange w:id="692" w:author="Giorgio Romeo" w:date="2020-12-02T00:32:00Z">
              <w:tcPr>
                <w:tcW w:w="6280" w:type="dxa"/>
              </w:tcPr>
            </w:tcPrChange>
          </w:tcPr>
          <w:p w14:paraId="400359FB" w14:textId="77777777" w:rsidR="00CC2534" w:rsidRDefault="00CC2534" w:rsidP="00CC2534">
            <w:pPr>
              <w:pStyle w:val="Paragrafoelenco"/>
              <w:ind w:left="0"/>
              <w:rPr>
                <w:ins w:id="693" w:author="Giorgio Romeo" w:date="2020-12-02T00:31:00Z"/>
                <w:rFonts w:ascii="Bell MT" w:hAnsi="Bell MT" w:cs="Arial"/>
                <w:color w:val="000000" w:themeColor="text1"/>
                <w:sz w:val="24"/>
                <w:szCs w:val="24"/>
              </w:rPr>
            </w:pPr>
            <w:ins w:id="694" w:author="Giorgio Romeo" w:date="2020-12-02T00:31:00Z">
              <w:r w:rsidRPr="699595DC">
                <w:rPr>
                  <w:rFonts w:ascii="Bell MT" w:hAnsi="Bell MT" w:cs="Arial"/>
                  <w:color w:val="000000" w:themeColor="text1"/>
                  <w:sz w:val="24"/>
                  <w:szCs w:val="24"/>
                </w:rPr>
                <w:t>The system shall allow its users to select which time slots he's interested to get informed about, by default none</w:t>
              </w:r>
            </w:ins>
          </w:p>
        </w:tc>
      </w:tr>
      <w:tr w:rsidR="00CC2534" w14:paraId="008489B6" w14:textId="77777777" w:rsidTr="00CC2534">
        <w:trPr>
          <w:trHeight w:val="117"/>
          <w:jc w:val="right"/>
          <w:ins w:id="695" w:author="Giorgio Romeo" w:date="2020-12-02T00:31:00Z"/>
          <w:trPrChange w:id="696" w:author="Giorgio Romeo" w:date="2020-12-02T00:32:00Z">
            <w:trPr>
              <w:trHeight w:val="117"/>
            </w:trPr>
          </w:trPrChange>
        </w:trPr>
        <w:tc>
          <w:tcPr>
            <w:tcW w:w="2939" w:type="dxa"/>
            <w:tcPrChange w:id="697" w:author="Giorgio Romeo" w:date="2020-12-02T00:32:00Z">
              <w:tcPr>
                <w:tcW w:w="2939" w:type="dxa"/>
              </w:tcPr>
            </w:tcPrChange>
          </w:tcPr>
          <w:p w14:paraId="1AB966FF" w14:textId="77777777" w:rsidR="00CC2534" w:rsidRDefault="00CC2534" w:rsidP="00CC2534">
            <w:pPr>
              <w:pStyle w:val="Paragrafoelenco"/>
              <w:ind w:left="0"/>
              <w:rPr>
                <w:ins w:id="698" w:author="Giorgio Romeo" w:date="2020-12-02T00:31:00Z"/>
                <w:rFonts w:ascii="Bell MT" w:hAnsi="Bell MT" w:cs="Arial"/>
                <w:color w:val="000000" w:themeColor="text1"/>
                <w:sz w:val="28"/>
                <w:szCs w:val="28"/>
              </w:rPr>
            </w:pPr>
            <w:ins w:id="699" w:author="Giorgio Romeo" w:date="2020-12-02T00:31:00Z">
              <w:r w:rsidRPr="699595DC">
                <w:rPr>
                  <w:rFonts w:ascii="Bell MT" w:hAnsi="Bell MT" w:cs="Arial"/>
                  <w:color w:val="000000" w:themeColor="text1"/>
                  <w:sz w:val="28"/>
                  <w:szCs w:val="28"/>
                </w:rPr>
                <w:t>R14</w:t>
              </w:r>
            </w:ins>
          </w:p>
        </w:tc>
        <w:tc>
          <w:tcPr>
            <w:tcW w:w="6280" w:type="dxa"/>
            <w:tcPrChange w:id="700" w:author="Giorgio Romeo" w:date="2020-12-02T00:32:00Z">
              <w:tcPr>
                <w:tcW w:w="6280" w:type="dxa"/>
              </w:tcPr>
            </w:tcPrChange>
          </w:tcPr>
          <w:p w14:paraId="55B0F3C4" w14:textId="77777777" w:rsidR="00CC2534" w:rsidRDefault="00CC2534" w:rsidP="00CC2534">
            <w:pPr>
              <w:pStyle w:val="Paragrafoelenco"/>
              <w:ind w:left="0"/>
              <w:rPr>
                <w:ins w:id="701" w:author="Giorgio Romeo" w:date="2020-12-02T00:31:00Z"/>
                <w:rFonts w:ascii="Bell MT" w:hAnsi="Bell MT" w:cs="Arial"/>
                <w:color w:val="000000" w:themeColor="text1"/>
                <w:sz w:val="24"/>
                <w:szCs w:val="24"/>
              </w:rPr>
            </w:pPr>
            <w:ins w:id="702" w:author="Giorgio Romeo" w:date="2020-12-02T00:31:00Z">
              <w:r w:rsidRPr="699595DC">
                <w:rPr>
                  <w:rFonts w:ascii="Bell MT" w:hAnsi="Bell MT" w:cs="Arial"/>
                  <w:color w:val="000000" w:themeColor="text1"/>
                  <w:sz w:val="24"/>
                  <w:szCs w:val="24"/>
                </w:rPr>
                <w:t>The system shall calculate how many people can stay inside the stores at any moment</w:t>
              </w:r>
            </w:ins>
          </w:p>
        </w:tc>
      </w:tr>
      <w:tr w:rsidR="00CC2534" w14:paraId="1351C984" w14:textId="77777777" w:rsidTr="00CC2534">
        <w:trPr>
          <w:trHeight w:val="117"/>
          <w:jc w:val="right"/>
          <w:ins w:id="703" w:author="Giorgio Romeo" w:date="2020-12-02T00:31:00Z"/>
          <w:trPrChange w:id="704" w:author="Giorgio Romeo" w:date="2020-12-02T00:32:00Z">
            <w:trPr>
              <w:trHeight w:val="117"/>
            </w:trPr>
          </w:trPrChange>
        </w:trPr>
        <w:tc>
          <w:tcPr>
            <w:tcW w:w="2939" w:type="dxa"/>
            <w:tcPrChange w:id="705" w:author="Giorgio Romeo" w:date="2020-12-02T00:32:00Z">
              <w:tcPr>
                <w:tcW w:w="2939" w:type="dxa"/>
              </w:tcPr>
            </w:tcPrChange>
          </w:tcPr>
          <w:p w14:paraId="77A3C6FB" w14:textId="77777777" w:rsidR="00CC2534" w:rsidRDefault="00CC2534" w:rsidP="00CC2534">
            <w:pPr>
              <w:pStyle w:val="Paragrafoelenco"/>
              <w:ind w:left="0"/>
              <w:rPr>
                <w:ins w:id="706" w:author="Giorgio Romeo" w:date="2020-12-02T00:31:00Z"/>
                <w:rFonts w:ascii="Bell MT" w:hAnsi="Bell MT" w:cs="Arial"/>
                <w:color w:val="000000" w:themeColor="text1"/>
                <w:sz w:val="28"/>
                <w:szCs w:val="28"/>
              </w:rPr>
            </w:pPr>
            <w:ins w:id="707" w:author="Giorgio Romeo" w:date="2020-12-02T00:31:00Z">
              <w:r w:rsidRPr="699595DC">
                <w:rPr>
                  <w:rFonts w:ascii="Bell MT" w:hAnsi="Bell MT" w:cs="Arial"/>
                  <w:color w:val="000000" w:themeColor="text1"/>
                  <w:sz w:val="28"/>
                  <w:szCs w:val="28"/>
                </w:rPr>
                <w:t>R15</w:t>
              </w:r>
            </w:ins>
          </w:p>
        </w:tc>
        <w:tc>
          <w:tcPr>
            <w:tcW w:w="6280" w:type="dxa"/>
            <w:tcPrChange w:id="708" w:author="Giorgio Romeo" w:date="2020-12-02T00:32:00Z">
              <w:tcPr>
                <w:tcW w:w="6280" w:type="dxa"/>
              </w:tcPr>
            </w:tcPrChange>
          </w:tcPr>
          <w:p w14:paraId="61159068" w14:textId="77777777" w:rsidR="00CC2534" w:rsidRDefault="00CC2534" w:rsidP="00CC2534">
            <w:pPr>
              <w:pStyle w:val="Paragrafoelenco"/>
              <w:ind w:left="0"/>
              <w:rPr>
                <w:ins w:id="709" w:author="Giorgio Romeo" w:date="2020-12-02T00:31:00Z"/>
                <w:rFonts w:ascii="Bell MT" w:hAnsi="Bell MT" w:cs="Arial"/>
                <w:color w:val="000000" w:themeColor="text1"/>
                <w:sz w:val="24"/>
                <w:szCs w:val="24"/>
              </w:rPr>
            </w:pPr>
            <w:ins w:id="710" w:author="Giorgio Romeo" w:date="2020-12-02T00:31:00Z">
              <w:r w:rsidRPr="699595DC">
                <w:rPr>
                  <w:rFonts w:ascii="Bell MT" w:hAnsi="Bell MT" w:cs="Arial"/>
                  <w:color w:val="000000" w:themeColor="text1"/>
                  <w:sz w:val="24"/>
                  <w:szCs w:val="24"/>
                </w:rPr>
                <w:t>The system shall ask users how much he or she thinks the trip will last</w:t>
              </w:r>
            </w:ins>
          </w:p>
        </w:tc>
      </w:tr>
    </w:tbl>
    <w:p w14:paraId="3BB41837" w14:textId="77777777" w:rsidR="00CC2534" w:rsidRDefault="00CC2534">
      <w:pPr>
        <w:rPr>
          <w:ins w:id="711" w:author="Giorgio Romeo" w:date="2020-12-02T00:31:00Z"/>
          <w:rStyle w:val="Enfasidelicata"/>
          <w:rFonts w:ascii="Bell MT" w:hAnsi="Bell MT"/>
          <w:i w:val="0"/>
          <w:iCs w:val="0"/>
          <w:sz w:val="24"/>
          <w:szCs w:val="24"/>
        </w:rPr>
      </w:pPr>
    </w:p>
    <w:p w14:paraId="4A6BFD48" w14:textId="77777777" w:rsidR="00CC2534" w:rsidRDefault="00CC2534">
      <w:pPr>
        <w:rPr>
          <w:ins w:id="712" w:author="Giorgio Romeo" w:date="2020-12-02T00:32:00Z"/>
          <w:rStyle w:val="Enfasidelicata"/>
          <w:rFonts w:ascii="Bell MT" w:hAnsi="Bell MT"/>
          <w:i w:val="0"/>
          <w:iCs w:val="0"/>
          <w:sz w:val="24"/>
          <w:szCs w:val="24"/>
        </w:rPr>
      </w:pPr>
    </w:p>
    <w:p w14:paraId="6079C536" w14:textId="77777777" w:rsidR="00CC2534" w:rsidRDefault="00CC2534">
      <w:pPr>
        <w:rPr>
          <w:ins w:id="713" w:author="Giorgio Romeo" w:date="2020-12-02T00:32:00Z"/>
          <w:rStyle w:val="Enfasidelicata"/>
          <w:rFonts w:ascii="Bell MT" w:hAnsi="Bell MT"/>
          <w:i w:val="0"/>
          <w:iCs w:val="0"/>
          <w:sz w:val="24"/>
          <w:szCs w:val="24"/>
        </w:rPr>
      </w:pPr>
    </w:p>
    <w:p w14:paraId="32CE032A" w14:textId="77777777" w:rsidR="00CC2534" w:rsidRDefault="00CC2534">
      <w:pPr>
        <w:rPr>
          <w:ins w:id="714" w:author="Giorgio Romeo" w:date="2020-12-02T00:32:00Z"/>
          <w:rStyle w:val="Enfasidelicata"/>
          <w:rFonts w:ascii="Bell MT" w:hAnsi="Bell MT"/>
          <w:i w:val="0"/>
          <w:iCs w:val="0"/>
          <w:sz w:val="24"/>
          <w:szCs w:val="24"/>
        </w:rPr>
      </w:pPr>
    </w:p>
    <w:p w14:paraId="7D4FECBB" w14:textId="77777777" w:rsidR="00CC2534" w:rsidRDefault="00CC2534">
      <w:pPr>
        <w:rPr>
          <w:ins w:id="715" w:author="Giorgio Romeo" w:date="2020-12-02T00:32:00Z"/>
          <w:rStyle w:val="Enfasidelicata"/>
          <w:rFonts w:ascii="Bell MT" w:hAnsi="Bell MT"/>
          <w:i w:val="0"/>
          <w:iCs w:val="0"/>
          <w:sz w:val="24"/>
          <w:szCs w:val="24"/>
        </w:rPr>
      </w:pPr>
    </w:p>
    <w:p w14:paraId="07F0B504" w14:textId="77777777" w:rsidR="00CC2534" w:rsidRDefault="00CC2534">
      <w:pPr>
        <w:rPr>
          <w:ins w:id="716" w:author="Giorgio Romeo" w:date="2020-12-02T00:32:00Z"/>
          <w:rStyle w:val="Enfasidelicata"/>
          <w:rFonts w:ascii="Bell MT" w:hAnsi="Bell MT"/>
          <w:i w:val="0"/>
          <w:iCs w:val="0"/>
          <w:sz w:val="24"/>
          <w:szCs w:val="24"/>
        </w:rPr>
      </w:pPr>
    </w:p>
    <w:p w14:paraId="653CB182" w14:textId="77777777" w:rsidR="00CC2534" w:rsidRDefault="00CC2534">
      <w:pPr>
        <w:rPr>
          <w:ins w:id="717" w:author="Giorgio Romeo" w:date="2020-12-02T00:32:00Z"/>
          <w:rStyle w:val="Enfasidelicata"/>
          <w:rFonts w:ascii="Bell MT" w:hAnsi="Bell MT"/>
          <w:i w:val="0"/>
          <w:iCs w:val="0"/>
          <w:sz w:val="24"/>
          <w:szCs w:val="24"/>
        </w:rPr>
      </w:pPr>
    </w:p>
    <w:p w14:paraId="226336EE" w14:textId="77777777" w:rsidR="00CC2534" w:rsidRDefault="00CC2534">
      <w:pPr>
        <w:rPr>
          <w:ins w:id="718" w:author="Giorgio Romeo" w:date="2020-12-02T00:32:00Z"/>
          <w:rStyle w:val="Enfasidelicata"/>
          <w:rFonts w:ascii="Bell MT" w:hAnsi="Bell MT"/>
          <w:i w:val="0"/>
          <w:iCs w:val="0"/>
          <w:sz w:val="24"/>
          <w:szCs w:val="24"/>
        </w:rPr>
      </w:pPr>
    </w:p>
    <w:p w14:paraId="32AFF3B9" w14:textId="77777777" w:rsidR="00CC2534" w:rsidRDefault="00CC2534">
      <w:pPr>
        <w:rPr>
          <w:ins w:id="719" w:author="Giorgio Romeo" w:date="2020-12-02T00:32:00Z"/>
          <w:rStyle w:val="Enfasidelicata"/>
          <w:rFonts w:ascii="Bell MT" w:hAnsi="Bell MT"/>
          <w:i w:val="0"/>
          <w:iCs w:val="0"/>
          <w:sz w:val="24"/>
          <w:szCs w:val="24"/>
        </w:rPr>
      </w:pPr>
    </w:p>
    <w:p w14:paraId="7B95ADC6" w14:textId="77777777" w:rsidR="00CC2534" w:rsidRDefault="00CC2534">
      <w:pPr>
        <w:rPr>
          <w:ins w:id="720" w:author="Giorgio Romeo" w:date="2020-12-02T00:32:00Z"/>
          <w:rStyle w:val="Enfasidelicata"/>
          <w:rFonts w:ascii="Bell MT" w:hAnsi="Bell MT"/>
          <w:i w:val="0"/>
          <w:iCs w:val="0"/>
          <w:sz w:val="24"/>
          <w:szCs w:val="24"/>
        </w:rPr>
      </w:pPr>
    </w:p>
    <w:p w14:paraId="6997CF45" w14:textId="77777777" w:rsidR="00CC2534" w:rsidRDefault="00CC2534">
      <w:pPr>
        <w:rPr>
          <w:ins w:id="721" w:author="Giorgio Romeo" w:date="2020-12-02T00:32:00Z"/>
          <w:rStyle w:val="Enfasidelicata"/>
          <w:rFonts w:ascii="Bell MT" w:hAnsi="Bell MT"/>
          <w:i w:val="0"/>
          <w:iCs w:val="0"/>
          <w:sz w:val="24"/>
          <w:szCs w:val="24"/>
        </w:rPr>
      </w:pPr>
    </w:p>
    <w:p w14:paraId="5615EF86" w14:textId="77777777" w:rsidR="00CC2534" w:rsidRDefault="00CC2534">
      <w:pPr>
        <w:rPr>
          <w:ins w:id="722" w:author="Giorgio Romeo" w:date="2020-12-02T00:32:00Z"/>
          <w:rStyle w:val="Enfasidelicata"/>
          <w:rFonts w:ascii="Bell MT" w:hAnsi="Bell MT"/>
          <w:i w:val="0"/>
          <w:iCs w:val="0"/>
          <w:sz w:val="24"/>
          <w:szCs w:val="24"/>
        </w:rPr>
      </w:pPr>
    </w:p>
    <w:p w14:paraId="72E31F50" w14:textId="77777777" w:rsidR="00CC2534" w:rsidRDefault="00CC2534">
      <w:pPr>
        <w:rPr>
          <w:ins w:id="723" w:author="Giorgio Romeo" w:date="2020-12-02T00:32:00Z"/>
          <w:rStyle w:val="Enfasidelicata"/>
          <w:rFonts w:ascii="Bell MT" w:hAnsi="Bell MT"/>
          <w:i w:val="0"/>
          <w:iCs w:val="0"/>
          <w:sz w:val="24"/>
          <w:szCs w:val="24"/>
        </w:rPr>
      </w:pPr>
    </w:p>
    <w:p w14:paraId="2B7C47A0" w14:textId="77777777" w:rsidR="00CC2534" w:rsidRDefault="00CC2534">
      <w:pPr>
        <w:rPr>
          <w:ins w:id="724" w:author="Giorgio Romeo" w:date="2020-12-02T00:32:00Z"/>
          <w:rStyle w:val="Enfasidelicata"/>
          <w:rFonts w:ascii="Bell MT" w:hAnsi="Bell MT"/>
          <w:i w:val="0"/>
          <w:iCs w:val="0"/>
          <w:sz w:val="24"/>
          <w:szCs w:val="24"/>
        </w:rPr>
      </w:pPr>
    </w:p>
    <w:p w14:paraId="49D27EB5" w14:textId="77777777" w:rsidR="00CC2534" w:rsidRDefault="00CC2534">
      <w:pPr>
        <w:rPr>
          <w:ins w:id="725" w:author="Giorgio Romeo" w:date="2020-12-02T00:32:00Z"/>
          <w:rStyle w:val="Enfasidelicata"/>
          <w:rFonts w:ascii="Bell MT" w:hAnsi="Bell MT"/>
          <w:i w:val="0"/>
          <w:iCs w:val="0"/>
          <w:sz w:val="24"/>
          <w:szCs w:val="24"/>
        </w:rPr>
      </w:pPr>
    </w:p>
    <w:p w14:paraId="48B8C712" w14:textId="77777777" w:rsidR="00CC2534" w:rsidRDefault="00CC2534">
      <w:pPr>
        <w:rPr>
          <w:ins w:id="726" w:author="Giorgio Romeo" w:date="2020-12-02T00:32:00Z"/>
          <w:rStyle w:val="Enfasidelicata"/>
          <w:rFonts w:ascii="Bell MT" w:hAnsi="Bell MT"/>
          <w:i w:val="0"/>
          <w:iCs w:val="0"/>
          <w:sz w:val="24"/>
          <w:szCs w:val="24"/>
        </w:rPr>
      </w:pPr>
    </w:p>
    <w:p w14:paraId="39C52A37" w14:textId="77777777" w:rsidR="00CC2534" w:rsidRDefault="00CC2534">
      <w:pPr>
        <w:rPr>
          <w:ins w:id="727" w:author="Giorgio Romeo" w:date="2020-12-02T00:32:00Z"/>
          <w:rStyle w:val="Enfasidelicata"/>
          <w:rFonts w:ascii="Bell MT" w:hAnsi="Bell MT"/>
          <w:i w:val="0"/>
          <w:iCs w:val="0"/>
          <w:sz w:val="24"/>
          <w:szCs w:val="24"/>
        </w:rPr>
      </w:pPr>
    </w:p>
    <w:p w14:paraId="543AE888" w14:textId="77777777" w:rsidR="00CC2534" w:rsidRDefault="00CC2534">
      <w:pPr>
        <w:rPr>
          <w:ins w:id="728" w:author="Giorgio Romeo" w:date="2020-12-02T00:32:00Z"/>
          <w:rStyle w:val="Enfasidelicata"/>
          <w:rFonts w:ascii="Bell MT" w:hAnsi="Bell MT"/>
          <w:i w:val="0"/>
          <w:iCs w:val="0"/>
          <w:sz w:val="24"/>
          <w:szCs w:val="24"/>
        </w:rPr>
      </w:pPr>
    </w:p>
    <w:p w14:paraId="1C16DDB3" w14:textId="77777777" w:rsidR="00CC2534" w:rsidRDefault="00CC2534">
      <w:pPr>
        <w:rPr>
          <w:ins w:id="729" w:author="Giorgio Romeo" w:date="2020-12-02T00:32:00Z"/>
          <w:rStyle w:val="Enfasidelicata"/>
          <w:rFonts w:ascii="Bell MT" w:hAnsi="Bell MT"/>
          <w:i w:val="0"/>
          <w:iCs w:val="0"/>
          <w:sz w:val="24"/>
          <w:szCs w:val="24"/>
        </w:rPr>
      </w:pPr>
    </w:p>
    <w:p w14:paraId="78FC2C02" w14:textId="72F780D8" w:rsidR="27BE2734" w:rsidRDefault="27BE2734">
      <w:pPr>
        <w:rPr>
          <w:ins w:id="730" w:author="Etion Pinari" w:date="2020-12-01T19:12:00Z"/>
          <w:rStyle w:val="Enfasidelicata"/>
          <w:rFonts w:ascii="Bell MT" w:hAnsi="Bell MT"/>
          <w:i w:val="0"/>
          <w:iCs w:val="0"/>
          <w:sz w:val="24"/>
          <w:szCs w:val="24"/>
        </w:rPr>
        <w:pPrChange w:id="731" w:author="Etion Pinari" w:date="2020-12-01T19:02:00Z">
          <w:pPr>
            <w:pStyle w:val="Paragrafoelenco"/>
            <w:numPr>
              <w:numId w:val="25"/>
            </w:numPr>
            <w:ind w:left="1069" w:hanging="360"/>
          </w:pPr>
        </w:pPrChange>
      </w:pPr>
      <w:ins w:id="732" w:author="Etion Pinari" w:date="2020-12-01T19:01:00Z">
        <w:r w:rsidRPr="699595DC">
          <w:rPr>
            <w:rStyle w:val="Enfasidelicata"/>
            <w:rFonts w:ascii="Bell MT" w:hAnsi="Bell MT"/>
            <w:i w:val="0"/>
            <w:iCs w:val="0"/>
            <w:sz w:val="24"/>
            <w:szCs w:val="24"/>
            <w:rPrChange w:id="733" w:author="Etion Pinari" w:date="2020-12-01T19:02:00Z">
              <w:rPr>
                <w:rStyle w:val="Enfasidelicata"/>
                <w:rFonts w:ascii="Bell MT" w:hAnsi="Bell MT"/>
                <w:i w:val="0"/>
                <w:iCs w:val="0"/>
                <w:sz w:val="28"/>
                <w:szCs w:val="28"/>
              </w:rPr>
            </w:rPrChange>
          </w:rPr>
          <w:t>The most</w:t>
        </w:r>
      </w:ins>
      <w:ins w:id="734" w:author="Etion Pinari" w:date="2020-12-01T19:02:00Z">
        <w:r w:rsidRPr="699595DC">
          <w:rPr>
            <w:rStyle w:val="Enfasidelicata"/>
            <w:rFonts w:ascii="Bell MT" w:hAnsi="Bell MT"/>
            <w:i w:val="0"/>
            <w:iCs w:val="0"/>
            <w:sz w:val="24"/>
            <w:szCs w:val="24"/>
          </w:rPr>
          <w:t xml:space="preserve"> important aspects of the system to be are the regulation and management of the entrances in stores</w:t>
        </w:r>
      </w:ins>
      <w:ins w:id="735" w:author="Etion Pinari" w:date="2020-12-01T19:03:00Z">
        <w:r w:rsidR="47FCEBF1" w:rsidRPr="699595DC">
          <w:rPr>
            <w:rStyle w:val="Enfasidelicata"/>
            <w:rFonts w:ascii="Bell MT" w:hAnsi="Bell MT"/>
            <w:i w:val="0"/>
            <w:iCs w:val="0"/>
            <w:sz w:val="24"/>
            <w:szCs w:val="24"/>
          </w:rPr>
          <w:t xml:space="preserve"> as seen in the above scenarios. </w:t>
        </w:r>
      </w:ins>
    </w:p>
    <w:p w14:paraId="550282CF" w14:textId="08CDE439" w:rsidR="47FCEBF1" w:rsidRDefault="47FCEBF1" w:rsidP="699595DC">
      <w:pPr>
        <w:rPr>
          <w:rStyle w:val="Enfasidelicata"/>
          <w:rFonts w:ascii="Bell MT" w:hAnsi="Bell MT"/>
          <w:i w:val="0"/>
          <w:iCs w:val="0"/>
          <w:sz w:val="24"/>
          <w:szCs w:val="24"/>
          <w:rPrChange w:id="736" w:author="Etion Pinari" w:date="2020-12-01T19:02:00Z">
            <w:rPr>
              <w:rStyle w:val="Enfasidelicata"/>
              <w:rFonts w:ascii="Bell MT" w:hAnsi="Bell MT"/>
              <w:i w:val="0"/>
              <w:iCs w:val="0"/>
              <w:sz w:val="28"/>
              <w:szCs w:val="28"/>
            </w:rPr>
          </w:rPrChange>
        </w:rPr>
      </w:pPr>
      <w:ins w:id="737" w:author="Etion Pinari" w:date="2020-12-01T19:03:00Z">
        <w:r w:rsidRPr="699595DC">
          <w:rPr>
            <w:rStyle w:val="Enfasidelicata"/>
            <w:rFonts w:ascii="Bell MT" w:hAnsi="Bell MT"/>
            <w:i w:val="0"/>
            <w:iCs w:val="0"/>
            <w:sz w:val="24"/>
            <w:szCs w:val="24"/>
          </w:rPr>
          <w:t xml:space="preserve">The system to be should </w:t>
        </w:r>
      </w:ins>
      <w:ins w:id="738" w:author="Etion Pinari" w:date="2020-12-01T19:04:00Z">
        <w:r w:rsidR="160FCA10" w:rsidRPr="699595DC">
          <w:rPr>
            <w:rStyle w:val="Enfasidelicata"/>
            <w:rFonts w:ascii="Bell MT" w:hAnsi="Bell MT"/>
            <w:i w:val="0"/>
            <w:iCs w:val="0"/>
            <w:sz w:val="24"/>
            <w:szCs w:val="24"/>
          </w:rPr>
          <w:t>inform its users of what stores are available to go</w:t>
        </w:r>
      </w:ins>
      <w:ins w:id="739" w:author="Etion Pinari" w:date="2020-12-01T20:49:00Z">
        <w:r w:rsidR="2AD10596" w:rsidRPr="699595DC">
          <w:rPr>
            <w:rStyle w:val="Enfasidelicata"/>
            <w:rFonts w:ascii="Bell MT" w:hAnsi="Bell MT"/>
            <w:i w:val="0"/>
            <w:iCs w:val="0"/>
            <w:sz w:val="24"/>
            <w:szCs w:val="24"/>
          </w:rPr>
          <w:t xml:space="preserve"> to</w:t>
        </w:r>
      </w:ins>
      <w:ins w:id="740" w:author="Etion Pinari" w:date="2020-12-01T20:48:00Z">
        <w:r w:rsidR="16DB3B7F" w:rsidRPr="699595DC">
          <w:rPr>
            <w:rStyle w:val="Enfasidelicata"/>
            <w:rFonts w:ascii="Bell MT" w:hAnsi="Bell MT"/>
            <w:i w:val="0"/>
            <w:iCs w:val="0"/>
            <w:sz w:val="24"/>
            <w:szCs w:val="24"/>
          </w:rPr>
          <w:t xml:space="preserve"> and allow them to take a ticket and line up without needing to be in presence in front of the store.</w:t>
        </w:r>
      </w:ins>
    </w:p>
    <w:tbl>
      <w:tblPr>
        <w:tblStyle w:val="Grigliatabella"/>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rsidDel="00CC2534" w14:paraId="1BBCFAB6" w14:textId="40A500E1" w:rsidTr="699595DC">
        <w:trPr>
          <w:trHeight w:val="440"/>
          <w:del w:id="741" w:author="Giorgio Romeo" w:date="2020-12-02T00:31:00Z"/>
        </w:trPr>
        <w:tc>
          <w:tcPr>
            <w:tcW w:w="2939" w:type="dxa"/>
          </w:tcPr>
          <w:p w14:paraId="573D040A" w14:textId="6451A7EF" w:rsidR="000116D9" w:rsidRPr="000D0D8C" w:rsidDel="00CC2534" w:rsidRDefault="000116D9" w:rsidP="000116D9">
            <w:pPr>
              <w:pStyle w:val="Paragrafoelenco"/>
              <w:ind w:left="0"/>
              <w:rPr>
                <w:del w:id="742" w:author="Giorgio Romeo" w:date="2020-12-02T00:31:00Z"/>
                <w:rFonts w:ascii="Bell MT" w:hAnsi="Bell MT" w:cs="Arial"/>
                <w:color w:val="000000"/>
                <w:sz w:val="28"/>
                <w:szCs w:val="28"/>
                <w:shd w:val="clear" w:color="auto" w:fill="FFFFFF"/>
              </w:rPr>
            </w:pPr>
            <w:del w:id="743"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1</w:delText>
              </w:r>
            </w:del>
          </w:p>
        </w:tc>
        <w:tc>
          <w:tcPr>
            <w:tcW w:w="6280" w:type="dxa"/>
          </w:tcPr>
          <w:p w14:paraId="5AD0EA65" w14:textId="2C7FDF44" w:rsidR="000116D9" w:rsidRPr="000D0D8C" w:rsidDel="00CC2534" w:rsidRDefault="000116D9" w:rsidP="000116D9">
            <w:pPr>
              <w:pStyle w:val="Paragrafoelenco"/>
              <w:ind w:left="0"/>
              <w:rPr>
                <w:del w:id="744" w:author="Giorgio Romeo" w:date="2020-12-02T00:31:00Z"/>
                <w:rFonts w:ascii="Bell MT" w:hAnsi="Bell MT" w:cs="Arial"/>
                <w:b/>
                <w:bCs/>
                <w:color w:val="000000"/>
                <w:sz w:val="24"/>
                <w:szCs w:val="24"/>
                <w:shd w:val="clear" w:color="auto" w:fill="FFFFFF"/>
              </w:rPr>
            </w:pPr>
            <w:del w:id="745" w:author="Giorgio Romeo" w:date="2020-12-02T00:31:00Z">
              <w:r w:rsidRPr="00C56AFB" w:rsidDel="00CC2534">
                <w:rPr>
                  <w:rFonts w:ascii="Bell MT" w:hAnsi="Bell MT" w:cs="Arial"/>
                  <w:bCs/>
                  <w:color w:val="000000"/>
                  <w:sz w:val="24"/>
                  <w:szCs w:val="24"/>
                  <w:shd w:val="clear" w:color="auto" w:fill="FFFFFF"/>
                </w:rPr>
                <w:delText>The</w:delText>
              </w:r>
              <w:r w:rsidDel="00CC2534">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p>
        </w:tc>
      </w:tr>
      <w:tr w:rsidR="000116D9" w:rsidDel="00CC2534" w14:paraId="099C79EB" w14:textId="152116C0" w:rsidTr="699595DC">
        <w:trPr>
          <w:trHeight w:val="506"/>
          <w:del w:id="746" w:author="Giorgio Romeo" w:date="2020-12-02T00:31:00Z"/>
        </w:trPr>
        <w:tc>
          <w:tcPr>
            <w:tcW w:w="2939" w:type="dxa"/>
          </w:tcPr>
          <w:p w14:paraId="3BEADFAD" w14:textId="0C2B250D" w:rsidR="000116D9" w:rsidRPr="000D0D8C" w:rsidDel="00CC2534" w:rsidRDefault="000116D9" w:rsidP="000116D9">
            <w:pPr>
              <w:pStyle w:val="Paragrafoelenco"/>
              <w:ind w:left="0"/>
              <w:rPr>
                <w:del w:id="747" w:author="Giorgio Romeo" w:date="2020-12-02T00:31:00Z"/>
                <w:rFonts w:ascii="Bell MT" w:hAnsi="Bell MT" w:cs="Arial"/>
                <w:color w:val="000000"/>
                <w:sz w:val="28"/>
                <w:szCs w:val="28"/>
                <w:shd w:val="clear" w:color="auto" w:fill="FFFFFF"/>
              </w:rPr>
            </w:pPr>
            <w:del w:id="748"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2</w:delText>
              </w:r>
            </w:del>
          </w:p>
        </w:tc>
        <w:tc>
          <w:tcPr>
            <w:tcW w:w="6280" w:type="dxa"/>
          </w:tcPr>
          <w:p w14:paraId="3C93B53B" w14:textId="11BCDAC3" w:rsidR="000116D9" w:rsidRPr="000D0D8C" w:rsidDel="00CC2534" w:rsidRDefault="000116D9" w:rsidP="000116D9">
            <w:pPr>
              <w:pStyle w:val="Paragrafoelenco"/>
              <w:ind w:left="0"/>
              <w:rPr>
                <w:del w:id="749" w:author="Giorgio Romeo" w:date="2020-12-02T00:31:00Z"/>
                <w:rFonts w:ascii="Bell MT" w:hAnsi="Bell MT" w:cs="Arial"/>
                <w:color w:val="000000"/>
                <w:sz w:val="24"/>
                <w:szCs w:val="24"/>
                <w:shd w:val="clear" w:color="auto" w:fill="FFFFFF"/>
              </w:rPr>
            </w:pPr>
            <w:del w:id="750" w:author="Giorgio Romeo" w:date="2020-12-02T00:31:00Z">
              <w:r w:rsidRPr="00AD5273" w:rsidDel="00CC2534">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CC2534">
                <w:rPr>
                  <w:rFonts w:ascii="Bell MT" w:hAnsi="Bell MT" w:cs="Arial"/>
                  <w:color w:val="000000"/>
                  <w:sz w:val="24"/>
                  <w:szCs w:val="24"/>
                  <w:shd w:val="clear" w:color="auto" w:fill="FFFFFF"/>
                </w:rPr>
                <w:delText>physically</w:delText>
              </w:r>
            </w:del>
          </w:p>
        </w:tc>
      </w:tr>
      <w:tr w:rsidR="000116D9" w:rsidDel="00CC2534" w14:paraId="079C1BA7" w14:textId="2786D304" w:rsidTr="699595DC">
        <w:trPr>
          <w:trHeight w:val="398"/>
          <w:del w:id="751" w:author="Giorgio Romeo" w:date="2020-12-02T00:31:00Z"/>
        </w:trPr>
        <w:tc>
          <w:tcPr>
            <w:tcW w:w="2939" w:type="dxa"/>
          </w:tcPr>
          <w:p w14:paraId="52FDEBE9" w14:textId="1B2976B5" w:rsidR="000116D9" w:rsidRPr="000D0D8C" w:rsidDel="00CC2534" w:rsidRDefault="000116D9" w:rsidP="000116D9">
            <w:pPr>
              <w:pStyle w:val="Paragrafoelenco"/>
              <w:ind w:left="0"/>
              <w:rPr>
                <w:del w:id="752" w:author="Giorgio Romeo" w:date="2020-12-02T00:31:00Z"/>
                <w:rFonts w:ascii="Bell MT" w:hAnsi="Bell MT" w:cs="Arial"/>
                <w:color w:val="000000"/>
                <w:sz w:val="28"/>
                <w:szCs w:val="28"/>
                <w:shd w:val="clear" w:color="auto" w:fill="FFFFFF"/>
              </w:rPr>
            </w:pPr>
            <w:del w:id="753"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3</w:delText>
              </w:r>
            </w:del>
          </w:p>
        </w:tc>
        <w:tc>
          <w:tcPr>
            <w:tcW w:w="6280" w:type="dxa"/>
          </w:tcPr>
          <w:p w14:paraId="725024AE" w14:textId="66D57F70" w:rsidR="000116D9" w:rsidDel="00CC2534" w:rsidRDefault="44F276CA" w:rsidP="000116D9">
            <w:pPr>
              <w:pStyle w:val="Paragrafoelenco"/>
              <w:ind w:left="0"/>
              <w:rPr>
                <w:del w:id="754" w:author="Giorgio Romeo" w:date="2020-12-02T00:31:00Z"/>
                <w:rFonts w:ascii="Bell MT" w:hAnsi="Bell MT" w:cs="Arial"/>
                <w:color w:val="000000"/>
                <w:shd w:val="clear" w:color="auto" w:fill="FFFFFF"/>
              </w:rPr>
            </w:pPr>
            <w:del w:id="755"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book a visit virtually with their desired store, up to the next #</w:delText>
              </w:r>
            </w:del>
            <w:ins w:id="756" w:author="Etion Pinari" w:date="2020-12-01T20:52:00Z">
              <w:del w:id="757" w:author="Giorgio Romeo" w:date="2020-12-02T00:31:00Z">
                <w:r w:rsidR="4A2B8D76" w:rsidDel="00CC2534">
                  <w:rPr>
                    <w:rFonts w:ascii="Bell MT" w:hAnsi="Bell MT" w:cs="Arial"/>
                    <w:color w:val="000000"/>
                    <w:sz w:val="24"/>
                    <w:szCs w:val="24"/>
                    <w:shd w:val="clear" w:color="auto" w:fill="FFFFFF"/>
                  </w:rPr>
                  <w:delText>7</w:delText>
                </w:r>
              </w:del>
            </w:ins>
            <w:del w:id="758" w:author="Giorgio Romeo" w:date="2020-12-02T00:31:00Z">
              <w:r w:rsidR="000116D9" w:rsidRPr="699595DC" w:rsidDel="00CC2534">
                <w:rPr>
                  <w:rFonts w:ascii="Bell MT" w:hAnsi="Bell MT" w:cs="Arial"/>
                  <w:color w:val="000000" w:themeColor="text1"/>
                  <w:sz w:val="24"/>
                  <w:szCs w:val="24"/>
                </w:rPr>
                <w:delText>n</w:delText>
              </w:r>
              <w:r w:rsidDel="00CC2534">
                <w:rPr>
                  <w:rFonts w:ascii="Bell MT" w:hAnsi="Bell MT" w:cs="Arial"/>
                  <w:color w:val="000000"/>
                  <w:sz w:val="24"/>
                  <w:szCs w:val="24"/>
                  <w:shd w:val="clear" w:color="auto" w:fill="FFFFFF"/>
                </w:rPr>
                <w:delText xml:space="preserve"> upcoming days</w:delText>
              </w:r>
              <w:r w:rsidRPr="007A645E" w:rsidDel="00CC2534">
                <w:rPr>
                  <w:rFonts w:ascii="Bell MT" w:hAnsi="Bell MT" w:cs="Arial"/>
                  <w:color w:val="000000"/>
                  <w:sz w:val="24"/>
                  <w:szCs w:val="24"/>
                  <w:shd w:val="clear" w:color="auto" w:fill="FFFFFF"/>
                </w:rPr>
                <w:delText xml:space="preserve"> </w:delText>
              </w:r>
            </w:del>
          </w:p>
        </w:tc>
      </w:tr>
      <w:tr w:rsidR="000116D9" w:rsidDel="00CC2534" w14:paraId="4622749E" w14:textId="5F197802" w:rsidTr="699595DC">
        <w:trPr>
          <w:trHeight w:val="117"/>
          <w:del w:id="759" w:author="Giorgio Romeo" w:date="2020-12-02T00:31:00Z"/>
        </w:trPr>
        <w:tc>
          <w:tcPr>
            <w:tcW w:w="2939" w:type="dxa"/>
          </w:tcPr>
          <w:p w14:paraId="0ADD93A3" w14:textId="5A0DF3CF" w:rsidR="000116D9" w:rsidRPr="000D0D8C" w:rsidDel="00CC2534" w:rsidRDefault="000116D9" w:rsidP="000116D9">
            <w:pPr>
              <w:pStyle w:val="Paragrafoelenco"/>
              <w:ind w:left="0"/>
              <w:rPr>
                <w:del w:id="760" w:author="Giorgio Romeo" w:date="2020-12-02T00:31:00Z"/>
                <w:rFonts w:ascii="Bell MT" w:hAnsi="Bell MT" w:cs="Arial"/>
                <w:color w:val="000000"/>
                <w:sz w:val="28"/>
                <w:szCs w:val="28"/>
                <w:shd w:val="clear" w:color="auto" w:fill="FFFFFF"/>
              </w:rPr>
            </w:pPr>
            <w:del w:id="761"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4</w:delText>
              </w:r>
            </w:del>
          </w:p>
        </w:tc>
        <w:tc>
          <w:tcPr>
            <w:tcW w:w="6280" w:type="dxa"/>
          </w:tcPr>
          <w:p w14:paraId="71759001" w14:textId="49806E6F" w:rsidR="000116D9" w:rsidRPr="000D0D8C" w:rsidDel="00CC2534" w:rsidRDefault="000116D9" w:rsidP="000116D9">
            <w:pPr>
              <w:pStyle w:val="Paragrafoelenco"/>
              <w:ind w:left="0"/>
              <w:rPr>
                <w:del w:id="762" w:author="Giorgio Romeo" w:date="2020-12-02T00:31:00Z"/>
                <w:rFonts w:ascii="Bell MT" w:hAnsi="Bell MT" w:cs="Arial"/>
                <w:color w:val="000000"/>
                <w:sz w:val="24"/>
                <w:szCs w:val="24"/>
                <w:shd w:val="clear" w:color="auto" w:fill="FFFFFF"/>
              </w:rPr>
            </w:pPr>
            <w:del w:id="763"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look up on a map available stores where to go to</w:delText>
              </w:r>
            </w:del>
          </w:p>
        </w:tc>
      </w:tr>
      <w:tr w:rsidR="000116D9" w:rsidDel="00CC2534" w14:paraId="3F84190D" w14:textId="57BC4A7B" w:rsidTr="699595DC">
        <w:trPr>
          <w:trHeight w:val="117"/>
          <w:del w:id="764" w:author="Giorgio Romeo" w:date="2020-12-02T00:31:00Z"/>
        </w:trPr>
        <w:tc>
          <w:tcPr>
            <w:tcW w:w="2939" w:type="dxa"/>
          </w:tcPr>
          <w:p w14:paraId="32E0ADC9" w14:textId="62E27552" w:rsidR="000116D9" w:rsidRPr="003B3FEB" w:rsidDel="00CC2534" w:rsidRDefault="000116D9" w:rsidP="000116D9">
            <w:pPr>
              <w:pStyle w:val="Paragrafoelenco"/>
              <w:ind w:left="0"/>
              <w:rPr>
                <w:del w:id="765" w:author="Giorgio Romeo" w:date="2020-12-02T00:31:00Z"/>
                <w:rFonts w:ascii="Bell MT" w:hAnsi="Bell MT" w:cs="Arial"/>
                <w:color w:val="000000"/>
                <w:sz w:val="28"/>
                <w:szCs w:val="28"/>
                <w:shd w:val="clear" w:color="auto" w:fill="FFFFFF"/>
              </w:rPr>
            </w:pPr>
            <w:del w:id="766" w:author="Giorgio Romeo" w:date="2020-12-02T00:31:00Z">
              <w:r w:rsidDel="00CC2534">
                <w:rPr>
                  <w:rFonts w:ascii="Bell MT" w:hAnsi="Bell MT" w:cs="Arial"/>
                  <w:color w:val="000000"/>
                  <w:sz w:val="28"/>
                  <w:szCs w:val="28"/>
                  <w:shd w:val="clear" w:color="auto" w:fill="FFFFFF"/>
                </w:rPr>
                <w:delText>R5</w:delText>
              </w:r>
            </w:del>
          </w:p>
        </w:tc>
        <w:tc>
          <w:tcPr>
            <w:tcW w:w="6280" w:type="dxa"/>
          </w:tcPr>
          <w:p w14:paraId="7077D06F" w14:textId="504DE7A3" w:rsidR="000116D9" w:rsidRPr="007A645E" w:rsidDel="00CC2534" w:rsidRDefault="000116D9" w:rsidP="000116D9">
            <w:pPr>
              <w:pStyle w:val="Paragrafoelenco"/>
              <w:ind w:left="0"/>
              <w:rPr>
                <w:del w:id="767" w:author="Giorgio Romeo" w:date="2020-12-02T00:31:00Z"/>
                <w:rFonts w:ascii="Bell MT" w:hAnsi="Bell MT" w:cs="Arial"/>
                <w:color w:val="000000"/>
                <w:sz w:val="24"/>
                <w:szCs w:val="24"/>
                <w:shd w:val="clear" w:color="auto" w:fill="FFFFFF"/>
              </w:rPr>
            </w:pPr>
            <w:del w:id="768" w:author="Giorgio Romeo" w:date="2020-12-02T00:31:00Z">
              <w:r w:rsidDel="00CC2534">
                <w:rPr>
                  <w:rFonts w:ascii="Bell MT" w:hAnsi="Bell MT" w:cs="Arial"/>
                  <w:color w:val="000000"/>
                  <w:sz w:val="24"/>
                  <w:szCs w:val="24"/>
                  <w:shd w:val="clear" w:color="auto" w:fill="FFFFFF"/>
                </w:rPr>
                <w:delText>The system shall count the number of entrances and exits each day, for each market</w:delText>
              </w:r>
            </w:del>
          </w:p>
        </w:tc>
      </w:tr>
      <w:tr w:rsidR="000116D9" w:rsidDel="00CC2534" w14:paraId="616C952F" w14:textId="0EDE4E2D" w:rsidTr="699595DC">
        <w:trPr>
          <w:trHeight w:val="117"/>
          <w:del w:id="769" w:author="Giorgio Romeo" w:date="2020-12-02T00:31:00Z"/>
        </w:trPr>
        <w:tc>
          <w:tcPr>
            <w:tcW w:w="2939" w:type="dxa"/>
          </w:tcPr>
          <w:p w14:paraId="49C1E2C3" w14:textId="35A90839" w:rsidR="000116D9" w:rsidRPr="003B3FEB" w:rsidDel="00CC2534" w:rsidRDefault="000116D9" w:rsidP="000116D9">
            <w:pPr>
              <w:pStyle w:val="Paragrafoelenco"/>
              <w:ind w:left="0"/>
              <w:rPr>
                <w:del w:id="770" w:author="Giorgio Romeo" w:date="2020-12-02T00:31:00Z"/>
                <w:rFonts w:ascii="Bell MT" w:hAnsi="Bell MT" w:cs="Arial"/>
                <w:color w:val="000000"/>
                <w:sz w:val="28"/>
                <w:szCs w:val="28"/>
                <w:shd w:val="clear" w:color="auto" w:fill="FFFFFF"/>
              </w:rPr>
            </w:pPr>
            <w:del w:id="771" w:author="Giorgio Romeo" w:date="2020-12-02T00:31:00Z">
              <w:r w:rsidDel="00CC2534">
                <w:rPr>
                  <w:rFonts w:ascii="Bell MT" w:hAnsi="Bell MT" w:cs="Arial"/>
                  <w:color w:val="000000"/>
                  <w:sz w:val="28"/>
                  <w:szCs w:val="28"/>
                  <w:shd w:val="clear" w:color="auto" w:fill="FFFFFF"/>
                </w:rPr>
                <w:delText>R6</w:delText>
              </w:r>
            </w:del>
          </w:p>
        </w:tc>
        <w:tc>
          <w:tcPr>
            <w:tcW w:w="6280" w:type="dxa"/>
          </w:tcPr>
          <w:p w14:paraId="2E2520EB" w14:textId="7F5C315A" w:rsidR="000116D9" w:rsidRPr="007A645E" w:rsidDel="00CC2534" w:rsidRDefault="000116D9" w:rsidP="000116D9">
            <w:pPr>
              <w:pStyle w:val="Paragrafoelenco"/>
              <w:ind w:left="0"/>
              <w:rPr>
                <w:del w:id="772" w:author="Giorgio Romeo" w:date="2020-12-02T00:31:00Z"/>
                <w:rFonts w:ascii="Bell MT" w:hAnsi="Bell MT" w:cs="Arial"/>
                <w:color w:val="000000"/>
                <w:sz w:val="24"/>
                <w:szCs w:val="24"/>
                <w:shd w:val="clear" w:color="auto" w:fill="FFFFFF"/>
              </w:rPr>
            </w:pPr>
            <w:del w:id="773" w:author="Giorgio Romeo" w:date="2020-12-02T00:31:00Z">
              <w:r w:rsidDel="00CC2534">
                <w:rPr>
                  <w:rFonts w:ascii="Bell MT" w:hAnsi="Bell MT" w:cs="Arial"/>
                  <w:color w:val="000000"/>
                  <w:sz w:val="24"/>
                  <w:szCs w:val="24"/>
                  <w:shd w:val="clear" w:color="auto" w:fill="FFFFFF"/>
                </w:rPr>
                <w:delText xml:space="preserve">The system shall store the number of entrances and exits </w:delText>
              </w:r>
              <w:r w:rsidR="00497CDF" w:rsidDel="00CC2534">
                <w:rPr>
                  <w:rFonts w:ascii="Bell MT" w:hAnsi="Bell MT" w:cs="Arial"/>
                  <w:color w:val="000000"/>
                  <w:sz w:val="24"/>
                  <w:szCs w:val="24"/>
                  <w:shd w:val="clear" w:color="auto" w:fill="FFFFFF"/>
                </w:rPr>
                <w:delText>for each market</w:delText>
              </w:r>
            </w:del>
          </w:p>
        </w:tc>
      </w:tr>
      <w:tr w:rsidR="000116D9" w:rsidDel="00CC2534" w14:paraId="6DC3B5D1" w14:textId="52CDB0F7" w:rsidTr="699595DC">
        <w:trPr>
          <w:trHeight w:val="117"/>
          <w:del w:id="774" w:author="Giorgio Romeo" w:date="2020-12-02T00:31:00Z"/>
        </w:trPr>
        <w:tc>
          <w:tcPr>
            <w:tcW w:w="2939" w:type="dxa"/>
          </w:tcPr>
          <w:p w14:paraId="1DA426A9" w14:textId="50A84C65" w:rsidR="000116D9" w:rsidRPr="003B3FEB" w:rsidDel="00CC2534" w:rsidRDefault="000116D9" w:rsidP="000116D9">
            <w:pPr>
              <w:pStyle w:val="Paragrafoelenco"/>
              <w:ind w:left="0"/>
              <w:rPr>
                <w:del w:id="775" w:author="Giorgio Romeo" w:date="2020-12-02T00:31:00Z"/>
                <w:rFonts w:ascii="Bell MT" w:hAnsi="Bell MT" w:cs="Arial"/>
                <w:color w:val="000000"/>
                <w:sz w:val="28"/>
                <w:szCs w:val="28"/>
                <w:shd w:val="clear" w:color="auto" w:fill="FFFFFF"/>
              </w:rPr>
            </w:pPr>
            <w:del w:id="776" w:author="Giorgio Romeo" w:date="2020-12-02T00:31:00Z">
              <w:r w:rsidDel="00CC2534">
                <w:rPr>
                  <w:rFonts w:ascii="Bell MT" w:hAnsi="Bell MT" w:cs="Arial"/>
                  <w:color w:val="000000"/>
                  <w:sz w:val="28"/>
                  <w:szCs w:val="28"/>
                  <w:shd w:val="clear" w:color="auto" w:fill="FFFFFF"/>
                </w:rPr>
                <w:delText>R7</w:delText>
              </w:r>
            </w:del>
          </w:p>
        </w:tc>
        <w:tc>
          <w:tcPr>
            <w:tcW w:w="6280" w:type="dxa"/>
          </w:tcPr>
          <w:p w14:paraId="3D6BDB2A" w14:textId="19BF1678" w:rsidR="000116D9" w:rsidRPr="007A645E" w:rsidDel="00CC2534" w:rsidRDefault="000116D9" w:rsidP="000116D9">
            <w:pPr>
              <w:pStyle w:val="Paragrafoelenco"/>
              <w:ind w:left="0"/>
              <w:rPr>
                <w:del w:id="777" w:author="Giorgio Romeo" w:date="2020-12-02T00:31:00Z"/>
                <w:rFonts w:ascii="Bell MT" w:hAnsi="Bell MT" w:cs="Arial"/>
                <w:color w:val="000000"/>
                <w:sz w:val="24"/>
                <w:szCs w:val="24"/>
                <w:shd w:val="clear" w:color="auto" w:fill="FFFFFF"/>
              </w:rPr>
            </w:pPr>
            <w:del w:id="778" w:author="Giorgio Romeo" w:date="2020-12-02T00:31:00Z">
              <w:r w:rsidDel="00CC2534">
                <w:rPr>
                  <w:rFonts w:ascii="Bell MT" w:hAnsi="Bell MT" w:cs="Arial"/>
                  <w:color w:val="000000"/>
                  <w:sz w:val="24"/>
                  <w:szCs w:val="24"/>
                  <w:shd w:val="clear" w:color="auto" w:fill="FFFFFF"/>
                </w:rPr>
                <w:delText xml:space="preserve">The system shall allow users to be identified by their phone unique ID </w:delText>
              </w:r>
            </w:del>
          </w:p>
        </w:tc>
      </w:tr>
      <w:tr w:rsidR="000116D9" w:rsidDel="00CC2534" w14:paraId="482C5C9F" w14:textId="79DFFDCD" w:rsidTr="699595DC">
        <w:trPr>
          <w:trHeight w:val="117"/>
          <w:del w:id="779" w:author="Giorgio Romeo" w:date="2020-12-02T00:31:00Z"/>
        </w:trPr>
        <w:tc>
          <w:tcPr>
            <w:tcW w:w="2939" w:type="dxa"/>
          </w:tcPr>
          <w:p w14:paraId="082311C8" w14:textId="12D33C53" w:rsidR="000116D9" w:rsidDel="00CC2534" w:rsidRDefault="000116D9" w:rsidP="000116D9">
            <w:pPr>
              <w:pStyle w:val="Paragrafoelenco"/>
              <w:ind w:left="0"/>
              <w:rPr>
                <w:del w:id="780" w:author="Giorgio Romeo" w:date="2020-12-02T00:31:00Z"/>
                <w:rFonts w:ascii="Bell MT" w:hAnsi="Bell MT" w:cs="Arial"/>
                <w:color w:val="000000"/>
                <w:sz w:val="28"/>
                <w:szCs w:val="28"/>
                <w:shd w:val="clear" w:color="auto" w:fill="FFFFFF"/>
              </w:rPr>
            </w:pPr>
            <w:del w:id="781" w:author="Giorgio Romeo" w:date="2020-12-02T00:31:00Z">
              <w:r w:rsidDel="00CC2534">
                <w:rPr>
                  <w:rFonts w:ascii="Bell MT" w:hAnsi="Bell MT" w:cs="Arial"/>
                  <w:color w:val="000000"/>
                  <w:sz w:val="28"/>
                  <w:szCs w:val="28"/>
                  <w:shd w:val="clear" w:color="auto" w:fill="FFFFFF"/>
                </w:rPr>
                <w:delText>R8</w:delText>
              </w:r>
            </w:del>
          </w:p>
        </w:tc>
        <w:tc>
          <w:tcPr>
            <w:tcW w:w="6280" w:type="dxa"/>
          </w:tcPr>
          <w:p w14:paraId="446DED10" w14:textId="2ECC9795" w:rsidR="000116D9" w:rsidDel="00CC2534" w:rsidRDefault="000116D9" w:rsidP="000116D9">
            <w:pPr>
              <w:pStyle w:val="Paragrafoelenco"/>
              <w:ind w:left="0"/>
              <w:rPr>
                <w:del w:id="782" w:author="Giorgio Romeo" w:date="2020-12-02T00:31:00Z"/>
                <w:rFonts w:ascii="Bell MT" w:hAnsi="Bell MT" w:cs="Arial"/>
                <w:color w:val="000000"/>
                <w:sz w:val="24"/>
                <w:szCs w:val="24"/>
                <w:shd w:val="clear" w:color="auto" w:fill="FFFFFF"/>
              </w:rPr>
            </w:pPr>
            <w:del w:id="783" w:author="Giorgio Romeo" w:date="2020-12-02T00:31:00Z">
              <w:r w:rsidDel="00CC2534">
                <w:rPr>
                  <w:rFonts w:ascii="Bell MT" w:hAnsi="Bell MT" w:cs="Arial"/>
                  <w:color w:val="000000"/>
                  <w:sz w:val="24"/>
                  <w:szCs w:val="24"/>
                  <w:shd w:val="clear" w:color="auto" w:fill="FFFFFF"/>
                </w:rPr>
                <w:delText>The system shall allow users to be identified by a username of their choosing</w:delText>
              </w:r>
            </w:del>
          </w:p>
        </w:tc>
      </w:tr>
      <w:tr w:rsidR="699595DC" w:rsidDel="00CC2534" w14:paraId="0EA26FC9" w14:textId="28B1C1BE" w:rsidTr="699595DC">
        <w:trPr>
          <w:trHeight w:val="117"/>
          <w:ins w:id="784" w:author="Etion Pinari" w:date="2020-12-01T18:58:00Z"/>
          <w:del w:id="785" w:author="Giorgio Romeo" w:date="2020-12-02T00:31:00Z"/>
        </w:trPr>
        <w:tc>
          <w:tcPr>
            <w:tcW w:w="2939" w:type="dxa"/>
          </w:tcPr>
          <w:p w14:paraId="4A066E25" w14:textId="47670DF5" w:rsidR="4639B120" w:rsidDel="00CC2534" w:rsidRDefault="4639B120">
            <w:pPr>
              <w:pStyle w:val="Paragrafoelenco"/>
              <w:ind w:left="0"/>
              <w:rPr>
                <w:del w:id="786" w:author="Giorgio Romeo" w:date="2020-12-02T00:31:00Z"/>
                <w:rFonts w:ascii="Bell MT" w:hAnsi="Bell MT" w:cs="Arial"/>
                <w:color w:val="000000" w:themeColor="text1"/>
                <w:sz w:val="28"/>
                <w:szCs w:val="28"/>
              </w:rPr>
              <w:pPrChange w:id="787" w:author="Etion Pinari" w:date="2020-12-01T18:58:00Z">
                <w:pPr/>
              </w:pPrChange>
            </w:pPr>
            <w:ins w:id="788" w:author="Etion Pinari" w:date="2020-12-01T18:58:00Z">
              <w:del w:id="789" w:author="Giorgio Romeo" w:date="2020-12-02T00:31:00Z">
                <w:r w:rsidRPr="699595DC" w:rsidDel="00CC2534">
                  <w:rPr>
                    <w:rFonts w:ascii="Bell MT" w:hAnsi="Bell MT" w:cs="Arial"/>
                    <w:color w:val="000000" w:themeColor="text1"/>
                    <w:sz w:val="28"/>
                    <w:szCs w:val="28"/>
                  </w:rPr>
                  <w:delText>R9</w:delText>
                </w:r>
              </w:del>
            </w:ins>
          </w:p>
        </w:tc>
        <w:tc>
          <w:tcPr>
            <w:tcW w:w="6280" w:type="dxa"/>
          </w:tcPr>
          <w:p w14:paraId="1DB3FF60" w14:textId="31807914" w:rsidR="4639B120" w:rsidDel="00CC2534" w:rsidRDefault="4639B120">
            <w:pPr>
              <w:pStyle w:val="Paragrafoelenco"/>
              <w:ind w:left="0"/>
              <w:rPr>
                <w:del w:id="790" w:author="Giorgio Romeo" w:date="2020-12-02T00:31:00Z"/>
                <w:rFonts w:ascii="Bell MT" w:hAnsi="Bell MT" w:cs="Arial"/>
                <w:color w:val="000000" w:themeColor="text1"/>
                <w:sz w:val="24"/>
                <w:szCs w:val="24"/>
              </w:rPr>
              <w:pPrChange w:id="791" w:author="Etion Pinari" w:date="2020-12-01T18:58:00Z">
                <w:pPr/>
              </w:pPrChange>
            </w:pPr>
            <w:ins w:id="792" w:author="Etion Pinari" w:date="2020-12-01T18:58:00Z">
              <w:del w:id="793" w:author="Giorgio Romeo" w:date="2020-12-02T00:31:00Z">
                <w:r w:rsidRPr="699595DC" w:rsidDel="00CC2534">
                  <w:rPr>
                    <w:rFonts w:ascii="Bell MT" w:hAnsi="Bell MT" w:cs="Arial"/>
                    <w:color w:val="000000" w:themeColor="text1"/>
                    <w:sz w:val="24"/>
                    <w:szCs w:val="24"/>
                  </w:rPr>
                  <w:delText>The system shall allow store managers to regulate the number of entrances allowed in the store.</w:delText>
                </w:r>
              </w:del>
            </w:ins>
          </w:p>
        </w:tc>
      </w:tr>
      <w:tr w:rsidR="699595DC" w:rsidDel="00CC2534" w14:paraId="0FBD0385" w14:textId="0E88D62F" w:rsidTr="699595DC">
        <w:trPr>
          <w:trHeight w:val="117"/>
          <w:ins w:id="794" w:author="Etion Pinari" w:date="2020-12-01T18:58:00Z"/>
          <w:del w:id="795" w:author="Giorgio Romeo" w:date="2020-12-02T00:31:00Z"/>
        </w:trPr>
        <w:tc>
          <w:tcPr>
            <w:tcW w:w="2939" w:type="dxa"/>
          </w:tcPr>
          <w:p w14:paraId="523348E1" w14:textId="485C0F1D" w:rsidR="4639B120" w:rsidDel="00CC2534" w:rsidRDefault="4639B120">
            <w:pPr>
              <w:pStyle w:val="Paragrafoelenco"/>
              <w:ind w:left="0"/>
              <w:rPr>
                <w:del w:id="796" w:author="Giorgio Romeo" w:date="2020-12-02T00:31:00Z"/>
                <w:rFonts w:ascii="Bell MT" w:hAnsi="Bell MT" w:cs="Arial"/>
                <w:color w:val="000000" w:themeColor="text1"/>
                <w:sz w:val="28"/>
                <w:szCs w:val="28"/>
              </w:rPr>
              <w:pPrChange w:id="797" w:author="Etion Pinari" w:date="2020-12-01T18:59:00Z">
                <w:pPr/>
              </w:pPrChange>
            </w:pPr>
            <w:ins w:id="798" w:author="Etion Pinari" w:date="2020-12-01T18:59:00Z">
              <w:del w:id="799" w:author="Giorgio Romeo" w:date="2020-12-02T00:31:00Z">
                <w:r w:rsidRPr="699595DC" w:rsidDel="00CC2534">
                  <w:rPr>
                    <w:rFonts w:ascii="Bell MT" w:hAnsi="Bell MT" w:cs="Arial"/>
                    <w:color w:val="000000" w:themeColor="text1"/>
                    <w:sz w:val="28"/>
                    <w:szCs w:val="28"/>
                  </w:rPr>
                  <w:delText>R10</w:delText>
                </w:r>
              </w:del>
            </w:ins>
          </w:p>
        </w:tc>
        <w:tc>
          <w:tcPr>
            <w:tcW w:w="6280" w:type="dxa"/>
          </w:tcPr>
          <w:p w14:paraId="6FF5C280" w14:textId="604D3F78" w:rsidR="4639B120" w:rsidDel="00CC2534" w:rsidRDefault="4639B120">
            <w:pPr>
              <w:pStyle w:val="Paragrafoelenco"/>
              <w:ind w:left="0"/>
              <w:rPr>
                <w:del w:id="800" w:author="Giorgio Romeo" w:date="2020-12-02T00:31:00Z"/>
                <w:rFonts w:ascii="Bell MT" w:hAnsi="Bell MT" w:cs="Arial"/>
                <w:color w:val="000000" w:themeColor="text1"/>
                <w:sz w:val="24"/>
                <w:szCs w:val="24"/>
              </w:rPr>
              <w:pPrChange w:id="801" w:author="Etion Pinari" w:date="2020-12-01T18:59:00Z">
                <w:pPr/>
              </w:pPrChange>
            </w:pPr>
            <w:ins w:id="802" w:author="Etion Pinari" w:date="2020-12-01T18:59:00Z">
              <w:del w:id="803" w:author="Giorgio Romeo" w:date="2020-12-02T00:31:00Z">
                <w:r w:rsidRPr="699595DC" w:rsidDel="00CC2534">
                  <w:rPr>
                    <w:rFonts w:ascii="Bell MT" w:hAnsi="Bell MT" w:cs="Arial"/>
                    <w:color w:val="000000" w:themeColor="text1"/>
                    <w:sz w:val="24"/>
                    <w:szCs w:val="24"/>
                  </w:rPr>
                  <w:delText>The system shall allow its users to insert information about which categories or items they want to buy.</w:delText>
                </w:r>
              </w:del>
            </w:ins>
          </w:p>
        </w:tc>
      </w:tr>
      <w:tr w:rsidR="699595DC" w:rsidDel="00CC2534" w14:paraId="767A7309" w14:textId="0A6AD97F" w:rsidTr="699595DC">
        <w:trPr>
          <w:trHeight w:val="117"/>
          <w:ins w:id="804" w:author="Etion Pinari" w:date="2020-12-01T18:58:00Z"/>
          <w:del w:id="805" w:author="Giorgio Romeo" w:date="2020-12-02T00:31:00Z"/>
        </w:trPr>
        <w:tc>
          <w:tcPr>
            <w:tcW w:w="2939" w:type="dxa"/>
          </w:tcPr>
          <w:p w14:paraId="5B8C52DD" w14:textId="785A859E" w:rsidR="4639B120" w:rsidDel="00CC2534" w:rsidRDefault="4639B120">
            <w:pPr>
              <w:pStyle w:val="Paragrafoelenco"/>
              <w:ind w:left="0"/>
              <w:rPr>
                <w:del w:id="806" w:author="Giorgio Romeo" w:date="2020-12-02T00:31:00Z"/>
                <w:rFonts w:ascii="Bell MT" w:hAnsi="Bell MT" w:cs="Arial"/>
                <w:color w:val="000000" w:themeColor="text1"/>
                <w:sz w:val="28"/>
                <w:szCs w:val="28"/>
              </w:rPr>
              <w:pPrChange w:id="807" w:author="Etion Pinari" w:date="2020-12-01T18:59:00Z">
                <w:pPr/>
              </w:pPrChange>
            </w:pPr>
            <w:ins w:id="808" w:author="Etion Pinari" w:date="2020-12-01T18:59:00Z">
              <w:del w:id="809" w:author="Giorgio Romeo" w:date="2020-12-02T00:31:00Z">
                <w:r w:rsidRPr="699595DC" w:rsidDel="00CC2534">
                  <w:rPr>
                    <w:rFonts w:ascii="Bell MT" w:hAnsi="Bell MT" w:cs="Arial"/>
                    <w:color w:val="000000" w:themeColor="text1"/>
                    <w:sz w:val="28"/>
                    <w:szCs w:val="28"/>
                  </w:rPr>
                  <w:delText>R11</w:delText>
                </w:r>
              </w:del>
            </w:ins>
          </w:p>
        </w:tc>
        <w:tc>
          <w:tcPr>
            <w:tcW w:w="6280" w:type="dxa"/>
          </w:tcPr>
          <w:p w14:paraId="6FEBA785" w14:textId="74F587E2" w:rsidR="4639B120" w:rsidDel="00CC2534" w:rsidRDefault="4639B120">
            <w:pPr>
              <w:pStyle w:val="Paragrafoelenco"/>
              <w:ind w:left="0"/>
              <w:rPr>
                <w:del w:id="810" w:author="Giorgio Romeo" w:date="2020-12-02T00:31:00Z"/>
                <w:rFonts w:ascii="Bell MT" w:hAnsi="Bell MT" w:cs="Arial"/>
                <w:color w:val="000000" w:themeColor="text1"/>
                <w:sz w:val="24"/>
                <w:szCs w:val="24"/>
              </w:rPr>
              <w:pPrChange w:id="811" w:author="Etion Pinari" w:date="2020-12-01T18:59:00Z">
                <w:pPr/>
              </w:pPrChange>
            </w:pPr>
            <w:ins w:id="812" w:author="Etion Pinari" w:date="2020-12-01T18:59:00Z">
              <w:del w:id="813" w:author="Giorgio Romeo" w:date="2020-12-02T00:31:00Z">
                <w:r w:rsidRPr="699595DC" w:rsidDel="00CC2534">
                  <w:rPr>
                    <w:rFonts w:ascii="Bell MT" w:hAnsi="Bell MT" w:cs="Arial"/>
                    <w:color w:val="000000" w:themeColor="text1"/>
                    <w:sz w:val="24"/>
                    <w:szCs w:val="24"/>
                  </w:rPr>
                  <w:delText xml:space="preserve">The system shall infer how long it will take for customers to buy all products.    </w:delText>
                </w:r>
              </w:del>
            </w:ins>
          </w:p>
        </w:tc>
      </w:tr>
      <w:tr w:rsidR="699595DC" w:rsidDel="00CC2534" w14:paraId="3A3AAC66" w14:textId="793ED045" w:rsidTr="699595DC">
        <w:trPr>
          <w:trHeight w:val="117"/>
          <w:ins w:id="814" w:author="Etion Pinari" w:date="2020-12-01T18:59:00Z"/>
          <w:del w:id="815" w:author="Giorgio Romeo" w:date="2020-12-02T00:31:00Z"/>
        </w:trPr>
        <w:tc>
          <w:tcPr>
            <w:tcW w:w="2939" w:type="dxa"/>
          </w:tcPr>
          <w:p w14:paraId="641F6F49" w14:textId="252D0A30" w:rsidR="4639B120" w:rsidDel="00CC2534" w:rsidRDefault="4639B120">
            <w:pPr>
              <w:pStyle w:val="Paragrafoelenco"/>
              <w:ind w:left="0"/>
              <w:rPr>
                <w:del w:id="816" w:author="Giorgio Romeo" w:date="2020-12-02T00:31:00Z"/>
                <w:rFonts w:ascii="Bell MT" w:hAnsi="Bell MT" w:cs="Arial"/>
                <w:color w:val="000000" w:themeColor="text1"/>
                <w:sz w:val="28"/>
                <w:szCs w:val="28"/>
              </w:rPr>
              <w:pPrChange w:id="817" w:author="Etion Pinari" w:date="2020-12-01T18:59:00Z">
                <w:pPr/>
              </w:pPrChange>
            </w:pPr>
            <w:ins w:id="818" w:author="Etion Pinari" w:date="2020-12-01T18:59:00Z">
              <w:del w:id="819" w:author="Giorgio Romeo" w:date="2020-12-02T00:31:00Z">
                <w:r w:rsidRPr="699595DC" w:rsidDel="00CC2534">
                  <w:rPr>
                    <w:rFonts w:ascii="Bell MT" w:hAnsi="Bell MT" w:cs="Arial"/>
                    <w:color w:val="000000" w:themeColor="text1"/>
                    <w:sz w:val="28"/>
                    <w:szCs w:val="28"/>
                  </w:rPr>
                  <w:delText>R12</w:delText>
                </w:r>
              </w:del>
            </w:ins>
          </w:p>
        </w:tc>
        <w:tc>
          <w:tcPr>
            <w:tcW w:w="6280" w:type="dxa"/>
          </w:tcPr>
          <w:p w14:paraId="58AF58D5" w14:textId="3A6614F5" w:rsidR="4639B120" w:rsidDel="00CC2534" w:rsidRDefault="4639B120">
            <w:pPr>
              <w:pStyle w:val="Paragrafoelenco"/>
              <w:ind w:left="0"/>
              <w:rPr>
                <w:del w:id="820" w:author="Giorgio Romeo" w:date="2020-12-02T00:31:00Z"/>
                <w:rFonts w:ascii="Bell MT" w:hAnsi="Bell MT" w:cs="Arial"/>
                <w:color w:val="000000" w:themeColor="text1"/>
                <w:sz w:val="24"/>
                <w:szCs w:val="24"/>
              </w:rPr>
              <w:pPrChange w:id="821" w:author="Etion Pinari" w:date="2020-12-01T18:59:00Z">
                <w:pPr/>
              </w:pPrChange>
            </w:pPr>
            <w:ins w:id="822" w:author="Etion Pinari" w:date="2020-12-01T18:59:00Z">
              <w:del w:id="823" w:author="Giorgio Romeo" w:date="2020-12-02T00:31:00Z">
                <w:r w:rsidRPr="699595DC" w:rsidDel="00CC2534">
                  <w:rPr>
                    <w:rFonts w:ascii="Bell MT" w:hAnsi="Bell MT" w:cs="Arial"/>
                    <w:color w:val="000000" w:themeColor="text1"/>
                    <w:sz w:val="24"/>
                    <w:szCs w:val="24"/>
                  </w:rPr>
                  <w:delText>The system shall store data about registered users' habits of expenses.</w:delText>
                </w:r>
              </w:del>
            </w:ins>
          </w:p>
        </w:tc>
      </w:tr>
      <w:tr w:rsidR="699595DC" w:rsidDel="00CC2534" w14:paraId="23303A0C" w14:textId="74DA69C5" w:rsidTr="699595DC">
        <w:trPr>
          <w:trHeight w:val="117"/>
          <w:ins w:id="824" w:author="Etion Pinari" w:date="2020-12-01T18:59:00Z"/>
          <w:del w:id="825" w:author="Giorgio Romeo" w:date="2020-12-02T00:31:00Z"/>
        </w:trPr>
        <w:tc>
          <w:tcPr>
            <w:tcW w:w="2939" w:type="dxa"/>
          </w:tcPr>
          <w:p w14:paraId="2C090617" w14:textId="29ADE737" w:rsidR="4639B120" w:rsidDel="00CC2534" w:rsidRDefault="4639B120">
            <w:pPr>
              <w:pStyle w:val="Paragrafoelenco"/>
              <w:ind w:left="0"/>
              <w:rPr>
                <w:del w:id="826" w:author="Giorgio Romeo" w:date="2020-12-02T00:31:00Z"/>
                <w:rFonts w:ascii="Bell MT" w:hAnsi="Bell MT" w:cs="Arial"/>
                <w:color w:val="000000" w:themeColor="text1"/>
                <w:sz w:val="28"/>
                <w:szCs w:val="28"/>
              </w:rPr>
              <w:pPrChange w:id="827" w:author="Etion Pinari" w:date="2020-12-01T19:00:00Z">
                <w:pPr/>
              </w:pPrChange>
            </w:pPr>
            <w:ins w:id="828" w:author="Etion Pinari" w:date="2020-12-01T19:00:00Z">
              <w:del w:id="829" w:author="Giorgio Romeo" w:date="2020-12-02T00:31:00Z">
                <w:r w:rsidRPr="699595DC" w:rsidDel="00CC2534">
                  <w:rPr>
                    <w:rFonts w:ascii="Bell MT" w:hAnsi="Bell MT" w:cs="Arial"/>
                    <w:color w:val="000000" w:themeColor="text1"/>
                    <w:sz w:val="28"/>
                    <w:szCs w:val="28"/>
                  </w:rPr>
                  <w:delText>R13</w:delText>
                </w:r>
              </w:del>
            </w:ins>
          </w:p>
        </w:tc>
        <w:tc>
          <w:tcPr>
            <w:tcW w:w="6280" w:type="dxa"/>
          </w:tcPr>
          <w:p w14:paraId="5B915F7D" w14:textId="0538F34C" w:rsidR="4639B120" w:rsidDel="00CC2534" w:rsidRDefault="4639B120">
            <w:pPr>
              <w:pStyle w:val="Paragrafoelenco"/>
              <w:ind w:left="0"/>
              <w:rPr>
                <w:del w:id="830" w:author="Giorgio Romeo" w:date="2020-12-02T00:31:00Z"/>
                <w:rFonts w:ascii="Bell MT" w:hAnsi="Bell MT" w:cs="Arial"/>
                <w:color w:val="000000" w:themeColor="text1"/>
                <w:sz w:val="24"/>
                <w:szCs w:val="24"/>
              </w:rPr>
              <w:pPrChange w:id="831" w:author="Etion Pinari" w:date="2020-12-01T19:00:00Z">
                <w:pPr/>
              </w:pPrChange>
            </w:pPr>
            <w:ins w:id="832" w:author="Etion Pinari" w:date="2020-12-01T19:00:00Z">
              <w:del w:id="833" w:author="Giorgio Romeo" w:date="2020-12-02T00:31:00Z">
                <w:r w:rsidRPr="699595DC" w:rsidDel="00CC2534">
                  <w:rPr>
                    <w:rFonts w:ascii="Bell MT" w:hAnsi="Bell MT" w:cs="Arial"/>
                    <w:color w:val="000000" w:themeColor="text1"/>
                    <w:sz w:val="24"/>
                    <w:szCs w:val="24"/>
                  </w:rPr>
                  <w:delText>The system shall inform users every 6 hours of the 10 closest stores' available time slots for the day.</w:delText>
                </w:r>
              </w:del>
            </w:ins>
          </w:p>
        </w:tc>
      </w:tr>
      <w:tr w:rsidR="699595DC" w:rsidDel="00CC2534" w14:paraId="17717EAC" w14:textId="38DD6C66" w:rsidTr="699595DC">
        <w:trPr>
          <w:trHeight w:val="117"/>
          <w:ins w:id="834" w:author="Etion Pinari" w:date="2020-12-01T19:00:00Z"/>
          <w:del w:id="835" w:author="Giorgio Romeo" w:date="2020-12-02T00:31:00Z"/>
        </w:trPr>
        <w:tc>
          <w:tcPr>
            <w:tcW w:w="2939" w:type="dxa"/>
          </w:tcPr>
          <w:p w14:paraId="2C9A4283" w14:textId="2011313E" w:rsidR="4639B120" w:rsidDel="00CC2534" w:rsidRDefault="4639B120">
            <w:pPr>
              <w:pStyle w:val="Paragrafoelenco"/>
              <w:ind w:left="0"/>
              <w:rPr>
                <w:del w:id="836" w:author="Giorgio Romeo" w:date="2020-12-02T00:31:00Z"/>
                <w:rFonts w:ascii="Bell MT" w:hAnsi="Bell MT" w:cs="Arial"/>
                <w:color w:val="000000" w:themeColor="text1"/>
                <w:sz w:val="28"/>
                <w:szCs w:val="28"/>
              </w:rPr>
              <w:pPrChange w:id="837" w:author="Etion Pinari" w:date="2020-12-01T19:00:00Z">
                <w:pPr/>
              </w:pPrChange>
            </w:pPr>
            <w:ins w:id="838" w:author="Etion Pinari" w:date="2020-12-01T19:00:00Z">
              <w:del w:id="839" w:author="Giorgio Romeo" w:date="2020-12-02T00:31:00Z">
                <w:r w:rsidRPr="699595DC" w:rsidDel="00CC2534">
                  <w:rPr>
                    <w:rFonts w:ascii="Bell MT" w:hAnsi="Bell MT" w:cs="Arial"/>
                    <w:color w:val="000000" w:themeColor="text1"/>
                    <w:sz w:val="28"/>
                    <w:szCs w:val="28"/>
                  </w:rPr>
                  <w:delText>R13.1</w:delText>
                </w:r>
              </w:del>
            </w:ins>
          </w:p>
        </w:tc>
        <w:tc>
          <w:tcPr>
            <w:tcW w:w="6280" w:type="dxa"/>
          </w:tcPr>
          <w:p w14:paraId="14CBE2D2" w14:textId="7C392F6D" w:rsidR="4639B120" w:rsidDel="00CC2534" w:rsidRDefault="4639B120">
            <w:pPr>
              <w:pStyle w:val="Paragrafoelenco"/>
              <w:ind w:left="0"/>
              <w:rPr>
                <w:del w:id="840" w:author="Giorgio Romeo" w:date="2020-12-02T00:31:00Z"/>
                <w:rFonts w:ascii="Bell MT" w:hAnsi="Bell MT" w:cs="Arial"/>
                <w:color w:val="000000" w:themeColor="text1"/>
                <w:sz w:val="24"/>
                <w:szCs w:val="24"/>
              </w:rPr>
              <w:pPrChange w:id="841" w:author="Etion Pinari" w:date="2020-12-01T19:00:00Z">
                <w:pPr/>
              </w:pPrChange>
            </w:pPr>
            <w:ins w:id="842" w:author="Etion Pinari" w:date="2020-12-01T19:00:00Z">
              <w:del w:id="843" w:author="Giorgio Romeo" w:date="2020-12-02T00:31:00Z">
                <w:r w:rsidRPr="699595DC" w:rsidDel="00CC2534">
                  <w:rPr>
                    <w:rFonts w:ascii="Bell MT" w:hAnsi="Bell MT" w:cs="Arial"/>
                    <w:color w:val="000000" w:themeColor="text1"/>
                    <w:sz w:val="24"/>
                    <w:szCs w:val="24"/>
                  </w:rPr>
                  <w:delText xml:space="preserve">The system shall allow its users to select which store(s) to get informed about, </w:delText>
                </w:r>
              </w:del>
            </w:ins>
            <w:ins w:id="844" w:author="Etion Pinari" w:date="2020-12-01T21:38:00Z">
              <w:del w:id="845" w:author="Giorgio Romeo" w:date="2020-12-02T00:31:00Z">
                <w:r w:rsidR="11D23883" w:rsidRPr="699595DC" w:rsidDel="00CC2534">
                  <w:rPr>
                    <w:rFonts w:ascii="Bell MT" w:hAnsi="Bell MT" w:cs="Arial"/>
                    <w:color w:val="000000" w:themeColor="text1"/>
                    <w:sz w:val="24"/>
                    <w:szCs w:val="24"/>
                  </w:rPr>
                  <w:delText xml:space="preserve">by default </w:delText>
                </w:r>
              </w:del>
            </w:ins>
            <w:ins w:id="846" w:author="Etion Pinari" w:date="2020-12-01T19:00:00Z">
              <w:del w:id="847"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6FDC933D" w14:textId="207C2850" w:rsidTr="699595DC">
        <w:trPr>
          <w:trHeight w:val="117"/>
          <w:ins w:id="848" w:author="Etion Pinari" w:date="2020-12-01T19:00:00Z"/>
          <w:del w:id="849" w:author="Giorgio Romeo" w:date="2020-12-02T00:31:00Z"/>
        </w:trPr>
        <w:tc>
          <w:tcPr>
            <w:tcW w:w="2939" w:type="dxa"/>
          </w:tcPr>
          <w:p w14:paraId="6E159478" w14:textId="5134E974" w:rsidR="4639B120" w:rsidDel="00CC2534" w:rsidRDefault="4639B120">
            <w:pPr>
              <w:pStyle w:val="Paragrafoelenco"/>
              <w:ind w:left="0"/>
              <w:rPr>
                <w:del w:id="850" w:author="Giorgio Romeo" w:date="2020-12-02T00:31:00Z"/>
                <w:rFonts w:ascii="Bell MT" w:hAnsi="Bell MT" w:cs="Arial"/>
                <w:color w:val="000000" w:themeColor="text1"/>
                <w:sz w:val="28"/>
                <w:szCs w:val="28"/>
              </w:rPr>
              <w:pPrChange w:id="851" w:author="Etion Pinari" w:date="2020-12-01T19:01:00Z">
                <w:pPr/>
              </w:pPrChange>
            </w:pPr>
            <w:ins w:id="852" w:author="Etion Pinari" w:date="2020-12-01T19:01:00Z">
              <w:del w:id="853" w:author="Giorgio Romeo" w:date="2020-12-02T00:31:00Z">
                <w:r w:rsidRPr="699595DC" w:rsidDel="00CC2534">
                  <w:rPr>
                    <w:rFonts w:ascii="Bell MT" w:hAnsi="Bell MT" w:cs="Arial"/>
                    <w:color w:val="000000" w:themeColor="text1"/>
                    <w:sz w:val="28"/>
                    <w:szCs w:val="28"/>
                  </w:rPr>
                  <w:delText>R13.2</w:delText>
                </w:r>
              </w:del>
            </w:ins>
          </w:p>
        </w:tc>
        <w:tc>
          <w:tcPr>
            <w:tcW w:w="6280" w:type="dxa"/>
          </w:tcPr>
          <w:p w14:paraId="0AEB14A9" w14:textId="20F635D6" w:rsidR="4639B120" w:rsidDel="00CC2534" w:rsidRDefault="4639B120">
            <w:pPr>
              <w:pStyle w:val="Paragrafoelenco"/>
              <w:ind w:left="0"/>
              <w:rPr>
                <w:del w:id="854" w:author="Giorgio Romeo" w:date="2020-12-02T00:31:00Z"/>
                <w:rFonts w:ascii="Bell MT" w:hAnsi="Bell MT" w:cs="Arial"/>
                <w:color w:val="000000" w:themeColor="text1"/>
                <w:sz w:val="24"/>
                <w:szCs w:val="24"/>
              </w:rPr>
              <w:pPrChange w:id="855" w:author="Etion Pinari" w:date="2020-12-01T19:00:00Z">
                <w:pPr/>
              </w:pPrChange>
            </w:pPr>
            <w:ins w:id="856" w:author="Etion Pinari" w:date="2020-12-01T19:00:00Z">
              <w:del w:id="857" w:author="Giorgio Romeo" w:date="2020-12-02T00:31:00Z">
                <w:r w:rsidRPr="699595DC" w:rsidDel="00CC2534">
                  <w:rPr>
                    <w:rFonts w:ascii="Bell MT" w:hAnsi="Bell MT" w:cs="Arial"/>
                    <w:color w:val="000000" w:themeColor="text1"/>
                    <w:sz w:val="24"/>
                    <w:szCs w:val="24"/>
                  </w:rPr>
                  <w:delText xml:space="preserve">The system shall allow its users to select which time slots he's interested to get informed about, </w:delText>
                </w:r>
              </w:del>
            </w:ins>
            <w:ins w:id="858" w:author="Etion Pinari" w:date="2020-12-01T21:44:00Z">
              <w:del w:id="859" w:author="Giorgio Romeo" w:date="2020-12-02T00:31:00Z">
                <w:r w:rsidR="76D3E228" w:rsidRPr="699595DC" w:rsidDel="00CC2534">
                  <w:rPr>
                    <w:rFonts w:ascii="Bell MT" w:hAnsi="Bell MT" w:cs="Arial"/>
                    <w:color w:val="000000" w:themeColor="text1"/>
                    <w:sz w:val="24"/>
                    <w:szCs w:val="24"/>
                  </w:rPr>
                  <w:delText xml:space="preserve">by default </w:delText>
                </w:r>
              </w:del>
            </w:ins>
            <w:ins w:id="860" w:author="Etion Pinari" w:date="2020-12-01T19:00:00Z">
              <w:del w:id="861"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545FB69C" w14:textId="248FC16E" w:rsidTr="699595DC">
        <w:trPr>
          <w:trHeight w:val="117"/>
          <w:ins w:id="862" w:author="Etion Pinari" w:date="2020-12-01T19:00:00Z"/>
          <w:del w:id="863" w:author="Giorgio Romeo" w:date="2020-12-02T00:31:00Z"/>
        </w:trPr>
        <w:tc>
          <w:tcPr>
            <w:tcW w:w="2939" w:type="dxa"/>
          </w:tcPr>
          <w:p w14:paraId="05CC593A" w14:textId="22BAFB19" w:rsidR="4639B120" w:rsidDel="00CC2534" w:rsidRDefault="4639B120">
            <w:pPr>
              <w:pStyle w:val="Paragrafoelenco"/>
              <w:ind w:left="0"/>
              <w:rPr>
                <w:del w:id="864" w:author="Giorgio Romeo" w:date="2020-12-02T00:31:00Z"/>
                <w:rFonts w:ascii="Bell MT" w:hAnsi="Bell MT" w:cs="Arial"/>
                <w:color w:val="000000" w:themeColor="text1"/>
                <w:sz w:val="28"/>
                <w:szCs w:val="28"/>
              </w:rPr>
              <w:pPrChange w:id="865" w:author="Etion Pinari" w:date="2020-12-01T19:01:00Z">
                <w:pPr/>
              </w:pPrChange>
            </w:pPr>
            <w:ins w:id="866" w:author="Etion Pinari" w:date="2020-12-01T19:01:00Z">
              <w:del w:id="867" w:author="Giorgio Romeo" w:date="2020-12-02T00:31:00Z">
                <w:r w:rsidRPr="699595DC" w:rsidDel="00CC2534">
                  <w:rPr>
                    <w:rFonts w:ascii="Bell MT" w:hAnsi="Bell MT" w:cs="Arial"/>
                    <w:color w:val="000000" w:themeColor="text1"/>
                    <w:sz w:val="28"/>
                    <w:szCs w:val="28"/>
                  </w:rPr>
                  <w:delText>R14</w:delText>
                </w:r>
              </w:del>
            </w:ins>
          </w:p>
        </w:tc>
        <w:tc>
          <w:tcPr>
            <w:tcW w:w="6280" w:type="dxa"/>
          </w:tcPr>
          <w:p w14:paraId="6182876A" w14:textId="76F4B34E" w:rsidR="4639B120" w:rsidDel="00CC2534" w:rsidRDefault="4639B120">
            <w:pPr>
              <w:pStyle w:val="Paragrafoelenco"/>
              <w:ind w:left="0"/>
              <w:rPr>
                <w:del w:id="868" w:author="Giorgio Romeo" w:date="2020-12-02T00:31:00Z"/>
                <w:rFonts w:ascii="Bell MT" w:hAnsi="Bell MT" w:cs="Arial"/>
                <w:color w:val="000000" w:themeColor="text1"/>
                <w:sz w:val="24"/>
                <w:szCs w:val="24"/>
              </w:rPr>
              <w:pPrChange w:id="869" w:author="Etion Pinari" w:date="2020-12-01T19:01:00Z">
                <w:pPr/>
              </w:pPrChange>
            </w:pPr>
            <w:ins w:id="870" w:author="Etion Pinari" w:date="2020-12-01T19:01:00Z">
              <w:del w:id="871" w:author="Giorgio Romeo" w:date="2020-12-02T00:31:00Z">
                <w:r w:rsidRPr="699595DC" w:rsidDel="00CC2534">
                  <w:rPr>
                    <w:rFonts w:ascii="Bell MT" w:hAnsi="Bell MT" w:cs="Arial"/>
                    <w:color w:val="000000" w:themeColor="text1"/>
                    <w:sz w:val="24"/>
                    <w:szCs w:val="24"/>
                  </w:rPr>
                  <w:delText>The system shall calculate how many people can stay inside the stores at any moment</w:delText>
                </w:r>
              </w:del>
            </w:ins>
          </w:p>
        </w:tc>
      </w:tr>
      <w:tr w:rsidR="699595DC" w:rsidDel="00CC2534" w14:paraId="5172DC48" w14:textId="4187BBBB" w:rsidTr="699595DC">
        <w:trPr>
          <w:trHeight w:val="117"/>
          <w:ins w:id="872" w:author="Etion Pinari" w:date="2020-12-01T20:53:00Z"/>
          <w:del w:id="873" w:author="Giorgio Romeo" w:date="2020-12-02T00:31:00Z"/>
        </w:trPr>
        <w:tc>
          <w:tcPr>
            <w:tcW w:w="2939" w:type="dxa"/>
          </w:tcPr>
          <w:p w14:paraId="544FD848" w14:textId="237403AA" w:rsidR="66A59045" w:rsidDel="00CC2534" w:rsidRDefault="66A59045">
            <w:pPr>
              <w:pStyle w:val="Paragrafoelenco"/>
              <w:ind w:left="0"/>
              <w:rPr>
                <w:del w:id="874" w:author="Giorgio Romeo" w:date="2020-12-02T00:31:00Z"/>
                <w:rFonts w:ascii="Bell MT" w:hAnsi="Bell MT" w:cs="Arial"/>
                <w:color w:val="000000" w:themeColor="text1"/>
                <w:sz w:val="28"/>
                <w:szCs w:val="28"/>
              </w:rPr>
              <w:pPrChange w:id="875" w:author="Etion Pinari" w:date="2020-12-01T20:53:00Z">
                <w:pPr/>
              </w:pPrChange>
            </w:pPr>
            <w:ins w:id="876" w:author="Etion Pinari" w:date="2020-12-01T20:53:00Z">
              <w:del w:id="877" w:author="Giorgio Romeo" w:date="2020-12-02T00:31:00Z">
                <w:r w:rsidRPr="699595DC" w:rsidDel="00CC2534">
                  <w:rPr>
                    <w:rFonts w:ascii="Bell MT" w:hAnsi="Bell MT" w:cs="Arial"/>
                    <w:color w:val="000000" w:themeColor="text1"/>
                    <w:sz w:val="28"/>
                    <w:szCs w:val="28"/>
                  </w:rPr>
                  <w:delText>R15</w:delText>
                </w:r>
              </w:del>
            </w:ins>
          </w:p>
        </w:tc>
        <w:tc>
          <w:tcPr>
            <w:tcW w:w="6280" w:type="dxa"/>
          </w:tcPr>
          <w:p w14:paraId="19563BC0" w14:textId="14C76C05" w:rsidR="66A59045" w:rsidDel="00CC2534" w:rsidRDefault="66A59045">
            <w:pPr>
              <w:pStyle w:val="Paragrafoelenco"/>
              <w:ind w:left="0"/>
              <w:rPr>
                <w:del w:id="878" w:author="Giorgio Romeo" w:date="2020-12-02T00:31:00Z"/>
                <w:rFonts w:ascii="Bell MT" w:hAnsi="Bell MT" w:cs="Arial"/>
                <w:color w:val="000000" w:themeColor="text1"/>
                <w:sz w:val="24"/>
                <w:szCs w:val="24"/>
              </w:rPr>
              <w:pPrChange w:id="879" w:author="Etion Pinari" w:date="2020-12-01T20:53:00Z">
                <w:pPr/>
              </w:pPrChange>
            </w:pPr>
            <w:ins w:id="880" w:author="Etion Pinari" w:date="2020-12-01T20:53:00Z">
              <w:del w:id="881" w:author="Giorgio Romeo" w:date="2020-12-02T00:31:00Z">
                <w:r w:rsidRPr="699595DC" w:rsidDel="00CC2534">
                  <w:rPr>
                    <w:rFonts w:ascii="Bell MT" w:hAnsi="Bell MT" w:cs="Arial"/>
                    <w:color w:val="000000" w:themeColor="text1"/>
                    <w:sz w:val="24"/>
                    <w:szCs w:val="24"/>
                  </w:rPr>
                  <w:delText xml:space="preserve">The system shall </w:delText>
                </w:r>
              </w:del>
            </w:ins>
            <w:ins w:id="882" w:author="Etion Pinari" w:date="2020-12-01T20:54:00Z">
              <w:del w:id="883" w:author="Giorgio Romeo" w:date="2020-12-02T00:31:00Z">
                <w:r w:rsidRPr="699595DC" w:rsidDel="00CC2534">
                  <w:rPr>
                    <w:rFonts w:ascii="Bell MT" w:hAnsi="Bell MT" w:cs="Arial"/>
                    <w:color w:val="000000" w:themeColor="text1"/>
                    <w:sz w:val="24"/>
                    <w:szCs w:val="24"/>
                  </w:rPr>
                  <w:delText>ask users how much he or she thinks the trip will last</w:delText>
                </w:r>
              </w:del>
            </w:ins>
          </w:p>
        </w:tc>
      </w:tr>
    </w:tbl>
    <w:p w14:paraId="137EEFE3" w14:textId="4A24F70D" w:rsidR="699595DC" w:rsidRDefault="699595DC"/>
    <w:p w14:paraId="48C21513" w14:textId="3443DFFD" w:rsidR="00766636" w:rsidDel="00CC2534" w:rsidRDefault="00766636" w:rsidP="00195ED0">
      <w:pPr>
        <w:rPr>
          <w:del w:id="884" w:author="Giorgio Romeo" w:date="2020-12-02T00:32:00Z"/>
          <w:rStyle w:val="Enfasidelicata"/>
          <w:rFonts w:ascii="Bell MT" w:hAnsi="Bell MT"/>
          <w:sz w:val="36"/>
          <w:szCs w:val="36"/>
        </w:rPr>
      </w:pPr>
    </w:p>
    <w:p w14:paraId="2809D546" w14:textId="2AF4BD16" w:rsidR="003D51FB" w:rsidDel="00CC2534" w:rsidRDefault="003D51FB" w:rsidP="00195ED0">
      <w:pPr>
        <w:rPr>
          <w:del w:id="885" w:author="Giorgio Romeo" w:date="2020-12-02T00:32:00Z"/>
          <w:rStyle w:val="Enfasidelicata"/>
          <w:rFonts w:ascii="Bell MT" w:hAnsi="Bell MT"/>
          <w:sz w:val="36"/>
          <w:szCs w:val="36"/>
        </w:rPr>
      </w:pPr>
    </w:p>
    <w:p w14:paraId="58439C2B" w14:textId="0A06B61C" w:rsidR="00766636" w:rsidDel="00CC2534" w:rsidRDefault="00766636" w:rsidP="00195ED0">
      <w:pPr>
        <w:rPr>
          <w:del w:id="886" w:author="Giorgio Romeo" w:date="2020-12-02T00:32:00Z"/>
          <w:rStyle w:val="Enfasidelicata"/>
          <w:rFonts w:ascii="Bell MT" w:hAnsi="Bell MT"/>
          <w:sz w:val="36"/>
          <w:szCs w:val="36"/>
        </w:rPr>
      </w:pPr>
    </w:p>
    <w:p w14:paraId="6D7AEDE2" w14:textId="3E84FDBB" w:rsidR="00766636" w:rsidDel="00CC2534" w:rsidRDefault="00766636" w:rsidP="00195ED0">
      <w:pPr>
        <w:rPr>
          <w:del w:id="887" w:author="Giorgio Romeo" w:date="2020-12-02T00:32:00Z"/>
          <w:rStyle w:val="Enfasidelicata"/>
          <w:rFonts w:ascii="Bell MT" w:hAnsi="Bell MT"/>
          <w:sz w:val="36"/>
          <w:szCs w:val="36"/>
        </w:rPr>
      </w:pPr>
    </w:p>
    <w:p w14:paraId="79F4D8A1" w14:textId="0F06B332" w:rsidR="00766636" w:rsidDel="00CC2534" w:rsidRDefault="00766636" w:rsidP="00195ED0">
      <w:pPr>
        <w:rPr>
          <w:del w:id="888" w:author="Giorgio Romeo" w:date="2020-12-02T00:32:00Z"/>
          <w:rStyle w:val="Enfasidelicata"/>
          <w:rFonts w:ascii="Bell MT" w:hAnsi="Bell MT"/>
          <w:sz w:val="36"/>
          <w:szCs w:val="36"/>
        </w:rPr>
      </w:pPr>
    </w:p>
    <w:p w14:paraId="24C0CB27" w14:textId="0F154ADA" w:rsidR="00766636" w:rsidDel="00CC2534" w:rsidRDefault="00766636" w:rsidP="00195ED0">
      <w:pPr>
        <w:rPr>
          <w:del w:id="889" w:author="Giorgio Romeo" w:date="2020-12-02T00:32:00Z"/>
          <w:rStyle w:val="Enfasidelicata"/>
          <w:rFonts w:ascii="Bell MT" w:hAnsi="Bell MT"/>
          <w:sz w:val="36"/>
          <w:szCs w:val="36"/>
        </w:rPr>
      </w:pPr>
    </w:p>
    <w:p w14:paraId="5C5FD875" w14:textId="3EE53DD3" w:rsidR="00766636" w:rsidDel="00CC2534" w:rsidRDefault="00766636" w:rsidP="00195ED0">
      <w:pPr>
        <w:rPr>
          <w:del w:id="890" w:author="Giorgio Romeo" w:date="2020-12-02T00:32:00Z"/>
          <w:rStyle w:val="Enfasidelicata"/>
          <w:rFonts w:ascii="Bell MT" w:hAnsi="Bell MT"/>
          <w:sz w:val="36"/>
          <w:szCs w:val="36"/>
        </w:rPr>
      </w:pPr>
    </w:p>
    <w:p w14:paraId="6E395C28" w14:textId="7B819D11" w:rsidR="00766636" w:rsidDel="00CC2534" w:rsidRDefault="00766636" w:rsidP="00195ED0">
      <w:pPr>
        <w:rPr>
          <w:del w:id="891" w:author="Giorgio Romeo" w:date="2020-12-02T00:32:00Z"/>
          <w:rStyle w:val="Enfasidelicata"/>
          <w:rFonts w:ascii="Bell MT" w:hAnsi="Bell MT"/>
          <w:sz w:val="36"/>
          <w:szCs w:val="36"/>
        </w:rPr>
      </w:pPr>
    </w:p>
    <w:p w14:paraId="100A80B8" w14:textId="36739814" w:rsidR="00317503" w:rsidDel="00CC2534" w:rsidRDefault="00317503" w:rsidP="007C71D7">
      <w:pPr>
        <w:rPr>
          <w:del w:id="892" w:author="Giorgio Romeo" w:date="2020-12-02T00:32:00Z"/>
          <w:rStyle w:val="Enfasidelicata"/>
          <w:rFonts w:ascii="Bell MT" w:hAnsi="Bell MT"/>
          <w:sz w:val="32"/>
          <w:szCs w:val="32"/>
        </w:rPr>
      </w:pPr>
    </w:p>
    <w:p w14:paraId="55E06442" w14:textId="0B9DF755" w:rsidR="00317503" w:rsidRPr="00923D58" w:rsidDel="00CC2534" w:rsidRDefault="00317503" w:rsidP="00923D58">
      <w:pPr>
        <w:rPr>
          <w:del w:id="893" w:author="Giorgio Romeo" w:date="2020-12-02T00:32:00Z"/>
          <w:rStyle w:val="Enfasidelicata"/>
          <w:rFonts w:ascii="Bell MT" w:hAnsi="Bell MT"/>
          <w:sz w:val="32"/>
          <w:szCs w:val="32"/>
        </w:rPr>
      </w:pPr>
    </w:p>
    <w:p w14:paraId="01883C2F" w14:textId="462636F8" w:rsidR="008D1FA9" w:rsidDel="00CC2534" w:rsidRDefault="008D1FA9">
      <w:pPr>
        <w:pStyle w:val="Paragrafoelenco"/>
        <w:rPr>
          <w:del w:id="894" w:author="Giorgio Romeo" w:date="2020-12-02T00:32:00Z"/>
          <w:rFonts w:ascii="Bell MT" w:hAnsi="Bell MT" w:cs="Arial"/>
          <w:color w:val="000000"/>
          <w:shd w:val="clear" w:color="auto" w:fill="FFFFFF"/>
        </w:rPr>
      </w:pPr>
    </w:p>
    <w:p w14:paraId="5A162496" w14:textId="43179FAF" w:rsidR="00B25FA1" w:rsidDel="00CC2534" w:rsidRDefault="00B25FA1">
      <w:pPr>
        <w:pStyle w:val="Paragrafoelenco"/>
        <w:rPr>
          <w:del w:id="895" w:author="Giorgio Romeo" w:date="2020-12-02T00:32:00Z"/>
          <w:rFonts w:ascii="Bell MT" w:hAnsi="Bell MT" w:cs="Arial"/>
          <w:color w:val="000000"/>
          <w:shd w:val="clear" w:color="auto" w:fill="FFFFFF"/>
        </w:rPr>
      </w:pPr>
    </w:p>
    <w:p w14:paraId="6AD0BFE3" w14:textId="7C55E35F" w:rsidR="008D1FA9" w:rsidDel="00CC2534" w:rsidRDefault="008D1FA9">
      <w:pPr>
        <w:pStyle w:val="Paragrafoelenco"/>
        <w:rPr>
          <w:del w:id="896" w:author="Giorgio Romeo" w:date="2020-12-02T00:32:00Z"/>
          <w:rFonts w:ascii="Bell MT" w:hAnsi="Bell MT" w:cs="Arial"/>
          <w:color w:val="000000"/>
          <w:shd w:val="clear" w:color="auto" w:fill="FFFFFF"/>
        </w:rPr>
      </w:pPr>
    </w:p>
    <w:p w14:paraId="06ACD026" w14:textId="0600BBCF" w:rsidR="00317503" w:rsidDel="00CC2534" w:rsidRDefault="00317503" w:rsidP="00317503">
      <w:pPr>
        <w:rPr>
          <w:del w:id="897" w:author="Giorgio Romeo" w:date="2020-12-02T00:32:00Z"/>
          <w:rFonts w:ascii="Bell MT" w:hAnsi="Bell MT" w:cs="Arial"/>
          <w:color w:val="000000"/>
          <w:shd w:val="clear" w:color="auto" w:fill="FFFFFF"/>
        </w:rPr>
      </w:pPr>
    </w:p>
    <w:p w14:paraId="30B2D295" w14:textId="6531B742" w:rsidR="00317503" w:rsidDel="00CC2534" w:rsidRDefault="00317503" w:rsidP="00317503">
      <w:pPr>
        <w:rPr>
          <w:del w:id="898" w:author="Giorgio Romeo" w:date="2020-12-02T00:32:00Z"/>
          <w:rFonts w:ascii="Bell MT" w:hAnsi="Bell MT" w:cs="Arial"/>
          <w:color w:val="000000"/>
          <w:shd w:val="clear" w:color="auto" w:fill="FFFFFF"/>
        </w:rPr>
      </w:pPr>
    </w:p>
    <w:p w14:paraId="1A836B88" w14:textId="3F504E9F" w:rsidR="00317503" w:rsidRPr="00923D58" w:rsidDel="00CC2534" w:rsidRDefault="00317503" w:rsidP="00923D58">
      <w:pPr>
        <w:rPr>
          <w:del w:id="899" w:author="Giorgio Romeo" w:date="2020-12-02T00:32:00Z"/>
          <w:rFonts w:ascii="Bell MT" w:hAnsi="Bell MT" w:cs="Arial"/>
          <w:color w:val="000000"/>
          <w:shd w:val="clear" w:color="auto" w:fill="FFFFFF"/>
        </w:rPr>
      </w:pPr>
    </w:p>
    <w:p w14:paraId="1D235629" w14:textId="06E4F5F8" w:rsidR="008D1FA9" w:rsidDel="00CC2534" w:rsidRDefault="008D1FA9">
      <w:pPr>
        <w:pStyle w:val="Paragrafoelenco"/>
        <w:rPr>
          <w:del w:id="900" w:author="Giorgio Romeo" w:date="2020-12-02T00:32:00Z"/>
          <w:rFonts w:ascii="Bell MT" w:hAnsi="Bell MT" w:cs="Arial"/>
          <w:color w:val="000000"/>
          <w:shd w:val="clear" w:color="auto" w:fill="FFFFFF"/>
        </w:rPr>
      </w:pPr>
    </w:p>
    <w:p w14:paraId="61E36248" w14:textId="18BCD428" w:rsidR="008D1FA9" w:rsidDel="00CC2534" w:rsidRDefault="008D1FA9">
      <w:pPr>
        <w:pStyle w:val="Paragrafoelenco"/>
        <w:rPr>
          <w:del w:id="901" w:author="Giorgio Romeo" w:date="2020-12-02T00:32:00Z"/>
          <w:rFonts w:ascii="Bell MT" w:hAnsi="Bell MT" w:cs="Arial"/>
          <w:color w:val="000000"/>
          <w:shd w:val="clear" w:color="auto" w:fill="FFFFFF"/>
        </w:rPr>
      </w:pPr>
    </w:p>
    <w:p w14:paraId="4EF124E5" w14:textId="1F23CAB1" w:rsidR="008D1FA9" w:rsidDel="00CC2534" w:rsidRDefault="008D1FA9">
      <w:pPr>
        <w:pStyle w:val="Paragrafoelenco"/>
        <w:rPr>
          <w:del w:id="902" w:author="Giorgio Romeo" w:date="2020-12-02T00:32:00Z"/>
          <w:rFonts w:ascii="Bell MT" w:hAnsi="Bell MT" w:cs="Arial"/>
          <w:color w:val="000000"/>
          <w:shd w:val="clear" w:color="auto" w:fill="FFFFFF"/>
        </w:rPr>
      </w:pPr>
    </w:p>
    <w:p w14:paraId="58A47CC9" w14:textId="3B2398B5" w:rsidR="008D1FA9" w:rsidDel="00CC2534" w:rsidRDefault="008D1FA9">
      <w:pPr>
        <w:pStyle w:val="Paragrafoelenco"/>
        <w:rPr>
          <w:del w:id="903" w:author="Giorgio Romeo" w:date="2020-12-02T00:32:00Z"/>
          <w:rFonts w:ascii="Bell MT" w:hAnsi="Bell MT" w:cs="Arial"/>
          <w:color w:val="000000"/>
          <w:shd w:val="clear" w:color="auto" w:fill="FFFFFF"/>
        </w:rPr>
      </w:pPr>
    </w:p>
    <w:p w14:paraId="6AC65580" w14:textId="5FA61844" w:rsidR="008D1FA9" w:rsidDel="00CC2534" w:rsidRDefault="008D1FA9">
      <w:pPr>
        <w:pStyle w:val="Paragrafoelenco"/>
        <w:rPr>
          <w:del w:id="904" w:author="Giorgio Romeo" w:date="2020-12-02T00:32:00Z"/>
          <w:rFonts w:ascii="Bell MT" w:hAnsi="Bell MT" w:cs="Arial"/>
          <w:color w:val="000000"/>
          <w:shd w:val="clear" w:color="auto" w:fill="FFFFFF"/>
        </w:rPr>
      </w:pPr>
    </w:p>
    <w:p w14:paraId="685A52D4" w14:textId="01FDD19B" w:rsidR="008D1FA9" w:rsidDel="00CC2534" w:rsidRDefault="008D1FA9">
      <w:pPr>
        <w:pStyle w:val="Paragrafoelenco"/>
        <w:rPr>
          <w:del w:id="905" w:author="Giorgio Romeo" w:date="2020-12-02T00:32:00Z"/>
          <w:rFonts w:ascii="Bell MT" w:hAnsi="Bell MT" w:cs="Arial"/>
          <w:color w:val="000000"/>
          <w:shd w:val="clear" w:color="auto" w:fill="FFFFFF"/>
        </w:rPr>
      </w:pPr>
    </w:p>
    <w:p w14:paraId="67597390" w14:textId="015EE62D" w:rsidR="008D1FA9" w:rsidDel="00CC2534" w:rsidRDefault="008D1FA9">
      <w:pPr>
        <w:pStyle w:val="Paragrafoelenco"/>
        <w:rPr>
          <w:del w:id="906" w:author="Giorgio Romeo" w:date="2020-12-02T00:32:00Z"/>
          <w:rFonts w:ascii="Bell MT" w:hAnsi="Bell MT" w:cs="Arial"/>
          <w:color w:val="000000"/>
          <w:shd w:val="clear" w:color="auto" w:fill="FFFFFF"/>
        </w:rPr>
      </w:pPr>
    </w:p>
    <w:p w14:paraId="10F394DC" w14:textId="30B10F0A" w:rsidR="008D1FA9" w:rsidDel="00CC2534" w:rsidRDefault="008D1FA9">
      <w:pPr>
        <w:pStyle w:val="Paragrafoelenco"/>
        <w:rPr>
          <w:del w:id="907" w:author="Giorgio Romeo" w:date="2020-12-02T00:32:00Z"/>
          <w:rFonts w:ascii="Bell MT" w:hAnsi="Bell MT" w:cs="Arial"/>
          <w:color w:val="000000"/>
          <w:shd w:val="clear" w:color="auto" w:fill="FFFFFF"/>
        </w:rPr>
      </w:pPr>
    </w:p>
    <w:p w14:paraId="5005FFD5" w14:textId="139AB012" w:rsidR="008D1FA9" w:rsidDel="00CC2534" w:rsidRDefault="008D1FA9">
      <w:pPr>
        <w:pStyle w:val="Paragrafoelenco"/>
        <w:rPr>
          <w:del w:id="908" w:author="Giorgio Romeo" w:date="2020-12-02T00:32:00Z"/>
          <w:rFonts w:ascii="Bell MT" w:hAnsi="Bell MT" w:cs="Arial"/>
          <w:color w:val="000000"/>
          <w:shd w:val="clear" w:color="auto" w:fill="FFFFFF"/>
        </w:rPr>
      </w:pPr>
    </w:p>
    <w:p w14:paraId="22BCFBF3" w14:textId="30616723" w:rsidR="008D1FA9" w:rsidDel="00CC2534" w:rsidRDefault="008D1FA9" w:rsidP="00923D58">
      <w:pPr>
        <w:pStyle w:val="Paragrafoelenco"/>
        <w:rPr>
          <w:del w:id="909" w:author="Giorgio Romeo" w:date="2020-12-02T00:32:00Z"/>
          <w:rFonts w:ascii="Bell MT" w:hAnsi="Bell MT" w:cs="Arial"/>
          <w:color w:val="000000"/>
          <w:shd w:val="clear" w:color="auto" w:fill="FFFFFF"/>
        </w:rPr>
      </w:pPr>
    </w:p>
    <w:p w14:paraId="5AFF32D5" w14:textId="59D0CEE2" w:rsidR="008B1B38" w:rsidRPr="00923D58" w:rsidRDefault="008B1B38" w:rsidP="008B1B38">
      <w:pPr>
        <w:pStyle w:val="Paragrafoelenco"/>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923D58">
        <w:rPr>
          <w:rStyle w:val="Enfasidelicata"/>
          <w:i w:val="0"/>
          <w:iCs w:val="0"/>
        </w:rPr>
        <w:t>Physical User:</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ins w:id="910" w:author="Giorgio Romeo" w:date="2020-12-01T15:38:00Z"/>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1B79B9C8" w14:textId="27D8DD9D" w:rsidR="00D152F5" w:rsidRDefault="00D152F5" w:rsidP="005077B2">
      <w:pPr>
        <w:ind w:left="360"/>
        <w:rPr>
          <w:ins w:id="911" w:author="Giorgio Romeo" w:date="2020-12-01T15:38:00Z"/>
          <w:rStyle w:val="Enfasidelicata"/>
          <w:rFonts w:ascii="Bell MT" w:hAnsi="Bell MT"/>
          <w:i w:val="0"/>
          <w:iCs w:val="0"/>
          <w:sz w:val="24"/>
          <w:szCs w:val="24"/>
        </w:rPr>
      </w:pPr>
    </w:p>
    <w:p w14:paraId="45BA8D1A" w14:textId="77777777" w:rsidR="00D152F5" w:rsidRDefault="00D152F5" w:rsidP="005077B2">
      <w:pPr>
        <w:ind w:left="360"/>
        <w:rPr>
          <w:ins w:id="912" w:author="Giorgio Romeo" w:date="2020-12-01T15:38:00Z"/>
          <w:rStyle w:val="Enfasidelicata"/>
          <w:rFonts w:ascii="Bell MT" w:hAnsi="Bell MT"/>
          <w:i w:val="0"/>
          <w:iCs w:val="0"/>
          <w:sz w:val="24"/>
          <w:szCs w:val="24"/>
        </w:rPr>
      </w:pPr>
    </w:p>
    <w:p w14:paraId="194F77BD" w14:textId="77777777" w:rsidR="00D152F5" w:rsidRDefault="00D152F5" w:rsidP="00D152F5">
      <w:pPr>
        <w:pStyle w:val="Paragrafoelenco"/>
        <w:numPr>
          <w:ilvl w:val="0"/>
          <w:numId w:val="12"/>
        </w:numPr>
        <w:rPr>
          <w:ins w:id="913" w:author="Giorgio Romeo" w:date="2020-12-01T15:38:00Z"/>
          <w:rStyle w:val="Enfasidelicata"/>
          <w:rFonts w:ascii="Bell MT" w:hAnsi="Bell MT"/>
          <w:i w:val="0"/>
          <w:iCs w:val="0"/>
          <w:sz w:val="32"/>
          <w:szCs w:val="32"/>
        </w:rPr>
      </w:pPr>
      <w:ins w:id="914" w:author="Giorgio Romeo" w:date="2020-12-01T15:38:00Z">
        <w:r w:rsidRPr="00EE0195">
          <w:rPr>
            <w:rStyle w:val="Enfasidelicata"/>
            <w:rFonts w:ascii="Bell MT" w:hAnsi="Bell MT"/>
            <w:i w:val="0"/>
            <w:iCs w:val="0"/>
            <w:sz w:val="32"/>
            <w:szCs w:val="32"/>
          </w:rPr>
          <w:t>Assumptions, dependencies and constraints</w:t>
        </w:r>
      </w:ins>
    </w:p>
    <w:p w14:paraId="6585AF7B" w14:textId="77777777" w:rsidR="00D152F5" w:rsidRPr="00D152F5" w:rsidRDefault="00D152F5">
      <w:pPr>
        <w:pStyle w:val="Paragrafoelenco"/>
        <w:ind w:left="630"/>
        <w:rPr>
          <w:rStyle w:val="Enfasidelicata"/>
          <w:rFonts w:ascii="Bell MT" w:hAnsi="Bell MT"/>
          <w:i w:val="0"/>
          <w:iCs w:val="0"/>
          <w:sz w:val="24"/>
          <w:szCs w:val="24"/>
        </w:rPr>
        <w:pPrChange w:id="915" w:author="Giorgio Romeo" w:date="2020-12-01T15:38:00Z">
          <w:pPr>
            <w:ind w:left="360"/>
          </w:pPr>
        </w:pPrChange>
      </w:pPr>
    </w:p>
    <w:tbl>
      <w:tblPr>
        <w:tblStyle w:val="Grigliatabella"/>
        <w:tblpPr w:leftFromText="141" w:rightFromText="141" w:vertAnchor="page" w:horzAnchor="margin" w:tblpXSpec="right" w:tblpY="8763"/>
        <w:tblW w:w="9332" w:type="dxa"/>
        <w:jc w:val="right"/>
        <w:tblLook w:val="04A0" w:firstRow="1" w:lastRow="0" w:firstColumn="1" w:lastColumn="0" w:noHBand="0" w:noVBand="1"/>
        <w:tblPrChange w:id="916" w:author="Giorgio Romeo" w:date="2020-12-01T15:40:00Z">
          <w:tblPr>
            <w:tblStyle w:val="Grigliatabella"/>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917">
          <w:tblGrid>
            <w:gridCol w:w="2928"/>
            <w:gridCol w:w="6257"/>
          </w:tblGrid>
        </w:tblGridChange>
      </w:tblGrid>
      <w:tr w:rsidR="00D152F5" w14:paraId="260A9BAA" w14:textId="77777777" w:rsidTr="00D152F5">
        <w:trPr>
          <w:trHeight w:val="440"/>
          <w:jc w:val="right"/>
          <w:ins w:id="918" w:author="Giorgio Romeo" w:date="2020-12-01T15:39:00Z"/>
          <w:trPrChange w:id="919" w:author="Giorgio Romeo" w:date="2020-12-01T15:40:00Z">
            <w:trPr>
              <w:trHeight w:val="440"/>
              <w:jc w:val="right"/>
            </w:trPr>
          </w:trPrChange>
        </w:trPr>
        <w:tc>
          <w:tcPr>
            <w:tcW w:w="3075" w:type="dxa"/>
            <w:vAlign w:val="center"/>
            <w:tcPrChange w:id="920" w:author="Giorgio Romeo" w:date="2020-12-01T15:40:00Z">
              <w:tcPr>
                <w:tcW w:w="2928" w:type="dxa"/>
                <w:vAlign w:val="center"/>
              </w:tcPr>
            </w:tcPrChange>
          </w:tcPr>
          <w:p w14:paraId="6EECA36A" w14:textId="77777777" w:rsidR="00D152F5" w:rsidRPr="00EE0195" w:rsidRDefault="00D152F5" w:rsidP="00D152F5">
            <w:pPr>
              <w:pStyle w:val="Paragrafoelenco"/>
              <w:ind w:left="0"/>
              <w:jc w:val="center"/>
              <w:rPr>
                <w:ins w:id="921" w:author="Giorgio Romeo" w:date="2020-12-01T15:39:00Z"/>
                <w:rFonts w:ascii="Bell MT" w:hAnsi="Bell MT" w:cs="Arial"/>
                <w:sz w:val="28"/>
                <w:szCs w:val="28"/>
                <w:shd w:val="clear" w:color="auto" w:fill="FFFFFF"/>
              </w:rPr>
            </w:pPr>
            <w:ins w:id="922" w:author="Giorgio Romeo" w:date="2020-12-01T15:39:00Z">
              <w:r>
                <w:rPr>
                  <w:rFonts w:ascii="Bell MT" w:hAnsi="Bell MT" w:cs="Arial"/>
                  <w:sz w:val="28"/>
                  <w:szCs w:val="28"/>
                  <w:shd w:val="clear" w:color="auto" w:fill="FFFFFF"/>
                </w:rPr>
                <w:t>A1</w:t>
              </w:r>
            </w:ins>
          </w:p>
        </w:tc>
        <w:tc>
          <w:tcPr>
            <w:tcW w:w="6257" w:type="dxa"/>
            <w:vAlign w:val="center"/>
            <w:tcPrChange w:id="923" w:author="Giorgio Romeo" w:date="2020-12-01T15:40:00Z">
              <w:tcPr>
                <w:tcW w:w="6257" w:type="dxa"/>
                <w:vAlign w:val="center"/>
              </w:tcPr>
            </w:tcPrChange>
          </w:tcPr>
          <w:p w14:paraId="07461119" w14:textId="77777777" w:rsidR="00D152F5" w:rsidRPr="00EE0195" w:rsidRDefault="00D152F5" w:rsidP="00D152F5">
            <w:pPr>
              <w:pStyle w:val="Paragrafoelenco"/>
              <w:ind w:left="0"/>
              <w:jc w:val="center"/>
              <w:rPr>
                <w:ins w:id="924" w:author="Giorgio Romeo" w:date="2020-12-01T15:39:00Z"/>
                <w:rFonts w:ascii="Bell MT" w:hAnsi="Bell MT" w:cs="Arial"/>
                <w:sz w:val="24"/>
                <w:szCs w:val="24"/>
                <w:shd w:val="clear" w:color="auto" w:fill="FFFFFF"/>
              </w:rPr>
            </w:pPr>
            <w:ins w:id="925" w:author="Giorgio Romeo" w:date="2020-12-01T15:39:00Z">
              <w:r>
                <w:rPr>
                  <w:rFonts w:ascii="Bell MT" w:hAnsi="Bell MT" w:cs="Arial"/>
                  <w:sz w:val="24"/>
                  <w:szCs w:val="24"/>
                  <w:shd w:val="clear" w:color="auto" w:fill="FFFFFF"/>
                </w:rPr>
                <w:t>Users will take the shortest path to shops</w:t>
              </w:r>
            </w:ins>
          </w:p>
        </w:tc>
      </w:tr>
      <w:tr w:rsidR="00D152F5" w14:paraId="6C66C6D9" w14:textId="77777777" w:rsidTr="00D152F5">
        <w:trPr>
          <w:trHeight w:val="506"/>
          <w:jc w:val="right"/>
          <w:ins w:id="926" w:author="Giorgio Romeo" w:date="2020-12-01T15:39:00Z"/>
          <w:trPrChange w:id="927" w:author="Giorgio Romeo" w:date="2020-12-01T15:40:00Z">
            <w:trPr>
              <w:trHeight w:val="506"/>
              <w:jc w:val="right"/>
            </w:trPr>
          </w:trPrChange>
        </w:trPr>
        <w:tc>
          <w:tcPr>
            <w:tcW w:w="3075" w:type="dxa"/>
            <w:vAlign w:val="center"/>
            <w:tcPrChange w:id="928" w:author="Giorgio Romeo" w:date="2020-12-01T15:40:00Z">
              <w:tcPr>
                <w:tcW w:w="2928" w:type="dxa"/>
                <w:vAlign w:val="center"/>
              </w:tcPr>
            </w:tcPrChange>
          </w:tcPr>
          <w:p w14:paraId="0002895A" w14:textId="77777777" w:rsidR="00D152F5" w:rsidRPr="00EE0195" w:rsidRDefault="00D152F5" w:rsidP="00D152F5">
            <w:pPr>
              <w:pStyle w:val="Paragrafoelenco"/>
              <w:ind w:left="0"/>
              <w:jc w:val="center"/>
              <w:rPr>
                <w:ins w:id="929" w:author="Giorgio Romeo" w:date="2020-12-01T15:39:00Z"/>
                <w:rFonts w:ascii="Bell MT" w:hAnsi="Bell MT" w:cs="Arial"/>
                <w:sz w:val="28"/>
                <w:szCs w:val="28"/>
                <w:shd w:val="clear" w:color="auto" w:fill="FFFFFF"/>
              </w:rPr>
            </w:pPr>
            <w:ins w:id="930" w:author="Giorgio Romeo" w:date="2020-12-01T15:39:00Z">
              <w:r>
                <w:rPr>
                  <w:rFonts w:ascii="Bell MT" w:hAnsi="Bell MT" w:cs="Arial"/>
                  <w:sz w:val="28"/>
                  <w:szCs w:val="28"/>
                  <w:shd w:val="clear" w:color="auto" w:fill="FFFFFF"/>
                </w:rPr>
                <w:t>A2</w:t>
              </w:r>
            </w:ins>
          </w:p>
        </w:tc>
        <w:tc>
          <w:tcPr>
            <w:tcW w:w="6257" w:type="dxa"/>
            <w:vAlign w:val="center"/>
            <w:tcPrChange w:id="931" w:author="Giorgio Romeo" w:date="2020-12-01T15:40:00Z">
              <w:tcPr>
                <w:tcW w:w="6257" w:type="dxa"/>
                <w:vAlign w:val="center"/>
              </w:tcPr>
            </w:tcPrChange>
          </w:tcPr>
          <w:p w14:paraId="7C5BE4D5" w14:textId="77777777" w:rsidR="00D152F5" w:rsidRPr="00EE0195" w:rsidRDefault="00D152F5" w:rsidP="00D152F5">
            <w:pPr>
              <w:pStyle w:val="Paragrafoelenco"/>
              <w:ind w:left="0"/>
              <w:jc w:val="center"/>
              <w:rPr>
                <w:ins w:id="932" w:author="Giorgio Romeo" w:date="2020-12-01T15:39:00Z"/>
                <w:rFonts w:ascii="Bell MT" w:hAnsi="Bell MT" w:cs="Arial"/>
                <w:sz w:val="24"/>
                <w:szCs w:val="24"/>
                <w:shd w:val="clear" w:color="auto" w:fill="FFFFFF"/>
              </w:rPr>
            </w:pPr>
            <w:ins w:id="933" w:author="Giorgio Romeo" w:date="2020-12-01T15:39: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D152F5" w14:paraId="7CC094B6" w14:textId="77777777" w:rsidTr="00D152F5">
        <w:trPr>
          <w:trHeight w:val="398"/>
          <w:jc w:val="right"/>
          <w:ins w:id="934" w:author="Giorgio Romeo" w:date="2020-12-01T15:39:00Z"/>
          <w:trPrChange w:id="935" w:author="Giorgio Romeo" w:date="2020-12-01T15:40:00Z">
            <w:trPr>
              <w:trHeight w:val="398"/>
              <w:jc w:val="right"/>
            </w:trPr>
          </w:trPrChange>
        </w:trPr>
        <w:tc>
          <w:tcPr>
            <w:tcW w:w="3075" w:type="dxa"/>
            <w:vAlign w:val="center"/>
            <w:tcPrChange w:id="936" w:author="Giorgio Romeo" w:date="2020-12-01T15:40:00Z">
              <w:tcPr>
                <w:tcW w:w="2928" w:type="dxa"/>
                <w:vAlign w:val="center"/>
              </w:tcPr>
            </w:tcPrChange>
          </w:tcPr>
          <w:p w14:paraId="3DE76A31" w14:textId="77777777" w:rsidR="00D152F5" w:rsidRPr="00EE0195" w:rsidRDefault="00D152F5" w:rsidP="00D152F5">
            <w:pPr>
              <w:pStyle w:val="Paragrafoelenco"/>
              <w:ind w:left="0"/>
              <w:jc w:val="center"/>
              <w:rPr>
                <w:ins w:id="937" w:author="Giorgio Romeo" w:date="2020-12-01T15:39:00Z"/>
                <w:rFonts w:ascii="Bell MT" w:hAnsi="Bell MT" w:cs="Arial"/>
                <w:sz w:val="28"/>
                <w:szCs w:val="28"/>
                <w:shd w:val="clear" w:color="auto" w:fill="FFFFFF"/>
              </w:rPr>
            </w:pPr>
            <w:ins w:id="938" w:author="Giorgio Romeo" w:date="2020-12-01T15:39:00Z">
              <w:r>
                <w:rPr>
                  <w:rFonts w:ascii="Bell MT" w:hAnsi="Bell MT" w:cs="Arial"/>
                  <w:sz w:val="28"/>
                  <w:szCs w:val="28"/>
                  <w:shd w:val="clear" w:color="auto" w:fill="FFFFFF"/>
                </w:rPr>
                <w:t>A3</w:t>
              </w:r>
            </w:ins>
          </w:p>
        </w:tc>
        <w:tc>
          <w:tcPr>
            <w:tcW w:w="6257" w:type="dxa"/>
            <w:vAlign w:val="center"/>
            <w:tcPrChange w:id="939" w:author="Giorgio Romeo" w:date="2020-12-01T15:40:00Z">
              <w:tcPr>
                <w:tcW w:w="6257" w:type="dxa"/>
                <w:vAlign w:val="center"/>
              </w:tcPr>
            </w:tcPrChange>
          </w:tcPr>
          <w:p w14:paraId="71E1C146" w14:textId="77777777" w:rsidR="00D152F5" w:rsidRPr="00EE0195" w:rsidRDefault="00D152F5" w:rsidP="00D152F5">
            <w:pPr>
              <w:pStyle w:val="Paragrafoelenco"/>
              <w:ind w:left="0"/>
              <w:jc w:val="center"/>
              <w:rPr>
                <w:ins w:id="940" w:author="Giorgio Romeo" w:date="2020-12-01T15:39:00Z"/>
                <w:rFonts w:ascii="Bell MT" w:hAnsi="Bell MT" w:cs="Arial"/>
                <w:shd w:val="clear" w:color="auto" w:fill="FFFFFF"/>
              </w:rPr>
            </w:pPr>
            <w:ins w:id="941" w:author="Giorgio Romeo" w:date="2020-12-01T15:39:00Z">
              <w:r>
                <w:rPr>
                  <w:rFonts w:ascii="Bell MT" w:hAnsi="Bell MT" w:cs="Arial"/>
                  <w:sz w:val="24"/>
                  <w:szCs w:val="24"/>
                  <w:shd w:val="clear" w:color="auto" w:fill="FFFFFF"/>
                </w:rPr>
                <w:t>Data about store departments and items collocation in departments is correct</w:t>
              </w:r>
            </w:ins>
          </w:p>
        </w:tc>
      </w:tr>
      <w:tr w:rsidR="00D152F5" w14:paraId="45BAF09E" w14:textId="77777777" w:rsidTr="00D152F5">
        <w:trPr>
          <w:trHeight w:val="117"/>
          <w:jc w:val="right"/>
          <w:ins w:id="942" w:author="Giorgio Romeo" w:date="2020-12-01T15:39:00Z"/>
          <w:trPrChange w:id="943" w:author="Giorgio Romeo" w:date="2020-12-01T15:40:00Z">
            <w:trPr>
              <w:trHeight w:val="117"/>
              <w:jc w:val="right"/>
            </w:trPr>
          </w:trPrChange>
        </w:trPr>
        <w:tc>
          <w:tcPr>
            <w:tcW w:w="3075" w:type="dxa"/>
            <w:vAlign w:val="center"/>
            <w:tcPrChange w:id="944" w:author="Giorgio Romeo" w:date="2020-12-01T15:40:00Z">
              <w:tcPr>
                <w:tcW w:w="2928" w:type="dxa"/>
                <w:vAlign w:val="center"/>
              </w:tcPr>
            </w:tcPrChange>
          </w:tcPr>
          <w:p w14:paraId="0315F4BF" w14:textId="77777777" w:rsidR="00D152F5" w:rsidRPr="00EE0195" w:rsidRDefault="00D152F5" w:rsidP="00D152F5">
            <w:pPr>
              <w:pStyle w:val="Paragrafoelenco"/>
              <w:ind w:left="0"/>
              <w:jc w:val="center"/>
              <w:rPr>
                <w:ins w:id="945" w:author="Giorgio Romeo" w:date="2020-12-01T15:39:00Z"/>
                <w:rFonts w:ascii="Bell MT" w:hAnsi="Bell MT" w:cs="Arial"/>
                <w:sz w:val="28"/>
                <w:szCs w:val="28"/>
                <w:shd w:val="clear" w:color="auto" w:fill="FFFFFF"/>
              </w:rPr>
            </w:pPr>
            <w:ins w:id="946" w:author="Giorgio Romeo" w:date="2020-12-01T15:39:00Z">
              <w:r>
                <w:rPr>
                  <w:rFonts w:ascii="Bell MT" w:hAnsi="Bell MT" w:cs="Arial"/>
                  <w:sz w:val="28"/>
                  <w:szCs w:val="28"/>
                  <w:shd w:val="clear" w:color="auto" w:fill="FFFFFF"/>
                </w:rPr>
                <w:t>A4</w:t>
              </w:r>
            </w:ins>
          </w:p>
        </w:tc>
        <w:tc>
          <w:tcPr>
            <w:tcW w:w="6257" w:type="dxa"/>
            <w:vAlign w:val="center"/>
            <w:tcPrChange w:id="947" w:author="Giorgio Romeo" w:date="2020-12-01T15:40:00Z">
              <w:tcPr>
                <w:tcW w:w="6257" w:type="dxa"/>
                <w:vAlign w:val="center"/>
              </w:tcPr>
            </w:tcPrChange>
          </w:tcPr>
          <w:p w14:paraId="7C5AE2C7" w14:textId="77777777" w:rsidR="00D152F5" w:rsidRPr="00EE0195" w:rsidRDefault="00D152F5" w:rsidP="00D152F5">
            <w:pPr>
              <w:pStyle w:val="Paragrafoelenco"/>
              <w:ind w:left="0"/>
              <w:jc w:val="center"/>
              <w:rPr>
                <w:ins w:id="948" w:author="Giorgio Romeo" w:date="2020-12-01T15:39:00Z"/>
                <w:rFonts w:ascii="Bell MT" w:hAnsi="Bell MT" w:cs="Arial"/>
                <w:sz w:val="24"/>
                <w:szCs w:val="24"/>
                <w:shd w:val="clear" w:color="auto" w:fill="FFFFFF"/>
              </w:rPr>
            </w:pPr>
            <w:ins w:id="949" w:author="Giorgio Romeo" w:date="2020-12-01T15:39:00Z">
              <w:r>
                <w:rPr>
                  <w:rFonts w:ascii="Bell MT" w:hAnsi="Bell MT" w:cs="Arial"/>
                  <w:sz w:val="24"/>
                  <w:szCs w:val="24"/>
                  <w:shd w:val="clear" w:color="auto" w:fill="FFFFFF"/>
                </w:rPr>
                <w:t>All store entrances and exits will have turnstiles gates</w:t>
              </w:r>
            </w:ins>
          </w:p>
        </w:tc>
      </w:tr>
      <w:tr w:rsidR="00D152F5" w14:paraId="7E60B38E" w14:textId="77777777" w:rsidTr="00D152F5">
        <w:trPr>
          <w:trHeight w:val="117"/>
          <w:jc w:val="right"/>
          <w:ins w:id="950" w:author="Giorgio Romeo" w:date="2020-12-01T15:39:00Z"/>
          <w:trPrChange w:id="951" w:author="Giorgio Romeo" w:date="2020-12-01T15:40:00Z">
            <w:trPr>
              <w:trHeight w:val="117"/>
              <w:jc w:val="right"/>
            </w:trPr>
          </w:trPrChange>
        </w:trPr>
        <w:tc>
          <w:tcPr>
            <w:tcW w:w="3075" w:type="dxa"/>
            <w:vAlign w:val="center"/>
            <w:tcPrChange w:id="952" w:author="Giorgio Romeo" w:date="2020-12-01T15:40:00Z">
              <w:tcPr>
                <w:tcW w:w="2928" w:type="dxa"/>
                <w:vAlign w:val="center"/>
              </w:tcPr>
            </w:tcPrChange>
          </w:tcPr>
          <w:p w14:paraId="2FADC5C6" w14:textId="77777777" w:rsidR="00D152F5" w:rsidRPr="00EE0195" w:rsidRDefault="00D152F5" w:rsidP="00D152F5">
            <w:pPr>
              <w:pStyle w:val="Paragrafoelenco"/>
              <w:ind w:left="0"/>
              <w:jc w:val="center"/>
              <w:rPr>
                <w:ins w:id="953" w:author="Giorgio Romeo" w:date="2020-12-01T15:39:00Z"/>
                <w:rFonts w:ascii="Bell MT" w:hAnsi="Bell MT" w:cs="Arial"/>
                <w:sz w:val="28"/>
                <w:szCs w:val="28"/>
                <w:shd w:val="clear" w:color="auto" w:fill="FFFFFF"/>
              </w:rPr>
            </w:pPr>
            <w:ins w:id="954" w:author="Giorgio Romeo" w:date="2020-12-01T15:39: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6257" w:type="dxa"/>
            <w:vAlign w:val="center"/>
            <w:tcPrChange w:id="955" w:author="Giorgio Romeo" w:date="2020-12-01T15:40:00Z">
              <w:tcPr>
                <w:tcW w:w="6257" w:type="dxa"/>
                <w:vAlign w:val="center"/>
              </w:tcPr>
            </w:tcPrChange>
          </w:tcPr>
          <w:p w14:paraId="388917BE" w14:textId="77777777" w:rsidR="00D152F5" w:rsidRPr="00EE0195" w:rsidRDefault="00D152F5" w:rsidP="00D152F5">
            <w:pPr>
              <w:pStyle w:val="Paragrafoelenco"/>
              <w:ind w:left="0"/>
              <w:jc w:val="center"/>
              <w:rPr>
                <w:ins w:id="956" w:author="Giorgio Romeo" w:date="2020-12-01T15:39:00Z"/>
                <w:rFonts w:ascii="Bell MT" w:hAnsi="Bell MT" w:cs="Arial"/>
                <w:sz w:val="24"/>
                <w:szCs w:val="24"/>
                <w:shd w:val="clear" w:color="auto" w:fill="FFFFFF"/>
              </w:rPr>
            </w:pPr>
            <w:ins w:id="957" w:author="Giorgio Romeo" w:date="2020-12-01T15:39:00Z">
              <w:r>
                <w:rPr>
                  <w:rFonts w:ascii="Bell MT" w:hAnsi="Bell MT" w:cs="Arial"/>
                  <w:sz w:val="24"/>
                  <w:szCs w:val="24"/>
                  <w:shd w:val="clear" w:color="auto" w:fill="FFFFFF"/>
                </w:rPr>
                <w:t>Users in stores will abide to local norms on social distancing</w:t>
              </w:r>
            </w:ins>
          </w:p>
        </w:tc>
      </w:tr>
    </w:tbl>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68CD71C4" w14:textId="2C925DF2" w:rsidR="009961E2" w:rsidRDefault="009961E2" w:rsidP="00923D58">
      <w:pPr>
        <w:ind w:left="360"/>
        <w:rPr>
          <w:rStyle w:val="Enfasidelicata"/>
          <w:rFonts w:ascii="Bell MT" w:hAnsi="Bell MT"/>
          <w:i w:val="0"/>
          <w:iCs w:val="0"/>
          <w:sz w:val="24"/>
          <w:szCs w:val="24"/>
        </w:rPr>
      </w:pPr>
    </w:p>
    <w:p w14:paraId="062ADC6B" w14:textId="35569DA2" w:rsidR="009961E2" w:rsidRDefault="009961E2" w:rsidP="00923D58">
      <w:pPr>
        <w:ind w:left="360"/>
        <w:rPr>
          <w:rStyle w:val="Enfasidelicata"/>
          <w:rFonts w:ascii="Bell MT" w:hAnsi="Bell MT"/>
          <w:i w:val="0"/>
          <w:iCs w:val="0"/>
          <w:sz w:val="24"/>
          <w:szCs w:val="24"/>
        </w:rPr>
      </w:pPr>
    </w:p>
    <w:p w14:paraId="56EA227F" w14:textId="6F3A4963" w:rsidR="009961E2" w:rsidRDefault="009961E2" w:rsidP="00923D58">
      <w:pPr>
        <w:ind w:left="360"/>
        <w:rPr>
          <w:rStyle w:val="Enfasidelicata"/>
          <w:rFonts w:ascii="Bell MT" w:hAnsi="Bell MT"/>
          <w:i w:val="0"/>
          <w:iCs w:val="0"/>
          <w:sz w:val="24"/>
          <w:szCs w:val="24"/>
        </w:rPr>
      </w:pPr>
    </w:p>
    <w:p w14:paraId="2A1E4058" w14:textId="659740AA"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923D58">
      <w:pPr>
        <w:ind w:left="360"/>
        <w:rPr>
          <w:rStyle w:val="Enfasidelicata"/>
          <w:rFonts w:ascii="Bell MT" w:hAnsi="Bell MT"/>
          <w:i w:val="0"/>
          <w:iCs w:val="0"/>
          <w:sz w:val="24"/>
          <w:szCs w:val="24"/>
        </w:rPr>
      </w:pPr>
    </w:p>
    <w:p w14:paraId="7B0A2BFA" w14:textId="5046168C" w:rsidR="009961E2" w:rsidRDefault="009961E2" w:rsidP="00923D58">
      <w:pPr>
        <w:ind w:left="360"/>
        <w:rPr>
          <w:rStyle w:val="Enfasidelicata"/>
          <w:rFonts w:ascii="Bell MT" w:hAnsi="Bell MT"/>
          <w:i w:val="0"/>
          <w:iCs w:val="0"/>
          <w:sz w:val="24"/>
          <w:szCs w:val="24"/>
        </w:rPr>
      </w:pPr>
    </w:p>
    <w:p w14:paraId="2BDBD519" w14:textId="2B578E10" w:rsidR="009961E2" w:rsidDel="00D152F5" w:rsidRDefault="009961E2" w:rsidP="00923D58">
      <w:pPr>
        <w:ind w:left="360"/>
        <w:rPr>
          <w:del w:id="958" w:author="Giorgio Romeo" w:date="2020-12-01T15:40:00Z"/>
          <w:rStyle w:val="Enfasidelicata"/>
          <w:rFonts w:ascii="Bell MT" w:hAnsi="Bell MT"/>
          <w:i w:val="0"/>
          <w:iCs w:val="0"/>
          <w:sz w:val="24"/>
          <w:szCs w:val="24"/>
        </w:rPr>
      </w:pPr>
    </w:p>
    <w:p w14:paraId="0B555EEC" w14:textId="58F1D474" w:rsidR="009961E2" w:rsidDel="00D152F5" w:rsidRDefault="009961E2" w:rsidP="00923D58">
      <w:pPr>
        <w:ind w:left="360"/>
        <w:rPr>
          <w:del w:id="959" w:author="Giorgio Romeo" w:date="2020-12-01T15:40:00Z"/>
          <w:rStyle w:val="Enfasidelicata"/>
          <w:rFonts w:ascii="Bell MT" w:hAnsi="Bell MT"/>
          <w:i w:val="0"/>
          <w:iCs w:val="0"/>
          <w:sz w:val="24"/>
          <w:szCs w:val="24"/>
        </w:rPr>
      </w:pPr>
    </w:p>
    <w:p w14:paraId="2C8C43A5" w14:textId="3C69365E" w:rsidR="009961E2" w:rsidRPr="00923D58" w:rsidDel="00D152F5" w:rsidRDefault="009961E2" w:rsidP="00923D58">
      <w:pPr>
        <w:ind w:left="360"/>
        <w:rPr>
          <w:del w:id="960" w:author="Giorgio Romeo" w:date="2020-12-01T15:40:00Z"/>
          <w:rStyle w:val="Enfasidelicata"/>
          <w:rFonts w:ascii="Bell MT" w:hAnsi="Bell MT"/>
          <w:i w:val="0"/>
          <w:iCs w:val="0"/>
          <w:sz w:val="24"/>
          <w:szCs w:val="24"/>
        </w:rPr>
      </w:pPr>
    </w:p>
    <w:p w14:paraId="0A926BAE" w14:textId="50703B69" w:rsidR="008B1B38" w:rsidRPr="00923D58" w:rsidDel="00D152F5" w:rsidRDefault="008B1B38" w:rsidP="00923D58">
      <w:pPr>
        <w:pStyle w:val="Paragrafoelenco"/>
        <w:rPr>
          <w:del w:id="961" w:author="Giorgio Romeo" w:date="2020-12-01T15:40:00Z"/>
          <w:rStyle w:val="Enfasidelicata"/>
          <w:rFonts w:ascii="Bell MT" w:hAnsi="Bell MT"/>
          <w:i w:val="0"/>
          <w:iCs w:val="0"/>
          <w:sz w:val="24"/>
          <w:szCs w:val="24"/>
        </w:rPr>
      </w:pPr>
    </w:p>
    <w:p w14:paraId="7E1118B0" w14:textId="2FE5156D" w:rsidR="00FD6EF9" w:rsidRDefault="001A5FAF" w:rsidP="001A5FAF">
      <w:pPr>
        <w:pStyle w:val="Paragrafoelenco"/>
        <w:numPr>
          <w:ilvl w:val="0"/>
          <w:numId w:val="9"/>
        </w:numPr>
        <w:spacing w:line="240" w:lineRule="auto"/>
        <w:rPr>
          <w:rStyle w:val="Enfasidelicata"/>
          <w:rFonts w:ascii="Bell MT" w:hAnsi="Bell MT"/>
          <w:sz w:val="44"/>
          <w:szCs w:val="44"/>
        </w:rPr>
      </w:pPr>
      <w:r w:rsidRPr="001A5FAF">
        <w:rPr>
          <w:rStyle w:val="Enfasidelicata"/>
          <w:rFonts w:ascii="Bell MT" w:hAnsi="Bell MT"/>
          <w:sz w:val="44"/>
          <w:szCs w:val="44"/>
        </w:rPr>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77777777" w:rsidR="00C03833" w:rsidRDefault="00DF3309" w:rsidP="00C03833">
      <w:pPr>
        <w:pStyle w:val="Paragrafoelenco"/>
        <w:numPr>
          <w:ilvl w:val="1"/>
          <w:numId w:val="22"/>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p>
    <w:p w14:paraId="772B1CA9" w14:textId="77777777" w:rsidR="00C03833" w:rsidRDefault="00C03833" w:rsidP="00C03833">
      <w:pPr>
        <w:pStyle w:val="Paragrafoelenco"/>
        <w:spacing w:line="240" w:lineRule="auto"/>
        <w:rPr>
          <w:rStyle w:val="Enfasidelicata"/>
          <w:rFonts w:ascii="Bell MT" w:hAnsi="Bell MT"/>
          <w:sz w:val="32"/>
          <w:szCs w:val="32"/>
        </w:rPr>
      </w:pPr>
    </w:p>
    <w:p w14:paraId="7DDB4D30" w14:textId="422EBA2E" w:rsidR="009961E2" w:rsidRPr="00B920D4" w:rsidRDefault="00B45AC3">
      <w:pPr>
        <w:pStyle w:val="Paragrafoelenco"/>
        <w:numPr>
          <w:ilvl w:val="0"/>
          <w:numId w:val="43"/>
        </w:numPr>
        <w:spacing w:line="240" w:lineRule="auto"/>
        <w:rPr>
          <w:rStyle w:val="Enfasidelicata"/>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775C1D" w:rsidRPr="00394E50" w:rsidRDefault="00775C1D"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775C1D" w:rsidRPr="00394E50" w:rsidRDefault="00775C1D" w:rsidP="00B920D4">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775C1D" w:rsidRPr="00C916B9" w:rsidRDefault="00775C1D"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775C1D" w:rsidRPr="00C916B9" w:rsidRDefault="00775C1D" w:rsidP="00B920D4">
                      <w:pPr>
                        <w:pStyle w:val="Didascalia"/>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132955" w:rsidRPr="699595DC">
        <w:rPr>
          <w:rStyle w:val="Enfasidelicata"/>
          <w:rFonts w:ascii="Bell MT" w:hAnsi="Bell MT"/>
          <w:i w:val="0"/>
          <w:iCs w:val="0"/>
          <w:sz w:val="24"/>
          <w:szCs w:val="24"/>
        </w:rPr>
        <w:t>Mobile App</w:t>
      </w:r>
      <w:r w:rsidR="00881403" w:rsidRPr="699595DC">
        <w:rPr>
          <w:rStyle w:val="Enfasidelicata"/>
          <w:rFonts w:ascii="Bell MT" w:hAnsi="Bell MT"/>
          <w:i w:val="0"/>
          <w:iCs w:val="0"/>
          <w:sz w:val="24"/>
          <w:szCs w:val="24"/>
        </w:rPr>
        <w:t>, this</w:t>
      </w:r>
      <w:r w:rsidR="00132955" w:rsidRPr="699595DC">
        <w:rPr>
          <w:rStyle w:val="Enfasidelicata"/>
          <w:rFonts w:ascii="Bell MT" w:hAnsi="Bell MT"/>
          <w:i w:val="0"/>
          <w:iCs w:val="0"/>
          <w:sz w:val="24"/>
          <w:szCs w:val="24"/>
        </w:rPr>
        <w:t xml:space="preserve"> must be easy to use, as it </w:t>
      </w:r>
      <w:r w:rsidR="00307B50" w:rsidRPr="699595DC">
        <w:rPr>
          <w:rStyle w:val="Enfasidelicata"/>
          <w:rFonts w:ascii="Bell MT" w:hAnsi="Bell MT"/>
          <w:i w:val="0"/>
          <w:iCs w:val="0"/>
          <w:sz w:val="24"/>
          <w:szCs w:val="24"/>
        </w:rPr>
        <w:t>will have</w:t>
      </w:r>
      <w:r w:rsidR="00132955" w:rsidRPr="699595DC">
        <w:rPr>
          <w:rStyle w:val="Enfasidelicata"/>
          <w:rFonts w:ascii="Bell MT" w:hAnsi="Bell MT"/>
          <w:i w:val="0"/>
          <w:iCs w:val="0"/>
          <w:sz w:val="24"/>
          <w:szCs w:val="24"/>
        </w:rPr>
        <w:t xml:space="preserve"> to be used from people of all ages, this means that the interface must be very minimal and direct</w:t>
      </w:r>
      <w:r w:rsidR="003A6295" w:rsidRPr="699595DC">
        <w:rPr>
          <w:rStyle w:val="Enfasidelicata"/>
          <w:rFonts w:ascii="Bell MT" w:hAnsi="Bell MT"/>
          <w:i w:val="0"/>
          <w:iCs w:val="0"/>
          <w:sz w:val="24"/>
          <w:szCs w:val="24"/>
        </w:rPr>
        <w:t>. The app will allow virtual users to get a ticket, book visits, as well as monitor their tickets and visit</w:t>
      </w:r>
      <w:r w:rsidR="00C46FED" w:rsidRPr="699595DC">
        <w:rPr>
          <w:rStyle w:val="Enfasidelicata"/>
          <w:rFonts w:ascii="Bell MT" w:hAnsi="Bell MT"/>
          <w:i w:val="0"/>
          <w:iCs w:val="0"/>
          <w:sz w:val="24"/>
          <w:szCs w:val="24"/>
        </w:rPr>
        <w:t xml:space="preserve">s, </w:t>
      </w:r>
      <w:r w:rsidR="00BB10B8" w:rsidRPr="699595DC">
        <w:rPr>
          <w:rStyle w:val="Enfasidelicata"/>
          <w:rFonts w:ascii="Bell MT" w:hAnsi="Bell MT"/>
          <w:i w:val="0"/>
          <w:iCs w:val="0"/>
          <w:sz w:val="24"/>
          <w:szCs w:val="24"/>
        </w:rPr>
        <w:t xml:space="preserve">either if the virtual user has an account </w:t>
      </w:r>
      <w:r w:rsidR="003865BD" w:rsidRPr="699595DC">
        <w:rPr>
          <w:rStyle w:val="Enfasidelicata"/>
          <w:rFonts w:ascii="Bell MT" w:hAnsi="Bell MT"/>
          <w:i w:val="0"/>
          <w:iCs w:val="0"/>
          <w:sz w:val="24"/>
          <w:szCs w:val="24"/>
        </w:rPr>
        <w:t>or not. If user does not login, the app will just consider him as a guest</w:t>
      </w:r>
      <w:r w:rsidR="000A44A8" w:rsidRPr="699595DC">
        <w:rPr>
          <w:rStyle w:val="Enfasidelicata"/>
          <w:rFonts w:ascii="Bell MT" w:hAnsi="Bell MT"/>
          <w:i w:val="0"/>
          <w:iCs w:val="0"/>
          <w:sz w:val="24"/>
          <w:szCs w:val="24"/>
        </w:rPr>
        <w:t>.</w:t>
      </w:r>
      <w:r w:rsidR="001F6074" w:rsidRPr="699595DC">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sidRPr="699595DC">
        <w:rPr>
          <w:rStyle w:val="Enfasidelicata"/>
          <w:rFonts w:ascii="Bell MT" w:hAnsi="Bell MT"/>
          <w:i w:val="0"/>
          <w:iCs w:val="0"/>
          <w:sz w:val="24"/>
          <w:szCs w:val="24"/>
        </w:rPr>
        <w:t>Here we can see some</w:t>
      </w:r>
      <w:r w:rsidR="00C208EB" w:rsidRPr="699595DC">
        <w:rPr>
          <w:rStyle w:val="Enfasidelicata"/>
          <w:rFonts w:ascii="Bell MT" w:hAnsi="Bell MT"/>
          <w:i w:val="0"/>
          <w:iCs w:val="0"/>
          <w:sz w:val="24"/>
          <w:szCs w:val="24"/>
        </w:rPr>
        <w:t xml:space="preserve"> draft</w:t>
      </w:r>
      <w:r w:rsidR="001F6074" w:rsidRPr="699595DC">
        <w:rPr>
          <w:rStyle w:val="Enfasidelicata"/>
          <w:rFonts w:ascii="Bell MT" w:hAnsi="Bell MT"/>
          <w:i w:val="0"/>
          <w:iCs w:val="0"/>
          <w:sz w:val="24"/>
          <w:szCs w:val="24"/>
        </w:rPr>
        <w:t xml:space="preserve"> mockups</w:t>
      </w:r>
      <w:r w:rsidRPr="699595DC">
        <w:rPr>
          <w:rStyle w:val="Enfasidelicata"/>
          <w:rFonts w:ascii="Bell MT" w:hAnsi="Bell MT"/>
          <w:i w:val="0"/>
          <w:iCs w:val="0"/>
          <w:sz w:val="24"/>
          <w:szCs w:val="24"/>
        </w:rPr>
        <w:t>*</w:t>
      </w:r>
      <w:r w:rsidR="00C208EB" w:rsidRPr="699595DC">
        <w:rPr>
          <w:rStyle w:val="Enfasidelicata"/>
          <w:rFonts w:ascii="Bell MT" w:hAnsi="Bell MT"/>
          <w:i w:val="0"/>
          <w:iCs w:val="0"/>
          <w:sz w:val="24"/>
          <w:szCs w:val="24"/>
        </w:rPr>
        <w:t xml:space="preserve"> with </w:t>
      </w:r>
      <w:r w:rsidR="007C5236" w:rsidRPr="699595DC">
        <w:rPr>
          <w:rStyle w:val="Enfasidelicata"/>
          <w:rFonts w:ascii="Bell MT" w:hAnsi="Bell MT"/>
          <w:i w:val="0"/>
          <w:iCs w:val="0"/>
          <w:sz w:val="24"/>
          <w:szCs w:val="24"/>
        </w:rPr>
        <w:t>colours and graphics not optimized</w:t>
      </w:r>
      <w:r w:rsidR="00496130" w:rsidRPr="699595DC">
        <w:rPr>
          <w:rStyle w:val="Enfasidelicata"/>
          <w:rFonts w:ascii="Bell MT" w:hAnsi="Bell MT"/>
          <w:i w:val="0"/>
          <w:iCs w:val="0"/>
          <w:sz w:val="24"/>
          <w:szCs w:val="24"/>
        </w:rPr>
        <w:t>:</w:t>
      </w:r>
      <w:r w:rsidR="009961E2" w:rsidRPr="00B45AC3">
        <w:rPr>
          <w:rStyle w:val="Enfasidelicata"/>
          <w:rFonts w:ascii="Bell MT" w:hAnsi="Bell MT"/>
          <w:i w:val="0"/>
          <w:iCs w:val="0"/>
          <w:sz w:val="24"/>
          <w:szCs w:val="24"/>
        </w:rPr>
        <w:br/>
      </w:r>
    </w:p>
    <w:p w14:paraId="1819572C" w14:textId="52ACD87E" w:rsidR="00B45AC3" w:rsidRDefault="00B45AC3" w:rsidP="00B45AC3">
      <w:pPr>
        <w:pStyle w:val="Paragrafoelenco"/>
        <w:spacing w:line="240" w:lineRule="auto"/>
        <w:ind w:left="1505"/>
        <w:rPr>
          <w:rStyle w:val="Enfasidelicata"/>
          <w:rFonts w:ascii="Bell MT" w:hAnsi="Bell MT"/>
          <w:i w:val="0"/>
          <w:iCs w:val="0"/>
          <w:sz w:val="24"/>
          <w:szCs w:val="24"/>
        </w:rPr>
      </w:pPr>
    </w:p>
    <w:p w14:paraId="0D6DBC5F" w14:textId="77777777" w:rsidR="00B45AC3" w:rsidRDefault="00E5360E" w:rsidP="00B45AC3">
      <w:pPr>
        <w:spacing w:line="240" w:lineRule="auto"/>
        <w:ind w:left="720"/>
        <w:rPr>
          <w:rStyle w:val="Enfasidelicata"/>
          <w:rFonts w:ascii="Bell MT" w:hAnsi="Bell MT"/>
          <w:i w:val="0"/>
          <w:iCs w:val="0"/>
          <w:sz w:val="24"/>
          <w:szCs w:val="24"/>
        </w:rPr>
      </w:pPr>
      <w:r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23A51B0A" w14:textId="24D45724" w:rsidR="00F95DA5" w:rsidRPr="00B920D4" w:rsidRDefault="00B45AC3" w:rsidP="00B920D4">
      <w:pPr>
        <w:spacing w:line="240" w:lineRule="auto"/>
        <w:ind w:left="720"/>
        <w:rPr>
          <w:rStyle w:val="Enfasidelicata"/>
          <w:rFonts w:ascii="Bell MT" w:hAnsi="Bell MT"/>
          <w:sz w:val="24"/>
          <w:szCs w:val="24"/>
        </w:rPr>
      </w:pP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39657757" w14:textId="16A7DC1D" w:rsidR="009C361D" w:rsidRPr="0008156E" w:rsidRDefault="00405582" w:rsidP="00B920D4">
      <w:pPr>
        <w:spacing w:line="240" w:lineRule="auto"/>
        <w:ind w:left="720"/>
        <w:jc w:val="both"/>
        <w:rPr>
          <w:rStyle w:val="Enfasidelicata"/>
          <w:rFonts w:ascii="Bell MT" w:hAnsi="Bell MT"/>
          <w:i w:val="0"/>
          <w:iCs w:val="0"/>
          <w:sz w:val="24"/>
          <w:szCs w:val="24"/>
        </w:rPr>
      </w:pPr>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775C1D" w:rsidRPr="00F45241" w:rsidRDefault="00775C1D" w:rsidP="00B920D4">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775C1D" w:rsidRPr="00F45241" w:rsidRDefault="00775C1D" w:rsidP="00B920D4">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775C1D" w:rsidRPr="00B70500" w:rsidRDefault="00775C1D" w:rsidP="00B920D4">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775C1D" w:rsidRPr="00B70500" w:rsidRDefault="00775C1D" w:rsidP="00B920D4">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775C1D" w:rsidRPr="00CE15D9" w:rsidRDefault="00775C1D"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775C1D" w:rsidRPr="00CE15D9" w:rsidRDefault="00775C1D" w:rsidP="00B920D4">
                      <w:pPr>
                        <w:pStyle w:val="Didascalia"/>
                        <w:jc w:val="center"/>
                        <w:rPr>
                          <w:noProof/>
                        </w:rPr>
                      </w:pPr>
                      <w:r>
                        <w:t>Ticket Confirmation</w:t>
                      </w:r>
                    </w:p>
                  </w:txbxContent>
                </v:textbox>
                <w10:wrap type="topAndBottom"/>
              </v:shape>
            </w:pict>
          </mc:Fallback>
        </mc:AlternateContent>
      </w:r>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775C1D" w:rsidRPr="00126B00" w:rsidRDefault="00775C1D"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775C1D" w:rsidRPr="00126B00" w:rsidRDefault="00775C1D"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F877BD" w:rsidRPr="699595DC">
        <w:rPr>
          <w:rStyle w:val="Enfasidelicata"/>
          <w:rFonts w:ascii="Bell MT" w:hAnsi="Bell MT"/>
          <w:i w:val="0"/>
          <w:iCs w:val="0"/>
          <w:sz w:val="24"/>
          <w:szCs w:val="24"/>
        </w:rPr>
        <w:t xml:space="preserve">In the case of </w:t>
      </w:r>
      <w:r w:rsidR="00E44E1C" w:rsidRPr="699595DC">
        <w:rPr>
          <w:rStyle w:val="Enfasidelicata"/>
          <w:rFonts w:ascii="Bell MT" w:hAnsi="Bell MT"/>
          <w:i w:val="0"/>
          <w:iCs w:val="0"/>
          <w:sz w:val="24"/>
          <w:szCs w:val="24"/>
        </w:rPr>
        <w:t>“</w:t>
      </w:r>
      <w:r w:rsidR="00F877BD" w:rsidRPr="699595DC">
        <w:rPr>
          <w:rStyle w:val="Enfasidelicata"/>
          <w:rFonts w:ascii="Bell MT" w:hAnsi="Bell MT"/>
          <w:i w:val="0"/>
          <w:iCs w:val="0"/>
          <w:sz w:val="24"/>
          <w:szCs w:val="24"/>
        </w:rPr>
        <w:t>book a visit</w:t>
      </w:r>
      <w:r w:rsidR="00E44E1C" w:rsidRPr="699595DC">
        <w:rPr>
          <w:rStyle w:val="Enfasidelicata"/>
          <w:rFonts w:ascii="Bell MT" w:hAnsi="Bell MT"/>
          <w:i w:val="0"/>
          <w:iCs w:val="0"/>
          <w:sz w:val="24"/>
          <w:szCs w:val="24"/>
        </w:rPr>
        <w:t>”</w:t>
      </w:r>
      <w:r w:rsidR="00F877BD" w:rsidRPr="699595DC">
        <w:rPr>
          <w:rStyle w:val="Enfasidelicata"/>
          <w:rFonts w:ascii="Bell MT" w:hAnsi="Bell MT"/>
          <w:i w:val="0"/>
          <w:iCs w:val="0"/>
          <w:sz w:val="24"/>
          <w:szCs w:val="24"/>
        </w:rPr>
        <w:t>, after the shop selection, the app will allow registered users to select their shopping list:</w:t>
      </w:r>
    </w:p>
    <w:p w14:paraId="3E4FD0B2" w14:textId="77777777"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77777777" w:rsidR="00C26CA6" w:rsidRPr="00B920D4" w:rsidRDefault="00107C29" w:rsidP="699595DC">
      <w:pPr>
        <w:pStyle w:val="Paragrafoelenco"/>
        <w:numPr>
          <w:ilvl w:val="0"/>
          <w:numId w:val="43"/>
        </w:numPr>
        <w:spacing w:line="240" w:lineRule="auto"/>
        <w:rPr>
          <w:rFonts w:ascii="Bell MT" w:eastAsia="Bell MT" w:hAnsi="Bell MT" w:cs="Bell MT"/>
          <w:sz w:val="24"/>
          <w:szCs w:val="24"/>
        </w:rPr>
      </w:pPr>
      <w:r w:rsidRPr="699595DC">
        <w:rPr>
          <w:rFonts w:ascii="Bell MT" w:eastAsia="Bell MT" w:hAnsi="Bell MT" w:cs="Bell MT"/>
          <w:sz w:val="24"/>
          <w:szCs w:val="24"/>
          <w:rPrChange w:id="962" w:author="Etion Pinari" w:date="2020-12-01T21:45:00Z">
            <w:rPr/>
          </w:rPrChange>
        </w:rPr>
        <w:t xml:space="preserve">Physical </w:t>
      </w:r>
      <w:r w:rsidR="002C7473" w:rsidRPr="699595DC">
        <w:rPr>
          <w:rFonts w:ascii="Bell MT" w:eastAsia="Bell MT" w:hAnsi="Bell MT" w:cs="Bell MT"/>
          <w:sz w:val="24"/>
          <w:szCs w:val="24"/>
          <w:rPrChange w:id="963" w:author="Etion Pinari" w:date="2020-12-01T21:45:00Z">
            <w:rPr/>
          </w:rPrChange>
        </w:rPr>
        <w:t xml:space="preserve">ticket dispensers, that will be installed in front of each shop, </w:t>
      </w:r>
      <w:r w:rsidR="00D63385" w:rsidRPr="699595DC">
        <w:rPr>
          <w:rFonts w:ascii="Bell MT" w:eastAsia="Bell MT" w:hAnsi="Bell MT" w:cs="Bell MT"/>
          <w:sz w:val="24"/>
          <w:szCs w:val="24"/>
          <w:rPrChange w:id="964" w:author="Etion Pinari" w:date="2020-12-01T21:45:00Z">
            <w:rPr/>
          </w:rPrChange>
        </w:rPr>
        <w:t xml:space="preserve">acting as proxies for the system. Physical ticket dispensers will allow </w:t>
      </w:r>
      <w:r w:rsidR="001D5F33" w:rsidRPr="699595DC">
        <w:rPr>
          <w:rFonts w:ascii="Bell MT" w:eastAsia="Bell MT" w:hAnsi="Bell MT" w:cs="Bell MT"/>
          <w:sz w:val="24"/>
          <w:szCs w:val="24"/>
          <w:rPrChange w:id="965" w:author="Etion Pinari" w:date="2020-12-01T21:45:00Z">
            <w:rPr/>
          </w:rPrChange>
        </w:rPr>
        <w:t>physical users to get a ticket for the shop</w:t>
      </w:r>
      <w:r w:rsidR="008544B3" w:rsidRPr="699595DC">
        <w:rPr>
          <w:rFonts w:ascii="Bell MT" w:eastAsia="Bell MT" w:hAnsi="Bell MT" w:cs="Bell MT"/>
          <w:sz w:val="24"/>
          <w:szCs w:val="24"/>
          <w:rPrChange w:id="966" w:author="Etion Pinari" w:date="2020-12-01T21:45:00Z">
            <w:rPr/>
          </w:rPrChange>
        </w:rPr>
        <w:t xml:space="preserve"> to which</w:t>
      </w:r>
      <w:r w:rsidR="001D5F33" w:rsidRPr="699595DC">
        <w:rPr>
          <w:rFonts w:ascii="Bell MT" w:eastAsia="Bell MT" w:hAnsi="Bell MT" w:cs="Bell MT"/>
          <w:sz w:val="24"/>
          <w:szCs w:val="24"/>
          <w:rPrChange w:id="967" w:author="Etion Pinari" w:date="2020-12-01T21:45:00Z">
            <w:rPr/>
          </w:rPrChange>
        </w:rPr>
        <w:t xml:space="preserve"> the dispenser belong</w:t>
      </w:r>
      <w:r w:rsidR="008544B3" w:rsidRPr="699595DC">
        <w:rPr>
          <w:rFonts w:ascii="Bell MT" w:eastAsia="Bell MT" w:hAnsi="Bell MT" w:cs="Bell MT"/>
          <w:sz w:val="24"/>
          <w:szCs w:val="24"/>
          <w:rPrChange w:id="968" w:author="Etion Pinari" w:date="2020-12-01T21:45:00Z">
            <w:rPr/>
          </w:rPrChange>
        </w:rPr>
        <w:t>s</w:t>
      </w:r>
      <w:r w:rsidR="001D5F33" w:rsidRPr="699595DC">
        <w:rPr>
          <w:rFonts w:ascii="Bell MT" w:eastAsia="Bell MT" w:hAnsi="Bell MT" w:cs="Bell MT"/>
          <w:sz w:val="24"/>
          <w:szCs w:val="24"/>
          <w:rPrChange w:id="969" w:author="Etion Pinari" w:date="2020-12-01T21:45:00Z">
            <w:rPr/>
          </w:rPrChange>
        </w:rPr>
        <w:t xml:space="preserve"> </w:t>
      </w:r>
      <w:commentRangeStart w:id="970"/>
      <w:r w:rsidR="001D5F33" w:rsidRPr="699595DC">
        <w:rPr>
          <w:rFonts w:ascii="Bell MT" w:eastAsia="Bell MT" w:hAnsi="Bell MT" w:cs="Bell MT"/>
          <w:sz w:val="24"/>
          <w:szCs w:val="24"/>
          <w:rPrChange w:id="971" w:author="Etion Pinari" w:date="2020-12-01T21:45:00Z">
            <w:rPr/>
          </w:rPrChange>
        </w:rPr>
        <w:t>t</w:t>
      </w:r>
      <w:r w:rsidR="00564211" w:rsidRPr="699595DC">
        <w:rPr>
          <w:rFonts w:ascii="Bell MT" w:eastAsia="Bell MT" w:hAnsi="Bell MT" w:cs="Bell MT"/>
          <w:sz w:val="24"/>
          <w:szCs w:val="24"/>
          <w:rPrChange w:id="972" w:author="Etion Pinari" w:date="2020-12-01T21:45:00Z">
            <w:rPr/>
          </w:rPrChange>
        </w:rPr>
        <w:t>o</w:t>
      </w:r>
      <w:commentRangeEnd w:id="970"/>
      <w:r>
        <w:commentReference w:id="970"/>
      </w:r>
      <w:r w:rsidR="00564211" w:rsidRPr="699595DC">
        <w:rPr>
          <w:rFonts w:ascii="Bell MT" w:eastAsia="Bell MT" w:hAnsi="Bell MT" w:cs="Bell MT"/>
          <w:sz w:val="24"/>
          <w:szCs w:val="24"/>
          <w:rPrChange w:id="973" w:author="Etion Pinari" w:date="2020-12-01T21:45:00Z">
            <w:rPr/>
          </w:rPrChange>
        </w:rPr>
        <w:t>.</w:t>
      </w:r>
    </w:p>
    <w:p w14:paraId="080859F3" w14:textId="219A399A" w:rsidR="00DF3309" w:rsidRPr="00B920D4" w:rsidRDefault="00C26CA6" w:rsidP="699595DC">
      <w:pPr>
        <w:pStyle w:val="Paragrafoelenco"/>
        <w:numPr>
          <w:ilvl w:val="0"/>
          <w:numId w:val="43"/>
        </w:numPr>
        <w:spacing w:line="240" w:lineRule="auto"/>
        <w:rPr>
          <w:rStyle w:val="Enfasidelicata"/>
          <w:rFonts w:ascii="Bell MT" w:eastAsia="Bell MT" w:hAnsi="Bell MT" w:cs="Bell MT"/>
          <w:i w:val="0"/>
          <w:iCs w:val="0"/>
          <w:sz w:val="24"/>
          <w:szCs w:val="24"/>
        </w:rPr>
      </w:pPr>
      <w:r w:rsidRPr="699595DC">
        <w:rPr>
          <w:rFonts w:ascii="Bell MT" w:eastAsia="Bell MT" w:hAnsi="Bell MT" w:cs="Bell MT"/>
          <w:sz w:val="24"/>
          <w:szCs w:val="24"/>
          <w:rPrChange w:id="974" w:author="Etion Pinari" w:date="2020-12-01T21:45:00Z">
            <w:rPr/>
          </w:rPrChange>
        </w:rPr>
        <w:t xml:space="preserve">Admin interface, that will be </w:t>
      </w:r>
      <w:r w:rsidR="002758CE" w:rsidRPr="699595DC">
        <w:rPr>
          <w:rFonts w:ascii="Bell MT" w:eastAsia="Bell MT" w:hAnsi="Bell MT" w:cs="Bell MT"/>
          <w:sz w:val="24"/>
          <w:szCs w:val="24"/>
          <w:rPrChange w:id="975" w:author="Etion Pinari" w:date="2020-12-01T21:45:00Z">
            <w:rPr/>
          </w:rPrChange>
        </w:rPr>
        <w:t xml:space="preserve">a more </w:t>
      </w:r>
      <w:r w:rsidR="00E44E1C" w:rsidRPr="699595DC">
        <w:rPr>
          <w:rFonts w:ascii="Bell MT" w:eastAsia="Bell MT" w:hAnsi="Bell MT" w:cs="Bell MT"/>
          <w:sz w:val="24"/>
          <w:szCs w:val="24"/>
          <w:rPrChange w:id="976" w:author="Etion Pinari" w:date="2020-12-01T21:45:00Z">
            <w:rPr/>
          </w:rPrChange>
        </w:rPr>
        <w:t>statistics-oriented</w:t>
      </w:r>
      <w:r w:rsidR="002758CE" w:rsidRPr="699595DC">
        <w:rPr>
          <w:rFonts w:ascii="Bell MT" w:eastAsia="Bell MT" w:hAnsi="Bell MT" w:cs="Bell MT"/>
          <w:sz w:val="24"/>
          <w:szCs w:val="24"/>
          <w:rPrChange w:id="977" w:author="Etion Pinari" w:date="2020-12-01T21:45:00Z">
            <w:rPr/>
          </w:rPrChange>
        </w:rPr>
        <w:t xml:space="preserve"> </w:t>
      </w:r>
      <w:r w:rsidR="00E559C0" w:rsidRPr="699595DC">
        <w:rPr>
          <w:rFonts w:ascii="Bell MT" w:eastAsia="Bell MT" w:hAnsi="Bell MT" w:cs="Bell MT"/>
          <w:sz w:val="24"/>
          <w:szCs w:val="24"/>
          <w:rPrChange w:id="978" w:author="Etion Pinari" w:date="2020-12-01T21:45:00Z">
            <w:rPr/>
          </w:rPrChange>
        </w:rPr>
        <w:t>panel</w:t>
      </w:r>
      <w:r w:rsidR="00380D90" w:rsidRPr="699595DC">
        <w:rPr>
          <w:rFonts w:ascii="Bell MT" w:eastAsia="Bell MT" w:hAnsi="Bell MT" w:cs="Bell MT"/>
          <w:sz w:val="24"/>
          <w:szCs w:val="24"/>
          <w:rPrChange w:id="979" w:author="Etion Pinari" w:date="2020-12-01T21:45:00Z">
            <w:rPr/>
          </w:rPrChange>
        </w:rPr>
        <w:t>, accessible through a desktop app (requiring an Authorized Account)</w:t>
      </w:r>
      <w:r w:rsidR="00E559C0" w:rsidRPr="699595DC">
        <w:rPr>
          <w:rFonts w:ascii="Bell MT" w:eastAsia="Bell MT" w:hAnsi="Bell MT" w:cs="Bell MT"/>
          <w:sz w:val="24"/>
          <w:szCs w:val="24"/>
          <w:rPrChange w:id="980" w:author="Etion Pinari" w:date="2020-12-01T21:45:00Z">
            <w:rPr/>
          </w:rPrChange>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7FD87938" w:rsidR="00D7758F" w:rsidRPr="00B920D4" w:rsidRDefault="0000765C" w:rsidP="699595DC">
      <w:pPr>
        <w:pStyle w:val="Paragrafoelenco"/>
        <w:numPr>
          <w:ilvl w:val="0"/>
          <w:numId w:val="44"/>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Virtual Users must have a device that </w:t>
      </w:r>
      <w:r w:rsidR="00992B7C" w:rsidRPr="699595DC">
        <w:rPr>
          <w:rStyle w:val="Enfasidelicata"/>
          <w:rFonts w:ascii="Bell MT" w:hAnsi="Bell MT"/>
          <w:i w:val="0"/>
          <w:iCs w:val="0"/>
          <w:sz w:val="24"/>
          <w:szCs w:val="24"/>
        </w:rPr>
        <w:t>can download and run the app</w:t>
      </w:r>
      <w:r w:rsidR="008E2DC4" w:rsidRPr="699595DC">
        <w:rPr>
          <w:rStyle w:val="Enfasidelicata"/>
          <w:rFonts w:ascii="Bell MT" w:hAnsi="Bell MT"/>
          <w:i w:val="0"/>
          <w:iCs w:val="0"/>
          <w:sz w:val="24"/>
          <w:szCs w:val="24"/>
        </w:rPr>
        <w:t xml:space="preserve">. </w:t>
      </w:r>
      <w:r w:rsidR="00C93545" w:rsidRPr="699595DC">
        <w:rPr>
          <w:rStyle w:val="Enfasidelicata"/>
          <w:rFonts w:ascii="Bell MT" w:hAnsi="Bell MT"/>
          <w:i w:val="0"/>
          <w:iCs w:val="0"/>
          <w:sz w:val="24"/>
          <w:szCs w:val="24"/>
        </w:rPr>
        <w:t>To</w:t>
      </w:r>
      <w:r w:rsidR="008E2DC4" w:rsidRPr="699595DC">
        <w:rPr>
          <w:rStyle w:val="Enfasidelicata"/>
          <w:rFonts w:ascii="Bell MT" w:hAnsi="Bell MT"/>
          <w:i w:val="0"/>
          <w:iCs w:val="0"/>
          <w:sz w:val="24"/>
          <w:szCs w:val="24"/>
        </w:rPr>
        <w:t xml:space="preserve"> use </w:t>
      </w:r>
      <w:r w:rsidR="00E44E1C" w:rsidRPr="699595DC">
        <w:rPr>
          <w:rStyle w:val="Enfasidelicata"/>
          <w:rFonts w:ascii="Bell MT" w:hAnsi="Bell MT"/>
          <w:i w:val="0"/>
          <w:iCs w:val="0"/>
          <w:sz w:val="24"/>
          <w:szCs w:val="24"/>
        </w:rPr>
        <w:t>all of</w:t>
      </w:r>
      <w:r w:rsidR="008E2DC4" w:rsidRPr="699595DC">
        <w:rPr>
          <w:rStyle w:val="Enfasidelicata"/>
          <w:rFonts w:ascii="Bell MT" w:hAnsi="Bell MT"/>
          <w:i w:val="0"/>
          <w:iCs w:val="0"/>
          <w:sz w:val="24"/>
          <w:szCs w:val="24"/>
        </w:rPr>
        <w:t xml:space="preserve"> the functionalities, as the notifications </w:t>
      </w:r>
      <w:r w:rsidR="00E23EC8" w:rsidRPr="699595DC">
        <w:rPr>
          <w:rStyle w:val="Enfasidelicata"/>
          <w:rFonts w:ascii="Bell MT" w:hAnsi="Bell MT"/>
          <w:i w:val="0"/>
          <w:iCs w:val="0"/>
          <w:sz w:val="24"/>
          <w:szCs w:val="24"/>
        </w:rPr>
        <w:t xml:space="preserve">about the traveling time to a shop when the time is close to user’s turn, the </w:t>
      </w:r>
      <w:r w:rsidR="00C53971" w:rsidRPr="699595DC">
        <w:rPr>
          <w:rStyle w:val="Enfasidelicata"/>
          <w:rFonts w:ascii="Bell MT" w:hAnsi="Bell MT"/>
          <w:i w:val="0"/>
          <w:iCs w:val="0"/>
          <w:sz w:val="24"/>
          <w:szCs w:val="24"/>
        </w:rPr>
        <w:t>device must have GPS</w:t>
      </w:r>
      <w:r w:rsidR="00060634" w:rsidRPr="699595DC">
        <w:rPr>
          <w:rStyle w:val="Enfasidelicata"/>
          <w:rFonts w:ascii="Bell MT" w:hAnsi="Bell MT"/>
          <w:i w:val="0"/>
          <w:iCs w:val="0"/>
          <w:sz w:val="24"/>
          <w:szCs w:val="24"/>
        </w:rPr>
        <w:t xml:space="preserve"> turned on.</w:t>
      </w:r>
    </w:p>
    <w:p w14:paraId="76FC40BD" w14:textId="3FD1435F" w:rsidR="00DF3309" w:rsidRPr="00380D90" w:rsidRDefault="00FB16C1" w:rsidP="00B920D4">
      <w:pPr>
        <w:pStyle w:val="Paragrafoelenco"/>
        <w:numPr>
          <w:ilvl w:val="0"/>
          <w:numId w:val="44"/>
        </w:numPr>
        <w:spacing w:line="240" w:lineRule="auto"/>
        <w:rPr>
          <w:rStyle w:val="Enfasidelicata"/>
          <w:rFonts w:ascii="Bell MT" w:hAnsi="Bell MT"/>
          <w:sz w:val="32"/>
          <w:szCs w:val="32"/>
        </w:rPr>
      </w:pPr>
      <w:r w:rsidRPr="699595DC">
        <w:rPr>
          <w:rStyle w:val="Enfasidelicata"/>
          <w:rFonts w:ascii="Bell MT" w:hAnsi="Bell MT"/>
          <w:i w:val="0"/>
          <w:iCs w:val="0"/>
          <w:sz w:val="24"/>
          <w:szCs w:val="24"/>
        </w:rPr>
        <w:t>Dispens</w:t>
      </w:r>
      <w:r w:rsidR="00B36225" w:rsidRPr="699595DC">
        <w:rPr>
          <w:rStyle w:val="Enfasidelicata"/>
          <w:rFonts w:ascii="Bell MT" w:hAnsi="Bell MT"/>
          <w:i w:val="0"/>
          <w:iCs w:val="0"/>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B36225" w:rsidRPr="699595DC">
        <w:rPr>
          <w:rStyle w:val="Enfasidelicata"/>
          <w:rFonts w:ascii="Bell MT" w:hAnsi="Bell MT"/>
          <w:sz w:val="24"/>
          <w:szCs w:val="24"/>
        </w:rPr>
        <w:t>.</w:t>
      </w:r>
      <w:r>
        <w:br/>
      </w:r>
    </w:p>
    <w:p w14:paraId="2BD87754" w14:textId="726DAA8F"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17ACB8AF" w:rsidR="00FB16C1" w:rsidRPr="00B920D4" w:rsidRDefault="00E75F51" w:rsidP="699595DC">
      <w:pPr>
        <w:pStyle w:val="Paragrafoelenco"/>
        <w:numPr>
          <w:ilvl w:val="0"/>
          <w:numId w:val="45"/>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The s</w:t>
      </w:r>
      <w:r w:rsidR="00101732" w:rsidRPr="699595DC">
        <w:rPr>
          <w:rStyle w:val="Enfasidelicata"/>
          <w:rFonts w:ascii="Bell MT" w:hAnsi="Bell MT"/>
          <w:i w:val="0"/>
          <w:iCs w:val="0"/>
          <w:sz w:val="24"/>
          <w:szCs w:val="24"/>
        </w:rPr>
        <w:t xml:space="preserve">ystem will need to </w:t>
      </w:r>
      <w:r w:rsidRPr="699595DC">
        <w:rPr>
          <w:rStyle w:val="Enfasidelicata"/>
          <w:rFonts w:ascii="Bell MT" w:hAnsi="Bell MT"/>
          <w:i w:val="0"/>
          <w:iCs w:val="0"/>
          <w:sz w:val="24"/>
          <w:szCs w:val="24"/>
        </w:rPr>
        <w:t xml:space="preserve">access to </w:t>
      </w:r>
      <w:r w:rsidR="00C028CD" w:rsidRPr="699595DC">
        <w:rPr>
          <w:rStyle w:val="Enfasidelicata"/>
          <w:rFonts w:ascii="Bell MT" w:hAnsi="Bell MT"/>
          <w:i w:val="0"/>
          <w:iCs w:val="0"/>
          <w:sz w:val="24"/>
          <w:szCs w:val="24"/>
        </w:rPr>
        <w:t xml:space="preserve">some external </w:t>
      </w:r>
      <w:r w:rsidR="000445A6" w:rsidRPr="699595DC">
        <w:rPr>
          <w:rStyle w:val="Enfasidelicata"/>
          <w:rFonts w:ascii="Bell MT" w:hAnsi="Bell MT"/>
          <w:i w:val="0"/>
          <w:iCs w:val="0"/>
          <w:sz w:val="24"/>
          <w:szCs w:val="24"/>
        </w:rPr>
        <w:t xml:space="preserve">APIs </w:t>
      </w:r>
      <w:r w:rsidR="00C93545" w:rsidRPr="699595DC">
        <w:rPr>
          <w:rStyle w:val="Enfasidelicata"/>
          <w:rFonts w:ascii="Bell MT" w:hAnsi="Bell MT"/>
          <w:i w:val="0"/>
          <w:iCs w:val="0"/>
          <w:sz w:val="24"/>
          <w:szCs w:val="24"/>
        </w:rPr>
        <w:t>to</w:t>
      </w:r>
      <w:r w:rsidR="000445A6" w:rsidRPr="699595DC">
        <w:rPr>
          <w:rStyle w:val="Enfasidelicata"/>
          <w:rFonts w:ascii="Bell MT" w:hAnsi="Bell MT"/>
          <w:i w:val="0"/>
          <w:iCs w:val="0"/>
          <w:sz w:val="24"/>
          <w:szCs w:val="24"/>
        </w:rPr>
        <w:t xml:space="preserve"> </w:t>
      </w:r>
      <w:r w:rsidR="000C0004" w:rsidRPr="699595DC">
        <w:rPr>
          <w:rStyle w:val="Enfasidelicata"/>
          <w:rFonts w:ascii="Bell MT" w:hAnsi="Bell MT"/>
          <w:i w:val="0"/>
          <w:iCs w:val="0"/>
          <w:sz w:val="24"/>
          <w:szCs w:val="24"/>
        </w:rPr>
        <w:t>access to maps</w:t>
      </w:r>
      <w:r w:rsidR="00C028CD" w:rsidRPr="699595DC">
        <w:rPr>
          <w:rStyle w:val="Enfasidelicata"/>
          <w:rFonts w:ascii="Bell MT" w:hAnsi="Bell MT"/>
          <w:i w:val="0"/>
          <w:iCs w:val="0"/>
          <w:sz w:val="24"/>
          <w:szCs w:val="24"/>
        </w:rPr>
        <w:t>, needed for user localization, user</w:t>
      </w:r>
      <w:r w:rsidR="005B16B3" w:rsidRPr="699595DC">
        <w:rPr>
          <w:rStyle w:val="Enfasidelicata"/>
          <w:rFonts w:ascii="Bell MT" w:hAnsi="Bell MT"/>
          <w:i w:val="0"/>
          <w:iCs w:val="0"/>
          <w:sz w:val="24"/>
          <w:szCs w:val="24"/>
        </w:rPr>
        <w:t>-</w:t>
      </w:r>
      <w:r w:rsidR="00C028CD" w:rsidRPr="699595DC">
        <w:rPr>
          <w:rStyle w:val="Enfasidelicata"/>
          <w:rFonts w:ascii="Bell MT" w:hAnsi="Bell MT"/>
          <w:i w:val="0"/>
          <w:iCs w:val="0"/>
          <w:sz w:val="24"/>
          <w:szCs w:val="24"/>
        </w:rPr>
        <w:t>to</w:t>
      </w:r>
      <w:r w:rsidR="005B16B3" w:rsidRPr="699595DC">
        <w:rPr>
          <w:rStyle w:val="Enfasidelicata"/>
          <w:rFonts w:ascii="Bell MT" w:hAnsi="Bell MT"/>
          <w:i w:val="0"/>
          <w:iCs w:val="0"/>
          <w:sz w:val="24"/>
          <w:szCs w:val="24"/>
        </w:rPr>
        <w:t>-s</w:t>
      </w:r>
      <w:r w:rsidR="00C028CD" w:rsidRPr="699595DC">
        <w:rPr>
          <w:rStyle w:val="Enfasidelicata"/>
          <w:rFonts w:ascii="Bell MT" w:hAnsi="Bell MT"/>
          <w:i w:val="0"/>
          <w:iCs w:val="0"/>
          <w:sz w:val="24"/>
          <w:szCs w:val="24"/>
        </w:rPr>
        <w:t xml:space="preserve">tore </w:t>
      </w:r>
      <w:r w:rsidR="005B16B3" w:rsidRPr="699595DC">
        <w:rPr>
          <w:rStyle w:val="Enfasidelicata"/>
          <w:rFonts w:ascii="Bell MT" w:hAnsi="Bell MT"/>
          <w:i w:val="0"/>
          <w:iCs w:val="0"/>
          <w:sz w:val="24"/>
          <w:szCs w:val="24"/>
        </w:rPr>
        <w:t xml:space="preserve">distance </w:t>
      </w:r>
      <w:r w:rsidR="00C20BFD" w:rsidRPr="699595DC">
        <w:rPr>
          <w:rStyle w:val="Enfasidelicata"/>
          <w:rFonts w:ascii="Bell MT" w:hAnsi="Bell MT"/>
          <w:i w:val="0"/>
          <w:iCs w:val="0"/>
          <w:sz w:val="24"/>
          <w:szCs w:val="24"/>
        </w:rPr>
        <w:t>and time estimation and to find</w:t>
      </w:r>
      <w:r w:rsidR="000C0004" w:rsidRPr="699595DC">
        <w:rPr>
          <w:rStyle w:val="Enfasidelicata"/>
          <w:rFonts w:ascii="Bell MT" w:hAnsi="Bell MT"/>
          <w:i w:val="0"/>
          <w:iCs w:val="0"/>
          <w:sz w:val="24"/>
          <w:szCs w:val="24"/>
        </w:rPr>
        <w:t xml:space="preserve"> stor</w:t>
      </w:r>
      <w:r w:rsidR="00C20BFD" w:rsidRPr="699595DC">
        <w:rPr>
          <w:rStyle w:val="Enfasidelicata"/>
          <w:rFonts w:ascii="Bell MT" w:hAnsi="Bell MT"/>
          <w:i w:val="0"/>
          <w:iCs w:val="0"/>
          <w:sz w:val="24"/>
          <w:szCs w:val="24"/>
        </w:rPr>
        <w:t>es near a given address</w:t>
      </w:r>
      <w:r w:rsidR="000C0004" w:rsidRPr="699595DC">
        <w:rPr>
          <w:rStyle w:val="Enfasidelicata"/>
          <w:rFonts w:ascii="Bell MT" w:hAnsi="Bell MT"/>
          <w:i w:val="0"/>
          <w:iCs w:val="0"/>
          <w:sz w:val="24"/>
          <w:szCs w:val="24"/>
        </w:rPr>
        <w:t>.</w:t>
      </w:r>
    </w:p>
    <w:p w14:paraId="3EE19CCE" w14:textId="205F4657" w:rsidR="009D004F" w:rsidRDefault="00380D90" w:rsidP="699595DC">
      <w:pPr>
        <w:pStyle w:val="Paragrafoelenco"/>
        <w:numPr>
          <w:ilvl w:val="0"/>
          <w:numId w:val="45"/>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Devices that run the app </w:t>
      </w:r>
      <w:r w:rsidR="00684D5E" w:rsidRPr="699595DC">
        <w:rPr>
          <w:rStyle w:val="Enfasidelicata"/>
          <w:rFonts w:ascii="Bell MT" w:hAnsi="Bell MT"/>
          <w:i w:val="0"/>
          <w:iCs w:val="0"/>
          <w:sz w:val="24"/>
          <w:szCs w:val="24"/>
        </w:rPr>
        <w:t>will</w:t>
      </w:r>
      <w:r w:rsidRPr="699595DC">
        <w:rPr>
          <w:rStyle w:val="Enfasidelicata"/>
          <w:rFonts w:ascii="Bell MT" w:hAnsi="Bell MT"/>
          <w:i w:val="0"/>
          <w:iCs w:val="0"/>
          <w:sz w:val="24"/>
          <w:szCs w:val="24"/>
        </w:rPr>
        <w:t xml:space="preserve"> have as operating system IOS</w:t>
      </w:r>
      <w:r w:rsidR="00376F86" w:rsidRPr="699595DC">
        <w:rPr>
          <w:rStyle w:val="Enfasidelicata"/>
          <w:rFonts w:ascii="Bell MT" w:hAnsi="Bell MT"/>
          <w:i w:val="0"/>
          <w:iCs w:val="0"/>
          <w:sz w:val="24"/>
          <w:szCs w:val="24"/>
        </w:rPr>
        <w:t xml:space="preserve"> 9+</w:t>
      </w:r>
      <w:r w:rsidRPr="699595DC">
        <w:rPr>
          <w:rStyle w:val="Enfasidelicata"/>
          <w:rFonts w:ascii="Bell MT" w:hAnsi="Bell MT"/>
          <w:i w:val="0"/>
          <w:iCs w:val="0"/>
          <w:sz w:val="24"/>
          <w:szCs w:val="24"/>
        </w:rPr>
        <w:t xml:space="preserve"> or Android</w:t>
      </w:r>
      <w:r w:rsidR="00376F86" w:rsidRPr="699595DC">
        <w:rPr>
          <w:rStyle w:val="Enfasidelicata"/>
          <w:rFonts w:ascii="Bell MT" w:hAnsi="Bell MT"/>
          <w:i w:val="0"/>
          <w:iCs w:val="0"/>
          <w:sz w:val="24"/>
          <w:szCs w:val="24"/>
        </w:rPr>
        <w:t xml:space="preserve"> 4.0.3+</w:t>
      </w:r>
      <w:r w:rsidRPr="699595DC">
        <w:rPr>
          <w:rStyle w:val="Enfasidelicata"/>
          <w:rFonts w:ascii="Bell MT" w:hAnsi="Bell MT"/>
          <w:i w:val="0"/>
          <w:iCs w:val="0"/>
          <w:sz w:val="24"/>
          <w:szCs w:val="24"/>
        </w:rPr>
        <w:t>.</w:t>
      </w:r>
    </w:p>
    <w:p w14:paraId="3CBC2902" w14:textId="7CEC730C" w:rsidR="00C93545" w:rsidRPr="00B920D4" w:rsidRDefault="00376F86" w:rsidP="699595DC">
      <w:pPr>
        <w:pStyle w:val="Paragrafoelenco"/>
        <w:numPr>
          <w:ilvl w:val="0"/>
          <w:numId w:val="45"/>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A relational DBMS is required for managing store and tickets data and to allow lookups.</w:t>
      </w:r>
    </w:p>
    <w:p w14:paraId="16069BF5" w14:textId="3F0C7FCD" w:rsidR="00376F86" w:rsidRDefault="00376F86" w:rsidP="699595DC">
      <w:pPr>
        <w:pStyle w:val="Paragrafoelenco"/>
        <w:numPr>
          <w:ilvl w:val="0"/>
          <w:numId w:val="45"/>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Shop manager’s PC that runs desktop app </w:t>
      </w:r>
      <w:r w:rsidR="00684D5E" w:rsidRPr="699595DC">
        <w:rPr>
          <w:rStyle w:val="Enfasidelicata"/>
          <w:rFonts w:ascii="Bell MT" w:hAnsi="Bell MT"/>
          <w:i w:val="0"/>
          <w:iCs w:val="0"/>
          <w:sz w:val="24"/>
          <w:szCs w:val="24"/>
        </w:rPr>
        <w:t>will</w:t>
      </w:r>
      <w:r w:rsidRPr="699595DC">
        <w:rPr>
          <w:rStyle w:val="Enfasidelicata"/>
          <w:rFonts w:ascii="Bell MT" w:hAnsi="Bell MT"/>
          <w:i w:val="0"/>
          <w:iCs w:val="0"/>
          <w:sz w:val="24"/>
          <w:szCs w:val="24"/>
        </w:rPr>
        <w:t xml:space="preserve"> have Windows 10 as operating system.</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Virtual user devices connect to the system via </w:t>
      </w:r>
      <w:r w:rsidR="00533346" w:rsidRPr="699595DC">
        <w:rPr>
          <w:rStyle w:val="Enfasidelicata"/>
          <w:rFonts w:ascii="Bell MT" w:hAnsi="Bell MT"/>
          <w:i w:val="0"/>
          <w:iCs w:val="0"/>
          <w:sz w:val="24"/>
          <w:szCs w:val="24"/>
        </w:rPr>
        <w:t>Internet</w:t>
      </w:r>
      <w:r w:rsidR="00684D5E" w:rsidRPr="699595DC">
        <w:rPr>
          <w:rStyle w:val="Enfasidelicata"/>
          <w:rFonts w:ascii="Bell MT" w:hAnsi="Bell MT"/>
          <w:i w:val="0"/>
          <w:iCs w:val="0"/>
          <w:sz w:val="24"/>
          <w:szCs w:val="24"/>
        </w:rPr>
        <w:t>.</w:t>
      </w:r>
    </w:p>
    <w:p w14:paraId="0028FAE0" w14:textId="1A0674D3" w:rsidR="00533346" w:rsidRPr="00B920D4" w:rsidRDefault="00533346"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Ticket dispensers </w:t>
      </w:r>
      <w:r w:rsidR="0012126E" w:rsidRPr="699595DC">
        <w:rPr>
          <w:rStyle w:val="Enfasidelicata"/>
          <w:rFonts w:ascii="Bell MT" w:hAnsi="Bell MT"/>
          <w:i w:val="0"/>
          <w:iCs w:val="0"/>
          <w:sz w:val="24"/>
          <w:szCs w:val="24"/>
        </w:rPr>
        <w:t>can</w:t>
      </w:r>
      <w:r w:rsidR="00BC5397"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connect to system via </w:t>
      </w:r>
      <w:r w:rsidR="00684D5E" w:rsidRPr="699595DC">
        <w:rPr>
          <w:rStyle w:val="Enfasidelicata"/>
          <w:rFonts w:ascii="Bell MT" w:hAnsi="Bell MT"/>
          <w:i w:val="0"/>
          <w:iCs w:val="0"/>
          <w:sz w:val="24"/>
          <w:szCs w:val="24"/>
        </w:rPr>
        <w:t xml:space="preserve">ethernet </w:t>
      </w:r>
      <w:r w:rsidR="00BC5397" w:rsidRPr="699595DC">
        <w:rPr>
          <w:rStyle w:val="Enfasidelicata"/>
          <w:rFonts w:ascii="Bell MT" w:hAnsi="Bell MT"/>
          <w:i w:val="0"/>
          <w:iCs w:val="0"/>
          <w:sz w:val="24"/>
          <w:szCs w:val="24"/>
        </w:rPr>
        <w:t>cable</w:t>
      </w:r>
      <w:r w:rsidR="00706224" w:rsidRPr="699595DC">
        <w:rPr>
          <w:rStyle w:val="Enfasidelicata"/>
          <w:rFonts w:ascii="Bell MT" w:hAnsi="Bell MT"/>
          <w:i w:val="0"/>
          <w:iCs w:val="0"/>
          <w:sz w:val="24"/>
          <w:szCs w:val="24"/>
        </w:rPr>
        <w:t xml:space="preserve"> or </w:t>
      </w:r>
      <w:r w:rsidR="00684D5E" w:rsidRPr="699595DC">
        <w:rPr>
          <w:rStyle w:val="Enfasidelicata"/>
          <w:rFonts w:ascii="Bell MT" w:hAnsi="Bell MT"/>
          <w:i w:val="0"/>
          <w:iCs w:val="0"/>
          <w:sz w:val="24"/>
          <w:szCs w:val="24"/>
        </w:rPr>
        <w:t>by a wireless connection</w:t>
      </w:r>
      <w:r w:rsidR="0012126E" w:rsidRPr="699595DC">
        <w:rPr>
          <w:rStyle w:val="Enfasidelicata"/>
          <w:rFonts w:ascii="Bell MT" w:hAnsi="Bell MT"/>
          <w:i w:val="0"/>
          <w:iCs w:val="0"/>
          <w:sz w:val="24"/>
          <w:szCs w:val="24"/>
        </w:rPr>
        <w:t>.</w:t>
      </w:r>
      <w:r w:rsidR="00BC5397" w:rsidRPr="699595DC">
        <w:rPr>
          <w:rStyle w:val="Enfasidelicata"/>
          <w:rFonts w:ascii="Bell MT" w:hAnsi="Bell MT"/>
          <w:i w:val="0"/>
          <w:iCs w:val="0"/>
          <w:sz w:val="24"/>
          <w:szCs w:val="24"/>
        </w:rPr>
        <w:t xml:space="preserve"> </w:t>
      </w:r>
    </w:p>
    <w:p w14:paraId="5E6DDC43" w14:textId="0284BECB" w:rsidR="00B25FA1" w:rsidRPr="00B43D73" w:rsidRDefault="00684D5E" w:rsidP="699595DC">
      <w:pPr>
        <w:pStyle w:val="Paragrafoelenco"/>
        <w:numPr>
          <w:ilvl w:val="0"/>
          <w:numId w:val="46"/>
        </w:numPr>
        <w:spacing w:line="240" w:lineRule="auto"/>
        <w:rPr>
          <w:rStyle w:val="Enfasidelicata"/>
          <w:rFonts w:ascii="Bell MT" w:hAnsi="Bell MT"/>
          <w:i w:val="0"/>
          <w:iCs w:val="0"/>
          <w:sz w:val="32"/>
          <w:szCs w:val="32"/>
        </w:rPr>
      </w:pPr>
      <w:del w:id="981" w:author="Etion Pinari" w:date="2020-12-01T21:55:00Z">
        <w:r w:rsidRPr="699595DC" w:rsidDel="00684D5E">
          <w:rPr>
            <w:rStyle w:val="Enfasidelicata"/>
            <w:rFonts w:ascii="Bell MT" w:hAnsi="Bell MT"/>
            <w:i w:val="0"/>
            <w:iCs w:val="0"/>
            <w:sz w:val="24"/>
            <w:szCs w:val="24"/>
          </w:rPr>
          <w:delText xml:space="preserve">Desktop </w:delText>
        </w:r>
      </w:del>
      <w:ins w:id="982" w:author="Etion Pinari" w:date="2020-12-01T21:55:00Z">
        <w:r w:rsidR="2CD14F06" w:rsidRPr="699595DC">
          <w:rPr>
            <w:rStyle w:val="Enfasidelicata"/>
            <w:rFonts w:ascii="Bell MT" w:hAnsi="Bell MT"/>
            <w:i w:val="0"/>
            <w:iCs w:val="0"/>
            <w:sz w:val="24"/>
            <w:szCs w:val="24"/>
          </w:rPr>
          <w:t xml:space="preserve">Shop manager’s device </w:t>
        </w:r>
      </w:ins>
      <w:del w:id="983" w:author="Etion Pinari" w:date="2020-12-01T21:55:00Z">
        <w:r w:rsidRPr="699595DC" w:rsidDel="00684D5E">
          <w:rPr>
            <w:rStyle w:val="Enfasidelicata"/>
            <w:rFonts w:ascii="Bell MT" w:hAnsi="Bell MT"/>
            <w:i w:val="0"/>
            <w:iCs w:val="0"/>
            <w:sz w:val="24"/>
            <w:szCs w:val="24"/>
          </w:rPr>
          <w:delText xml:space="preserve">app </w:delText>
        </w:r>
      </w:del>
      <w:r w:rsidRPr="699595DC">
        <w:rPr>
          <w:rStyle w:val="Enfasidelicata"/>
          <w:rFonts w:ascii="Bell MT" w:hAnsi="Bell MT"/>
          <w:i w:val="0"/>
          <w:iCs w:val="0"/>
          <w:sz w:val="24"/>
          <w:szCs w:val="24"/>
        </w:rPr>
        <w:t>connects to the system</w:t>
      </w:r>
      <w:r w:rsidR="00B43D73" w:rsidRPr="699595DC">
        <w:rPr>
          <w:rStyle w:val="Enfasidelicata"/>
          <w:rFonts w:ascii="Bell MT" w:hAnsi="Bell MT"/>
          <w:i w:val="0"/>
          <w:iCs w:val="0"/>
          <w:sz w:val="24"/>
          <w:szCs w:val="24"/>
        </w:rPr>
        <w:t xml:space="preserve"> via </w:t>
      </w:r>
      <w:commentRangeStart w:id="984"/>
      <w:r w:rsidR="00B43D73" w:rsidRPr="699595DC">
        <w:rPr>
          <w:rStyle w:val="Enfasidelicata"/>
          <w:rFonts w:ascii="Bell MT" w:hAnsi="Bell MT"/>
          <w:i w:val="0"/>
          <w:iCs w:val="0"/>
          <w:sz w:val="24"/>
          <w:szCs w:val="24"/>
        </w:rPr>
        <w:t>Internet</w:t>
      </w:r>
      <w:commentRangeEnd w:id="984"/>
      <w:r>
        <w:commentReference w:id="984"/>
      </w:r>
      <w:r w:rsidR="00B43D73" w:rsidRPr="699595DC">
        <w:rPr>
          <w:rStyle w:val="Enfasidelicata"/>
          <w:rFonts w:ascii="Bell MT" w:hAnsi="Bell MT"/>
          <w:i w:val="0"/>
          <w:iCs w:val="0"/>
          <w:sz w:val="24"/>
          <w:szCs w:val="24"/>
        </w:rPr>
        <w:t>.</w:t>
      </w:r>
      <w:r w:rsidR="00B43D73" w:rsidRPr="699595DC">
        <w:rPr>
          <w:rStyle w:val="Enfasidelicata"/>
          <w:rFonts w:ascii="Bell MT" w:hAnsi="Bell MT"/>
          <w:i w:val="0"/>
          <w:iCs w:val="0"/>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0125541E" w:rsidR="00D64D7E" w:rsidRDefault="00D64D7E"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44DBD149" w14:textId="3FF8BEBD" w:rsidR="00D64D7E" w:rsidRDefault="00D64D7E" w:rsidP="00923D58">
      <w:pPr>
        <w:pStyle w:val="Paragrafoelenco"/>
        <w:rPr>
          <w:rStyle w:val="Enfasidelicata"/>
          <w:rFonts w:ascii="Bell MT" w:hAnsi="Bell MT"/>
          <w:sz w:val="32"/>
          <w:szCs w:val="32"/>
        </w:rPr>
      </w:pPr>
    </w:p>
    <w:p w14:paraId="44BA3951" w14:textId="3735BE67" w:rsidR="00D64D7E" w:rsidRDefault="00D64D7E" w:rsidP="00923D58">
      <w:pPr>
        <w:pStyle w:val="Paragrafoelenco"/>
        <w:rPr>
          <w:rStyle w:val="Enfasidelicata"/>
          <w:rFonts w:ascii="Bell MT" w:hAnsi="Bell MT"/>
          <w:sz w:val="32"/>
          <w:szCs w:val="32"/>
        </w:rPr>
      </w:pPr>
    </w:p>
    <w:p w14:paraId="23D6576D" w14:textId="70E4BA8D" w:rsidR="00D64D7E" w:rsidRDefault="00D64D7E" w:rsidP="00923D58">
      <w:pPr>
        <w:pStyle w:val="Paragrafoelenco"/>
        <w:rPr>
          <w:rStyle w:val="Enfasidelicata"/>
          <w:rFonts w:ascii="Bell MT" w:hAnsi="Bell MT"/>
          <w:sz w:val="32"/>
          <w:szCs w:val="32"/>
        </w:rPr>
      </w:pPr>
    </w:p>
    <w:p w14:paraId="11D597C8" w14:textId="4A2C7E24" w:rsidR="00D64D7E" w:rsidRDefault="00D64D7E" w:rsidP="00923D58">
      <w:pPr>
        <w:pStyle w:val="Paragrafoelenco"/>
        <w:rPr>
          <w:rStyle w:val="Enfasidelicata"/>
          <w:rFonts w:ascii="Bell MT" w:hAnsi="Bell MT"/>
          <w:sz w:val="32"/>
          <w:szCs w:val="32"/>
        </w:rPr>
      </w:pPr>
    </w:p>
    <w:p w14:paraId="27F0048B" w14:textId="67DAC318" w:rsidR="00D64D7E" w:rsidRDefault="00D64D7E" w:rsidP="00923D58">
      <w:pPr>
        <w:pStyle w:val="Paragrafoelenco"/>
        <w:rPr>
          <w:rStyle w:val="Enfasidelicata"/>
          <w:rFonts w:ascii="Bell MT" w:hAnsi="Bell MT"/>
          <w:sz w:val="32"/>
          <w:szCs w:val="32"/>
        </w:rPr>
      </w:pPr>
    </w:p>
    <w:p w14:paraId="4E7B4EF4" w14:textId="6B90BB4F" w:rsidR="0081493E" w:rsidRDefault="0081493E" w:rsidP="00923D58">
      <w:pPr>
        <w:pStyle w:val="Paragrafoelenco"/>
        <w:rPr>
          <w:rStyle w:val="Enfasidelicata"/>
          <w:rFonts w:ascii="Bell MT" w:hAnsi="Bell MT"/>
          <w:sz w:val="32"/>
          <w:szCs w:val="32"/>
        </w:rPr>
      </w:pPr>
    </w:p>
    <w:p w14:paraId="2A6EA948" w14:textId="77777777" w:rsidR="0081493E" w:rsidRPr="00DF3309" w:rsidRDefault="0081493E" w:rsidP="00923D58">
      <w:pPr>
        <w:pStyle w:val="Paragrafoelenco"/>
        <w:rPr>
          <w:rStyle w:val="Enfasidelicata"/>
          <w:rFonts w:ascii="Bell MT" w:hAnsi="Bell MT"/>
          <w:sz w:val="32"/>
          <w:szCs w:val="32"/>
        </w:rPr>
      </w:pPr>
    </w:p>
    <w:p w14:paraId="2555EC35" w14:textId="35F814A9" w:rsidR="00290739" w:rsidRPr="00290739" w:rsidRDefault="00B76B18" w:rsidP="007C71D7">
      <w:pPr>
        <w:pStyle w:val="Paragrafoelenco"/>
        <w:numPr>
          <w:ilvl w:val="0"/>
          <w:numId w:val="22"/>
        </w:numPr>
        <w:spacing w:line="360" w:lineRule="auto"/>
        <w:rPr>
          <w:rStyle w:val="Enfasidelicata"/>
          <w:rFonts w:ascii="Bell MT" w:hAnsi="Bell MT"/>
          <w:sz w:val="36"/>
          <w:szCs w:val="36"/>
        </w:rPr>
      </w:pPr>
      <w:r>
        <w:rPr>
          <w:rStyle w:val="Enfasidelicata"/>
          <w:rFonts w:ascii="Bell MT" w:hAnsi="Bell MT"/>
          <w:sz w:val="36"/>
          <w:szCs w:val="36"/>
        </w:rPr>
        <w:t xml:space="preserve">  </w:t>
      </w:r>
      <w:r w:rsidR="00290739">
        <w:rPr>
          <w:rStyle w:val="Enfasidelicata"/>
          <w:rFonts w:ascii="Bell MT" w:hAnsi="Bell MT"/>
          <w:sz w:val="36"/>
          <w:szCs w:val="36"/>
        </w:rPr>
        <w:tab/>
      </w:r>
      <w:r w:rsidR="00DF3309" w:rsidRPr="00923D58">
        <w:rPr>
          <w:rStyle w:val="Enfasidelicata"/>
          <w:rFonts w:ascii="Bell MT" w:hAnsi="Bell MT"/>
          <w:sz w:val="36"/>
          <w:szCs w:val="36"/>
        </w:rPr>
        <w:t>Functional Requirements</w:t>
      </w:r>
      <w:r w:rsidR="00DF3309">
        <w:rPr>
          <w:rStyle w:val="Enfasidelicata"/>
          <w:rFonts w:ascii="Bell MT" w:hAnsi="Bell MT"/>
          <w:sz w:val="36"/>
          <w:szCs w:val="36"/>
        </w:rPr>
        <w:t>:</w:t>
      </w:r>
    </w:p>
    <w:p w14:paraId="047DB488" w14:textId="7F24EC27" w:rsidR="00290739" w:rsidRPr="007C71D7" w:rsidRDefault="00290739" w:rsidP="007C71D7">
      <w:pPr>
        <w:pStyle w:val="Paragrafoelenco"/>
        <w:numPr>
          <w:ilvl w:val="0"/>
          <w:numId w:val="41"/>
        </w:numPr>
        <w:spacing w:line="360" w:lineRule="auto"/>
        <w:rPr>
          <w:rStyle w:val="Enfasidelicata"/>
          <w:rFonts w:ascii="Bell MT" w:hAnsi="Bell MT"/>
          <w:sz w:val="32"/>
          <w:szCs w:val="32"/>
        </w:rPr>
      </w:pPr>
      <w:r w:rsidRPr="007C71D7">
        <w:rPr>
          <w:rStyle w:val="Enfasidelicata"/>
          <w:rFonts w:ascii="Bell MT" w:hAnsi="Bell MT"/>
          <w:sz w:val="32"/>
          <w:szCs w:val="32"/>
        </w:rPr>
        <w:t>Use Cases</w:t>
      </w:r>
    </w:p>
    <w:p w14:paraId="468486A9" w14:textId="24A75400" w:rsidR="00290739" w:rsidRPr="007C71D7" w:rsidRDefault="00290739" w:rsidP="00290739">
      <w:pPr>
        <w:pStyle w:val="Paragrafoelenco"/>
        <w:numPr>
          <w:ilvl w:val="0"/>
          <w:numId w:val="42"/>
        </w:numPr>
        <w:spacing w:line="240" w:lineRule="auto"/>
        <w:rPr>
          <w:rStyle w:val="Enfasidelicata"/>
          <w:rFonts w:ascii="Bell MT" w:hAnsi="Bell MT"/>
          <w:sz w:val="36"/>
          <w:szCs w:val="36"/>
        </w:rPr>
      </w:pPr>
      <w:r>
        <w:rPr>
          <w:rStyle w:val="Enfasidelicata"/>
          <w:rFonts w:ascii="Bell MT" w:hAnsi="Bell MT"/>
          <w:sz w:val="28"/>
          <w:szCs w:val="28"/>
        </w:rPr>
        <w:t>Virtual User’s registration</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7"/>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59021036" w14:textId="7092C370" w:rsidR="00290739" w:rsidDel="00F21F3F" w:rsidRDefault="00290739" w:rsidP="00290739">
      <w:pPr>
        <w:spacing w:line="240" w:lineRule="auto"/>
        <w:rPr>
          <w:del w:id="985" w:author="Giorgio Romeo" w:date="2020-12-02T00:55:00Z"/>
          <w:rStyle w:val="Enfasidelicata"/>
          <w:rFonts w:ascii="Bell MT" w:hAnsi="Bell MT"/>
          <w:sz w:val="36"/>
          <w:szCs w:val="36"/>
        </w:rPr>
      </w:pPr>
    </w:p>
    <w:p w14:paraId="49609480" w14:textId="192DD33C" w:rsidR="00F21F3F" w:rsidRDefault="00F21F3F" w:rsidP="00290739">
      <w:pPr>
        <w:spacing w:line="240" w:lineRule="auto"/>
        <w:rPr>
          <w:ins w:id="986" w:author="Giorgio Romeo" w:date="2020-12-02T00:55:00Z"/>
          <w:rStyle w:val="Enfasidelicata"/>
          <w:rFonts w:ascii="Bell MT" w:hAnsi="Bell MT"/>
          <w:sz w:val="36"/>
          <w:szCs w:val="36"/>
        </w:rPr>
      </w:pPr>
    </w:p>
    <w:p w14:paraId="0E0D6B62" w14:textId="33DD4620" w:rsidR="00F21F3F" w:rsidRDefault="00F21F3F" w:rsidP="00290739">
      <w:pPr>
        <w:spacing w:line="240" w:lineRule="auto"/>
        <w:rPr>
          <w:ins w:id="987" w:author="Giorgio Romeo" w:date="2020-12-02T00:55:00Z"/>
          <w:rStyle w:val="Enfasidelicata"/>
          <w:rFonts w:ascii="Bell MT" w:hAnsi="Bell MT"/>
          <w:sz w:val="36"/>
          <w:szCs w:val="36"/>
        </w:rPr>
      </w:pPr>
    </w:p>
    <w:p w14:paraId="4AD803F4" w14:textId="5C1C88AC" w:rsidR="00F21F3F" w:rsidRDefault="00F21F3F" w:rsidP="00290739">
      <w:pPr>
        <w:spacing w:line="240" w:lineRule="auto"/>
        <w:rPr>
          <w:ins w:id="988" w:author="Giorgio Romeo" w:date="2020-12-02T00:55:00Z"/>
          <w:rStyle w:val="Enfasidelicata"/>
          <w:rFonts w:ascii="Bell MT" w:hAnsi="Bell MT"/>
          <w:sz w:val="36"/>
          <w:szCs w:val="36"/>
        </w:rPr>
      </w:pPr>
    </w:p>
    <w:p w14:paraId="4DB410F1" w14:textId="0FFABAF4" w:rsidR="00F21F3F" w:rsidRDefault="00F21F3F" w:rsidP="00290739">
      <w:pPr>
        <w:spacing w:line="240" w:lineRule="auto"/>
        <w:rPr>
          <w:ins w:id="989" w:author="Giorgio Romeo" w:date="2020-12-02T00:55:00Z"/>
          <w:rStyle w:val="Enfasidelicata"/>
          <w:rFonts w:ascii="Bell MT" w:hAnsi="Bell MT"/>
          <w:sz w:val="36"/>
          <w:szCs w:val="36"/>
        </w:rPr>
      </w:pPr>
    </w:p>
    <w:p w14:paraId="67DCE0EE" w14:textId="77777777" w:rsidR="00290739" w:rsidDel="00F21F3F" w:rsidRDefault="00290739" w:rsidP="00290739">
      <w:pPr>
        <w:spacing w:line="240" w:lineRule="auto"/>
        <w:rPr>
          <w:del w:id="990" w:author="Giorgio Romeo" w:date="2020-12-02T00:55:00Z"/>
          <w:rStyle w:val="Enfasidelicata"/>
          <w:rFonts w:ascii="Bell MT" w:hAnsi="Bell MT"/>
          <w:sz w:val="36"/>
          <w:szCs w:val="36"/>
        </w:rPr>
      </w:pPr>
    </w:p>
    <w:p w14:paraId="700D4DC2" w14:textId="496D05AF" w:rsidR="00290739" w:rsidDel="00F21F3F" w:rsidRDefault="00290739" w:rsidP="00290739">
      <w:pPr>
        <w:spacing w:line="240" w:lineRule="auto"/>
        <w:rPr>
          <w:del w:id="991" w:author="Giorgio Romeo" w:date="2020-12-02T00:55:00Z"/>
          <w:rStyle w:val="Enfasidelicata"/>
          <w:rFonts w:ascii="Bell MT" w:hAnsi="Bell MT"/>
          <w:sz w:val="36"/>
          <w:szCs w:val="36"/>
        </w:rPr>
      </w:pPr>
    </w:p>
    <w:p w14:paraId="767FEE4D" w14:textId="665BB85E" w:rsidR="00290739" w:rsidDel="00F21F3F" w:rsidRDefault="00290739" w:rsidP="00290739">
      <w:pPr>
        <w:spacing w:line="240" w:lineRule="auto"/>
        <w:rPr>
          <w:del w:id="992" w:author="Giorgio Romeo" w:date="2020-12-02T00:55:00Z"/>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7777777" w:rsidR="00290739" w:rsidRPr="007C71D7" w:rsidRDefault="00290739" w:rsidP="007C71D7">
      <w:pPr>
        <w:spacing w:line="240" w:lineRule="auto"/>
        <w:rPr>
          <w:rStyle w:val="Enfasidelicata"/>
          <w:rFonts w:ascii="Bell MT" w:hAnsi="Bell MT"/>
          <w:sz w:val="36"/>
          <w:szCs w:val="36"/>
        </w:rPr>
      </w:pPr>
    </w:p>
    <w:p w14:paraId="5FF85ED9" w14:textId="4043D1E6" w:rsidR="00290739" w:rsidRDefault="00B25FA1" w:rsidP="00290739">
      <w:pPr>
        <w:pStyle w:val="Paragrafoelenco"/>
        <w:numPr>
          <w:ilvl w:val="0"/>
          <w:numId w:val="42"/>
        </w:numPr>
        <w:spacing w:line="240" w:lineRule="auto"/>
        <w:rPr>
          <w:rStyle w:val="Enfasidelicata"/>
          <w:rFonts w:ascii="Bell MT" w:hAnsi="Bell MT"/>
          <w:sz w:val="28"/>
          <w:szCs w:val="28"/>
        </w:rPr>
      </w:pPr>
      <w:r w:rsidRPr="007C71D7">
        <w:rPr>
          <w:rStyle w:val="Enfasidelicata"/>
          <w:rFonts w:ascii="Bell MT" w:hAnsi="Bell MT"/>
          <w:sz w:val="28"/>
          <w:szCs w:val="28"/>
        </w:rPr>
        <w:t xml:space="preserve">Virtual </w:t>
      </w:r>
      <w:r>
        <w:rPr>
          <w:rStyle w:val="Enfasidelicata"/>
          <w:rFonts w:ascii="Bell MT" w:hAnsi="Bell MT"/>
          <w:sz w:val="28"/>
          <w:szCs w:val="28"/>
        </w:rPr>
        <w:t>U</w:t>
      </w:r>
      <w:r w:rsidRPr="007C71D7">
        <w:rPr>
          <w:rStyle w:val="Enfasidelicata"/>
          <w:rFonts w:ascii="Bell MT" w:hAnsi="Bell MT"/>
          <w:sz w:val="28"/>
          <w:szCs w:val="28"/>
        </w:rPr>
        <w:t xml:space="preserve">ser’s </w:t>
      </w:r>
      <w:r>
        <w:rPr>
          <w:rStyle w:val="Enfasidelicata"/>
          <w:rFonts w:ascii="Bell MT" w:hAnsi="Bell MT"/>
          <w:sz w:val="28"/>
          <w:szCs w:val="28"/>
        </w:rPr>
        <w:t>L</w:t>
      </w:r>
      <w:r w:rsidRPr="007C71D7">
        <w:rPr>
          <w:rStyle w:val="Enfasidelicata"/>
          <w:rFonts w:ascii="Bell MT" w:hAnsi="Bell MT"/>
          <w:sz w:val="28"/>
          <w:szCs w:val="28"/>
        </w:rPr>
        <w:t>ogin</w:t>
      </w:r>
    </w:p>
    <w:tbl>
      <w:tblPr>
        <w:tblStyle w:val="Grigliatabella"/>
        <w:tblpPr w:leftFromText="141" w:rightFromText="141" w:vertAnchor="text" w:horzAnchor="margin" w:tblpXSpec="right" w:tblpY="1069"/>
        <w:tblW w:w="0" w:type="auto"/>
        <w:tblLook w:val="04A0" w:firstRow="1" w:lastRow="0" w:firstColumn="1" w:lastColumn="0" w:noHBand="0" w:noVBand="1"/>
        <w:tblPrChange w:id="993" w:author="Giorgio Romeo" w:date="2020-12-02T00:49:00Z">
          <w:tblPr>
            <w:tblStyle w:val="Grigliatabella"/>
            <w:tblpPr w:leftFromText="141" w:rightFromText="141" w:vertAnchor="text" w:horzAnchor="margin" w:tblpXSpec="right" w:tblpY="379"/>
            <w:tblW w:w="0" w:type="auto"/>
            <w:jc w:val="right"/>
            <w:tblLook w:val="04A0" w:firstRow="1" w:lastRow="0" w:firstColumn="1" w:lastColumn="0" w:noHBand="0" w:noVBand="1"/>
          </w:tblPr>
        </w:tblPrChange>
      </w:tblPr>
      <w:tblGrid>
        <w:gridCol w:w="1985"/>
        <w:gridCol w:w="6815"/>
        <w:tblGridChange w:id="994">
          <w:tblGrid>
            <w:gridCol w:w="1985"/>
            <w:gridCol w:w="6815"/>
          </w:tblGrid>
        </w:tblGridChange>
      </w:tblGrid>
      <w:tr w:rsidR="00B25FA1" w:rsidRPr="00701CE5" w:rsidDel="00F21F3F" w14:paraId="3E462197" w14:textId="3EC6D352" w:rsidTr="0073253C">
        <w:trPr>
          <w:trHeight w:val="215"/>
          <w:del w:id="995" w:author="Giorgio Romeo" w:date="2020-12-02T00:54:00Z"/>
          <w:trPrChange w:id="996" w:author="Giorgio Romeo" w:date="2020-12-02T00:49:00Z">
            <w:trPr>
              <w:trHeight w:val="215"/>
              <w:jc w:val="right"/>
            </w:trPr>
          </w:trPrChange>
        </w:trPr>
        <w:tc>
          <w:tcPr>
            <w:tcW w:w="1985" w:type="dxa"/>
            <w:tcPrChange w:id="997" w:author="Giorgio Romeo" w:date="2020-12-02T00:49:00Z">
              <w:tcPr>
                <w:tcW w:w="1985" w:type="dxa"/>
              </w:tcPr>
            </w:tcPrChange>
          </w:tcPr>
          <w:p w14:paraId="25888B83" w14:textId="3B6EF29E" w:rsidR="00B25FA1" w:rsidRPr="005D46C8" w:rsidDel="00F21F3F" w:rsidRDefault="00B25FA1" w:rsidP="0073253C">
            <w:pPr>
              <w:spacing w:after="200" w:line="288" w:lineRule="auto"/>
              <w:contextualSpacing/>
              <w:jc w:val="center"/>
              <w:rPr>
                <w:del w:id="998" w:author="Giorgio Romeo" w:date="2020-12-02T00:54:00Z"/>
                <w:moveFrom w:id="999" w:author="Giorgio Romeo" w:date="2020-12-02T00:54:00Z"/>
                <w:rFonts w:ascii="Bell MT" w:hAnsi="Bell MT"/>
                <w:sz w:val="32"/>
                <w:szCs w:val="32"/>
              </w:rPr>
            </w:pPr>
            <w:moveFromRangeStart w:id="1000" w:author="Giorgio Romeo" w:date="2020-12-02T00:54:00Z" w:name="move57761286"/>
            <w:moveFrom w:id="1001" w:author="Giorgio Romeo" w:date="2020-12-02T00:54:00Z">
              <w:del w:id="1002" w:author="Giorgio Romeo" w:date="2020-12-02T00:54:00Z">
                <w:r w:rsidRPr="005D46C8" w:rsidDel="00F21F3F">
                  <w:rPr>
                    <w:rFonts w:ascii="Bell MT" w:hAnsi="Bell MT"/>
                    <w:sz w:val="32"/>
                    <w:szCs w:val="32"/>
                  </w:rPr>
                  <w:delText>Actors</w:delText>
                </w:r>
              </w:del>
            </w:moveFrom>
          </w:p>
        </w:tc>
        <w:tc>
          <w:tcPr>
            <w:tcW w:w="6815" w:type="dxa"/>
            <w:tcPrChange w:id="1003" w:author="Giorgio Romeo" w:date="2020-12-02T00:49:00Z">
              <w:tcPr>
                <w:tcW w:w="6815" w:type="dxa"/>
              </w:tcPr>
            </w:tcPrChange>
          </w:tcPr>
          <w:p w14:paraId="025CD438" w14:textId="4005EFA1" w:rsidR="00B25FA1" w:rsidRPr="005D46C8" w:rsidDel="00F21F3F" w:rsidRDefault="00B25FA1" w:rsidP="0073253C">
            <w:pPr>
              <w:spacing w:after="200" w:line="288" w:lineRule="auto"/>
              <w:contextualSpacing/>
              <w:rPr>
                <w:del w:id="1004" w:author="Giorgio Romeo" w:date="2020-12-02T00:54:00Z"/>
                <w:moveFrom w:id="1005" w:author="Giorgio Romeo" w:date="2020-12-02T00:54:00Z"/>
                <w:rFonts w:ascii="Bell MT" w:hAnsi="Bell MT"/>
                <w:sz w:val="28"/>
                <w:szCs w:val="28"/>
              </w:rPr>
            </w:pPr>
            <w:moveFrom w:id="1006" w:author="Giorgio Romeo" w:date="2020-12-02T00:54:00Z">
              <w:del w:id="1007" w:author="Giorgio Romeo" w:date="2020-12-02T00:54:00Z">
                <w:r w:rsidDel="00F21F3F">
                  <w:rPr>
                    <w:rFonts w:ascii="Bell MT" w:hAnsi="Bell MT"/>
                    <w:sz w:val="28"/>
                    <w:szCs w:val="28"/>
                  </w:rPr>
                  <w:delText xml:space="preserve">Virtual </w:delText>
                </w:r>
                <w:r w:rsidRPr="005D46C8" w:rsidDel="00F21F3F">
                  <w:rPr>
                    <w:rFonts w:ascii="Bell MT" w:hAnsi="Bell MT"/>
                    <w:sz w:val="28"/>
                    <w:szCs w:val="28"/>
                  </w:rPr>
                  <w:delText>User</w:delText>
                </w:r>
              </w:del>
            </w:moveFrom>
          </w:p>
        </w:tc>
      </w:tr>
      <w:tr w:rsidR="00B25FA1" w:rsidRPr="00701CE5" w:rsidDel="00F21F3F" w14:paraId="1AC46E9D" w14:textId="58AE1BDA" w:rsidTr="0073253C">
        <w:trPr>
          <w:trHeight w:val="361"/>
          <w:del w:id="1008" w:author="Giorgio Romeo" w:date="2020-12-02T00:54:00Z"/>
          <w:trPrChange w:id="1009" w:author="Giorgio Romeo" w:date="2020-12-02T00:49:00Z">
            <w:trPr>
              <w:trHeight w:val="361"/>
              <w:jc w:val="right"/>
            </w:trPr>
          </w:trPrChange>
        </w:trPr>
        <w:tc>
          <w:tcPr>
            <w:tcW w:w="1985" w:type="dxa"/>
            <w:tcPrChange w:id="1010" w:author="Giorgio Romeo" w:date="2020-12-02T00:49:00Z">
              <w:tcPr>
                <w:tcW w:w="1985" w:type="dxa"/>
              </w:tcPr>
            </w:tcPrChange>
          </w:tcPr>
          <w:p w14:paraId="23836F02" w14:textId="312FDF15" w:rsidR="00B25FA1" w:rsidRPr="005D46C8" w:rsidDel="00F21F3F" w:rsidRDefault="00B25FA1" w:rsidP="0073253C">
            <w:pPr>
              <w:spacing w:after="200" w:line="288" w:lineRule="auto"/>
              <w:contextualSpacing/>
              <w:jc w:val="center"/>
              <w:rPr>
                <w:del w:id="1011" w:author="Giorgio Romeo" w:date="2020-12-02T00:54:00Z"/>
                <w:moveFrom w:id="1012" w:author="Giorgio Romeo" w:date="2020-12-02T00:54:00Z"/>
                <w:rFonts w:ascii="Bell MT" w:hAnsi="Bell MT"/>
                <w:sz w:val="32"/>
                <w:szCs w:val="32"/>
              </w:rPr>
            </w:pPr>
            <w:moveFrom w:id="1013" w:author="Giorgio Romeo" w:date="2020-12-02T00:54:00Z">
              <w:del w:id="1014" w:author="Giorgio Romeo" w:date="2020-12-02T00:54:00Z">
                <w:r w:rsidRPr="005D46C8" w:rsidDel="00F21F3F">
                  <w:rPr>
                    <w:rFonts w:ascii="Bell MT" w:hAnsi="Bell MT"/>
                    <w:sz w:val="32"/>
                    <w:szCs w:val="32"/>
                  </w:rPr>
                  <w:delText>Entry condition</w:delText>
                </w:r>
              </w:del>
            </w:moveFrom>
          </w:p>
        </w:tc>
        <w:tc>
          <w:tcPr>
            <w:tcW w:w="6815" w:type="dxa"/>
            <w:tcPrChange w:id="1015" w:author="Giorgio Romeo" w:date="2020-12-02T00:49:00Z">
              <w:tcPr>
                <w:tcW w:w="6815" w:type="dxa"/>
              </w:tcPr>
            </w:tcPrChange>
          </w:tcPr>
          <w:p w14:paraId="04465F58" w14:textId="7107F0CF" w:rsidR="00B25FA1" w:rsidRPr="005D46C8" w:rsidDel="00F21F3F" w:rsidRDefault="00B25FA1" w:rsidP="0073253C">
            <w:pPr>
              <w:spacing w:after="200" w:line="288" w:lineRule="auto"/>
              <w:contextualSpacing/>
              <w:rPr>
                <w:del w:id="1016" w:author="Giorgio Romeo" w:date="2020-12-02T00:54:00Z"/>
                <w:moveFrom w:id="1017" w:author="Giorgio Romeo" w:date="2020-12-02T00:54:00Z"/>
                <w:rFonts w:ascii="Bell MT" w:hAnsi="Bell MT"/>
                <w:sz w:val="28"/>
                <w:szCs w:val="28"/>
              </w:rPr>
            </w:pPr>
            <w:moveFrom w:id="1018" w:author="Giorgio Romeo" w:date="2020-12-02T00:54:00Z">
              <w:del w:id="1019" w:author="Giorgio Romeo" w:date="2020-12-02T00:54:00Z">
                <w:r w:rsidRPr="005D46C8" w:rsidDel="00F21F3F">
                  <w:rPr>
                    <w:rFonts w:ascii="Bell MT" w:hAnsi="Bell MT"/>
                    <w:sz w:val="28"/>
                    <w:szCs w:val="28"/>
                  </w:rPr>
                  <w:delText>The</w:delText>
                </w:r>
                <w:r w:rsidDel="00F21F3F">
                  <w:rPr>
                    <w:rFonts w:ascii="Bell MT" w:hAnsi="Bell MT"/>
                    <w:sz w:val="28"/>
                    <w:szCs w:val="28"/>
                  </w:rPr>
                  <w:delText xml:space="preserve"> virtual</w:delText>
                </w:r>
                <w:r w:rsidRPr="005D46C8" w:rsidDel="00F21F3F">
                  <w:rPr>
                    <w:rFonts w:ascii="Bell MT" w:hAnsi="Bell MT"/>
                    <w:sz w:val="28"/>
                    <w:szCs w:val="28"/>
                  </w:rPr>
                  <w:delText xml:space="preserve"> user is already into the C</w:delText>
                </w:r>
                <w:r w:rsidDel="00F21F3F">
                  <w:rPr>
                    <w:rFonts w:ascii="Bell MT" w:hAnsi="Bell MT"/>
                    <w:sz w:val="28"/>
                    <w:szCs w:val="28"/>
                  </w:rPr>
                  <w:delText>L</w:delText>
                </w:r>
                <w:r w:rsidRPr="005D46C8" w:rsidDel="00F21F3F">
                  <w:rPr>
                    <w:rFonts w:ascii="Bell MT" w:hAnsi="Bell MT"/>
                    <w:sz w:val="28"/>
                    <w:szCs w:val="28"/>
                  </w:rPr>
                  <w:delText>up</w:delText>
                </w:r>
                <w:r w:rsidDel="00F21F3F">
                  <w:rPr>
                    <w:rFonts w:ascii="Bell MT" w:hAnsi="Bell MT"/>
                    <w:sz w:val="28"/>
                    <w:szCs w:val="28"/>
                  </w:rPr>
                  <w:delText xml:space="preserve"> app homepage</w:delText>
                </w:r>
              </w:del>
            </w:moveFrom>
          </w:p>
        </w:tc>
      </w:tr>
      <w:tr w:rsidR="00B25FA1" w:rsidRPr="00701CE5" w:rsidDel="00F21F3F" w14:paraId="2400B513" w14:textId="073D3DB7" w:rsidTr="0073253C">
        <w:trPr>
          <w:trHeight w:val="1667"/>
          <w:del w:id="1020" w:author="Giorgio Romeo" w:date="2020-12-02T00:54:00Z"/>
          <w:trPrChange w:id="1021" w:author="Giorgio Romeo" w:date="2020-12-02T00:49:00Z">
            <w:trPr>
              <w:trHeight w:val="1667"/>
              <w:jc w:val="right"/>
            </w:trPr>
          </w:trPrChange>
        </w:trPr>
        <w:tc>
          <w:tcPr>
            <w:tcW w:w="1985" w:type="dxa"/>
            <w:tcPrChange w:id="1022" w:author="Giorgio Romeo" w:date="2020-12-02T00:49:00Z">
              <w:tcPr>
                <w:tcW w:w="1985" w:type="dxa"/>
              </w:tcPr>
            </w:tcPrChange>
          </w:tcPr>
          <w:p w14:paraId="7CD446FC" w14:textId="0B1D38C6" w:rsidR="00B25FA1" w:rsidRPr="005D46C8" w:rsidDel="00F21F3F" w:rsidRDefault="00B25FA1" w:rsidP="0073253C">
            <w:pPr>
              <w:spacing w:after="200" w:line="288" w:lineRule="auto"/>
              <w:contextualSpacing/>
              <w:jc w:val="center"/>
              <w:rPr>
                <w:del w:id="1023" w:author="Giorgio Romeo" w:date="2020-12-02T00:54:00Z"/>
                <w:moveFrom w:id="1024" w:author="Giorgio Romeo" w:date="2020-12-02T00:54:00Z"/>
                <w:rFonts w:ascii="Bell MT" w:hAnsi="Bell MT"/>
                <w:sz w:val="32"/>
                <w:szCs w:val="32"/>
              </w:rPr>
            </w:pPr>
            <w:moveFrom w:id="1025" w:author="Giorgio Romeo" w:date="2020-12-02T00:54:00Z">
              <w:del w:id="1026" w:author="Giorgio Romeo" w:date="2020-12-02T00:54:00Z">
                <w:r w:rsidRPr="005D46C8" w:rsidDel="00F21F3F">
                  <w:rPr>
                    <w:rFonts w:ascii="Bell MT" w:hAnsi="Bell MT"/>
                    <w:sz w:val="32"/>
                    <w:szCs w:val="32"/>
                  </w:rPr>
                  <w:delText>Events flow</w:delText>
                </w:r>
              </w:del>
            </w:moveFrom>
          </w:p>
        </w:tc>
        <w:tc>
          <w:tcPr>
            <w:tcW w:w="6815" w:type="dxa"/>
            <w:tcPrChange w:id="1027" w:author="Giorgio Romeo" w:date="2020-12-02T00:49:00Z">
              <w:tcPr>
                <w:tcW w:w="6815" w:type="dxa"/>
              </w:tcPr>
            </w:tcPrChange>
          </w:tcPr>
          <w:p w14:paraId="76B43C76" w14:textId="6A775D80" w:rsidR="00B25FA1" w:rsidDel="00F21F3F" w:rsidRDefault="00D64D7E" w:rsidP="0073253C">
            <w:pPr>
              <w:pStyle w:val="Paragrafoelenco"/>
              <w:numPr>
                <w:ilvl w:val="0"/>
                <w:numId w:val="35"/>
              </w:numPr>
              <w:spacing w:after="200" w:line="288" w:lineRule="auto"/>
              <w:rPr>
                <w:del w:id="1028" w:author="Giorgio Romeo" w:date="2020-12-02T00:54:00Z"/>
                <w:moveFrom w:id="1029" w:author="Giorgio Romeo" w:date="2020-12-02T00:54:00Z"/>
                <w:rStyle w:val="Enfasidelicata"/>
                <w:rFonts w:ascii="Bell MT" w:hAnsi="Bell MT"/>
                <w:i w:val="0"/>
                <w:iCs w:val="0"/>
                <w:sz w:val="28"/>
                <w:szCs w:val="28"/>
              </w:rPr>
            </w:pPr>
            <w:moveFrom w:id="1030" w:author="Giorgio Romeo" w:date="2020-12-02T00:54:00Z">
              <w:del w:id="1031" w:author="Giorgio Romeo" w:date="2020-12-02T00:54:00Z">
                <w:r w:rsidDel="00F21F3F">
                  <w:rPr>
                    <w:rStyle w:val="Enfasidelicata"/>
                    <w:rFonts w:ascii="Bell MT" w:hAnsi="Bell MT"/>
                    <w:i w:val="0"/>
                    <w:iCs w:val="0"/>
                    <w:sz w:val="28"/>
                    <w:szCs w:val="28"/>
                  </w:rPr>
                  <w:delText>If the user</w:delText>
                </w:r>
                <w:r w:rsidR="00B25FA1" w:rsidRPr="00835339" w:rsidDel="00F21F3F">
                  <w:rPr>
                    <w:rStyle w:val="Enfasidelicata"/>
                    <w:rFonts w:ascii="Bell MT" w:hAnsi="Bell MT"/>
                    <w:i w:val="0"/>
                    <w:iCs w:val="0"/>
                    <w:sz w:val="28"/>
                    <w:szCs w:val="28"/>
                  </w:rPr>
                  <w:delText xml:space="preserve"> </w:delText>
                </w:r>
                <w:r w:rsidDel="00F21F3F">
                  <w:rPr>
                    <w:rStyle w:val="Enfasidelicata"/>
                    <w:rFonts w:ascii="Bell MT" w:hAnsi="Bell MT"/>
                    <w:i w:val="0"/>
                    <w:iCs w:val="0"/>
                    <w:sz w:val="28"/>
                    <w:szCs w:val="28"/>
                  </w:rPr>
                  <w:delText xml:space="preserve">wants to login as a </w:delText>
                </w:r>
                <w:r w:rsidR="00B83466" w:rsidDel="00F21F3F">
                  <w:rPr>
                    <w:rStyle w:val="Enfasidelicata"/>
                    <w:rFonts w:ascii="Bell MT" w:hAnsi="Bell MT"/>
                    <w:i w:val="0"/>
                    <w:iCs w:val="0"/>
                    <w:sz w:val="28"/>
                    <w:szCs w:val="28"/>
                  </w:rPr>
                  <w:delText>guest,</w:delText>
                </w:r>
                <w:r w:rsidDel="00F21F3F">
                  <w:rPr>
                    <w:rStyle w:val="Enfasidelicata"/>
                    <w:rFonts w:ascii="Bell MT" w:hAnsi="Bell MT"/>
                    <w:i w:val="0"/>
                    <w:iCs w:val="0"/>
                    <w:sz w:val="28"/>
                    <w:szCs w:val="28"/>
                  </w:rPr>
                  <w:delText xml:space="preserve"> he directly selects either </w:delText>
                </w:r>
                <w:r w:rsidRPr="00B920D4" w:rsidDel="00F21F3F">
                  <w:rPr>
                    <w:rStyle w:val="Enfasidelicata"/>
                    <w:rFonts w:ascii="Bell MT" w:hAnsi="Bell MT"/>
                    <w:sz w:val="28"/>
                    <w:szCs w:val="28"/>
                  </w:rPr>
                  <w:delText>“Get a ticket”</w:delText>
                </w:r>
                <w:r w:rsidDel="00F21F3F">
                  <w:rPr>
                    <w:rStyle w:val="Enfasidelicata"/>
                    <w:rFonts w:ascii="Bell MT" w:hAnsi="Bell MT"/>
                    <w:i w:val="0"/>
                    <w:iCs w:val="0"/>
                    <w:sz w:val="28"/>
                    <w:szCs w:val="28"/>
                  </w:rPr>
                  <w:delText xml:space="preserve"> or </w:delText>
                </w:r>
                <w:r w:rsidRPr="00B920D4" w:rsidDel="00F21F3F">
                  <w:rPr>
                    <w:rStyle w:val="Enfasidelicata"/>
                    <w:rFonts w:ascii="Bell MT" w:hAnsi="Bell MT"/>
                    <w:sz w:val="28"/>
                    <w:szCs w:val="28"/>
                  </w:rPr>
                  <w:delText>“Book a visit</w:delText>
                </w:r>
                <w:r w:rsidR="00B83466" w:rsidRPr="00B920D4" w:rsidDel="00F21F3F">
                  <w:rPr>
                    <w:rStyle w:val="Enfasidelicata"/>
                    <w:rFonts w:ascii="Bell MT" w:hAnsi="Bell MT"/>
                    <w:sz w:val="28"/>
                    <w:szCs w:val="28"/>
                  </w:rPr>
                  <w:delText>”</w:delText>
                </w:r>
                <w:r w:rsidR="00B83466" w:rsidDel="00F21F3F">
                  <w:rPr>
                    <w:rStyle w:val="Enfasidelicata"/>
                    <w:rFonts w:ascii="Bell MT" w:hAnsi="Bell MT"/>
                    <w:i w:val="0"/>
                    <w:iCs w:val="0"/>
                    <w:sz w:val="28"/>
                    <w:szCs w:val="28"/>
                  </w:rPr>
                  <w:delText xml:space="preserve"> button, otherwise he </w:delText>
                </w:r>
                <w:r w:rsidR="00B25FA1" w:rsidRPr="00835339" w:rsidDel="00F21F3F">
                  <w:rPr>
                    <w:rStyle w:val="Enfasidelicata"/>
                    <w:rFonts w:ascii="Bell MT" w:hAnsi="Bell MT"/>
                    <w:i w:val="0"/>
                    <w:iCs w:val="0"/>
                    <w:sz w:val="28"/>
                    <w:szCs w:val="28"/>
                  </w:rPr>
                  <w:delText>inserts username and password</w:delText>
                </w:r>
                <w:r w:rsidR="00B25FA1" w:rsidDel="00F21F3F">
                  <w:rPr>
                    <w:rStyle w:val="Enfasidelicata"/>
                    <w:rFonts w:ascii="Bell MT" w:hAnsi="Bell MT"/>
                    <w:i w:val="0"/>
                    <w:iCs w:val="0"/>
                    <w:sz w:val="28"/>
                    <w:szCs w:val="28"/>
                  </w:rPr>
                  <w:delText xml:space="preserve"> into the </w:delText>
                </w:r>
                <w:r w:rsidR="00B25FA1" w:rsidRPr="005D46C8" w:rsidDel="00F21F3F">
                  <w:rPr>
                    <w:rStyle w:val="Enfasidelicata"/>
                    <w:rFonts w:ascii="Bell MT" w:hAnsi="Bell MT"/>
                    <w:sz w:val="28"/>
                    <w:szCs w:val="28"/>
                  </w:rPr>
                  <w:delText>“Username”</w:delText>
                </w:r>
                <w:r w:rsidR="00B25FA1" w:rsidDel="00F21F3F">
                  <w:rPr>
                    <w:rStyle w:val="Enfasidelicata"/>
                    <w:rFonts w:ascii="Bell MT" w:hAnsi="Bell MT"/>
                    <w:i w:val="0"/>
                    <w:iCs w:val="0"/>
                    <w:sz w:val="28"/>
                    <w:szCs w:val="28"/>
                  </w:rPr>
                  <w:delText xml:space="preserve"> and “</w:delText>
                </w:r>
                <w:r w:rsidR="00B25FA1" w:rsidRPr="005D46C8" w:rsidDel="00F21F3F">
                  <w:rPr>
                    <w:rStyle w:val="Enfasidelicata"/>
                    <w:rFonts w:ascii="Bell MT" w:hAnsi="Bell MT"/>
                    <w:sz w:val="28"/>
                    <w:szCs w:val="28"/>
                  </w:rPr>
                  <w:delText>Password</w:delText>
                </w:r>
                <w:r w:rsidR="00B25FA1" w:rsidDel="00F21F3F">
                  <w:rPr>
                    <w:rStyle w:val="Enfasidelicata"/>
                    <w:rFonts w:ascii="Bell MT" w:hAnsi="Bell MT"/>
                    <w:i w:val="0"/>
                    <w:iCs w:val="0"/>
                    <w:sz w:val="28"/>
                    <w:szCs w:val="28"/>
                  </w:rPr>
                  <w:delText>” fields, respectively.</w:delText>
                </w:r>
              </w:del>
            </w:moveFrom>
          </w:p>
          <w:p w14:paraId="7B807213" w14:textId="0DD55998" w:rsidR="00B25FA1" w:rsidDel="00F21F3F" w:rsidRDefault="00B25FA1" w:rsidP="0073253C">
            <w:pPr>
              <w:pStyle w:val="Paragrafoelenco"/>
              <w:numPr>
                <w:ilvl w:val="0"/>
                <w:numId w:val="35"/>
              </w:numPr>
              <w:spacing w:after="200" w:line="288" w:lineRule="auto"/>
              <w:rPr>
                <w:del w:id="1032" w:author="Giorgio Romeo" w:date="2020-12-02T00:54:00Z"/>
                <w:moveFrom w:id="1033" w:author="Giorgio Romeo" w:date="2020-12-02T00:54:00Z"/>
                <w:rFonts w:ascii="Bell MT" w:hAnsi="Bell MT"/>
                <w:sz w:val="28"/>
                <w:szCs w:val="28"/>
              </w:rPr>
            </w:pPr>
            <w:moveFrom w:id="1034" w:author="Giorgio Romeo" w:date="2020-12-02T00:54:00Z">
              <w:del w:id="1035" w:author="Giorgio Romeo" w:date="2020-12-02T00:54:00Z">
                <w:r w:rsidDel="00F21F3F">
                  <w:rPr>
                    <w:rFonts w:ascii="Bell MT" w:hAnsi="Bell MT"/>
                    <w:sz w:val="28"/>
                    <w:szCs w:val="28"/>
                  </w:rPr>
                  <w:delText xml:space="preserve">The user clicks on the </w:delText>
                </w:r>
                <w:r w:rsidRPr="005D46C8" w:rsidDel="00F21F3F">
                  <w:rPr>
                    <w:rFonts w:ascii="Bell MT" w:hAnsi="Bell MT"/>
                    <w:i/>
                    <w:iCs/>
                    <w:sz w:val="28"/>
                    <w:szCs w:val="28"/>
                  </w:rPr>
                  <w:delText>“Login”</w:delText>
                </w:r>
                <w:r w:rsidDel="00F21F3F">
                  <w:rPr>
                    <w:rFonts w:ascii="Bell MT" w:hAnsi="Bell MT"/>
                    <w:sz w:val="28"/>
                    <w:szCs w:val="28"/>
                  </w:rPr>
                  <w:delText xml:space="preserve"> button.</w:delText>
                </w:r>
              </w:del>
            </w:moveFrom>
          </w:p>
          <w:p w14:paraId="09A542CF" w14:textId="61FECE4D" w:rsidR="00B25FA1" w:rsidRPr="005D46C8" w:rsidDel="00F21F3F" w:rsidRDefault="00B25FA1" w:rsidP="0073253C">
            <w:pPr>
              <w:pStyle w:val="Paragrafoelenco"/>
              <w:numPr>
                <w:ilvl w:val="0"/>
                <w:numId w:val="35"/>
              </w:numPr>
              <w:spacing w:after="200" w:line="288" w:lineRule="auto"/>
              <w:rPr>
                <w:del w:id="1036" w:author="Giorgio Romeo" w:date="2020-12-02T00:54:00Z"/>
                <w:moveFrom w:id="1037" w:author="Giorgio Romeo" w:date="2020-12-02T00:54:00Z"/>
                <w:rFonts w:ascii="Bell MT" w:hAnsi="Bell MT"/>
                <w:sz w:val="28"/>
                <w:szCs w:val="28"/>
              </w:rPr>
            </w:pPr>
            <w:moveFrom w:id="1038" w:author="Giorgio Romeo" w:date="2020-12-02T00:54:00Z">
              <w:del w:id="1039" w:author="Giorgio Romeo" w:date="2020-12-02T00:54:00Z">
                <w:r w:rsidDel="00F21F3F">
                  <w:rPr>
                    <w:rFonts w:ascii="Bell MT" w:hAnsi="Bell MT"/>
                    <w:sz w:val="28"/>
                    <w:szCs w:val="28"/>
                  </w:rPr>
                  <w:delText>The system redirects the user to the CLup app homepage</w:delText>
                </w:r>
              </w:del>
            </w:moveFrom>
          </w:p>
        </w:tc>
      </w:tr>
      <w:tr w:rsidR="00B25FA1" w:rsidRPr="00701CE5" w:rsidDel="00F21F3F" w14:paraId="5FE8E777" w14:textId="205354DA" w:rsidTr="0073253C">
        <w:trPr>
          <w:trHeight w:val="361"/>
          <w:del w:id="1040" w:author="Giorgio Romeo" w:date="2020-12-02T00:54:00Z"/>
          <w:trPrChange w:id="1041" w:author="Giorgio Romeo" w:date="2020-12-02T00:49:00Z">
            <w:trPr>
              <w:trHeight w:val="361"/>
              <w:jc w:val="right"/>
            </w:trPr>
          </w:trPrChange>
        </w:trPr>
        <w:tc>
          <w:tcPr>
            <w:tcW w:w="1985" w:type="dxa"/>
            <w:tcPrChange w:id="1042" w:author="Giorgio Romeo" w:date="2020-12-02T00:49:00Z">
              <w:tcPr>
                <w:tcW w:w="1985" w:type="dxa"/>
              </w:tcPr>
            </w:tcPrChange>
          </w:tcPr>
          <w:p w14:paraId="4A2F6461" w14:textId="52CACFB7" w:rsidR="00B25FA1" w:rsidRPr="005D46C8" w:rsidDel="00F21F3F" w:rsidRDefault="00B25FA1" w:rsidP="0073253C">
            <w:pPr>
              <w:spacing w:after="200" w:line="288" w:lineRule="auto"/>
              <w:contextualSpacing/>
              <w:jc w:val="center"/>
              <w:rPr>
                <w:del w:id="1043" w:author="Giorgio Romeo" w:date="2020-12-02T00:54:00Z"/>
                <w:moveFrom w:id="1044" w:author="Giorgio Romeo" w:date="2020-12-02T00:54:00Z"/>
                <w:rFonts w:ascii="Bell MT" w:hAnsi="Bell MT"/>
                <w:sz w:val="32"/>
                <w:szCs w:val="32"/>
              </w:rPr>
            </w:pPr>
            <w:moveFrom w:id="1045" w:author="Giorgio Romeo" w:date="2020-12-02T00:54:00Z">
              <w:del w:id="1046" w:author="Giorgio Romeo" w:date="2020-12-02T00:54:00Z">
                <w:r w:rsidRPr="005D46C8" w:rsidDel="00F21F3F">
                  <w:rPr>
                    <w:rFonts w:ascii="Bell MT" w:hAnsi="Bell MT"/>
                    <w:sz w:val="32"/>
                    <w:szCs w:val="32"/>
                  </w:rPr>
                  <w:delText>Exit condition</w:delText>
                </w:r>
              </w:del>
            </w:moveFrom>
          </w:p>
        </w:tc>
        <w:tc>
          <w:tcPr>
            <w:tcW w:w="6815" w:type="dxa"/>
            <w:tcPrChange w:id="1047" w:author="Giorgio Romeo" w:date="2020-12-02T00:49:00Z">
              <w:tcPr>
                <w:tcW w:w="6815" w:type="dxa"/>
              </w:tcPr>
            </w:tcPrChange>
          </w:tcPr>
          <w:p w14:paraId="172ACC36" w14:textId="5AEBBA34" w:rsidR="00B25FA1" w:rsidRPr="005D46C8" w:rsidDel="00F21F3F" w:rsidRDefault="00B25FA1" w:rsidP="0073253C">
            <w:pPr>
              <w:spacing w:after="200" w:line="288" w:lineRule="auto"/>
              <w:contextualSpacing/>
              <w:rPr>
                <w:del w:id="1048" w:author="Giorgio Romeo" w:date="2020-12-02T00:54:00Z"/>
                <w:moveFrom w:id="1049" w:author="Giorgio Romeo" w:date="2020-12-02T00:54:00Z"/>
                <w:rFonts w:ascii="Bell MT" w:hAnsi="Bell MT"/>
                <w:sz w:val="28"/>
                <w:szCs w:val="28"/>
              </w:rPr>
            </w:pPr>
            <w:moveFrom w:id="1050" w:author="Giorgio Romeo" w:date="2020-12-02T00:54:00Z">
              <w:del w:id="1051"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 xml:space="preserve">user </w:delText>
                </w:r>
                <w:r w:rsidDel="00F21F3F">
                  <w:rPr>
                    <w:rFonts w:ascii="Bell MT" w:hAnsi="Bell MT"/>
                    <w:sz w:val="28"/>
                    <w:szCs w:val="28"/>
                  </w:rPr>
                  <w:delText xml:space="preserve">is </w:delText>
                </w:r>
                <w:r w:rsidRPr="005D46C8" w:rsidDel="00F21F3F">
                  <w:rPr>
                    <w:rFonts w:ascii="Bell MT" w:hAnsi="Bell MT"/>
                    <w:sz w:val="28"/>
                    <w:szCs w:val="28"/>
                  </w:rPr>
                  <w:delText xml:space="preserve">successfully </w:delText>
                </w:r>
                <w:r w:rsidDel="00F21F3F">
                  <w:rPr>
                    <w:rFonts w:ascii="Bell MT" w:hAnsi="Bell MT"/>
                    <w:sz w:val="28"/>
                    <w:szCs w:val="28"/>
                  </w:rPr>
                  <w:delText>redirected to the CLup app homepage</w:delText>
                </w:r>
                <w:r w:rsidRPr="005D46C8" w:rsidDel="00F21F3F">
                  <w:rPr>
                    <w:rFonts w:ascii="Bell MT" w:hAnsi="Bell MT"/>
                    <w:sz w:val="28"/>
                    <w:szCs w:val="28"/>
                  </w:rPr>
                  <w:delText xml:space="preserve"> </w:delText>
                </w:r>
              </w:del>
            </w:moveFrom>
          </w:p>
        </w:tc>
      </w:tr>
      <w:tr w:rsidR="00B25FA1" w:rsidRPr="00701CE5" w:rsidDel="00F21F3F" w14:paraId="7297D622" w14:textId="4A210A3E" w:rsidTr="0073253C">
        <w:trPr>
          <w:trHeight w:val="1778"/>
          <w:del w:id="1052" w:author="Giorgio Romeo" w:date="2020-12-02T00:54:00Z"/>
          <w:trPrChange w:id="1053" w:author="Giorgio Romeo" w:date="2020-12-02T00:49:00Z">
            <w:trPr>
              <w:trHeight w:val="1778"/>
              <w:jc w:val="right"/>
            </w:trPr>
          </w:trPrChange>
        </w:trPr>
        <w:tc>
          <w:tcPr>
            <w:tcW w:w="1985" w:type="dxa"/>
            <w:tcPrChange w:id="1054" w:author="Giorgio Romeo" w:date="2020-12-02T00:49:00Z">
              <w:tcPr>
                <w:tcW w:w="1985" w:type="dxa"/>
              </w:tcPr>
            </w:tcPrChange>
          </w:tcPr>
          <w:p w14:paraId="0504B4BF" w14:textId="4DA9DCBE" w:rsidR="00B25FA1" w:rsidRPr="005D46C8" w:rsidDel="00F21F3F" w:rsidRDefault="00B25FA1" w:rsidP="0073253C">
            <w:pPr>
              <w:spacing w:after="200" w:line="288" w:lineRule="auto"/>
              <w:contextualSpacing/>
              <w:jc w:val="center"/>
              <w:rPr>
                <w:del w:id="1055" w:author="Giorgio Romeo" w:date="2020-12-02T00:54:00Z"/>
                <w:moveFrom w:id="1056" w:author="Giorgio Romeo" w:date="2020-12-02T00:54:00Z"/>
                <w:rFonts w:ascii="Bell MT" w:hAnsi="Bell MT"/>
                <w:sz w:val="32"/>
                <w:szCs w:val="32"/>
              </w:rPr>
            </w:pPr>
            <w:moveFrom w:id="1057" w:author="Giorgio Romeo" w:date="2020-12-02T00:54:00Z">
              <w:del w:id="1058" w:author="Giorgio Romeo" w:date="2020-12-02T00:54:00Z">
                <w:r w:rsidRPr="005D46C8" w:rsidDel="00F21F3F">
                  <w:rPr>
                    <w:rFonts w:ascii="Bell MT" w:hAnsi="Bell MT"/>
                    <w:sz w:val="32"/>
                    <w:szCs w:val="32"/>
                  </w:rPr>
                  <w:delText>Exceptions</w:delText>
                </w:r>
              </w:del>
            </w:moveFrom>
          </w:p>
        </w:tc>
        <w:tc>
          <w:tcPr>
            <w:tcW w:w="6815" w:type="dxa"/>
            <w:tcPrChange w:id="1059" w:author="Giorgio Romeo" w:date="2020-12-02T00:49:00Z">
              <w:tcPr>
                <w:tcW w:w="6815" w:type="dxa"/>
              </w:tcPr>
            </w:tcPrChange>
          </w:tcPr>
          <w:p w14:paraId="4B8B8DE2" w14:textId="56620301" w:rsidR="00D64D7E" w:rsidRPr="00D64D7E" w:rsidDel="00F21F3F" w:rsidRDefault="00D64D7E" w:rsidP="0073253C">
            <w:pPr>
              <w:numPr>
                <w:ilvl w:val="0"/>
                <w:numId w:val="30"/>
              </w:numPr>
              <w:spacing w:after="200" w:line="288" w:lineRule="auto"/>
              <w:contextualSpacing/>
              <w:rPr>
                <w:del w:id="1060" w:author="Giorgio Romeo" w:date="2020-12-02T00:54:00Z"/>
                <w:moveFrom w:id="1061" w:author="Giorgio Romeo" w:date="2020-12-02T00:54:00Z"/>
                <w:rFonts w:ascii="Bell MT" w:hAnsi="Bell MT"/>
                <w:sz w:val="28"/>
                <w:szCs w:val="28"/>
              </w:rPr>
            </w:pPr>
            <w:moveFrom w:id="1062" w:author="Giorgio Romeo" w:date="2020-12-02T00:54:00Z">
              <w:del w:id="1063"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user clicks on the “Login” button but either the username or the password is wrong.</w:delText>
                </w:r>
                <w:r w:rsidDel="00F21F3F">
                  <w:rPr>
                    <w:rFonts w:ascii="Bell MT" w:hAnsi="Bell MT"/>
                    <w:sz w:val="28"/>
                    <w:szCs w:val="28"/>
                  </w:rPr>
                  <w:delText xml:space="preserve"> </w:delText>
                </w:r>
                <w:r w:rsidRPr="005D46C8" w:rsidDel="00F21F3F">
                  <w:rPr>
                    <w:rFonts w:ascii="Bell MT" w:hAnsi="Bell MT"/>
                    <w:sz w:val="28"/>
                    <w:szCs w:val="28"/>
                  </w:rPr>
                  <w:delText>The system notifies the user about the error. The Events flow starts again from point 1</w:delText>
                </w:r>
                <w:r w:rsidDel="00F21F3F">
                  <w:rPr>
                    <w:rFonts w:ascii="Bell MT" w:hAnsi="Bell MT"/>
                    <w:sz w:val="28"/>
                    <w:szCs w:val="28"/>
                  </w:rPr>
                  <w:delText>.</w:delText>
                </w:r>
              </w:del>
            </w:moveFrom>
          </w:p>
          <w:p w14:paraId="538A1015" w14:textId="091A1EEC" w:rsidR="00D64D7E" w:rsidRPr="00B920D4" w:rsidDel="00F21F3F" w:rsidRDefault="00D64D7E" w:rsidP="0073253C">
            <w:pPr>
              <w:spacing w:after="200" w:line="288" w:lineRule="auto"/>
              <w:contextualSpacing/>
              <w:rPr>
                <w:del w:id="1064" w:author="Giorgio Romeo" w:date="2020-12-02T00:54:00Z"/>
                <w:moveFrom w:id="1065" w:author="Giorgio Romeo" w:date="2020-12-02T00:54:00Z"/>
                <w:rFonts w:ascii="Bell MT" w:hAnsi="Bell MT"/>
                <w:sz w:val="28"/>
                <w:szCs w:val="28"/>
              </w:rPr>
            </w:pPr>
          </w:p>
        </w:tc>
      </w:tr>
    </w:tbl>
    <w:tbl>
      <w:tblPr>
        <w:tblStyle w:val="Grigliatabella"/>
        <w:tblpPr w:leftFromText="141" w:rightFromText="141" w:vertAnchor="text" w:horzAnchor="margin" w:tblpXSpec="right" w:tblpY="217"/>
        <w:tblW w:w="0" w:type="auto"/>
        <w:tblLook w:val="04A0" w:firstRow="1" w:lastRow="0" w:firstColumn="1" w:lastColumn="0" w:noHBand="0" w:noVBand="1"/>
        <w:tblPrChange w:id="1066" w:author="Giorgio Romeo" w:date="2020-12-02T00:51:00Z">
          <w:tblPr>
            <w:tblStyle w:val="Grigliatabella"/>
            <w:tblpPr w:leftFromText="141" w:rightFromText="141" w:vertAnchor="text" w:horzAnchor="margin" w:tblpXSpec="right" w:tblpY="96"/>
            <w:tblW w:w="0" w:type="nil"/>
            <w:tblLook w:val="04A0" w:firstRow="1" w:lastRow="0" w:firstColumn="1" w:lastColumn="0" w:noHBand="0" w:noVBand="1"/>
          </w:tblPr>
        </w:tblPrChange>
      </w:tblPr>
      <w:tblGrid>
        <w:gridCol w:w="1985"/>
        <w:gridCol w:w="6815"/>
        <w:tblGridChange w:id="1067">
          <w:tblGrid>
            <w:gridCol w:w="1985"/>
            <w:gridCol w:w="6815"/>
          </w:tblGrid>
        </w:tblGridChange>
      </w:tblGrid>
      <w:tr w:rsidR="007F288E" w:rsidDel="00F21F3F" w14:paraId="2AF302E7" w14:textId="18E8B8DF" w:rsidTr="007F288E">
        <w:trPr>
          <w:trHeight w:val="215"/>
          <w:del w:id="1068" w:author="Giorgio Romeo" w:date="2020-12-02T00:54:00Z"/>
          <w:trPrChange w:id="1069" w:author="Giorgio Romeo" w:date="2020-12-02T00:51:00Z">
            <w:trPr>
              <w:trHeight w:val="215"/>
            </w:trPr>
          </w:trPrChange>
        </w:trPr>
        <w:tc>
          <w:tcPr>
            <w:tcW w:w="1985" w:type="dxa"/>
            <w:tcBorders>
              <w:top w:val="single" w:sz="4" w:space="0" w:color="auto"/>
              <w:left w:val="single" w:sz="4" w:space="0" w:color="auto"/>
              <w:bottom w:val="single" w:sz="4" w:space="0" w:color="auto"/>
              <w:right w:val="single" w:sz="4" w:space="0" w:color="auto"/>
            </w:tcBorders>
            <w:hideMark/>
            <w:tcPrChange w:id="1070"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moveFromRangeEnd w:id="1000"/>
          <w:p w14:paraId="43CDDF4D" w14:textId="78DB1639" w:rsidR="007F288E" w:rsidDel="00F21F3F" w:rsidRDefault="007F288E" w:rsidP="007F288E">
            <w:pPr>
              <w:contextualSpacing/>
              <w:jc w:val="center"/>
              <w:rPr>
                <w:del w:id="1071" w:author="Giorgio Romeo" w:date="2020-12-02T00:54:00Z"/>
                <w:moveTo w:id="1072" w:author="Giorgio Romeo" w:date="2020-12-02T00:54:00Z"/>
                <w:rFonts w:ascii="Bell MT" w:hAnsi="Bell MT"/>
                <w:sz w:val="32"/>
                <w:szCs w:val="32"/>
              </w:rPr>
            </w:pPr>
            <w:moveToRangeStart w:id="1073" w:author="Giorgio Romeo" w:date="2020-12-02T00:54:00Z" w:name="move57761286"/>
            <w:moveTo w:id="1074" w:author="Giorgio Romeo" w:date="2020-12-02T00:54:00Z">
              <w:del w:id="1075" w:author="Giorgio Romeo" w:date="2020-12-02T00:54:00Z">
                <w:r w:rsidDel="00F21F3F">
                  <w:rPr>
                    <w:rFonts w:ascii="Bell MT" w:hAnsi="Bell MT"/>
                    <w:sz w:val="32"/>
                    <w:szCs w:val="32"/>
                  </w:rPr>
                  <w:delText>Actors</w:delText>
                </w:r>
              </w:del>
            </w:moveTo>
          </w:p>
        </w:tc>
        <w:tc>
          <w:tcPr>
            <w:tcW w:w="6815" w:type="dxa"/>
            <w:tcBorders>
              <w:top w:val="single" w:sz="4" w:space="0" w:color="auto"/>
              <w:left w:val="single" w:sz="4" w:space="0" w:color="auto"/>
              <w:bottom w:val="single" w:sz="4" w:space="0" w:color="auto"/>
              <w:right w:val="single" w:sz="4" w:space="0" w:color="auto"/>
            </w:tcBorders>
            <w:hideMark/>
            <w:tcPrChange w:id="1076"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4BFC5919" w14:textId="3017B788" w:rsidR="007F288E" w:rsidDel="00F21F3F" w:rsidRDefault="007F288E" w:rsidP="007F288E">
            <w:pPr>
              <w:rPr>
                <w:del w:id="1077" w:author="Giorgio Romeo" w:date="2020-12-02T00:54:00Z"/>
                <w:moveTo w:id="1078" w:author="Giorgio Romeo" w:date="2020-12-02T00:54:00Z"/>
                <w:rFonts w:ascii="Bell MT" w:hAnsi="Bell MT"/>
                <w:sz w:val="28"/>
                <w:szCs w:val="28"/>
              </w:rPr>
            </w:pPr>
            <w:moveTo w:id="1079" w:author="Giorgio Romeo" w:date="2020-12-02T00:54:00Z">
              <w:del w:id="1080" w:author="Giorgio Romeo" w:date="2020-12-02T00:54:00Z">
                <w:r w:rsidDel="00F21F3F">
                  <w:rPr>
                    <w:rFonts w:ascii="Bell MT" w:hAnsi="Bell MT"/>
                    <w:sz w:val="28"/>
                    <w:szCs w:val="28"/>
                  </w:rPr>
                  <w:delText>Virtual User</w:delText>
                </w:r>
              </w:del>
            </w:moveTo>
          </w:p>
        </w:tc>
      </w:tr>
      <w:tr w:rsidR="007F288E" w:rsidDel="00F21F3F" w14:paraId="3BC7F9FC" w14:textId="1672F6EE" w:rsidTr="007F288E">
        <w:trPr>
          <w:trHeight w:val="361"/>
          <w:del w:id="1081" w:author="Giorgio Romeo" w:date="2020-12-02T00:54:00Z"/>
          <w:trPrChange w:id="1082"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083"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47C32432" w14:textId="7AB9A182" w:rsidR="007F288E" w:rsidDel="00F21F3F" w:rsidRDefault="007F288E" w:rsidP="007F288E">
            <w:pPr>
              <w:jc w:val="center"/>
              <w:rPr>
                <w:del w:id="1084" w:author="Giorgio Romeo" w:date="2020-12-02T00:54:00Z"/>
                <w:moveTo w:id="1085" w:author="Giorgio Romeo" w:date="2020-12-02T00:54:00Z"/>
                <w:rFonts w:ascii="Bell MT" w:hAnsi="Bell MT"/>
                <w:sz w:val="32"/>
                <w:szCs w:val="32"/>
              </w:rPr>
            </w:pPr>
            <w:moveTo w:id="1086" w:author="Giorgio Romeo" w:date="2020-12-02T00:54:00Z">
              <w:del w:id="1087" w:author="Giorgio Romeo" w:date="2020-12-02T00:54:00Z">
                <w:r w:rsidDel="00F21F3F">
                  <w:rPr>
                    <w:rFonts w:ascii="Bell MT" w:hAnsi="Bell MT"/>
                    <w:sz w:val="32"/>
                    <w:szCs w:val="32"/>
                  </w:rPr>
                  <w:delText>Entry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088"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2450688F" w14:textId="4F01E31F" w:rsidR="007F288E" w:rsidDel="00F21F3F" w:rsidRDefault="007F288E" w:rsidP="007F288E">
            <w:pPr>
              <w:rPr>
                <w:del w:id="1089" w:author="Giorgio Romeo" w:date="2020-12-02T00:54:00Z"/>
                <w:moveTo w:id="1090" w:author="Giorgio Romeo" w:date="2020-12-02T00:54:00Z"/>
                <w:rFonts w:ascii="Bell MT" w:hAnsi="Bell MT"/>
                <w:sz w:val="28"/>
                <w:szCs w:val="28"/>
              </w:rPr>
            </w:pPr>
            <w:moveTo w:id="1091" w:author="Giorgio Romeo" w:date="2020-12-02T00:54:00Z">
              <w:del w:id="1092" w:author="Giorgio Romeo" w:date="2020-12-02T00:54:00Z">
                <w:r w:rsidDel="00F21F3F">
                  <w:rPr>
                    <w:rFonts w:ascii="Bell MT" w:hAnsi="Bell MT"/>
                    <w:sz w:val="28"/>
                    <w:szCs w:val="28"/>
                  </w:rPr>
                  <w:delText>The virtual user is already into the CLup app homepage</w:delText>
                </w:r>
              </w:del>
            </w:moveTo>
          </w:p>
        </w:tc>
      </w:tr>
      <w:tr w:rsidR="007F288E" w:rsidDel="00F21F3F" w14:paraId="5DAB5589" w14:textId="5CA85C23" w:rsidTr="007F288E">
        <w:trPr>
          <w:trHeight w:val="1667"/>
          <w:del w:id="1093" w:author="Giorgio Romeo" w:date="2020-12-02T00:54:00Z"/>
          <w:trPrChange w:id="1094" w:author="Giorgio Romeo" w:date="2020-12-02T00:51:00Z">
            <w:trPr>
              <w:trHeight w:val="1667"/>
            </w:trPr>
          </w:trPrChange>
        </w:trPr>
        <w:tc>
          <w:tcPr>
            <w:tcW w:w="1985" w:type="dxa"/>
            <w:tcBorders>
              <w:top w:val="single" w:sz="4" w:space="0" w:color="auto"/>
              <w:left w:val="single" w:sz="4" w:space="0" w:color="auto"/>
              <w:bottom w:val="single" w:sz="4" w:space="0" w:color="auto"/>
              <w:right w:val="single" w:sz="4" w:space="0" w:color="auto"/>
            </w:tcBorders>
            <w:hideMark/>
            <w:tcPrChange w:id="1095"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01CE0FB1" w14:textId="32358616" w:rsidR="007F288E" w:rsidDel="00F21F3F" w:rsidRDefault="007F288E" w:rsidP="007F288E">
            <w:pPr>
              <w:jc w:val="center"/>
              <w:rPr>
                <w:del w:id="1096" w:author="Giorgio Romeo" w:date="2020-12-02T00:54:00Z"/>
                <w:moveTo w:id="1097" w:author="Giorgio Romeo" w:date="2020-12-02T00:54:00Z"/>
                <w:rFonts w:ascii="Bell MT" w:hAnsi="Bell MT"/>
                <w:sz w:val="32"/>
                <w:szCs w:val="32"/>
              </w:rPr>
            </w:pPr>
            <w:moveTo w:id="1098" w:author="Giorgio Romeo" w:date="2020-12-02T00:54:00Z">
              <w:del w:id="1099" w:author="Giorgio Romeo" w:date="2020-12-02T00:54:00Z">
                <w:r w:rsidDel="00F21F3F">
                  <w:rPr>
                    <w:rFonts w:ascii="Bell MT" w:hAnsi="Bell MT"/>
                    <w:sz w:val="32"/>
                    <w:szCs w:val="32"/>
                  </w:rPr>
                  <w:delText>Events flow</w:delText>
                </w:r>
              </w:del>
            </w:moveTo>
          </w:p>
        </w:tc>
        <w:tc>
          <w:tcPr>
            <w:tcW w:w="6815" w:type="dxa"/>
            <w:tcBorders>
              <w:top w:val="single" w:sz="4" w:space="0" w:color="auto"/>
              <w:left w:val="single" w:sz="4" w:space="0" w:color="auto"/>
              <w:bottom w:val="single" w:sz="4" w:space="0" w:color="auto"/>
              <w:right w:val="single" w:sz="4" w:space="0" w:color="auto"/>
            </w:tcBorders>
            <w:hideMark/>
            <w:tcPrChange w:id="1100"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93CB64B" w14:textId="0E95C30D" w:rsidR="007F288E" w:rsidRPr="007F288E" w:rsidDel="00F21F3F" w:rsidRDefault="007F288E" w:rsidP="007F288E">
            <w:pPr>
              <w:pStyle w:val="Paragrafoelenco"/>
              <w:numPr>
                <w:ilvl w:val="0"/>
                <w:numId w:val="66"/>
              </w:numPr>
              <w:rPr>
                <w:del w:id="1101" w:author="Giorgio Romeo" w:date="2020-12-02T00:54:00Z"/>
                <w:moveTo w:id="1102" w:author="Giorgio Romeo" w:date="2020-12-02T00:54:00Z"/>
                <w:rStyle w:val="Enfasidelicata"/>
                <w:i w:val="0"/>
                <w:iCs w:val="0"/>
                <w:sz w:val="28"/>
                <w:szCs w:val="28"/>
              </w:rPr>
            </w:pPr>
            <w:moveTo w:id="1103" w:author="Giorgio Romeo" w:date="2020-12-02T00:54:00Z">
              <w:del w:id="1104" w:author="Giorgio Romeo" w:date="2020-12-02T00:54:00Z">
                <w:r w:rsidRPr="007F288E" w:rsidDel="00F21F3F">
                  <w:rPr>
                    <w:rStyle w:val="Enfasidelicata"/>
                    <w:rFonts w:ascii="Bell MT" w:hAnsi="Bell MT"/>
                    <w:i w:val="0"/>
                    <w:iCs w:val="0"/>
                    <w:sz w:val="28"/>
                    <w:szCs w:val="28"/>
                    <w:rPrChange w:id="1105" w:author="Giorgio Romeo" w:date="2020-12-02T00:53:00Z">
                      <w:rPr>
                        <w:rStyle w:val="Enfasidelicata"/>
                        <w:rFonts w:ascii="Bell MT" w:hAnsi="Bell MT"/>
                        <w:sz w:val="28"/>
                        <w:szCs w:val="28"/>
                      </w:rPr>
                    </w:rPrChange>
                  </w:rPr>
                  <w:delText>If the user wants to login as a guest, he directly selects either “Get a ticket” or “Book a visit” button, otherwise he inserts username and password into the “Username” and “Password” fields, respectively.</w:delText>
                </w:r>
              </w:del>
            </w:moveTo>
          </w:p>
          <w:p w14:paraId="092A2F8C" w14:textId="616FB899" w:rsidR="007F288E" w:rsidRPr="007F288E" w:rsidDel="00F21F3F" w:rsidRDefault="007F288E" w:rsidP="007F288E">
            <w:pPr>
              <w:pStyle w:val="Paragrafoelenco"/>
              <w:numPr>
                <w:ilvl w:val="0"/>
                <w:numId w:val="66"/>
              </w:numPr>
              <w:rPr>
                <w:del w:id="1106" w:author="Giorgio Romeo" w:date="2020-12-02T00:54:00Z"/>
                <w:moveTo w:id="1107" w:author="Giorgio Romeo" w:date="2020-12-02T00:54:00Z"/>
              </w:rPr>
            </w:pPr>
            <w:moveTo w:id="1108" w:author="Giorgio Romeo" w:date="2020-12-02T00:54:00Z">
              <w:del w:id="1109" w:author="Giorgio Romeo" w:date="2020-12-02T00:54:00Z">
                <w:r w:rsidRPr="007F288E" w:rsidDel="00F21F3F">
                  <w:rPr>
                    <w:rFonts w:ascii="Bell MT" w:hAnsi="Bell MT"/>
                    <w:sz w:val="28"/>
                    <w:szCs w:val="28"/>
                  </w:rPr>
                  <w:delText xml:space="preserve">The user clicks on the </w:delText>
                </w:r>
                <w:r w:rsidRPr="007F288E" w:rsidDel="00F21F3F">
                  <w:rPr>
                    <w:rFonts w:ascii="Bell MT" w:hAnsi="Bell MT"/>
                    <w:sz w:val="28"/>
                    <w:szCs w:val="28"/>
                    <w:rPrChange w:id="1110" w:author="Giorgio Romeo" w:date="2020-12-02T00:53:00Z">
                      <w:rPr>
                        <w:rFonts w:ascii="Bell MT" w:hAnsi="Bell MT"/>
                        <w:i/>
                        <w:iCs/>
                        <w:sz w:val="28"/>
                        <w:szCs w:val="28"/>
                      </w:rPr>
                    </w:rPrChange>
                  </w:rPr>
                  <w:delText>“Login”</w:delText>
                </w:r>
                <w:r w:rsidRPr="007F288E" w:rsidDel="00F21F3F">
                  <w:rPr>
                    <w:rFonts w:ascii="Bell MT" w:hAnsi="Bell MT"/>
                    <w:sz w:val="28"/>
                    <w:szCs w:val="28"/>
                  </w:rPr>
                  <w:delText xml:space="preserve"> button.</w:delText>
                </w:r>
              </w:del>
            </w:moveTo>
          </w:p>
          <w:p w14:paraId="326EBF3D" w14:textId="0E93F19A" w:rsidR="007F288E" w:rsidDel="00F21F3F" w:rsidRDefault="007F288E" w:rsidP="007F288E">
            <w:pPr>
              <w:pStyle w:val="Paragrafoelenco"/>
              <w:numPr>
                <w:ilvl w:val="0"/>
                <w:numId w:val="66"/>
              </w:numPr>
              <w:rPr>
                <w:del w:id="1111" w:author="Giorgio Romeo" w:date="2020-12-02T00:54:00Z"/>
                <w:moveTo w:id="1112" w:author="Giorgio Romeo" w:date="2020-12-02T00:54:00Z"/>
                <w:rFonts w:ascii="Bell MT" w:hAnsi="Bell MT"/>
                <w:sz w:val="28"/>
                <w:szCs w:val="28"/>
              </w:rPr>
            </w:pPr>
            <w:moveTo w:id="1113" w:author="Giorgio Romeo" w:date="2020-12-02T00:54:00Z">
              <w:del w:id="1114" w:author="Giorgio Romeo" w:date="2020-12-02T00:54:00Z">
                <w:r w:rsidRPr="007F288E" w:rsidDel="00F21F3F">
                  <w:rPr>
                    <w:rFonts w:ascii="Bell MT" w:hAnsi="Bell MT"/>
                    <w:sz w:val="28"/>
                    <w:szCs w:val="28"/>
                  </w:rPr>
                  <w:delText>The system redirects the user to the CLup app homepage</w:delText>
                </w:r>
              </w:del>
            </w:moveTo>
          </w:p>
        </w:tc>
      </w:tr>
      <w:tr w:rsidR="007F288E" w:rsidDel="00F21F3F" w14:paraId="08B23195" w14:textId="31BE585B" w:rsidTr="007F288E">
        <w:trPr>
          <w:trHeight w:val="361"/>
          <w:del w:id="1115" w:author="Giorgio Romeo" w:date="2020-12-02T00:54:00Z"/>
          <w:trPrChange w:id="1116"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117"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10FD4276" w14:textId="533B2C68" w:rsidR="007F288E" w:rsidDel="00F21F3F" w:rsidRDefault="007F288E" w:rsidP="007F288E">
            <w:pPr>
              <w:jc w:val="center"/>
              <w:rPr>
                <w:del w:id="1118" w:author="Giorgio Romeo" w:date="2020-12-02T00:54:00Z"/>
                <w:moveTo w:id="1119" w:author="Giorgio Romeo" w:date="2020-12-02T00:54:00Z"/>
                <w:rFonts w:ascii="Bell MT" w:hAnsi="Bell MT"/>
                <w:sz w:val="32"/>
                <w:szCs w:val="32"/>
              </w:rPr>
            </w:pPr>
            <w:moveTo w:id="1120" w:author="Giorgio Romeo" w:date="2020-12-02T00:54:00Z">
              <w:del w:id="1121" w:author="Giorgio Romeo" w:date="2020-12-02T00:54:00Z">
                <w:r w:rsidDel="00F21F3F">
                  <w:rPr>
                    <w:rFonts w:ascii="Bell MT" w:hAnsi="Bell MT"/>
                    <w:sz w:val="32"/>
                    <w:szCs w:val="32"/>
                  </w:rPr>
                  <w:delText>Exit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122"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EEB6C9A" w14:textId="0DEF55E1" w:rsidR="007F288E" w:rsidDel="00F21F3F" w:rsidRDefault="007F288E" w:rsidP="007F288E">
            <w:pPr>
              <w:rPr>
                <w:del w:id="1123" w:author="Giorgio Romeo" w:date="2020-12-02T00:54:00Z"/>
                <w:moveTo w:id="1124" w:author="Giorgio Romeo" w:date="2020-12-02T00:54:00Z"/>
                <w:rFonts w:ascii="Bell MT" w:hAnsi="Bell MT"/>
                <w:sz w:val="28"/>
                <w:szCs w:val="28"/>
              </w:rPr>
            </w:pPr>
            <w:moveTo w:id="1125" w:author="Giorgio Romeo" w:date="2020-12-02T00:54:00Z">
              <w:del w:id="1126" w:author="Giorgio Romeo" w:date="2020-12-02T00:54:00Z">
                <w:r w:rsidDel="00F21F3F">
                  <w:rPr>
                    <w:rFonts w:ascii="Bell MT" w:hAnsi="Bell MT"/>
                    <w:sz w:val="28"/>
                    <w:szCs w:val="28"/>
                  </w:rPr>
                  <w:delText xml:space="preserve">The virtual user is successfully redirected to the CLup app homepage </w:delText>
                </w:r>
              </w:del>
            </w:moveTo>
          </w:p>
        </w:tc>
      </w:tr>
      <w:tr w:rsidR="007F288E" w:rsidDel="00F21F3F" w14:paraId="0F8FC92D" w14:textId="5D57E762" w:rsidTr="007F288E">
        <w:trPr>
          <w:trHeight w:val="1778"/>
          <w:del w:id="1127" w:author="Giorgio Romeo" w:date="2020-12-02T00:54:00Z"/>
          <w:trPrChange w:id="1128" w:author="Giorgio Romeo" w:date="2020-12-02T00:51: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129"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3724C83E" w14:textId="1B1B0159" w:rsidR="007F288E" w:rsidDel="00F21F3F" w:rsidRDefault="007F288E" w:rsidP="007F288E">
            <w:pPr>
              <w:jc w:val="center"/>
              <w:rPr>
                <w:del w:id="1130" w:author="Giorgio Romeo" w:date="2020-12-02T00:54:00Z"/>
                <w:moveTo w:id="1131" w:author="Giorgio Romeo" w:date="2020-12-02T00:54:00Z"/>
                <w:rFonts w:ascii="Bell MT" w:hAnsi="Bell MT"/>
                <w:sz w:val="32"/>
                <w:szCs w:val="32"/>
              </w:rPr>
            </w:pPr>
            <w:moveTo w:id="1132" w:author="Giorgio Romeo" w:date="2020-12-02T00:54:00Z">
              <w:del w:id="1133" w:author="Giorgio Romeo" w:date="2020-12-02T00:54:00Z">
                <w:r w:rsidDel="00F21F3F">
                  <w:rPr>
                    <w:rFonts w:ascii="Bell MT" w:hAnsi="Bell MT"/>
                    <w:sz w:val="32"/>
                    <w:szCs w:val="32"/>
                  </w:rPr>
                  <w:delText>Exceptions</w:delText>
                </w:r>
              </w:del>
            </w:moveTo>
          </w:p>
        </w:tc>
        <w:tc>
          <w:tcPr>
            <w:tcW w:w="6815" w:type="dxa"/>
            <w:tcBorders>
              <w:top w:val="single" w:sz="4" w:space="0" w:color="auto"/>
              <w:left w:val="single" w:sz="4" w:space="0" w:color="auto"/>
              <w:bottom w:val="single" w:sz="4" w:space="0" w:color="auto"/>
              <w:right w:val="single" w:sz="4" w:space="0" w:color="auto"/>
            </w:tcBorders>
            <w:tcPrChange w:id="1134" w:author="Giorgio Romeo" w:date="2020-12-02T00:51:00Z">
              <w:tcPr>
                <w:tcW w:w="6815" w:type="dxa"/>
                <w:tcBorders>
                  <w:top w:val="single" w:sz="4" w:space="0" w:color="auto"/>
                  <w:left w:val="single" w:sz="4" w:space="5" w:color="auto"/>
                  <w:bottom w:val="single" w:sz="4" w:space="0" w:color="auto"/>
                  <w:right w:val="single" w:sz="4" w:space="5" w:color="auto"/>
                </w:tcBorders>
              </w:tcPr>
            </w:tcPrChange>
          </w:tcPr>
          <w:p w14:paraId="1922C552" w14:textId="2DDFA8CF" w:rsidR="007F288E" w:rsidDel="00F21F3F" w:rsidRDefault="007F288E" w:rsidP="007F288E">
            <w:pPr>
              <w:numPr>
                <w:ilvl w:val="0"/>
                <w:numId w:val="67"/>
              </w:numPr>
              <w:contextualSpacing/>
              <w:rPr>
                <w:del w:id="1135" w:author="Giorgio Romeo" w:date="2020-12-02T00:54:00Z"/>
                <w:moveTo w:id="1136" w:author="Giorgio Romeo" w:date="2020-12-02T00:54:00Z"/>
                <w:rFonts w:ascii="Bell MT" w:hAnsi="Bell MT"/>
                <w:sz w:val="28"/>
                <w:szCs w:val="28"/>
              </w:rPr>
            </w:pPr>
            <w:moveTo w:id="1137" w:author="Giorgio Romeo" w:date="2020-12-02T00:54:00Z">
              <w:del w:id="1138" w:author="Giorgio Romeo" w:date="2020-12-02T00:54:00Z">
                <w:r w:rsidDel="00F21F3F">
                  <w:rPr>
                    <w:rFonts w:ascii="Bell MT" w:hAnsi="Bell MT"/>
                    <w:sz w:val="28"/>
                    <w:szCs w:val="28"/>
                  </w:rPr>
                  <w:delText>The virtual user clicks on the “Login” button but either the username or the password is wrong. The system notifies the user about the error. The Events flow starts again from point 1.</w:delText>
                </w:r>
              </w:del>
            </w:moveTo>
          </w:p>
          <w:p w14:paraId="65F8A99D" w14:textId="785BD294" w:rsidR="007F288E" w:rsidDel="00F21F3F" w:rsidRDefault="007F288E" w:rsidP="007F288E">
            <w:pPr>
              <w:rPr>
                <w:del w:id="1139" w:author="Giorgio Romeo" w:date="2020-12-02T00:54:00Z"/>
                <w:moveTo w:id="1140" w:author="Giorgio Romeo" w:date="2020-12-02T00:54:00Z"/>
                <w:rFonts w:ascii="Bell MT" w:hAnsi="Bell MT"/>
                <w:sz w:val="28"/>
                <w:szCs w:val="28"/>
              </w:rPr>
            </w:pPr>
          </w:p>
        </w:tc>
      </w:tr>
    </w:tbl>
    <w:tbl>
      <w:tblPr>
        <w:tblStyle w:val="Grigliatabella"/>
        <w:tblpPr w:leftFromText="141" w:rightFromText="141" w:vertAnchor="text" w:horzAnchor="margin" w:tblpXSpec="right" w:tblpY="116"/>
        <w:tblW w:w="0" w:type="auto"/>
        <w:tblLook w:val="04A0" w:firstRow="1" w:lastRow="0" w:firstColumn="1" w:lastColumn="0" w:noHBand="0" w:noVBand="1"/>
      </w:tblPr>
      <w:tblGrid>
        <w:gridCol w:w="1985"/>
        <w:gridCol w:w="6815"/>
      </w:tblGrid>
      <w:tr w:rsidR="005C5E36" w14:paraId="3DDA6509" w14:textId="77777777" w:rsidTr="005C5E36">
        <w:trPr>
          <w:trHeight w:val="215"/>
          <w:ins w:id="114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moveToRangeEnd w:id="1073"/>
          <w:p w14:paraId="5B4F5563" w14:textId="77777777" w:rsidR="005C5E36" w:rsidRDefault="005C5E36" w:rsidP="005C5E36">
            <w:pPr>
              <w:spacing w:after="255"/>
              <w:contextualSpacing/>
              <w:jc w:val="center"/>
              <w:rPr>
                <w:ins w:id="1142" w:author="Giorgio Romeo" w:date="2020-12-02T00:56:00Z"/>
                <w:rFonts w:ascii="Bell MT" w:hAnsi="Bell MT"/>
                <w:sz w:val="32"/>
                <w:szCs w:val="32"/>
              </w:rPr>
            </w:pPr>
            <w:ins w:id="1143" w:author="Giorgio Romeo" w:date="2020-12-02T00:56:00Z">
              <w:r>
                <w:rPr>
                  <w:rFonts w:ascii="Bell MT" w:hAnsi="Bell MT"/>
                  <w:sz w:val="32"/>
                  <w:szCs w:val="32"/>
                </w:rPr>
                <w:t>Actors</w:t>
              </w:r>
            </w:ins>
          </w:p>
        </w:tc>
        <w:tc>
          <w:tcPr>
            <w:tcW w:w="6815" w:type="dxa"/>
            <w:tcBorders>
              <w:top w:val="single" w:sz="4" w:space="0" w:color="auto"/>
              <w:left w:val="single" w:sz="4" w:space="0" w:color="auto"/>
              <w:bottom w:val="single" w:sz="4" w:space="0" w:color="auto"/>
              <w:right w:val="single" w:sz="4" w:space="0" w:color="auto"/>
            </w:tcBorders>
            <w:hideMark/>
          </w:tcPr>
          <w:p w14:paraId="0D8B8E2F" w14:textId="77777777" w:rsidR="005C5E36" w:rsidRDefault="005C5E36" w:rsidP="005C5E36">
            <w:pPr>
              <w:rPr>
                <w:ins w:id="1144" w:author="Giorgio Romeo" w:date="2020-12-02T00:56:00Z"/>
                <w:rFonts w:ascii="Bell MT" w:hAnsi="Bell MT"/>
                <w:sz w:val="28"/>
                <w:szCs w:val="28"/>
              </w:rPr>
            </w:pPr>
            <w:ins w:id="1145" w:author="Giorgio Romeo" w:date="2020-12-02T00:56:00Z">
              <w:r>
                <w:rPr>
                  <w:rFonts w:ascii="Bell MT" w:hAnsi="Bell MT"/>
                  <w:sz w:val="28"/>
                  <w:szCs w:val="28"/>
                </w:rPr>
                <w:t>Virtual User</w:t>
              </w:r>
            </w:ins>
          </w:p>
        </w:tc>
      </w:tr>
      <w:tr w:rsidR="005C5E36" w14:paraId="3F4AF70A" w14:textId="77777777" w:rsidTr="005C5E36">
        <w:trPr>
          <w:trHeight w:val="361"/>
          <w:ins w:id="1146"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7E62DA70" w14:textId="77777777" w:rsidR="005C5E36" w:rsidRDefault="005C5E36" w:rsidP="005C5E36">
            <w:pPr>
              <w:jc w:val="center"/>
              <w:rPr>
                <w:ins w:id="1147" w:author="Giorgio Romeo" w:date="2020-12-02T00:56:00Z"/>
                <w:rFonts w:ascii="Bell MT" w:hAnsi="Bell MT"/>
                <w:sz w:val="32"/>
                <w:szCs w:val="32"/>
              </w:rPr>
            </w:pPr>
            <w:ins w:id="1148" w:author="Giorgio Romeo" w:date="2020-12-02T00:56:00Z">
              <w:r>
                <w:rPr>
                  <w:rFonts w:ascii="Bell MT" w:hAnsi="Bell MT"/>
                  <w:sz w:val="32"/>
                  <w:szCs w:val="32"/>
                </w:rPr>
                <w:t>Entry condition</w:t>
              </w:r>
            </w:ins>
          </w:p>
        </w:tc>
        <w:tc>
          <w:tcPr>
            <w:tcW w:w="6815" w:type="dxa"/>
            <w:tcBorders>
              <w:top w:val="single" w:sz="4" w:space="0" w:color="auto"/>
              <w:left w:val="single" w:sz="4" w:space="0" w:color="auto"/>
              <w:bottom w:val="single" w:sz="4" w:space="0" w:color="auto"/>
              <w:right w:val="single" w:sz="4" w:space="0" w:color="auto"/>
            </w:tcBorders>
            <w:hideMark/>
          </w:tcPr>
          <w:p w14:paraId="31630887" w14:textId="77777777" w:rsidR="005C5E36" w:rsidRDefault="005C5E36" w:rsidP="005C5E36">
            <w:pPr>
              <w:rPr>
                <w:ins w:id="1149" w:author="Giorgio Romeo" w:date="2020-12-02T00:56:00Z"/>
                <w:rFonts w:ascii="Bell MT" w:hAnsi="Bell MT"/>
                <w:sz w:val="28"/>
                <w:szCs w:val="28"/>
              </w:rPr>
            </w:pPr>
            <w:ins w:id="1150" w:author="Giorgio Romeo" w:date="2020-12-02T00:56:00Z">
              <w:r>
                <w:rPr>
                  <w:rFonts w:ascii="Bell MT" w:hAnsi="Bell MT"/>
                  <w:sz w:val="28"/>
                  <w:szCs w:val="28"/>
                </w:rPr>
                <w:t>The virtual user is already into the CLup app homepage</w:t>
              </w:r>
            </w:ins>
          </w:p>
        </w:tc>
      </w:tr>
      <w:tr w:rsidR="005C5E36" w14:paraId="3BF1A788" w14:textId="77777777" w:rsidTr="005C5E36">
        <w:trPr>
          <w:trHeight w:val="1667"/>
          <w:ins w:id="115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39F405DD" w14:textId="77777777" w:rsidR="005C5E36" w:rsidRDefault="005C5E36" w:rsidP="005C5E36">
            <w:pPr>
              <w:jc w:val="center"/>
              <w:rPr>
                <w:ins w:id="1152" w:author="Giorgio Romeo" w:date="2020-12-02T00:56:00Z"/>
                <w:rFonts w:ascii="Bell MT" w:hAnsi="Bell MT"/>
                <w:sz w:val="32"/>
                <w:szCs w:val="32"/>
              </w:rPr>
            </w:pPr>
            <w:ins w:id="1153" w:author="Giorgio Romeo" w:date="2020-12-02T00:56:00Z">
              <w:r>
                <w:rPr>
                  <w:rFonts w:ascii="Bell MT" w:hAnsi="Bell MT"/>
                  <w:sz w:val="32"/>
                  <w:szCs w:val="32"/>
                </w:rPr>
                <w:t>Events flow</w:t>
              </w:r>
            </w:ins>
          </w:p>
        </w:tc>
        <w:tc>
          <w:tcPr>
            <w:tcW w:w="6815" w:type="dxa"/>
            <w:tcBorders>
              <w:top w:val="single" w:sz="4" w:space="0" w:color="auto"/>
              <w:left w:val="single" w:sz="4" w:space="0" w:color="auto"/>
              <w:bottom w:val="single" w:sz="4" w:space="0" w:color="auto"/>
              <w:right w:val="single" w:sz="4" w:space="0" w:color="auto"/>
            </w:tcBorders>
            <w:hideMark/>
          </w:tcPr>
          <w:p w14:paraId="6191B0D8" w14:textId="77777777" w:rsidR="005C5E36" w:rsidRDefault="005C5E36" w:rsidP="005C5E36">
            <w:pPr>
              <w:pStyle w:val="Paragrafoelenco"/>
              <w:numPr>
                <w:ilvl w:val="0"/>
                <w:numId w:val="66"/>
              </w:numPr>
              <w:rPr>
                <w:ins w:id="1154" w:author="Giorgio Romeo" w:date="2020-12-02T00:56:00Z"/>
                <w:rStyle w:val="Enfasidelicata"/>
                <w:i w:val="0"/>
                <w:iCs w:val="0"/>
                <w:sz w:val="28"/>
                <w:szCs w:val="28"/>
              </w:rPr>
            </w:pPr>
            <w:ins w:id="1155" w:author="Giorgio Romeo" w:date="2020-12-02T00:56:00Z">
              <w:r w:rsidRPr="00830712">
                <w:rPr>
                  <w:rStyle w:val="Enfasidelicata"/>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ins>
          </w:p>
          <w:p w14:paraId="2D3A4C33" w14:textId="77777777" w:rsidR="005C5E36" w:rsidRDefault="005C5E36" w:rsidP="005C5E36">
            <w:pPr>
              <w:pStyle w:val="Paragrafoelenco"/>
              <w:numPr>
                <w:ilvl w:val="0"/>
                <w:numId w:val="66"/>
              </w:numPr>
              <w:rPr>
                <w:ins w:id="1156" w:author="Giorgio Romeo" w:date="2020-12-02T00:56:00Z"/>
              </w:rPr>
            </w:pPr>
            <w:ins w:id="1157" w:author="Giorgio Romeo" w:date="2020-12-02T00:56:00Z">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ins>
          </w:p>
          <w:p w14:paraId="308A126D" w14:textId="77777777" w:rsidR="005C5E36" w:rsidRDefault="005C5E36" w:rsidP="005C5E36">
            <w:pPr>
              <w:pStyle w:val="Paragrafoelenco"/>
              <w:numPr>
                <w:ilvl w:val="0"/>
                <w:numId w:val="66"/>
              </w:numPr>
              <w:rPr>
                <w:ins w:id="1158" w:author="Giorgio Romeo" w:date="2020-12-02T00:56:00Z"/>
                <w:rFonts w:ascii="Bell MT" w:hAnsi="Bell MT"/>
                <w:sz w:val="28"/>
                <w:szCs w:val="28"/>
              </w:rPr>
            </w:pPr>
            <w:ins w:id="1159" w:author="Giorgio Romeo" w:date="2020-12-02T00:56:00Z">
              <w:r>
                <w:rPr>
                  <w:rFonts w:ascii="Bell MT" w:hAnsi="Bell MT"/>
                  <w:sz w:val="28"/>
                  <w:szCs w:val="28"/>
                </w:rPr>
                <w:t>The system redirects the user to the CLup app homepage</w:t>
              </w:r>
            </w:ins>
          </w:p>
        </w:tc>
      </w:tr>
      <w:tr w:rsidR="005C5E36" w14:paraId="5DD67A53" w14:textId="77777777" w:rsidTr="005C5E36">
        <w:trPr>
          <w:trHeight w:val="361"/>
          <w:ins w:id="1160"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40B4CE45" w14:textId="77777777" w:rsidR="005C5E36" w:rsidRDefault="005C5E36" w:rsidP="005C5E36">
            <w:pPr>
              <w:jc w:val="center"/>
              <w:rPr>
                <w:ins w:id="1161" w:author="Giorgio Romeo" w:date="2020-12-02T00:56:00Z"/>
                <w:rFonts w:ascii="Bell MT" w:hAnsi="Bell MT"/>
                <w:sz w:val="32"/>
                <w:szCs w:val="32"/>
              </w:rPr>
            </w:pPr>
            <w:ins w:id="1162" w:author="Giorgio Romeo" w:date="2020-12-02T00:56:00Z">
              <w:r>
                <w:rPr>
                  <w:rFonts w:ascii="Bell MT" w:hAnsi="Bell MT"/>
                  <w:sz w:val="32"/>
                  <w:szCs w:val="32"/>
                </w:rPr>
                <w:t>Exit condition</w:t>
              </w:r>
            </w:ins>
          </w:p>
        </w:tc>
        <w:tc>
          <w:tcPr>
            <w:tcW w:w="6815" w:type="dxa"/>
            <w:tcBorders>
              <w:top w:val="single" w:sz="4" w:space="0" w:color="auto"/>
              <w:left w:val="single" w:sz="4" w:space="0" w:color="auto"/>
              <w:bottom w:val="single" w:sz="4" w:space="0" w:color="auto"/>
              <w:right w:val="single" w:sz="4" w:space="0" w:color="auto"/>
            </w:tcBorders>
            <w:hideMark/>
          </w:tcPr>
          <w:p w14:paraId="7359F9F1" w14:textId="77777777" w:rsidR="005C5E36" w:rsidRDefault="005C5E36" w:rsidP="005C5E36">
            <w:pPr>
              <w:rPr>
                <w:ins w:id="1163" w:author="Giorgio Romeo" w:date="2020-12-02T00:56:00Z"/>
                <w:rFonts w:ascii="Bell MT" w:hAnsi="Bell MT"/>
                <w:sz w:val="28"/>
                <w:szCs w:val="28"/>
              </w:rPr>
            </w:pPr>
            <w:ins w:id="1164" w:author="Giorgio Romeo" w:date="2020-12-02T00:56:00Z">
              <w:r>
                <w:rPr>
                  <w:rFonts w:ascii="Bell MT" w:hAnsi="Bell MT"/>
                  <w:sz w:val="28"/>
                  <w:szCs w:val="28"/>
                </w:rPr>
                <w:t xml:space="preserve">The virtual user is successfully redirected to the CLup app homepage </w:t>
              </w:r>
            </w:ins>
          </w:p>
        </w:tc>
      </w:tr>
      <w:tr w:rsidR="005C5E36" w14:paraId="74A7D32C" w14:textId="77777777" w:rsidTr="005C5E36">
        <w:trPr>
          <w:trHeight w:val="1778"/>
          <w:ins w:id="1165"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081FB206" w14:textId="77777777" w:rsidR="005C5E36" w:rsidRDefault="005C5E36" w:rsidP="005C5E36">
            <w:pPr>
              <w:jc w:val="center"/>
              <w:rPr>
                <w:ins w:id="1166" w:author="Giorgio Romeo" w:date="2020-12-02T00:56:00Z"/>
                <w:rFonts w:ascii="Bell MT" w:hAnsi="Bell MT"/>
                <w:sz w:val="32"/>
                <w:szCs w:val="32"/>
              </w:rPr>
            </w:pPr>
            <w:ins w:id="1167" w:author="Giorgio Romeo" w:date="2020-12-02T00:56:00Z">
              <w:r>
                <w:rPr>
                  <w:rFonts w:ascii="Bell MT" w:hAnsi="Bell MT"/>
                  <w:sz w:val="32"/>
                  <w:szCs w:val="32"/>
                </w:rPr>
                <w:t>Exceptions</w:t>
              </w:r>
            </w:ins>
          </w:p>
        </w:tc>
        <w:tc>
          <w:tcPr>
            <w:tcW w:w="6815" w:type="dxa"/>
            <w:tcBorders>
              <w:top w:val="single" w:sz="4" w:space="0" w:color="auto"/>
              <w:left w:val="single" w:sz="4" w:space="0" w:color="auto"/>
              <w:bottom w:val="single" w:sz="4" w:space="0" w:color="auto"/>
              <w:right w:val="single" w:sz="4" w:space="0" w:color="auto"/>
            </w:tcBorders>
          </w:tcPr>
          <w:p w14:paraId="42FD4AEC" w14:textId="77777777" w:rsidR="005C5E36" w:rsidRDefault="005C5E36" w:rsidP="005C5E36">
            <w:pPr>
              <w:numPr>
                <w:ilvl w:val="0"/>
                <w:numId w:val="67"/>
              </w:numPr>
              <w:contextualSpacing/>
              <w:rPr>
                <w:ins w:id="1168" w:author="Giorgio Romeo" w:date="2020-12-02T00:56:00Z"/>
                <w:rFonts w:ascii="Bell MT" w:hAnsi="Bell MT"/>
                <w:sz w:val="28"/>
                <w:szCs w:val="28"/>
              </w:rPr>
            </w:pPr>
            <w:ins w:id="1169" w:author="Giorgio Romeo" w:date="2020-12-02T00:56:00Z">
              <w:r>
                <w:rPr>
                  <w:rFonts w:ascii="Bell MT" w:hAnsi="Bell MT"/>
                  <w:sz w:val="28"/>
                  <w:szCs w:val="28"/>
                </w:rPr>
                <w:t>The virtual user clicks on the “Login” button but either the username or the password is wrong. The system notifies the user about the error. The Events flow starts again from point 1.</w:t>
              </w:r>
            </w:ins>
          </w:p>
          <w:p w14:paraId="0A302929" w14:textId="77777777" w:rsidR="005C5E36" w:rsidRDefault="005C5E36" w:rsidP="005C5E36">
            <w:pPr>
              <w:rPr>
                <w:ins w:id="1170" w:author="Giorgio Romeo" w:date="2020-12-02T00:56:00Z"/>
                <w:rFonts w:ascii="Bell MT" w:hAnsi="Bell MT"/>
                <w:sz w:val="28"/>
                <w:szCs w:val="28"/>
              </w:rPr>
            </w:pP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3934D928" w:rsidR="00B25FA1" w:rsidRDefault="00B25FA1" w:rsidP="00290739">
      <w:pPr>
        <w:pStyle w:val="Paragrafoelenco"/>
        <w:numPr>
          <w:ilvl w:val="0"/>
          <w:numId w:val="42"/>
        </w:numPr>
        <w:spacing w:line="240" w:lineRule="auto"/>
        <w:rPr>
          <w:ins w:id="1171" w:author="Giorgio Romeo" w:date="2020-12-01T15:52:00Z"/>
          <w:rStyle w:val="Enfasidelicata"/>
          <w:rFonts w:ascii="Bell MT" w:hAnsi="Bell MT"/>
          <w:sz w:val="28"/>
          <w:szCs w:val="28"/>
        </w:rPr>
      </w:pPr>
      <w:r>
        <w:rPr>
          <w:rStyle w:val="Enfasidelicata"/>
          <w:rFonts w:ascii="Bell MT" w:hAnsi="Bell MT"/>
          <w:sz w:val="28"/>
          <w:szCs w:val="28"/>
        </w:rPr>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ins w:id="1172" w:author="Giorgio Romeo" w:date="2020-12-02T00:22:00Z"/>
        </w:trPr>
        <w:tc>
          <w:tcPr>
            <w:tcW w:w="1985" w:type="dxa"/>
          </w:tcPr>
          <w:p w14:paraId="41E80479" w14:textId="77777777" w:rsidR="00775C1D" w:rsidRDefault="00775C1D" w:rsidP="00775C1D">
            <w:pPr>
              <w:pStyle w:val="Paragrafoelenco"/>
              <w:ind w:left="0"/>
              <w:jc w:val="center"/>
              <w:rPr>
                <w:ins w:id="1173" w:author="Giorgio Romeo" w:date="2020-12-02T00:22:00Z"/>
                <w:rStyle w:val="Enfasidelicata"/>
                <w:rFonts w:ascii="Bell MT" w:hAnsi="Bell MT"/>
                <w:i w:val="0"/>
                <w:iCs w:val="0"/>
                <w:sz w:val="32"/>
                <w:szCs w:val="32"/>
              </w:rPr>
            </w:pPr>
            <w:ins w:id="1174" w:author="Giorgio Romeo" w:date="2020-12-02T00:22:00Z">
              <w:r>
                <w:rPr>
                  <w:rStyle w:val="Enfasidelicata"/>
                  <w:rFonts w:ascii="Bell MT" w:hAnsi="Bell MT"/>
                  <w:i w:val="0"/>
                  <w:iCs w:val="0"/>
                  <w:sz w:val="32"/>
                  <w:szCs w:val="32"/>
                </w:rPr>
                <w:t>Actors</w:t>
              </w:r>
            </w:ins>
          </w:p>
        </w:tc>
        <w:tc>
          <w:tcPr>
            <w:tcW w:w="6815" w:type="dxa"/>
          </w:tcPr>
          <w:p w14:paraId="7D0079C2" w14:textId="77777777" w:rsidR="00775C1D" w:rsidRPr="00235177" w:rsidRDefault="00775C1D" w:rsidP="00775C1D">
            <w:pPr>
              <w:pStyle w:val="Paragrafoelenco"/>
              <w:ind w:left="0"/>
              <w:rPr>
                <w:ins w:id="1175" w:author="Giorgio Romeo" w:date="2020-12-02T00:22:00Z"/>
                <w:rStyle w:val="Enfasidelicata"/>
                <w:rFonts w:ascii="Bell MT" w:hAnsi="Bell MT"/>
                <w:i w:val="0"/>
                <w:iCs w:val="0"/>
                <w:sz w:val="28"/>
                <w:szCs w:val="28"/>
              </w:rPr>
            </w:pPr>
            <w:ins w:id="1176" w:author="Giorgio Romeo" w:date="2020-12-02T00:22:00Z">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ins>
          </w:p>
        </w:tc>
      </w:tr>
      <w:tr w:rsidR="00775C1D" w14:paraId="3A00F65D" w14:textId="77777777" w:rsidTr="00775C1D">
        <w:trPr>
          <w:trHeight w:val="361"/>
          <w:ins w:id="1177" w:author="Giorgio Romeo" w:date="2020-12-02T00:22:00Z"/>
        </w:trPr>
        <w:tc>
          <w:tcPr>
            <w:tcW w:w="1985" w:type="dxa"/>
          </w:tcPr>
          <w:p w14:paraId="7D7EF393" w14:textId="77777777" w:rsidR="00775C1D" w:rsidRDefault="00775C1D" w:rsidP="00775C1D">
            <w:pPr>
              <w:pStyle w:val="Paragrafoelenco"/>
              <w:ind w:left="0"/>
              <w:jc w:val="center"/>
              <w:rPr>
                <w:ins w:id="1178" w:author="Giorgio Romeo" w:date="2020-12-02T00:22:00Z"/>
                <w:rStyle w:val="Enfasidelicata"/>
                <w:rFonts w:ascii="Bell MT" w:hAnsi="Bell MT"/>
                <w:i w:val="0"/>
                <w:iCs w:val="0"/>
                <w:sz w:val="32"/>
                <w:szCs w:val="32"/>
              </w:rPr>
            </w:pPr>
            <w:ins w:id="1179" w:author="Giorgio Romeo" w:date="2020-12-02T00:22:00Z">
              <w:r>
                <w:rPr>
                  <w:rStyle w:val="Enfasidelicata"/>
                  <w:rFonts w:ascii="Bell MT" w:hAnsi="Bell MT"/>
                  <w:i w:val="0"/>
                  <w:iCs w:val="0"/>
                  <w:sz w:val="32"/>
                  <w:szCs w:val="32"/>
                </w:rPr>
                <w:t>Entry condition</w:t>
              </w:r>
            </w:ins>
          </w:p>
        </w:tc>
        <w:tc>
          <w:tcPr>
            <w:tcW w:w="6815" w:type="dxa"/>
          </w:tcPr>
          <w:p w14:paraId="0A53556D" w14:textId="77777777" w:rsidR="00775C1D" w:rsidRPr="00235177" w:rsidRDefault="00775C1D" w:rsidP="00775C1D">
            <w:pPr>
              <w:pStyle w:val="Paragrafoelenco"/>
              <w:ind w:left="0"/>
              <w:rPr>
                <w:ins w:id="1180" w:author="Giorgio Romeo" w:date="2020-12-02T00:22:00Z"/>
                <w:rStyle w:val="Enfasidelicata"/>
                <w:rFonts w:ascii="Bell MT" w:hAnsi="Bell MT"/>
                <w:i w:val="0"/>
                <w:iCs w:val="0"/>
                <w:sz w:val="28"/>
                <w:szCs w:val="28"/>
              </w:rPr>
            </w:pPr>
            <w:ins w:id="1181" w:author="Giorgio Romeo" w:date="2020-12-02T00:22: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ins>
          </w:p>
        </w:tc>
      </w:tr>
      <w:tr w:rsidR="00775C1D" w14:paraId="32CC1369" w14:textId="77777777" w:rsidTr="00775C1D">
        <w:trPr>
          <w:trHeight w:val="4868"/>
          <w:ins w:id="1182" w:author="Giorgio Romeo" w:date="2020-12-02T00:22:00Z"/>
        </w:trPr>
        <w:tc>
          <w:tcPr>
            <w:tcW w:w="1985" w:type="dxa"/>
          </w:tcPr>
          <w:p w14:paraId="51F8175D" w14:textId="77777777" w:rsidR="00775C1D" w:rsidRDefault="00775C1D" w:rsidP="00775C1D">
            <w:pPr>
              <w:pStyle w:val="Paragrafoelenco"/>
              <w:ind w:left="0"/>
              <w:jc w:val="center"/>
              <w:rPr>
                <w:ins w:id="1183" w:author="Giorgio Romeo" w:date="2020-12-02T00:22:00Z"/>
                <w:rStyle w:val="Enfasidelicata"/>
                <w:rFonts w:ascii="Bell MT" w:hAnsi="Bell MT"/>
                <w:i w:val="0"/>
                <w:iCs w:val="0"/>
                <w:sz w:val="32"/>
                <w:szCs w:val="32"/>
              </w:rPr>
            </w:pPr>
            <w:ins w:id="1184" w:author="Giorgio Romeo" w:date="2020-12-02T00:22:00Z">
              <w:r>
                <w:rPr>
                  <w:rStyle w:val="Enfasidelicata"/>
                  <w:rFonts w:ascii="Bell MT" w:hAnsi="Bell MT"/>
                  <w:i w:val="0"/>
                  <w:iCs w:val="0"/>
                  <w:sz w:val="32"/>
                  <w:szCs w:val="32"/>
                </w:rPr>
                <w:t>Events flow</w:t>
              </w:r>
            </w:ins>
          </w:p>
        </w:tc>
        <w:tc>
          <w:tcPr>
            <w:tcW w:w="6815" w:type="dxa"/>
          </w:tcPr>
          <w:p w14:paraId="35A532DD" w14:textId="77777777" w:rsidR="00775C1D" w:rsidRPr="00701CE5" w:rsidRDefault="00775C1D" w:rsidP="00775C1D">
            <w:pPr>
              <w:pStyle w:val="Paragrafoelenco"/>
              <w:numPr>
                <w:ilvl w:val="0"/>
                <w:numId w:val="29"/>
              </w:numPr>
              <w:ind w:left="357" w:hanging="357"/>
              <w:rPr>
                <w:ins w:id="1185" w:author="Giorgio Romeo" w:date="2020-12-02T00:22:00Z"/>
                <w:rStyle w:val="Enfasidelicata"/>
                <w:rFonts w:ascii="Bell MT" w:hAnsi="Bell MT"/>
                <w:i w:val="0"/>
                <w:iCs w:val="0"/>
                <w:sz w:val="28"/>
                <w:szCs w:val="28"/>
              </w:rPr>
            </w:pPr>
            <w:ins w:id="1186" w:author="Giorgio Romeo" w:date="2020-12-02T00:22: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ins>
          </w:p>
          <w:p w14:paraId="1D9D073A" w14:textId="77777777" w:rsidR="00775C1D" w:rsidRDefault="00775C1D" w:rsidP="00775C1D">
            <w:pPr>
              <w:pStyle w:val="Paragrafoelenco"/>
              <w:numPr>
                <w:ilvl w:val="0"/>
                <w:numId w:val="29"/>
              </w:numPr>
              <w:ind w:left="357" w:hanging="357"/>
              <w:rPr>
                <w:ins w:id="1187" w:author="Giorgio Romeo" w:date="2020-12-02T00:22:00Z"/>
                <w:rStyle w:val="Enfasidelicata"/>
                <w:rFonts w:ascii="Bell MT" w:hAnsi="Bell MT"/>
                <w:i w:val="0"/>
                <w:iCs w:val="0"/>
                <w:sz w:val="28"/>
                <w:szCs w:val="28"/>
              </w:rPr>
            </w:pPr>
            <w:ins w:id="1188" w:author="Giorgio Romeo" w:date="2020-12-02T00:22:00Z">
              <w:r w:rsidRPr="00701CE5">
                <w:rPr>
                  <w:rStyle w:val="Enfasidelicata"/>
                  <w:rFonts w:ascii="Bell MT" w:hAnsi="Bell MT"/>
                  <w:i w:val="0"/>
                  <w:iCs w:val="0"/>
                  <w:sz w:val="28"/>
                  <w:szCs w:val="28"/>
                </w:rPr>
                <w:t xml:space="preserve">The system redirects the user to a page where he can select the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Pr>
                  <w:rStyle w:val="Enfasidelicata"/>
                  <w:rFonts w:ascii="Bell MT" w:hAnsi="Bell MT"/>
                  <w:i w:val="0"/>
                  <w:iCs w:val="0"/>
                  <w:sz w:val="28"/>
                  <w:szCs w:val="28"/>
                </w:rPr>
                <w:t>.</w:t>
              </w:r>
            </w:ins>
          </w:p>
          <w:p w14:paraId="2C2B05BA" w14:textId="77777777" w:rsidR="00775C1D" w:rsidRDefault="00775C1D" w:rsidP="00775C1D">
            <w:pPr>
              <w:pStyle w:val="Paragrafoelenco"/>
              <w:numPr>
                <w:ilvl w:val="0"/>
                <w:numId w:val="29"/>
              </w:numPr>
              <w:ind w:left="357" w:hanging="357"/>
              <w:rPr>
                <w:ins w:id="1189" w:author="Giorgio Romeo" w:date="2020-12-02T00:22:00Z"/>
                <w:rStyle w:val="Enfasidelicata"/>
                <w:rFonts w:ascii="Bell MT" w:hAnsi="Bell MT"/>
                <w:i w:val="0"/>
                <w:iCs w:val="0"/>
                <w:sz w:val="28"/>
                <w:szCs w:val="28"/>
              </w:rPr>
            </w:pPr>
            <w:ins w:id="1190" w:author="Giorgio Romeo" w:date="2020-12-02T00:22:00Z">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ins>
          </w:p>
          <w:p w14:paraId="09877941" w14:textId="77777777" w:rsidR="00775C1D" w:rsidRPr="00701CE5" w:rsidRDefault="00775C1D" w:rsidP="00775C1D">
            <w:pPr>
              <w:pStyle w:val="Paragrafoelenco"/>
              <w:numPr>
                <w:ilvl w:val="0"/>
                <w:numId w:val="29"/>
              </w:numPr>
              <w:ind w:left="357" w:hanging="357"/>
              <w:rPr>
                <w:ins w:id="1191" w:author="Giorgio Romeo" w:date="2020-12-02T00:22:00Z"/>
                <w:rStyle w:val="Enfasidelicata"/>
                <w:rFonts w:ascii="Bell MT" w:hAnsi="Bell MT"/>
                <w:i w:val="0"/>
                <w:iCs w:val="0"/>
                <w:sz w:val="28"/>
                <w:szCs w:val="28"/>
              </w:rPr>
            </w:pPr>
            <w:ins w:id="1192" w:author="Giorgio Romeo" w:date="2020-12-02T00:22:00Z">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ins>
          </w:p>
          <w:p w14:paraId="2D436D6F" w14:textId="77777777" w:rsidR="00775C1D" w:rsidRPr="00701CE5" w:rsidRDefault="00775C1D" w:rsidP="00775C1D">
            <w:pPr>
              <w:pStyle w:val="Paragrafoelenco"/>
              <w:numPr>
                <w:ilvl w:val="0"/>
                <w:numId w:val="29"/>
              </w:numPr>
              <w:rPr>
                <w:ins w:id="1193" w:author="Giorgio Romeo" w:date="2020-12-02T00:22:00Z"/>
                <w:rStyle w:val="Enfasidelicata"/>
                <w:rFonts w:ascii="Bell MT" w:hAnsi="Bell MT"/>
                <w:i w:val="0"/>
                <w:iCs w:val="0"/>
                <w:sz w:val="28"/>
                <w:szCs w:val="28"/>
              </w:rPr>
            </w:pPr>
            <w:ins w:id="1194" w:author="Giorgio Romeo" w:date="2020-12-02T00:22:00Z">
              <w:r>
                <w:rPr>
                  <w:rStyle w:val="Enfasidelicata"/>
                  <w:rFonts w:ascii="Bell MT" w:hAnsi="Bell MT"/>
                  <w:i w:val="0"/>
                  <w:iCs w:val="0"/>
                  <w:sz w:val="28"/>
                  <w:szCs w:val="28"/>
                </w:rPr>
                <w:t xml:space="preserve">The user clicks </w:t>
              </w:r>
              <w:r w:rsidRPr="00701CE5">
                <w:rPr>
                  <w:rStyle w:val="Enfasidelicata"/>
                  <w:rFonts w:ascii="Bell MT" w:hAnsi="Bell MT"/>
                  <w:i w:val="0"/>
                  <w:iCs w:val="0"/>
                  <w:sz w:val="28"/>
                  <w:szCs w:val="28"/>
                </w:rPr>
                <w:t xml:space="preserve">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r>
                <w:rPr>
                  <w:rStyle w:val="Enfasidelicata"/>
                  <w:rFonts w:ascii="Bell MT" w:hAnsi="Bell MT"/>
                  <w:i w:val="0"/>
                  <w:iCs w:val="0"/>
                  <w:sz w:val="28"/>
                  <w:szCs w:val="28"/>
                </w:rPr>
                <w:t>.</w:t>
              </w:r>
            </w:ins>
          </w:p>
          <w:p w14:paraId="0ECA055B" w14:textId="77777777" w:rsidR="00775C1D" w:rsidRPr="00701CE5" w:rsidRDefault="00775C1D" w:rsidP="00775C1D">
            <w:pPr>
              <w:pStyle w:val="Paragrafoelenco"/>
              <w:numPr>
                <w:ilvl w:val="0"/>
                <w:numId w:val="29"/>
              </w:numPr>
              <w:rPr>
                <w:ins w:id="1195" w:author="Giorgio Romeo" w:date="2020-12-02T00:22:00Z"/>
                <w:rStyle w:val="Enfasidelicata"/>
                <w:rFonts w:ascii="Bell MT" w:hAnsi="Bell MT"/>
                <w:i w:val="0"/>
                <w:iCs w:val="0"/>
                <w:sz w:val="28"/>
                <w:szCs w:val="28"/>
              </w:rPr>
            </w:pPr>
            <w:ins w:id="1196" w:author="Giorgio Romeo" w:date="2020-12-02T00:22:00Z">
              <w:r w:rsidRPr="00701CE5">
                <w:rPr>
                  <w:rStyle w:val="Enfasidelicata"/>
                  <w:rFonts w:ascii="Bell MT" w:hAnsi="Bell MT"/>
                  <w:i w:val="0"/>
                  <w:iCs w:val="0"/>
                  <w:sz w:val="28"/>
                  <w:szCs w:val="28"/>
                </w:rPr>
                <w:t>The system notifies the user that the procedure has been successfully managed.</w:t>
              </w:r>
            </w:ins>
          </w:p>
          <w:p w14:paraId="773C3937" w14:textId="77777777" w:rsidR="00775C1D" w:rsidRPr="00701CE5" w:rsidRDefault="00775C1D" w:rsidP="00775C1D">
            <w:pPr>
              <w:pStyle w:val="Paragrafoelenco"/>
              <w:numPr>
                <w:ilvl w:val="0"/>
                <w:numId w:val="29"/>
              </w:numPr>
              <w:rPr>
                <w:ins w:id="1197" w:author="Giorgio Romeo" w:date="2020-12-02T00:22:00Z"/>
                <w:rStyle w:val="Enfasidelicata"/>
                <w:rFonts w:ascii="Bell MT" w:hAnsi="Bell MT"/>
                <w:i w:val="0"/>
                <w:iCs w:val="0"/>
                <w:sz w:val="28"/>
                <w:szCs w:val="28"/>
              </w:rPr>
            </w:pPr>
            <w:ins w:id="1198" w:author="Giorgio Romeo" w:date="2020-12-02T00:22:00Z">
              <w:r w:rsidRPr="00701CE5">
                <w:rPr>
                  <w:rStyle w:val="Enfasidelicata"/>
                  <w:rFonts w:ascii="Bell MT" w:hAnsi="Bell MT"/>
                  <w:i w:val="0"/>
                  <w:iCs w:val="0"/>
                  <w:sz w:val="28"/>
                  <w:szCs w:val="28"/>
                </w:rPr>
                <w:t>The system sends to the user the virtual ticket containing:</w:t>
              </w:r>
            </w:ins>
          </w:p>
          <w:p w14:paraId="5C6BE5EB" w14:textId="77777777" w:rsidR="00775C1D" w:rsidRDefault="00775C1D" w:rsidP="00775C1D">
            <w:pPr>
              <w:pStyle w:val="Paragrafoelenco"/>
              <w:numPr>
                <w:ilvl w:val="0"/>
                <w:numId w:val="37"/>
              </w:numPr>
              <w:ind w:left="754" w:hanging="357"/>
              <w:rPr>
                <w:ins w:id="1199" w:author="Giorgio Romeo" w:date="2020-12-02T00:22:00Z"/>
                <w:rStyle w:val="Enfasidelicata"/>
                <w:rFonts w:ascii="Bell MT" w:hAnsi="Bell MT"/>
                <w:i w:val="0"/>
                <w:iCs w:val="0"/>
                <w:sz w:val="28"/>
                <w:szCs w:val="28"/>
              </w:rPr>
            </w:pPr>
            <w:ins w:id="1200" w:author="Giorgio Romeo" w:date="2020-12-02T00:22:00Z">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 slot.</w:t>
              </w:r>
            </w:ins>
          </w:p>
          <w:p w14:paraId="32605ACA" w14:textId="77777777" w:rsidR="00775C1D" w:rsidRDefault="00775C1D" w:rsidP="00775C1D">
            <w:pPr>
              <w:pStyle w:val="Paragrafoelenco"/>
              <w:numPr>
                <w:ilvl w:val="0"/>
                <w:numId w:val="37"/>
              </w:numPr>
              <w:ind w:left="754" w:hanging="357"/>
              <w:rPr>
                <w:ins w:id="1201" w:author="Giorgio Romeo" w:date="2020-12-02T00:22:00Z"/>
                <w:rStyle w:val="Enfasidelicata"/>
                <w:rFonts w:ascii="Bell MT" w:hAnsi="Bell MT"/>
                <w:i w:val="0"/>
                <w:iCs w:val="0"/>
                <w:sz w:val="28"/>
                <w:szCs w:val="28"/>
              </w:rPr>
            </w:pPr>
            <w:ins w:id="1202" w:author="Giorgio Romeo" w:date="2020-12-02T00:22:00Z">
              <w:r>
                <w:rPr>
                  <w:rStyle w:val="Enfasidelicata"/>
                  <w:rFonts w:ascii="Bell MT" w:hAnsi="Bell MT"/>
                  <w:i w:val="0"/>
                  <w:iCs w:val="0"/>
                  <w:sz w:val="28"/>
                  <w:szCs w:val="28"/>
                </w:rPr>
                <w:t>The store’s name and address.</w:t>
              </w:r>
            </w:ins>
          </w:p>
          <w:p w14:paraId="3587B8DF" w14:textId="77777777" w:rsidR="00775C1D" w:rsidRPr="00701CE5" w:rsidRDefault="00775C1D" w:rsidP="00775C1D">
            <w:pPr>
              <w:pStyle w:val="Paragrafoelenco"/>
              <w:numPr>
                <w:ilvl w:val="0"/>
                <w:numId w:val="37"/>
              </w:numPr>
              <w:ind w:left="754" w:hanging="357"/>
              <w:rPr>
                <w:ins w:id="1203" w:author="Giorgio Romeo" w:date="2020-12-02T00:22:00Z"/>
                <w:rStyle w:val="Enfasidelicata"/>
                <w:rFonts w:ascii="Bell MT" w:hAnsi="Bell MT"/>
                <w:i w:val="0"/>
                <w:iCs w:val="0"/>
                <w:sz w:val="28"/>
                <w:szCs w:val="28"/>
              </w:rPr>
            </w:pPr>
            <w:ins w:id="1204" w:author="Giorgio Romeo" w:date="2020-12-02T00:22:00Z">
              <w:r>
                <w:rPr>
                  <w:rStyle w:val="Enfasidelicata"/>
                  <w:rFonts w:ascii="Bell MT" w:hAnsi="Bell MT"/>
                  <w:i w:val="0"/>
                  <w:iCs w:val="0"/>
                  <w:sz w:val="28"/>
                  <w:szCs w:val="28"/>
                </w:rPr>
                <w:t>The QR code to enter (and exit) the store.</w:t>
              </w:r>
            </w:ins>
          </w:p>
        </w:tc>
      </w:tr>
      <w:tr w:rsidR="00775C1D" w14:paraId="2AD2A250" w14:textId="77777777" w:rsidTr="00775C1D">
        <w:trPr>
          <w:trHeight w:val="361"/>
          <w:ins w:id="1205" w:author="Giorgio Romeo" w:date="2020-12-02T00:22:00Z"/>
        </w:trPr>
        <w:tc>
          <w:tcPr>
            <w:tcW w:w="1985" w:type="dxa"/>
          </w:tcPr>
          <w:p w14:paraId="5A117929" w14:textId="77777777" w:rsidR="00775C1D" w:rsidRDefault="00775C1D" w:rsidP="00775C1D">
            <w:pPr>
              <w:pStyle w:val="Paragrafoelenco"/>
              <w:ind w:left="0"/>
              <w:jc w:val="center"/>
              <w:rPr>
                <w:ins w:id="1206" w:author="Giorgio Romeo" w:date="2020-12-02T00:22:00Z"/>
                <w:rStyle w:val="Enfasidelicata"/>
                <w:rFonts w:ascii="Bell MT" w:hAnsi="Bell MT"/>
                <w:i w:val="0"/>
                <w:iCs w:val="0"/>
                <w:sz w:val="32"/>
                <w:szCs w:val="32"/>
              </w:rPr>
            </w:pPr>
            <w:ins w:id="1207" w:author="Giorgio Romeo" w:date="2020-12-02T00:22:00Z">
              <w:r>
                <w:rPr>
                  <w:rStyle w:val="Enfasidelicata"/>
                  <w:rFonts w:ascii="Bell MT" w:hAnsi="Bell MT"/>
                  <w:i w:val="0"/>
                  <w:iCs w:val="0"/>
                  <w:sz w:val="32"/>
                  <w:szCs w:val="32"/>
                </w:rPr>
                <w:t>Exit condition</w:t>
              </w:r>
            </w:ins>
          </w:p>
        </w:tc>
        <w:tc>
          <w:tcPr>
            <w:tcW w:w="6815" w:type="dxa"/>
          </w:tcPr>
          <w:p w14:paraId="6B6207D0" w14:textId="77777777" w:rsidR="00775C1D" w:rsidRPr="002967F3" w:rsidRDefault="00775C1D" w:rsidP="00775C1D">
            <w:pPr>
              <w:pStyle w:val="Paragrafoelenco"/>
              <w:ind w:left="0"/>
              <w:rPr>
                <w:ins w:id="1208" w:author="Giorgio Romeo" w:date="2020-12-02T00:22:00Z"/>
                <w:rStyle w:val="Enfasidelicata"/>
                <w:rFonts w:ascii="Bell MT" w:hAnsi="Bell MT"/>
                <w:i w:val="0"/>
                <w:iCs w:val="0"/>
                <w:sz w:val="28"/>
                <w:szCs w:val="28"/>
              </w:rPr>
            </w:pPr>
            <w:ins w:id="1209" w:author="Giorgio Romeo" w:date="2020-12-02T00:22:00Z">
              <w:r>
                <w:rPr>
                  <w:rStyle w:val="Enfasidelicata"/>
                  <w:rFonts w:ascii="Bell MT" w:hAnsi="Bell MT"/>
                  <w:i w:val="0"/>
                  <w:iCs w:val="0"/>
                  <w:sz w:val="28"/>
                  <w:szCs w:val="28"/>
                </w:rPr>
                <w:t xml:space="preserve">The user successfully receives the virtual ticket. </w:t>
              </w:r>
            </w:ins>
          </w:p>
        </w:tc>
      </w:tr>
      <w:tr w:rsidR="00775C1D" w14:paraId="6D7D151F" w14:textId="77777777" w:rsidTr="00775C1D">
        <w:trPr>
          <w:trHeight w:val="404"/>
          <w:ins w:id="1210" w:author="Giorgio Romeo" w:date="2020-12-02T00:22:00Z"/>
        </w:trPr>
        <w:tc>
          <w:tcPr>
            <w:tcW w:w="1985" w:type="dxa"/>
          </w:tcPr>
          <w:p w14:paraId="6DA99254" w14:textId="77777777" w:rsidR="00775C1D" w:rsidRDefault="00775C1D" w:rsidP="00775C1D">
            <w:pPr>
              <w:pStyle w:val="Paragrafoelenco"/>
              <w:ind w:left="0"/>
              <w:jc w:val="center"/>
              <w:rPr>
                <w:ins w:id="1211" w:author="Giorgio Romeo" w:date="2020-12-02T00:22:00Z"/>
                <w:rStyle w:val="Enfasidelicata"/>
                <w:rFonts w:ascii="Bell MT" w:hAnsi="Bell MT"/>
                <w:i w:val="0"/>
                <w:iCs w:val="0"/>
                <w:sz w:val="32"/>
                <w:szCs w:val="32"/>
              </w:rPr>
            </w:pPr>
            <w:ins w:id="1212" w:author="Giorgio Romeo" w:date="2020-12-02T00:22:00Z">
              <w:r>
                <w:rPr>
                  <w:rStyle w:val="Enfasidelicata"/>
                  <w:rFonts w:ascii="Bell MT" w:hAnsi="Bell MT"/>
                  <w:i w:val="0"/>
                  <w:iCs w:val="0"/>
                  <w:sz w:val="32"/>
                  <w:szCs w:val="32"/>
                </w:rPr>
                <w:t>Exceptions</w:t>
              </w:r>
            </w:ins>
          </w:p>
        </w:tc>
        <w:tc>
          <w:tcPr>
            <w:tcW w:w="6815" w:type="dxa"/>
          </w:tcPr>
          <w:p w14:paraId="1D5F945B" w14:textId="77777777" w:rsidR="00775C1D" w:rsidRDefault="00775C1D" w:rsidP="00775C1D">
            <w:pPr>
              <w:pStyle w:val="Paragrafoelenco"/>
              <w:numPr>
                <w:ilvl w:val="0"/>
                <w:numId w:val="51"/>
              </w:numPr>
              <w:ind w:left="357" w:hanging="357"/>
              <w:rPr>
                <w:ins w:id="1213" w:author="Giorgio Romeo" w:date="2020-12-02T00:22:00Z"/>
                <w:rStyle w:val="Enfasidelicata"/>
                <w:rFonts w:ascii="Bell MT" w:hAnsi="Bell MT"/>
                <w:i w:val="0"/>
                <w:iCs w:val="0"/>
                <w:sz w:val="28"/>
                <w:szCs w:val="28"/>
              </w:rPr>
            </w:pPr>
            <w:ins w:id="1214" w:author="Giorgio Romeo" w:date="2020-12-02T00:22:00Z">
              <w:r>
                <w:rPr>
                  <w:rStyle w:val="Enfasidelicata"/>
                  <w:rFonts w:ascii="Bell MT" w:hAnsi="Bell MT"/>
                  <w:i w:val="0"/>
                  <w:iCs w:val="0"/>
                  <w:sz w:val="28"/>
                  <w:szCs w:val="28"/>
                </w:rPr>
                <w:t xml:space="preserve">The user refuses the provided time slot clicking on the </w:t>
              </w:r>
              <w:r w:rsidRPr="00EA3631">
                <w:rPr>
                  <w:rStyle w:val="Enfasidelicata"/>
                  <w:rFonts w:ascii="Bell MT" w:hAnsi="Bell MT"/>
                  <w:sz w:val="28"/>
                  <w:szCs w:val="28"/>
                </w:rPr>
                <w:t>“</w:t>
              </w:r>
              <w:r>
                <w:rPr>
                  <w:rStyle w:val="Enfasidelicata"/>
                  <w:rFonts w:ascii="Bell MT" w:hAnsi="Bell MT"/>
                  <w:sz w:val="28"/>
                  <w:szCs w:val="28"/>
                </w:rPr>
                <w:t>Cancel</w:t>
              </w:r>
              <w:r w:rsidRPr="00EA3631">
                <w:rPr>
                  <w:rStyle w:val="Enfasidelicata"/>
                  <w:rFonts w:ascii="Bell MT" w:hAnsi="Bell MT"/>
                  <w:sz w:val="28"/>
                  <w:szCs w:val="28"/>
                </w:rPr>
                <w:t>”</w:t>
              </w:r>
              <w:r>
                <w:rPr>
                  <w:rStyle w:val="Enfasidelicata"/>
                  <w:rFonts w:ascii="Bell MT" w:hAnsi="Bell MT"/>
                  <w:sz w:val="28"/>
                  <w:szCs w:val="28"/>
                </w:rPr>
                <w:t xml:space="preserve"> </w:t>
              </w:r>
              <w:r>
                <w:rPr>
                  <w:rStyle w:val="Enfasidelicata"/>
                  <w:rFonts w:ascii="Bell MT" w:hAnsi="Bell MT"/>
                  <w:i w:val="0"/>
                  <w:iCs w:val="0"/>
                  <w:sz w:val="28"/>
                  <w:szCs w:val="28"/>
                </w:rPr>
                <w:t>button.</w:t>
              </w:r>
            </w:ins>
          </w:p>
          <w:p w14:paraId="76CB3A00" w14:textId="77777777" w:rsidR="00775C1D" w:rsidRPr="001C2511" w:rsidRDefault="00775C1D" w:rsidP="00775C1D">
            <w:pPr>
              <w:pStyle w:val="Paragrafoelenco"/>
              <w:ind w:left="357"/>
              <w:rPr>
                <w:ins w:id="1215" w:author="Giorgio Romeo" w:date="2020-12-02T00:22:00Z"/>
                <w:rStyle w:val="Enfasidelicata"/>
                <w:rFonts w:ascii="Bell MT" w:hAnsi="Bell MT"/>
                <w:i w:val="0"/>
                <w:iCs w:val="0"/>
                <w:sz w:val="28"/>
                <w:szCs w:val="28"/>
              </w:rPr>
            </w:pPr>
            <w:ins w:id="1216" w:author="Giorgio Romeo" w:date="2020-12-02T00:22:00Z">
              <w:r>
                <w:rPr>
                  <w:rStyle w:val="Enfasidelicata"/>
                  <w:rFonts w:ascii="Bell MT" w:hAnsi="Bell MT"/>
                  <w:i w:val="0"/>
                  <w:iCs w:val="0"/>
                  <w:sz w:val="28"/>
                  <w:szCs w:val="28"/>
                </w:rPr>
                <w:t>The system redirects the user to the homepage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1).</w:t>
              </w:r>
            </w:ins>
          </w:p>
        </w:tc>
      </w:tr>
    </w:tbl>
    <w:p w14:paraId="3B7B9698" w14:textId="157AF792" w:rsidR="00B70FCF" w:rsidRDefault="00B70FCF" w:rsidP="00B70FCF">
      <w:pPr>
        <w:spacing w:line="240" w:lineRule="auto"/>
        <w:rPr>
          <w:ins w:id="1217" w:author="Giorgio Romeo" w:date="2020-12-01T15:52:00Z"/>
          <w:rStyle w:val="Enfasidelicata"/>
          <w:rFonts w:ascii="Bell MT" w:hAnsi="Bell MT"/>
          <w:sz w:val="28"/>
          <w:szCs w:val="28"/>
        </w:rPr>
      </w:pPr>
    </w:p>
    <w:p w14:paraId="29785E94" w14:textId="09D112A2" w:rsidR="00B70FCF" w:rsidRDefault="00B70FCF" w:rsidP="00B70FCF">
      <w:pPr>
        <w:spacing w:line="240" w:lineRule="auto"/>
        <w:rPr>
          <w:ins w:id="1218" w:author="Giorgio Romeo" w:date="2020-12-01T15:52:00Z"/>
          <w:rStyle w:val="Enfasidelicata"/>
          <w:rFonts w:ascii="Bell MT" w:hAnsi="Bell MT"/>
          <w:sz w:val="28"/>
          <w:szCs w:val="28"/>
        </w:rPr>
      </w:pPr>
    </w:p>
    <w:p w14:paraId="34C4938A" w14:textId="745CE1EE" w:rsidR="00B70FCF" w:rsidRDefault="00B70FCF" w:rsidP="00B70FCF">
      <w:pPr>
        <w:spacing w:line="240" w:lineRule="auto"/>
        <w:rPr>
          <w:ins w:id="1219" w:author="Giorgio Romeo" w:date="2020-12-01T15:52:00Z"/>
          <w:rStyle w:val="Enfasidelicata"/>
          <w:rFonts w:ascii="Bell MT" w:hAnsi="Bell MT"/>
          <w:sz w:val="28"/>
          <w:szCs w:val="28"/>
        </w:rPr>
      </w:pPr>
    </w:p>
    <w:p w14:paraId="2A546EA2" w14:textId="04250A68" w:rsidR="00B70FCF" w:rsidRDefault="00B70FCF" w:rsidP="00B70FCF">
      <w:pPr>
        <w:spacing w:line="240" w:lineRule="auto"/>
        <w:rPr>
          <w:ins w:id="1220" w:author="Giorgio Romeo" w:date="2020-12-01T15:52:00Z"/>
          <w:rStyle w:val="Enfasidelicata"/>
          <w:rFonts w:ascii="Bell MT" w:hAnsi="Bell MT"/>
          <w:sz w:val="28"/>
          <w:szCs w:val="28"/>
        </w:rPr>
      </w:pPr>
    </w:p>
    <w:p w14:paraId="1C0CEB2F" w14:textId="36A734C7" w:rsidR="00B70FCF" w:rsidRDefault="00B70FCF" w:rsidP="00B70FCF">
      <w:pPr>
        <w:spacing w:line="240" w:lineRule="auto"/>
        <w:rPr>
          <w:ins w:id="1221" w:author="Giorgio Romeo" w:date="2020-12-01T15:52:00Z"/>
          <w:rStyle w:val="Enfasidelicata"/>
          <w:rFonts w:ascii="Bell MT" w:hAnsi="Bell MT"/>
          <w:sz w:val="28"/>
          <w:szCs w:val="28"/>
        </w:rPr>
      </w:pPr>
    </w:p>
    <w:p w14:paraId="47A093CE" w14:textId="765313AF" w:rsidR="00B70FCF" w:rsidRDefault="00B70FCF" w:rsidP="00B70FCF">
      <w:pPr>
        <w:spacing w:line="240" w:lineRule="auto"/>
        <w:rPr>
          <w:ins w:id="1222" w:author="Giorgio Romeo" w:date="2020-12-01T15:52:00Z"/>
          <w:rStyle w:val="Enfasidelicata"/>
          <w:rFonts w:ascii="Bell MT" w:hAnsi="Bell MT"/>
          <w:sz w:val="28"/>
          <w:szCs w:val="28"/>
        </w:rPr>
      </w:pPr>
    </w:p>
    <w:p w14:paraId="6C271636" w14:textId="328BF65A" w:rsidR="00B70FCF" w:rsidRDefault="00B70FCF" w:rsidP="00B70FCF">
      <w:pPr>
        <w:spacing w:line="240" w:lineRule="auto"/>
        <w:rPr>
          <w:ins w:id="1223" w:author="Giorgio Romeo" w:date="2020-12-01T15:52:00Z"/>
          <w:rStyle w:val="Enfasidelicata"/>
          <w:rFonts w:ascii="Bell MT" w:hAnsi="Bell MT"/>
          <w:sz w:val="28"/>
          <w:szCs w:val="28"/>
        </w:rPr>
      </w:pPr>
    </w:p>
    <w:p w14:paraId="3E76A15A" w14:textId="6818DE8C" w:rsidR="00B70FCF" w:rsidRDefault="00B70FCF" w:rsidP="00B70FCF">
      <w:pPr>
        <w:spacing w:line="240" w:lineRule="auto"/>
        <w:rPr>
          <w:ins w:id="1224" w:author="Giorgio Romeo" w:date="2020-12-01T15:52:00Z"/>
          <w:rStyle w:val="Enfasidelicata"/>
          <w:rFonts w:ascii="Bell MT" w:hAnsi="Bell MT"/>
          <w:sz w:val="28"/>
          <w:szCs w:val="28"/>
        </w:rPr>
      </w:pPr>
    </w:p>
    <w:p w14:paraId="1D1E8D6F" w14:textId="3824965E" w:rsidR="00B70FCF" w:rsidRDefault="00B70FCF" w:rsidP="00B70FCF">
      <w:pPr>
        <w:spacing w:line="240" w:lineRule="auto"/>
        <w:rPr>
          <w:ins w:id="1225" w:author="Giorgio Romeo" w:date="2020-12-01T15:52:00Z"/>
          <w:rStyle w:val="Enfasidelicata"/>
          <w:rFonts w:ascii="Bell MT" w:hAnsi="Bell MT"/>
          <w:sz w:val="28"/>
          <w:szCs w:val="28"/>
        </w:rPr>
      </w:pPr>
    </w:p>
    <w:p w14:paraId="6EA97314" w14:textId="75B0CBC9" w:rsidR="00B70FCF" w:rsidRDefault="00B70FCF" w:rsidP="00B70FCF">
      <w:pPr>
        <w:spacing w:line="240" w:lineRule="auto"/>
        <w:rPr>
          <w:ins w:id="1226" w:author="Giorgio Romeo" w:date="2020-12-01T15:52:00Z"/>
          <w:rStyle w:val="Enfasidelicata"/>
          <w:rFonts w:ascii="Bell MT" w:hAnsi="Bell MT"/>
          <w:sz w:val="28"/>
          <w:szCs w:val="28"/>
        </w:rPr>
      </w:pPr>
    </w:p>
    <w:p w14:paraId="1A86D23C" w14:textId="413C1725" w:rsidR="00B70FCF" w:rsidRDefault="00B70FCF" w:rsidP="00B70FCF">
      <w:pPr>
        <w:spacing w:line="240" w:lineRule="auto"/>
        <w:rPr>
          <w:ins w:id="1227" w:author="Giorgio Romeo" w:date="2020-12-01T15:52:00Z"/>
          <w:rStyle w:val="Enfasidelicata"/>
          <w:rFonts w:ascii="Bell MT" w:hAnsi="Bell MT"/>
          <w:sz w:val="28"/>
          <w:szCs w:val="28"/>
        </w:rPr>
      </w:pPr>
    </w:p>
    <w:p w14:paraId="3950CDFE" w14:textId="6BFB6429" w:rsidR="00B70FCF" w:rsidRDefault="00B70FCF" w:rsidP="00B70FCF">
      <w:pPr>
        <w:spacing w:line="240" w:lineRule="auto"/>
        <w:rPr>
          <w:ins w:id="1228" w:author="Giorgio Romeo" w:date="2020-12-01T15:52:00Z"/>
          <w:rStyle w:val="Enfasidelicata"/>
          <w:rFonts w:ascii="Bell MT" w:hAnsi="Bell MT"/>
          <w:sz w:val="28"/>
          <w:szCs w:val="28"/>
        </w:rPr>
      </w:pPr>
    </w:p>
    <w:p w14:paraId="263E5F66" w14:textId="41DE921D" w:rsidR="00B70FCF" w:rsidRDefault="00B70FCF" w:rsidP="00B70FCF">
      <w:pPr>
        <w:spacing w:line="240" w:lineRule="auto"/>
        <w:rPr>
          <w:ins w:id="1229" w:author="Giorgio Romeo" w:date="2020-12-01T15:52:00Z"/>
          <w:rStyle w:val="Enfasidelicata"/>
          <w:rFonts w:ascii="Bell MT" w:hAnsi="Bell MT"/>
          <w:sz w:val="28"/>
          <w:szCs w:val="28"/>
        </w:rPr>
      </w:pPr>
    </w:p>
    <w:p w14:paraId="12983602" w14:textId="745CAB89" w:rsidR="00B70FCF" w:rsidRDefault="00B70FCF" w:rsidP="00B70FCF">
      <w:pPr>
        <w:spacing w:line="240" w:lineRule="auto"/>
        <w:rPr>
          <w:ins w:id="1230" w:author="Giorgio Romeo" w:date="2020-12-01T15:52:00Z"/>
          <w:rStyle w:val="Enfasidelicata"/>
          <w:rFonts w:ascii="Bell MT" w:hAnsi="Bell MT"/>
          <w:sz w:val="28"/>
          <w:szCs w:val="28"/>
        </w:rPr>
      </w:pPr>
    </w:p>
    <w:p w14:paraId="222DAB8B" w14:textId="4D1AC83D" w:rsidR="00B70FCF" w:rsidRDefault="00B70FCF" w:rsidP="00B70FCF">
      <w:pPr>
        <w:spacing w:line="240" w:lineRule="auto"/>
        <w:rPr>
          <w:ins w:id="1231" w:author="Giorgio Romeo" w:date="2020-12-01T15:52:00Z"/>
          <w:rStyle w:val="Enfasidelicata"/>
          <w:rFonts w:ascii="Bell MT" w:hAnsi="Bell MT"/>
          <w:sz w:val="28"/>
          <w:szCs w:val="28"/>
        </w:rPr>
      </w:pPr>
    </w:p>
    <w:p w14:paraId="1780B6B6" w14:textId="3FEE22D5" w:rsidR="00B70FCF" w:rsidRDefault="00B70FCF" w:rsidP="00B70FCF">
      <w:pPr>
        <w:spacing w:line="240" w:lineRule="auto"/>
        <w:rPr>
          <w:ins w:id="1232" w:author="Giorgio Romeo" w:date="2020-12-01T15:52:00Z"/>
          <w:rStyle w:val="Enfasidelicata"/>
          <w:rFonts w:ascii="Bell MT" w:hAnsi="Bell MT"/>
          <w:sz w:val="28"/>
          <w:szCs w:val="28"/>
        </w:rPr>
      </w:pPr>
    </w:p>
    <w:p w14:paraId="2DBB207E" w14:textId="7EDA56D0" w:rsidR="00B70FCF" w:rsidRDefault="00B70FCF" w:rsidP="00B70FCF">
      <w:pPr>
        <w:spacing w:line="240" w:lineRule="auto"/>
        <w:rPr>
          <w:ins w:id="1233" w:author="Giorgio Romeo" w:date="2020-12-01T15:52:00Z"/>
          <w:rStyle w:val="Enfasidelicata"/>
          <w:rFonts w:ascii="Bell MT" w:hAnsi="Bell MT"/>
          <w:sz w:val="28"/>
          <w:szCs w:val="28"/>
        </w:rPr>
      </w:pPr>
    </w:p>
    <w:p w14:paraId="19416FFD" w14:textId="7E71EB4A" w:rsidR="00B70FCF" w:rsidRDefault="00B70FCF" w:rsidP="00B70FCF">
      <w:pPr>
        <w:spacing w:line="240" w:lineRule="auto"/>
        <w:rPr>
          <w:ins w:id="1234" w:author="Giorgio Romeo" w:date="2020-12-01T15:52:00Z"/>
          <w:rStyle w:val="Enfasidelicata"/>
          <w:rFonts w:ascii="Bell MT" w:hAnsi="Bell MT"/>
          <w:sz w:val="28"/>
          <w:szCs w:val="28"/>
        </w:rPr>
      </w:pPr>
    </w:p>
    <w:p w14:paraId="735C606E" w14:textId="39EC4131" w:rsidR="00B70FCF" w:rsidRDefault="00B70FCF" w:rsidP="00B70FCF">
      <w:pPr>
        <w:spacing w:line="240" w:lineRule="auto"/>
        <w:rPr>
          <w:ins w:id="1235" w:author="Giorgio Romeo" w:date="2020-12-01T15:52:00Z"/>
          <w:rStyle w:val="Enfasidelicata"/>
          <w:rFonts w:ascii="Bell MT" w:hAnsi="Bell MT"/>
          <w:sz w:val="28"/>
          <w:szCs w:val="28"/>
        </w:rPr>
      </w:pPr>
    </w:p>
    <w:p w14:paraId="378DB790" w14:textId="52C7E315" w:rsidR="00B70FCF" w:rsidRDefault="00B70FCF" w:rsidP="00B70FCF">
      <w:pPr>
        <w:spacing w:line="240" w:lineRule="auto"/>
        <w:rPr>
          <w:ins w:id="1236" w:author="Giorgio Romeo" w:date="2020-12-01T15:52:00Z"/>
          <w:rStyle w:val="Enfasidelicata"/>
          <w:rFonts w:ascii="Bell MT" w:hAnsi="Bell MT"/>
          <w:sz w:val="28"/>
          <w:szCs w:val="28"/>
        </w:rPr>
      </w:pPr>
    </w:p>
    <w:p w14:paraId="595F7950" w14:textId="3EBDE65A" w:rsidR="00B70FCF" w:rsidRDefault="00B70FCF" w:rsidP="00B70FCF">
      <w:pPr>
        <w:spacing w:line="240" w:lineRule="auto"/>
        <w:rPr>
          <w:ins w:id="1237" w:author="Giorgio Romeo" w:date="2020-12-01T15:52:00Z"/>
          <w:rStyle w:val="Enfasidelicata"/>
          <w:rFonts w:ascii="Bell MT" w:hAnsi="Bell MT"/>
          <w:sz w:val="28"/>
          <w:szCs w:val="28"/>
        </w:rPr>
      </w:pPr>
    </w:p>
    <w:p w14:paraId="163AE0F1" w14:textId="6BD433A6" w:rsidR="00B70FCF" w:rsidRDefault="00B70FCF" w:rsidP="00B70FCF">
      <w:pPr>
        <w:spacing w:line="240" w:lineRule="auto"/>
        <w:rPr>
          <w:ins w:id="1238" w:author="Giorgio Romeo" w:date="2020-12-01T15:52:00Z"/>
          <w:rStyle w:val="Enfasidelicata"/>
          <w:rFonts w:ascii="Bell MT" w:hAnsi="Bell MT"/>
          <w:sz w:val="28"/>
          <w:szCs w:val="28"/>
        </w:rPr>
      </w:pPr>
    </w:p>
    <w:p w14:paraId="46CE46B0" w14:textId="727AB09E" w:rsidR="00B70FCF" w:rsidRDefault="00B70FCF" w:rsidP="00B70FCF">
      <w:pPr>
        <w:spacing w:line="240" w:lineRule="auto"/>
        <w:rPr>
          <w:ins w:id="1239" w:author="Giorgio Romeo" w:date="2020-12-01T15:52:00Z"/>
          <w:rStyle w:val="Enfasidelicata"/>
          <w:rFonts w:ascii="Bell MT" w:hAnsi="Bell MT"/>
          <w:sz w:val="28"/>
          <w:szCs w:val="28"/>
        </w:rPr>
      </w:pPr>
    </w:p>
    <w:p w14:paraId="67D67FB4" w14:textId="2AEE0238" w:rsidR="00B70FCF" w:rsidRDefault="00B70FCF" w:rsidP="00B70FCF">
      <w:pPr>
        <w:spacing w:line="240" w:lineRule="auto"/>
        <w:rPr>
          <w:ins w:id="1240" w:author="Giorgio Romeo" w:date="2020-12-01T15:52:00Z"/>
          <w:rStyle w:val="Enfasidelicata"/>
          <w:rFonts w:ascii="Bell MT" w:hAnsi="Bell MT"/>
          <w:sz w:val="28"/>
          <w:szCs w:val="28"/>
        </w:rPr>
      </w:pPr>
    </w:p>
    <w:p w14:paraId="7D9ADD9D" w14:textId="44446BF4" w:rsidR="00B70FCF" w:rsidRDefault="00B70FCF" w:rsidP="00290739">
      <w:pPr>
        <w:pStyle w:val="Paragrafoelenco"/>
        <w:numPr>
          <w:ilvl w:val="0"/>
          <w:numId w:val="42"/>
        </w:numPr>
        <w:spacing w:line="240" w:lineRule="auto"/>
        <w:rPr>
          <w:rStyle w:val="Enfasidelicata"/>
          <w:rFonts w:ascii="Bell MT" w:hAnsi="Bell MT"/>
          <w:sz w:val="28"/>
          <w:szCs w:val="28"/>
        </w:rPr>
      </w:pPr>
      <w:ins w:id="1241" w:author="Giorgio Romeo" w:date="2020-12-01T15:53:00Z">
        <w:r w:rsidRPr="699595DC">
          <w:rPr>
            <w:rStyle w:val="Enfasidelicata"/>
            <w:rFonts w:ascii="Bell MT" w:hAnsi="Bell MT"/>
            <w:sz w:val="28"/>
            <w:szCs w:val="28"/>
          </w:rPr>
          <w:t>Suggestion Alternative Stores (Get Virtual Ticket)</w:t>
        </w:r>
      </w:ins>
    </w:p>
    <w:tbl>
      <w:tblPr>
        <w:tblStyle w:val="Grigliatabella"/>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775C1D" w14:paraId="3174656C" w14:textId="7B9C045F" w:rsidTr="699595DC">
        <w:trPr>
          <w:trHeight w:val="215"/>
          <w:del w:id="1242" w:author="Giorgio Romeo" w:date="2020-12-02T00:22:00Z"/>
        </w:trPr>
        <w:tc>
          <w:tcPr>
            <w:tcW w:w="1985" w:type="dxa"/>
          </w:tcPr>
          <w:p w14:paraId="6C3C34CD" w14:textId="4FD3423B" w:rsidR="00D64D7E" w:rsidDel="00B70FCF" w:rsidRDefault="00D64D7E" w:rsidP="00D64D7E">
            <w:pPr>
              <w:pStyle w:val="Paragrafoelenco"/>
              <w:ind w:left="0"/>
              <w:jc w:val="center"/>
              <w:rPr>
                <w:del w:id="1243" w:author="Giorgio Romeo" w:date="2020-12-01T15:52:00Z"/>
                <w:rStyle w:val="Enfasidelicata"/>
                <w:rFonts w:ascii="Bell MT" w:hAnsi="Bell MT"/>
                <w:i w:val="0"/>
                <w:iCs w:val="0"/>
                <w:sz w:val="32"/>
                <w:szCs w:val="32"/>
              </w:rPr>
            </w:pPr>
            <w:del w:id="1244" w:author="Giorgio Romeo" w:date="2020-12-01T15:52:00Z">
              <w:r w:rsidDel="00B70FCF">
                <w:rPr>
                  <w:rStyle w:val="Enfasidelicata"/>
                  <w:rFonts w:ascii="Bell MT" w:hAnsi="Bell MT"/>
                  <w:i w:val="0"/>
                  <w:iCs w:val="0"/>
                  <w:sz w:val="32"/>
                  <w:szCs w:val="32"/>
                </w:rPr>
                <w:delText>Actors</w:delText>
              </w:r>
            </w:del>
          </w:p>
        </w:tc>
        <w:tc>
          <w:tcPr>
            <w:tcW w:w="6815" w:type="dxa"/>
          </w:tcPr>
          <w:p w14:paraId="5CC29FAC" w14:textId="3D445C7E" w:rsidR="00D64D7E" w:rsidRPr="00235177" w:rsidDel="00B70FCF" w:rsidRDefault="00D64D7E" w:rsidP="00D64D7E">
            <w:pPr>
              <w:pStyle w:val="Paragrafoelenco"/>
              <w:ind w:left="0"/>
              <w:rPr>
                <w:del w:id="1245" w:author="Giorgio Romeo" w:date="2020-12-01T15:52:00Z"/>
                <w:rStyle w:val="Enfasidelicata"/>
                <w:rFonts w:ascii="Bell MT" w:hAnsi="Bell MT"/>
                <w:i w:val="0"/>
                <w:iCs w:val="0"/>
                <w:sz w:val="28"/>
                <w:szCs w:val="28"/>
              </w:rPr>
            </w:pPr>
            <w:del w:id="1246" w:author="Giorgio Romeo" w:date="2020-12-01T15:52:00Z">
              <w:r w:rsidDel="00B70FCF">
                <w:rPr>
                  <w:rStyle w:val="Enfasidelicata"/>
                  <w:rFonts w:ascii="Bell MT" w:hAnsi="Bell MT"/>
                  <w:i w:val="0"/>
                  <w:iCs w:val="0"/>
                  <w:sz w:val="28"/>
                  <w:szCs w:val="28"/>
                </w:rPr>
                <w:delText xml:space="preserve">Virtual </w:delText>
              </w:r>
              <w:r w:rsidRPr="00235177" w:rsidDel="00B70FCF">
                <w:rPr>
                  <w:rStyle w:val="Enfasidelicata"/>
                  <w:rFonts w:ascii="Bell MT" w:hAnsi="Bell MT"/>
                  <w:i w:val="0"/>
                  <w:iCs w:val="0"/>
                  <w:sz w:val="28"/>
                  <w:szCs w:val="28"/>
                </w:rPr>
                <w:delText>User</w:delText>
              </w:r>
            </w:del>
          </w:p>
        </w:tc>
      </w:tr>
      <w:tr w:rsidR="00D64D7E" w:rsidDel="00775C1D" w14:paraId="58CDC9E6" w14:textId="2B60ACD2" w:rsidTr="699595DC">
        <w:trPr>
          <w:trHeight w:val="361"/>
          <w:del w:id="1247" w:author="Giorgio Romeo" w:date="2020-12-02T00:22:00Z"/>
        </w:trPr>
        <w:tc>
          <w:tcPr>
            <w:tcW w:w="1985" w:type="dxa"/>
          </w:tcPr>
          <w:p w14:paraId="5963B534" w14:textId="3D891843" w:rsidR="00D64D7E" w:rsidDel="00B70FCF" w:rsidRDefault="00D64D7E" w:rsidP="00D64D7E">
            <w:pPr>
              <w:pStyle w:val="Paragrafoelenco"/>
              <w:ind w:left="0"/>
              <w:jc w:val="center"/>
              <w:rPr>
                <w:del w:id="1248" w:author="Giorgio Romeo" w:date="2020-12-01T15:52:00Z"/>
                <w:rStyle w:val="Enfasidelicata"/>
                <w:rFonts w:ascii="Bell MT" w:hAnsi="Bell MT"/>
                <w:i w:val="0"/>
                <w:iCs w:val="0"/>
                <w:sz w:val="32"/>
                <w:szCs w:val="32"/>
              </w:rPr>
            </w:pPr>
            <w:del w:id="1249" w:author="Giorgio Romeo" w:date="2020-12-01T15:52:00Z">
              <w:r w:rsidDel="00B70FCF">
                <w:rPr>
                  <w:rStyle w:val="Enfasidelicata"/>
                  <w:rFonts w:ascii="Bell MT" w:hAnsi="Bell MT"/>
                  <w:i w:val="0"/>
                  <w:iCs w:val="0"/>
                  <w:sz w:val="32"/>
                  <w:szCs w:val="32"/>
                </w:rPr>
                <w:delText>Entry condition</w:delText>
              </w:r>
            </w:del>
          </w:p>
        </w:tc>
        <w:tc>
          <w:tcPr>
            <w:tcW w:w="6815" w:type="dxa"/>
          </w:tcPr>
          <w:p w14:paraId="612B64FB" w14:textId="1A250F45" w:rsidR="00D64D7E" w:rsidRPr="00235177" w:rsidDel="00B70FCF" w:rsidRDefault="00D64D7E" w:rsidP="00D64D7E">
            <w:pPr>
              <w:pStyle w:val="Paragrafoelenco"/>
              <w:ind w:left="0"/>
              <w:rPr>
                <w:del w:id="1250" w:author="Giorgio Romeo" w:date="2020-12-01T15:52:00Z"/>
                <w:rStyle w:val="Enfasidelicata"/>
                <w:rFonts w:ascii="Bell MT" w:hAnsi="Bell MT"/>
                <w:i w:val="0"/>
                <w:iCs w:val="0"/>
                <w:sz w:val="28"/>
                <w:szCs w:val="28"/>
              </w:rPr>
            </w:pPr>
            <w:del w:id="1251" w:author="Giorgio Romeo" w:date="2020-12-01T15:52:00Z">
              <w:r w:rsidRPr="00235177" w:rsidDel="00B70FCF">
                <w:rPr>
                  <w:rStyle w:val="Enfasidelicata"/>
                  <w:rFonts w:ascii="Bell MT" w:hAnsi="Bell MT"/>
                  <w:i w:val="0"/>
                  <w:iCs w:val="0"/>
                  <w:sz w:val="28"/>
                  <w:szCs w:val="28"/>
                </w:rPr>
                <w:delText>The</w:delText>
              </w:r>
              <w:r w:rsidDel="00B70FCF">
                <w:rPr>
                  <w:rStyle w:val="Enfasidelicata"/>
                  <w:rFonts w:ascii="Bell MT" w:hAnsi="Bell MT"/>
                  <w:i w:val="0"/>
                  <w:iCs w:val="0"/>
                  <w:sz w:val="28"/>
                  <w:szCs w:val="28"/>
                </w:rPr>
                <w:delText xml:space="preserve"> virtual</w:delText>
              </w:r>
              <w:r w:rsidRPr="00235177" w:rsidDel="00B70FCF">
                <w:rPr>
                  <w:rStyle w:val="Enfasidelicata"/>
                  <w:rFonts w:ascii="Bell MT" w:hAnsi="Bell MT"/>
                  <w:i w:val="0"/>
                  <w:iCs w:val="0"/>
                  <w:sz w:val="28"/>
                  <w:szCs w:val="28"/>
                </w:rPr>
                <w:delText xml:space="preserve"> user is already</w:delText>
              </w:r>
              <w:r w:rsidDel="00B70FCF">
                <w:rPr>
                  <w:rStyle w:val="Enfasidelicata"/>
                  <w:rFonts w:ascii="Bell MT" w:hAnsi="Bell MT"/>
                  <w:i w:val="0"/>
                  <w:iCs w:val="0"/>
                  <w:sz w:val="28"/>
                  <w:szCs w:val="28"/>
                </w:rPr>
                <w:delText xml:space="preserve"> logged into</w:delText>
              </w:r>
              <w:r w:rsidRPr="00235177" w:rsidDel="00B70FCF">
                <w:rPr>
                  <w:rStyle w:val="Enfasidelicata"/>
                  <w:rFonts w:ascii="Bell MT" w:hAnsi="Bell MT"/>
                  <w:i w:val="0"/>
                  <w:iCs w:val="0"/>
                  <w:sz w:val="28"/>
                  <w:szCs w:val="28"/>
                </w:rPr>
                <w:delText xml:space="preserve"> C</w:delText>
              </w:r>
              <w:r w:rsidDel="00B70FCF">
                <w:rPr>
                  <w:rStyle w:val="Enfasidelicata"/>
                  <w:rFonts w:ascii="Bell MT" w:hAnsi="Bell MT"/>
                  <w:i w:val="0"/>
                  <w:iCs w:val="0"/>
                  <w:sz w:val="28"/>
                  <w:szCs w:val="28"/>
                </w:rPr>
                <w:delText>L</w:delText>
              </w:r>
              <w:r w:rsidRPr="00235177" w:rsidDel="00B70FCF">
                <w:rPr>
                  <w:rStyle w:val="Enfasidelicata"/>
                  <w:rFonts w:ascii="Bell MT" w:hAnsi="Bell MT"/>
                  <w:i w:val="0"/>
                  <w:iCs w:val="0"/>
                  <w:sz w:val="28"/>
                  <w:szCs w:val="28"/>
                </w:rPr>
                <w:delText>up app</w:delText>
              </w:r>
              <w:r w:rsidDel="00B70FCF">
                <w:rPr>
                  <w:rStyle w:val="Enfasidelicata"/>
                  <w:rFonts w:ascii="Bell MT" w:hAnsi="Bell MT"/>
                  <w:i w:val="0"/>
                  <w:iCs w:val="0"/>
                  <w:sz w:val="28"/>
                  <w:szCs w:val="28"/>
                </w:rPr>
                <w:delText xml:space="preserve"> or he wants to access as a guest</w:delText>
              </w:r>
            </w:del>
          </w:p>
        </w:tc>
      </w:tr>
      <w:tr w:rsidR="00D64D7E" w:rsidDel="00775C1D" w14:paraId="4EB4AC29" w14:textId="36D2B4F4" w:rsidTr="699595DC">
        <w:trPr>
          <w:trHeight w:val="4868"/>
          <w:del w:id="1252" w:author="Giorgio Romeo" w:date="2020-12-02T00:22:00Z"/>
        </w:trPr>
        <w:tc>
          <w:tcPr>
            <w:tcW w:w="1985" w:type="dxa"/>
          </w:tcPr>
          <w:p w14:paraId="69C758CA" w14:textId="4C0667CE" w:rsidR="00D64D7E" w:rsidDel="00B70FCF" w:rsidRDefault="00D64D7E" w:rsidP="00D64D7E">
            <w:pPr>
              <w:pStyle w:val="Paragrafoelenco"/>
              <w:ind w:left="0"/>
              <w:jc w:val="center"/>
              <w:rPr>
                <w:del w:id="1253" w:author="Giorgio Romeo" w:date="2020-12-01T15:52:00Z"/>
                <w:rStyle w:val="Enfasidelicata"/>
                <w:rFonts w:ascii="Bell MT" w:hAnsi="Bell MT"/>
                <w:i w:val="0"/>
                <w:iCs w:val="0"/>
                <w:sz w:val="32"/>
                <w:szCs w:val="32"/>
              </w:rPr>
            </w:pPr>
            <w:del w:id="1254" w:author="Giorgio Romeo" w:date="2020-12-01T15:52:00Z">
              <w:r w:rsidDel="00B70FCF">
                <w:rPr>
                  <w:rStyle w:val="Enfasidelicata"/>
                  <w:rFonts w:ascii="Bell MT" w:hAnsi="Bell MT"/>
                  <w:i w:val="0"/>
                  <w:iCs w:val="0"/>
                  <w:sz w:val="32"/>
                  <w:szCs w:val="32"/>
                </w:rPr>
                <w:delText>Events flow</w:delText>
              </w:r>
            </w:del>
          </w:p>
        </w:tc>
        <w:tc>
          <w:tcPr>
            <w:tcW w:w="6815" w:type="dxa"/>
          </w:tcPr>
          <w:p w14:paraId="1FA62E3A" w14:textId="1639C1CA" w:rsidR="00D64D7E" w:rsidRPr="00701CE5" w:rsidDel="00B70FCF" w:rsidRDefault="00D64D7E" w:rsidP="699595DC">
            <w:pPr>
              <w:pStyle w:val="Paragrafoelenco"/>
              <w:numPr>
                <w:ilvl w:val="0"/>
                <w:numId w:val="29"/>
              </w:numPr>
              <w:ind w:left="357" w:hanging="357"/>
              <w:rPr>
                <w:del w:id="1255" w:author="Giorgio Romeo" w:date="2020-12-01T15:52:00Z"/>
                <w:rStyle w:val="Enfasidelicata"/>
                <w:rFonts w:ascii="Bell MT" w:hAnsi="Bell MT"/>
                <w:i w:val="0"/>
                <w:iCs w:val="0"/>
                <w:sz w:val="28"/>
                <w:szCs w:val="28"/>
              </w:rPr>
            </w:pPr>
            <w:del w:id="1256" w:author="Giorgio Romeo" w:date="2020-12-01T15:52:00Z">
              <w:r w:rsidRPr="699595DC" w:rsidDel="00D64D7E">
                <w:rPr>
                  <w:rStyle w:val="Enfasidelicata"/>
                  <w:rFonts w:ascii="Bell MT" w:hAnsi="Bell MT"/>
                  <w:i w:val="0"/>
                  <w:iCs w:val="0"/>
                  <w:sz w:val="28"/>
                  <w:szCs w:val="28"/>
                </w:rPr>
                <w:delText>The user selects the</w:delText>
              </w:r>
              <w:r w:rsidRPr="699595DC" w:rsidDel="00D64D7E">
                <w:rPr>
                  <w:rStyle w:val="Enfasidelicata"/>
                  <w:rFonts w:ascii="Bell MT" w:hAnsi="Bell MT"/>
                  <w:sz w:val="28"/>
                  <w:szCs w:val="28"/>
                </w:rPr>
                <w:delText xml:space="preserve"> “Get </w:delText>
              </w:r>
              <w:r w:rsidRPr="699595DC" w:rsidDel="00B83466">
                <w:rPr>
                  <w:rStyle w:val="Enfasidelicata"/>
                  <w:rFonts w:ascii="Bell MT" w:hAnsi="Bell MT"/>
                  <w:sz w:val="28"/>
                  <w:szCs w:val="28"/>
                </w:rPr>
                <w:delText>a</w:delText>
              </w:r>
              <w:r w:rsidRPr="699595DC" w:rsidDel="00D64D7E">
                <w:rPr>
                  <w:rStyle w:val="Enfasidelicata"/>
                  <w:rFonts w:ascii="Bell MT" w:hAnsi="Bell MT"/>
                  <w:sz w:val="28"/>
                  <w:szCs w:val="28"/>
                </w:rPr>
                <w:delText xml:space="preserve"> ticket” </w:delText>
              </w:r>
              <w:r w:rsidRPr="699595DC" w:rsidDel="00D64D7E">
                <w:rPr>
                  <w:rStyle w:val="Enfasidelicata"/>
                  <w:rFonts w:ascii="Bell MT" w:hAnsi="Bell MT"/>
                  <w:i w:val="0"/>
                  <w:iCs w:val="0"/>
                  <w:sz w:val="28"/>
                  <w:szCs w:val="28"/>
                </w:rPr>
                <w:delText>button.</w:delText>
              </w:r>
            </w:del>
          </w:p>
          <w:p w14:paraId="45482FAD" w14:textId="0A41D82E" w:rsidR="00D64D7E" w:rsidDel="00B70FCF" w:rsidRDefault="00D64D7E" w:rsidP="699595DC">
            <w:pPr>
              <w:pStyle w:val="Paragrafoelenco"/>
              <w:numPr>
                <w:ilvl w:val="0"/>
                <w:numId w:val="29"/>
              </w:numPr>
              <w:ind w:left="357" w:hanging="357"/>
              <w:rPr>
                <w:del w:id="1257" w:author="Giorgio Romeo" w:date="2020-12-01T15:52:00Z"/>
                <w:rStyle w:val="Enfasidelicata"/>
                <w:rFonts w:ascii="Bell MT" w:hAnsi="Bell MT"/>
                <w:i w:val="0"/>
                <w:iCs w:val="0"/>
                <w:sz w:val="28"/>
                <w:szCs w:val="28"/>
              </w:rPr>
            </w:pPr>
            <w:del w:id="1258" w:author="Giorgio Romeo" w:date="2020-12-01T15:52:00Z">
              <w:r w:rsidRPr="699595DC" w:rsidDel="00D64D7E">
                <w:rPr>
                  <w:rStyle w:val="Enfasidelicata"/>
                  <w:rFonts w:ascii="Bell MT" w:hAnsi="Bell MT"/>
                  <w:i w:val="0"/>
                  <w:iCs w:val="0"/>
                  <w:sz w:val="28"/>
                  <w:szCs w:val="28"/>
                </w:rPr>
                <w:delText xml:space="preserve">The system redirects the user to a page where he can select the </w:delText>
              </w:r>
              <w:r w:rsidRPr="699595DC" w:rsidDel="00527327">
                <w:rPr>
                  <w:rStyle w:val="Enfasidelicata"/>
                  <w:rFonts w:ascii="Bell MT" w:hAnsi="Bell MT"/>
                  <w:i w:val="0"/>
                  <w:iCs w:val="0"/>
                  <w:sz w:val="28"/>
                  <w:szCs w:val="28"/>
                </w:rPr>
                <w:delText>store</w:delText>
              </w:r>
              <w:r w:rsidRPr="699595DC" w:rsidDel="00D64D7E">
                <w:rPr>
                  <w:rStyle w:val="Enfasidelicata"/>
                  <w:rFonts w:ascii="Bell MT" w:hAnsi="Bell MT"/>
                  <w:i w:val="0"/>
                  <w:iCs w:val="0"/>
                  <w:sz w:val="28"/>
                  <w:szCs w:val="28"/>
                </w:rPr>
                <w:delText xml:space="preserve"> where he would want to go (from a map)</w:delText>
              </w:r>
              <w:r w:rsidRPr="699595DC" w:rsidDel="0081493E">
                <w:rPr>
                  <w:rStyle w:val="Enfasidelicata"/>
                  <w:rFonts w:ascii="Bell MT" w:hAnsi="Bell MT"/>
                  <w:i w:val="0"/>
                  <w:iCs w:val="0"/>
                  <w:sz w:val="28"/>
                  <w:szCs w:val="28"/>
                </w:rPr>
                <w:delText>.</w:delText>
              </w:r>
            </w:del>
          </w:p>
          <w:p w14:paraId="2415D84C" w14:textId="18608886" w:rsidR="0081493E" w:rsidDel="00B70FCF" w:rsidRDefault="0081493E" w:rsidP="699595DC">
            <w:pPr>
              <w:pStyle w:val="Paragrafoelenco"/>
              <w:numPr>
                <w:ilvl w:val="0"/>
                <w:numId w:val="29"/>
              </w:numPr>
              <w:ind w:left="357" w:hanging="357"/>
              <w:rPr>
                <w:del w:id="1259" w:author="Giorgio Romeo" w:date="2020-12-01T15:52:00Z"/>
                <w:rStyle w:val="Enfasidelicata"/>
                <w:rFonts w:ascii="Bell MT" w:hAnsi="Bell MT"/>
                <w:i w:val="0"/>
                <w:iCs w:val="0"/>
                <w:sz w:val="28"/>
                <w:szCs w:val="28"/>
              </w:rPr>
            </w:pPr>
            <w:del w:id="1260" w:author="Giorgio Romeo" w:date="2020-12-01T15:52:00Z">
              <w:r w:rsidRPr="699595DC" w:rsidDel="0081493E">
                <w:rPr>
                  <w:rStyle w:val="Enfasidelicata"/>
                  <w:rFonts w:ascii="Bell MT" w:hAnsi="Bell MT"/>
                  <w:i w:val="0"/>
                  <w:iCs w:val="0"/>
                  <w:sz w:val="28"/>
                  <w:szCs w:val="28"/>
                </w:rPr>
                <w:delText>The user selects a store from the map.</w:delText>
              </w:r>
            </w:del>
          </w:p>
          <w:p w14:paraId="152065B3" w14:textId="39AED74B" w:rsidR="0081493E" w:rsidRPr="00701CE5" w:rsidDel="00B70FCF" w:rsidRDefault="0081493E" w:rsidP="699595DC">
            <w:pPr>
              <w:pStyle w:val="Paragrafoelenco"/>
              <w:numPr>
                <w:ilvl w:val="0"/>
                <w:numId w:val="29"/>
              </w:numPr>
              <w:ind w:left="357" w:hanging="357"/>
              <w:rPr>
                <w:del w:id="1261" w:author="Giorgio Romeo" w:date="2020-12-01T15:52:00Z"/>
                <w:rStyle w:val="Enfasidelicata"/>
                <w:rFonts w:ascii="Bell MT" w:hAnsi="Bell MT"/>
                <w:i w:val="0"/>
                <w:iCs w:val="0"/>
                <w:sz w:val="28"/>
                <w:szCs w:val="28"/>
              </w:rPr>
            </w:pPr>
            <w:del w:id="1262" w:author="Giorgio Romeo" w:date="2020-12-01T15:52:00Z">
              <w:r w:rsidRPr="699595DC" w:rsidDel="0081493E">
                <w:rPr>
                  <w:rStyle w:val="Enfasidelicata"/>
                  <w:rFonts w:ascii="Bell MT" w:hAnsi="Bell MT"/>
                  <w:i w:val="0"/>
                  <w:iCs w:val="0"/>
                  <w:sz w:val="28"/>
                  <w:szCs w:val="28"/>
                </w:rPr>
                <w:delText>The system provides the first available time slot for the selected store.</w:delText>
              </w:r>
            </w:del>
          </w:p>
          <w:p w14:paraId="18C77998" w14:textId="5582DA9A" w:rsidR="00D64D7E" w:rsidRPr="00701CE5" w:rsidDel="00B70FCF" w:rsidRDefault="00726F4C" w:rsidP="699595DC">
            <w:pPr>
              <w:pStyle w:val="Paragrafoelenco"/>
              <w:numPr>
                <w:ilvl w:val="0"/>
                <w:numId w:val="29"/>
              </w:numPr>
              <w:rPr>
                <w:del w:id="1263" w:author="Giorgio Romeo" w:date="2020-12-01T15:52:00Z"/>
                <w:rStyle w:val="Enfasidelicata"/>
                <w:rFonts w:ascii="Bell MT" w:hAnsi="Bell MT"/>
                <w:i w:val="0"/>
                <w:iCs w:val="0"/>
                <w:sz w:val="28"/>
                <w:szCs w:val="28"/>
              </w:rPr>
            </w:pPr>
            <w:del w:id="1264" w:author="Giorgio Romeo" w:date="2020-12-01T15:52:00Z">
              <w:r w:rsidRPr="699595DC" w:rsidDel="00726F4C">
                <w:rPr>
                  <w:rStyle w:val="Enfasidelicata"/>
                  <w:rFonts w:ascii="Bell MT" w:hAnsi="Bell MT"/>
                  <w:i w:val="0"/>
                  <w:iCs w:val="0"/>
                  <w:sz w:val="28"/>
                  <w:szCs w:val="28"/>
                </w:rPr>
                <w:delText>The user</w:delText>
              </w:r>
              <w:r w:rsidRPr="699595DC" w:rsidDel="0081493E">
                <w:rPr>
                  <w:rStyle w:val="Enfasidelicata"/>
                  <w:rFonts w:ascii="Bell MT" w:hAnsi="Bell MT"/>
                  <w:i w:val="0"/>
                  <w:iCs w:val="0"/>
                  <w:sz w:val="28"/>
                  <w:szCs w:val="28"/>
                </w:rPr>
                <w:delText xml:space="preserve"> clicks </w:delText>
              </w:r>
              <w:r w:rsidRPr="699595DC" w:rsidDel="00D64D7E">
                <w:rPr>
                  <w:rStyle w:val="Enfasidelicata"/>
                  <w:rFonts w:ascii="Bell MT" w:hAnsi="Bell MT"/>
                  <w:i w:val="0"/>
                  <w:iCs w:val="0"/>
                  <w:sz w:val="28"/>
                  <w:szCs w:val="28"/>
                </w:rPr>
                <w:delText xml:space="preserve">on the </w:delText>
              </w:r>
              <w:r w:rsidRPr="699595DC" w:rsidDel="00D64D7E">
                <w:rPr>
                  <w:rStyle w:val="Enfasidelicata"/>
                  <w:rFonts w:ascii="Bell MT" w:hAnsi="Bell MT"/>
                  <w:sz w:val="28"/>
                  <w:szCs w:val="28"/>
                </w:rPr>
                <w:delText xml:space="preserve">“Confirm” </w:delText>
              </w:r>
              <w:r w:rsidRPr="699595DC" w:rsidDel="00D64D7E">
                <w:rPr>
                  <w:rStyle w:val="Enfasidelicata"/>
                  <w:rFonts w:ascii="Bell MT" w:hAnsi="Bell MT"/>
                  <w:i w:val="0"/>
                  <w:iCs w:val="0"/>
                  <w:sz w:val="28"/>
                  <w:szCs w:val="28"/>
                </w:rPr>
                <w:delText>button</w:delText>
              </w:r>
              <w:r w:rsidRPr="699595DC" w:rsidDel="00726F4C">
                <w:rPr>
                  <w:rStyle w:val="Enfasidelicata"/>
                  <w:rFonts w:ascii="Bell MT" w:hAnsi="Bell MT"/>
                  <w:i w:val="0"/>
                  <w:iCs w:val="0"/>
                  <w:sz w:val="28"/>
                  <w:szCs w:val="28"/>
                </w:rPr>
                <w:delText>.</w:delText>
              </w:r>
            </w:del>
          </w:p>
          <w:p w14:paraId="37906CFF" w14:textId="14D15529" w:rsidR="00D64D7E" w:rsidRPr="00701CE5" w:rsidDel="00B70FCF" w:rsidRDefault="00D64D7E" w:rsidP="699595DC">
            <w:pPr>
              <w:pStyle w:val="Paragrafoelenco"/>
              <w:numPr>
                <w:ilvl w:val="0"/>
                <w:numId w:val="29"/>
              </w:numPr>
              <w:rPr>
                <w:del w:id="1265" w:author="Giorgio Romeo" w:date="2020-12-01T15:52:00Z"/>
                <w:rStyle w:val="Enfasidelicata"/>
                <w:rFonts w:ascii="Bell MT" w:hAnsi="Bell MT"/>
                <w:i w:val="0"/>
                <w:iCs w:val="0"/>
                <w:sz w:val="28"/>
                <w:szCs w:val="28"/>
              </w:rPr>
            </w:pPr>
            <w:del w:id="1266" w:author="Giorgio Romeo" w:date="2020-12-01T15:52:00Z">
              <w:r w:rsidRPr="699595DC" w:rsidDel="00D64D7E">
                <w:rPr>
                  <w:rStyle w:val="Enfasidelicata"/>
                  <w:rFonts w:ascii="Bell MT" w:hAnsi="Bell MT"/>
                  <w:i w:val="0"/>
                  <w:iCs w:val="0"/>
                  <w:sz w:val="28"/>
                  <w:szCs w:val="28"/>
                </w:rPr>
                <w:delText>The system notifies the user that the procedure has been successfully managed.</w:delText>
              </w:r>
            </w:del>
          </w:p>
          <w:p w14:paraId="3AB255FE" w14:textId="0B628BB9" w:rsidR="00D64D7E" w:rsidRPr="00701CE5" w:rsidDel="00B70FCF" w:rsidRDefault="00D64D7E" w:rsidP="699595DC">
            <w:pPr>
              <w:pStyle w:val="Paragrafoelenco"/>
              <w:numPr>
                <w:ilvl w:val="0"/>
                <w:numId w:val="29"/>
              </w:numPr>
              <w:rPr>
                <w:del w:id="1267" w:author="Giorgio Romeo" w:date="2020-12-01T15:52:00Z"/>
                <w:rStyle w:val="Enfasidelicata"/>
                <w:rFonts w:ascii="Bell MT" w:hAnsi="Bell MT"/>
                <w:i w:val="0"/>
                <w:iCs w:val="0"/>
                <w:sz w:val="28"/>
                <w:szCs w:val="28"/>
              </w:rPr>
            </w:pPr>
            <w:del w:id="1268" w:author="Giorgio Romeo" w:date="2020-12-01T15:52:00Z">
              <w:r w:rsidRPr="699595DC" w:rsidDel="00D64D7E">
                <w:rPr>
                  <w:rStyle w:val="Enfasidelicata"/>
                  <w:rFonts w:ascii="Bell MT" w:hAnsi="Bell MT"/>
                  <w:i w:val="0"/>
                  <w:iCs w:val="0"/>
                  <w:sz w:val="28"/>
                  <w:szCs w:val="28"/>
                </w:rPr>
                <w:delText>The system sends to the user the virtual ticket containing:</w:delText>
              </w:r>
            </w:del>
          </w:p>
          <w:p w14:paraId="6699C591" w14:textId="50DFC854" w:rsidR="00D64D7E" w:rsidDel="00B70FCF" w:rsidRDefault="00D64D7E" w:rsidP="699595DC">
            <w:pPr>
              <w:pStyle w:val="Paragrafoelenco"/>
              <w:numPr>
                <w:ilvl w:val="0"/>
                <w:numId w:val="37"/>
              </w:numPr>
              <w:ind w:left="754" w:hanging="357"/>
              <w:rPr>
                <w:del w:id="1269" w:author="Giorgio Romeo" w:date="2020-12-01T15:52:00Z"/>
                <w:rStyle w:val="Enfasidelicata"/>
                <w:rFonts w:ascii="Bell MT" w:hAnsi="Bell MT"/>
                <w:i w:val="0"/>
                <w:iCs w:val="0"/>
                <w:sz w:val="28"/>
                <w:szCs w:val="28"/>
              </w:rPr>
            </w:pPr>
            <w:del w:id="1270" w:author="Giorgio Romeo" w:date="2020-12-01T15:52:00Z">
              <w:r w:rsidRPr="699595DC" w:rsidDel="00D64D7E">
                <w:rPr>
                  <w:rStyle w:val="Enfasidelicata"/>
                  <w:rFonts w:ascii="Bell MT" w:hAnsi="Bell MT"/>
                  <w:i w:val="0"/>
                  <w:iCs w:val="0"/>
                  <w:sz w:val="28"/>
                  <w:szCs w:val="28"/>
                </w:rPr>
                <w:delText>The user’s selected time</w:delText>
              </w:r>
              <w:r w:rsidRPr="699595DC" w:rsidDel="00EF1EC8">
                <w:rPr>
                  <w:rStyle w:val="Enfasidelicata"/>
                  <w:rFonts w:ascii="Bell MT" w:hAnsi="Bell MT"/>
                  <w:i w:val="0"/>
                  <w:iCs w:val="0"/>
                  <w:sz w:val="28"/>
                  <w:szCs w:val="28"/>
                </w:rPr>
                <w:delText xml:space="preserve"> slot</w:delText>
              </w:r>
              <w:r w:rsidRPr="699595DC" w:rsidDel="00D64D7E">
                <w:rPr>
                  <w:rStyle w:val="Enfasidelicata"/>
                  <w:rFonts w:ascii="Bell MT" w:hAnsi="Bell MT"/>
                  <w:i w:val="0"/>
                  <w:iCs w:val="0"/>
                  <w:sz w:val="28"/>
                  <w:szCs w:val="28"/>
                </w:rPr>
                <w:delText>.</w:delText>
              </w:r>
            </w:del>
          </w:p>
          <w:p w14:paraId="343D32C7" w14:textId="312B8D66" w:rsidR="00D64D7E" w:rsidDel="00B70FCF" w:rsidRDefault="00D64D7E" w:rsidP="699595DC">
            <w:pPr>
              <w:pStyle w:val="Paragrafoelenco"/>
              <w:numPr>
                <w:ilvl w:val="0"/>
                <w:numId w:val="37"/>
              </w:numPr>
              <w:ind w:left="754" w:hanging="357"/>
              <w:rPr>
                <w:del w:id="1271" w:author="Giorgio Romeo" w:date="2020-12-01T15:52:00Z"/>
                <w:rStyle w:val="Enfasidelicata"/>
                <w:rFonts w:ascii="Bell MT" w:hAnsi="Bell MT"/>
                <w:i w:val="0"/>
                <w:iCs w:val="0"/>
                <w:sz w:val="28"/>
                <w:szCs w:val="28"/>
              </w:rPr>
            </w:pPr>
            <w:del w:id="1272" w:author="Giorgio Romeo" w:date="2020-12-01T15:52:00Z">
              <w:r w:rsidRPr="699595DC" w:rsidDel="00D64D7E">
                <w:rPr>
                  <w:rStyle w:val="Enfasidelicata"/>
                  <w:rFonts w:ascii="Bell MT" w:hAnsi="Bell MT"/>
                  <w:i w:val="0"/>
                  <w:iCs w:val="0"/>
                  <w:sz w:val="28"/>
                  <w:szCs w:val="28"/>
                </w:rPr>
                <w:delText xml:space="preserve">The </w:delText>
              </w:r>
              <w:r w:rsidRPr="699595DC" w:rsidDel="00527327">
                <w:rPr>
                  <w:rStyle w:val="Enfasidelicata"/>
                  <w:rFonts w:ascii="Bell MT" w:hAnsi="Bell MT"/>
                  <w:i w:val="0"/>
                  <w:iCs w:val="0"/>
                  <w:sz w:val="28"/>
                  <w:szCs w:val="28"/>
                </w:rPr>
                <w:delText>store</w:delText>
              </w:r>
              <w:r w:rsidRPr="699595DC" w:rsidDel="00D64D7E">
                <w:rPr>
                  <w:rStyle w:val="Enfasidelicata"/>
                  <w:rFonts w:ascii="Bell MT" w:hAnsi="Bell MT"/>
                  <w:i w:val="0"/>
                  <w:iCs w:val="0"/>
                  <w:sz w:val="28"/>
                  <w:szCs w:val="28"/>
                </w:rPr>
                <w:delText>’s name and address.</w:delText>
              </w:r>
            </w:del>
          </w:p>
          <w:p w14:paraId="2AD1D3BC" w14:textId="4A2AAADF" w:rsidR="00D64D7E" w:rsidRPr="00701CE5" w:rsidDel="00B70FCF" w:rsidRDefault="00D64D7E" w:rsidP="699595DC">
            <w:pPr>
              <w:pStyle w:val="Paragrafoelenco"/>
              <w:numPr>
                <w:ilvl w:val="0"/>
                <w:numId w:val="37"/>
              </w:numPr>
              <w:ind w:left="754" w:hanging="357"/>
              <w:rPr>
                <w:del w:id="1273" w:author="Giorgio Romeo" w:date="2020-12-01T15:52:00Z"/>
                <w:rStyle w:val="Enfasidelicata"/>
                <w:rFonts w:ascii="Bell MT" w:hAnsi="Bell MT"/>
                <w:i w:val="0"/>
                <w:iCs w:val="0"/>
                <w:sz w:val="28"/>
                <w:szCs w:val="28"/>
              </w:rPr>
            </w:pPr>
            <w:del w:id="1274" w:author="Giorgio Romeo" w:date="2020-12-01T15:52:00Z">
              <w:r w:rsidRPr="699595DC" w:rsidDel="00D64D7E">
                <w:rPr>
                  <w:rStyle w:val="Enfasidelicata"/>
                  <w:rFonts w:ascii="Bell MT" w:hAnsi="Bell MT"/>
                  <w:i w:val="0"/>
                  <w:iCs w:val="0"/>
                  <w:sz w:val="28"/>
                  <w:szCs w:val="28"/>
                </w:rPr>
                <w:delText>The QR code to enter</w:delText>
              </w:r>
              <w:r w:rsidRPr="699595DC" w:rsidDel="00EF1EC8">
                <w:rPr>
                  <w:rStyle w:val="Enfasidelicata"/>
                  <w:rFonts w:ascii="Bell MT" w:hAnsi="Bell MT"/>
                  <w:i w:val="0"/>
                  <w:iCs w:val="0"/>
                  <w:sz w:val="28"/>
                  <w:szCs w:val="28"/>
                </w:rPr>
                <w:delText xml:space="preserve"> (and exit)</w:delText>
              </w:r>
              <w:r w:rsidRPr="699595DC" w:rsidDel="00D64D7E">
                <w:rPr>
                  <w:rStyle w:val="Enfasidelicata"/>
                  <w:rFonts w:ascii="Bell MT" w:hAnsi="Bell MT"/>
                  <w:i w:val="0"/>
                  <w:iCs w:val="0"/>
                  <w:sz w:val="28"/>
                  <w:szCs w:val="28"/>
                </w:rPr>
                <w:delText xml:space="preserve"> the </w:delText>
              </w:r>
              <w:r w:rsidRPr="699595DC" w:rsidDel="00527327">
                <w:rPr>
                  <w:rStyle w:val="Enfasidelicata"/>
                  <w:rFonts w:ascii="Bell MT" w:hAnsi="Bell MT"/>
                  <w:i w:val="0"/>
                  <w:iCs w:val="0"/>
                  <w:sz w:val="28"/>
                  <w:szCs w:val="28"/>
                </w:rPr>
                <w:delText>store</w:delText>
              </w:r>
              <w:r w:rsidRPr="699595DC" w:rsidDel="00D64D7E">
                <w:rPr>
                  <w:rStyle w:val="Enfasidelicata"/>
                  <w:rFonts w:ascii="Bell MT" w:hAnsi="Bell MT"/>
                  <w:i w:val="0"/>
                  <w:iCs w:val="0"/>
                  <w:sz w:val="28"/>
                  <w:szCs w:val="28"/>
                </w:rPr>
                <w:delText>.</w:delText>
              </w:r>
            </w:del>
          </w:p>
        </w:tc>
      </w:tr>
      <w:tr w:rsidR="00D64D7E" w:rsidDel="00775C1D" w14:paraId="33F0E2A6" w14:textId="4C74C51D" w:rsidTr="699595DC">
        <w:trPr>
          <w:trHeight w:val="361"/>
          <w:del w:id="1275" w:author="Giorgio Romeo" w:date="2020-12-02T00:22:00Z"/>
        </w:trPr>
        <w:tc>
          <w:tcPr>
            <w:tcW w:w="1985" w:type="dxa"/>
          </w:tcPr>
          <w:p w14:paraId="043D8B12" w14:textId="6E5FCD77" w:rsidR="00D64D7E" w:rsidDel="00B70FCF" w:rsidRDefault="00D64D7E" w:rsidP="00D64D7E">
            <w:pPr>
              <w:pStyle w:val="Paragrafoelenco"/>
              <w:ind w:left="0"/>
              <w:jc w:val="center"/>
              <w:rPr>
                <w:del w:id="1276" w:author="Giorgio Romeo" w:date="2020-12-01T15:52:00Z"/>
                <w:rStyle w:val="Enfasidelicata"/>
                <w:rFonts w:ascii="Bell MT" w:hAnsi="Bell MT"/>
                <w:i w:val="0"/>
                <w:iCs w:val="0"/>
                <w:sz w:val="32"/>
                <w:szCs w:val="32"/>
              </w:rPr>
            </w:pPr>
            <w:del w:id="1277" w:author="Giorgio Romeo" w:date="2020-12-01T15:52:00Z">
              <w:r w:rsidDel="00B70FCF">
                <w:rPr>
                  <w:rStyle w:val="Enfasidelicata"/>
                  <w:rFonts w:ascii="Bell MT" w:hAnsi="Bell MT"/>
                  <w:i w:val="0"/>
                  <w:iCs w:val="0"/>
                  <w:sz w:val="32"/>
                  <w:szCs w:val="32"/>
                </w:rPr>
                <w:delText>Exit condition</w:delText>
              </w:r>
            </w:del>
          </w:p>
        </w:tc>
        <w:tc>
          <w:tcPr>
            <w:tcW w:w="6815" w:type="dxa"/>
          </w:tcPr>
          <w:p w14:paraId="480CF3C7" w14:textId="5E40B85A" w:rsidR="00D64D7E" w:rsidRPr="002967F3" w:rsidDel="00B70FCF" w:rsidRDefault="00D64D7E" w:rsidP="00D64D7E">
            <w:pPr>
              <w:pStyle w:val="Paragrafoelenco"/>
              <w:ind w:left="0"/>
              <w:rPr>
                <w:del w:id="1278" w:author="Giorgio Romeo" w:date="2020-12-01T15:52:00Z"/>
                <w:rStyle w:val="Enfasidelicata"/>
                <w:rFonts w:ascii="Bell MT" w:hAnsi="Bell MT"/>
                <w:i w:val="0"/>
                <w:iCs w:val="0"/>
                <w:sz w:val="28"/>
                <w:szCs w:val="28"/>
              </w:rPr>
            </w:pPr>
            <w:del w:id="1279" w:author="Giorgio Romeo" w:date="2020-12-01T15:52:00Z">
              <w:r w:rsidDel="00B70FCF">
                <w:rPr>
                  <w:rStyle w:val="Enfasidelicata"/>
                  <w:rFonts w:ascii="Bell MT" w:hAnsi="Bell MT"/>
                  <w:i w:val="0"/>
                  <w:iCs w:val="0"/>
                  <w:sz w:val="28"/>
                  <w:szCs w:val="28"/>
                </w:rPr>
                <w:delText xml:space="preserve">The user successfully receives the virtual ticket. </w:delText>
              </w:r>
            </w:del>
          </w:p>
        </w:tc>
      </w:tr>
      <w:tr w:rsidR="00D64D7E" w:rsidDel="00775C1D" w14:paraId="3F459EA8" w14:textId="365EC61E" w:rsidTr="699595DC">
        <w:trPr>
          <w:trHeight w:val="404"/>
          <w:del w:id="1280" w:author="Giorgio Romeo" w:date="2020-12-02T00:22:00Z"/>
        </w:trPr>
        <w:tc>
          <w:tcPr>
            <w:tcW w:w="1985" w:type="dxa"/>
          </w:tcPr>
          <w:p w14:paraId="3B33CD7A" w14:textId="67860866" w:rsidR="00D64D7E" w:rsidDel="00B70FCF" w:rsidRDefault="00D64D7E" w:rsidP="00D64D7E">
            <w:pPr>
              <w:pStyle w:val="Paragrafoelenco"/>
              <w:ind w:left="0"/>
              <w:jc w:val="center"/>
              <w:rPr>
                <w:del w:id="1281" w:author="Giorgio Romeo" w:date="2020-12-01T15:52:00Z"/>
                <w:rStyle w:val="Enfasidelicata"/>
                <w:rFonts w:ascii="Bell MT" w:hAnsi="Bell MT"/>
                <w:i w:val="0"/>
                <w:iCs w:val="0"/>
                <w:sz w:val="32"/>
                <w:szCs w:val="32"/>
              </w:rPr>
            </w:pPr>
            <w:del w:id="1282" w:author="Giorgio Romeo" w:date="2020-12-01T15:52:00Z">
              <w:r w:rsidDel="00B70FCF">
                <w:rPr>
                  <w:rStyle w:val="Enfasidelicata"/>
                  <w:rFonts w:ascii="Bell MT" w:hAnsi="Bell MT"/>
                  <w:i w:val="0"/>
                  <w:iCs w:val="0"/>
                  <w:sz w:val="32"/>
                  <w:szCs w:val="32"/>
                </w:rPr>
                <w:delText>Exceptions</w:delText>
              </w:r>
            </w:del>
          </w:p>
        </w:tc>
        <w:tc>
          <w:tcPr>
            <w:tcW w:w="6815" w:type="dxa"/>
          </w:tcPr>
          <w:p w14:paraId="3E50F58F" w14:textId="36BAC686" w:rsidR="00726F4C" w:rsidDel="00B70FCF" w:rsidRDefault="00726F4C" w:rsidP="699595DC">
            <w:pPr>
              <w:pStyle w:val="Paragrafoelenco"/>
              <w:numPr>
                <w:ilvl w:val="0"/>
                <w:numId w:val="51"/>
              </w:numPr>
              <w:ind w:left="357" w:hanging="357"/>
              <w:rPr>
                <w:del w:id="1283" w:author="Giorgio Romeo" w:date="2020-12-01T15:52:00Z"/>
                <w:rStyle w:val="Enfasidelicata"/>
                <w:rFonts w:ascii="Bell MT" w:hAnsi="Bell MT"/>
                <w:i w:val="0"/>
                <w:iCs w:val="0"/>
                <w:sz w:val="28"/>
                <w:szCs w:val="28"/>
              </w:rPr>
            </w:pPr>
            <w:del w:id="1284" w:author="Giorgio Romeo" w:date="2020-12-01T15:52:00Z">
              <w:r w:rsidRPr="699595DC" w:rsidDel="00726F4C">
                <w:rPr>
                  <w:rStyle w:val="Enfasidelicata"/>
                  <w:rFonts w:ascii="Bell MT" w:hAnsi="Bell MT"/>
                  <w:i w:val="0"/>
                  <w:iCs w:val="0"/>
                  <w:sz w:val="28"/>
                  <w:szCs w:val="28"/>
                </w:rPr>
                <w:delText xml:space="preserve">The user </w:delText>
              </w:r>
              <w:r w:rsidRPr="699595DC" w:rsidDel="0012331D">
                <w:rPr>
                  <w:rStyle w:val="Enfasidelicata"/>
                  <w:rFonts w:ascii="Bell MT" w:hAnsi="Bell MT"/>
                  <w:i w:val="0"/>
                  <w:iCs w:val="0"/>
                  <w:sz w:val="28"/>
                  <w:szCs w:val="28"/>
                </w:rPr>
                <w:delText>refuses</w:delText>
              </w:r>
              <w:r w:rsidRPr="699595DC" w:rsidDel="00726F4C">
                <w:rPr>
                  <w:rStyle w:val="Enfasidelicata"/>
                  <w:rFonts w:ascii="Bell MT" w:hAnsi="Bell MT"/>
                  <w:i w:val="0"/>
                  <w:iCs w:val="0"/>
                  <w:sz w:val="28"/>
                  <w:szCs w:val="28"/>
                </w:rPr>
                <w:delText xml:space="preserve"> the provided time slot clicking on the </w:delText>
              </w:r>
              <w:commentRangeStart w:id="1285"/>
              <w:r w:rsidRPr="699595DC" w:rsidDel="00EF1EC8">
                <w:rPr>
                  <w:rStyle w:val="Enfasidelicata"/>
                  <w:rFonts w:ascii="Bell MT" w:hAnsi="Bell MT"/>
                  <w:sz w:val="28"/>
                  <w:szCs w:val="28"/>
                </w:rPr>
                <w:delText>“</w:delText>
              </w:r>
              <w:r w:rsidRPr="699595DC" w:rsidDel="0012331D">
                <w:rPr>
                  <w:rStyle w:val="Enfasidelicata"/>
                  <w:rFonts w:ascii="Bell MT" w:hAnsi="Bell MT"/>
                  <w:sz w:val="28"/>
                  <w:szCs w:val="28"/>
                </w:rPr>
                <w:delText>Cancel</w:delText>
              </w:r>
              <w:r w:rsidRPr="699595DC" w:rsidDel="00EF1EC8">
                <w:rPr>
                  <w:rStyle w:val="Enfasidelicata"/>
                  <w:rFonts w:ascii="Bell MT" w:hAnsi="Bell MT"/>
                  <w:sz w:val="28"/>
                  <w:szCs w:val="28"/>
                </w:rPr>
                <w:delText xml:space="preserve">” </w:delText>
              </w:r>
            </w:del>
            <w:commentRangeEnd w:id="1285"/>
            <w:del w:id="1286" w:author="Giorgio Romeo" w:date="2020-12-02T00:22:00Z">
              <w:r w:rsidDel="00775C1D">
                <w:commentReference w:id="1285"/>
              </w:r>
            </w:del>
            <w:del w:id="1287" w:author="Giorgio Romeo" w:date="2020-12-01T15:52:00Z">
              <w:r w:rsidRPr="699595DC" w:rsidDel="00EF1EC8">
                <w:rPr>
                  <w:rStyle w:val="Enfasidelicata"/>
                  <w:rFonts w:ascii="Bell MT" w:hAnsi="Bell MT"/>
                  <w:i w:val="0"/>
                  <w:iCs w:val="0"/>
                  <w:sz w:val="28"/>
                  <w:szCs w:val="28"/>
                </w:rPr>
                <w:delText>button.</w:delText>
              </w:r>
            </w:del>
          </w:p>
          <w:p w14:paraId="4D5E8C9F" w14:textId="3AB144AE" w:rsidR="001C2511" w:rsidRPr="001C2511" w:rsidDel="00B70FCF" w:rsidRDefault="00EF1EC8" w:rsidP="001C2511">
            <w:pPr>
              <w:pStyle w:val="Paragrafoelenco"/>
              <w:ind w:left="357"/>
              <w:rPr>
                <w:del w:id="1288" w:author="Giorgio Romeo" w:date="2020-12-01T15:52:00Z"/>
                <w:rStyle w:val="Enfasidelicata"/>
                <w:rFonts w:ascii="Bell MT" w:hAnsi="Bell MT"/>
                <w:i w:val="0"/>
                <w:iCs w:val="0"/>
                <w:sz w:val="28"/>
                <w:szCs w:val="28"/>
              </w:rPr>
            </w:pPr>
            <w:del w:id="1289" w:author="Giorgio Romeo" w:date="2020-12-01T15:52:00Z">
              <w:r w:rsidDel="00B70FCF">
                <w:rPr>
                  <w:rStyle w:val="Enfasidelicata"/>
                  <w:rFonts w:ascii="Bell MT" w:hAnsi="Bell MT"/>
                  <w:i w:val="0"/>
                  <w:iCs w:val="0"/>
                  <w:sz w:val="28"/>
                  <w:szCs w:val="28"/>
                </w:rPr>
                <w:delText>The system redirects the user to the selection page (</w:delText>
              </w:r>
              <w:r w:rsidRPr="00EA3631" w:rsidDel="00B70FCF">
                <w:rPr>
                  <w:rStyle w:val="Enfasidelicata"/>
                  <w:rFonts w:ascii="Bell MT" w:hAnsi="Bell MT"/>
                  <w:sz w:val="28"/>
                  <w:szCs w:val="28"/>
                </w:rPr>
                <w:delText>Events flow</w:delText>
              </w:r>
              <w:r w:rsidDel="00B70FCF">
                <w:rPr>
                  <w:rStyle w:val="Enfasidelicata"/>
                  <w:rFonts w:ascii="Bell MT" w:hAnsi="Bell MT"/>
                  <w:i w:val="0"/>
                  <w:iCs w:val="0"/>
                  <w:sz w:val="28"/>
                  <w:szCs w:val="28"/>
                </w:rPr>
                <w:delText xml:space="preserve"> starts again from </w:delText>
              </w:r>
              <w:r w:rsidR="00513AD3" w:rsidDel="00B70FCF">
                <w:rPr>
                  <w:rStyle w:val="Enfasidelicata"/>
                  <w:rFonts w:ascii="Bell MT" w:hAnsi="Bell MT"/>
                  <w:i w:val="0"/>
                  <w:iCs w:val="0"/>
                  <w:sz w:val="28"/>
                  <w:szCs w:val="28"/>
                </w:rPr>
                <w:delText>event</w:delText>
              </w:r>
              <w:r w:rsidDel="00B70FCF">
                <w:rPr>
                  <w:rStyle w:val="Enfasidelicata"/>
                  <w:rFonts w:ascii="Bell MT" w:hAnsi="Bell MT"/>
                  <w:i w:val="0"/>
                  <w:iCs w:val="0"/>
                  <w:sz w:val="28"/>
                  <w:szCs w:val="28"/>
                </w:rPr>
                <w:delText xml:space="preserve"> 3).</w:delText>
              </w:r>
            </w:del>
          </w:p>
        </w:tc>
      </w:tr>
    </w:tbl>
    <w:tbl>
      <w:tblPr>
        <w:tblStyle w:val="Grigliatabella"/>
        <w:tblpPr w:leftFromText="141" w:rightFromText="141" w:vertAnchor="text" w:horzAnchor="margin" w:tblpXSpec="right" w:tblpY="359"/>
        <w:tblW w:w="0" w:type="auto"/>
        <w:tblLook w:val="04A0" w:firstRow="1" w:lastRow="0" w:firstColumn="1" w:lastColumn="0" w:noHBand="0" w:noVBand="1"/>
        <w:tblPrChange w:id="1290" w:author="Giorgio Romeo" w:date="2020-12-02T00:23:00Z">
          <w:tblPr>
            <w:tblStyle w:val="Grigliatabella"/>
            <w:tblpPr w:leftFromText="141" w:rightFromText="141" w:vertAnchor="text" w:horzAnchor="margin" w:tblpXSpec="right" w:tblpY="156"/>
            <w:tblW w:w="0" w:type="auto"/>
            <w:tblLook w:val="04A0" w:firstRow="1" w:lastRow="0" w:firstColumn="1" w:lastColumn="0" w:noHBand="0" w:noVBand="1"/>
          </w:tblPr>
        </w:tblPrChange>
      </w:tblPr>
      <w:tblGrid>
        <w:gridCol w:w="1985"/>
        <w:gridCol w:w="6849"/>
        <w:tblGridChange w:id="1291">
          <w:tblGrid>
            <w:gridCol w:w="1985"/>
            <w:gridCol w:w="6849"/>
          </w:tblGrid>
        </w:tblGridChange>
      </w:tblGrid>
      <w:tr w:rsidR="00775C1D" w14:paraId="7C34E09C" w14:textId="77777777" w:rsidTr="00775C1D">
        <w:trPr>
          <w:trHeight w:val="215"/>
          <w:ins w:id="1292" w:author="Giorgio Romeo" w:date="2020-12-02T00:22:00Z"/>
          <w:trPrChange w:id="1293" w:author="Giorgio Romeo" w:date="2020-12-02T00:23:00Z">
            <w:trPr>
              <w:trHeight w:val="215"/>
            </w:trPr>
          </w:trPrChange>
        </w:trPr>
        <w:tc>
          <w:tcPr>
            <w:tcW w:w="1985" w:type="dxa"/>
            <w:tcPrChange w:id="1294" w:author="Giorgio Romeo" w:date="2020-12-02T00:23:00Z">
              <w:tcPr>
                <w:tcW w:w="1985" w:type="dxa"/>
              </w:tcPr>
            </w:tcPrChange>
          </w:tcPr>
          <w:p w14:paraId="5E160B39" w14:textId="77777777" w:rsidR="00775C1D" w:rsidRPr="006B5465" w:rsidRDefault="00775C1D" w:rsidP="00775C1D">
            <w:pPr>
              <w:pStyle w:val="Paragrafoelenco"/>
              <w:ind w:left="0"/>
              <w:jc w:val="center"/>
              <w:rPr>
                <w:ins w:id="1295" w:author="Giorgio Romeo" w:date="2020-12-02T00:22:00Z"/>
                <w:rStyle w:val="Enfasidelicata"/>
                <w:rFonts w:ascii="Bell MT" w:hAnsi="Bell MT"/>
                <w:i w:val="0"/>
                <w:iCs w:val="0"/>
                <w:sz w:val="32"/>
                <w:szCs w:val="32"/>
              </w:rPr>
            </w:pPr>
            <w:ins w:id="1296" w:author="Giorgio Romeo" w:date="2020-12-02T00:22:00Z">
              <w:r w:rsidRPr="006B5465">
                <w:rPr>
                  <w:rStyle w:val="Enfasidelicata"/>
                  <w:rFonts w:ascii="Bell MT" w:hAnsi="Bell MT"/>
                  <w:i w:val="0"/>
                  <w:iCs w:val="0"/>
                  <w:sz w:val="32"/>
                  <w:szCs w:val="32"/>
                </w:rPr>
                <w:t>Actors</w:t>
              </w:r>
            </w:ins>
          </w:p>
        </w:tc>
        <w:tc>
          <w:tcPr>
            <w:tcW w:w="6849" w:type="dxa"/>
            <w:tcPrChange w:id="1297" w:author="Giorgio Romeo" w:date="2020-12-02T00:23:00Z">
              <w:tcPr>
                <w:tcW w:w="6849" w:type="dxa"/>
              </w:tcPr>
            </w:tcPrChange>
          </w:tcPr>
          <w:p w14:paraId="0EB977C8" w14:textId="77777777" w:rsidR="00775C1D" w:rsidRPr="00923D58" w:rsidRDefault="00775C1D" w:rsidP="00775C1D">
            <w:pPr>
              <w:pStyle w:val="Paragrafoelenco"/>
              <w:ind w:left="0"/>
              <w:rPr>
                <w:ins w:id="1298" w:author="Giorgio Romeo" w:date="2020-12-02T00:22:00Z"/>
                <w:rStyle w:val="Enfasidelicata"/>
                <w:rFonts w:ascii="Bell MT" w:hAnsi="Bell MT"/>
                <w:i w:val="0"/>
                <w:iCs w:val="0"/>
                <w:sz w:val="28"/>
                <w:szCs w:val="28"/>
              </w:rPr>
            </w:pPr>
            <w:ins w:id="1299" w:author="Giorgio Romeo" w:date="2020-12-02T00:22: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775C1D" w14:paraId="11E1ED7F" w14:textId="77777777" w:rsidTr="00775C1D">
        <w:trPr>
          <w:trHeight w:val="361"/>
          <w:ins w:id="1300" w:author="Giorgio Romeo" w:date="2020-12-02T00:22:00Z"/>
          <w:trPrChange w:id="1301" w:author="Giorgio Romeo" w:date="2020-12-02T00:23:00Z">
            <w:trPr>
              <w:trHeight w:val="361"/>
            </w:trPr>
          </w:trPrChange>
        </w:trPr>
        <w:tc>
          <w:tcPr>
            <w:tcW w:w="1985" w:type="dxa"/>
            <w:tcPrChange w:id="1302" w:author="Giorgio Romeo" w:date="2020-12-02T00:23:00Z">
              <w:tcPr>
                <w:tcW w:w="1985" w:type="dxa"/>
              </w:tcPr>
            </w:tcPrChange>
          </w:tcPr>
          <w:p w14:paraId="1399C047" w14:textId="77777777" w:rsidR="00775C1D" w:rsidRPr="006B5465" w:rsidRDefault="00775C1D" w:rsidP="00775C1D">
            <w:pPr>
              <w:pStyle w:val="Paragrafoelenco"/>
              <w:ind w:left="0"/>
              <w:jc w:val="center"/>
              <w:rPr>
                <w:ins w:id="1303" w:author="Giorgio Romeo" w:date="2020-12-02T00:22:00Z"/>
                <w:rStyle w:val="Enfasidelicata"/>
                <w:rFonts w:ascii="Bell MT" w:hAnsi="Bell MT"/>
                <w:i w:val="0"/>
                <w:iCs w:val="0"/>
                <w:sz w:val="32"/>
                <w:szCs w:val="32"/>
              </w:rPr>
            </w:pPr>
            <w:ins w:id="1304" w:author="Giorgio Romeo" w:date="2020-12-02T00:22:00Z">
              <w:r w:rsidRPr="006B5465">
                <w:rPr>
                  <w:rStyle w:val="Enfasidelicata"/>
                  <w:rFonts w:ascii="Bell MT" w:hAnsi="Bell MT"/>
                  <w:i w:val="0"/>
                  <w:iCs w:val="0"/>
                  <w:sz w:val="32"/>
                  <w:szCs w:val="32"/>
                </w:rPr>
                <w:t>Entry condition</w:t>
              </w:r>
            </w:ins>
          </w:p>
        </w:tc>
        <w:tc>
          <w:tcPr>
            <w:tcW w:w="6849" w:type="dxa"/>
            <w:tcPrChange w:id="1305" w:author="Giorgio Romeo" w:date="2020-12-02T00:23:00Z">
              <w:tcPr>
                <w:tcW w:w="6849" w:type="dxa"/>
              </w:tcPr>
            </w:tcPrChange>
          </w:tcPr>
          <w:p w14:paraId="0C722429" w14:textId="77777777" w:rsidR="00775C1D" w:rsidRPr="00923D58" w:rsidRDefault="00775C1D" w:rsidP="00775C1D">
            <w:pPr>
              <w:pStyle w:val="Paragrafoelenco"/>
              <w:ind w:left="0"/>
              <w:rPr>
                <w:ins w:id="1306" w:author="Giorgio Romeo" w:date="2020-12-02T00:22:00Z"/>
                <w:rStyle w:val="Enfasidelicata"/>
                <w:rFonts w:ascii="Bell MT" w:hAnsi="Bell MT"/>
                <w:i w:val="0"/>
                <w:iCs w:val="0"/>
                <w:sz w:val="28"/>
                <w:szCs w:val="28"/>
              </w:rPr>
            </w:pPr>
            <w:ins w:id="1307" w:author="Giorgio Romeo" w:date="2020-12-02T00:22: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ins>
          </w:p>
        </w:tc>
      </w:tr>
      <w:tr w:rsidR="00775C1D" w14:paraId="55D5040B" w14:textId="77777777" w:rsidTr="00775C1D">
        <w:trPr>
          <w:trHeight w:val="2152"/>
          <w:ins w:id="1308" w:author="Giorgio Romeo" w:date="2020-12-02T00:22:00Z"/>
          <w:trPrChange w:id="1309" w:author="Giorgio Romeo" w:date="2020-12-02T00:23:00Z">
            <w:trPr>
              <w:trHeight w:val="2152"/>
            </w:trPr>
          </w:trPrChange>
        </w:trPr>
        <w:tc>
          <w:tcPr>
            <w:tcW w:w="1985" w:type="dxa"/>
            <w:tcPrChange w:id="1310" w:author="Giorgio Romeo" w:date="2020-12-02T00:23:00Z">
              <w:tcPr>
                <w:tcW w:w="1985" w:type="dxa"/>
              </w:tcPr>
            </w:tcPrChange>
          </w:tcPr>
          <w:p w14:paraId="2360E83F" w14:textId="77777777" w:rsidR="00775C1D" w:rsidRPr="006B5465" w:rsidRDefault="00775C1D" w:rsidP="00775C1D">
            <w:pPr>
              <w:pStyle w:val="Paragrafoelenco"/>
              <w:ind w:left="0"/>
              <w:jc w:val="center"/>
              <w:rPr>
                <w:ins w:id="1311" w:author="Giorgio Romeo" w:date="2020-12-02T00:22:00Z"/>
                <w:rStyle w:val="Enfasidelicata"/>
                <w:rFonts w:ascii="Bell MT" w:hAnsi="Bell MT"/>
                <w:i w:val="0"/>
                <w:iCs w:val="0"/>
                <w:sz w:val="32"/>
                <w:szCs w:val="32"/>
              </w:rPr>
            </w:pPr>
            <w:ins w:id="1312" w:author="Giorgio Romeo" w:date="2020-12-02T00:22:00Z">
              <w:r w:rsidRPr="006B5465">
                <w:rPr>
                  <w:rStyle w:val="Enfasidelicata"/>
                  <w:rFonts w:ascii="Bell MT" w:hAnsi="Bell MT"/>
                  <w:i w:val="0"/>
                  <w:iCs w:val="0"/>
                  <w:sz w:val="32"/>
                  <w:szCs w:val="32"/>
                </w:rPr>
                <w:t>Events flow</w:t>
              </w:r>
            </w:ins>
          </w:p>
        </w:tc>
        <w:tc>
          <w:tcPr>
            <w:tcW w:w="6849" w:type="dxa"/>
            <w:tcPrChange w:id="1313" w:author="Giorgio Romeo" w:date="2020-12-02T00:23:00Z">
              <w:tcPr>
                <w:tcW w:w="6849" w:type="dxa"/>
              </w:tcPr>
            </w:tcPrChange>
          </w:tcPr>
          <w:p w14:paraId="57BA7AD3" w14:textId="77777777" w:rsidR="00775C1D" w:rsidRDefault="00775C1D" w:rsidP="00775C1D">
            <w:pPr>
              <w:pStyle w:val="Paragrafoelenco"/>
              <w:numPr>
                <w:ilvl w:val="0"/>
                <w:numId w:val="49"/>
              </w:numPr>
              <w:rPr>
                <w:ins w:id="1314" w:author="Giorgio Romeo" w:date="2020-12-02T00:22:00Z"/>
                <w:rStyle w:val="Enfasidelicata"/>
                <w:rFonts w:ascii="Bell MT" w:hAnsi="Bell MT"/>
                <w:i w:val="0"/>
                <w:iCs w:val="0"/>
                <w:sz w:val="28"/>
                <w:szCs w:val="28"/>
              </w:rPr>
            </w:pPr>
            <w:ins w:id="1315" w:author="Giorgio Romeo" w:date="2020-12-02T00:22:00Z">
              <w:r>
                <w:rPr>
                  <w:rStyle w:val="Enfasidelicata"/>
                  <w:rFonts w:ascii="Bell MT" w:hAnsi="Bell MT"/>
                  <w:i w:val="0"/>
                  <w:iCs w:val="0"/>
                  <w:sz w:val="28"/>
                  <w:szCs w:val="28"/>
                </w:rPr>
                <w:t xml:space="preserve">The first four events are the same of the </w:t>
              </w:r>
              <w:r w:rsidRPr="00B920D4">
                <w:rPr>
                  <w:rStyle w:val="Enfasidelicata"/>
                  <w:rFonts w:ascii="Bell MT" w:hAnsi="Bell MT"/>
                  <w:sz w:val="28"/>
                  <w:szCs w:val="28"/>
                </w:rPr>
                <w:t>“</w:t>
              </w:r>
              <w:r>
                <w:rPr>
                  <w:rStyle w:val="Enfasidelicata"/>
                  <w:rFonts w:ascii="Bell MT" w:hAnsi="Bell MT"/>
                  <w:sz w:val="28"/>
                  <w:szCs w:val="28"/>
                </w:rPr>
                <w:t>Get Virtual Ticket</w:t>
              </w:r>
              <w:r w:rsidRPr="00B920D4">
                <w:rPr>
                  <w:rStyle w:val="Enfasidelicata"/>
                  <w:rFonts w:ascii="Bell MT" w:hAnsi="Bell MT"/>
                  <w:sz w:val="28"/>
                  <w:szCs w:val="28"/>
                </w:rPr>
                <w:t>”</w:t>
              </w:r>
              <w:r>
                <w:rPr>
                  <w:rStyle w:val="Enfasidelicata"/>
                  <w:rFonts w:ascii="Bell MT" w:hAnsi="Bell MT"/>
                  <w:i w:val="0"/>
                  <w:iCs w:val="0"/>
                  <w:sz w:val="28"/>
                  <w:szCs w:val="28"/>
                </w:rPr>
                <w:t xml:space="preserve"> use case.</w:t>
              </w:r>
            </w:ins>
          </w:p>
          <w:p w14:paraId="2806C480" w14:textId="77777777" w:rsidR="00775C1D" w:rsidRPr="00664977" w:rsidRDefault="00775C1D" w:rsidP="00775C1D">
            <w:pPr>
              <w:pStyle w:val="Paragrafoelenco"/>
              <w:numPr>
                <w:ilvl w:val="0"/>
                <w:numId w:val="49"/>
              </w:numPr>
              <w:rPr>
                <w:ins w:id="1316" w:author="Giorgio Romeo" w:date="2020-12-02T00:22:00Z"/>
                <w:rStyle w:val="Enfasidelicata"/>
                <w:rFonts w:ascii="Bell MT" w:hAnsi="Bell MT"/>
                <w:i w:val="0"/>
                <w:iCs w:val="0"/>
                <w:sz w:val="28"/>
                <w:szCs w:val="28"/>
              </w:rPr>
            </w:pPr>
            <w:ins w:id="1317" w:author="Giorgio Romeo" w:date="2020-12-02T00:22:00Z">
              <w:r>
                <w:rPr>
                  <w:rStyle w:val="Enfasidelicata"/>
                  <w:rFonts w:ascii="Bell MT" w:hAnsi="Bell MT"/>
                  <w:i w:val="0"/>
                  <w:iCs w:val="0"/>
                  <w:sz w:val="28"/>
                  <w:szCs w:val="28"/>
                </w:rPr>
                <w:t>The user remains inactive for 30 seconds.</w:t>
              </w:r>
            </w:ins>
          </w:p>
          <w:p w14:paraId="26AD1FCB" w14:textId="77777777" w:rsidR="00775C1D" w:rsidRDefault="00775C1D" w:rsidP="00775C1D">
            <w:pPr>
              <w:pStyle w:val="Paragrafoelenco"/>
              <w:numPr>
                <w:ilvl w:val="0"/>
                <w:numId w:val="49"/>
              </w:numPr>
              <w:rPr>
                <w:ins w:id="1318" w:author="Giorgio Romeo" w:date="2020-12-02T00:22:00Z"/>
                <w:rStyle w:val="Enfasidelicata"/>
                <w:rFonts w:ascii="Bell MT" w:hAnsi="Bell MT"/>
                <w:i w:val="0"/>
                <w:iCs w:val="0"/>
                <w:sz w:val="28"/>
                <w:szCs w:val="28"/>
              </w:rPr>
            </w:pPr>
            <w:ins w:id="1319" w:author="Giorgio Romeo" w:date="2020-12-02T00:22:00Z">
              <w:r>
                <w:rPr>
                  <w:rStyle w:val="Enfasidelicata"/>
                  <w:rFonts w:ascii="Bell MT" w:hAnsi="Bell MT"/>
                  <w:i w:val="0"/>
                  <w:iCs w:val="0"/>
                  <w:sz w:val="28"/>
                  <w:szCs w:val="28"/>
                </w:rPr>
                <w:t xml:space="preserve">The system notifies to the user the possibility to check among a list of further suggested stores. </w:t>
              </w:r>
            </w:ins>
          </w:p>
          <w:p w14:paraId="5AA9788D" w14:textId="77777777" w:rsidR="00775C1D" w:rsidRDefault="00775C1D" w:rsidP="00775C1D">
            <w:pPr>
              <w:pStyle w:val="Paragrafoelenco"/>
              <w:numPr>
                <w:ilvl w:val="0"/>
                <w:numId w:val="49"/>
              </w:numPr>
              <w:rPr>
                <w:ins w:id="1320" w:author="Giorgio Romeo" w:date="2020-12-02T00:22:00Z"/>
                <w:rStyle w:val="Enfasidelicata"/>
                <w:rFonts w:ascii="Bell MT" w:hAnsi="Bell MT"/>
                <w:i w:val="0"/>
                <w:iCs w:val="0"/>
                <w:sz w:val="28"/>
                <w:szCs w:val="28"/>
              </w:rPr>
            </w:pPr>
            <w:ins w:id="1321" w:author="Giorgio Romeo" w:date="2020-12-02T00:22:00Z">
              <w:r>
                <w:rPr>
                  <w:rStyle w:val="Enfasidelicata"/>
                  <w:rFonts w:ascii="Bell MT" w:hAnsi="Bell MT"/>
                  <w:i w:val="0"/>
                  <w:iCs w:val="0"/>
                  <w:sz w:val="28"/>
                  <w:szCs w:val="28"/>
                </w:rPr>
                <w:t>The user clicks on the received notification.</w:t>
              </w:r>
            </w:ins>
          </w:p>
          <w:p w14:paraId="32828FD7" w14:textId="77777777" w:rsidR="00775C1D" w:rsidRPr="005C2BF6" w:rsidRDefault="00775C1D" w:rsidP="00775C1D">
            <w:pPr>
              <w:pStyle w:val="Paragrafoelenco"/>
              <w:numPr>
                <w:ilvl w:val="0"/>
                <w:numId w:val="49"/>
              </w:numPr>
              <w:rPr>
                <w:ins w:id="1322" w:author="Giorgio Romeo" w:date="2020-12-02T00:22:00Z"/>
                <w:rStyle w:val="Enfasidelicata"/>
                <w:rFonts w:ascii="Bell MT" w:hAnsi="Bell MT"/>
                <w:i w:val="0"/>
                <w:iCs w:val="0"/>
                <w:sz w:val="28"/>
                <w:szCs w:val="28"/>
              </w:rPr>
            </w:pPr>
            <w:ins w:id="1323" w:author="Giorgio Romeo" w:date="2020-12-02T00:22:00Z">
              <w:r>
                <w:rPr>
                  <w:rStyle w:val="Enfasidelicata"/>
                  <w:rFonts w:ascii="Bell MT" w:hAnsi="Bell MT"/>
                  <w:i w:val="0"/>
                  <w:iCs w:val="0"/>
                  <w:sz w:val="28"/>
                  <w:szCs w:val="28"/>
                </w:rPr>
                <w:t>The system provides to the user a list with further available stores with an available time slot preceding the already provided one.</w:t>
              </w:r>
            </w:ins>
          </w:p>
        </w:tc>
      </w:tr>
      <w:tr w:rsidR="00775C1D" w14:paraId="3315A1E5" w14:textId="77777777" w:rsidTr="00775C1D">
        <w:trPr>
          <w:trHeight w:val="361"/>
          <w:ins w:id="1324" w:author="Giorgio Romeo" w:date="2020-12-02T00:22:00Z"/>
          <w:trPrChange w:id="1325" w:author="Giorgio Romeo" w:date="2020-12-02T00:23:00Z">
            <w:trPr>
              <w:trHeight w:val="361"/>
            </w:trPr>
          </w:trPrChange>
        </w:trPr>
        <w:tc>
          <w:tcPr>
            <w:tcW w:w="1985" w:type="dxa"/>
            <w:tcPrChange w:id="1326" w:author="Giorgio Romeo" w:date="2020-12-02T00:23:00Z">
              <w:tcPr>
                <w:tcW w:w="1985" w:type="dxa"/>
              </w:tcPr>
            </w:tcPrChange>
          </w:tcPr>
          <w:p w14:paraId="68090B23" w14:textId="77777777" w:rsidR="00775C1D" w:rsidRPr="006B5465" w:rsidRDefault="00775C1D" w:rsidP="00775C1D">
            <w:pPr>
              <w:pStyle w:val="Paragrafoelenco"/>
              <w:ind w:left="0"/>
              <w:jc w:val="center"/>
              <w:rPr>
                <w:ins w:id="1327" w:author="Giorgio Romeo" w:date="2020-12-02T00:22:00Z"/>
                <w:rStyle w:val="Enfasidelicata"/>
                <w:rFonts w:ascii="Bell MT" w:hAnsi="Bell MT"/>
                <w:i w:val="0"/>
                <w:iCs w:val="0"/>
                <w:sz w:val="32"/>
                <w:szCs w:val="32"/>
              </w:rPr>
            </w:pPr>
            <w:ins w:id="1328" w:author="Giorgio Romeo" w:date="2020-12-02T00:22:00Z">
              <w:r w:rsidRPr="006B5465">
                <w:rPr>
                  <w:rStyle w:val="Enfasidelicata"/>
                  <w:rFonts w:ascii="Bell MT" w:hAnsi="Bell MT"/>
                  <w:i w:val="0"/>
                  <w:iCs w:val="0"/>
                  <w:sz w:val="32"/>
                  <w:szCs w:val="32"/>
                </w:rPr>
                <w:t>Exit condition</w:t>
              </w:r>
            </w:ins>
          </w:p>
        </w:tc>
        <w:tc>
          <w:tcPr>
            <w:tcW w:w="6849" w:type="dxa"/>
            <w:tcPrChange w:id="1329" w:author="Giorgio Romeo" w:date="2020-12-02T00:23:00Z">
              <w:tcPr>
                <w:tcW w:w="6849" w:type="dxa"/>
              </w:tcPr>
            </w:tcPrChange>
          </w:tcPr>
          <w:p w14:paraId="3DFD2232" w14:textId="77777777" w:rsidR="00775C1D" w:rsidRPr="006B5465" w:rsidRDefault="00775C1D" w:rsidP="00775C1D">
            <w:pPr>
              <w:pStyle w:val="Paragrafoelenco"/>
              <w:ind w:left="0"/>
              <w:rPr>
                <w:ins w:id="1330" w:author="Giorgio Romeo" w:date="2020-12-02T00:22:00Z"/>
                <w:rStyle w:val="Enfasidelicata"/>
                <w:rFonts w:ascii="Bell MT" w:hAnsi="Bell MT"/>
                <w:i w:val="0"/>
                <w:iCs w:val="0"/>
                <w:sz w:val="28"/>
                <w:szCs w:val="28"/>
              </w:rPr>
            </w:pPr>
            <w:ins w:id="1331" w:author="Giorgio Romeo" w:date="2020-12-02T00:22:00Z">
              <w:r>
                <w:rPr>
                  <w:rStyle w:val="Enfasidelicata"/>
                  <w:rFonts w:ascii="Bell MT" w:hAnsi="Bell MT"/>
                  <w:i w:val="0"/>
                  <w:iCs w:val="0"/>
                  <w:sz w:val="28"/>
                  <w:szCs w:val="28"/>
                </w:rPr>
                <w:t>The user successfully receives the list of further suggested stores.</w:t>
              </w:r>
            </w:ins>
          </w:p>
        </w:tc>
      </w:tr>
      <w:tr w:rsidR="00775C1D" w14:paraId="5BFBDC05" w14:textId="77777777" w:rsidTr="00775C1D">
        <w:trPr>
          <w:trHeight w:val="361"/>
          <w:ins w:id="1332" w:author="Giorgio Romeo" w:date="2020-12-02T00:22:00Z"/>
          <w:trPrChange w:id="1333" w:author="Giorgio Romeo" w:date="2020-12-02T00:23:00Z">
            <w:trPr>
              <w:trHeight w:val="361"/>
            </w:trPr>
          </w:trPrChange>
        </w:trPr>
        <w:tc>
          <w:tcPr>
            <w:tcW w:w="1985" w:type="dxa"/>
            <w:tcPrChange w:id="1334" w:author="Giorgio Romeo" w:date="2020-12-02T00:23:00Z">
              <w:tcPr>
                <w:tcW w:w="1985" w:type="dxa"/>
              </w:tcPr>
            </w:tcPrChange>
          </w:tcPr>
          <w:p w14:paraId="5FF09DD7" w14:textId="77777777" w:rsidR="00775C1D" w:rsidRPr="006B5465" w:rsidRDefault="00775C1D" w:rsidP="00775C1D">
            <w:pPr>
              <w:pStyle w:val="Paragrafoelenco"/>
              <w:ind w:left="0"/>
              <w:jc w:val="center"/>
              <w:rPr>
                <w:ins w:id="1335" w:author="Giorgio Romeo" w:date="2020-12-02T00:22:00Z"/>
                <w:rStyle w:val="Enfasidelicata"/>
                <w:rFonts w:ascii="Bell MT" w:hAnsi="Bell MT"/>
                <w:i w:val="0"/>
                <w:iCs w:val="0"/>
                <w:sz w:val="32"/>
                <w:szCs w:val="32"/>
              </w:rPr>
            </w:pPr>
            <w:ins w:id="1336" w:author="Giorgio Romeo" w:date="2020-12-02T00:22:00Z">
              <w:r w:rsidRPr="006B5465">
                <w:rPr>
                  <w:rStyle w:val="Enfasidelicata"/>
                  <w:rFonts w:ascii="Bell MT" w:hAnsi="Bell MT"/>
                  <w:i w:val="0"/>
                  <w:iCs w:val="0"/>
                  <w:sz w:val="32"/>
                  <w:szCs w:val="32"/>
                </w:rPr>
                <w:t>Exceptions</w:t>
              </w:r>
            </w:ins>
          </w:p>
        </w:tc>
        <w:tc>
          <w:tcPr>
            <w:tcW w:w="6849" w:type="dxa"/>
            <w:tcPrChange w:id="1337" w:author="Giorgio Romeo" w:date="2020-12-02T00:23:00Z">
              <w:tcPr>
                <w:tcW w:w="6849" w:type="dxa"/>
              </w:tcPr>
            </w:tcPrChange>
          </w:tcPr>
          <w:p w14:paraId="2CE41E2B" w14:textId="77777777" w:rsidR="00775C1D" w:rsidRDefault="00775C1D" w:rsidP="00775C1D">
            <w:pPr>
              <w:pStyle w:val="Paragrafoelenco"/>
              <w:numPr>
                <w:ilvl w:val="0"/>
                <w:numId w:val="57"/>
              </w:numPr>
              <w:ind w:left="357" w:hanging="357"/>
              <w:rPr>
                <w:ins w:id="1338" w:author="Giorgio Romeo" w:date="2020-12-02T00:22:00Z"/>
                <w:rStyle w:val="Enfasidelicata"/>
                <w:rFonts w:ascii="Bell MT" w:hAnsi="Bell MT"/>
                <w:i w:val="0"/>
                <w:iCs w:val="0"/>
                <w:sz w:val="28"/>
                <w:szCs w:val="28"/>
              </w:rPr>
            </w:pPr>
            <w:ins w:id="1339" w:author="Giorgio Romeo" w:date="2020-12-02T00:22:00Z">
              <w:r>
                <w:rPr>
                  <w:rStyle w:val="Enfasidelicata"/>
                  <w:rFonts w:ascii="Bell MT" w:hAnsi="Bell MT"/>
                  <w:i w:val="0"/>
                  <w:iCs w:val="0"/>
                  <w:sz w:val="28"/>
                  <w:szCs w:val="28"/>
                </w:rPr>
                <w:t xml:space="preserve">The user clicks on the </w:t>
              </w:r>
              <w:r w:rsidRPr="00A6731E">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 without being inactive 30 seconds.</w:t>
              </w:r>
            </w:ins>
          </w:p>
          <w:p w14:paraId="46662206" w14:textId="77777777" w:rsidR="00775C1D" w:rsidRDefault="00775C1D" w:rsidP="00775C1D">
            <w:pPr>
              <w:pStyle w:val="Paragrafoelenco"/>
              <w:ind w:left="357"/>
              <w:rPr>
                <w:ins w:id="1340" w:author="Giorgio Romeo" w:date="2020-12-02T00:22:00Z"/>
                <w:rStyle w:val="Enfasidelicata"/>
                <w:rFonts w:ascii="Bell MT" w:hAnsi="Bell MT"/>
                <w:i w:val="0"/>
                <w:iCs w:val="0"/>
                <w:sz w:val="28"/>
                <w:szCs w:val="28"/>
              </w:rPr>
            </w:pPr>
            <w:ins w:id="1341" w:author="Giorgio Romeo" w:date="2020-12-02T00:22:00Z">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6 of </w:t>
              </w:r>
              <w:r w:rsidRPr="009E38BF">
                <w:rPr>
                  <w:rStyle w:val="Enfasidelicata"/>
                  <w:rFonts w:ascii="Bell MT" w:hAnsi="Bell MT"/>
                  <w:sz w:val="28"/>
                  <w:szCs w:val="28"/>
                </w:rPr>
                <w:t>“</w:t>
              </w:r>
              <w:r>
                <w:rPr>
                  <w:rStyle w:val="Enfasidelicata"/>
                  <w:rFonts w:ascii="Bell MT" w:hAnsi="Bell MT"/>
                  <w:sz w:val="28"/>
                  <w:szCs w:val="28"/>
                </w:rPr>
                <w:t>Get Virtual Ticke</w:t>
              </w:r>
              <w:r w:rsidRPr="009E38BF">
                <w:rPr>
                  <w:rStyle w:val="Enfasidelicata"/>
                  <w:rFonts w:ascii="Bell MT" w:hAnsi="Bell MT"/>
                  <w:sz w:val="28"/>
                  <w:szCs w:val="28"/>
                </w:rPr>
                <w:t>t”</w:t>
              </w:r>
              <w:r>
                <w:rPr>
                  <w:rStyle w:val="Enfasidelicata"/>
                  <w:rFonts w:ascii="Bell MT" w:hAnsi="Bell MT"/>
                  <w:i w:val="0"/>
                  <w:iCs w:val="0"/>
                  <w:sz w:val="28"/>
                  <w:szCs w:val="28"/>
                </w:rPr>
                <w:t xml:space="preserve"> use case.</w:t>
              </w:r>
            </w:ins>
          </w:p>
          <w:p w14:paraId="5734282E" w14:textId="77777777" w:rsidR="00775C1D" w:rsidRDefault="00775C1D" w:rsidP="00775C1D">
            <w:pPr>
              <w:pStyle w:val="Paragrafoelenco"/>
              <w:numPr>
                <w:ilvl w:val="0"/>
                <w:numId w:val="57"/>
              </w:numPr>
              <w:ind w:left="357" w:hanging="357"/>
              <w:rPr>
                <w:ins w:id="1342" w:author="Giorgio Romeo" w:date="2020-12-02T00:22:00Z"/>
                <w:rStyle w:val="Enfasidelicata"/>
                <w:rFonts w:ascii="Bell MT" w:hAnsi="Bell MT"/>
                <w:i w:val="0"/>
                <w:iCs w:val="0"/>
                <w:sz w:val="28"/>
                <w:szCs w:val="28"/>
              </w:rPr>
            </w:pPr>
            <w:ins w:id="1343" w:author="Giorgio Romeo" w:date="2020-12-02T00:22:00Z">
              <w:r>
                <w:rPr>
                  <w:rStyle w:val="Enfasidelicata"/>
                  <w:rFonts w:ascii="Bell MT" w:hAnsi="Bell MT"/>
                  <w:i w:val="0"/>
                  <w:iCs w:val="0"/>
                  <w:sz w:val="28"/>
                  <w:szCs w:val="28"/>
                </w:rPr>
                <w:t>The user does not click on the notification.</w:t>
              </w:r>
            </w:ins>
          </w:p>
          <w:p w14:paraId="06F64B0D" w14:textId="77777777" w:rsidR="00775C1D" w:rsidRDefault="00775C1D" w:rsidP="00775C1D">
            <w:pPr>
              <w:pStyle w:val="Paragrafoelenco"/>
              <w:ind w:left="357"/>
              <w:rPr>
                <w:ins w:id="1344" w:author="Giorgio Romeo" w:date="2020-12-02T00:22:00Z"/>
                <w:rStyle w:val="Enfasidelicata"/>
                <w:rFonts w:ascii="Bell MT" w:hAnsi="Bell MT"/>
                <w:i w:val="0"/>
                <w:iCs w:val="0"/>
                <w:sz w:val="28"/>
                <w:szCs w:val="28"/>
              </w:rPr>
            </w:pPr>
            <w:ins w:id="1345" w:author="Giorgio Romeo" w:date="2020-12-02T00:22:00Z">
              <w:r>
                <w:rPr>
                  <w:rStyle w:val="Enfasidelicata"/>
                  <w:rFonts w:ascii="Bell MT" w:hAnsi="Bell MT"/>
                  <w:i w:val="0"/>
                  <w:iCs w:val="0"/>
                  <w:sz w:val="28"/>
                  <w:szCs w:val="28"/>
                </w:rPr>
                <w:t xml:space="preserve">The user can only confirm or reject the provided time slot for the selected store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w:t>
              </w:r>
              <w:r>
                <w:rPr>
                  <w:rStyle w:val="Enfasidelicata"/>
                  <w:rFonts w:ascii="Bell MT" w:hAnsi="Bell MT"/>
                  <w:sz w:val="28"/>
                  <w:szCs w:val="28"/>
                </w:rPr>
                <w:t>Get Virtual Ticket</w:t>
              </w:r>
              <w:r w:rsidRPr="009E38BF">
                <w:rPr>
                  <w:rStyle w:val="Enfasidelicata"/>
                  <w:rFonts w:ascii="Bell MT" w:hAnsi="Bell MT"/>
                  <w:sz w:val="28"/>
                  <w:szCs w:val="28"/>
                </w:rPr>
                <w:t>”</w:t>
              </w:r>
              <w:r>
                <w:rPr>
                  <w:rStyle w:val="Enfasidelicata"/>
                  <w:rFonts w:ascii="Bell MT" w:hAnsi="Bell MT"/>
                  <w:i w:val="0"/>
                  <w:iCs w:val="0"/>
                  <w:sz w:val="28"/>
                  <w:szCs w:val="28"/>
                </w:rPr>
                <w:t xml:space="preserve"> use case).</w:t>
              </w:r>
            </w:ins>
          </w:p>
          <w:p w14:paraId="31A9D923" w14:textId="77777777" w:rsidR="00775C1D" w:rsidRPr="006C6F3F" w:rsidRDefault="00775C1D" w:rsidP="00775C1D">
            <w:pPr>
              <w:rPr>
                <w:ins w:id="1346" w:author="Giorgio Romeo" w:date="2020-12-02T00:22:00Z"/>
                <w:rStyle w:val="Enfasidelicata"/>
                <w:rFonts w:ascii="Bell MT" w:hAnsi="Bell MT"/>
                <w:i w:val="0"/>
                <w:iCs w:val="0"/>
                <w:sz w:val="28"/>
                <w:szCs w:val="28"/>
              </w:rPr>
            </w:pP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2440EE9" w:rsidR="00B25FA1" w:rsidRDefault="00B25FA1" w:rsidP="00B25FA1">
      <w:pPr>
        <w:spacing w:line="240" w:lineRule="auto"/>
        <w:rPr>
          <w:ins w:id="1347" w:author="Giorgio Romeo" w:date="2020-12-01T15:52:00Z"/>
          <w:rStyle w:val="Enfasidelicata"/>
          <w:rFonts w:ascii="Bell MT" w:hAnsi="Bell MT"/>
          <w:sz w:val="28"/>
          <w:szCs w:val="28"/>
        </w:rPr>
      </w:pPr>
    </w:p>
    <w:p w14:paraId="27FCC954" w14:textId="77777777" w:rsidR="00B70FCF" w:rsidRDefault="00B70FCF"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8A5B292" w14:textId="27C04F00"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ins w:id="1348" w:author="Giorgio Romeo" w:date="2020-12-01T11:22:00Z"/>
          <w:rStyle w:val="Enfasidelicata"/>
          <w:rFonts w:ascii="Bell MT" w:hAnsi="Bell MT"/>
          <w:sz w:val="28"/>
          <w:szCs w:val="28"/>
        </w:rPr>
      </w:pPr>
    </w:p>
    <w:p w14:paraId="5F170107" w14:textId="77777777" w:rsidR="00FD69AF" w:rsidRDefault="00FD69AF">
      <w:pPr>
        <w:pStyle w:val="Paragrafoelenco"/>
        <w:numPr>
          <w:ilvl w:val="0"/>
          <w:numId w:val="42"/>
        </w:numPr>
        <w:spacing w:after="240" w:line="240" w:lineRule="auto"/>
        <w:rPr>
          <w:ins w:id="1349" w:author="Giorgio Romeo" w:date="2020-12-01T11:22:00Z"/>
          <w:rStyle w:val="Enfasidelicata"/>
          <w:rFonts w:ascii="Bell MT" w:hAnsi="Bell MT"/>
          <w:sz w:val="28"/>
          <w:szCs w:val="28"/>
        </w:rPr>
        <w:pPrChange w:id="1350" w:author="Giorgio Romeo" w:date="2020-12-01T11:22:00Z">
          <w:pPr>
            <w:pStyle w:val="Paragrafoelenco"/>
            <w:numPr>
              <w:numId w:val="56"/>
            </w:numPr>
            <w:spacing w:after="240" w:line="240" w:lineRule="auto"/>
            <w:ind w:left="1352" w:hanging="360"/>
          </w:pPr>
        </w:pPrChange>
      </w:pPr>
      <w:ins w:id="1351" w:author="Giorgio Romeo" w:date="2020-12-01T11:22:00Z">
        <w:r>
          <w:rPr>
            <w:rStyle w:val="Enfasidelicata"/>
            <w:rFonts w:ascii="Bell MT" w:hAnsi="Bell MT"/>
            <w:sz w:val="28"/>
            <w:szCs w:val="28"/>
          </w:rPr>
          <w:t>Book Visit</w:t>
        </w:r>
      </w:ins>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ins w:id="1352" w:author="Giorgio Romeo" w:date="2020-12-02T00:23:00Z"/>
        </w:trPr>
        <w:tc>
          <w:tcPr>
            <w:tcW w:w="1985" w:type="dxa"/>
          </w:tcPr>
          <w:p w14:paraId="79EF9EBD" w14:textId="77777777" w:rsidR="00775C1D" w:rsidRPr="006B5465" w:rsidRDefault="00775C1D" w:rsidP="00775C1D">
            <w:pPr>
              <w:pStyle w:val="Paragrafoelenco"/>
              <w:ind w:left="0"/>
              <w:jc w:val="center"/>
              <w:rPr>
                <w:ins w:id="1353" w:author="Giorgio Romeo" w:date="2020-12-02T00:23:00Z"/>
                <w:rStyle w:val="Enfasidelicata"/>
                <w:rFonts w:ascii="Bell MT" w:hAnsi="Bell MT"/>
                <w:i w:val="0"/>
                <w:iCs w:val="0"/>
                <w:sz w:val="32"/>
                <w:szCs w:val="32"/>
              </w:rPr>
            </w:pPr>
            <w:ins w:id="1354" w:author="Giorgio Romeo" w:date="2020-12-02T00:23:00Z">
              <w:r w:rsidRPr="006B5465">
                <w:rPr>
                  <w:rStyle w:val="Enfasidelicata"/>
                  <w:rFonts w:ascii="Bell MT" w:hAnsi="Bell MT"/>
                  <w:i w:val="0"/>
                  <w:iCs w:val="0"/>
                  <w:sz w:val="32"/>
                  <w:szCs w:val="32"/>
                </w:rPr>
                <w:t>Actors</w:t>
              </w:r>
            </w:ins>
          </w:p>
        </w:tc>
        <w:tc>
          <w:tcPr>
            <w:tcW w:w="6849" w:type="dxa"/>
          </w:tcPr>
          <w:p w14:paraId="78A9B44A" w14:textId="77777777" w:rsidR="00775C1D" w:rsidRPr="00923D58" w:rsidRDefault="00775C1D" w:rsidP="00775C1D">
            <w:pPr>
              <w:pStyle w:val="Paragrafoelenco"/>
              <w:ind w:left="0"/>
              <w:rPr>
                <w:ins w:id="1355" w:author="Giorgio Romeo" w:date="2020-12-02T00:23:00Z"/>
                <w:rStyle w:val="Enfasidelicata"/>
                <w:rFonts w:ascii="Bell MT" w:hAnsi="Bell MT"/>
                <w:i w:val="0"/>
                <w:iCs w:val="0"/>
                <w:sz w:val="28"/>
                <w:szCs w:val="28"/>
              </w:rPr>
            </w:pPr>
            <w:ins w:id="1356" w:author="Giorgio Romeo" w:date="2020-12-02T00:23: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775C1D" w14:paraId="0EF0DEEA" w14:textId="77777777" w:rsidTr="00775C1D">
        <w:trPr>
          <w:trHeight w:val="361"/>
          <w:ins w:id="1357" w:author="Giorgio Romeo" w:date="2020-12-02T00:23:00Z"/>
        </w:trPr>
        <w:tc>
          <w:tcPr>
            <w:tcW w:w="1985" w:type="dxa"/>
          </w:tcPr>
          <w:p w14:paraId="57B35FE1" w14:textId="77777777" w:rsidR="00775C1D" w:rsidRPr="006B5465" w:rsidRDefault="00775C1D" w:rsidP="00775C1D">
            <w:pPr>
              <w:pStyle w:val="Paragrafoelenco"/>
              <w:ind w:left="0"/>
              <w:jc w:val="center"/>
              <w:rPr>
                <w:ins w:id="1358" w:author="Giorgio Romeo" w:date="2020-12-02T00:23:00Z"/>
                <w:rStyle w:val="Enfasidelicata"/>
                <w:rFonts w:ascii="Bell MT" w:hAnsi="Bell MT"/>
                <w:i w:val="0"/>
                <w:iCs w:val="0"/>
                <w:sz w:val="32"/>
                <w:szCs w:val="32"/>
              </w:rPr>
            </w:pPr>
            <w:ins w:id="1359" w:author="Giorgio Romeo" w:date="2020-12-02T00:23:00Z">
              <w:r w:rsidRPr="006B5465">
                <w:rPr>
                  <w:rStyle w:val="Enfasidelicata"/>
                  <w:rFonts w:ascii="Bell MT" w:hAnsi="Bell MT"/>
                  <w:i w:val="0"/>
                  <w:iCs w:val="0"/>
                  <w:sz w:val="32"/>
                  <w:szCs w:val="32"/>
                </w:rPr>
                <w:t>Entry condition</w:t>
              </w:r>
            </w:ins>
          </w:p>
        </w:tc>
        <w:tc>
          <w:tcPr>
            <w:tcW w:w="6849" w:type="dxa"/>
          </w:tcPr>
          <w:p w14:paraId="17721734" w14:textId="77777777" w:rsidR="00775C1D" w:rsidRPr="00923D58" w:rsidRDefault="00775C1D" w:rsidP="00775C1D">
            <w:pPr>
              <w:pStyle w:val="Paragrafoelenco"/>
              <w:ind w:left="0"/>
              <w:rPr>
                <w:ins w:id="1360" w:author="Giorgio Romeo" w:date="2020-12-02T00:23:00Z"/>
                <w:rStyle w:val="Enfasidelicata"/>
                <w:rFonts w:ascii="Bell MT" w:hAnsi="Bell MT"/>
                <w:i w:val="0"/>
                <w:iCs w:val="0"/>
                <w:sz w:val="28"/>
                <w:szCs w:val="28"/>
              </w:rPr>
            </w:pPr>
            <w:ins w:id="1361" w:author="Giorgio Romeo" w:date="2020-12-02T00:23: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775C1D" w14:paraId="5F0C0549" w14:textId="77777777" w:rsidTr="00775C1D">
        <w:trPr>
          <w:trHeight w:val="8537"/>
          <w:ins w:id="1362" w:author="Giorgio Romeo" w:date="2020-12-02T00:23:00Z"/>
        </w:trPr>
        <w:tc>
          <w:tcPr>
            <w:tcW w:w="1985" w:type="dxa"/>
          </w:tcPr>
          <w:p w14:paraId="49A47340" w14:textId="77777777" w:rsidR="00775C1D" w:rsidRPr="006B5465" w:rsidRDefault="00775C1D" w:rsidP="00775C1D">
            <w:pPr>
              <w:pStyle w:val="Paragrafoelenco"/>
              <w:ind w:left="0"/>
              <w:jc w:val="center"/>
              <w:rPr>
                <w:ins w:id="1363" w:author="Giorgio Romeo" w:date="2020-12-02T00:23:00Z"/>
                <w:rStyle w:val="Enfasidelicata"/>
                <w:rFonts w:ascii="Bell MT" w:hAnsi="Bell MT"/>
                <w:i w:val="0"/>
                <w:iCs w:val="0"/>
                <w:sz w:val="32"/>
                <w:szCs w:val="32"/>
              </w:rPr>
            </w:pPr>
            <w:ins w:id="1364" w:author="Giorgio Romeo" w:date="2020-12-02T00:23:00Z">
              <w:r w:rsidRPr="006B5465">
                <w:rPr>
                  <w:rStyle w:val="Enfasidelicata"/>
                  <w:rFonts w:ascii="Bell MT" w:hAnsi="Bell MT"/>
                  <w:i w:val="0"/>
                  <w:iCs w:val="0"/>
                  <w:sz w:val="32"/>
                  <w:szCs w:val="32"/>
                </w:rPr>
                <w:t>Events flow</w:t>
              </w:r>
            </w:ins>
          </w:p>
        </w:tc>
        <w:tc>
          <w:tcPr>
            <w:tcW w:w="6849" w:type="dxa"/>
          </w:tcPr>
          <w:p w14:paraId="44E63996" w14:textId="77777777" w:rsidR="00775C1D" w:rsidRPr="00835339" w:rsidRDefault="00775C1D" w:rsidP="00775C1D">
            <w:pPr>
              <w:pStyle w:val="Paragrafoelenco"/>
              <w:numPr>
                <w:ilvl w:val="0"/>
                <w:numId w:val="40"/>
              </w:numPr>
              <w:rPr>
                <w:ins w:id="1365" w:author="Giorgio Romeo" w:date="2020-12-02T00:23:00Z"/>
                <w:rStyle w:val="Enfasidelicata"/>
                <w:rFonts w:ascii="Bell MT" w:hAnsi="Bell MT"/>
                <w:i w:val="0"/>
                <w:iCs w:val="0"/>
                <w:sz w:val="28"/>
                <w:szCs w:val="28"/>
              </w:rPr>
            </w:pPr>
            <w:ins w:id="1366" w:author="Giorgio Romeo" w:date="2020-12-02T00:23: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“Book a visit” </w:t>
              </w:r>
              <w:r w:rsidRPr="00AC798A">
                <w:rPr>
                  <w:rStyle w:val="Enfasidelicata"/>
                  <w:rFonts w:ascii="Bell MT" w:hAnsi="Bell MT"/>
                  <w:i w:val="0"/>
                  <w:iCs w:val="0"/>
                  <w:sz w:val="28"/>
                  <w:szCs w:val="28"/>
                </w:rPr>
                <w:t>button.</w:t>
              </w:r>
            </w:ins>
          </w:p>
          <w:p w14:paraId="4F3C1971" w14:textId="77777777" w:rsidR="00775C1D" w:rsidRDefault="00775C1D" w:rsidP="00775C1D">
            <w:pPr>
              <w:pStyle w:val="Paragrafoelenco"/>
              <w:numPr>
                <w:ilvl w:val="0"/>
                <w:numId w:val="40"/>
              </w:numPr>
              <w:rPr>
                <w:ins w:id="1367" w:author="Giorgio Romeo" w:date="2020-12-02T00:23:00Z"/>
                <w:rStyle w:val="Enfasidelicata"/>
                <w:rFonts w:ascii="Bell MT" w:hAnsi="Bell MT"/>
                <w:i w:val="0"/>
                <w:iCs w:val="0"/>
                <w:sz w:val="28"/>
                <w:szCs w:val="28"/>
              </w:rPr>
            </w:pPr>
            <w:ins w:id="1368" w:author="Giorgio Romeo" w:date="2020-12-02T00:23:00Z">
              <w:r>
                <w:rPr>
                  <w:rStyle w:val="Enfasidelicata"/>
                  <w:rFonts w:ascii="Bell MT" w:hAnsi="Bell MT"/>
                  <w:i w:val="0"/>
                  <w:iCs w:val="0"/>
                  <w:sz w:val="28"/>
                  <w:szCs w:val="28"/>
                </w:rPr>
                <w:t>The system redirects the user to a page where she can select the time slot or the store where she would want to go (from a map)</w:t>
              </w:r>
            </w:ins>
          </w:p>
          <w:p w14:paraId="4FA8D7BF" w14:textId="77777777" w:rsidR="00775C1D" w:rsidRDefault="00775C1D" w:rsidP="00775C1D">
            <w:pPr>
              <w:pStyle w:val="Paragrafoelenco"/>
              <w:numPr>
                <w:ilvl w:val="0"/>
                <w:numId w:val="40"/>
              </w:numPr>
              <w:rPr>
                <w:ins w:id="1369" w:author="Giorgio Romeo" w:date="2020-12-02T00:23:00Z"/>
                <w:rStyle w:val="Enfasidelicata"/>
                <w:rFonts w:ascii="Bell MT" w:hAnsi="Bell MT"/>
                <w:i w:val="0"/>
                <w:iCs w:val="0"/>
                <w:sz w:val="28"/>
                <w:szCs w:val="28"/>
              </w:rPr>
            </w:pPr>
          </w:p>
          <w:p w14:paraId="1B69901B" w14:textId="77777777" w:rsidR="00775C1D" w:rsidRDefault="00775C1D" w:rsidP="00775C1D">
            <w:pPr>
              <w:pStyle w:val="Paragrafoelenco"/>
              <w:numPr>
                <w:ilvl w:val="0"/>
                <w:numId w:val="31"/>
              </w:numPr>
              <w:ind w:left="754" w:hanging="357"/>
              <w:rPr>
                <w:ins w:id="1370" w:author="Giorgio Romeo" w:date="2020-12-02T00:23:00Z"/>
                <w:rStyle w:val="Enfasidelicata"/>
                <w:rFonts w:ascii="Bell MT" w:hAnsi="Bell MT"/>
                <w:i w:val="0"/>
                <w:iCs w:val="0"/>
                <w:sz w:val="28"/>
                <w:szCs w:val="28"/>
              </w:rPr>
            </w:pPr>
            <w:ins w:id="1371" w:author="Giorgio Romeo" w:date="2020-12-02T00:23:00Z">
              <w:r>
                <w:rPr>
                  <w:rStyle w:val="Enfasidelicata"/>
                  <w:rFonts w:ascii="Bell MT" w:hAnsi="Bell MT"/>
                  <w:i w:val="0"/>
                  <w:iCs w:val="0"/>
                  <w:sz w:val="28"/>
                  <w:szCs w:val="28"/>
                </w:rPr>
                <w:t>The user selects the time slot, the system provides, through the map, the first 10 available stores closest to the user’s current position.</w:t>
              </w:r>
            </w:ins>
          </w:p>
          <w:p w14:paraId="3BCA2DDB" w14:textId="77777777" w:rsidR="00775C1D" w:rsidRDefault="00775C1D" w:rsidP="00775C1D">
            <w:pPr>
              <w:pStyle w:val="Paragrafoelenco"/>
              <w:numPr>
                <w:ilvl w:val="0"/>
                <w:numId w:val="31"/>
              </w:numPr>
              <w:ind w:left="754" w:hanging="357"/>
              <w:rPr>
                <w:ins w:id="1372" w:author="Giorgio Romeo" w:date="2020-12-02T00:23:00Z"/>
                <w:rStyle w:val="Enfasidelicata"/>
                <w:rFonts w:ascii="Bell MT" w:hAnsi="Bell MT"/>
                <w:i w:val="0"/>
                <w:iCs w:val="0"/>
                <w:sz w:val="28"/>
                <w:szCs w:val="28"/>
              </w:rPr>
            </w:pPr>
            <w:ins w:id="1373" w:author="Giorgio Romeo" w:date="2020-12-02T00:23:00Z">
              <w:r>
                <w:rPr>
                  <w:rStyle w:val="Enfasidelicata"/>
                  <w:rFonts w:ascii="Bell MT" w:hAnsi="Bell MT"/>
                  <w:i w:val="0"/>
                  <w:iCs w:val="0"/>
                  <w:sz w:val="28"/>
                  <w:szCs w:val="28"/>
                </w:rPr>
                <w:t>The user selects a store from the map, the system provides the list of available time slots for the next 7 days.</w:t>
              </w:r>
            </w:ins>
          </w:p>
          <w:p w14:paraId="564E006D" w14:textId="77777777" w:rsidR="00775C1D" w:rsidRDefault="00775C1D" w:rsidP="00775C1D">
            <w:pPr>
              <w:pStyle w:val="Paragrafoelenco"/>
              <w:numPr>
                <w:ilvl w:val="0"/>
                <w:numId w:val="40"/>
              </w:numPr>
              <w:rPr>
                <w:ins w:id="1374" w:author="Giorgio Romeo" w:date="2020-12-02T00:23:00Z"/>
                <w:rStyle w:val="Enfasidelicata"/>
                <w:rFonts w:ascii="Bell MT" w:hAnsi="Bell MT"/>
                <w:i w:val="0"/>
                <w:iCs w:val="0"/>
                <w:sz w:val="28"/>
                <w:szCs w:val="28"/>
              </w:rPr>
            </w:pPr>
            <w:ins w:id="1375" w:author="Giorgio Romeo" w:date="2020-12-02T00:23:00Z">
              <w:r>
                <w:rPr>
                  <w:rStyle w:val="Enfasidelicata"/>
                  <w:rFonts w:ascii="Bell MT" w:hAnsi="Bell MT"/>
                  <w:i w:val="0"/>
                  <w:iCs w:val="0"/>
                  <w:sz w:val="28"/>
                  <w:szCs w:val="28"/>
                </w:rPr>
                <w:t xml:space="preserve">The user selects either a store from the map (case a) or a time slot (case b), then she clicks on the </w:t>
              </w:r>
              <w:r w:rsidRPr="00235177">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w:t>
              </w:r>
            </w:ins>
          </w:p>
          <w:p w14:paraId="09733596" w14:textId="77777777" w:rsidR="00775C1D" w:rsidRDefault="00775C1D" w:rsidP="00775C1D">
            <w:pPr>
              <w:pStyle w:val="Paragrafoelenco"/>
              <w:numPr>
                <w:ilvl w:val="0"/>
                <w:numId w:val="40"/>
              </w:numPr>
              <w:rPr>
                <w:ins w:id="1376" w:author="Giorgio Romeo" w:date="2020-12-02T00:23:00Z"/>
                <w:rStyle w:val="Enfasidelicata"/>
                <w:rFonts w:ascii="Bell MT" w:hAnsi="Bell MT"/>
                <w:i w:val="0"/>
                <w:iCs w:val="0"/>
                <w:sz w:val="28"/>
                <w:szCs w:val="28"/>
              </w:rPr>
            </w:pPr>
            <w:ins w:id="1377" w:author="Giorgio Romeo" w:date="2020-12-02T00:23:00Z">
              <w:r>
                <w:rPr>
                  <w:rStyle w:val="Enfasidelicata"/>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ins>
          </w:p>
          <w:p w14:paraId="23DB62C2" w14:textId="77777777" w:rsidR="00775C1D" w:rsidRDefault="00775C1D" w:rsidP="00775C1D">
            <w:pPr>
              <w:pStyle w:val="Paragrafoelenco"/>
              <w:numPr>
                <w:ilvl w:val="0"/>
                <w:numId w:val="40"/>
              </w:numPr>
              <w:rPr>
                <w:ins w:id="1378" w:author="Giorgio Romeo" w:date="2020-12-02T00:23:00Z"/>
                <w:rStyle w:val="Enfasidelicata"/>
                <w:rFonts w:ascii="Bell MT" w:hAnsi="Bell MT"/>
                <w:i w:val="0"/>
                <w:iCs w:val="0"/>
                <w:sz w:val="28"/>
                <w:szCs w:val="28"/>
              </w:rPr>
            </w:pPr>
            <w:ins w:id="1379" w:author="Giorgio Romeo" w:date="2020-12-02T00:23:00Z">
              <w:r>
                <w:rPr>
                  <w:rStyle w:val="Enfasidelicata"/>
                  <w:rFonts w:ascii="Bell MT" w:hAnsi="Bell MT"/>
                  <w:i w:val="0"/>
                  <w:iCs w:val="0"/>
                  <w:sz w:val="28"/>
                  <w:szCs w:val="28"/>
                </w:rPr>
                <w:t xml:space="preserve">The user optionally fills the previous fields, then she clicks on the </w:t>
              </w:r>
              <w:r w:rsidRPr="00AC798A">
                <w:rPr>
                  <w:rStyle w:val="Enfasidelicata"/>
                  <w:rFonts w:ascii="Bell MT" w:hAnsi="Bell MT"/>
                  <w:sz w:val="28"/>
                  <w:szCs w:val="28"/>
                </w:rPr>
                <w:t>“Confirm”</w:t>
              </w:r>
              <w:r>
                <w:rPr>
                  <w:rStyle w:val="Enfasidelicata"/>
                  <w:rFonts w:ascii="Bell MT" w:hAnsi="Bell MT"/>
                  <w:i w:val="0"/>
                  <w:iCs w:val="0"/>
                  <w:sz w:val="28"/>
                  <w:szCs w:val="28"/>
                </w:rPr>
                <w:t xml:space="preserve"> button.</w:t>
              </w:r>
            </w:ins>
          </w:p>
          <w:p w14:paraId="326866D9" w14:textId="77777777" w:rsidR="00775C1D" w:rsidRDefault="00775C1D" w:rsidP="00775C1D">
            <w:pPr>
              <w:pStyle w:val="Paragrafoelenco"/>
              <w:numPr>
                <w:ilvl w:val="0"/>
                <w:numId w:val="29"/>
              </w:numPr>
              <w:rPr>
                <w:ins w:id="1380" w:author="Giorgio Romeo" w:date="2020-12-02T00:23:00Z"/>
                <w:rStyle w:val="Enfasidelicata"/>
                <w:rFonts w:ascii="Bell MT" w:hAnsi="Bell MT"/>
                <w:i w:val="0"/>
                <w:iCs w:val="0"/>
                <w:sz w:val="28"/>
                <w:szCs w:val="28"/>
              </w:rPr>
            </w:pPr>
            <w:ins w:id="1381" w:author="Giorgio Romeo" w:date="2020-12-02T00:23:00Z">
              <w:r>
                <w:rPr>
                  <w:rStyle w:val="Enfasidelicata"/>
                  <w:rFonts w:ascii="Bell MT" w:hAnsi="Bell MT"/>
                  <w:i w:val="0"/>
                  <w:iCs w:val="0"/>
                  <w:sz w:val="28"/>
                  <w:szCs w:val="28"/>
                </w:rPr>
                <w:t>The system notifies the user that the procedure has been successfully managed.</w:t>
              </w:r>
            </w:ins>
          </w:p>
          <w:p w14:paraId="6A3E596A" w14:textId="77777777" w:rsidR="00775C1D" w:rsidRDefault="00775C1D" w:rsidP="00775C1D">
            <w:pPr>
              <w:pStyle w:val="Paragrafoelenco"/>
              <w:numPr>
                <w:ilvl w:val="0"/>
                <w:numId w:val="29"/>
              </w:numPr>
              <w:rPr>
                <w:ins w:id="1382" w:author="Giorgio Romeo" w:date="2020-12-02T00:23:00Z"/>
                <w:rStyle w:val="Enfasidelicata"/>
                <w:rFonts w:ascii="Bell MT" w:hAnsi="Bell MT"/>
                <w:i w:val="0"/>
                <w:iCs w:val="0"/>
                <w:sz w:val="28"/>
                <w:szCs w:val="28"/>
              </w:rPr>
            </w:pPr>
            <w:ins w:id="1383" w:author="Giorgio Romeo" w:date="2020-12-02T00:23:00Z">
              <w:r>
                <w:rPr>
                  <w:rStyle w:val="Enfasidelicata"/>
                  <w:rFonts w:ascii="Bell MT" w:hAnsi="Bell MT"/>
                  <w:i w:val="0"/>
                  <w:iCs w:val="0"/>
                  <w:sz w:val="28"/>
                  <w:szCs w:val="28"/>
                </w:rPr>
                <w:t xml:space="preserve">The system sends to the user the virtual ticket </w:t>
              </w:r>
              <w:r w:rsidRPr="00352FFD">
                <w:rPr>
                  <w:rStyle w:val="Enfasidelicata"/>
                  <w:rFonts w:ascii="Bell MT" w:hAnsi="Bell MT"/>
                  <w:i w:val="0"/>
                  <w:iCs w:val="0"/>
                  <w:sz w:val="28"/>
                  <w:szCs w:val="28"/>
                </w:rPr>
                <w:t>c</w:t>
              </w:r>
              <w:r w:rsidRPr="00A73290">
                <w:rPr>
                  <w:rStyle w:val="Enfasidelicata"/>
                  <w:rFonts w:ascii="Bell MT" w:hAnsi="Bell MT"/>
                  <w:i w:val="0"/>
                  <w:iCs w:val="0"/>
                  <w:sz w:val="28"/>
                  <w:szCs w:val="28"/>
                </w:rPr>
                <w:t>ontaining</w:t>
              </w:r>
              <w:r>
                <w:rPr>
                  <w:rStyle w:val="Enfasidelicata"/>
                  <w:rFonts w:ascii="Bell MT" w:hAnsi="Bell MT"/>
                  <w:i w:val="0"/>
                  <w:iCs w:val="0"/>
                  <w:sz w:val="28"/>
                  <w:szCs w:val="28"/>
                </w:rPr>
                <w:t>:</w:t>
              </w:r>
            </w:ins>
          </w:p>
          <w:p w14:paraId="74F91564" w14:textId="77777777" w:rsidR="00775C1D" w:rsidRDefault="00775C1D" w:rsidP="00775C1D">
            <w:pPr>
              <w:pStyle w:val="Paragrafoelenco"/>
              <w:numPr>
                <w:ilvl w:val="0"/>
                <w:numId w:val="38"/>
              </w:numPr>
              <w:ind w:left="754" w:hanging="357"/>
              <w:rPr>
                <w:ins w:id="1384" w:author="Giorgio Romeo" w:date="2020-12-02T00:23:00Z"/>
                <w:rStyle w:val="Enfasidelicata"/>
                <w:rFonts w:ascii="Bell MT" w:hAnsi="Bell MT"/>
                <w:i w:val="0"/>
                <w:iCs w:val="0"/>
                <w:sz w:val="28"/>
                <w:szCs w:val="28"/>
              </w:rPr>
            </w:pPr>
            <w:ins w:id="1385" w:author="Giorgio Romeo" w:date="2020-12-02T00:23:00Z">
              <w:r>
                <w:rPr>
                  <w:rStyle w:val="Enfasidelicata"/>
                  <w:rFonts w:ascii="Bell MT" w:hAnsi="Bell MT"/>
                  <w:i w:val="0"/>
                  <w:iCs w:val="0"/>
                  <w:sz w:val="28"/>
                  <w:szCs w:val="28"/>
                </w:rPr>
                <w:t>The user’s selected time slot.</w:t>
              </w:r>
            </w:ins>
          </w:p>
          <w:p w14:paraId="12B68E06" w14:textId="77777777" w:rsidR="00775C1D" w:rsidRDefault="00775C1D" w:rsidP="00775C1D">
            <w:pPr>
              <w:pStyle w:val="Paragrafoelenco"/>
              <w:numPr>
                <w:ilvl w:val="0"/>
                <w:numId w:val="38"/>
              </w:numPr>
              <w:ind w:left="754" w:hanging="357"/>
              <w:rPr>
                <w:ins w:id="1386" w:author="Giorgio Romeo" w:date="2020-12-02T00:23:00Z"/>
                <w:rStyle w:val="Enfasidelicata"/>
                <w:rFonts w:ascii="Bell MT" w:hAnsi="Bell MT"/>
                <w:i w:val="0"/>
                <w:iCs w:val="0"/>
                <w:sz w:val="28"/>
                <w:szCs w:val="28"/>
              </w:rPr>
            </w:pPr>
            <w:ins w:id="1387" w:author="Giorgio Romeo" w:date="2020-12-02T00:23:00Z">
              <w:r>
                <w:rPr>
                  <w:rStyle w:val="Enfasidelicata"/>
                  <w:rFonts w:ascii="Bell MT" w:hAnsi="Bell MT"/>
                  <w:i w:val="0"/>
                  <w:iCs w:val="0"/>
                  <w:sz w:val="28"/>
                  <w:szCs w:val="28"/>
                </w:rPr>
                <w:t>The store’s name and address.</w:t>
              </w:r>
            </w:ins>
          </w:p>
          <w:p w14:paraId="007336DA" w14:textId="77777777" w:rsidR="00775C1D" w:rsidRPr="000C5592" w:rsidRDefault="00775C1D" w:rsidP="00775C1D">
            <w:pPr>
              <w:pStyle w:val="Paragrafoelenco"/>
              <w:numPr>
                <w:ilvl w:val="0"/>
                <w:numId w:val="38"/>
              </w:numPr>
              <w:ind w:left="754" w:hanging="357"/>
              <w:rPr>
                <w:ins w:id="1388" w:author="Giorgio Romeo" w:date="2020-12-02T00:23:00Z"/>
                <w:rStyle w:val="Enfasidelicata"/>
                <w:rFonts w:ascii="Bell MT" w:hAnsi="Bell MT"/>
                <w:i w:val="0"/>
                <w:iCs w:val="0"/>
                <w:sz w:val="28"/>
                <w:szCs w:val="28"/>
              </w:rPr>
            </w:pPr>
            <w:ins w:id="1389" w:author="Giorgio Romeo" w:date="2020-12-02T00:23:00Z">
              <w:r>
                <w:rPr>
                  <w:rStyle w:val="Enfasidelicata"/>
                  <w:rFonts w:ascii="Bell MT" w:hAnsi="Bell MT"/>
                  <w:i w:val="0"/>
                  <w:iCs w:val="0"/>
                  <w:sz w:val="28"/>
                  <w:szCs w:val="28"/>
                </w:rPr>
                <w:t>The QR code to enter (and exit) the store.</w:t>
              </w:r>
            </w:ins>
          </w:p>
        </w:tc>
      </w:tr>
      <w:tr w:rsidR="00775C1D" w14:paraId="5D935E90" w14:textId="77777777" w:rsidTr="00775C1D">
        <w:trPr>
          <w:trHeight w:val="361"/>
          <w:ins w:id="1390" w:author="Giorgio Romeo" w:date="2020-12-02T00:23:00Z"/>
        </w:trPr>
        <w:tc>
          <w:tcPr>
            <w:tcW w:w="1985" w:type="dxa"/>
          </w:tcPr>
          <w:p w14:paraId="6B33B548" w14:textId="77777777" w:rsidR="00775C1D" w:rsidRPr="006B5465" w:rsidRDefault="00775C1D" w:rsidP="00775C1D">
            <w:pPr>
              <w:pStyle w:val="Paragrafoelenco"/>
              <w:ind w:left="0"/>
              <w:jc w:val="center"/>
              <w:rPr>
                <w:ins w:id="1391" w:author="Giorgio Romeo" w:date="2020-12-02T00:23:00Z"/>
                <w:rStyle w:val="Enfasidelicata"/>
                <w:rFonts w:ascii="Bell MT" w:hAnsi="Bell MT"/>
                <w:i w:val="0"/>
                <w:iCs w:val="0"/>
                <w:sz w:val="32"/>
                <w:szCs w:val="32"/>
              </w:rPr>
            </w:pPr>
            <w:ins w:id="1392" w:author="Giorgio Romeo" w:date="2020-12-02T00:23:00Z">
              <w:r w:rsidRPr="006B5465">
                <w:rPr>
                  <w:rStyle w:val="Enfasidelicata"/>
                  <w:rFonts w:ascii="Bell MT" w:hAnsi="Bell MT"/>
                  <w:i w:val="0"/>
                  <w:iCs w:val="0"/>
                  <w:sz w:val="32"/>
                  <w:szCs w:val="32"/>
                </w:rPr>
                <w:t>Exit condition</w:t>
              </w:r>
            </w:ins>
          </w:p>
        </w:tc>
        <w:tc>
          <w:tcPr>
            <w:tcW w:w="6849" w:type="dxa"/>
          </w:tcPr>
          <w:p w14:paraId="39BE88D0" w14:textId="77777777" w:rsidR="00775C1D" w:rsidRPr="006B5465" w:rsidRDefault="00775C1D" w:rsidP="00775C1D">
            <w:pPr>
              <w:pStyle w:val="Paragrafoelenco"/>
              <w:ind w:left="0"/>
              <w:rPr>
                <w:ins w:id="1393" w:author="Giorgio Romeo" w:date="2020-12-02T00:23:00Z"/>
                <w:rStyle w:val="Enfasidelicata"/>
                <w:rFonts w:ascii="Bell MT" w:hAnsi="Bell MT"/>
                <w:i w:val="0"/>
                <w:iCs w:val="0"/>
                <w:sz w:val="28"/>
                <w:szCs w:val="28"/>
              </w:rPr>
            </w:pPr>
            <w:ins w:id="1394" w:author="Giorgio Romeo" w:date="2020-12-02T00:23:00Z">
              <w:r>
                <w:rPr>
                  <w:rStyle w:val="Enfasidelicata"/>
                  <w:rFonts w:ascii="Bell MT" w:hAnsi="Bell MT"/>
                  <w:i w:val="0"/>
                  <w:iCs w:val="0"/>
                  <w:sz w:val="28"/>
                  <w:szCs w:val="28"/>
                </w:rPr>
                <w:t>The user successfully receives the virtual ticket.</w:t>
              </w:r>
            </w:ins>
          </w:p>
        </w:tc>
      </w:tr>
      <w:tr w:rsidR="00775C1D" w14:paraId="422582D1" w14:textId="77777777" w:rsidTr="00775C1D">
        <w:trPr>
          <w:trHeight w:val="2400"/>
          <w:ins w:id="1395" w:author="Giorgio Romeo" w:date="2020-12-02T00:23:00Z"/>
        </w:trPr>
        <w:tc>
          <w:tcPr>
            <w:tcW w:w="1985" w:type="dxa"/>
          </w:tcPr>
          <w:p w14:paraId="799FB3B1" w14:textId="77777777" w:rsidR="00775C1D" w:rsidRPr="006B5465" w:rsidRDefault="00775C1D" w:rsidP="00775C1D">
            <w:pPr>
              <w:pStyle w:val="Paragrafoelenco"/>
              <w:ind w:left="0"/>
              <w:jc w:val="center"/>
              <w:rPr>
                <w:ins w:id="1396" w:author="Giorgio Romeo" w:date="2020-12-02T00:23:00Z"/>
                <w:rStyle w:val="Enfasidelicata"/>
                <w:rFonts w:ascii="Bell MT" w:hAnsi="Bell MT"/>
                <w:i w:val="0"/>
                <w:iCs w:val="0"/>
                <w:sz w:val="32"/>
                <w:szCs w:val="32"/>
              </w:rPr>
            </w:pPr>
            <w:ins w:id="1397" w:author="Giorgio Romeo" w:date="2020-12-02T00:23:00Z">
              <w:r w:rsidRPr="006B5465">
                <w:rPr>
                  <w:rStyle w:val="Enfasidelicata"/>
                  <w:rFonts w:ascii="Bell MT" w:hAnsi="Bell MT"/>
                  <w:i w:val="0"/>
                  <w:iCs w:val="0"/>
                  <w:sz w:val="32"/>
                  <w:szCs w:val="32"/>
                </w:rPr>
                <w:lastRenderedPageBreak/>
                <w:t>Exceptions</w:t>
              </w:r>
            </w:ins>
          </w:p>
        </w:tc>
        <w:tc>
          <w:tcPr>
            <w:tcW w:w="6849" w:type="dxa"/>
          </w:tcPr>
          <w:p w14:paraId="7EBD9764" w14:textId="77777777" w:rsidR="00775C1D" w:rsidRDefault="00775C1D" w:rsidP="00775C1D">
            <w:pPr>
              <w:pStyle w:val="Paragrafoelenco"/>
              <w:numPr>
                <w:ilvl w:val="0"/>
                <w:numId w:val="52"/>
              </w:numPr>
              <w:ind w:left="357" w:hanging="357"/>
              <w:rPr>
                <w:ins w:id="1398" w:author="Giorgio Romeo" w:date="2020-12-02T00:23:00Z"/>
                <w:rStyle w:val="Enfasidelicata"/>
                <w:rFonts w:ascii="Bell MT" w:hAnsi="Bell MT"/>
                <w:i w:val="0"/>
                <w:iCs w:val="0"/>
                <w:sz w:val="28"/>
                <w:szCs w:val="28"/>
              </w:rPr>
            </w:pPr>
            <w:ins w:id="1399" w:author="Giorgio Romeo" w:date="2020-12-02T00:23:00Z">
              <w:r>
                <w:rPr>
                  <w:rStyle w:val="Enfasidelicata"/>
                  <w:rFonts w:ascii="Bell MT" w:hAnsi="Bell MT"/>
                  <w:i w:val="0"/>
                  <w:iCs w:val="0"/>
                  <w:sz w:val="28"/>
                  <w:szCs w:val="28"/>
                </w:rPr>
                <w:t xml:space="preserve">The user clicks on the </w:t>
              </w:r>
              <w:r w:rsidRPr="00EA3631">
                <w:rPr>
                  <w:rStyle w:val="Enfasidelicata"/>
                  <w:rFonts w:ascii="Bell MT" w:hAnsi="Bell MT"/>
                  <w:sz w:val="28"/>
                  <w:szCs w:val="28"/>
                </w:rPr>
                <w:t>“Cancel”</w:t>
              </w:r>
              <w:r>
                <w:rPr>
                  <w:rStyle w:val="Enfasidelicata"/>
                  <w:rFonts w:ascii="Bell MT" w:hAnsi="Bell MT"/>
                  <w:i w:val="0"/>
                  <w:iCs w:val="0"/>
                  <w:sz w:val="28"/>
                  <w:szCs w:val="28"/>
                </w:rPr>
                <w:t xml:space="preserve"> button.</w:t>
              </w:r>
            </w:ins>
          </w:p>
          <w:p w14:paraId="4A65CE8A" w14:textId="77777777" w:rsidR="00775C1D" w:rsidRPr="009957C7" w:rsidRDefault="00775C1D" w:rsidP="00775C1D">
            <w:pPr>
              <w:pStyle w:val="Paragrafoelenco"/>
              <w:ind w:left="357"/>
              <w:rPr>
                <w:ins w:id="1400" w:author="Giorgio Romeo" w:date="2020-12-02T00:23:00Z"/>
                <w:rStyle w:val="Enfasidelicata"/>
                <w:rFonts w:ascii="Bell MT" w:hAnsi="Bell MT"/>
                <w:i w:val="0"/>
                <w:iCs w:val="0"/>
                <w:sz w:val="28"/>
                <w:szCs w:val="28"/>
              </w:rPr>
            </w:pPr>
            <w:ins w:id="1401" w:author="Giorgio Romeo" w:date="2020-12-02T00:23:00Z">
              <w:r>
                <w:rPr>
                  <w:rStyle w:val="Enfasidelicata"/>
                  <w:rFonts w:ascii="Bell MT" w:hAnsi="Bell MT"/>
                  <w:i w:val="0"/>
                  <w:iCs w:val="0"/>
                  <w:sz w:val="28"/>
                  <w:szCs w:val="28"/>
                </w:rPr>
                <w:t>The system redirects the user to the homepage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1).</w:t>
              </w:r>
            </w:ins>
          </w:p>
          <w:p w14:paraId="3EB15DAC" w14:textId="77777777" w:rsidR="00775C1D" w:rsidRDefault="00775C1D" w:rsidP="00775C1D">
            <w:pPr>
              <w:pStyle w:val="Paragrafoelenco"/>
              <w:numPr>
                <w:ilvl w:val="0"/>
                <w:numId w:val="52"/>
              </w:numPr>
              <w:ind w:left="357" w:hanging="357"/>
              <w:rPr>
                <w:ins w:id="1402" w:author="Giorgio Romeo" w:date="2020-12-02T00:23:00Z"/>
                <w:rStyle w:val="Enfasidelicata"/>
                <w:rFonts w:ascii="Bell MT" w:hAnsi="Bell MT"/>
                <w:i w:val="0"/>
                <w:iCs w:val="0"/>
                <w:sz w:val="28"/>
                <w:szCs w:val="28"/>
              </w:rPr>
            </w:pPr>
            <w:ins w:id="1403" w:author="Giorgio Romeo" w:date="2020-12-02T00:23:00Z">
              <w:r>
                <w:rPr>
                  <w:rStyle w:val="Enfasidelicata"/>
                  <w:rFonts w:ascii="Bell MT" w:hAnsi="Bell MT"/>
                  <w:i w:val="0"/>
                  <w:iCs w:val="0"/>
                  <w:sz w:val="28"/>
                  <w:szCs w:val="28"/>
                </w:rPr>
                <w:t xml:space="preserve">The user’s GPS is unavailable (case 3.a). </w:t>
              </w:r>
            </w:ins>
          </w:p>
          <w:p w14:paraId="35636BA6" w14:textId="77777777" w:rsidR="00775C1D" w:rsidRPr="00B920D4" w:rsidRDefault="00775C1D" w:rsidP="00775C1D">
            <w:pPr>
              <w:pStyle w:val="Paragrafoelenco"/>
              <w:ind w:left="357"/>
              <w:rPr>
                <w:ins w:id="1404" w:author="Giorgio Romeo" w:date="2020-12-02T00:23:00Z"/>
                <w:rStyle w:val="Enfasidelicata"/>
                <w:rFonts w:ascii="Bell MT" w:hAnsi="Bell MT"/>
                <w:i w:val="0"/>
                <w:iCs w:val="0"/>
                <w:sz w:val="28"/>
                <w:szCs w:val="28"/>
              </w:rPr>
            </w:pPr>
            <w:ins w:id="1405" w:author="Giorgio Romeo" w:date="2020-12-02T00:23:00Z">
              <w:r>
                <w:rPr>
                  <w:rStyle w:val="Enfasidelicata"/>
                  <w:rFonts w:ascii="Bell MT" w:hAnsi="Bell MT"/>
                  <w:i w:val="0"/>
                  <w:iCs w:val="0"/>
                  <w:sz w:val="28"/>
                  <w:szCs w:val="28"/>
                </w:rPr>
                <w:t>The system asks the user to insert an address and provides the 10 available stores closest to the user’s address (</w:t>
              </w:r>
              <w:r w:rsidRPr="001C6130">
                <w:rPr>
                  <w:rStyle w:val="Enfasidelicata"/>
                  <w:rFonts w:ascii="Bell MT" w:hAnsi="Bell MT"/>
                  <w:sz w:val="28"/>
                  <w:szCs w:val="28"/>
                </w:rPr>
                <w:t>Events flow</w:t>
              </w:r>
              <w:r>
                <w:rPr>
                  <w:rStyle w:val="Enfasidelicata"/>
                  <w:rFonts w:ascii="Bell MT" w:hAnsi="Bell MT"/>
                  <w:i w:val="0"/>
                  <w:iCs w:val="0"/>
                  <w:sz w:val="28"/>
                  <w:szCs w:val="28"/>
                </w:rPr>
                <w:t xml:space="preserve"> continues from event 4).</w:t>
              </w:r>
            </w:ins>
          </w:p>
        </w:tc>
      </w:tr>
    </w:tbl>
    <w:p w14:paraId="4612ECE6" w14:textId="77777777" w:rsidR="00FD69AF" w:rsidRPr="00B25FA1" w:rsidRDefault="00FD69AF" w:rsidP="007C71D7">
      <w:pPr>
        <w:spacing w:line="240" w:lineRule="auto"/>
        <w:rPr>
          <w:rStyle w:val="Enfasidelicata"/>
          <w:rFonts w:ascii="Bell MT" w:hAnsi="Bell MT"/>
          <w:sz w:val="28"/>
          <w:szCs w:val="28"/>
        </w:rPr>
      </w:pPr>
    </w:p>
    <w:tbl>
      <w:tblPr>
        <w:tblStyle w:val="Grigliatabella"/>
        <w:tblpPr w:leftFromText="141" w:rightFromText="141" w:vertAnchor="text" w:horzAnchor="margin" w:tblpXSpec="right" w:tblpY="637"/>
        <w:tblW w:w="0" w:type="auto"/>
        <w:tblLook w:val="04A0" w:firstRow="1" w:lastRow="0" w:firstColumn="1" w:lastColumn="0" w:noHBand="0" w:noVBand="1"/>
        <w:tblPrChange w:id="1406" w:author="Giorgio Romeo" w:date="2020-12-01T11:21:00Z">
          <w:tblPr>
            <w:tblStyle w:val="Grigliatabella"/>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1407">
          <w:tblGrid>
            <w:gridCol w:w="360"/>
            <w:gridCol w:w="360"/>
          </w:tblGrid>
        </w:tblGridChange>
      </w:tblGrid>
      <w:tr w:rsidR="0012331D" w:rsidDel="00FD69AF" w14:paraId="7FFEA476" w14:textId="508CF9C7" w:rsidTr="699595DC">
        <w:trPr>
          <w:trHeight w:val="215"/>
          <w:del w:id="1408" w:author="Giorgio Romeo" w:date="2020-12-01T11:23:00Z"/>
          <w:trPrChange w:id="1409" w:author="Giorgio Romeo" w:date="2020-12-01T11:21:00Z">
            <w:trPr>
              <w:trHeight w:val="215"/>
            </w:trPr>
          </w:trPrChange>
        </w:trPr>
        <w:tc>
          <w:tcPr>
            <w:tcW w:w="1985" w:type="dxa"/>
            <w:tcPrChange w:id="1410" w:author="Giorgio Romeo" w:date="2020-12-01T11:21:00Z">
              <w:tcPr>
                <w:tcW w:w="1985" w:type="dxa"/>
              </w:tcPr>
            </w:tcPrChange>
          </w:tcPr>
          <w:p w14:paraId="1FC1B9BB" w14:textId="44D6B641" w:rsidR="0012331D" w:rsidRPr="006B5465" w:rsidDel="00FD69AF" w:rsidRDefault="0012331D" w:rsidP="00FD69AF">
            <w:pPr>
              <w:pStyle w:val="Paragrafoelenco"/>
              <w:ind w:left="0"/>
              <w:jc w:val="center"/>
              <w:rPr>
                <w:del w:id="1411" w:author="Giorgio Romeo" w:date="2020-12-01T11:23:00Z"/>
                <w:rStyle w:val="Enfasidelicata"/>
                <w:rFonts w:ascii="Bell MT" w:hAnsi="Bell MT"/>
                <w:i w:val="0"/>
                <w:iCs w:val="0"/>
                <w:sz w:val="32"/>
                <w:szCs w:val="32"/>
              </w:rPr>
            </w:pPr>
            <w:del w:id="1412" w:author="Giorgio Romeo" w:date="2020-12-01T11:23:00Z">
              <w:r w:rsidRPr="006B5465" w:rsidDel="00FD69AF">
                <w:rPr>
                  <w:rStyle w:val="Enfasidelicata"/>
                  <w:rFonts w:ascii="Bell MT" w:hAnsi="Bell MT"/>
                  <w:i w:val="0"/>
                  <w:iCs w:val="0"/>
                  <w:sz w:val="32"/>
                  <w:szCs w:val="32"/>
                </w:rPr>
                <w:delText>Actors</w:delText>
              </w:r>
            </w:del>
          </w:p>
        </w:tc>
        <w:tc>
          <w:tcPr>
            <w:tcW w:w="6849" w:type="dxa"/>
            <w:tcPrChange w:id="1413" w:author="Giorgio Romeo" w:date="2020-12-01T11:21:00Z">
              <w:tcPr>
                <w:tcW w:w="6849" w:type="dxa"/>
              </w:tcPr>
            </w:tcPrChange>
          </w:tcPr>
          <w:p w14:paraId="65FEEE08" w14:textId="1A6FDD64" w:rsidR="0012331D" w:rsidRPr="00923D58" w:rsidDel="00FD69AF" w:rsidRDefault="0012331D" w:rsidP="00FD69AF">
            <w:pPr>
              <w:pStyle w:val="Paragrafoelenco"/>
              <w:ind w:left="0"/>
              <w:rPr>
                <w:del w:id="1414" w:author="Giorgio Romeo" w:date="2020-12-01T11:23:00Z"/>
                <w:rStyle w:val="Enfasidelicata"/>
                <w:rFonts w:ascii="Bell MT" w:hAnsi="Bell MT"/>
                <w:i w:val="0"/>
                <w:iCs w:val="0"/>
                <w:sz w:val="28"/>
                <w:szCs w:val="28"/>
              </w:rPr>
            </w:pPr>
            <w:del w:id="1415" w:author="Giorgio Romeo" w:date="2020-12-01T11:23:00Z">
              <w:r w:rsidDel="00FD69AF">
                <w:rPr>
                  <w:rStyle w:val="Enfasidelicata"/>
                  <w:rFonts w:ascii="Bell MT" w:hAnsi="Bell MT"/>
                  <w:i w:val="0"/>
                  <w:iCs w:val="0"/>
                  <w:sz w:val="28"/>
                  <w:szCs w:val="28"/>
                </w:rPr>
                <w:delText xml:space="preserve">Virtual </w:delText>
              </w:r>
              <w:r w:rsidRPr="00923D58" w:rsidDel="00FD69AF">
                <w:rPr>
                  <w:rStyle w:val="Enfasidelicata"/>
                  <w:rFonts w:ascii="Bell MT" w:hAnsi="Bell MT"/>
                  <w:i w:val="0"/>
                  <w:iCs w:val="0"/>
                  <w:sz w:val="28"/>
                  <w:szCs w:val="28"/>
                </w:rPr>
                <w:delText>User</w:delText>
              </w:r>
            </w:del>
          </w:p>
        </w:tc>
      </w:tr>
      <w:tr w:rsidR="0012331D" w:rsidDel="00FD69AF" w14:paraId="2FDCFC94" w14:textId="0FE12761" w:rsidTr="699595DC">
        <w:trPr>
          <w:trHeight w:val="361"/>
          <w:del w:id="1416" w:author="Giorgio Romeo" w:date="2020-12-01T11:23:00Z"/>
          <w:trPrChange w:id="1417" w:author="Giorgio Romeo" w:date="2020-12-01T11:21:00Z">
            <w:trPr>
              <w:trHeight w:val="361"/>
            </w:trPr>
          </w:trPrChange>
        </w:trPr>
        <w:tc>
          <w:tcPr>
            <w:tcW w:w="1985" w:type="dxa"/>
            <w:tcPrChange w:id="1418" w:author="Giorgio Romeo" w:date="2020-12-01T11:21:00Z">
              <w:tcPr>
                <w:tcW w:w="1985" w:type="dxa"/>
              </w:tcPr>
            </w:tcPrChange>
          </w:tcPr>
          <w:p w14:paraId="66F830DC" w14:textId="69795D31" w:rsidR="0012331D" w:rsidRPr="006B5465" w:rsidDel="00FD69AF" w:rsidRDefault="0012331D" w:rsidP="00FD69AF">
            <w:pPr>
              <w:pStyle w:val="Paragrafoelenco"/>
              <w:ind w:left="0"/>
              <w:jc w:val="center"/>
              <w:rPr>
                <w:del w:id="1419" w:author="Giorgio Romeo" w:date="2020-12-01T11:23:00Z"/>
                <w:rStyle w:val="Enfasidelicata"/>
                <w:rFonts w:ascii="Bell MT" w:hAnsi="Bell MT"/>
                <w:i w:val="0"/>
                <w:iCs w:val="0"/>
                <w:sz w:val="32"/>
                <w:szCs w:val="32"/>
              </w:rPr>
            </w:pPr>
            <w:del w:id="1420" w:author="Giorgio Romeo" w:date="2020-12-01T11:23:00Z">
              <w:r w:rsidRPr="006B5465" w:rsidDel="00FD69AF">
                <w:rPr>
                  <w:rStyle w:val="Enfasidelicata"/>
                  <w:rFonts w:ascii="Bell MT" w:hAnsi="Bell MT"/>
                  <w:i w:val="0"/>
                  <w:iCs w:val="0"/>
                  <w:sz w:val="32"/>
                  <w:szCs w:val="32"/>
                </w:rPr>
                <w:delText>Entry condition</w:delText>
              </w:r>
            </w:del>
          </w:p>
        </w:tc>
        <w:tc>
          <w:tcPr>
            <w:tcW w:w="6849" w:type="dxa"/>
            <w:tcPrChange w:id="1421" w:author="Giorgio Romeo" w:date="2020-12-01T11:21:00Z">
              <w:tcPr>
                <w:tcW w:w="6849" w:type="dxa"/>
              </w:tcPr>
            </w:tcPrChange>
          </w:tcPr>
          <w:p w14:paraId="5A775AA3" w14:textId="15419440" w:rsidR="0012331D" w:rsidRPr="00923D58" w:rsidDel="00FD69AF" w:rsidRDefault="0012331D" w:rsidP="00FD69AF">
            <w:pPr>
              <w:pStyle w:val="Paragrafoelenco"/>
              <w:ind w:left="0"/>
              <w:rPr>
                <w:del w:id="1422" w:author="Giorgio Romeo" w:date="2020-12-01T11:23:00Z"/>
                <w:rStyle w:val="Enfasidelicata"/>
                <w:rFonts w:ascii="Bell MT" w:hAnsi="Bell MT"/>
                <w:i w:val="0"/>
                <w:iCs w:val="0"/>
                <w:sz w:val="28"/>
                <w:szCs w:val="28"/>
              </w:rPr>
            </w:pPr>
            <w:del w:id="1423" w:author="Giorgio Romeo" w:date="2020-12-01T11:23:00Z">
              <w:r w:rsidRPr="00235177" w:rsidDel="00FD69AF">
                <w:rPr>
                  <w:rStyle w:val="Enfasidelicata"/>
                  <w:rFonts w:ascii="Bell MT" w:hAnsi="Bell MT"/>
                  <w:i w:val="0"/>
                  <w:iCs w:val="0"/>
                  <w:sz w:val="28"/>
                  <w:szCs w:val="28"/>
                </w:rPr>
                <w:delText>The</w:delText>
              </w:r>
              <w:r w:rsidDel="00FD69AF">
                <w:rPr>
                  <w:rStyle w:val="Enfasidelicata"/>
                  <w:rFonts w:ascii="Bell MT" w:hAnsi="Bell MT"/>
                  <w:i w:val="0"/>
                  <w:iCs w:val="0"/>
                  <w:sz w:val="28"/>
                  <w:szCs w:val="28"/>
                </w:rPr>
                <w:delText xml:space="preserve"> virtual</w:delText>
              </w:r>
              <w:r w:rsidRPr="00235177" w:rsidDel="00FD69AF">
                <w:rPr>
                  <w:rStyle w:val="Enfasidelicata"/>
                  <w:rFonts w:ascii="Bell MT" w:hAnsi="Bell MT"/>
                  <w:i w:val="0"/>
                  <w:iCs w:val="0"/>
                  <w:sz w:val="28"/>
                  <w:szCs w:val="28"/>
                </w:rPr>
                <w:delText xml:space="preserve"> user is already</w:delText>
              </w:r>
              <w:r w:rsidDel="00FD69AF">
                <w:rPr>
                  <w:rStyle w:val="Enfasidelicata"/>
                  <w:rFonts w:ascii="Bell MT" w:hAnsi="Bell MT"/>
                  <w:i w:val="0"/>
                  <w:iCs w:val="0"/>
                  <w:sz w:val="28"/>
                  <w:szCs w:val="28"/>
                </w:rPr>
                <w:delText xml:space="preserve"> logged into</w:delText>
              </w:r>
              <w:r w:rsidRPr="00235177" w:rsidDel="00FD69AF">
                <w:rPr>
                  <w:rStyle w:val="Enfasidelicata"/>
                  <w:rFonts w:ascii="Bell MT" w:hAnsi="Bell MT"/>
                  <w:i w:val="0"/>
                  <w:iCs w:val="0"/>
                  <w:sz w:val="28"/>
                  <w:szCs w:val="28"/>
                </w:rPr>
                <w:delText xml:space="preserve"> C</w:delText>
              </w:r>
              <w:r w:rsidDel="00FD69AF">
                <w:rPr>
                  <w:rStyle w:val="Enfasidelicata"/>
                  <w:rFonts w:ascii="Bell MT" w:hAnsi="Bell MT"/>
                  <w:i w:val="0"/>
                  <w:iCs w:val="0"/>
                  <w:sz w:val="28"/>
                  <w:szCs w:val="28"/>
                </w:rPr>
                <w:delText>L</w:delText>
              </w:r>
              <w:r w:rsidRPr="00235177" w:rsidDel="00FD69AF">
                <w:rPr>
                  <w:rStyle w:val="Enfasidelicata"/>
                  <w:rFonts w:ascii="Bell MT" w:hAnsi="Bell MT"/>
                  <w:i w:val="0"/>
                  <w:iCs w:val="0"/>
                  <w:sz w:val="28"/>
                  <w:szCs w:val="28"/>
                </w:rPr>
                <w:delText>up app</w:delText>
              </w:r>
              <w:r w:rsidDel="00FD69AF">
                <w:rPr>
                  <w:rStyle w:val="Enfasidelicata"/>
                  <w:rFonts w:ascii="Bell MT" w:hAnsi="Bell MT"/>
                  <w:i w:val="0"/>
                  <w:iCs w:val="0"/>
                  <w:sz w:val="28"/>
                  <w:szCs w:val="28"/>
                </w:rPr>
                <w:delText xml:space="preserve"> or she wants to access as a guest</w:delText>
              </w:r>
            </w:del>
          </w:p>
        </w:tc>
      </w:tr>
      <w:tr w:rsidR="0012331D" w:rsidDel="00FD69AF" w14:paraId="6F0BEC43" w14:textId="1F29BA69" w:rsidTr="699595DC">
        <w:trPr>
          <w:trHeight w:val="7682"/>
          <w:del w:id="1424" w:author="Giorgio Romeo" w:date="2020-12-01T11:23:00Z"/>
          <w:trPrChange w:id="1425" w:author="Giorgio Romeo" w:date="2020-12-01T11:21:00Z">
            <w:trPr>
              <w:trHeight w:val="7682"/>
            </w:trPr>
          </w:trPrChange>
        </w:trPr>
        <w:tc>
          <w:tcPr>
            <w:tcW w:w="1985" w:type="dxa"/>
            <w:tcPrChange w:id="1426" w:author="Giorgio Romeo" w:date="2020-12-01T11:21:00Z">
              <w:tcPr>
                <w:tcW w:w="1985" w:type="dxa"/>
              </w:tcPr>
            </w:tcPrChange>
          </w:tcPr>
          <w:p w14:paraId="4BD279AE" w14:textId="4CAC84F1" w:rsidR="0012331D" w:rsidRPr="006B5465" w:rsidDel="00FD69AF" w:rsidRDefault="0012331D" w:rsidP="00FD69AF">
            <w:pPr>
              <w:pStyle w:val="Paragrafoelenco"/>
              <w:ind w:left="0"/>
              <w:jc w:val="center"/>
              <w:rPr>
                <w:del w:id="1427" w:author="Giorgio Romeo" w:date="2020-12-01T11:23:00Z"/>
                <w:rStyle w:val="Enfasidelicata"/>
                <w:rFonts w:ascii="Bell MT" w:hAnsi="Bell MT"/>
                <w:i w:val="0"/>
                <w:iCs w:val="0"/>
                <w:sz w:val="32"/>
                <w:szCs w:val="32"/>
              </w:rPr>
            </w:pPr>
            <w:del w:id="1428" w:author="Giorgio Romeo" w:date="2020-12-01T11:23:00Z">
              <w:r w:rsidRPr="006B5465" w:rsidDel="00FD69AF">
                <w:rPr>
                  <w:rStyle w:val="Enfasidelicata"/>
                  <w:rFonts w:ascii="Bell MT" w:hAnsi="Bell MT"/>
                  <w:i w:val="0"/>
                  <w:iCs w:val="0"/>
                  <w:sz w:val="32"/>
                  <w:szCs w:val="32"/>
                </w:rPr>
                <w:delText>Events flow</w:delText>
              </w:r>
            </w:del>
          </w:p>
        </w:tc>
        <w:tc>
          <w:tcPr>
            <w:tcW w:w="6849" w:type="dxa"/>
            <w:tcPrChange w:id="1429" w:author="Giorgio Romeo" w:date="2020-12-01T11:21:00Z">
              <w:tcPr>
                <w:tcW w:w="6849" w:type="dxa"/>
              </w:tcPr>
            </w:tcPrChange>
          </w:tcPr>
          <w:p w14:paraId="6492DFBA" w14:textId="21118B3A" w:rsidR="0012331D" w:rsidRPr="00835339" w:rsidDel="00FD69AF" w:rsidRDefault="0012331D" w:rsidP="699595DC">
            <w:pPr>
              <w:pStyle w:val="Paragrafoelenco"/>
              <w:numPr>
                <w:ilvl w:val="0"/>
                <w:numId w:val="40"/>
              </w:numPr>
              <w:rPr>
                <w:del w:id="1430" w:author="Giorgio Romeo" w:date="2020-12-01T11:23:00Z"/>
                <w:rStyle w:val="Enfasidelicata"/>
                <w:rFonts w:ascii="Bell MT" w:hAnsi="Bell MT"/>
                <w:i w:val="0"/>
                <w:iCs w:val="0"/>
                <w:sz w:val="28"/>
                <w:szCs w:val="28"/>
              </w:rPr>
            </w:pPr>
            <w:del w:id="1431" w:author="Giorgio Romeo" w:date="2020-12-01T11:23:00Z">
              <w:r w:rsidRPr="699595DC" w:rsidDel="0012331D">
                <w:rPr>
                  <w:rStyle w:val="Enfasidelicata"/>
                  <w:rFonts w:ascii="Bell MT" w:hAnsi="Bell MT"/>
                  <w:i w:val="0"/>
                  <w:iCs w:val="0"/>
                  <w:sz w:val="28"/>
                  <w:szCs w:val="28"/>
                </w:rPr>
                <w:delText>The user selects the</w:delText>
              </w:r>
              <w:r w:rsidRPr="699595DC" w:rsidDel="0012331D">
                <w:rPr>
                  <w:rStyle w:val="Enfasidelicata"/>
                  <w:rFonts w:ascii="Bell MT" w:hAnsi="Bell MT"/>
                  <w:sz w:val="28"/>
                  <w:szCs w:val="28"/>
                </w:rPr>
                <w:delText xml:space="preserve"> “Book a visit” </w:delText>
              </w:r>
              <w:r w:rsidRPr="699595DC" w:rsidDel="0012331D">
                <w:rPr>
                  <w:rStyle w:val="Enfasidelicata"/>
                  <w:rFonts w:ascii="Bell MT" w:hAnsi="Bell MT"/>
                  <w:i w:val="0"/>
                  <w:iCs w:val="0"/>
                  <w:sz w:val="28"/>
                  <w:szCs w:val="28"/>
                </w:rPr>
                <w:delText>button.</w:delText>
              </w:r>
            </w:del>
          </w:p>
          <w:p w14:paraId="19A1E2EB" w14:textId="165A4626" w:rsidR="006A4109" w:rsidDel="00FD69AF" w:rsidRDefault="0012331D" w:rsidP="699595DC">
            <w:pPr>
              <w:pStyle w:val="Paragrafoelenco"/>
              <w:numPr>
                <w:ilvl w:val="0"/>
                <w:numId w:val="40"/>
              </w:numPr>
              <w:rPr>
                <w:del w:id="1432" w:author="Giorgio Romeo" w:date="2020-12-01T11:23:00Z"/>
                <w:rStyle w:val="Enfasidelicata"/>
                <w:rFonts w:ascii="Bell MT" w:hAnsi="Bell MT"/>
                <w:i w:val="0"/>
                <w:iCs w:val="0"/>
                <w:sz w:val="28"/>
                <w:szCs w:val="28"/>
              </w:rPr>
            </w:pPr>
            <w:del w:id="1433" w:author="Giorgio Romeo" w:date="2020-12-01T11:23:00Z">
              <w:r w:rsidRPr="699595DC" w:rsidDel="0012331D">
                <w:rPr>
                  <w:rStyle w:val="Enfasidelicata"/>
                  <w:rFonts w:ascii="Bell MT" w:hAnsi="Bell MT"/>
                  <w:i w:val="0"/>
                  <w:iCs w:val="0"/>
                  <w:sz w:val="28"/>
                  <w:szCs w:val="28"/>
                </w:rPr>
                <w:delText>The system redirects the user to a page where she can select the time slot or the store where she would want to go (from a map)</w:delText>
              </w:r>
            </w:del>
            <w:del w:id="1434" w:author="Giorgio Romeo" w:date="2020-12-01T09:08:00Z">
              <w:r w:rsidRPr="699595DC" w:rsidDel="0012331D">
                <w:rPr>
                  <w:rStyle w:val="Enfasidelicata"/>
                  <w:rFonts w:ascii="Bell MT" w:hAnsi="Bell MT"/>
                  <w:i w:val="0"/>
                  <w:iCs w:val="0"/>
                  <w:sz w:val="28"/>
                  <w:szCs w:val="28"/>
                </w:rPr>
                <w:delText>:</w:delText>
              </w:r>
            </w:del>
          </w:p>
          <w:p w14:paraId="4C37CF78" w14:textId="1AC5E6A3" w:rsidR="0012331D" w:rsidDel="00FD69AF" w:rsidRDefault="0012331D" w:rsidP="699595DC">
            <w:pPr>
              <w:pStyle w:val="Paragrafoelenco"/>
              <w:numPr>
                <w:ilvl w:val="0"/>
                <w:numId w:val="31"/>
              </w:numPr>
              <w:ind w:left="754" w:hanging="357"/>
              <w:rPr>
                <w:del w:id="1435" w:author="Giorgio Romeo" w:date="2020-12-01T11:23:00Z"/>
                <w:rStyle w:val="Enfasidelicata"/>
                <w:rFonts w:ascii="Bell MT" w:hAnsi="Bell MT"/>
                <w:i w:val="0"/>
                <w:iCs w:val="0"/>
                <w:sz w:val="28"/>
                <w:szCs w:val="28"/>
              </w:rPr>
            </w:pPr>
            <w:del w:id="1436" w:author="Giorgio Romeo" w:date="2020-12-01T11:23:00Z">
              <w:r w:rsidRPr="699595DC" w:rsidDel="0012331D">
                <w:rPr>
                  <w:rStyle w:val="Enfasidelicata"/>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699595DC">
            <w:pPr>
              <w:pStyle w:val="Paragrafoelenco"/>
              <w:numPr>
                <w:ilvl w:val="0"/>
                <w:numId w:val="31"/>
              </w:numPr>
              <w:ind w:left="754" w:hanging="357"/>
              <w:rPr>
                <w:del w:id="1437" w:author="Giorgio Romeo" w:date="2020-12-01T11:23:00Z"/>
                <w:rStyle w:val="Enfasidelicata"/>
                <w:rFonts w:ascii="Bell MT" w:hAnsi="Bell MT"/>
                <w:i w:val="0"/>
                <w:iCs w:val="0"/>
                <w:sz w:val="28"/>
                <w:szCs w:val="28"/>
              </w:rPr>
            </w:pPr>
            <w:del w:id="1438" w:author="Giorgio Romeo" w:date="2020-12-01T11:23:00Z">
              <w:r w:rsidRPr="699595DC" w:rsidDel="0012331D">
                <w:rPr>
                  <w:rStyle w:val="Enfasidelicata"/>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699595DC">
            <w:pPr>
              <w:pStyle w:val="Paragrafoelenco"/>
              <w:numPr>
                <w:ilvl w:val="0"/>
                <w:numId w:val="40"/>
              </w:numPr>
              <w:rPr>
                <w:del w:id="1439" w:author="Giorgio Romeo" w:date="2020-12-01T11:23:00Z"/>
                <w:rStyle w:val="Enfasidelicata"/>
                <w:rFonts w:ascii="Bell MT" w:hAnsi="Bell MT"/>
                <w:i w:val="0"/>
                <w:iCs w:val="0"/>
                <w:sz w:val="28"/>
                <w:szCs w:val="28"/>
              </w:rPr>
            </w:pPr>
            <w:del w:id="1440" w:author="Giorgio Romeo" w:date="2020-12-01T11:23:00Z">
              <w:r w:rsidRPr="699595DC" w:rsidDel="0012331D">
                <w:rPr>
                  <w:rStyle w:val="Enfasidelicata"/>
                  <w:rFonts w:ascii="Bell MT" w:hAnsi="Bell MT"/>
                  <w:i w:val="0"/>
                  <w:iCs w:val="0"/>
                  <w:sz w:val="28"/>
                  <w:szCs w:val="28"/>
                </w:rPr>
                <w:delText xml:space="preserve">The user selects either a store from the map (case a) or a time slot (case b), then she clicks on the </w:delText>
              </w:r>
              <w:r w:rsidRPr="699595DC" w:rsidDel="0012331D">
                <w:rPr>
                  <w:rStyle w:val="Enfasidelicata"/>
                  <w:rFonts w:ascii="Bell MT" w:hAnsi="Bell MT"/>
                  <w:sz w:val="28"/>
                  <w:szCs w:val="28"/>
                </w:rPr>
                <w:delText xml:space="preserve">“Confirm” </w:delText>
              </w:r>
              <w:r w:rsidRPr="699595DC" w:rsidDel="0012331D">
                <w:rPr>
                  <w:rStyle w:val="Enfasidelicata"/>
                  <w:rFonts w:ascii="Bell MT" w:hAnsi="Bell MT"/>
                  <w:i w:val="0"/>
                  <w:iCs w:val="0"/>
                  <w:sz w:val="28"/>
                  <w:szCs w:val="28"/>
                </w:rPr>
                <w:delText>button.</w:delText>
              </w:r>
            </w:del>
          </w:p>
          <w:p w14:paraId="615980B8" w14:textId="7FDB7A39" w:rsidR="0012331D" w:rsidDel="00FD69AF" w:rsidRDefault="0012331D" w:rsidP="699595DC">
            <w:pPr>
              <w:pStyle w:val="Paragrafoelenco"/>
              <w:numPr>
                <w:ilvl w:val="0"/>
                <w:numId w:val="40"/>
              </w:numPr>
              <w:rPr>
                <w:del w:id="1441" w:author="Giorgio Romeo" w:date="2020-12-01T11:23:00Z"/>
                <w:rStyle w:val="Enfasidelicata"/>
                <w:rFonts w:ascii="Bell MT" w:hAnsi="Bell MT"/>
                <w:i w:val="0"/>
                <w:iCs w:val="0"/>
                <w:sz w:val="28"/>
                <w:szCs w:val="28"/>
              </w:rPr>
            </w:pPr>
            <w:del w:id="1442" w:author="Giorgio Romeo" w:date="2020-12-01T11:23:00Z">
              <w:r w:rsidRPr="699595DC" w:rsidDel="0012331D">
                <w:rPr>
                  <w:rStyle w:val="Enfasidelicata"/>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699595DC">
            <w:pPr>
              <w:pStyle w:val="Paragrafoelenco"/>
              <w:numPr>
                <w:ilvl w:val="0"/>
                <w:numId w:val="40"/>
              </w:numPr>
              <w:rPr>
                <w:del w:id="1443" w:author="Giorgio Romeo" w:date="2020-12-01T11:23:00Z"/>
                <w:rStyle w:val="Enfasidelicata"/>
                <w:rFonts w:ascii="Bell MT" w:hAnsi="Bell MT"/>
                <w:i w:val="0"/>
                <w:iCs w:val="0"/>
                <w:sz w:val="28"/>
                <w:szCs w:val="28"/>
              </w:rPr>
            </w:pPr>
            <w:del w:id="1444" w:author="Giorgio Romeo" w:date="2020-12-01T11:23:00Z">
              <w:r w:rsidRPr="699595DC" w:rsidDel="0012331D">
                <w:rPr>
                  <w:rStyle w:val="Enfasidelicata"/>
                  <w:rFonts w:ascii="Bell MT" w:hAnsi="Bell MT"/>
                  <w:i w:val="0"/>
                  <w:iCs w:val="0"/>
                  <w:sz w:val="28"/>
                  <w:szCs w:val="28"/>
                </w:rPr>
                <w:delText xml:space="preserve">The user </w:delText>
              </w:r>
              <w:commentRangeStart w:id="1445"/>
              <w:r w:rsidRPr="699595DC" w:rsidDel="0012331D">
                <w:rPr>
                  <w:rStyle w:val="Enfasidelicata"/>
                  <w:rFonts w:ascii="Bell MT" w:hAnsi="Bell MT"/>
                  <w:i w:val="0"/>
                  <w:iCs w:val="0"/>
                  <w:sz w:val="28"/>
                  <w:szCs w:val="28"/>
                </w:rPr>
                <w:delText>optionally</w:delText>
              </w:r>
            </w:del>
            <w:commentRangeEnd w:id="1445"/>
            <w:r>
              <w:commentReference w:id="1445"/>
            </w:r>
            <w:del w:id="1446" w:author="Giorgio Romeo" w:date="2020-12-01T11:23:00Z">
              <w:r w:rsidRPr="699595DC" w:rsidDel="0012331D">
                <w:rPr>
                  <w:rStyle w:val="Enfasidelicata"/>
                  <w:rFonts w:ascii="Bell MT" w:hAnsi="Bell MT"/>
                  <w:i w:val="0"/>
                  <w:iCs w:val="0"/>
                  <w:sz w:val="28"/>
                  <w:szCs w:val="28"/>
                </w:rPr>
                <w:delText xml:space="preserve"> fills the previous fields, then she clicks on the </w:delText>
              </w:r>
              <w:r w:rsidRPr="699595DC" w:rsidDel="0012331D">
                <w:rPr>
                  <w:rStyle w:val="Enfasidelicata"/>
                  <w:rFonts w:ascii="Bell MT" w:hAnsi="Bell MT"/>
                  <w:sz w:val="28"/>
                  <w:szCs w:val="28"/>
                </w:rPr>
                <w:delText>“Confirm”</w:delText>
              </w:r>
              <w:r w:rsidRPr="699595DC" w:rsidDel="0012331D">
                <w:rPr>
                  <w:rStyle w:val="Enfasidelicata"/>
                  <w:rFonts w:ascii="Bell MT" w:hAnsi="Bell MT"/>
                  <w:i w:val="0"/>
                  <w:iCs w:val="0"/>
                  <w:sz w:val="28"/>
                  <w:szCs w:val="28"/>
                </w:rPr>
                <w:delText xml:space="preserve"> button.</w:delText>
              </w:r>
            </w:del>
          </w:p>
          <w:p w14:paraId="7F9A7997" w14:textId="69372DE1" w:rsidR="0012331D" w:rsidDel="00FD69AF" w:rsidRDefault="0012331D" w:rsidP="699595DC">
            <w:pPr>
              <w:pStyle w:val="Paragrafoelenco"/>
              <w:numPr>
                <w:ilvl w:val="0"/>
                <w:numId w:val="29"/>
              </w:numPr>
              <w:rPr>
                <w:del w:id="1447" w:author="Giorgio Romeo" w:date="2020-12-01T11:23:00Z"/>
                <w:rStyle w:val="Enfasidelicata"/>
                <w:rFonts w:ascii="Bell MT" w:hAnsi="Bell MT"/>
                <w:i w:val="0"/>
                <w:iCs w:val="0"/>
                <w:sz w:val="28"/>
                <w:szCs w:val="28"/>
              </w:rPr>
            </w:pPr>
            <w:del w:id="1448" w:author="Giorgio Romeo" w:date="2020-12-01T11:23:00Z">
              <w:r w:rsidRPr="699595DC" w:rsidDel="0012331D">
                <w:rPr>
                  <w:rStyle w:val="Enfasidelicata"/>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699595DC">
            <w:pPr>
              <w:pStyle w:val="Paragrafoelenco"/>
              <w:numPr>
                <w:ilvl w:val="0"/>
                <w:numId w:val="29"/>
              </w:numPr>
              <w:rPr>
                <w:del w:id="1449" w:author="Giorgio Romeo" w:date="2020-12-01T11:23:00Z"/>
                <w:rStyle w:val="Enfasidelicata"/>
                <w:rFonts w:ascii="Bell MT" w:hAnsi="Bell MT"/>
                <w:i w:val="0"/>
                <w:iCs w:val="0"/>
                <w:sz w:val="28"/>
                <w:szCs w:val="28"/>
              </w:rPr>
            </w:pPr>
            <w:del w:id="1450" w:author="Giorgio Romeo" w:date="2020-12-01T11:23:00Z">
              <w:r w:rsidRPr="699595DC" w:rsidDel="0012331D">
                <w:rPr>
                  <w:rStyle w:val="Enfasidelicata"/>
                  <w:rFonts w:ascii="Bell MT" w:hAnsi="Bell MT"/>
                  <w:i w:val="0"/>
                  <w:iCs w:val="0"/>
                  <w:sz w:val="28"/>
                  <w:szCs w:val="28"/>
                </w:rPr>
                <w:delText>The system sends to the user the virtual ticket containing:</w:delText>
              </w:r>
            </w:del>
          </w:p>
          <w:p w14:paraId="43E92ABF" w14:textId="4D30B5BE" w:rsidR="0012331D" w:rsidDel="00FD69AF" w:rsidRDefault="0012331D" w:rsidP="699595DC">
            <w:pPr>
              <w:pStyle w:val="Paragrafoelenco"/>
              <w:numPr>
                <w:ilvl w:val="0"/>
                <w:numId w:val="38"/>
              </w:numPr>
              <w:ind w:left="754" w:hanging="357"/>
              <w:rPr>
                <w:del w:id="1451" w:author="Giorgio Romeo" w:date="2020-12-01T11:23:00Z"/>
                <w:rStyle w:val="Enfasidelicata"/>
                <w:rFonts w:ascii="Bell MT" w:hAnsi="Bell MT"/>
                <w:i w:val="0"/>
                <w:iCs w:val="0"/>
                <w:sz w:val="28"/>
                <w:szCs w:val="28"/>
              </w:rPr>
            </w:pPr>
            <w:del w:id="1452" w:author="Giorgio Romeo" w:date="2020-12-01T11:23:00Z">
              <w:r w:rsidRPr="699595DC" w:rsidDel="0012331D">
                <w:rPr>
                  <w:rStyle w:val="Enfasidelicata"/>
                  <w:rFonts w:ascii="Bell MT" w:hAnsi="Bell MT"/>
                  <w:i w:val="0"/>
                  <w:iCs w:val="0"/>
                  <w:sz w:val="28"/>
                  <w:szCs w:val="28"/>
                </w:rPr>
                <w:delText>The user’s selected time slot.</w:delText>
              </w:r>
            </w:del>
          </w:p>
          <w:p w14:paraId="6319AB90" w14:textId="37A3524D" w:rsidR="0012331D" w:rsidDel="00FD69AF" w:rsidRDefault="0012331D" w:rsidP="699595DC">
            <w:pPr>
              <w:pStyle w:val="Paragrafoelenco"/>
              <w:numPr>
                <w:ilvl w:val="0"/>
                <w:numId w:val="38"/>
              </w:numPr>
              <w:ind w:left="754" w:hanging="357"/>
              <w:rPr>
                <w:del w:id="1453" w:author="Giorgio Romeo" w:date="2020-12-01T11:23:00Z"/>
                <w:rStyle w:val="Enfasidelicata"/>
                <w:rFonts w:ascii="Bell MT" w:hAnsi="Bell MT"/>
                <w:i w:val="0"/>
                <w:iCs w:val="0"/>
                <w:sz w:val="28"/>
                <w:szCs w:val="28"/>
              </w:rPr>
            </w:pPr>
            <w:del w:id="1454" w:author="Giorgio Romeo" w:date="2020-12-01T11:23:00Z">
              <w:r w:rsidRPr="699595DC" w:rsidDel="0012331D">
                <w:rPr>
                  <w:rStyle w:val="Enfasidelicata"/>
                  <w:rFonts w:ascii="Bell MT" w:hAnsi="Bell MT"/>
                  <w:i w:val="0"/>
                  <w:iCs w:val="0"/>
                  <w:sz w:val="28"/>
                  <w:szCs w:val="28"/>
                </w:rPr>
                <w:delText>The store’s name and address.</w:delText>
              </w:r>
            </w:del>
          </w:p>
          <w:p w14:paraId="6AD7ACC5" w14:textId="03318E38" w:rsidR="0012331D" w:rsidRPr="000C5592" w:rsidDel="00FD69AF" w:rsidRDefault="0012331D" w:rsidP="699595DC">
            <w:pPr>
              <w:pStyle w:val="Paragrafoelenco"/>
              <w:numPr>
                <w:ilvl w:val="0"/>
                <w:numId w:val="38"/>
              </w:numPr>
              <w:ind w:left="754" w:hanging="357"/>
              <w:rPr>
                <w:del w:id="1455" w:author="Giorgio Romeo" w:date="2020-12-01T11:23:00Z"/>
                <w:rStyle w:val="Enfasidelicata"/>
                <w:rFonts w:ascii="Bell MT" w:hAnsi="Bell MT"/>
                <w:i w:val="0"/>
                <w:iCs w:val="0"/>
                <w:sz w:val="28"/>
                <w:szCs w:val="28"/>
              </w:rPr>
            </w:pPr>
            <w:del w:id="1456" w:author="Giorgio Romeo" w:date="2020-12-01T11:23:00Z">
              <w:r w:rsidRPr="699595DC" w:rsidDel="0012331D">
                <w:rPr>
                  <w:rStyle w:val="Enfasidelicata"/>
                  <w:rFonts w:ascii="Bell MT" w:hAnsi="Bell MT"/>
                  <w:i w:val="0"/>
                  <w:iCs w:val="0"/>
                  <w:sz w:val="28"/>
                  <w:szCs w:val="28"/>
                </w:rPr>
                <w:delText>The QR code to enter (and exit) the store.</w:delText>
              </w:r>
            </w:del>
          </w:p>
        </w:tc>
      </w:tr>
      <w:tr w:rsidR="0012331D" w:rsidDel="00FD69AF" w14:paraId="619F221F" w14:textId="72BA01FB" w:rsidTr="699595DC">
        <w:trPr>
          <w:trHeight w:val="361"/>
          <w:del w:id="1457" w:author="Giorgio Romeo" w:date="2020-12-01T11:23:00Z"/>
          <w:trPrChange w:id="1458" w:author="Giorgio Romeo" w:date="2020-12-01T11:21:00Z">
            <w:trPr>
              <w:trHeight w:val="361"/>
            </w:trPr>
          </w:trPrChange>
        </w:trPr>
        <w:tc>
          <w:tcPr>
            <w:tcW w:w="1985" w:type="dxa"/>
            <w:tcPrChange w:id="1459" w:author="Giorgio Romeo" w:date="2020-12-01T11:21:00Z">
              <w:tcPr>
                <w:tcW w:w="1985" w:type="dxa"/>
              </w:tcPr>
            </w:tcPrChange>
          </w:tcPr>
          <w:p w14:paraId="3773B95B" w14:textId="3AC5A564" w:rsidR="0012331D" w:rsidRPr="006B5465" w:rsidDel="00FD69AF" w:rsidRDefault="0012331D" w:rsidP="00FD69AF">
            <w:pPr>
              <w:pStyle w:val="Paragrafoelenco"/>
              <w:ind w:left="0"/>
              <w:jc w:val="center"/>
              <w:rPr>
                <w:del w:id="1460" w:author="Giorgio Romeo" w:date="2020-12-01T11:23:00Z"/>
                <w:rStyle w:val="Enfasidelicata"/>
                <w:rFonts w:ascii="Bell MT" w:hAnsi="Bell MT"/>
                <w:i w:val="0"/>
                <w:iCs w:val="0"/>
                <w:sz w:val="32"/>
                <w:szCs w:val="32"/>
              </w:rPr>
            </w:pPr>
            <w:del w:id="1461" w:author="Giorgio Romeo" w:date="2020-12-01T11:23:00Z">
              <w:r w:rsidRPr="006B5465" w:rsidDel="00FD69AF">
                <w:rPr>
                  <w:rStyle w:val="Enfasidelicata"/>
                  <w:rFonts w:ascii="Bell MT" w:hAnsi="Bell MT"/>
                  <w:i w:val="0"/>
                  <w:iCs w:val="0"/>
                  <w:sz w:val="32"/>
                  <w:szCs w:val="32"/>
                </w:rPr>
                <w:delText>Exit condition</w:delText>
              </w:r>
            </w:del>
          </w:p>
        </w:tc>
        <w:tc>
          <w:tcPr>
            <w:tcW w:w="6849" w:type="dxa"/>
            <w:tcPrChange w:id="1462" w:author="Giorgio Romeo" w:date="2020-12-01T11:21:00Z">
              <w:tcPr>
                <w:tcW w:w="6849" w:type="dxa"/>
              </w:tcPr>
            </w:tcPrChange>
          </w:tcPr>
          <w:p w14:paraId="6D9AAB00" w14:textId="40F42EF3" w:rsidR="0012331D" w:rsidRPr="006B5465" w:rsidDel="00FD69AF" w:rsidRDefault="0012331D" w:rsidP="00FD69AF">
            <w:pPr>
              <w:pStyle w:val="Paragrafoelenco"/>
              <w:ind w:left="0"/>
              <w:rPr>
                <w:del w:id="1463" w:author="Giorgio Romeo" w:date="2020-12-01T11:23:00Z"/>
                <w:rStyle w:val="Enfasidelicata"/>
                <w:rFonts w:ascii="Bell MT" w:hAnsi="Bell MT"/>
                <w:i w:val="0"/>
                <w:iCs w:val="0"/>
                <w:sz w:val="28"/>
                <w:szCs w:val="28"/>
              </w:rPr>
            </w:pPr>
            <w:del w:id="1464" w:author="Giorgio Romeo" w:date="2020-12-01T11:23:00Z">
              <w:r w:rsidDel="00FD69AF">
                <w:rPr>
                  <w:rStyle w:val="Enfasidelicata"/>
                  <w:rFonts w:ascii="Bell MT" w:hAnsi="Bell MT"/>
                  <w:i w:val="0"/>
                  <w:iCs w:val="0"/>
                  <w:sz w:val="28"/>
                  <w:szCs w:val="28"/>
                </w:rPr>
                <w:delText>The user successfully receives the virtual ticket.</w:delText>
              </w:r>
            </w:del>
          </w:p>
        </w:tc>
      </w:tr>
      <w:tr w:rsidR="0012331D" w:rsidDel="00FD69AF" w14:paraId="4A2BA0FB" w14:textId="08A39E54" w:rsidTr="699595DC">
        <w:trPr>
          <w:trHeight w:val="2967"/>
          <w:del w:id="1465" w:author="Giorgio Romeo" w:date="2020-12-01T11:23:00Z"/>
          <w:trPrChange w:id="1466" w:author="Giorgio Romeo" w:date="2020-12-01T11:21:00Z">
            <w:trPr>
              <w:trHeight w:val="361"/>
            </w:trPr>
          </w:trPrChange>
        </w:trPr>
        <w:tc>
          <w:tcPr>
            <w:tcW w:w="1985" w:type="dxa"/>
            <w:tcPrChange w:id="1467" w:author="Giorgio Romeo" w:date="2020-12-01T11:21:00Z">
              <w:tcPr>
                <w:tcW w:w="1985" w:type="dxa"/>
              </w:tcPr>
            </w:tcPrChange>
          </w:tcPr>
          <w:p w14:paraId="30ECFAAB" w14:textId="24C58306" w:rsidR="0012331D" w:rsidRPr="006B5465" w:rsidDel="00FD69AF" w:rsidRDefault="0012331D" w:rsidP="00FD69AF">
            <w:pPr>
              <w:pStyle w:val="Paragrafoelenco"/>
              <w:ind w:left="0"/>
              <w:jc w:val="center"/>
              <w:rPr>
                <w:del w:id="1468" w:author="Giorgio Romeo" w:date="2020-12-01T11:23:00Z"/>
                <w:rStyle w:val="Enfasidelicata"/>
                <w:rFonts w:ascii="Bell MT" w:hAnsi="Bell MT"/>
                <w:i w:val="0"/>
                <w:iCs w:val="0"/>
                <w:sz w:val="32"/>
                <w:szCs w:val="32"/>
              </w:rPr>
            </w:pPr>
            <w:del w:id="1469" w:author="Giorgio Romeo" w:date="2020-12-01T11:23:00Z">
              <w:r w:rsidRPr="006B5465" w:rsidDel="00FD69AF">
                <w:rPr>
                  <w:rStyle w:val="Enfasidelicata"/>
                  <w:rFonts w:ascii="Bell MT" w:hAnsi="Bell MT"/>
                  <w:i w:val="0"/>
                  <w:iCs w:val="0"/>
                  <w:sz w:val="32"/>
                  <w:szCs w:val="32"/>
                </w:rPr>
                <w:delText>Exceptions</w:delText>
              </w:r>
            </w:del>
          </w:p>
        </w:tc>
        <w:tc>
          <w:tcPr>
            <w:tcW w:w="6849" w:type="dxa"/>
            <w:tcPrChange w:id="1470" w:author="Giorgio Romeo" w:date="2020-12-01T11:21:00Z">
              <w:tcPr>
                <w:tcW w:w="6849" w:type="dxa"/>
              </w:tcPr>
            </w:tcPrChange>
          </w:tcPr>
          <w:p w14:paraId="0E59522F" w14:textId="0FAA4218" w:rsidR="0012331D" w:rsidDel="00FD69AF" w:rsidRDefault="0012331D" w:rsidP="699595DC">
            <w:pPr>
              <w:pStyle w:val="Paragrafoelenco"/>
              <w:numPr>
                <w:ilvl w:val="0"/>
                <w:numId w:val="52"/>
              </w:numPr>
              <w:ind w:left="357" w:hanging="357"/>
              <w:rPr>
                <w:del w:id="1471" w:author="Giorgio Romeo" w:date="2020-12-01T11:23:00Z"/>
                <w:rStyle w:val="Enfasidelicata"/>
                <w:rFonts w:ascii="Bell MT" w:hAnsi="Bell MT"/>
                <w:i w:val="0"/>
                <w:iCs w:val="0"/>
                <w:sz w:val="28"/>
                <w:szCs w:val="28"/>
              </w:rPr>
            </w:pPr>
            <w:del w:id="1472" w:author="Giorgio Romeo" w:date="2020-12-01T11:23:00Z">
              <w:r w:rsidRPr="699595DC" w:rsidDel="0012331D">
                <w:rPr>
                  <w:rStyle w:val="Enfasidelicata"/>
                  <w:rFonts w:ascii="Bell MT" w:hAnsi="Bell MT"/>
                  <w:i w:val="0"/>
                  <w:iCs w:val="0"/>
                  <w:sz w:val="28"/>
                  <w:szCs w:val="28"/>
                </w:rPr>
                <w:delText xml:space="preserve">The user clicks on the </w:delText>
              </w:r>
              <w:r w:rsidRPr="699595DC" w:rsidDel="0012331D">
                <w:rPr>
                  <w:rStyle w:val="Enfasidelicata"/>
                  <w:rFonts w:ascii="Bell MT" w:hAnsi="Bell MT"/>
                  <w:sz w:val="28"/>
                  <w:szCs w:val="28"/>
                </w:rPr>
                <w:delText>“Cancel”</w:delText>
              </w:r>
              <w:r w:rsidRPr="699595DC" w:rsidDel="0012331D">
                <w:rPr>
                  <w:rStyle w:val="Enfasidelicata"/>
                  <w:rFonts w:ascii="Bell MT" w:hAnsi="Bell MT"/>
                  <w:i w:val="0"/>
                  <w:iCs w:val="0"/>
                  <w:sz w:val="28"/>
                  <w:szCs w:val="28"/>
                </w:rPr>
                <w:delText xml:space="preserve"> button in the event </w:delText>
              </w:r>
            </w:del>
            <w:del w:id="1473" w:author="Giorgio Romeo" w:date="2020-12-01T09:15:00Z">
              <w:r w:rsidRPr="699595DC" w:rsidDel="0012331D">
                <w:rPr>
                  <w:rStyle w:val="Enfasidelicata"/>
                  <w:rFonts w:ascii="Bell MT" w:hAnsi="Bell MT"/>
                  <w:i w:val="0"/>
                  <w:iCs w:val="0"/>
                  <w:sz w:val="28"/>
                  <w:szCs w:val="28"/>
                </w:rPr>
                <w:delText>3</w:delText>
              </w:r>
            </w:del>
            <w:del w:id="1474" w:author="Giorgio Romeo" w:date="2020-12-01T11:23:00Z">
              <w:r w:rsidRPr="699595DC" w:rsidDel="0012331D">
                <w:rPr>
                  <w:rStyle w:val="Enfasidelicata"/>
                  <w:rFonts w:ascii="Bell MT" w:hAnsi="Bell MT"/>
                  <w:i w:val="0"/>
                  <w:iCs w:val="0"/>
                  <w:sz w:val="28"/>
                  <w:szCs w:val="28"/>
                </w:rPr>
                <w:delText>.</w:delText>
              </w:r>
            </w:del>
          </w:p>
          <w:p w14:paraId="4707CBA7" w14:textId="49D971BE" w:rsidR="00FD69AF" w:rsidRPr="00FD69AF" w:rsidDel="00FD69AF" w:rsidRDefault="0012331D">
            <w:pPr>
              <w:pStyle w:val="Paragrafoelenco"/>
              <w:ind w:left="357"/>
              <w:rPr>
                <w:del w:id="1475" w:author="Giorgio Romeo" w:date="2020-12-01T11:16:00Z"/>
                <w:rStyle w:val="Enfasidelicata"/>
                <w:rFonts w:ascii="Bell MT" w:hAnsi="Bell MT"/>
                <w:i w:val="0"/>
                <w:iCs w:val="0"/>
                <w:sz w:val="28"/>
                <w:szCs w:val="28"/>
              </w:rPr>
              <w:pPrChange w:id="1476" w:author="Unknown" w:date="2020-12-01T11:16:00Z">
                <w:pPr>
                  <w:pStyle w:val="Paragrafoelenco"/>
                  <w:framePr w:hSpace="141" w:wrap="around" w:vAnchor="text" w:hAnchor="margin" w:xAlign="right" w:y="489"/>
                  <w:ind w:left="357"/>
                </w:pPr>
              </w:pPrChange>
            </w:pPr>
            <w:del w:id="1477" w:author="Giorgio Romeo" w:date="2020-12-01T11:23:00Z">
              <w:r w:rsidDel="00FD69AF">
                <w:rPr>
                  <w:rStyle w:val="Enfasidelicata"/>
                  <w:rFonts w:ascii="Bell MT" w:hAnsi="Bell MT"/>
                  <w:i w:val="0"/>
                  <w:iCs w:val="0"/>
                  <w:sz w:val="28"/>
                  <w:szCs w:val="28"/>
                </w:rPr>
                <w:delText xml:space="preserve">The system redirects the user to the initial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1478" w:author="Giorgio Romeo" w:date="2020-12-01T09:15:00Z">
              <w:r w:rsidDel="001C54E3">
                <w:rPr>
                  <w:rStyle w:val="Enfasidelicata"/>
                  <w:rFonts w:ascii="Bell MT" w:hAnsi="Bell MT"/>
                  <w:i w:val="0"/>
                  <w:iCs w:val="0"/>
                  <w:sz w:val="28"/>
                  <w:szCs w:val="28"/>
                </w:rPr>
                <w:delText>2</w:delText>
              </w:r>
            </w:del>
            <w:del w:id="1479" w:author="Giorgio Romeo" w:date="2020-12-01T11:23:00Z">
              <w:r w:rsidDel="00FD69AF">
                <w:rPr>
                  <w:rStyle w:val="Enfasidelicata"/>
                  <w:rFonts w:ascii="Bell MT" w:hAnsi="Bell MT"/>
                  <w:i w:val="0"/>
                  <w:iCs w:val="0"/>
                  <w:sz w:val="28"/>
                  <w:szCs w:val="28"/>
                </w:rPr>
                <w:delText>).</w:delText>
              </w:r>
            </w:del>
          </w:p>
          <w:p w14:paraId="426423F3" w14:textId="3135742D" w:rsidR="0012331D" w:rsidDel="00FD69AF" w:rsidRDefault="0012331D" w:rsidP="699595DC">
            <w:pPr>
              <w:pStyle w:val="Paragrafoelenco"/>
              <w:numPr>
                <w:ilvl w:val="0"/>
                <w:numId w:val="52"/>
              </w:numPr>
              <w:ind w:left="357" w:hanging="357"/>
              <w:rPr>
                <w:del w:id="1480" w:author="Giorgio Romeo" w:date="2020-12-01T11:23:00Z"/>
                <w:rStyle w:val="Enfasidelicata"/>
                <w:rFonts w:ascii="Bell MT" w:hAnsi="Bell MT"/>
                <w:i w:val="0"/>
                <w:iCs w:val="0"/>
                <w:sz w:val="28"/>
                <w:szCs w:val="28"/>
              </w:rPr>
            </w:pPr>
            <w:del w:id="1481" w:author="Giorgio Romeo" w:date="2020-12-01T11:23:00Z">
              <w:r w:rsidRPr="699595DC" w:rsidDel="0012331D">
                <w:rPr>
                  <w:rStyle w:val="Enfasidelicata"/>
                  <w:rFonts w:ascii="Bell MT" w:hAnsi="Bell MT"/>
                  <w:i w:val="0"/>
                  <w:iCs w:val="0"/>
                  <w:sz w:val="28"/>
                  <w:szCs w:val="28"/>
                </w:rPr>
                <w:delText xml:space="preserve">The user clicks on the </w:delText>
              </w:r>
              <w:r w:rsidRPr="699595DC" w:rsidDel="0012331D">
                <w:rPr>
                  <w:rStyle w:val="Enfasidelicata"/>
                  <w:rFonts w:ascii="Bell MT" w:hAnsi="Bell MT"/>
                  <w:sz w:val="28"/>
                  <w:szCs w:val="28"/>
                </w:rPr>
                <w:delText>“Cancel”</w:delText>
              </w:r>
              <w:r w:rsidRPr="699595DC" w:rsidDel="0012331D">
                <w:rPr>
                  <w:rStyle w:val="Enfasidelicata"/>
                  <w:rFonts w:ascii="Bell MT" w:hAnsi="Bell MT"/>
                  <w:i w:val="0"/>
                  <w:iCs w:val="0"/>
                  <w:sz w:val="28"/>
                  <w:szCs w:val="28"/>
                </w:rPr>
                <w:delText xml:space="preserve"> button in the event </w:delText>
              </w:r>
            </w:del>
            <w:del w:id="1482" w:author="Giorgio Romeo" w:date="2020-12-01T09:15:00Z">
              <w:r w:rsidRPr="699595DC" w:rsidDel="0012331D">
                <w:rPr>
                  <w:rStyle w:val="Enfasidelicata"/>
                  <w:rFonts w:ascii="Bell MT" w:hAnsi="Bell MT"/>
                  <w:i w:val="0"/>
                  <w:iCs w:val="0"/>
                  <w:sz w:val="28"/>
                  <w:szCs w:val="28"/>
                </w:rPr>
                <w:delText>5</w:delText>
              </w:r>
            </w:del>
            <w:del w:id="1483" w:author="Giorgio Romeo" w:date="2020-12-01T11:23:00Z">
              <w:r w:rsidRPr="699595DC" w:rsidDel="0012331D">
                <w:rPr>
                  <w:rStyle w:val="Enfasidelicata"/>
                  <w:rFonts w:ascii="Bell MT" w:hAnsi="Bell MT"/>
                  <w:i w:val="0"/>
                  <w:iCs w:val="0"/>
                  <w:sz w:val="28"/>
                  <w:szCs w:val="28"/>
                </w:rPr>
                <w:delText>.</w:delText>
              </w:r>
            </w:del>
          </w:p>
          <w:p w14:paraId="16C3E83D" w14:textId="1577893E" w:rsidR="0012331D" w:rsidDel="00FD69AF" w:rsidRDefault="0012331D" w:rsidP="00FD69AF">
            <w:pPr>
              <w:pStyle w:val="Paragrafoelenco"/>
              <w:ind w:left="357"/>
              <w:rPr>
                <w:del w:id="1484" w:author="Giorgio Romeo" w:date="2020-12-01T11:23:00Z"/>
                <w:rStyle w:val="Enfasidelicata"/>
                <w:rFonts w:ascii="Bell MT" w:hAnsi="Bell MT"/>
                <w:i w:val="0"/>
                <w:iCs w:val="0"/>
                <w:sz w:val="28"/>
                <w:szCs w:val="28"/>
              </w:rPr>
            </w:pPr>
            <w:del w:id="1485" w:author="Giorgio Romeo" w:date="2020-12-01T11:23:00Z">
              <w:r w:rsidDel="00FD69AF">
                <w:rPr>
                  <w:rStyle w:val="Enfasidelicata"/>
                  <w:rFonts w:ascii="Bell MT" w:hAnsi="Bell MT"/>
                  <w:i w:val="0"/>
                  <w:iCs w:val="0"/>
                  <w:sz w:val="28"/>
                  <w:szCs w:val="28"/>
                </w:rPr>
                <w:delText xml:space="preserve">The system redirects the user to the second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1486" w:author="Giorgio Romeo" w:date="2020-12-01T09:15:00Z">
              <w:r w:rsidDel="001C54E3">
                <w:rPr>
                  <w:rStyle w:val="Enfasidelicata"/>
                  <w:rFonts w:ascii="Bell MT" w:hAnsi="Bell MT"/>
                  <w:i w:val="0"/>
                  <w:iCs w:val="0"/>
                  <w:sz w:val="28"/>
                  <w:szCs w:val="28"/>
                </w:rPr>
                <w:delText>3</w:delText>
              </w:r>
            </w:del>
            <w:del w:id="1487" w:author="Giorgio Romeo" w:date="2020-12-01T11:23:00Z">
              <w:r w:rsidDel="00FD69AF">
                <w:rPr>
                  <w:rStyle w:val="Enfasidelicata"/>
                  <w:rFonts w:ascii="Bell MT" w:hAnsi="Bell MT"/>
                  <w:i w:val="0"/>
                  <w:iCs w:val="0"/>
                  <w:sz w:val="28"/>
                  <w:szCs w:val="28"/>
                </w:rPr>
                <w:delText>).</w:delText>
              </w:r>
            </w:del>
          </w:p>
          <w:p w14:paraId="74B12028" w14:textId="25D8C8FF" w:rsidR="0012331D" w:rsidRPr="00B920D4" w:rsidDel="00FD69AF" w:rsidRDefault="0012331D" w:rsidP="00FD69AF">
            <w:pPr>
              <w:rPr>
                <w:del w:id="1488" w:author="Giorgio Romeo" w:date="2020-12-01T11:23:00Z"/>
                <w:rStyle w:val="Enfasidelicata"/>
                <w:rFonts w:ascii="Bell MT" w:hAnsi="Bell MT"/>
                <w:i w:val="0"/>
                <w:iCs w:val="0"/>
                <w:sz w:val="28"/>
                <w:szCs w:val="28"/>
              </w:rPr>
            </w:pPr>
          </w:p>
        </w:tc>
      </w:tr>
    </w:tbl>
    <w:p w14:paraId="7817CC43" w14:textId="04B96438" w:rsidR="00B25FA1" w:rsidDel="00FD69AF" w:rsidRDefault="00B25FA1" w:rsidP="00B920D4">
      <w:pPr>
        <w:pStyle w:val="Paragrafoelenco"/>
        <w:numPr>
          <w:ilvl w:val="0"/>
          <w:numId w:val="42"/>
        </w:numPr>
        <w:spacing w:after="240" w:line="240" w:lineRule="auto"/>
        <w:ind w:left="1349" w:hanging="357"/>
        <w:rPr>
          <w:del w:id="1489" w:author="Giorgio Romeo" w:date="2020-12-01T11:22:00Z"/>
          <w:rStyle w:val="Enfasidelicata"/>
          <w:rFonts w:ascii="Bell MT" w:hAnsi="Bell MT"/>
          <w:sz w:val="28"/>
          <w:szCs w:val="28"/>
        </w:rPr>
      </w:pPr>
      <w:del w:id="1490" w:author="Giorgio Romeo" w:date="2020-12-01T11:22:00Z">
        <w:r w:rsidRPr="699595DC" w:rsidDel="00B25FA1">
          <w:rPr>
            <w:rStyle w:val="Enfasidelicata"/>
            <w:rFonts w:ascii="Bell MT" w:hAnsi="Bell MT"/>
            <w:sz w:val="28"/>
            <w:szCs w:val="28"/>
          </w:rPr>
          <w:delText>Book Visit</w:delText>
        </w:r>
      </w:del>
    </w:p>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174EF86E" w14:textId="74370478" w:rsidR="00B83466" w:rsidDel="00664977" w:rsidRDefault="00B83466" w:rsidP="00B83466">
      <w:pPr>
        <w:spacing w:line="240" w:lineRule="auto"/>
        <w:rPr>
          <w:del w:id="1491" w:author="Giorgio Romeo" w:date="2020-12-01T12:11:00Z"/>
          <w:rStyle w:val="Enfasidelicata"/>
          <w:rFonts w:ascii="Bell MT" w:hAnsi="Bell MT"/>
          <w:sz w:val="28"/>
          <w:szCs w:val="28"/>
        </w:rPr>
      </w:pPr>
    </w:p>
    <w:p w14:paraId="6CCBA9C8" w14:textId="7DB36A2C" w:rsidR="00B83466" w:rsidDel="00664977" w:rsidRDefault="00B83466" w:rsidP="00B83466">
      <w:pPr>
        <w:spacing w:line="240" w:lineRule="auto"/>
        <w:rPr>
          <w:del w:id="1492" w:author="Giorgio Romeo" w:date="2020-12-01T12:11:00Z"/>
          <w:rStyle w:val="Enfasidelicata"/>
          <w:rFonts w:ascii="Bell MT" w:hAnsi="Bell MT"/>
          <w:sz w:val="28"/>
          <w:szCs w:val="28"/>
        </w:rPr>
      </w:pPr>
    </w:p>
    <w:p w14:paraId="388BBB27" w14:textId="66FD207B" w:rsidR="00B83466" w:rsidDel="00664977" w:rsidRDefault="00B83466" w:rsidP="00B83466">
      <w:pPr>
        <w:spacing w:line="240" w:lineRule="auto"/>
        <w:rPr>
          <w:del w:id="1493" w:author="Giorgio Romeo" w:date="2020-12-01T12:11:00Z"/>
          <w:rStyle w:val="Enfasidelicata"/>
          <w:rFonts w:ascii="Bell MT" w:hAnsi="Bell MT"/>
          <w:sz w:val="28"/>
          <w:szCs w:val="28"/>
        </w:rPr>
      </w:pPr>
    </w:p>
    <w:p w14:paraId="47346780" w14:textId="2C89882F" w:rsidR="00B83466" w:rsidDel="00664977" w:rsidRDefault="00B83466" w:rsidP="00B83466">
      <w:pPr>
        <w:spacing w:line="240" w:lineRule="auto"/>
        <w:rPr>
          <w:del w:id="1494" w:author="Giorgio Romeo" w:date="2020-12-01T12:11:00Z"/>
          <w:rStyle w:val="Enfasidelicata"/>
          <w:rFonts w:ascii="Bell MT" w:hAnsi="Bell MT"/>
          <w:sz w:val="28"/>
          <w:szCs w:val="28"/>
        </w:rPr>
      </w:pPr>
    </w:p>
    <w:p w14:paraId="25EC1B7F" w14:textId="333A48DE" w:rsidR="00B83466" w:rsidDel="00664977" w:rsidRDefault="00B83466" w:rsidP="00B83466">
      <w:pPr>
        <w:spacing w:line="240" w:lineRule="auto"/>
        <w:rPr>
          <w:del w:id="1495" w:author="Giorgio Romeo" w:date="2020-12-01T12:11:00Z"/>
          <w:rStyle w:val="Enfasidelicata"/>
          <w:rFonts w:ascii="Bell MT" w:hAnsi="Bell MT"/>
          <w:sz w:val="28"/>
          <w:szCs w:val="28"/>
        </w:rPr>
      </w:pPr>
    </w:p>
    <w:p w14:paraId="6C1E5CC2" w14:textId="5E0A45A9" w:rsidR="00B83466" w:rsidDel="00664977" w:rsidRDefault="00B83466" w:rsidP="00B83466">
      <w:pPr>
        <w:spacing w:line="240" w:lineRule="auto"/>
        <w:rPr>
          <w:del w:id="1496" w:author="Giorgio Romeo" w:date="2020-12-01T12:11:00Z"/>
          <w:rStyle w:val="Enfasidelicata"/>
          <w:rFonts w:ascii="Bell MT" w:hAnsi="Bell MT"/>
          <w:sz w:val="28"/>
          <w:szCs w:val="28"/>
        </w:rPr>
      </w:pPr>
    </w:p>
    <w:p w14:paraId="273189BD" w14:textId="4B1F5C81" w:rsidR="00B83466" w:rsidDel="00664977" w:rsidRDefault="00B83466" w:rsidP="00B83466">
      <w:pPr>
        <w:spacing w:line="240" w:lineRule="auto"/>
        <w:rPr>
          <w:del w:id="1497" w:author="Giorgio Romeo" w:date="2020-12-01T12:11:00Z"/>
          <w:rStyle w:val="Enfasidelicata"/>
          <w:rFonts w:ascii="Bell MT" w:hAnsi="Bell MT"/>
          <w:sz w:val="28"/>
          <w:szCs w:val="28"/>
        </w:rPr>
      </w:pPr>
    </w:p>
    <w:p w14:paraId="23227EA2" w14:textId="0D2CA139" w:rsidR="00B83466" w:rsidDel="00664977" w:rsidRDefault="00B83466" w:rsidP="00B83466">
      <w:pPr>
        <w:spacing w:line="240" w:lineRule="auto"/>
        <w:rPr>
          <w:del w:id="1498" w:author="Giorgio Romeo" w:date="2020-12-01T12:11:00Z"/>
          <w:rStyle w:val="Enfasidelicata"/>
          <w:rFonts w:ascii="Bell MT" w:hAnsi="Bell MT"/>
          <w:sz w:val="28"/>
          <w:szCs w:val="28"/>
        </w:rPr>
      </w:pPr>
    </w:p>
    <w:p w14:paraId="0690A7BB" w14:textId="0431D1D1" w:rsidR="00B83466" w:rsidDel="00664977" w:rsidRDefault="00B83466" w:rsidP="00B83466">
      <w:pPr>
        <w:spacing w:line="240" w:lineRule="auto"/>
        <w:rPr>
          <w:del w:id="1499" w:author="Giorgio Romeo" w:date="2020-12-01T12:11:00Z"/>
          <w:rStyle w:val="Enfasidelicata"/>
          <w:rFonts w:ascii="Bell MT" w:hAnsi="Bell MT"/>
          <w:sz w:val="28"/>
          <w:szCs w:val="28"/>
        </w:rPr>
      </w:pPr>
    </w:p>
    <w:p w14:paraId="10642002" w14:textId="064AE4B2" w:rsidR="00B83466" w:rsidDel="00664977" w:rsidRDefault="00B83466" w:rsidP="00B83466">
      <w:pPr>
        <w:spacing w:line="240" w:lineRule="auto"/>
        <w:rPr>
          <w:del w:id="1500" w:author="Giorgio Romeo" w:date="2020-12-01T12:11:00Z"/>
          <w:rStyle w:val="Enfasidelicata"/>
          <w:rFonts w:ascii="Bell MT" w:hAnsi="Bell MT"/>
          <w:sz w:val="28"/>
          <w:szCs w:val="28"/>
        </w:rPr>
      </w:pPr>
    </w:p>
    <w:p w14:paraId="09D39C7E" w14:textId="023422C3" w:rsidR="00B83466" w:rsidDel="00664977" w:rsidRDefault="00B83466" w:rsidP="00B83466">
      <w:pPr>
        <w:spacing w:line="240" w:lineRule="auto"/>
        <w:rPr>
          <w:del w:id="1501" w:author="Giorgio Romeo" w:date="2020-12-01T12:11:00Z"/>
          <w:rStyle w:val="Enfasidelicata"/>
          <w:rFonts w:ascii="Bell MT" w:hAnsi="Bell MT"/>
          <w:sz w:val="28"/>
          <w:szCs w:val="28"/>
        </w:rPr>
      </w:pPr>
    </w:p>
    <w:p w14:paraId="7D046EA4" w14:textId="252638C1" w:rsidR="00B83466" w:rsidDel="00664977" w:rsidRDefault="00B83466" w:rsidP="00B83466">
      <w:pPr>
        <w:spacing w:line="240" w:lineRule="auto"/>
        <w:rPr>
          <w:del w:id="1502" w:author="Giorgio Romeo" w:date="2020-12-01T12:11:00Z"/>
          <w:rStyle w:val="Enfasidelicata"/>
          <w:rFonts w:ascii="Bell MT" w:hAnsi="Bell MT"/>
          <w:sz w:val="28"/>
          <w:szCs w:val="28"/>
        </w:rPr>
      </w:pPr>
    </w:p>
    <w:p w14:paraId="0953E66D" w14:textId="465C1A82" w:rsidR="00B83466" w:rsidDel="00664977" w:rsidRDefault="00B83466" w:rsidP="00B83466">
      <w:pPr>
        <w:spacing w:line="240" w:lineRule="auto"/>
        <w:rPr>
          <w:del w:id="1503" w:author="Giorgio Romeo" w:date="2020-12-01T12:11:00Z"/>
          <w:rStyle w:val="Enfasidelicata"/>
          <w:rFonts w:ascii="Bell MT" w:hAnsi="Bell MT"/>
          <w:sz w:val="28"/>
          <w:szCs w:val="28"/>
        </w:rPr>
      </w:pPr>
    </w:p>
    <w:p w14:paraId="234BD24F" w14:textId="5671C843" w:rsidR="00B83466" w:rsidDel="00664977" w:rsidRDefault="00B83466" w:rsidP="00B83466">
      <w:pPr>
        <w:spacing w:line="240" w:lineRule="auto"/>
        <w:rPr>
          <w:del w:id="1504" w:author="Giorgio Romeo" w:date="2020-12-01T12:11:00Z"/>
          <w:rStyle w:val="Enfasidelicata"/>
          <w:rFonts w:ascii="Bell MT" w:hAnsi="Bell MT"/>
          <w:sz w:val="28"/>
          <w:szCs w:val="28"/>
        </w:rPr>
      </w:pPr>
    </w:p>
    <w:p w14:paraId="75F4950D" w14:textId="661CA6C7" w:rsidR="00B83466" w:rsidDel="00664977" w:rsidRDefault="00B83466" w:rsidP="00B83466">
      <w:pPr>
        <w:spacing w:line="240" w:lineRule="auto"/>
        <w:rPr>
          <w:del w:id="1505" w:author="Giorgio Romeo" w:date="2020-12-01T12:11:00Z"/>
          <w:rStyle w:val="Enfasidelicata"/>
          <w:rFonts w:ascii="Bell MT" w:hAnsi="Bell MT"/>
          <w:sz w:val="28"/>
          <w:szCs w:val="28"/>
        </w:rPr>
      </w:pPr>
    </w:p>
    <w:p w14:paraId="00B406F0" w14:textId="17D3EA53" w:rsidR="00B83466" w:rsidDel="00664977" w:rsidRDefault="00B83466" w:rsidP="00B83466">
      <w:pPr>
        <w:spacing w:line="240" w:lineRule="auto"/>
        <w:rPr>
          <w:del w:id="1506" w:author="Giorgio Romeo" w:date="2020-12-01T12:11:00Z"/>
          <w:rStyle w:val="Enfasidelicata"/>
          <w:rFonts w:ascii="Bell MT" w:hAnsi="Bell MT"/>
          <w:sz w:val="28"/>
          <w:szCs w:val="28"/>
        </w:rPr>
      </w:pPr>
    </w:p>
    <w:p w14:paraId="223EC14F" w14:textId="37D12B40" w:rsidR="00B83466" w:rsidDel="00664977" w:rsidRDefault="00B83466" w:rsidP="00B83466">
      <w:pPr>
        <w:spacing w:line="240" w:lineRule="auto"/>
        <w:rPr>
          <w:del w:id="1507" w:author="Giorgio Romeo" w:date="2020-12-01T12:11:00Z"/>
          <w:rStyle w:val="Enfasidelicata"/>
          <w:rFonts w:ascii="Bell MT" w:hAnsi="Bell MT"/>
          <w:sz w:val="28"/>
          <w:szCs w:val="28"/>
        </w:rPr>
      </w:pPr>
    </w:p>
    <w:p w14:paraId="4ED3243B" w14:textId="6E74F975" w:rsidR="00B83466" w:rsidRPr="00B83466" w:rsidDel="00664977" w:rsidRDefault="00B83466" w:rsidP="00B920D4">
      <w:pPr>
        <w:spacing w:line="240" w:lineRule="auto"/>
        <w:rPr>
          <w:del w:id="1508" w:author="Giorgio Romeo" w:date="2020-12-01T12:11:00Z"/>
          <w:rStyle w:val="Enfasidelicata"/>
          <w:rFonts w:ascii="Bell MT" w:hAnsi="Bell MT"/>
          <w:sz w:val="28"/>
          <w:szCs w:val="28"/>
        </w:rPr>
      </w:pPr>
    </w:p>
    <w:p w14:paraId="4118D4A2" w14:textId="4CF0A8E6" w:rsidR="00B83466" w:rsidRDefault="00B83466">
      <w:pPr>
        <w:pStyle w:val="Paragrafoelenco"/>
        <w:numPr>
          <w:ilvl w:val="0"/>
          <w:numId w:val="42"/>
        </w:numPr>
        <w:spacing w:line="240" w:lineRule="auto"/>
        <w:rPr>
          <w:rStyle w:val="Enfasidelicata"/>
          <w:rFonts w:ascii="Bell MT" w:hAnsi="Bell MT"/>
          <w:sz w:val="28"/>
          <w:szCs w:val="28"/>
        </w:rPr>
        <w:pPrChange w:id="1509" w:author="Giorgio Romeo" w:date="2020-12-01T11:22:00Z">
          <w:pPr>
            <w:pStyle w:val="Paragrafoelenco"/>
            <w:numPr>
              <w:numId w:val="56"/>
            </w:numPr>
            <w:spacing w:line="240" w:lineRule="auto"/>
            <w:ind w:left="1352" w:hanging="360"/>
          </w:pPr>
        </w:pPrChange>
      </w:pPr>
      <w:r>
        <w:rPr>
          <w:rStyle w:val="Enfasidelicata"/>
          <w:rFonts w:ascii="Bell MT" w:hAnsi="Bell MT"/>
          <w:sz w:val="28"/>
          <w:szCs w:val="28"/>
        </w:rPr>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ins w:id="1510"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rsidDel="00775C1D" w14:paraId="235F8E52" w14:textId="5ED57BF9" w:rsidTr="699595DC">
        <w:trPr>
          <w:trHeight w:val="215"/>
          <w:del w:id="1511" w:author="Giorgio Romeo" w:date="2020-12-02T00:24:00Z"/>
        </w:trPr>
        <w:tc>
          <w:tcPr>
            <w:tcW w:w="1985" w:type="dxa"/>
          </w:tcPr>
          <w:p w14:paraId="7CC8E654" w14:textId="208A249E" w:rsidR="0084516D" w:rsidRPr="006B5465" w:rsidDel="00775C1D" w:rsidRDefault="0084516D" w:rsidP="0084516D">
            <w:pPr>
              <w:pStyle w:val="Paragrafoelenco"/>
              <w:ind w:left="0"/>
              <w:jc w:val="center"/>
              <w:rPr>
                <w:del w:id="1512" w:author="Giorgio Romeo" w:date="2020-12-02T00:24:00Z"/>
                <w:rStyle w:val="Enfasidelicata"/>
                <w:rFonts w:ascii="Bell MT" w:hAnsi="Bell MT"/>
                <w:i w:val="0"/>
                <w:iCs w:val="0"/>
                <w:sz w:val="32"/>
                <w:szCs w:val="32"/>
              </w:rPr>
            </w:pPr>
            <w:del w:id="1513" w:author="Giorgio Romeo" w:date="2020-12-02T00:24:00Z">
              <w:r w:rsidRPr="006B5465" w:rsidDel="00775C1D">
                <w:rPr>
                  <w:rStyle w:val="Enfasidelicata"/>
                  <w:rFonts w:ascii="Bell MT" w:hAnsi="Bell MT"/>
                  <w:i w:val="0"/>
                  <w:iCs w:val="0"/>
                  <w:sz w:val="32"/>
                  <w:szCs w:val="32"/>
                </w:rPr>
                <w:delText>Actors</w:delText>
              </w:r>
            </w:del>
          </w:p>
        </w:tc>
        <w:tc>
          <w:tcPr>
            <w:tcW w:w="6849" w:type="dxa"/>
          </w:tcPr>
          <w:p w14:paraId="42391821" w14:textId="563C354C" w:rsidR="0084516D" w:rsidRPr="00923D58" w:rsidDel="00775C1D" w:rsidRDefault="00527327" w:rsidP="0084516D">
            <w:pPr>
              <w:pStyle w:val="Paragrafoelenco"/>
              <w:ind w:left="0"/>
              <w:rPr>
                <w:del w:id="1514" w:author="Giorgio Romeo" w:date="2020-12-02T00:24:00Z"/>
                <w:rStyle w:val="Enfasidelicata"/>
                <w:rFonts w:ascii="Bell MT" w:hAnsi="Bell MT"/>
                <w:i w:val="0"/>
                <w:iCs w:val="0"/>
                <w:sz w:val="28"/>
                <w:szCs w:val="28"/>
              </w:rPr>
            </w:pPr>
            <w:del w:id="1515" w:author="Giorgio Romeo" w:date="2020-12-02T00:24:00Z">
              <w:r w:rsidDel="00775C1D">
                <w:rPr>
                  <w:rStyle w:val="Enfasidelicata"/>
                  <w:rFonts w:ascii="Bell MT" w:hAnsi="Bell MT"/>
                  <w:i w:val="0"/>
                  <w:iCs w:val="0"/>
                  <w:sz w:val="28"/>
                  <w:szCs w:val="28"/>
                </w:rPr>
                <w:delText xml:space="preserve">Virtual </w:delText>
              </w:r>
              <w:r w:rsidR="0084516D" w:rsidRPr="00923D58" w:rsidDel="00775C1D">
                <w:rPr>
                  <w:rStyle w:val="Enfasidelicata"/>
                  <w:rFonts w:ascii="Bell MT" w:hAnsi="Bell MT"/>
                  <w:i w:val="0"/>
                  <w:iCs w:val="0"/>
                  <w:sz w:val="28"/>
                  <w:szCs w:val="28"/>
                </w:rPr>
                <w:delText>User</w:delText>
              </w:r>
            </w:del>
          </w:p>
        </w:tc>
      </w:tr>
      <w:tr w:rsidR="0084516D" w:rsidDel="00775C1D" w14:paraId="0B804B22" w14:textId="3B66AED4" w:rsidTr="699595DC">
        <w:trPr>
          <w:trHeight w:val="361"/>
          <w:del w:id="1516" w:author="Giorgio Romeo" w:date="2020-12-02T00:24:00Z"/>
        </w:trPr>
        <w:tc>
          <w:tcPr>
            <w:tcW w:w="1985" w:type="dxa"/>
          </w:tcPr>
          <w:p w14:paraId="23E39B95" w14:textId="498915C6" w:rsidR="0084516D" w:rsidRPr="006B5465" w:rsidDel="00775C1D" w:rsidRDefault="0084516D" w:rsidP="0084516D">
            <w:pPr>
              <w:pStyle w:val="Paragrafoelenco"/>
              <w:ind w:left="0"/>
              <w:jc w:val="center"/>
              <w:rPr>
                <w:del w:id="1517" w:author="Giorgio Romeo" w:date="2020-12-02T00:24:00Z"/>
                <w:rStyle w:val="Enfasidelicata"/>
                <w:rFonts w:ascii="Bell MT" w:hAnsi="Bell MT"/>
                <w:i w:val="0"/>
                <w:iCs w:val="0"/>
                <w:sz w:val="32"/>
                <w:szCs w:val="32"/>
              </w:rPr>
            </w:pPr>
            <w:del w:id="1518" w:author="Giorgio Romeo" w:date="2020-12-02T00:24:00Z">
              <w:r w:rsidRPr="006B5465" w:rsidDel="00775C1D">
                <w:rPr>
                  <w:rStyle w:val="Enfasidelicata"/>
                  <w:rFonts w:ascii="Bell MT" w:hAnsi="Bell MT"/>
                  <w:i w:val="0"/>
                  <w:iCs w:val="0"/>
                  <w:sz w:val="32"/>
                  <w:szCs w:val="32"/>
                </w:rPr>
                <w:delText>Entry condition</w:delText>
              </w:r>
            </w:del>
          </w:p>
        </w:tc>
        <w:tc>
          <w:tcPr>
            <w:tcW w:w="6849" w:type="dxa"/>
          </w:tcPr>
          <w:p w14:paraId="6DD47B04" w14:textId="56C76B28" w:rsidR="0084516D" w:rsidRPr="00923D58" w:rsidDel="00775C1D" w:rsidRDefault="00513AD3" w:rsidP="0084516D">
            <w:pPr>
              <w:pStyle w:val="Paragrafoelenco"/>
              <w:ind w:left="0"/>
              <w:rPr>
                <w:del w:id="1519" w:author="Giorgio Romeo" w:date="2020-12-02T00:24:00Z"/>
                <w:rStyle w:val="Enfasidelicata"/>
                <w:rFonts w:ascii="Bell MT" w:hAnsi="Bell MT"/>
                <w:i w:val="0"/>
                <w:iCs w:val="0"/>
                <w:sz w:val="28"/>
                <w:szCs w:val="28"/>
              </w:rPr>
            </w:pPr>
            <w:del w:id="1520" w:author="Giorgio Romeo" w:date="2020-12-02T00:24:00Z">
              <w:r w:rsidRPr="00235177" w:rsidDel="00775C1D">
                <w:rPr>
                  <w:rStyle w:val="Enfasidelicata"/>
                  <w:rFonts w:ascii="Bell MT" w:hAnsi="Bell MT"/>
                  <w:i w:val="0"/>
                  <w:iCs w:val="0"/>
                  <w:sz w:val="28"/>
                  <w:szCs w:val="28"/>
                </w:rPr>
                <w:delText>The</w:delText>
              </w:r>
              <w:r w:rsidDel="00775C1D">
                <w:rPr>
                  <w:rStyle w:val="Enfasidelicata"/>
                  <w:rFonts w:ascii="Bell MT" w:hAnsi="Bell MT"/>
                  <w:i w:val="0"/>
                  <w:iCs w:val="0"/>
                  <w:sz w:val="28"/>
                  <w:szCs w:val="28"/>
                </w:rPr>
                <w:delText xml:space="preserve"> virtual</w:delText>
              </w:r>
              <w:r w:rsidRPr="00235177" w:rsidDel="00775C1D">
                <w:rPr>
                  <w:rStyle w:val="Enfasidelicata"/>
                  <w:rFonts w:ascii="Bell MT" w:hAnsi="Bell MT"/>
                  <w:i w:val="0"/>
                  <w:iCs w:val="0"/>
                  <w:sz w:val="28"/>
                  <w:szCs w:val="28"/>
                </w:rPr>
                <w:delText xml:space="preserve"> user is already</w:delText>
              </w:r>
              <w:r w:rsidDel="00775C1D">
                <w:rPr>
                  <w:rStyle w:val="Enfasidelicata"/>
                  <w:rFonts w:ascii="Bell MT" w:hAnsi="Bell MT"/>
                  <w:i w:val="0"/>
                  <w:iCs w:val="0"/>
                  <w:sz w:val="28"/>
                  <w:szCs w:val="28"/>
                </w:rPr>
                <w:delText xml:space="preserve"> logged into</w:delText>
              </w:r>
              <w:r w:rsidRPr="00235177" w:rsidDel="00775C1D">
                <w:rPr>
                  <w:rStyle w:val="Enfasidelicata"/>
                  <w:rFonts w:ascii="Bell MT" w:hAnsi="Bell MT"/>
                  <w:i w:val="0"/>
                  <w:iCs w:val="0"/>
                  <w:sz w:val="28"/>
                  <w:szCs w:val="28"/>
                </w:rPr>
                <w:delText xml:space="preserve"> C</w:delText>
              </w:r>
              <w:r w:rsidDel="00775C1D">
                <w:rPr>
                  <w:rStyle w:val="Enfasidelicata"/>
                  <w:rFonts w:ascii="Bell MT" w:hAnsi="Bell MT"/>
                  <w:i w:val="0"/>
                  <w:iCs w:val="0"/>
                  <w:sz w:val="28"/>
                  <w:szCs w:val="28"/>
                </w:rPr>
                <w:delText>L</w:delText>
              </w:r>
              <w:r w:rsidRPr="00235177" w:rsidDel="00775C1D">
                <w:rPr>
                  <w:rStyle w:val="Enfasidelicata"/>
                  <w:rFonts w:ascii="Bell MT" w:hAnsi="Bell MT"/>
                  <w:i w:val="0"/>
                  <w:iCs w:val="0"/>
                  <w:sz w:val="28"/>
                  <w:szCs w:val="28"/>
                </w:rPr>
                <w:delText>up app</w:delText>
              </w:r>
              <w:r w:rsidDel="00775C1D">
                <w:rPr>
                  <w:rStyle w:val="Enfasidelicata"/>
                  <w:rFonts w:ascii="Bell MT" w:hAnsi="Bell MT"/>
                  <w:i w:val="0"/>
                  <w:iCs w:val="0"/>
                  <w:sz w:val="28"/>
                  <w:szCs w:val="28"/>
                </w:rPr>
                <w:delText xml:space="preserve"> or she wants to access as a guest</w:delText>
              </w:r>
            </w:del>
          </w:p>
        </w:tc>
      </w:tr>
      <w:tr w:rsidR="0084516D" w:rsidDel="00775C1D" w14:paraId="17D93874" w14:textId="6E6B79CE" w:rsidTr="699595DC">
        <w:trPr>
          <w:trHeight w:val="2152"/>
          <w:del w:id="1521" w:author="Giorgio Romeo" w:date="2020-12-02T00:24:00Z"/>
        </w:trPr>
        <w:tc>
          <w:tcPr>
            <w:tcW w:w="1985" w:type="dxa"/>
          </w:tcPr>
          <w:p w14:paraId="53CF026F" w14:textId="5E6181ED" w:rsidR="0084516D" w:rsidRPr="006B5465" w:rsidDel="00775C1D" w:rsidRDefault="0084516D" w:rsidP="0084516D">
            <w:pPr>
              <w:pStyle w:val="Paragrafoelenco"/>
              <w:ind w:left="0"/>
              <w:jc w:val="center"/>
              <w:rPr>
                <w:del w:id="1522" w:author="Giorgio Romeo" w:date="2020-12-02T00:24:00Z"/>
                <w:rStyle w:val="Enfasidelicata"/>
                <w:rFonts w:ascii="Bell MT" w:hAnsi="Bell MT"/>
                <w:i w:val="0"/>
                <w:iCs w:val="0"/>
                <w:sz w:val="32"/>
                <w:szCs w:val="32"/>
              </w:rPr>
            </w:pPr>
            <w:del w:id="1523" w:author="Giorgio Romeo" w:date="2020-12-02T00:24:00Z">
              <w:r w:rsidRPr="006B5465" w:rsidDel="00775C1D">
                <w:rPr>
                  <w:rStyle w:val="Enfasidelicata"/>
                  <w:rFonts w:ascii="Bell MT" w:hAnsi="Bell MT"/>
                  <w:i w:val="0"/>
                  <w:iCs w:val="0"/>
                  <w:sz w:val="32"/>
                  <w:szCs w:val="32"/>
                </w:rPr>
                <w:delText>Events flow</w:delText>
              </w:r>
            </w:del>
          </w:p>
        </w:tc>
        <w:tc>
          <w:tcPr>
            <w:tcW w:w="6849" w:type="dxa"/>
          </w:tcPr>
          <w:p w14:paraId="718D0910" w14:textId="4E6EDBE7" w:rsidR="009D5178" w:rsidRPr="009D5178" w:rsidDel="00775C1D" w:rsidRDefault="00513AD3">
            <w:pPr>
              <w:pStyle w:val="Paragrafoelenco"/>
              <w:numPr>
                <w:ilvl w:val="0"/>
                <w:numId w:val="48"/>
              </w:numPr>
              <w:rPr>
                <w:del w:id="1524" w:author="Giorgio Romeo" w:date="2020-12-02T00:24:00Z"/>
                <w:rStyle w:val="Enfasidelicata"/>
                <w:rFonts w:ascii="Bell MT" w:hAnsi="Bell MT"/>
                <w:i w:val="0"/>
                <w:iCs w:val="0"/>
                <w:sz w:val="28"/>
                <w:szCs w:val="28"/>
              </w:rPr>
              <w:pPrChange w:id="1525" w:author="Unknown" w:date="2020-12-01T12:02:00Z">
                <w:pPr>
                  <w:pStyle w:val="Paragrafoelenco"/>
                  <w:framePr w:hSpace="141" w:wrap="around" w:vAnchor="text" w:hAnchor="margin" w:xAlign="right" w:y="359"/>
                  <w:numPr>
                    <w:numId w:val="48"/>
                  </w:numPr>
                  <w:ind w:left="360" w:hanging="360"/>
                </w:pPr>
              </w:pPrChange>
            </w:pPr>
            <w:del w:id="1526" w:author="Giorgio Romeo" w:date="2020-12-02T00:24:00Z">
              <w:r w:rsidDel="00775C1D">
                <w:rPr>
                  <w:rStyle w:val="Enfasidelicata"/>
                  <w:rFonts w:ascii="Bell MT" w:hAnsi="Bell MT"/>
                  <w:i w:val="0"/>
                  <w:iCs w:val="0"/>
                  <w:sz w:val="28"/>
                  <w:szCs w:val="28"/>
                </w:rPr>
                <w:delText xml:space="preserve">The first </w:delText>
              </w:r>
            </w:del>
            <w:del w:id="1527" w:author="Giorgio Romeo" w:date="2020-12-01T12:01:00Z">
              <w:r w:rsidDel="009D5178">
                <w:rPr>
                  <w:rStyle w:val="Enfasidelicata"/>
                  <w:rFonts w:ascii="Bell MT" w:hAnsi="Bell MT"/>
                  <w:i w:val="0"/>
                  <w:iCs w:val="0"/>
                  <w:sz w:val="28"/>
                  <w:szCs w:val="28"/>
                </w:rPr>
                <w:delText xml:space="preserve">two </w:delText>
              </w:r>
            </w:del>
            <w:del w:id="1528" w:author="Giorgio Romeo" w:date="2020-12-02T00:24:00Z">
              <w:r w:rsidDel="00775C1D">
                <w:rPr>
                  <w:rStyle w:val="Enfasidelicata"/>
                  <w:rFonts w:ascii="Bell MT" w:hAnsi="Bell MT"/>
                  <w:i w:val="0"/>
                  <w:iCs w:val="0"/>
                  <w:sz w:val="28"/>
                  <w:szCs w:val="28"/>
                </w:rPr>
                <w:delText xml:space="preserve">events are the same of the </w:delText>
              </w:r>
              <w:r w:rsidRPr="00B920D4" w:rsidDel="00775C1D">
                <w:rPr>
                  <w:rStyle w:val="Enfasidelicata"/>
                  <w:rFonts w:ascii="Bell MT" w:hAnsi="Bell MT"/>
                  <w:sz w:val="28"/>
                  <w:szCs w:val="28"/>
                </w:rPr>
                <w:delText>“Book visit”</w:delText>
              </w:r>
              <w:r w:rsidDel="00775C1D">
                <w:rPr>
                  <w:rStyle w:val="Enfasidelicata"/>
                  <w:rFonts w:ascii="Bell MT" w:hAnsi="Bell MT"/>
                  <w:i w:val="0"/>
                  <w:iCs w:val="0"/>
                  <w:sz w:val="28"/>
                  <w:szCs w:val="28"/>
                </w:rPr>
                <w:delText xml:space="preserve"> use case.</w:delText>
              </w:r>
            </w:del>
          </w:p>
          <w:p w14:paraId="77C03D92" w14:textId="299AAF46" w:rsidR="0084516D" w:rsidDel="009D5178" w:rsidRDefault="00513AD3" w:rsidP="699595DC">
            <w:pPr>
              <w:pStyle w:val="Paragrafoelenco"/>
              <w:numPr>
                <w:ilvl w:val="0"/>
                <w:numId w:val="48"/>
              </w:numPr>
              <w:rPr>
                <w:del w:id="1529" w:author="Giorgio Romeo" w:date="2020-12-01T11:58:00Z"/>
                <w:rStyle w:val="Enfasidelicata"/>
                <w:rFonts w:ascii="Bell MT" w:hAnsi="Bell MT"/>
                <w:i w:val="0"/>
                <w:iCs w:val="0"/>
                <w:sz w:val="28"/>
                <w:szCs w:val="28"/>
              </w:rPr>
            </w:pPr>
            <w:del w:id="1530" w:author="Giorgio Romeo" w:date="2020-12-01T11:59:00Z">
              <w:r w:rsidDel="009D5178">
                <w:rPr>
                  <w:rStyle w:val="Enfasidelicata"/>
                  <w:rFonts w:ascii="Bell MT" w:hAnsi="Bell MT"/>
                  <w:i w:val="0"/>
                  <w:iCs w:val="0"/>
                  <w:sz w:val="28"/>
                  <w:szCs w:val="28"/>
                </w:rPr>
                <w:delText>If t</w:delText>
              </w:r>
            </w:del>
            <w:del w:id="1531" w:author="Giorgio Romeo" w:date="2020-12-01T12:00:00Z">
              <w:r w:rsidDel="009D5178">
                <w:rPr>
                  <w:rStyle w:val="Enfasidelicata"/>
                  <w:rFonts w:ascii="Bell MT" w:hAnsi="Bell MT"/>
                  <w:i w:val="0"/>
                  <w:iCs w:val="0"/>
                  <w:sz w:val="28"/>
                  <w:szCs w:val="28"/>
                </w:rPr>
                <w:delText xml:space="preserve">he </w:delText>
              </w:r>
            </w:del>
            <w:del w:id="1532" w:author="Giorgio Romeo" w:date="2020-12-02T00:24:00Z">
              <w:r w:rsidDel="00775C1D">
                <w:rPr>
                  <w:rStyle w:val="Enfasidelicata"/>
                  <w:rFonts w:ascii="Bell MT" w:hAnsi="Bell MT"/>
                  <w:i w:val="0"/>
                  <w:iCs w:val="0"/>
                  <w:sz w:val="28"/>
                  <w:szCs w:val="28"/>
                </w:rPr>
                <w:delText xml:space="preserve">user remains inactive </w:delText>
              </w:r>
              <w:commentRangeStart w:id="1533"/>
              <w:r w:rsidR="00A811EC" w:rsidDel="00775C1D">
                <w:rPr>
                  <w:rStyle w:val="Enfasidelicata"/>
                  <w:rFonts w:ascii="Bell MT" w:hAnsi="Bell MT"/>
                  <w:i w:val="0"/>
                  <w:iCs w:val="0"/>
                  <w:sz w:val="28"/>
                  <w:szCs w:val="28"/>
                </w:rPr>
                <w:delText xml:space="preserve">(no actions performed) </w:delText>
              </w:r>
              <w:commentRangeEnd w:id="1533"/>
              <w:r w:rsidR="00A811EC" w:rsidDel="00775C1D">
                <w:rPr>
                  <w:rStyle w:val="Rimandocommento"/>
                </w:rPr>
                <w:commentReference w:id="1533"/>
              </w:r>
              <w:r w:rsidR="00A811EC" w:rsidDel="00775C1D">
                <w:rPr>
                  <w:rStyle w:val="Enfasidelicata"/>
                  <w:rFonts w:ascii="Bell MT" w:hAnsi="Bell MT"/>
                  <w:i w:val="0"/>
                  <w:iCs w:val="0"/>
                  <w:sz w:val="28"/>
                  <w:szCs w:val="28"/>
                </w:rPr>
                <w:delText>for</w:delText>
              </w:r>
              <w:r w:rsidDel="00775C1D">
                <w:rPr>
                  <w:rStyle w:val="Enfasidelicata"/>
                  <w:rFonts w:ascii="Bell MT" w:hAnsi="Bell MT"/>
                  <w:i w:val="0"/>
                  <w:iCs w:val="0"/>
                  <w:sz w:val="28"/>
                  <w:szCs w:val="28"/>
                </w:rPr>
                <w:delText xml:space="preserve"> 30 seconds</w:delText>
              </w:r>
            </w:del>
            <w:del w:id="1534" w:author="Giorgio Romeo" w:date="2020-12-01T12:00:00Z">
              <w:r w:rsidR="009D5178" w:rsidRPr="699595DC" w:rsidDel="00A811EC">
                <w:rPr>
                  <w:rStyle w:val="Enfasidelicata"/>
                  <w:rFonts w:ascii="Bell MT" w:hAnsi="Bell MT"/>
                  <w:i w:val="0"/>
                  <w:iCs w:val="0"/>
                  <w:sz w:val="28"/>
                  <w:szCs w:val="28"/>
                </w:rPr>
                <w:delText>, t</w:delText>
              </w:r>
            </w:del>
            <w:del w:id="1535" w:author="Giorgio Romeo" w:date="2020-12-02T00:24:00Z">
              <w:r w:rsidR="0084516D" w:rsidRPr="699595DC" w:rsidDel="00775C1D">
                <w:rPr>
                  <w:rStyle w:val="Enfasidelicata"/>
                  <w:rFonts w:ascii="Bell MT" w:hAnsi="Bell MT"/>
                  <w:i w:val="0"/>
                  <w:iCs w:val="0"/>
                  <w:sz w:val="28"/>
                  <w:szCs w:val="28"/>
                </w:rPr>
                <w:delText xml:space="preserve">he system </w:delText>
              </w:r>
            </w:del>
            <w:del w:id="1536" w:author="Giorgio Romeo" w:date="2020-12-01T09:02:00Z">
              <w:r w:rsidR="009D5178" w:rsidRPr="699595DC" w:rsidDel="0084516D">
                <w:rPr>
                  <w:rStyle w:val="Enfasidelicata"/>
                  <w:rFonts w:ascii="Bell MT" w:hAnsi="Bell MT"/>
                  <w:i w:val="0"/>
                  <w:iCs w:val="0"/>
                  <w:sz w:val="28"/>
                  <w:szCs w:val="28"/>
                </w:rPr>
                <w:delText xml:space="preserve">both provides a list of available times for the current day and </w:delText>
              </w:r>
            </w:del>
            <w:del w:id="1537" w:author="Giorgio Romeo" w:date="2020-12-02T00:24:00Z">
              <w:r w:rsidR="0084516D" w:rsidRPr="699595DC" w:rsidDel="00775C1D">
                <w:rPr>
                  <w:rStyle w:val="Enfasidelicata"/>
                  <w:rFonts w:ascii="Bell MT" w:hAnsi="Bell MT"/>
                  <w:i w:val="0"/>
                  <w:iCs w:val="0"/>
                  <w:sz w:val="28"/>
                  <w:szCs w:val="28"/>
                </w:rPr>
                <w:delText>notifies to the user the possibility to</w:delText>
              </w:r>
            </w:del>
            <w:del w:id="1538" w:author="Giorgio Romeo" w:date="2020-12-01T09:07:00Z">
              <w:r w:rsidR="0084516D" w:rsidRPr="699595DC" w:rsidDel="0084516D">
                <w:rPr>
                  <w:rStyle w:val="Enfasidelicata"/>
                  <w:rFonts w:ascii="Bell MT" w:hAnsi="Bell MT"/>
                  <w:i w:val="0"/>
                  <w:iCs w:val="0"/>
                  <w:sz w:val="28"/>
                  <w:szCs w:val="28"/>
                </w:rPr>
                <w:delText xml:space="preserve"> </w:delText>
              </w:r>
            </w:del>
            <w:del w:id="1539" w:author="Giorgio Romeo" w:date="2020-12-01T11:58:00Z">
              <w:r w:rsidR="0084516D" w:rsidRPr="699595DC" w:rsidDel="0084516D">
                <w:rPr>
                  <w:rStyle w:val="Enfasidelicata"/>
                  <w:rFonts w:ascii="Bell MT" w:hAnsi="Bell MT"/>
                  <w:i w:val="0"/>
                  <w:iCs w:val="0"/>
                  <w:sz w:val="28"/>
                  <w:szCs w:val="28"/>
                </w:rPr>
                <w:delText>lookup further available time slots for days other than the current one.</w:delText>
              </w:r>
            </w:del>
          </w:p>
          <w:p w14:paraId="2506FB08" w14:textId="7973E6D5" w:rsidR="0084516D" w:rsidRPr="005C2BF6" w:rsidDel="00775C1D" w:rsidRDefault="0084516D" w:rsidP="699595DC">
            <w:pPr>
              <w:pStyle w:val="Paragrafoelenco"/>
              <w:numPr>
                <w:ilvl w:val="0"/>
                <w:numId w:val="48"/>
              </w:numPr>
              <w:rPr>
                <w:del w:id="1540" w:author="Giorgio Romeo" w:date="2020-12-02T00:24:00Z"/>
                <w:rStyle w:val="Enfasidelicata"/>
                <w:rFonts w:ascii="Bell MT" w:hAnsi="Bell MT"/>
                <w:i w:val="0"/>
                <w:iCs w:val="0"/>
                <w:sz w:val="28"/>
                <w:szCs w:val="28"/>
              </w:rPr>
            </w:pPr>
            <w:del w:id="1541" w:author="Giorgio Romeo" w:date="2020-12-01T09:03:00Z">
              <w:r w:rsidDel="00B920D4">
                <w:rPr>
                  <w:rStyle w:val="Enfasidelicata"/>
                  <w:rFonts w:ascii="Bell MT" w:hAnsi="Bell MT"/>
                  <w:i w:val="0"/>
                  <w:iCs w:val="0"/>
                  <w:sz w:val="28"/>
                  <w:szCs w:val="28"/>
                </w:rPr>
                <w:delText>If t</w:delText>
              </w:r>
            </w:del>
            <w:del w:id="1542" w:author="Giorgio Romeo" w:date="2020-12-02T00:24:00Z">
              <w:r w:rsidDel="00775C1D">
                <w:rPr>
                  <w:rStyle w:val="Enfasidelicata"/>
                  <w:rFonts w:ascii="Bell MT" w:hAnsi="Bell MT"/>
                  <w:i w:val="0"/>
                  <w:iCs w:val="0"/>
                  <w:sz w:val="28"/>
                  <w:szCs w:val="28"/>
                </w:rPr>
                <w:delText xml:space="preserve">he user </w:delText>
              </w:r>
            </w:del>
            <w:commentRangeStart w:id="1543"/>
            <w:del w:id="1544" w:author="Giorgio Romeo" w:date="2020-12-01T09:02:00Z">
              <w:r w:rsidDel="00B920D4">
                <w:rPr>
                  <w:rStyle w:val="Enfasidelicata"/>
                  <w:rFonts w:ascii="Bell MT" w:hAnsi="Bell MT"/>
                  <w:i w:val="0"/>
                  <w:iCs w:val="0"/>
                  <w:sz w:val="28"/>
                  <w:szCs w:val="28"/>
                </w:rPr>
                <w:delText>selects</w:delText>
              </w:r>
              <w:r w:rsidR="00527327" w:rsidDel="00B920D4">
                <w:rPr>
                  <w:rStyle w:val="Enfasidelicata"/>
                  <w:rFonts w:ascii="Bell MT" w:hAnsi="Bell MT"/>
                  <w:i w:val="0"/>
                  <w:iCs w:val="0"/>
                  <w:sz w:val="28"/>
                  <w:szCs w:val="28"/>
                </w:rPr>
                <w:delText xml:space="preserve"> </w:delText>
              </w:r>
            </w:del>
            <w:del w:id="1545" w:author="Giorgio Romeo" w:date="2020-12-02T00:24:00Z">
              <w:r w:rsidR="00527327" w:rsidDel="00775C1D">
                <w:rPr>
                  <w:rStyle w:val="Enfasidelicata"/>
                  <w:rFonts w:ascii="Bell MT" w:hAnsi="Bell MT"/>
                  <w:i w:val="0"/>
                  <w:iCs w:val="0"/>
                  <w:sz w:val="28"/>
                  <w:szCs w:val="28"/>
                </w:rPr>
                <w:delText>clicks</w:delText>
              </w:r>
              <w:r w:rsidDel="00775C1D">
                <w:rPr>
                  <w:rStyle w:val="Enfasidelicata"/>
                  <w:rFonts w:ascii="Bell MT" w:hAnsi="Bell MT"/>
                  <w:sz w:val="28"/>
                  <w:szCs w:val="28"/>
                </w:rPr>
                <w:delText xml:space="preserve"> </w:delText>
              </w:r>
              <w:r w:rsidDel="00775C1D">
                <w:rPr>
                  <w:rStyle w:val="Enfasidelicata"/>
                  <w:rFonts w:ascii="Bell MT" w:hAnsi="Bell MT"/>
                  <w:i w:val="0"/>
                  <w:iCs w:val="0"/>
                  <w:sz w:val="28"/>
                  <w:szCs w:val="28"/>
                </w:rPr>
                <w:delText>on the notification</w:delText>
              </w:r>
              <w:commentRangeEnd w:id="1543"/>
              <w:r w:rsidR="00B920D4" w:rsidDel="00775C1D">
                <w:rPr>
                  <w:rStyle w:val="Rimandocommento"/>
                </w:rPr>
                <w:commentReference w:id="1543"/>
              </w:r>
            </w:del>
            <w:del w:id="1546" w:author="Giorgio Romeo" w:date="2020-12-01T09:04:00Z">
              <w:r w:rsidRPr="699595DC" w:rsidDel="0084516D">
                <w:rPr>
                  <w:rStyle w:val="Enfasidelicata"/>
                  <w:rFonts w:ascii="Bell MT" w:hAnsi="Bell MT"/>
                  <w:i w:val="0"/>
                  <w:iCs w:val="0"/>
                  <w:sz w:val="28"/>
                  <w:szCs w:val="28"/>
                </w:rPr>
                <w:delText>, t</w:delText>
              </w:r>
            </w:del>
            <w:del w:id="1547" w:author="Giorgio Romeo" w:date="2020-12-02T00:24:00Z">
              <w:r w:rsidRPr="699595DC" w:rsidDel="00775C1D">
                <w:rPr>
                  <w:rStyle w:val="Enfasidelicata"/>
                  <w:rFonts w:ascii="Bell MT" w:hAnsi="Bell MT"/>
                  <w:i w:val="0"/>
                  <w:iCs w:val="0"/>
                  <w:sz w:val="28"/>
                  <w:szCs w:val="28"/>
                </w:rPr>
                <w:delText>he system provides to the user a second list with further available time</w:delText>
              </w:r>
            </w:del>
            <w:del w:id="1548" w:author="Giorgio Romeo" w:date="2020-12-01T09:03:00Z">
              <w:r w:rsidRPr="699595DC" w:rsidDel="0084516D">
                <w:rPr>
                  <w:rStyle w:val="Enfasidelicata"/>
                  <w:rFonts w:ascii="Bell MT" w:hAnsi="Bell MT"/>
                  <w:i w:val="0"/>
                  <w:iCs w:val="0"/>
                  <w:sz w:val="28"/>
                  <w:szCs w:val="28"/>
                </w:rPr>
                <w:delText>s</w:delText>
              </w:r>
            </w:del>
            <w:del w:id="1549" w:author="Giorgio Romeo" w:date="2020-12-02T00:24:00Z">
              <w:r w:rsidRPr="699595DC" w:rsidDel="00775C1D">
                <w:rPr>
                  <w:rStyle w:val="Enfasidelicata"/>
                  <w:rFonts w:ascii="Bell MT" w:hAnsi="Bell MT"/>
                  <w:i w:val="0"/>
                  <w:iCs w:val="0"/>
                  <w:sz w:val="28"/>
                  <w:szCs w:val="28"/>
                </w:rPr>
                <w:delText xml:space="preserve">. </w:delText>
              </w:r>
            </w:del>
            <w:del w:id="1550" w:author="Giorgio Romeo" w:date="2020-12-01T09:04:00Z">
              <w:r w:rsidRPr="699595DC" w:rsidDel="0084516D">
                <w:rPr>
                  <w:rStyle w:val="Enfasidelicata"/>
                  <w:rFonts w:ascii="Bell MT" w:hAnsi="Bell MT"/>
                  <w:i w:val="0"/>
                  <w:iCs w:val="0"/>
                  <w:sz w:val="28"/>
                  <w:szCs w:val="28"/>
                </w:rPr>
                <w:delText xml:space="preserve">Otherwise, the user can select </w:delText>
              </w:r>
              <w:r w:rsidRPr="699595DC" w:rsidDel="00527327">
                <w:rPr>
                  <w:rStyle w:val="Enfasidelicata"/>
                  <w:rFonts w:ascii="Bell MT" w:hAnsi="Bell MT"/>
                  <w:i w:val="0"/>
                  <w:iCs w:val="0"/>
                  <w:sz w:val="28"/>
                  <w:szCs w:val="28"/>
                </w:rPr>
                <w:delText>only an available</w:delText>
              </w:r>
              <w:r w:rsidRPr="699595DC" w:rsidDel="0084516D">
                <w:rPr>
                  <w:rStyle w:val="Enfasidelicata"/>
                  <w:rFonts w:ascii="Bell MT" w:hAnsi="Bell MT"/>
                  <w:i w:val="0"/>
                  <w:iCs w:val="0"/>
                  <w:sz w:val="28"/>
                  <w:szCs w:val="28"/>
                </w:rPr>
                <w:delText xml:space="preserve"> time from the initial list.</w:delText>
              </w:r>
            </w:del>
          </w:p>
        </w:tc>
      </w:tr>
      <w:tr w:rsidR="0084516D" w:rsidDel="00775C1D" w14:paraId="2567D569" w14:textId="5A85029D" w:rsidTr="699595DC">
        <w:trPr>
          <w:trHeight w:val="361"/>
          <w:del w:id="1551" w:author="Giorgio Romeo" w:date="2020-12-02T00:24:00Z"/>
        </w:trPr>
        <w:tc>
          <w:tcPr>
            <w:tcW w:w="1985" w:type="dxa"/>
          </w:tcPr>
          <w:p w14:paraId="035765C1" w14:textId="4AFE015A" w:rsidR="0084516D" w:rsidRPr="006B5465" w:rsidDel="00775C1D" w:rsidRDefault="0084516D" w:rsidP="0084516D">
            <w:pPr>
              <w:pStyle w:val="Paragrafoelenco"/>
              <w:ind w:left="0"/>
              <w:jc w:val="center"/>
              <w:rPr>
                <w:del w:id="1552" w:author="Giorgio Romeo" w:date="2020-12-02T00:24:00Z"/>
                <w:rStyle w:val="Enfasidelicata"/>
                <w:rFonts w:ascii="Bell MT" w:hAnsi="Bell MT"/>
                <w:i w:val="0"/>
                <w:iCs w:val="0"/>
                <w:sz w:val="32"/>
                <w:szCs w:val="32"/>
              </w:rPr>
            </w:pPr>
            <w:del w:id="1553" w:author="Giorgio Romeo" w:date="2020-12-02T00:24:00Z">
              <w:r w:rsidRPr="006B5465" w:rsidDel="00775C1D">
                <w:rPr>
                  <w:rStyle w:val="Enfasidelicata"/>
                  <w:rFonts w:ascii="Bell MT" w:hAnsi="Bell MT"/>
                  <w:i w:val="0"/>
                  <w:iCs w:val="0"/>
                  <w:sz w:val="32"/>
                  <w:szCs w:val="32"/>
                </w:rPr>
                <w:delText>Exit condition</w:delText>
              </w:r>
            </w:del>
          </w:p>
        </w:tc>
        <w:tc>
          <w:tcPr>
            <w:tcW w:w="6849" w:type="dxa"/>
          </w:tcPr>
          <w:p w14:paraId="4AE745A6" w14:textId="362F9572" w:rsidR="0084516D" w:rsidRPr="006B5465" w:rsidDel="00775C1D" w:rsidRDefault="0084516D" w:rsidP="0084516D">
            <w:pPr>
              <w:pStyle w:val="Paragrafoelenco"/>
              <w:ind w:left="0"/>
              <w:rPr>
                <w:del w:id="1554" w:author="Giorgio Romeo" w:date="2020-12-02T00:24:00Z"/>
                <w:rStyle w:val="Enfasidelicata"/>
                <w:rFonts w:ascii="Bell MT" w:hAnsi="Bell MT"/>
                <w:i w:val="0"/>
                <w:iCs w:val="0"/>
                <w:sz w:val="28"/>
                <w:szCs w:val="28"/>
              </w:rPr>
            </w:pPr>
            <w:del w:id="1555" w:author="Giorgio Romeo" w:date="2020-12-02T00:24:00Z">
              <w:r w:rsidDel="00775C1D">
                <w:rPr>
                  <w:rStyle w:val="Enfasidelicata"/>
                  <w:rFonts w:ascii="Bell MT" w:hAnsi="Bell MT"/>
                  <w:i w:val="0"/>
                  <w:iCs w:val="0"/>
                  <w:sz w:val="28"/>
                  <w:szCs w:val="28"/>
                </w:rPr>
                <w:delText>The user successfully receives the list of further available time</w:delText>
              </w:r>
            </w:del>
            <w:del w:id="1556" w:author="Giorgio Romeo" w:date="2020-12-01T09:04:00Z">
              <w:r w:rsidDel="006A4109">
                <w:rPr>
                  <w:rStyle w:val="Enfasidelicata"/>
                  <w:rFonts w:ascii="Bell MT" w:hAnsi="Bell MT"/>
                  <w:i w:val="0"/>
                  <w:iCs w:val="0"/>
                  <w:sz w:val="28"/>
                  <w:szCs w:val="28"/>
                </w:rPr>
                <w:delText>s</w:delText>
              </w:r>
            </w:del>
            <w:del w:id="1557" w:author="Giorgio Romeo" w:date="2020-12-02T00:24:00Z">
              <w:r w:rsidDel="00775C1D">
                <w:rPr>
                  <w:rStyle w:val="Enfasidelicata"/>
                  <w:rFonts w:ascii="Bell MT" w:hAnsi="Bell MT"/>
                  <w:i w:val="0"/>
                  <w:iCs w:val="0"/>
                  <w:sz w:val="28"/>
                  <w:szCs w:val="28"/>
                </w:rPr>
                <w:delText>.</w:delText>
              </w:r>
            </w:del>
          </w:p>
        </w:tc>
      </w:tr>
      <w:tr w:rsidR="0084516D" w:rsidDel="00775C1D" w14:paraId="173F071B" w14:textId="31599187" w:rsidTr="699595DC">
        <w:trPr>
          <w:trHeight w:val="361"/>
          <w:del w:id="1558" w:author="Giorgio Romeo" w:date="2020-12-02T00:24:00Z"/>
        </w:trPr>
        <w:tc>
          <w:tcPr>
            <w:tcW w:w="1985" w:type="dxa"/>
          </w:tcPr>
          <w:p w14:paraId="1B72EA66" w14:textId="24BE04CF" w:rsidR="0084516D" w:rsidRPr="006B5465" w:rsidDel="00775C1D" w:rsidRDefault="0084516D" w:rsidP="0084516D">
            <w:pPr>
              <w:pStyle w:val="Paragrafoelenco"/>
              <w:ind w:left="0"/>
              <w:jc w:val="center"/>
              <w:rPr>
                <w:del w:id="1559" w:author="Giorgio Romeo" w:date="2020-12-02T00:24:00Z"/>
                <w:rStyle w:val="Enfasidelicata"/>
                <w:rFonts w:ascii="Bell MT" w:hAnsi="Bell MT"/>
                <w:i w:val="0"/>
                <w:iCs w:val="0"/>
                <w:sz w:val="32"/>
                <w:szCs w:val="32"/>
              </w:rPr>
            </w:pPr>
            <w:del w:id="1560" w:author="Giorgio Romeo" w:date="2020-12-02T00:24:00Z">
              <w:r w:rsidRPr="006B5465" w:rsidDel="00775C1D">
                <w:rPr>
                  <w:rStyle w:val="Enfasidelicata"/>
                  <w:rFonts w:ascii="Bell MT" w:hAnsi="Bell MT"/>
                  <w:i w:val="0"/>
                  <w:iCs w:val="0"/>
                  <w:sz w:val="32"/>
                  <w:szCs w:val="32"/>
                </w:rPr>
                <w:delText>Exceptions</w:delText>
              </w:r>
            </w:del>
          </w:p>
        </w:tc>
        <w:tc>
          <w:tcPr>
            <w:tcW w:w="6849" w:type="dxa"/>
          </w:tcPr>
          <w:p w14:paraId="229708F3" w14:textId="7ECD9EFF" w:rsidR="006A4109" w:rsidRPr="006A4109" w:rsidDel="00775C1D" w:rsidRDefault="006A4109">
            <w:pPr>
              <w:pStyle w:val="Paragrafoelenco"/>
              <w:ind w:left="357"/>
              <w:rPr>
                <w:del w:id="1561" w:author="Giorgio Romeo" w:date="2020-12-02T00:24:00Z"/>
                <w:rStyle w:val="Enfasidelicata"/>
                <w:rFonts w:ascii="Bell MT" w:hAnsi="Bell MT"/>
                <w:i w:val="0"/>
                <w:iCs w:val="0"/>
                <w:sz w:val="28"/>
                <w:szCs w:val="28"/>
              </w:rPr>
              <w:pPrChange w:id="1562" w:author="Unknown" w:date="2020-12-01T09:05:00Z">
                <w:pPr>
                  <w:framePr w:hSpace="141" w:wrap="around" w:vAnchor="text" w:hAnchor="margin" w:xAlign="right" w:y="359"/>
                </w:pPr>
              </w:pPrChange>
            </w:pPr>
          </w:p>
        </w:tc>
      </w:tr>
    </w:tbl>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ins w:id="1563" w:author="Giorgio Romeo" w:date="2020-12-02T00:24:00Z"/>
        </w:trPr>
        <w:tc>
          <w:tcPr>
            <w:tcW w:w="1985" w:type="dxa"/>
          </w:tcPr>
          <w:p w14:paraId="38CC2E3F" w14:textId="77777777" w:rsidR="00775C1D" w:rsidRPr="006B5465" w:rsidRDefault="00775C1D" w:rsidP="00775C1D">
            <w:pPr>
              <w:pStyle w:val="Paragrafoelenco"/>
              <w:ind w:left="0"/>
              <w:jc w:val="center"/>
              <w:rPr>
                <w:ins w:id="1564" w:author="Giorgio Romeo" w:date="2020-12-02T00:24:00Z"/>
                <w:rStyle w:val="Enfasidelicata"/>
                <w:rFonts w:ascii="Bell MT" w:hAnsi="Bell MT"/>
                <w:i w:val="0"/>
                <w:iCs w:val="0"/>
                <w:sz w:val="32"/>
                <w:szCs w:val="32"/>
              </w:rPr>
            </w:pPr>
            <w:ins w:id="1565" w:author="Giorgio Romeo" w:date="2020-12-02T00:24:00Z">
              <w:r w:rsidRPr="006B5465">
                <w:rPr>
                  <w:rStyle w:val="Enfasidelicata"/>
                  <w:rFonts w:ascii="Bell MT" w:hAnsi="Bell MT"/>
                  <w:i w:val="0"/>
                  <w:iCs w:val="0"/>
                  <w:sz w:val="32"/>
                  <w:szCs w:val="32"/>
                </w:rPr>
                <w:t>Actors</w:t>
              </w:r>
            </w:ins>
          </w:p>
        </w:tc>
        <w:tc>
          <w:tcPr>
            <w:tcW w:w="6849" w:type="dxa"/>
          </w:tcPr>
          <w:p w14:paraId="0C16FE7B" w14:textId="77777777" w:rsidR="00775C1D" w:rsidRPr="00923D58" w:rsidRDefault="00775C1D" w:rsidP="00775C1D">
            <w:pPr>
              <w:pStyle w:val="Paragrafoelenco"/>
              <w:ind w:left="0"/>
              <w:rPr>
                <w:ins w:id="1566" w:author="Giorgio Romeo" w:date="2020-12-02T00:24:00Z"/>
                <w:rStyle w:val="Enfasidelicata"/>
                <w:rFonts w:ascii="Bell MT" w:hAnsi="Bell MT"/>
                <w:i w:val="0"/>
                <w:iCs w:val="0"/>
                <w:sz w:val="28"/>
                <w:szCs w:val="28"/>
              </w:rPr>
            </w:pPr>
            <w:ins w:id="1567" w:author="Giorgio Romeo" w:date="2020-12-02T00:24: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775C1D" w14:paraId="5DCD7F7A" w14:textId="77777777" w:rsidTr="00775C1D">
        <w:trPr>
          <w:trHeight w:val="361"/>
          <w:ins w:id="1568" w:author="Giorgio Romeo" w:date="2020-12-02T00:24:00Z"/>
        </w:trPr>
        <w:tc>
          <w:tcPr>
            <w:tcW w:w="1985" w:type="dxa"/>
          </w:tcPr>
          <w:p w14:paraId="0FF30832" w14:textId="77777777" w:rsidR="00775C1D" w:rsidRPr="006B5465" w:rsidRDefault="00775C1D" w:rsidP="00775C1D">
            <w:pPr>
              <w:pStyle w:val="Paragrafoelenco"/>
              <w:ind w:left="0"/>
              <w:jc w:val="center"/>
              <w:rPr>
                <w:ins w:id="1569" w:author="Giorgio Romeo" w:date="2020-12-02T00:24:00Z"/>
                <w:rStyle w:val="Enfasidelicata"/>
                <w:rFonts w:ascii="Bell MT" w:hAnsi="Bell MT"/>
                <w:i w:val="0"/>
                <w:iCs w:val="0"/>
                <w:sz w:val="32"/>
                <w:szCs w:val="32"/>
              </w:rPr>
            </w:pPr>
            <w:ins w:id="1570" w:author="Giorgio Romeo" w:date="2020-12-02T00:24:00Z">
              <w:r w:rsidRPr="006B5465">
                <w:rPr>
                  <w:rStyle w:val="Enfasidelicata"/>
                  <w:rFonts w:ascii="Bell MT" w:hAnsi="Bell MT"/>
                  <w:i w:val="0"/>
                  <w:iCs w:val="0"/>
                  <w:sz w:val="32"/>
                  <w:szCs w:val="32"/>
                </w:rPr>
                <w:t>Entry condition</w:t>
              </w:r>
            </w:ins>
          </w:p>
        </w:tc>
        <w:tc>
          <w:tcPr>
            <w:tcW w:w="6849" w:type="dxa"/>
          </w:tcPr>
          <w:p w14:paraId="798E2926" w14:textId="77777777" w:rsidR="00775C1D" w:rsidRPr="00923D58" w:rsidRDefault="00775C1D" w:rsidP="00775C1D">
            <w:pPr>
              <w:pStyle w:val="Paragrafoelenco"/>
              <w:ind w:left="0"/>
              <w:rPr>
                <w:ins w:id="1571" w:author="Giorgio Romeo" w:date="2020-12-02T00:24:00Z"/>
                <w:rStyle w:val="Enfasidelicata"/>
                <w:rFonts w:ascii="Bell MT" w:hAnsi="Bell MT"/>
                <w:i w:val="0"/>
                <w:iCs w:val="0"/>
                <w:sz w:val="28"/>
                <w:szCs w:val="28"/>
              </w:rPr>
            </w:pPr>
            <w:ins w:id="1572" w:author="Giorgio Romeo" w:date="2020-12-02T00:24: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775C1D" w14:paraId="3A41D4DF" w14:textId="77777777" w:rsidTr="00775C1D">
        <w:trPr>
          <w:trHeight w:val="2577"/>
          <w:ins w:id="1573" w:author="Giorgio Romeo" w:date="2020-12-02T00:24:00Z"/>
        </w:trPr>
        <w:tc>
          <w:tcPr>
            <w:tcW w:w="1985" w:type="dxa"/>
          </w:tcPr>
          <w:p w14:paraId="2FA06215" w14:textId="77777777" w:rsidR="00775C1D" w:rsidRPr="006B5465" w:rsidRDefault="00775C1D" w:rsidP="00775C1D">
            <w:pPr>
              <w:pStyle w:val="Paragrafoelenco"/>
              <w:ind w:left="0"/>
              <w:jc w:val="center"/>
              <w:rPr>
                <w:ins w:id="1574" w:author="Giorgio Romeo" w:date="2020-12-02T00:24:00Z"/>
                <w:rStyle w:val="Enfasidelicata"/>
                <w:rFonts w:ascii="Bell MT" w:hAnsi="Bell MT"/>
                <w:i w:val="0"/>
                <w:iCs w:val="0"/>
                <w:sz w:val="32"/>
                <w:szCs w:val="32"/>
              </w:rPr>
            </w:pPr>
            <w:ins w:id="1575" w:author="Giorgio Romeo" w:date="2020-12-02T00:24:00Z">
              <w:r w:rsidRPr="006B5465">
                <w:rPr>
                  <w:rStyle w:val="Enfasidelicata"/>
                  <w:rFonts w:ascii="Bell MT" w:hAnsi="Bell MT"/>
                  <w:i w:val="0"/>
                  <w:iCs w:val="0"/>
                  <w:sz w:val="32"/>
                  <w:szCs w:val="32"/>
                </w:rPr>
                <w:t>Events flow</w:t>
              </w:r>
            </w:ins>
          </w:p>
        </w:tc>
        <w:tc>
          <w:tcPr>
            <w:tcW w:w="6849" w:type="dxa"/>
          </w:tcPr>
          <w:p w14:paraId="36DF95A6" w14:textId="77777777" w:rsidR="00775C1D" w:rsidRPr="009D5178" w:rsidRDefault="00775C1D" w:rsidP="00775C1D">
            <w:pPr>
              <w:pStyle w:val="Paragrafoelenco"/>
              <w:numPr>
                <w:ilvl w:val="0"/>
                <w:numId w:val="48"/>
              </w:numPr>
              <w:rPr>
                <w:ins w:id="1576" w:author="Giorgio Romeo" w:date="2020-12-02T00:24:00Z"/>
                <w:rStyle w:val="Enfasidelicata"/>
                <w:rFonts w:ascii="Bell MT" w:hAnsi="Bell MT"/>
                <w:i w:val="0"/>
                <w:iCs w:val="0"/>
                <w:sz w:val="28"/>
                <w:szCs w:val="28"/>
              </w:rPr>
            </w:pPr>
            <w:ins w:id="1577" w:author="Giorgio Romeo" w:date="2020-12-02T00:24:00Z">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store: case 3.b).</w:t>
              </w:r>
            </w:ins>
          </w:p>
          <w:p w14:paraId="3A7CC8DD" w14:textId="77777777" w:rsidR="00775C1D" w:rsidRDefault="00775C1D" w:rsidP="00775C1D">
            <w:pPr>
              <w:pStyle w:val="Paragrafoelenco"/>
              <w:numPr>
                <w:ilvl w:val="0"/>
                <w:numId w:val="48"/>
              </w:numPr>
              <w:rPr>
                <w:ins w:id="1578" w:author="Giorgio Romeo" w:date="2020-12-02T00:24:00Z"/>
                <w:rStyle w:val="Enfasidelicata"/>
                <w:rFonts w:ascii="Bell MT" w:hAnsi="Bell MT"/>
                <w:i w:val="0"/>
                <w:iCs w:val="0"/>
                <w:sz w:val="28"/>
                <w:szCs w:val="28"/>
              </w:rPr>
            </w:pPr>
            <w:ins w:id="1579" w:author="Giorgio Romeo" w:date="2020-12-02T00:24:00Z">
              <w:r>
                <w:rPr>
                  <w:rStyle w:val="Enfasidelicata"/>
                  <w:rFonts w:ascii="Bell MT" w:hAnsi="Bell MT"/>
                  <w:i w:val="0"/>
                  <w:iCs w:val="0"/>
                  <w:sz w:val="28"/>
                  <w:szCs w:val="28"/>
                </w:rPr>
                <w:t>The user remains inactive for 30 seconds.</w:t>
              </w:r>
            </w:ins>
          </w:p>
          <w:p w14:paraId="60328BAB" w14:textId="77777777" w:rsidR="00775C1D" w:rsidRPr="009D5178" w:rsidRDefault="00775C1D" w:rsidP="00775C1D">
            <w:pPr>
              <w:pStyle w:val="Paragrafoelenco"/>
              <w:numPr>
                <w:ilvl w:val="0"/>
                <w:numId w:val="48"/>
              </w:numPr>
              <w:rPr>
                <w:ins w:id="1580" w:author="Giorgio Romeo" w:date="2020-12-02T00:24:00Z"/>
                <w:rStyle w:val="Enfasidelicata"/>
                <w:rFonts w:ascii="Bell MT" w:hAnsi="Bell MT"/>
                <w:i w:val="0"/>
                <w:iCs w:val="0"/>
                <w:sz w:val="28"/>
                <w:szCs w:val="28"/>
              </w:rPr>
            </w:pPr>
            <w:ins w:id="1581" w:author="Giorgio Romeo" w:date="2020-12-02T00:24:00Z">
              <w:r>
                <w:rPr>
                  <w:rStyle w:val="Enfasidelicata"/>
                  <w:rFonts w:ascii="Bell MT" w:hAnsi="Bell MT"/>
                  <w:i w:val="0"/>
                  <w:iCs w:val="0"/>
                  <w:sz w:val="28"/>
                  <w:szCs w:val="28"/>
                </w:rPr>
                <w:t xml:space="preserve">The system notifies to the user the possibility to check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w:t>
              </w:r>
            </w:ins>
          </w:p>
          <w:p w14:paraId="0E25009B" w14:textId="77777777" w:rsidR="00775C1D" w:rsidRDefault="00775C1D" w:rsidP="00775C1D">
            <w:pPr>
              <w:pStyle w:val="Paragrafoelenco"/>
              <w:numPr>
                <w:ilvl w:val="0"/>
                <w:numId w:val="48"/>
              </w:numPr>
              <w:rPr>
                <w:ins w:id="1582" w:author="Giorgio Romeo" w:date="2020-12-02T00:24:00Z"/>
                <w:rStyle w:val="Enfasidelicata"/>
                <w:rFonts w:ascii="Bell MT" w:hAnsi="Bell MT"/>
                <w:i w:val="0"/>
                <w:iCs w:val="0"/>
                <w:sz w:val="28"/>
                <w:szCs w:val="28"/>
              </w:rPr>
            </w:pPr>
            <w:ins w:id="1583" w:author="Giorgio Romeo" w:date="2020-12-02T00:24:00Z">
              <w:r>
                <w:rPr>
                  <w:rStyle w:val="Enfasidelicata"/>
                  <w:rFonts w:ascii="Bell MT" w:hAnsi="Bell MT"/>
                  <w:i w:val="0"/>
                  <w:iCs w:val="0"/>
                  <w:sz w:val="28"/>
                  <w:szCs w:val="28"/>
                </w:rPr>
                <w:t>The user clicks</w:t>
              </w:r>
              <w:r>
                <w:rPr>
                  <w:rStyle w:val="Enfasidelicata"/>
                  <w:rFonts w:ascii="Bell MT" w:hAnsi="Bell MT"/>
                  <w:sz w:val="28"/>
                  <w:szCs w:val="28"/>
                </w:rPr>
                <w:t xml:space="preserve"> </w:t>
              </w:r>
              <w:r>
                <w:rPr>
                  <w:rStyle w:val="Enfasidelicata"/>
                  <w:rFonts w:ascii="Bell MT" w:hAnsi="Bell MT"/>
                  <w:i w:val="0"/>
                  <w:iCs w:val="0"/>
                  <w:sz w:val="28"/>
                  <w:szCs w:val="28"/>
                </w:rPr>
                <w:t>on the received notification.</w:t>
              </w:r>
            </w:ins>
          </w:p>
          <w:p w14:paraId="3C94F9D9" w14:textId="77777777" w:rsidR="00775C1D" w:rsidRPr="005C2BF6" w:rsidRDefault="00775C1D" w:rsidP="00775C1D">
            <w:pPr>
              <w:pStyle w:val="Paragrafoelenco"/>
              <w:numPr>
                <w:ilvl w:val="0"/>
                <w:numId w:val="48"/>
              </w:numPr>
              <w:rPr>
                <w:ins w:id="1584" w:author="Giorgio Romeo" w:date="2020-12-02T00:24:00Z"/>
                <w:rStyle w:val="Enfasidelicata"/>
                <w:rFonts w:ascii="Bell MT" w:hAnsi="Bell MT"/>
                <w:i w:val="0"/>
                <w:iCs w:val="0"/>
                <w:sz w:val="28"/>
                <w:szCs w:val="28"/>
              </w:rPr>
            </w:pPr>
            <w:ins w:id="1585" w:author="Giorgio Romeo" w:date="2020-12-02T00:24:00Z">
              <w:r>
                <w:rPr>
                  <w:rStyle w:val="Enfasidelicata"/>
                  <w:rFonts w:ascii="Bell MT" w:hAnsi="Bell MT"/>
                  <w:i w:val="0"/>
                  <w:iCs w:val="0"/>
                  <w:sz w:val="28"/>
                  <w:szCs w:val="28"/>
                </w:rPr>
                <w:t xml:space="preserve">The system provides to the user a list of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 close to selected one.</w:t>
              </w:r>
            </w:ins>
          </w:p>
        </w:tc>
      </w:tr>
      <w:tr w:rsidR="00775C1D" w14:paraId="225DC135" w14:textId="77777777" w:rsidTr="00775C1D">
        <w:trPr>
          <w:trHeight w:val="361"/>
          <w:ins w:id="1586" w:author="Giorgio Romeo" w:date="2020-12-02T00:24:00Z"/>
        </w:trPr>
        <w:tc>
          <w:tcPr>
            <w:tcW w:w="1985" w:type="dxa"/>
          </w:tcPr>
          <w:p w14:paraId="0A903D17" w14:textId="77777777" w:rsidR="00775C1D" w:rsidRPr="006B5465" w:rsidRDefault="00775C1D" w:rsidP="00775C1D">
            <w:pPr>
              <w:pStyle w:val="Paragrafoelenco"/>
              <w:ind w:left="0"/>
              <w:jc w:val="center"/>
              <w:rPr>
                <w:ins w:id="1587" w:author="Giorgio Romeo" w:date="2020-12-02T00:24:00Z"/>
                <w:rStyle w:val="Enfasidelicata"/>
                <w:rFonts w:ascii="Bell MT" w:hAnsi="Bell MT"/>
                <w:i w:val="0"/>
                <w:iCs w:val="0"/>
                <w:sz w:val="32"/>
                <w:szCs w:val="32"/>
              </w:rPr>
            </w:pPr>
            <w:ins w:id="1588" w:author="Giorgio Romeo" w:date="2020-12-02T00:24:00Z">
              <w:r w:rsidRPr="006B5465">
                <w:rPr>
                  <w:rStyle w:val="Enfasidelicata"/>
                  <w:rFonts w:ascii="Bell MT" w:hAnsi="Bell MT"/>
                  <w:i w:val="0"/>
                  <w:iCs w:val="0"/>
                  <w:sz w:val="32"/>
                  <w:szCs w:val="32"/>
                </w:rPr>
                <w:t>Exit condition</w:t>
              </w:r>
            </w:ins>
          </w:p>
        </w:tc>
        <w:tc>
          <w:tcPr>
            <w:tcW w:w="6849" w:type="dxa"/>
          </w:tcPr>
          <w:p w14:paraId="5A84592C" w14:textId="77777777" w:rsidR="00775C1D" w:rsidRPr="006B5465" w:rsidRDefault="00775C1D" w:rsidP="00775C1D">
            <w:pPr>
              <w:pStyle w:val="Paragrafoelenco"/>
              <w:ind w:left="0"/>
              <w:rPr>
                <w:ins w:id="1589" w:author="Giorgio Romeo" w:date="2020-12-02T00:24:00Z"/>
                <w:rStyle w:val="Enfasidelicata"/>
                <w:rFonts w:ascii="Bell MT" w:hAnsi="Bell MT"/>
                <w:i w:val="0"/>
                <w:iCs w:val="0"/>
                <w:sz w:val="28"/>
                <w:szCs w:val="28"/>
              </w:rPr>
            </w:pPr>
            <w:ins w:id="1590" w:author="Giorgio Romeo" w:date="2020-12-02T00:24:00Z">
              <w:r>
                <w:rPr>
                  <w:rStyle w:val="Enfasidelicata"/>
                  <w:rFonts w:ascii="Bell MT" w:hAnsi="Bell MT"/>
                  <w:i w:val="0"/>
                  <w:iCs w:val="0"/>
                  <w:sz w:val="28"/>
                  <w:szCs w:val="28"/>
                </w:rPr>
                <w:t xml:space="preserve">The user successfully receives the list of </w:t>
              </w:r>
              <w:r w:rsidRPr="009D5178">
                <w:rPr>
                  <w:rStyle w:val="Enfasidelicata"/>
                  <w:rFonts w:ascii="Bell MT" w:hAnsi="Bell MT"/>
                  <w:i w:val="0"/>
                  <w:iCs w:val="0"/>
                  <w:sz w:val="28"/>
                  <w:szCs w:val="28"/>
                </w:rPr>
                <w:t>available time slots</w:t>
              </w:r>
              <w:r>
                <w:rPr>
                  <w:rStyle w:val="Enfasidelicata"/>
                  <w:rFonts w:ascii="Bell MT" w:hAnsi="Bell MT"/>
                  <w:i w:val="0"/>
                  <w:iCs w:val="0"/>
                  <w:sz w:val="28"/>
                  <w:szCs w:val="28"/>
                </w:rPr>
                <w:t>.</w:t>
              </w:r>
            </w:ins>
          </w:p>
        </w:tc>
      </w:tr>
      <w:tr w:rsidR="00775C1D" w14:paraId="578293B3" w14:textId="77777777" w:rsidTr="00775C1D">
        <w:trPr>
          <w:trHeight w:val="361"/>
          <w:ins w:id="1591" w:author="Giorgio Romeo" w:date="2020-12-02T00:24:00Z"/>
        </w:trPr>
        <w:tc>
          <w:tcPr>
            <w:tcW w:w="1985" w:type="dxa"/>
          </w:tcPr>
          <w:p w14:paraId="01C9C807" w14:textId="77777777" w:rsidR="00775C1D" w:rsidRPr="006B5465" w:rsidRDefault="00775C1D" w:rsidP="00775C1D">
            <w:pPr>
              <w:pStyle w:val="Paragrafoelenco"/>
              <w:ind w:left="0"/>
              <w:jc w:val="center"/>
              <w:rPr>
                <w:ins w:id="1592" w:author="Giorgio Romeo" w:date="2020-12-02T00:24:00Z"/>
                <w:rStyle w:val="Enfasidelicata"/>
                <w:rFonts w:ascii="Bell MT" w:hAnsi="Bell MT"/>
                <w:i w:val="0"/>
                <w:iCs w:val="0"/>
                <w:sz w:val="32"/>
                <w:szCs w:val="32"/>
              </w:rPr>
            </w:pPr>
            <w:ins w:id="1593" w:author="Giorgio Romeo" w:date="2020-12-02T00:24:00Z">
              <w:r w:rsidRPr="006B5465">
                <w:rPr>
                  <w:rStyle w:val="Enfasidelicata"/>
                  <w:rFonts w:ascii="Bell MT" w:hAnsi="Bell MT"/>
                  <w:i w:val="0"/>
                  <w:iCs w:val="0"/>
                  <w:sz w:val="32"/>
                  <w:szCs w:val="32"/>
                </w:rPr>
                <w:t>Exceptions</w:t>
              </w:r>
            </w:ins>
          </w:p>
        </w:tc>
        <w:tc>
          <w:tcPr>
            <w:tcW w:w="6849" w:type="dxa"/>
          </w:tcPr>
          <w:p w14:paraId="350B69BE" w14:textId="77777777" w:rsidR="00775C1D" w:rsidRDefault="00775C1D" w:rsidP="00775C1D">
            <w:pPr>
              <w:pStyle w:val="Paragrafoelenco"/>
              <w:numPr>
                <w:ilvl w:val="0"/>
                <w:numId w:val="54"/>
              </w:numPr>
              <w:ind w:left="357" w:hanging="357"/>
              <w:rPr>
                <w:ins w:id="1594" w:author="Giorgio Romeo" w:date="2020-12-02T00:24:00Z"/>
                <w:rStyle w:val="Enfasidelicata"/>
                <w:rFonts w:ascii="Bell MT" w:hAnsi="Bell MT"/>
                <w:i w:val="0"/>
                <w:iCs w:val="0"/>
                <w:sz w:val="28"/>
                <w:szCs w:val="28"/>
              </w:rPr>
            </w:pPr>
            <w:ins w:id="1595" w:author="Giorgio Romeo" w:date="2020-12-02T00:24:00Z">
              <w:r>
                <w:rPr>
                  <w:rStyle w:val="Enfasidelicata"/>
                  <w:rFonts w:ascii="Bell MT" w:hAnsi="Bell MT"/>
                  <w:i w:val="0"/>
                  <w:iCs w:val="0"/>
                  <w:sz w:val="28"/>
                  <w:szCs w:val="28"/>
                </w:rPr>
                <w:t>The user selects a provided time slot without being inactive 30 seconds.</w:t>
              </w:r>
            </w:ins>
          </w:p>
          <w:p w14:paraId="11E47685" w14:textId="77777777" w:rsidR="00775C1D" w:rsidRDefault="00775C1D" w:rsidP="00775C1D">
            <w:pPr>
              <w:pStyle w:val="Paragrafoelenco"/>
              <w:ind w:left="357"/>
              <w:rPr>
                <w:ins w:id="1596" w:author="Giorgio Romeo" w:date="2020-12-02T00:24:00Z"/>
                <w:rStyle w:val="Enfasidelicata"/>
                <w:rFonts w:ascii="Bell MT" w:hAnsi="Bell MT"/>
                <w:i w:val="0"/>
                <w:iCs w:val="0"/>
                <w:sz w:val="28"/>
                <w:szCs w:val="28"/>
              </w:rPr>
            </w:pPr>
            <w:ins w:id="1597" w:author="Giorgio Romeo" w:date="2020-12-02T00:24:00Z">
              <w:r>
                <w:rPr>
                  <w:rStyle w:val="Enfasidelicata"/>
                  <w:rFonts w:ascii="Bell MT" w:hAnsi="Bell MT"/>
                  <w:i w:val="0"/>
                  <w:iCs w:val="0"/>
                  <w:sz w:val="28"/>
                  <w:szCs w:val="28"/>
                </w:rPr>
                <w:t xml:space="preserve">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04A3844B" w14:textId="77777777" w:rsidR="00775C1D" w:rsidRDefault="00775C1D" w:rsidP="00775C1D">
            <w:pPr>
              <w:pStyle w:val="Paragrafoelenco"/>
              <w:numPr>
                <w:ilvl w:val="0"/>
                <w:numId w:val="54"/>
              </w:numPr>
              <w:ind w:left="357" w:hanging="357"/>
              <w:rPr>
                <w:ins w:id="1598" w:author="Giorgio Romeo" w:date="2020-12-02T00:24:00Z"/>
                <w:rStyle w:val="Enfasidelicata"/>
                <w:rFonts w:ascii="Bell MT" w:hAnsi="Bell MT"/>
                <w:i w:val="0"/>
                <w:iCs w:val="0"/>
                <w:sz w:val="28"/>
                <w:szCs w:val="28"/>
              </w:rPr>
            </w:pPr>
            <w:ins w:id="1599" w:author="Giorgio Romeo" w:date="2020-12-02T00:24:00Z">
              <w:r>
                <w:rPr>
                  <w:rStyle w:val="Enfasidelicata"/>
                  <w:rFonts w:ascii="Bell MT" w:hAnsi="Bell MT"/>
                  <w:i w:val="0"/>
                  <w:iCs w:val="0"/>
                  <w:sz w:val="28"/>
                  <w:szCs w:val="28"/>
                </w:rPr>
                <w:t>The user does not click on the notification.</w:t>
              </w:r>
            </w:ins>
          </w:p>
          <w:p w14:paraId="1016D8A9" w14:textId="77777777" w:rsidR="00775C1D" w:rsidRPr="006A4109" w:rsidRDefault="00775C1D" w:rsidP="00775C1D">
            <w:pPr>
              <w:pStyle w:val="Paragrafoelenco"/>
              <w:ind w:left="357"/>
              <w:rPr>
                <w:ins w:id="1600" w:author="Giorgio Romeo" w:date="2020-12-02T00:24:00Z"/>
                <w:rStyle w:val="Enfasidelicata"/>
                <w:rFonts w:ascii="Bell MT" w:hAnsi="Bell MT"/>
                <w:i w:val="0"/>
                <w:iCs w:val="0"/>
                <w:sz w:val="28"/>
                <w:szCs w:val="28"/>
              </w:rPr>
            </w:pPr>
            <w:ins w:id="1601" w:author="Giorgio Romeo" w:date="2020-12-02T00:24:00Z">
              <w:r>
                <w:rPr>
                  <w:rStyle w:val="Enfasidelicata"/>
                  <w:rFonts w:ascii="Bell MT" w:hAnsi="Bell MT"/>
                  <w:i w:val="0"/>
                  <w:iCs w:val="0"/>
                  <w:sz w:val="28"/>
                  <w:szCs w:val="28"/>
                </w:rPr>
                <w:t xml:space="preserve">The user can select only the initial provided time slots (the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ins w:id="1602" w:author="Giorgio Romeo" w:date="2020-12-01T11:21:00Z"/>
          <w:rStyle w:val="Enfasidelicata"/>
          <w:rFonts w:ascii="Bell MT" w:hAnsi="Bell MT"/>
          <w:sz w:val="28"/>
          <w:szCs w:val="28"/>
        </w:rPr>
      </w:pPr>
    </w:p>
    <w:p w14:paraId="7B6AA212" w14:textId="44D883C0" w:rsidR="00FD69AF" w:rsidRDefault="00FD69AF" w:rsidP="00FD69AF">
      <w:pPr>
        <w:spacing w:line="240" w:lineRule="auto"/>
        <w:rPr>
          <w:ins w:id="1603" w:author="Giorgio Romeo" w:date="2020-12-01T11:21:00Z"/>
          <w:rStyle w:val="Enfasidelicata"/>
          <w:rFonts w:ascii="Bell MT" w:hAnsi="Bell MT"/>
          <w:sz w:val="28"/>
          <w:szCs w:val="28"/>
        </w:rPr>
      </w:pPr>
    </w:p>
    <w:p w14:paraId="4143364A" w14:textId="4A86910B" w:rsidR="00FD69AF" w:rsidRDefault="00FD69AF" w:rsidP="00FD69AF">
      <w:pPr>
        <w:spacing w:line="240" w:lineRule="auto"/>
        <w:rPr>
          <w:ins w:id="1604" w:author="Giorgio Romeo" w:date="2020-12-01T11:21:00Z"/>
          <w:rStyle w:val="Enfasidelicata"/>
          <w:rFonts w:ascii="Bell MT" w:hAnsi="Bell MT"/>
          <w:sz w:val="28"/>
          <w:szCs w:val="28"/>
        </w:rPr>
      </w:pPr>
    </w:p>
    <w:p w14:paraId="27773CDF" w14:textId="246703BE" w:rsidR="00FD69AF" w:rsidRDefault="00FD69AF" w:rsidP="00FD69AF">
      <w:pPr>
        <w:spacing w:line="240" w:lineRule="auto"/>
        <w:rPr>
          <w:ins w:id="1605" w:author="Giorgio Romeo" w:date="2020-12-01T11:21:00Z"/>
          <w:rStyle w:val="Enfasidelicata"/>
          <w:rFonts w:ascii="Bell MT" w:hAnsi="Bell MT"/>
          <w:sz w:val="28"/>
          <w:szCs w:val="28"/>
        </w:rPr>
      </w:pPr>
    </w:p>
    <w:p w14:paraId="1F074380" w14:textId="74B5572B" w:rsidR="00FD69AF" w:rsidRDefault="00FD69AF" w:rsidP="00FD69AF">
      <w:pPr>
        <w:spacing w:line="240" w:lineRule="auto"/>
        <w:rPr>
          <w:ins w:id="1606" w:author="Giorgio Romeo" w:date="2020-12-01T11:21:00Z"/>
          <w:rStyle w:val="Enfasidelicata"/>
          <w:rFonts w:ascii="Bell MT" w:hAnsi="Bell MT"/>
          <w:sz w:val="28"/>
          <w:szCs w:val="28"/>
        </w:rPr>
      </w:pPr>
    </w:p>
    <w:p w14:paraId="7351D658" w14:textId="2ABF83D1" w:rsidR="0084516D" w:rsidRDefault="0084516D">
      <w:pPr>
        <w:pStyle w:val="Paragrafoelenco"/>
        <w:numPr>
          <w:ilvl w:val="0"/>
          <w:numId w:val="42"/>
        </w:numPr>
        <w:spacing w:line="240" w:lineRule="auto"/>
        <w:rPr>
          <w:ins w:id="1607" w:author="Giorgio Romeo" w:date="2020-12-01T16:03:00Z"/>
          <w:rStyle w:val="Enfasidelicata"/>
          <w:rFonts w:ascii="Bell MT" w:hAnsi="Bell MT"/>
          <w:sz w:val="28"/>
          <w:szCs w:val="28"/>
        </w:rPr>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ins w:id="1608"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376"/>
        <w:tblW w:w="0" w:type="auto"/>
        <w:tblLook w:val="04A0" w:firstRow="1" w:lastRow="0" w:firstColumn="1" w:lastColumn="0" w:noHBand="0" w:noVBand="1"/>
      </w:tblPr>
      <w:tblGrid>
        <w:gridCol w:w="1985"/>
        <w:gridCol w:w="6849"/>
      </w:tblGrid>
      <w:tr w:rsidR="00775C1D" w14:paraId="4E7842C7" w14:textId="77777777" w:rsidTr="00775C1D">
        <w:trPr>
          <w:trHeight w:val="215"/>
          <w:ins w:id="1609" w:author="Giorgio Romeo" w:date="2020-12-02T00:25:00Z"/>
        </w:trPr>
        <w:tc>
          <w:tcPr>
            <w:tcW w:w="1985" w:type="dxa"/>
          </w:tcPr>
          <w:p w14:paraId="40A39A44" w14:textId="77777777" w:rsidR="00775C1D" w:rsidRPr="006B5465" w:rsidRDefault="00775C1D" w:rsidP="00775C1D">
            <w:pPr>
              <w:pStyle w:val="Paragrafoelenco"/>
              <w:ind w:left="0"/>
              <w:jc w:val="center"/>
              <w:rPr>
                <w:ins w:id="1610" w:author="Giorgio Romeo" w:date="2020-12-02T00:25:00Z"/>
                <w:rStyle w:val="Enfasidelicata"/>
                <w:rFonts w:ascii="Bell MT" w:hAnsi="Bell MT"/>
                <w:i w:val="0"/>
                <w:iCs w:val="0"/>
                <w:sz w:val="32"/>
                <w:szCs w:val="32"/>
              </w:rPr>
            </w:pPr>
            <w:ins w:id="1611" w:author="Giorgio Romeo" w:date="2020-12-02T00:25:00Z">
              <w:r w:rsidRPr="006B5465">
                <w:rPr>
                  <w:rStyle w:val="Enfasidelicata"/>
                  <w:rFonts w:ascii="Bell MT" w:hAnsi="Bell MT"/>
                  <w:i w:val="0"/>
                  <w:iCs w:val="0"/>
                  <w:sz w:val="32"/>
                  <w:szCs w:val="32"/>
                </w:rPr>
                <w:t>Actors</w:t>
              </w:r>
            </w:ins>
          </w:p>
        </w:tc>
        <w:tc>
          <w:tcPr>
            <w:tcW w:w="6849" w:type="dxa"/>
          </w:tcPr>
          <w:p w14:paraId="5F620575" w14:textId="77777777" w:rsidR="00775C1D" w:rsidRPr="00923D58" w:rsidRDefault="00775C1D" w:rsidP="00775C1D">
            <w:pPr>
              <w:pStyle w:val="Paragrafoelenco"/>
              <w:ind w:left="0"/>
              <w:rPr>
                <w:ins w:id="1612" w:author="Giorgio Romeo" w:date="2020-12-02T00:25:00Z"/>
                <w:rStyle w:val="Enfasidelicata"/>
                <w:rFonts w:ascii="Bell MT" w:hAnsi="Bell MT"/>
                <w:i w:val="0"/>
                <w:iCs w:val="0"/>
                <w:sz w:val="28"/>
                <w:szCs w:val="28"/>
              </w:rPr>
            </w:pPr>
            <w:ins w:id="1613" w:author="Giorgio Romeo" w:date="2020-12-02T00:25: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775C1D" w14:paraId="5F938629" w14:textId="77777777" w:rsidTr="00775C1D">
        <w:trPr>
          <w:trHeight w:val="361"/>
          <w:ins w:id="1614" w:author="Giorgio Romeo" w:date="2020-12-02T00:25:00Z"/>
        </w:trPr>
        <w:tc>
          <w:tcPr>
            <w:tcW w:w="1985" w:type="dxa"/>
          </w:tcPr>
          <w:p w14:paraId="76A6ADFF" w14:textId="77777777" w:rsidR="00775C1D" w:rsidRPr="006B5465" w:rsidRDefault="00775C1D" w:rsidP="00775C1D">
            <w:pPr>
              <w:pStyle w:val="Paragrafoelenco"/>
              <w:ind w:left="0"/>
              <w:jc w:val="center"/>
              <w:rPr>
                <w:ins w:id="1615" w:author="Giorgio Romeo" w:date="2020-12-02T00:25:00Z"/>
                <w:rStyle w:val="Enfasidelicata"/>
                <w:rFonts w:ascii="Bell MT" w:hAnsi="Bell MT"/>
                <w:i w:val="0"/>
                <w:iCs w:val="0"/>
                <w:sz w:val="32"/>
                <w:szCs w:val="32"/>
              </w:rPr>
            </w:pPr>
            <w:ins w:id="1616" w:author="Giorgio Romeo" w:date="2020-12-02T00:25:00Z">
              <w:r w:rsidRPr="006B5465">
                <w:rPr>
                  <w:rStyle w:val="Enfasidelicata"/>
                  <w:rFonts w:ascii="Bell MT" w:hAnsi="Bell MT"/>
                  <w:i w:val="0"/>
                  <w:iCs w:val="0"/>
                  <w:sz w:val="32"/>
                  <w:szCs w:val="32"/>
                </w:rPr>
                <w:t>Entry condition</w:t>
              </w:r>
            </w:ins>
          </w:p>
        </w:tc>
        <w:tc>
          <w:tcPr>
            <w:tcW w:w="6849" w:type="dxa"/>
          </w:tcPr>
          <w:p w14:paraId="736E0A71" w14:textId="77777777" w:rsidR="00775C1D" w:rsidRPr="00923D58" w:rsidRDefault="00775C1D" w:rsidP="00775C1D">
            <w:pPr>
              <w:pStyle w:val="Paragrafoelenco"/>
              <w:ind w:left="0"/>
              <w:rPr>
                <w:ins w:id="1617" w:author="Giorgio Romeo" w:date="2020-12-02T00:25:00Z"/>
                <w:rStyle w:val="Enfasidelicata"/>
                <w:rFonts w:ascii="Bell MT" w:hAnsi="Bell MT"/>
                <w:i w:val="0"/>
                <w:iCs w:val="0"/>
                <w:sz w:val="28"/>
                <w:szCs w:val="28"/>
              </w:rPr>
            </w:pPr>
            <w:ins w:id="1618" w:author="Giorgio Romeo" w:date="2020-12-02T00:25: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775C1D" w14:paraId="5A62EE46" w14:textId="77777777" w:rsidTr="00775C1D">
        <w:trPr>
          <w:trHeight w:val="2152"/>
          <w:ins w:id="1619" w:author="Giorgio Romeo" w:date="2020-12-02T00:25:00Z"/>
        </w:trPr>
        <w:tc>
          <w:tcPr>
            <w:tcW w:w="1985" w:type="dxa"/>
          </w:tcPr>
          <w:p w14:paraId="398ECF80" w14:textId="77777777" w:rsidR="00775C1D" w:rsidRPr="006B5465" w:rsidRDefault="00775C1D" w:rsidP="00775C1D">
            <w:pPr>
              <w:pStyle w:val="Paragrafoelenco"/>
              <w:ind w:left="0"/>
              <w:jc w:val="center"/>
              <w:rPr>
                <w:ins w:id="1620" w:author="Giorgio Romeo" w:date="2020-12-02T00:25:00Z"/>
                <w:rStyle w:val="Enfasidelicata"/>
                <w:rFonts w:ascii="Bell MT" w:hAnsi="Bell MT"/>
                <w:i w:val="0"/>
                <w:iCs w:val="0"/>
                <w:sz w:val="32"/>
                <w:szCs w:val="32"/>
              </w:rPr>
            </w:pPr>
            <w:ins w:id="1621" w:author="Giorgio Romeo" w:date="2020-12-02T00:25:00Z">
              <w:r w:rsidRPr="006B5465">
                <w:rPr>
                  <w:rStyle w:val="Enfasidelicata"/>
                  <w:rFonts w:ascii="Bell MT" w:hAnsi="Bell MT"/>
                  <w:i w:val="0"/>
                  <w:iCs w:val="0"/>
                  <w:sz w:val="32"/>
                  <w:szCs w:val="32"/>
                </w:rPr>
                <w:t>Events flow</w:t>
              </w:r>
            </w:ins>
          </w:p>
        </w:tc>
        <w:tc>
          <w:tcPr>
            <w:tcW w:w="6849" w:type="dxa"/>
          </w:tcPr>
          <w:p w14:paraId="36BB3DF6" w14:textId="77777777" w:rsidR="00775C1D" w:rsidRDefault="00775C1D" w:rsidP="00775C1D">
            <w:pPr>
              <w:pStyle w:val="Paragrafoelenco"/>
              <w:numPr>
                <w:ilvl w:val="0"/>
                <w:numId w:val="59"/>
              </w:numPr>
              <w:rPr>
                <w:ins w:id="1622" w:author="Giorgio Romeo" w:date="2020-12-02T00:25:00Z"/>
                <w:rStyle w:val="Enfasidelicata"/>
                <w:rFonts w:ascii="Bell MT" w:hAnsi="Bell MT"/>
                <w:i w:val="0"/>
                <w:iCs w:val="0"/>
                <w:sz w:val="28"/>
                <w:szCs w:val="28"/>
              </w:rPr>
            </w:pPr>
            <w:ins w:id="1623" w:author="Giorgio Romeo" w:date="2020-12-02T00:25:00Z">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ins>
          </w:p>
          <w:p w14:paraId="4844E5C0" w14:textId="77777777" w:rsidR="00775C1D" w:rsidRPr="00664977" w:rsidRDefault="00775C1D" w:rsidP="00775C1D">
            <w:pPr>
              <w:pStyle w:val="Paragrafoelenco"/>
              <w:numPr>
                <w:ilvl w:val="0"/>
                <w:numId w:val="59"/>
              </w:numPr>
              <w:rPr>
                <w:ins w:id="1624" w:author="Giorgio Romeo" w:date="2020-12-02T00:25:00Z"/>
                <w:rStyle w:val="Enfasidelicata"/>
                <w:rFonts w:ascii="Bell MT" w:hAnsi="Bell MT"/>
                <w:i w:val="0"/>
                <w:iCs w:val="0"/>
                <w:sz w:val="28"/>
                <w:szCs w:val="28"/>
              </w:rPr>
            </w:pPr>
            <w:ins w:id="1625" w:author="Giorgio Romeo" w:date="2020-12-02T00:25:00Z">
              <w:r>
                <w:rPr>
                  <w:rStyle w:val="Enfasidelicata"/>
                  <w:rFonts w:ascii="Bell MT" w:hAnsi="Bell MT"/>
                  <w:i w:val="0"/>
                  <w:iCs w:val="0"/>
                  <w:sz w:val="28"/>
                  <w:szCs w:val="28"/>
                </w:rPr>
                <w:t>The user remains inactive for 30 seconds.</w:t>
              </w:r>
            </w:ins>
          </w:p>
          <w:p w14:paraId="162ED95C" w14:textId="77777777" w:rsidR="00775C1D" w:rsidRDefault="00775C1D" w:rsidP="00775C1D">
            <w:pPr>
              <w:pStyle w:val="Paragrafoelenco"/>
              <w:numPr>
                <w:ilvl w:val="0"/>
                <w:numId w:val="59"/>
              </w:numPr>
              <w:rPr>
                <w:ins w:id="1626" w:author="Giorgio Romeo" w:date="2020-12-02T00:25:00Z"/>
                <w:rStyle w:val="Enfasidelicata"/>
                <w:rFonts w:ascii="Bell MT" w:hAnsi="Bell MT"/>
                <w:i w:val="0"/>
                <w:iCs w:val="0"/>
                <w:sz w:val="28"/>
                <w:szCs w:val="28"/>
              </w:rPr>
            </w:pPr>
            <w:ins w:id="1627" w:author="Giorgio Romeo" w:date="2020-12-02T00:25:00Z">
              <w:r>
                <w:rPr>
                  <w:rStyle w:val="Enfasidelicata"/>
                  <w:rFonts w:ascii="Bell MT" w:hAnsi="Bell MT"/>
                  <w:i w:val="0"/>
                  <w:iCs w:val="0"/>
                  <w:sz w:val="28"/>
                  <w:szCs w:val="28"/>
                </w:rPr>
                <w:t>The system notifies to the user the possibility to lookup further available stores for the selected time slot.</w:t>
              </w:r>
            </w:ins>
          </w:p>
          <w:p w14:paraId="1E555366" w14:textId="77777777" w:rsidR="00775C1D" w:rsidRDefault="00775C1D" w:rsidP="00775C1D">
            <w:pPr>
              <w:pStyle w:val="Paragrafoelenco"/>
              <w:numPr>
                <w:ilvl w:val="0"/>
                <w:numId w:val="59"/>
              </w:numPr>
              <w:rPr>
                <w:ins w:id="1628" w:author="Giorgio Romeo" w:date="2020-12-02T00:25:00Z"/>
                <w:rStyle w:val="Enfasidelicata"/>
                <w:rFonts w:ascii="Bell MT" w:hAnsi="Bell MT"/>
                <w:i w:val="0"/>
                <w:iCs w:val="0"/>
                <w:sz w:val="28"/>
                <w:szCs w:val="28"/>
              </w:rPr>
            </w:pPr>
            <w:ins w:id="1629" w:author="Giorgio Romeo" w:date="2020-12-02T00:25:00Z">
              <w:r>
                <w:rPr>
                  <w:rStyle w:val="Enfasidelicata"/>
                  <w:rFonts w:ascii="Bell MT" w:hAnsi="Bell MT"/>
                  <w:i w:val="0"/>
                  <w:iCs w:val="0"/>
                  <w:sz w:val="28"/>
                  <w:szCs w:val="28"/>
                </w:rPr>
                <w:t>The user clicks on the received notification.</w:t>
              </w:r>
            </w:ins>
          </w:p>
          <w:p w14:paraId="4A6D33A4" w14:textId="77777777" w:rsidR="00775C1D" w:rsidRPr="005C2BF6" w:rsidRDefault="00775C1D" w:rsidP="00775C1D">
            <w:pPr>
              <w:pStyle w:val="Paragrafoelenco"/>
              <w:numPr>
                <w:ilvl w:val="0"/>
                <w:numId w:val="59"/>
              </w:numPr>
              <w:rPr>
                <w:ins w:id="1630" w:author="Giorgio Romeo" w:date="2020-12-02T00:25:00Z"/>
                <w:rStyle w:val="Enfasidelicata"/>
                <w:rFonts w:ascii="Bell MT" w:hAnsi="Bell MT"/>
                <w:i w:val="0"/>
                <w:iCs w:val="0"/>
                <w:sz w:val="28"/>
                <w:szCs w:val="28"/>
              </w:rPr>
            </w:pPr>
            <w:ins w:id="1631" w:author="Giorgio Romeo" w:date="2020-12-02T00:25:00Z">
              <w:r>
                <w:rPr>
                  <w:rStyle w:val="Enfasidelicata"/>
                  <w:rFonts w:ascii="Bell MT" w:hAnsi="Bell MT"/>
                  <w:i w:val="0"/>
                  <w:iCs w:val="0"/>
                  <w:sz w:val="28"/>
                  <w:szCs w:val="28"/>
                </w:rPr>
                <w:t>The system provides to the user a list with further available stores.</w:t>
              </w:r>
            </w:ins>
          </w:p>
        </w:tc>
      </w:tr>
      <w:tr w:rsidR="00775C1D" w14:paraId="52CEE910" w14:textId="77777777" w:rsidTr="00775C1D">
        <w:trPr>
          <w:trHeight w:val="361"/>
          <w:ins w:id="1632" w:author="Giorgio Romeo" w:date="2020-12-02T00:25:00Z"/>
        </w:trPr>
        <w:tc>
          <w:tcPr>
            <w:tcW w:w="1985" w:type="dxa"/>
          </w:tcPr>
          <w:p w14:paraId="205BC926" w14:textId="77777777" w:rsidR="00775C1D" w:rsidRPr="006B5465" w:rsidRDefault="00775C1D" w:rsidP="00775C1D">
            <w:pPr>
              <w:pStyle w:val="Paragrafoelenco"/>
              <w:ind w:left="0"/>
              <w:jc w:val="center"/>
              <w:rPr>
                <w:ins w:id="1633" w:author="Giorgio Romeo" w:date="2020-12-02T00:25:00Z"/>
                <w:rStyle w:val="Enfasidelicata"/>
                <w:rFonts w:ascii="Bell MT" w:hAnsi="Bell MT"/>
                <w:i w:val="0"/>
                <w:iCs w:val="0"/>
                <w:sz w:val="32"/>
                <w:szCs w:val="32"/>
              </w:rPr>
            </w:pPr>
            <w:ins w:id="1634" w:author="Giorgio Romeo" w:date="2020-12-02T00:25:00Z">
              <w:r w:rsidRPr="006B5465">
                <w:rPr>
                  <w:rStyle w:val="Enfasidelicata"/>
                  <w:rFonts w:ascii="Bell MT" w:hAnsi="Bell MT"/>
                  <w:i w:val="0"/>
                  <w:iCs w:val="0"/>
                  <w:sz w:val="32"/>
                  <w:szCs w:val="32"/>
                </w:rPr>
                <w:t>Exit condition</w:t>
              </w:r>
            </w:ins>
          </w:p>
        </w:tc>
        <w:tc>
          <w:tcPr>
            <w:tcW w:w="6849" w:type="dxa"/>
          </w:tcPr>
          <w:p w14:paraId="7C4088D9" w14:textId="77777777" w:rsidR="00775C1D" w:rsidRPr="006B5465" w:rsidRDefault="00775C1D" w:rsidP="00775C1D">
            <w:pPr>
              <w:pStyle w:val="Paragrafoelenco"/>
              <w:ind w:left="0"/>
              <w:rPr>
                <w:ins w:id="1635" w:author="Giorgio Romeo" w:date="2020-12-02T00:25:00Z"/>
                <w:rStyle w:val="Enfasidelicata"/>
                <w:rFonts w:ascii="Bell MT" w:hAnsi="Bell MT"/>
                <w:i w:val="0"/>
                <w:iCs w:val="0"/>
                <w:sz w:val="28"/>
                <w:szCs w:val="28"/>
              </w:rPr>
            </w:pPr>
            <w:ins w:id="1636" w:author="Giorgio Romeo" w:date="2020-12-02T00:25:00Z">
              <w:r>
                <w:rPr>
                  <w:rStyle w:val="Enfasidelicata"/>
                  <w:rFonts w:ascii="Bell MT" w:hAnsi="Bell MT"/>
                  <w:i w:val="0"/>
                  <w:iCs w:val="0"/>
                  <w:sz w:val="28"/>
                  <w:szCs w:val="28"/>
                </w:rPr>
                <w:t>The user successfully receives the list of further available stores.</w:t>
              </w:r>
            </w:ins>
          </w:p>
        </w:tc>
      </w:tr>
      <w:tr w:rsidR="00775C1D" w14:paraId="617A19AD" w14:textId="77777777" w:rsidTr="00775C1D">
        <w:trPr>
          <w:trHeight w:val="361"/>
          <w:ins w:id="1637" w:author="Giorgio Romeo" w:date="2020-12-02T00:25:00Z"/>
        </w:trPr>
        <w:tc>
          <w:tcPr>
            <w:tcW w:w="1985" w:type="dxa"/>
          </w:tcPr>
          <w:p w14:paraId="66CFEAF2" w14:textId="77777777" w:rsidR="00775C1D" w:rsidRPr="006B5465" w:rsidRDefault="00775C1D" w:rsidP="00775C1D">
            <w:pPr>
              <w:pStyle w:val="Paragrafoelenco"/>
              <w:ind w:left="0"/>
              <w:jc w:val="center"/>
              <w:rPr>
                <w:ins w:id="1638" w:author="Giorgio Romeo" w:date="2020-12-02T00:25:00Z"/>
                <w:rStyle w:val="Enfasidelicata"/>
                <w:rFonts w:ascii="Bell MT" w:hAnsi="Bell MT"/>
                <w:i w:val="0"/>
                <w:iCs w:val="0"/>
                <w:sz w:val="32"/>
                <w:szCs w:val="32"/>
              </w:rPr>
            </w:pPr>
            <w:ins w:id="1639" w:author="Giorgio Romeo" w:date="2020-12-02T00:25:00Z">
              <w:r w:rsidRPr="006B5465">
                <w:rPr>
                  <w:rStyle w:val="Enfasidelicata"/>
                  <w:rFonts w:ascii="Bell MT" w:hAnsi="Bell MT"/>
                  <w:i w:val="0"/>
                  <w:iCs w:val="0"/>
                  <w:sz w:val="32"/>
                  <w:szCs w:val="32"/>
                </w:rPr>
                <w:t>Exceptions</w:t>
              </w:r>
            </w:ins>
          </w:p>
        </w:tc>
        <w:tc>
          <w:tcPr>
            <w:tcW w:w="6849" w:type="dxa"/>
          </w:tcPr>
          <w:p w14:paraId="5175217A" w14:textId="77777777" w:rsidR="00775C1D" w:rsidRDefault="00775C1D" w:rsidP="00775C1D">
            <w:pPr>
              <w:pStyle w:val="Paragrafoelenco"/>
              <w:numPr>
                <w:ilvl w:val="0"/>
                <w:numId w:val="60"/>
              </w:numPr>
              <w:ind w:left="357" w:hanging="357"/>
              <w:rPr>
                <w:ins w:id="1640" w:author="Giorgio Romeo" w:date="2020-12-02T00:25:00Z"/>
                <w:rStyle w:val="Enfasidelicata"/>
                <w:rFonts w:ascii="Bell MT" w:hAnsi="Bell MT"/>
                <w:i w:val="0"/>
                <w:iCs w:val="0"/>
                <w:sz w:val="28"/>
                <w:szCs w:val="28"/>
              </w:rPr>
            </w:pPr>
            <w:ins w:id="1641" w:author="Giorgio Romeo" w:date="2020-12-02T00:25:00Z">
              <w:r>
                <w:rPr>
                  <w:rStyle w:val="Enfasidelicata"/>
                  <w:rFonts w:ascii="Bell MT" w:hAnsi="Bell MT"/>
                  <w:i w:val="0"/>
                  <w:iCs w:val="0"/>
                  <w:sz w:val="28"/>
                  <w:szCs w:val="28"/>
                </w:rPr>
                <w:t>The user selects a provided store without being inactive 30 seconds.</w:t>
              </w:r>
            </w:ins>
          </w:p>
          <w:p w14:paraId="15921DD0" w14:textId="77777777" w:rsidR="00775C1D" w:rsidRDefault="00775C1D" w:rsidP="00775C1D">
            <w:pPr>
              <w:pStyle w:val="Paragrafoelenco"/>
              <w:ind w:left="357"/>
              <w:rPr>
                <w:ins w:id="1642" w:author="Giorgio Romeo" w:date="2020-12-02T00:25:00Z"/>
                <w:rStyle w:val="Enfasidelicata"/>
                <w:rFonts w:ascii="Bell MT" w:hAnsi="Bell MT"/>
                <w:i w:val="0"/>
                <w:iCs w:val="0"/>
                <w:sz w:val="28"/>
                <w:szCs w:val="28"/>
              </w:rPr>
            </w:pPr>
            <w:ins w:id="1643" w:author="Giorgio Romeo" w:date="2020-12-02T00:25:00Z">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218E7BE5" w14:textId="77777777" w:rsidR="00775C1D" w:rsidRDefault="00775C1D" w:rsidP="00775C1D">
            <w:pPr>
              <w:pStyle w:val="Paragrafoelenco"/>
              <w:numPr>
                <w:ilvl w:val="0"/>
                <w:numId w:val="60"/>
              </w:numPr>
              <w:ind w:left="357" w:hanging="357"/>
              <w:rPr>
                <w:ins w:id="1644" w:author="Giorgio Romeo" w:date="2020-12-02T00:25:00Z"/>
                <w:rStyle w:val="Enfasidelicata"/>
                <w:rFonts w:ascii="Bell MT" w:hAnsi="Bell MT"/>
                <w:i w:val="0"/>
                <w:iCs w:val="0"/>
                <w:sz w:val="28"/>
                <w:szCs w:val="28"/>
              </w:rPr>
            </w:pPr>
            <w:ins w:id="1645" w:author="Giorgio Romeo" w:date="2020-12-02T00:25:00Z">
              <w:r>
                <w:rPr>
                  <w:rStyle w:val="Enfasidelicata"/>
                  <w:rFonts w:ascii="Bell MT" w:hAnsi="Bell MT"/>
                  <w:i w:val="0"/>
                  <w:iCs w:val="0"/>
                  <w:sz w:val="28"/>
                  <w:szCs w:val="28"/>
                </w:rPr>
                <w:t>The user does not click on the notification.</w:t>
              </w:r>
            </w:ins>
          </w:p>
          <w:p w14:paraId="7233D708" w14:textId="77777777" w:rsidR="00775C1D" w:rsidRDefault="00775C1D" w:rsidP="00775C1D">
            <w:pPr>
              <w:pStyle w:val="Paragrafoelenco"/>
              <w:ind w:left="357"/>
              <w:rPr>
                <w:ins w:id="1646" w:author="Giorgio Romeo" w:date="2020-12-02T00:25:00Z"/>
                <w:rStyle w:val="Enfasidelicata"/>
                <w:rFonts w:ascii="Bell MT" w:hAnsi="Bell MT"/>
                <w:i w:val="0"/>
                <w:iCs w:val="0"/>
                <w:sz w:val="28"/>
                <w:szCs w:val="28"/>
              </w:rPr>
            </w:pPr>
            <w:ins w:id="1647" w:author="Giorgio Romeo" w:date="2020-12-02T00:25:00Z">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49CD3BC0" w14:textId="77777777" w:rsidR="00775C1D" w:rsidRPr="006C6F3F" w:rsidRDefault="00775C1D" w:rsidP="00775C1D">
            <w:pPr>
              <w:rPr>
                <w:ins w:id="1648" w:author="Giorgio Romeo" w:date="2020-12-02T00:25:00Z"/>
                <w:rStyle w:val="Enfasidelicata"/>
                <w:rFonts w:ascii="Bell MT" w:hAnsi="Bell MT"/>
                <w:i w:val="0"/>
                <w:iCs w:val="0"/>
                <w:sz w:val="28"/>
                <w:szCs w:val="28"/>
              </w:rPr>
            </w:pPr>
          </w:p>
        </w:tc>
      </w:tr>
    </w:tbl>
    <w:p w14:paraId="1030BA14" w14:textId="79451B56" w:rsidR="00981513" w:rsidRDefault="00981513" w:rsidP="00981513">
      <w:pPr>
        <w:spacing w:line="240" w:lineRule="auto"/>
        <w:rPr>
          <w:ins w:id="1649" w:author="Giorgio Romeo" w:date="2020-12-01T16:03:00Z"/>
          <w:rStyle w:val="Enfasidelicata"/>
          <w:rFonts w:ascii="Bell MT" w:hAnsi="Bell MT"/>
          <w:sz w:val="28"/>
          <w:szCs w:val="28"/>
        </w:rPr>
      </w:pPr>
    </w:p>
    <w:p w14:paraId="6B36B24B" w14:textId="2C62DFCF" w:rsidR="00981513" w:rsidRDefault="00981513" w:rsidP="00981513">
      <w:pPr>
        <w:spacing w:line="240" w:lineRule="auto"/>
        <w:rPr>
          <w:ins w:id="1650" w:author="Giorgio Romeo" w:date="2020-12-01T16:03:00Z"/>
          <w:rStyle w:val="Enfasidelicata"/>
          <w:rFonts w:ascii="Bell MT" w:hAnsi="Bell MT"/>
          <w:sz w:val="28"/>
          <w:szCs w:val="28"/>
        </w:rPr>
      </w:pPr>
    </w:p>
    <w:p w14:paraId="6830C5B7" w14:textId="321DDC31" w:rsidR="00981513" w:rsidRDefault="00981513" w:rsidP="00981513">
      <w:pPr>
        <w:spacing w:line="240" w:lineRule="auto"/>
        <w:rPr>
          <w:ins w:id="1651" w:author="Giorgio Romeo" w:date="2020-12-01T16:03:00Z"/>
          <w:rStyle w:val="Enfasidelicata"/>
          <w:rFonts w:ascii="Bell MT" w:hAnsi="Bell MT"/>
          <w:sz w:val="28"/>
          <w:szCs w:val="28"/>
        </w:rPr>
      </w:pPr>
    </w:p>
    <w:p w14:paraId="3E950E0E" w14:textId="77490926" w:rsidR="00981513" w:rsidRDefault="00981513" w:rsidP="00981513">
      <w:pPr>
        <w:spacing w:line="240" w:lineRule="auto"/>
        <w:rPr>
          <w:ins w:id="1652" w:author="Giorgio Romeo" w:date="2020-12-01T16:03:00Z"/>
          <w:rStyle w:val="Enfasidelicata"/>
          <w:rFonts w:ascii="Bell MT" w:hAnsi="Bell MT"/>
          <w:sz w:val="28"/>
          <w:szCs w:val="28"/>
        </w:rPr>
      </w:pPr>
    </w:p>
    <w:p w14:paraId="47F0DD62" w14:textId="7E69C5B3" w:rsidR="00981513" w:rsidRDefault="00981513" w:rsidP="00981513">
      <w:pPr>
        <w:spacing w:line="240" w:lineRule="auto"/>
        <w:rPr>
          <w:ins w:id="1653" w:author="Giorgio Romeo" w:date="2020-12-01T16:03:00Z"/>
          <w:rStyle w:val="Enfasidelicata"/>
          <w:rFonts w:ascii="Bell MT" w:hAnsi="Bell MT"/>
          <w:sz w:val="28"/>
          <w:szCs w:val="28"/>
        </w:rPr>
      </w:pPr>
    </w:p>
    <w:p w14:paraId="3AD260B5" w14:textId="33D4E32F" w:rsidR="00981513" w:rsidRDefault="00981513" w:rsidP="00981513">
      <w:pPr>
        <w:spacing w:line="240" w:lineRule="auto"/>
        <w:rPr>
          <w:ins w:id="1654" w:author="Giorgio Romeo" w:date="2020-12-01T16:03:00Z"/>
          <w:rStyle w:val="Enfasidelicata"/>
          <w:rFonts w:ascii="Bell MT" w:hAnsi="Bell MT"/>
          <w:sz w:val="28"/>
          <w:szCs w:val="28"/>
        </w:rPr>
      </w:pPr>
    </w:p>
    <w:p w14:paraId="091C5D57" w14:textId="20358F3A" w:rsidR="00981513" w:rsidRDefault="00981513" w:rsidP="00981513">
      <w:pPr>
        <w:spacing w:line="240" w:lineRule="auto"/>
        <w:rPr>
          <w:ins w:id="1655" w:author="Giorgio Romeo" w:date="2020-12-01T16:03:00Z"/>
          <w:rStyle w:val="Enfasidelicata"/>
          <w:rFonts w:ascii="Bell MT" w:hAnsi="Bell MT"/>
          <w:sz w:val="28"/>
          <w:szCs w:val="28"/>
        </w:rPr>
      </w:pPr>
    </w:p>
    <w:p w14:paraId="41C45586" w14:textId="2411CB06" w:rsidR="00981513" w:rsidRDefault="00981513" w:rsidP="00981513">
      <w:pPr>
        <w:spacing w:line="240" w:lineRule="auto"/>
        <w:rPr>
          <w:ins w:id="1656" w:author="Giorgio Romeo" w:date="2020-12-01T16:03:00Z"/>
          <w:rStyle w:val="Enfasidelicata"/>
          <w:rFonts w:ascii="Bell MT" w:hAnsi="Bell MT"/>
          <w:sz w:val="28"/>
          <w:szCs w:val="28"/>
        </w:rPr>
      </w:pPr>
    </w:p>
    <w:p w14:paraId="59A67ABF" w14:textId="62BFDBDC" w:rsidR="00981513" w:rsidRDefault="00981513" w:rsidP="00981513">
      <w:pPr>
        <w:spacing w:line="240" w:lineRule="auto"/>
        <w:rPr>
          <w:ins w:id="1657" w:author="Giorgio Romeo" w:date="2020-12-01T16:03:00Z"/>
          <w:rStyle w:val="Enfasidelicata"/>
          <w:rFonts w:ascii="Bell MT" w:hAnsi="Bell MT"/>
          <w:sz w:val="28"/>
          <w:szCs w:val="28"/>
        </w:rPr>
      </w:pPr>
    </w:p>
    <w:p w14:paraId="75626507" w14:textId="5ACAC324" w:rsidR="00981513" w:rsidRDefault="00981513" w:rsidP="00981513">
      <w:pPr>
        <w:spacing w:line="240" w:lineRule="auto"/>
        <w:rPr>
          <w:ins w:id="1658" w:author="Giorgio Romeo" w:date="2020-12-01T16:03:00Z"/>
          <w:rStyle w:val="Enfasidelicata"/>
          <w:rFonts w:ascii="Bell MT" w:hAnsi="Bell MT"/>
          <w:sz w:val="28"/>
          <w:szCs w:val="28"/>
        </w:rPr>
      </w:pPr>
    </w:p>
    <w:p w14:paraId="2FAD10D3" w14:textId="1D6B32D7" w:rsidR="00981513" w:rsidRDefault="00981513" w:rsidP="00981513">
      <w:pPr>
        <w:spacing w:line="240" w:lineRule="auto"/>
        <w:rPr>
          <w:ins w:id="1659" w:author="Giorgio Romeo" w:date="2020-12-01T16:03:00Z"/>
          <w:rStyle w:val="Enfasidelicata"/>
          <w:rFonts w:ascii="Bell MT" w:hAnsi="Bell MT"/>
          <w:sz w:val="28"/>
          <w:szCs w:val="28"/>
        </w:rPr>
      </w:pPr>
    </w:p>
    <w:p w14:paraId="348A20D2" w14:textId="3219F367" w:rsidR="00981513" w:rsidRDefault="00981513" w:rsidP="00981513">
      <w:pPr>
        <w:spacing w:line="240" w:lineRule="auto"/>
        <w:rPr>
          <w:ins w:id="1660" w:author="Giorgio Romeo" w:date="2020-12-01T16:03:00Z"/>
          <w:rStyle w:val="Enfasidelicata"/>
          <w:rFonts w:ascii="Bell MT" w:hAnsi="Bell MT"/>
          <w:sz w:val="28"/>
          <w:szCs w:val="28"/>
        </w:rPr>
      </w:pPr>
    </w:p>
    <w:p w14:paraId="289B8B77" w14:textId="72420DEC" w:rsidR="00981513" w:rsidRDefault="00981513" w:rsidP="00981513">
      <w:pPr>
        <w:spacing w:line="240" w:lineRule="auto"/>
        <w:rPr>
          <w:ins w:id="1661" w:author="Giorgio Romeo" w:date="2020-12-01T16:03:00Z"/>
          <w:rStyle w:val="Enfasidelicata"/>
          <w:rFonts w:ascii="Bell MT" w:hAnsi="Bell MT"/>
          <w:sz w:val="28"/>
          <w:szCs w:val="28"/>
        </w:rPr>
      </w:pPr>
    </w:p>
    <w:p w14:paraId="6B1D11B0" w14:textId="553C8FFC" w:rsidR="00981513" w:rsidRDefault="00981513" w:rsidP="00981513">
      <w:pPr>
        <w:spacing w:line="240" w:lineRule="auto"/>
        <w:rPr>
          <w:ins w:id="1662" w:author="Giorgio Romeo" w:date="2020-12-01T16:03:00Z"/>
          <w:rStyle w:val="Enfasidelicata"/>
          <w:rFonts w:ascii="Bell MT" w:hAnsi="Bell MT"/>
          <w:sz w:val="28"/>
          <w:szCs w:val="28"/>
        </w:rPr>
      </w:pPr>
    </w:p>
    <w:p w14:paraId="0F6CAAEA" w14:textId="56E589DB" w:rsidR="00981513" w:rsidRDefault="00981513" w:rsidP="00981513">
      <w:pPr>
        <w:spacing w:line="240" w:lineRule="auto"/>
        <w:rPr>
          <w:ins w:id="1663" w:author="Giorgio Romeo" w:date="2020-12-01T16:03:00Z"/>
          <w:rStyle w:val="Enfasidelicata"/>
          <w:rFonts w:ascii="Bell MT" w:hAnsi="Bell MT"/>
          <w:sz w:val="28"/>
          <w:szCs w:val="28"/>
        </w:rPr>
      </w:pPr>
    </w:p>
    <w:p w14:paraId="3EE66EE6" w14:textId="29394D51" w:rsidR="00981513" w:rsidRDefault="00981513" w:rsidP="00981513">
      <w:pPr>
        <w:spacing w:line="240" w:lineRule="auto"/>
        <w:rPr>
          <w:ins w:id="1664" w:author="Giorgio Romeo" w:date="2020-12-01T16:03:00Z"/>
          <w:rStyle w:val="Enfasidelicata"/>
          <w:rFonts w:ascii="Bell MT" w:hAnsi="Bell MT"/>
          <w:sz w:val="28"/>
          <w:szCs w:val="28"/>
        </w:rPr>
      </w:pPr>
    </w:p>
    <w:p w14:paraId="1657D526" w14:textId="4298D98A" w:rsidR="00981513" w:rsidRDefault="00981513" w:rsidP="00981513">
      <w:pPr>
        <w:spacing w:line="240" w:lineRule="auto"/>
        <w:rPr>
          <w:ins w:id="1665" w:author="Giorgio Romeo" w:date="2020-12-01T16:03:00Z"/>
          <w:rStyle w:val="Enfasidelicata"/>
          <w:rFonts w:ascii="Bell MT" w:hAnsi="Bell MT"/>
          <w:sz w:val="28"/>
          <w:szCs w:val="28"/>
        </w:rPr>
      </w:pPr>
    </w:p>
    <w:p w14:paraId="7CDE4897" w14:textId="7693B14D" w:rsidR="00981513" w:rsidRDefault="00981513" w:rsidP="00981513">
      <w:pPr>
        <w:spacing w:line="240" w:lineRule="auto"/>
        <w:rPr>
          <w:ins w:id="1666" w:author="Giorgio Romeo" w:date="2020-12-01T16:03:00Z"/>
          <w:rStyle w:val="Enfasidelicata"/>
          <w:rFonts w:ascii="Bell MT" w:hAnsi="Bell MT"/>
          <w:sz w:val="28"/>
          <w:szCs w:val="28"/>
        </w:rPr>
      </w:pPr>
    </w:p>
    <w:p w14:paraId="1B05DF45" w14:textId="4B531D20" w:rsidR="00981513" w:rsidRDefault="00981513" w:rsidP="00981513">
      <w:pPr>
        <w:spacing w:line="240" w:lineRule="auto"/>
        <w:rPr>
          <w:ins w:id="1667" w:author="Giorgio Romeo" w:date="2020-12-01T16:03:00Z"/>
          <w:rStyle w:val="Enfasidelicata"/>
          <w:rFonts w:ascii="Bell MT" w:hAnsi="Bell MT"/>
          <w:sz w:val="28"/>
          <w:szCs w:val="28"/>
        </w:rPr>
      </w:pPr>
    </w:p>
    <w:p w14:paraId="4E914445" w14:textId="35F4D745" w:rsidR="00981513" w:rsidRDefault="00981513" w:rsidP="00981513">
      <w:pPr>
        <w:spacing w:line="240" w:lineRule="auto"/>
        <w:rPr>
          <w:ins w:id="1668" w:author="Giorgio Romeo" w:date="2020-12-01T16:03:00Z"/>
          <w:rStyle w:val="Enfasidelicata"/>
          <w:rFonts w:ascii="Bell MT" w:hAnsi="Bell MT"/>
          <w:sz w:val="28"/>
          <w:szCs w:val="28"/>
        </w:rPr>
      </w:pPr>
    </w:p>
    <w:p w14:paraId="0CF3417E" w14:textId="6B2446ED" w:rsidR="00981513" w:rsidRDefault="00981513" w:rsidP="00981513">
      <w:pPr>
        <w:spacing w:line="240" w:lineRule="auto"/>
        <w:rPr>
          <w:ins w:id="1669" w:author="Giorgio Romeo" w:date="2020-12-01T16:03:00Z"/>
          <w:rStyle w:val="Enfasidelicata"/>
          <w:rFonts w:ascii="Bell MT" w:hAnsi="Bell MT"/>
          <w:sz w:val="28"/>
          <w:szCs w:val="28"/>
        </w:rPr>
      </w:pPr>
    </w:p>
    <w:p w14:paraId="69C1EF3A" w14:textId="50036B19" w:rsidR="00981513" w:rsidRDefault="00981513" w:rsidP="00981513">
      <w:pPr>
        <w:spacing w:line="240" w:lineRule="auto"/>
        <w:rPr>
          <w:ins w:id="1670" w:author="Giorgio Romeo" w:date="2020-12-01T16:03:00Z"/>
          <w:rStyle w:val="Enfasidelicata"/>
          <w:rFonts w:ascii="Bell MT" w:hAnsi="Bell MT"/>
          <w:sz w:val="28"/>
          <w:szCs w:val="28"/>
        </w:rPr>
      </w:pPr>
    </w:p>
    <w:p w14:paraId="2E306E8E" w14:textId="130E1A93" w:rsidR="00981513" w:rsidRDefault="00981513" w:rsidP="00981513">
      <w:pPr>
        <w:spacing w:line="240" w:lineRule="auto"/>
        <w:rPr>
          <w:ins w:id="1671" w:author="Giorgio Romeo" w:date="2020-12-01T16:03:00Z"/>
          <w:rStyle w:val="Enfasidelicata"/>
          <w:rFonts w:ascii="Bell MT" w:hAnsi="Bell MT"/>
          <w:sz w:val="28"/>
          <w:szCs w:val="28"/>
        </w:rPr>
      </w:pPr>
    </w:p>
    <w:p w14:paraId="1F1E3CD7" w14:textId="6610C9DD" w:rsidR="00981513" w:rsidRDefault="00981513" w:rsidP="00981513">
      <w:pPr>
        <w:spacing w:line="240" w:lineRule="auto"/>
        <w:rPr>
          <w:ins w:id="1672" w:author="Giorgio Romeo" w:date="2020-12-01T16:03:00Z"/>
          <w:rStyle w:val="Enfasidelicata"/>
          <w:rFonts w:ascii="Bell MT" w:hAnsi="Bell MT"/>
          <w:sz w:val="28"/>
          <w:szCs w:val="28"/>
        </w:rPr>
      </w:pPr>
    </w:p>
    <w:p w14:paraId="2D1D013F" w14:textId="77777777" w:rsidR="00981513" w:rsidRPr="00981513" w:rsidRDefault="00981513">
      <w:pPr>
        <w:spacing w:line="240" w:lineRule="auto"/>
        <w:rPr>
          <w:ins w:id="1673" w:author="Giorgio Romeo" w:date="2020-12-01T16:03:00Z"/>
          <w:rStyle w:val="Enfasidelicata"/>
          <w:rFonts w:ascii="Bell MT" w:hAnsi="Bell MT"/>
          <w:sz w:val="28"/>
          <w:szCs w:val="28"/>
        </w:rPr>
        <w:pPrChange w:id="1674" w:author="Giorgio Romeo" w:date="2020-12-01T16:03:00Z">
          <w:pPr>
            <w:pStyle w:val="Paragrafoelenco"/>
            <w:numPr>
              <w:numId w:val="42"/>
            </w:numPr>
            <w:spacing w:line="240" w:lineRule="auto"/>
            <w:ind w:left="1352" w:hanging="360"/>
          </w:pPr>
        </w:pPrChange>
      </w:pPr>
    </w:p>
    <w:p w14:paraId="3F4DE7B9" w14:textId="518B0A58" w:rsidR="00981513" w:rsidRDefault="00981513">
      <w:pPr>
        <w:pStyle w:val="Paragrafoelenco"/>
        <w:numPr>
          <w:ilvl w:val="0"/>
          <w:numId w:val="42"/>
        </w:numPr>
        <w:spacing w:line="240" w:lineRule="auto"/>
        <w:rPr>
          <w:ins w:id="1675" w:author="Giorgio Romeo" w:date="2020-12-01T16:18:00Z"/>
          <w:rStyle w:val="Enfasidelicata"/>
          <w:rFonts w:ascii="Bell MT" w:hAnsi="Bell MT"/>
          <w:sz w:val="28"/>
          <w:szCs w:val="28"/>
        </w:rPr>
      </w:pPr>
      <w:ins w:id="1676" w:author="Giorgio Romeo" w:date="2020-12-01T16:04:00Z">
        <w:r>
          <w:rPr>
            <w:rStyle w:val="Enfasidelicata"/>
            <w:rFonts w:ascii="Bell MT" w:hAnsi="Bell MT"/>
            <w:sz w:val="28"/>
            <w:szCs w:val="28"/>
          </w:rPr>
          <w:lastRenderedPageBreak/>
          <w:t xml:space="preserve">Periodic </w:t>
        </w:r>
      </w:ins>
      <w:ins w:id="1677" w:author="Giorgio Romeo" w:date="2020-12-01T16:09:00Z">
        <w:r w:rsidR="006D5A98">
          <w:rPr>
            <w:rStyle w:val="Enfasidelicata"/>
            <w:rFonts w:ascii="Bell MT" w:hAnsi="Bell MT"/>
            <w:sz w:val="28"/>
            <w:szCs w:val="28"/>
          </w:rPr>
          <w:t>N</w:t>
        </w:r>
      </w:ins>
      <w:ins w:id="1678" w:author="Giorgio Romeo" w:date="2020-12-01T16:04:00Z">
        <w:r>
          <w:rPr>
            <w:rStyle w:val="Enfasidelicata"/>
            <w:rFonts w:ascii="Bell MT" w:hAnsi="Bell MT"/>
            <w:sz w:val="28"/>
            <w:szCs w:val="28"/>
          </w:rPr>
          <w:t>otification</w:t>
        </w:r>
      </w:ins>
      <w:ins w:id="1679" w:author="Giorgio Romeo" w:date="2020-12-01T16:09:00Z">
        <w:r w:rsidR="006D5A98">
          <w:rPr>
            <w:rStyle w:val="Enfasidelicata"/>
            <w:rFonts w:ascii="Bell MT" w:hAnsi="Bell MT"/>
            <w:sz w:val="28"/>
            <w:szCs w:val="28"/>
          </w:rPr>
          <w:t xml:space="preserve"> of Time Slots</w:t>
        </w:r>
      </w:ins>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ins w:id="1680" w:author="Giorgio Romeo" w:date="2020-12-02T00:26:00Z"/>
        </w:trPr>
        <w:tc>
          <w:tcPr>
            <w:tcW w:w="1985" w:type="dxa"/>
          </w:tcPr>
          <w:p w14:paraId="29B6EAE8" w14:textId="77777777" w:rsidR="00775C1D" w:rsidRPr="006B5465" w:rsidRDefault="00775C1D" w:rsidP="00775C1D">
            <w:pPr>
              <w:pStyle w:val="Paragrafoelenco"/>
              <w:ind w:left="0"/>
              <w:jc w:val="center"/>
              <w:rPr>
                <w:ins w:id="1681" w:author="Giorgio Romeo" w:date="2020-12-02T00:26:00Z"/>
                <w:rStyle w:val="Enfasidelicata"/>
                <w:rFonts w:ascii="Bell MT" w:hAnsi="Bell MT"/>
                <w:i w:val="0"/>
                <w:iCs w:val="0"/>
                <w:sz w:val="32"/>
                <w:szCs w:val="32"/>
              </w:rPr>
            </w:pPr>
            <w:ins w:id="1682" w:author="Giorgio Romeo" w:date="2020-12-02T00:26:00Z">
              <w:r w:rsidRPr="006B5465">
                <w:rPr>
                  <w:rStyle w:val="Enfasidelicata"/>
                  <w:rFonts w:ascii="Bell MT" w:hAnsi="Bell MT"/>
                  <w:i w:val="0"/>
                  <w:iCs w:val="0"/>
                  <w:sz w:val="32"/>
                  <w:szCs w:val="32"/>
                </w:rPr>
                <w:t>Actors</w:t>
              </w:r>
            </w:ins>
          </w:p>
        </w:tc>
        <w:tc>
          <w:tcPr>
            <w:tcW w:w="6849" w:type="dxa"/>
          </w:tcPr>
          <w:p w14:paraId="695E8F1C" w14:textId="77777777" w:rsidR="00775C1D" w:rsidRPr="00923D58" w:rsidRDefault="00775C1D" w:rsidP="00775C1D">
            <w:pPr>
              <w:pStyle w:val="Paragrafoelenco"/>
              <w:ind w:left="0"/>
              <w:rPr>
                <w:ins w:id="1683" w:author="Giorgio Romeo" w:date="2020-12-02T00:26:00Z"/>
                <w:rStyle w:val="Enfasidelicata"/>
                <w:rFonts w:ascii="Bell MT" w:hAnsi="Bell MT"/>
                <w:i w:val="0"/>
                <w:iCs w:val="0"/>
                <w:sz w:val="28"/>
                <w:szCs w:val="28"/>
              </w:rPr>
            </w:pPr>
            <w:ins w:id="1684" w:author="Giorgio Romeo" w:date="2020-12-02T00:26: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775C1D" w14:paraId="53C847FC" w14:textId="77777777" w:rsidTr="00775C1D">
        <w:trPr>
          <w:trHeight w:val="361"/>
          <w:ins w:id="1685" w:author="Giorgio Romeo" w:date="2020-12-02T00:26:00Z"/>
        </w:trPr>
        <w:tc>
          <w:tcPr>
            <w:tcW w:w="1985" w:type="dxa"/>
          </w:tcPr>
          <w:p w14:paraId="37084309" w14:textId="77777777" w:rsidR="00775C1D" w:rsidRPr="006B5465" w:rsidRDefault="00775C1D" w:rsidP="00775C1D">
            <w:pPr>
              <w:pStyle w:val="Paragrafoelenco"/>
              <w:ind w:left="0"/>
              <w:jc w:val="center"/>
              <w:rPr>
                <w:ins w:id="1686" w:author="Giorgio Romeo" w:date="2020-12-02T00:26:00Z"/>
                <w:rStyle w:val="Enfasidelicata"/>
                <w:rFonts w:ascii="Bell MT" w:hAnsi="Bell MT"/>
                <w:i w:val="0"/>
                <w:iCs w:val="0"/>
                <w:sz w:val="32"/>
                <w:szCs w:val="32"/>
              </w:rPr>
            </w:pPr>
            <w:ins w:id="1687" w:author="Giorgio Romeo" w:date="2020-12-02T00:26:00Z">
              <w:r w:rsidRPr="006B5465">
                <w:rPr>
                  <w:rStyle w:val="Enfasidelicata"/>
                  <w:rFonts w:ascii="Bell MT" w:hAnsi="Bell MT"/>
                  <w:i w:val="0"/>
                  <w:iCs w:val="0"/>
                  <w:sz w:val="32"/>
                  <w:szCs w:val="32"/>
                </w:rPr>
                <w:t>Entry condition</w:t>
              </w:r>
            </w:ins>
          </w:p>
        </w:tc>
        <w:tc>
          <w:tcPr>
            <w:tcW w:w="6849" w:type="dxa"/>
          </w:tcPr>
          <w:p w14:paraId="53007654" w14:textId="77777777" w:rsidR="00775C1D" w:rsidRPr="00923D58" w:rsidRDefault="00775C1D" w:rsidP="00775C1D">
            <w:pPr>
              <w:pStyle w:val="Paragrafoelenco"/>
              <w:ind w:left="0"/>
              <w:rPr>
                <w:ins w:id="1688" w:author="Giorgio Romeo" w:date="2020-12-02T00:26:00Z"/>
                <w:rStyle w:val="Enfasidelicata"/>
                <w:rFonts w:ascii="Bell MT" w:hAnsi="Bell MT"/>
                <w:i w:val="0"/>
                <w:iCs w:val="0"/>
                <w:sz w:val="28"/>
                <w:szCs w:val="28"/>
              </w:rPr>
            </w:pPr>
            <w:ins w:id="1689" w:author="Giorgio Romeo" w:date="2020-12-02T00:26: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775C1D" w14:paraId="05ED0AE8" w14:textId="77777777" w:rsidTr="00775C1D">
        <w:trPr>
          <w:trHeight w:val="2152"/>
          <w:ins w:id="1690" w:author="Giorgio Romeo" w:date="2020-12-02T00:26:00Z"/>
        </w:trPr>
        <w:tc>
          <w:tcPr>
            <w:tcW w:w="1985" w:type="dxa"/>
          </w:tcPr>
          <w:p w14:paraId="457E75B9" w14:textId="77777777" w:rsidR="00775C1D" w:rsidRPr="006B5465" w:rsidRDefault="00775C1D" w:rsidP="00775C1D">
            <w:pPr>
              <w:pStyle w:val="Paragrafoelenco"/>
              <w:ind w:left="0"/>
              <w:jc w:val="center"/>
              <w:rPr>
                <w:ins w:id="1691" w:author="Giorgio Romeo" w:date="2020-12-02T00:26:00Z"/>
                <w:rStyle w:val="Enfasidelicata"/>
                <w:rFonts w:ascii="Bell MT" w:hAnsi="Bell MT"/>
                <w:i w:val="0"/>
                <w:iCs w:val="0"/>
                <w:sz w:val="32"/>
                <w:szCs w:val="32"/>
              </w:rPr>
            </w:pPr>
            <w:ins w:id="1692" w:author="Giorgio Romeo" w:date="2020-12-02T00:26:00Z">
              <w:r w:rsidRPr="006B5465">
                <w:rPr>
                  <w:rStyle w:val="Enfasidelicata"/>
                  <w:rFonts w:ascii="Bell MT" w:hAnsi="Bell MT"/>
                  <w:i w:val="0"/>
                  <w:iCs w:val="0"/>
                  <w:sz w:val="32"/>
                  <w:szCs w:val="32"/>
                </w:rPr>
                <w:t>Events flow</w:t>
              </w:r>
            </w:ins>
          </w:p>
        </w:tc>
        <w:tc>
          <w:tcPr>
            <w:tcW w:w="6849" w:type="dxa"/>
          </w:tcPr>
          <w:p w14:paraId="1F77189E" w14:textId="77777777" w:rsidR="00775C1D" w:rsidRDefault="00775C1D" w:rsidP="00775C1D">
            <w:pPr>
              <w:pStyle w:val="Paragrafoelenco"/>
              <w:numPr>
                <w:ilvl w:val="0"/>
                <w:numId w:val="61"/>
              </w:numPr>
              <w:rPr>
                <w:ins w:id="1693" w:author="Giorgio Romeo" w:date="2020-12-02T00:26:00Z"/>
                <w:rStyle w:val="Enfasidelicata"/>
                <w:rFonts w:ascii="Bell MT" w:hAnsi="Bell MT"/>
                <w:i w:val="0"/>
                <w:iCs w:val="0"/>
                <w:sz w:val="28"/>
                <w:szCs w:val="28"/>
              </w:rPr>
            </w:pPr>
            <w:ins w:id="1694" w:author="Giorgio Romeo" w:date="2020-12-02T00:26:00Z">
              <w:r>
                <w:rPr>
                  <w:rStyle w:val="Enfasidelicata"/>
                  <w:rFonts w:ascii="Bell MT" w:hAnsi="Bell MT"/>
                  <w:i w:val="0"/>
                  <w:iCs w:val="0"/>
                  <w:sz w:val="28"/>
                  <w:szCs w:val="28"/>
                </w:rPr>
                <w:t>The user accesses the notification panel.</w:t>
              </w:r>
            </w:ins>
          </w:p>
          <w:p w14:paraId="36F83A25" w14:textId="77777777" w:rsidR="00775C1D" w:rsidRDefault="00775C1D" w:rsidP="00775C1D">
            <w:pPr>
              <w:pStyle w:val="Paragrafoelenco"/>
              <w:numPr>
                <w:ilvl w:val="0"/>
                <w:numId w:val="61"/>
              </w:numPr>
              <w:rPr>
                <w:ins w:id="1695" w:author="Giorgio Romeo" w:date="2020-12-02T00:26:00Z"/>
                <w:rStyle w:val="Enfasidelicata"/>
                <w:rFonts w:ascii="Bell MT" w:hAnsi="Bell MT"/>
                <w:i w:val="0"/>
                <w:iCs w:val="0"/>
                <w:sz w:val="28"/>
                <w:szCs w:val="28"/>
              </w:rPr>
            </w:pPr>
            <w:ins w:id="1696" w:author="Giorgio Romeo" w:date="2020-12-02T00:26:00Z">
              <w:r>
                <w:rPr>
                  <w:rStyle w:val="Enfasidelicata"/>
                  <w:rFonts w:ascii="Bell MT" w:hAnsi="Bell MT"/>
                  <w:i w:val="0"/>
                  <w:iCs w:val="0"/>
                  <w:sz w:val="28"/>
                  <w:szCs w:val="28"/>
                </w:rPr>
                <w:t>The user selects one or more stores she wants to be notified about.</w:t>
              </w:r>
            </w:ins>
          </w:p>
          <w:p w14:paraId="6BDB61A0" w14:textId="77777777" w:rsidR="00775C1D" w:rsidRDefault="00775C1D" w:rsidP="00775C1D">
            <w:pPr>
              <w:pStyle w:val="Paragrafoelenco"/>
              <w:numPr>
                <w:ilvl w:val="0"/>
                <w:numId w:val="61"/>
              </w:numPr>
              <w:rPr>
                <w:ins w:id="1697" w:author="Giorgio Romeo" w:date="2020-12-02T00:26:00Z"/>
                <w:rStyle w:val="Enfasidelicata"/>
                <w:rFonts w:ascii="Bell MT" w:hAnsi="Bell MT"/>
                <w:i w:val="0"/>
                <w:iCs w:val="0"/>
                <w:sz w:val="28"/>
                <w:szCs w:val="28"/>
              </w:rPr>
            </w:pPr>
            <w:ins w:id="1698" w:author="Giorgio Romeo" w:date="2020-12-02T00:26:00Z">
              <w:r>
                <w:rPr>
                  <w:rStyle w:val="Enfasidelicata"/>
                  <w:rFonts w:ascii="Bell MT" w:hAnsi="Bell MT"/>
                  <w:i w:val="0"/>
                  <w:iCs w:val="0"/>
                  <w:sz w:val="28"/>
                  <w:szCs w:val="28"/>
                </w:rPr>
                <w:t>The user selects a day or a time range.</w:t>
              </w:r>
            </w:ins>
          </w:p>
          <w:p w14:paraId="5A3D1C34" w14:textId="77777777" w:rsidR="00775C1D" w:rsidRDefault="00775C1D" w:rsidP="00775C1D">
            <w:pPr>
              <w:pStyle w:val="Paragrafoelenco"/>
              <w:numPr>
                <w:ilvl w:val="0"/>
                <w:numId w:val="61"/>
              </w:numPr>
              <w:rPr>
                <w:ins w:id="1699" w:author="Giorgio Romeo" w:date="2020-12-02T00:26:00Z"/>
                <w:rStyle w:val="Enfasidelicata"/>
                <w:rFonts w:ascii="Bell MT" w:hAnsi="Bell MT"/>
                <w:i w:val="0"/>
                <w:iCs w:val="0"/>
                <w:sz w:val="28"/>
                <w:szCs w:val="28"/>
              </w:rPr>
            </w:pPr>
            <w:ins w:id="1700" w:author="Giorgio Romeo" w:date="2020-12-02T00:26:00Z">
              <w:r>
                <w:rPr>
                  <w:rStyle w:val="Enfasidelicata"/>
                  <w:rFonts w:ascii="Bell MT" w:hAnsi="Bell MT"/>
                  <w:i w:val="0"/>
                  <w:iCs w:val="0"/>
                  <w:sz w:val="28"/>
                  <w:szCs w:val="28"/>
                </w:rPr>
                <w:t>The user selects how often she wants to be notified.</w:t>
              </w:r>
            </w:ins>
          </w:p>
          <w:p w14:paraId="756FD213" w14:textId="77777777" w:rsidR="00775C1D" w:rsidRDefault="00775C1D" w:rsidP="00775C1D">
            <w:pPr>
              <w:pStyle w:val="Paragrafoelenco"/>
              <w:numPr>
                <w:ilvl w:val="0"/>
                <w:numId w:val="61"/>
              </w:numPr>
              <w:rPr>
                <w:ins w:id="1701" w:author="Giorgio Romeo" w:date="2020-12-02T00:26:00Z"/>
                <w:rStyle w:val="Enfasidelicata"/>
                <w:rFonts w:ascii="Bell MT" w:hAnsi="Bell MT"/>
                <w:i w:val="0"/>
                <w:iCs w:val="0"/>
                <w:sz w:val="28"/>
                <w:szCs w:val="28"/>
              </w:rPr>
            </w:pPr>
            <w:ins w:id="1702" w:author="Giorgio Romeo" w:date="2020-12-02T00:26:00Z">
              <w:r>
                <w:rPr>
                  <w:rStyle w:val="Enfasidelicata"/>
                  <w:rFonts w:ascii="Bell MT" w:hAnsi="Bell MT"/>
                  <w:i w:val="0"/>
                  <w:iCs w:val="0"/>
                  <w:sz w:val="28"/>
                  <w:szCs w:val="28"/>
                </w:rPr>
                <w:t xml:space="preserve">The user clicks on the </w:t>
              </w:r>
              <w:r w:rsidRPr="00BD7B1D">
                <w:rPr>
                  <w:rStyle w:val="Enfasidelicata"/>
                  <w:rFonts w:ascii="Bell MT" w:hAnsi="Bell MT"/>
                  <w:sz w:val="28"/>
                  <w:szCs w:val="28"/>
                </w:rPr>
                <w:t>“Confirm”</w:t>
              </w:r>
              <w:r>
                <w:rPr>
                  <w:rStyle w:val="Enfasidelicata"/>
                  <w:rFonts w:ascii="Bell MT" w:hAnsi="Bell MT"/>
                  <w:i w:val="0"/>
                  <w:iCs w:val="0"/>
                  <w:sz w:val="28"/>
                  <w:szCs w:val="28"/>
                </w:rPr>
                <w:t xml:space="preserve"> button.</w:t>
              </w:r>
            </w:ins>
          </w:p>
          <w:p w14:paraId="5DDB2547" w14:textId="77777777" w:rsidR="00775C1D" w:rsidRPr="00701CE5" w:rsidRDefault="00775C1D" w:rsidP="00775C1D">
            <w:pPr>
              <w:pStyle w:val="Paragrafoelenco"/>
              <w:numPr>
                <w:ilvl w:val="0"/>
                <w:numId w:val="61"/>
              </w:numPr>
              <w:rPr>
                <w:ins w:id="1703" w:author="Giorgio Romeo" w:date="2020-12-02T00:26:00Z"/>
                <w:rStyle w:val="Enfasidelicata"/>
                <w:rFonts w:ascii="Bell MT" w:hAnsi="Bell MT"/>
                <w:i w:val="0"/>
                <w:iCs w:val="0"/>
                <w:sz w:val="28"/>
                <w:szCs w:val="28"/>
              </w:rPr>
            </w:pPr>
            <w:ins w:id="1704" w:author="Giorgio Romeo" w:date="2020-12-02T00:26:00Z">
              <w:r w:rsidRPr="00701CE5">
                <w:rPr>
                  <w:rStyle w:val="Enfasidelicata"/>
                  <w:rFonts w:ascii="Bell MT" w:hAnsi="Bell MT"/>
                  <w:i w:val="0"/>
                  <w:iCs w:val="0"/>
                  <w:sz w:val="28"/>
                  <w:szCs w:val="28"/>
                </w:rPr>
                <w:t xml:space="preserve">The system notifies the user that the </w:t>
              </w:r>
              <w:r>
                <w:rPr>
                  <w:rStyle w:val="Enfasidelicata"/>
                  <w:rFonts w:ascii="Bell MT" w:hAnsi="Bell MT"/>
                  <w:i w:val="0"/>
                  <w:iCs w:val="0"/>
                  <w:sz w:val="28"/>
                  <w:szCs w:val="28"/>
                </w:rPr>
                <w:t xml:space="preserve">procedure </w:t>
              </w:r>
              <w:r w:rsidRPr="00701CE5">
                <w:rPr>
                  <w:rStyle w:val="Enfasidelicata"/>
                  <w:rFonts w:ascii="Bell MT" w:hAnsi="Bell MT"/>
                  <w:i w:val="0"/>
                  <w:iCs w:val="0"/>
                  <w:sz w:val="28"/>
                  <w:szCs w:val="28"/>
                </w:rPr>
                <w:t xml:space="preserve">has been successfully </w:t>
              </w:r>
              <w:r>
                <w:rPr>
                  <w:rStyle w:val="Enfasidelicata"/>
                  <w:rFonts w:ascii="Bell MT" w:hAnsi="Bell MT"/>
                  <w:i w:val="0"/>
                  <w:iCs w:val="0"/>
                  <w:sz w:val="28"/>
                  <w:szCs w:val="28"/>
                </w:rPr>
                <w:t>completed</w:t>
              </w:r>
              <w:r w:rsidRPr="00701CE5">
                <w:rPr>
                  <w:rStyle w:val="Enfasidelicata"/>
                  <w:rFonts w:ascii="Bell MT" w:hAnsi="Bell MT"/>
                  <w:i w:val="0"/>
                  <w:iCs w:val="0"/>
                  <w:sz w:val="28"/>
                  <w:szCs w:val="28"/>
                </w:rPr>
                <w:t>.</w:t>
              </w:r>
            </w:ins>
          </w:p>
          <w:p w14:paraId="3B31F0BB" w14:textId="77777777" w:rsidR="00775C1D" w:rsidRPr="005C2BF6" w:rsidRDefault="00775C1D" w:rsidP="00775C1D">
            <w:pPr>
              <w:pStyle w:val="Paragrafoelenco"/>
              <w:ind w:left="360"/>
              <w:rPr>
                <w:ins w:id="1705" w:author="Giorgio Romeo" w:date="2020-12-02T00:26:00Z"/>
                <w:rStyle w:val="Enfasidelicata"/>
                <w:rFonts w:ascii="Bell MT" w:hAnsi="Bell MT"/>
                <w:i w:val="0"/>
                <w:iCs w:val="0"/>
                <w:sz w:val="28"/>
                <w:szCs w:val="28"/>
              </w:rPr>
            </w:pPr>
          </w:p>
        </w:tc>
      </w:tr>
      <w:tr w:rsidR="00775C1D" w14:paraId="19F2DD4A" w14:textId="77777777" w:rsidTr="00775C1D">
        <w:trPr>
          <w:trHeight w:val="361"/>
          <w:ins w:id="1706" w:author="Giorgio Romeo" w:date="2020-12-02T00:26:00Z"/>
        </w:trPr>
        <w:tc>
          <w:tcPr>
            <w:tcW w:w="1985" w:type="dxa"/>
          </w:tcPr>
          <w:p w14:paraId="71C81901" w14:textId="77777777" w:rsidR="00775C1D" w:rsidRPr="006B5465" w:rsidRDefault="00775C1D" w:rsidP="00775C1D">
            <w:pPr>
              <w:pStyle w:val="Paragrafoelenco"/>
              <w:ind w:left="0"/>
              <w:jc w:val="center"/>
              <w:rPr>
                <w:ins w:id="1707" w:author="Giorgio Romeo" w:date="2020-12-02T00:26:00Z"/>
                <w:rStyle w:val="Enfasidelicata"/>
                <w:rFonts w:ascii="Bell MT" w:hAnsi="Bell MT"/>
                <w:i w:val="0"/>
                <w:iCs w:val="0"/>
                <w:sz w:val="32"/>
                <w:szCs w:val="32"/>
              </w:rPr>
            </w:pPr>
            <w:ins w:id="1708" w:author="Giorgio Romeo" w:date="2020-12-02T00:26:00Z">
              <w:r w:rsidRPr="006B5465">
                <w:rPr>
                  <w:rStyle w:val="Enfasidelicata"/>
                  <w:rFonts w:ascii="Bell MT" w:hAnsi="Bell MT"/>
                  <w:i w:val="0"/>
                  <w:iCs w:val="0"/>
                  <w:sz w:val="32"/>
                  <w:szCs w:val="32"/>
                </w:rPr>
                <w:t>Exit condition</w:t>
              </w:r>
            </w:ins>
          </w:p>
        </w:tc>
        <w:tc>
          <w:tcPr>
            <w:tcW w:w="6849" w:type="dxa"/>
          </w:tcPr>
          <w:p w14:paraId="24743A72" w14:textId="77777777" w:rsidR="00775C1D" w:rsidRPr="006B5465" w:rsidRDefault="00775C1D" w:rsidP="00775C1D">
            <w:pPr>
              <w:pStyle w:val="Paragrafoelenco"/>
              <w:ind w:left="0"/>
              <w:rPr>
                <w:ins w:id="1709" w:author="Giorgio Romeo" w:date="2020-12-02T00:26:00Z"/>
                <w:rStyle w:val="Enfasidelicata"/>
                <w:rFonts w:ascii="Bell MT" w:hAnsi="Bell MT"/>
                <w:i w:val="0"/>
                <w:iCs w:val="0"/>
                <w:sz w:val="28"/>
                <w:szCs w:val="28"/>
              </w:rPr>
            </w:pPr>
            <w:ins w:id="1710" w:author="Giorgio Romeo" w:date="2020-12-02T00:26:00Z">
              <w:r>
                <w:rPr>
                  <w:rStyle w:val="Enfasidelicata"/>
                  <w:rFonts w:ascii="Bell MT" w:hAnsi="Bell MT"/>
                  <w:i w:val="0"/>
                  <w:iCs w:val="0"/>
                  <w:sz w:val="28"/>
                  <w:szCs w:val="28"/>
                </w:rPr>
                <w:t>The user’s notification preferences are correctly updated.</w:t>
              </w:r>
            </w:ins>
          </w:p>
        </w:tc>
      </w:tr>
      <w:tr w:rsidR="00775C1D" w14:paraId="1663A88B" w14:textId="77777777" w:rsidTr="00775C1D">
        <w:trPr>
          <w:trHeight w:val="361"/>
          <w:ins w:id="1711" w:author="Giorgio Romeo" w:date="2020-12-02T00:26:00Z"/>
        </w:trPr>
        <w:tc>
          <w:tcPr>
            <w:tcW w:w="1985" w:type="dxa"/>
          </w:tcPr>
          <w:p w14:paraId="15202A5D" w14:textId="77777777" w:rsidR="00775C1D" w:rsidRPr="006B5465" w:rsidRDefault="00775C1D" w:rsidP="00775C1D">
            <w:pPr>
              <w:pStyle w:val="Paragrafoelenco"/>
              <w:ind w:left="0"/>
              <w:jc w:val="center"/>
              <w:rPr>
                <w:ins w:id="1712" w:author="Giorgio Romeo" w:date="2020-12-02T00:26:00Z"/>
                <w:rStyle w:val="Enfasidelicata"/>
                <w:rFonts w:ascii="Bell MT" w:hAnsi="Bell MT"/>
                <w:i w:val="0"/>
                <w:iCs w:val="0"/>
                <w:sz w:val="32"/>
                <w:szCs w:val="32"/>
              </w:rPr>
            </w:pPr>
            <w:ins w:id="1713" w:author="Giorgio Romeo" w:date="2020-12-02T00:26:00Z">
              <w:r w:rsidRPr="006B5465">
                <w:rPr>
                  <w:rStyle w:val="Enfasidelicata"/>
                  <w:rFonts w:ascii="Bell MT" w:hAnsi="Bell MT"/>
                  <w:i w:val="0"/>
                  <w:iCs w:val="0"/>
                  <w:sz w:val="32"/>
                  <w:szCs w:val="32"/>
                </w:rPr>
                <w:t>Exceptions</w:t>
              </w:r>
            </w:ins>
          </w:p>
        </w:tc>
        <w:tc>
          <w:tcPr>
            <w:tcW w:w="6849" w:type="dxa"/>
          </w:tcPr>
          <w:p w14:paraId="0E05FA65" w14:textId="77777777" w:rsidR="00775C1D" w:rsidRPr="006C6F3F" w:rsidRDefault="00775C1D" w:rsidP="00775C1D">
            <w:pPr>
              <w:pStyle w:val="Paragrafoelenco"/>
              <w:ind w:left="357"/>
              <w:rPr>
                <w:ins w:id="1714" w:author="Giorgio Romeo" w:date="2020-12-02T00:26:00Z"/>
                <w:rStyle w:val="Enfasidelicata"/>
                <w:rFonts w:ascii="Bell MT" w:hAnsi="Bell MT"/>
                <w:i w:val="0"/>
                <w:iCs w:val="0"/>
                <w:sz w:val="28"/>
                <w:szCs w:val="28"/>
              </w:rPr>
            </w:pPr>
          </w:p>
        </w:tc>
      </w:tr>
    </w:tbl>
    <w:p w14:paraId="5E18C2E2" w14:textId="36A27F3D" w:rsidR="004B7AB1" w:rsidRDefault="004B7AB1" w:rsidP="004B7AB1">
      <w:pPr>
        <w:spacing w:line="240" w:lineRule="auto"/>
        <w:rPr>
          <w:ins w:id="1715" w:author="Giorgio Romeo" w:date="2020-12-01T16:18:00Z"/>
          <w:rStyle w:val="Enfasidelicata"/>
          <w:rFonts w:ascii="Bell MT" w:hAnsi="Bell MT"/>
          <w:sz w:val="28"/>
          <w:szCs w:val="28"/>
        </w:rPr>
      </w:pPr>
    </w:p>
    <w:p w14:paraId="12F80A39" w14:textId="50ACF5FC" w:rsidR="004B7AB1" w:rsidRDefault="004B7AB1" w:rsidP="004B7AB1">
      <w:pPr>
        <w:spacing w:line="240" w:lineRule="auto"/>
        <w:rPr>
          <w:ins w:id="1716" w:author="Giorgio Romeo" w:date="2020-12-01T16:18:00Z"/>
          <w:rStyle w:val="Enfasidelicata"/>
          <w:rFonts w:ascii="Bell MT" w:hAnsi="Bell MT"/>
          <w:sz w:val="28"/>
          <w:szCs w:val="28"/>
        </w:rPr>
      </w:pPr>
    </w:p>
    <w:p w14:paraId="1665B71D" w14:textId="572EA2F5" w:rsidR="004B7AB1" w:rsidRDefault="004B7AB1" w:rsidP="004B7AB1">
      <w:pPr>
        <w:spacing w:line="240" w:lineRule="auto"/>
        <w:rPr>
          <w:ins w:id="1717" w:author="Giorgio Romeo" w:date="2020-12-01T16:18:00Z"/>
          <w:rStyle w:val="Enfasidelicata"/>
          <w:rFonts w:ascii="Bell MT" w:hAnsi="Bell MT"/>
          <w:sz w:val="28"/>
          <w:szCs w:val="28"/>
        </w:rPr>
      </w:pPr>
    </w:p>
    <w:p w14:paraId="332E7F86" w14:textId="19DF0E73" w:rsidR="004B7AB1" w:rsidRDefault="004B7AB1" w:rsidP="004B7AB1">
      <w:pPr>
        <w:spacing w:line="240" w:lineRule="auto"/>
        <w:rPr>
          <w:ins w:id="1718" w:author="Giorgio Romeo" w:date="2020-12-01T16:18:00Z"/>
          <w:rStyle w:val="Enfasidelicata"/>
          <w:rFonts w:ascii="Bell MT" w:hAnsi="Bell MT"/>
          <w:sz w:val="28"/>
          <w:szCs w:val="28"/>
        </w:rPr>
      </w:pPr>
    </w:p>
    <w:p w14:paraId="1D3A124B" w14:textId="57DC89C8" w:rsidR="004B7AB1" w:rsidRDefault="004B7AB1" w:rsidP="004B7AB1">
      <w:pPr>
        <w:spacing w:line="240" w:lineRule="auto"/>
        <w:rPr>
          <w:ins w:id="1719" w:author="Giorgio Romeo" w:date="2020-12-01T16:18:00Z"/>
          <w:rStyle w:val="Enfasidelicata"/>
          <w:rFonts w:ascii="Bell MT" w:hAnsi="Bell MT"/>
          <w:sz w:val="28"/>
          <w:szCs w:val="28"/>
        </w:rPr>
      </w:pPr>
    </w:p>
    <w:p w14:paraId="429EA2E2" w14:textId="5ADBA126" w:rsidR="004B7AB1" w:rsidRDefault="004B7AB1" w:rsidP="004B7AB1">
      <w:pPr>
        <w:spacing w:line="240" w:lineRule="auto"/>
        <w:rPr>
          <w:ins w:id="1720" w:author="Giorgio Romeo" w:date="2020-12-01T16:18:00Z"/>
          <w:rStyle w:val="Enfasidelicata"/>
          <w:rFonts w:ascii="Bell MT" w:hAnsi="Bell MT"/>
          <w:sz w:val="28"/>
          <w:szCs w:val="28"/>
        </w:rPr>
      </w:pPr>
    </w:p>
    <w:p w14:paraId="36C221F8" w14:textId="66552902" w:rsidR="004B7AB1" w:rsidRDefault="004B7AB1" w:rsidP="004B7AB1">
      <w:pPr>
        <w:spacing w:line="240" w:lineRule="auto"/>
        <w:rPr>
          <w:ins w:id="1721" w:author="Giorgio Romeo" w:date="2020-12-01T16:18:00Z"/>
          <w:rStyle w:val="Enfasidelicata"/>
          <w:rFonts w:ascii="Bell MT" w:hAnsi="Bell MT"/>
          <w:sz w:val="28"/>
          <w:szCs w:val="28"/>
        </w:rPr>
      </w:pPr>
    </w:p>
    <w:p w14:paraId="6C131348" w14:textId="32D79E07" w:rsidR="004B7AB1" w:rsidRDefault="004B7AB1" w:rsidP="004B7AB1">
      <w:pPr>
        <w:spacing w:line="240" w:lineRule="auto"/>
        <w:rPr>
          <w:ins w:id="1722" w:author="Giorgio Romeo" w:date="2020-12-01T16:18:00Z"/>
          <w:rStyle w:val="Enfasidelicata"/>
          <w:rFonts w:ascii="Bell MT" w:hAnsi="Bell MT"/>
          <w:sz w:val="28"/>
          <w:szCs w:val="28"/>
        </w:rPr>
      </w:pPr>
    </w:p>
    <w:p w14:paraId="14D6498A" w14:textId="77777777" w:rsidR="004B7AB1" w:rsidRDefault="004B7AB1" w:rsidP="004B7AB1">
      <w:pPr>
        <w:spacing w:line="240" w:lineRule="auto"/>
        <w:rPr>
          <w:ins w:id="1723" w:author="Giorgio Romeo" w:date="2020-12-01T16:18:00Z"/>
          <w:rStyle w:val="Enfasidelicata"/>
          <w:rFonts w:ascii="Bell MT" w:hAnsi="Bell MT"/>
          <w:sz w:val="28"/>
          <w:szCs w:val="28"/>
        </w:rPr>
      </w:pPr>
    </w:p>
    <w:p w14:paraId="59A1F678" w14:textId="3579335C" w:rsidR="004B7AB1" w:rsidRDefault="004B7AB1" w:rsidP="004B7AB1">
      <w:pPr>
        <w:spacing w:line="240" w:lineRule="auto"/>
        <w:rPr>
          <w:ins w:id="1724" w:author="Giorgio Romeo" w:date="2020-12-01T16:18:00Z"/>
          <w:rStyle w:val="Enfasidelicata"/>
          <w:rFonts w:ascii="Bell MT" w:hAnsi="Bell MT"/>
          <w:sz w:val="28"/>
          <w:szCs w:val="28"/>
        </w:rPr>
      </w:pPr>
    </w:p>
    <w:p w14:paraId="05B41B21" w14:textId="69817822" w:rsidR="004B7AB1" w:rsidRDefault="004B7AB1" w:rsidP="004B7AB1">
      <w:pPr>
        <w:spacing w:line="240" w:lineRule="auto"/>
        <w:rPr>
          <w:ins w:id="1725" w:author="Giorgio Romeo" w:date="2020-12-01T16:18:00Z"/>
          <w:rStyle w:val="Enfasidelicata"/>
          <w:rFonts w:ascii="Bell MT" w:hAnsi="Bell MT"/>
          <w:sz w:val="28"/>
          <w:szCs w:val="28"/>
        </w:rPr>
      </w:pPr>
    </w:p>
    <w:p w14:paraId="26EAA491" w14:textId="77777777" w:rsidR="004B7AB1" w:rsidRPr="004B7AB1" w:rsidRDefault="004B7AB1">
      <w:pPr>
        <w:spacing w:line="240" w:lineRule="auto"/>
        <w:rPr>
          <w:ins w:id="1726" w:author="Giorgio Romeo" w:date="2020-12-01T16:18:00Z"/>
          <w:rStyle w:val="Enfasidelicata"/>
          <w:rFonts w:ascii="Bell MT" w:hAnsi="Bell MT"/>
          <w:sz w:val="28"/>
          <w:szCs w:val="28"/>
        </w:rPr>
        <w:pPrChange w:id="1727" w:author="Giorgio Romeo" w:date="2020-12-01T16:18:00Z">
          <w:pPr>
            <w:pStyle w:val="Paragrafoelenco"/>
            <w:numPr>
              <w:numId w:val="42"/>
            </w:numPr>
            <w:spacing w:line="240" w:lineRule="auto"/>
            <w:ind w:left="1352" w:hanging="360"/>
          </w:pPr>
        </w:pPrChange>
      </w:pPr>
    </w:p>
    <w:p w14:paraId="1793A987" w14:textId="32914F09" w:rsidR="004B7AB1" w:rsidRPr="007C71D7" w:rsidRDefault="004B7AB1">
      <w:pPr>
        <w:pStyle w:val="Paragrafoelenco"/>
        <w:numPr>
          <w:ilvl w:val="0"/>
          <w:numId w:val="42"/>
        </w:numPr>
        <w:spacing w:line="240" w:lineRule="auto"/>
        <w:rPr>
          <w:rStyle w:val="Enfasidelicata"/>
          <w:rFonts w:ascii="Bell MT" w:hAnsi="Bell MT"/>
          <w:sz w:val="28"/>
          <w:szCs w:val="28"/>
        </w:rPr>
        <w:pPrChange w:id="1728" w:author="Giorgio Romeo" w:date="2020-12-01T11:22:00Z">
          <w:pPr>
            <w:pStyle w:val="Paragrafoelenco"/>
            <w:numPr>
              <w:numId w:val="56"/>
            </w:numPr>
            <w:spacing w:line="240" w:lineRule="auto"/>
            <w:ind w:left="1352" w:hanging="360"/>
          </w:pPr>
        </w:pPrChange>
      </w:pPr>
      <w:ins w:id="1729" w:author="Giorgio Romeo" w:date="2020-12-01T16:19:00Z">
        <w:r>
          <w:rPr>
            <w:rStyle w:val="Enfasidelicata"/>
            <w:rFonts w:ascii="Bell MT" w:hAnsi="Bell MT"/>
            <w:sz w:val="28"/>
            <w:szCs w:val="28"/>
          </w:rPr>
          <w:t>Monitor Entrances</w:t>
        </w:r>
      </w:ins>
    </w:p>
    <w:tbl>
      <w:tblPr>
        <w:tblStyle w:val="Grigliatabella"/>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699595DC">
        <w:trPr>
          <w:trHeight w:val="215"/>
          <w:del w:id="1730" w:author="Giorgio Romeo" w:date="2020-12-01T16:03:00Z"/>
        </w:trPr>
        <w:tc>
          <w:tcPr>
            <w:tcW w:w="1985" w:type="dxa"/>
          </w:tcPr>
          <w:p w14:paraId="408AF1D2" w14:textId="52563DBB" w:rsidR="00527327" w:rsidRPr="006B5465" w:rsidDel="00981513" w:rsidRDefault="00527327" w:rsidP="00527327">
            <w:pPr>
              <w:pStyle w:val="Paragrafoelenco"/>
              <w:ind w:left="0"/>
              <w:jc w:val="center"/>
              <w:rPr>
                <w:del w:id="1731" w:author="Giorgio Romeo" w:date="2020-12-01T16:03:00Z"/>
                <w:rStyle w:val="Enfasidelicata"/>
                <w:rFonts w:ascii="Bell MT" w:hAnsi="Bell MT"/>
                <w:i w:val="0"/>
                <w:iCs w:val="0"/>
                <w:sz w:val="32"/>
                <w:szCs w:val="32"/>
              </w:rPr>
            </w:pPr>
            <w:del w:id="1732" w:author="Giorgio Romeo" w:date="2020-12-01T16:03:00Z">
              <w:r w:rsidRPr="006B5465" w:rsidDel="00981513">
                <w:rPr>
                  <w:rStyle w:val="Enfasidelicata"/>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Paragrafoelenco"/>
              <w:ind w:left="0"/>
              <w:rPr>
                <w:del w:id="1733" w:author="Giorgio Romeo" w:date="2020-12-01T16:03:00Z"/>
                <w:rStyle w:val="Enfasidelicata"/>
                <w:rFonts w:ascii="Bell MT" w:hAnsi="Bell MT"/>
                <w:i w:val="0"/>
                <w:iCs w:val="0"/>
                <w:sz w:val="28"/>
                <w:szCs w:val="28"/>
              </w:rPr>
            </w:pPr>
            <w:del w:id="1734" w:author="Giorgio Romeo" w:date="2020-12-01T16:03:00Z">
              <w:r w:rsidDel="00981513">
                <w:rPr>
                  <w:rStyle w:val="Enfasidelicata"/>
                  <w:rFonts w:ascii="Bell MT" w:hAnsi="Bell MT"/>
                  <w:i w:val="0"/>
                  <w:iCs w:val="0"/>
                  <w:sz w:val="28"/>
                  <w:szCs w:val="28"/>
                </w:rPr>
                <w:delText xml:space="preserve">Virtual </w:delText>
              </w:r>
              <w:r w:rsidRPr="00923D58" w:rsidDel="00981513">
                <w:rPr>
                  <w:rStyle w:val="Enfasidelicata"/>
                  <w:rFonts w:ascii="Bell MT" w:hAnsi="Bell MT"/>
                  <w:i w:val="0"/>
                  <w:iCs w:val="0"/>
                  <w:sz w:val="28"/>
                  <w:szCs w:val="28"/>
                </w:rPr>
                <w:delText>User</w:delText>
              </w:r>
            </w:del>
          </w:p>
        </w:tc>
      </w:tr>
      <w:tr w:rsidR="00527327" w:rsidDel="00981513" w14:paraId="47BBFB8D" w14:textId="4474C942" w:rsidTr="699595DC">
        <w:trPr>
          <w:trHeight w:val="361"/>
          <w:del w:id="1735" w:author="Giorgio Romeo" w:date="2020-12-01T16:03:00Z"/>
        </w:trPr>
        <w:tc>
          <w:tcPr>
            <w:tcW w:w="1985" w:type="dxa"/>
          </w:tcPr>
          <w:p w14:paraId="7D7D37F1" w14:textId="44D7DBB6" w:rsidR="00527327" w:rsidRPr="006B5465" w:rsidDel="00981513" w:rsidRDefault="00527327" w:rsidP="00527327">
            <w:pPr>
              <w:pStyle w:val="Paragrafoelenco"/>
              <w:ind w:left="0"/>
              <w:jc w:val="center"/>
              <w:rPr>
                <w:del w:id="1736" w:author="Giorgio Romeo" w:date="2020-12-01T16:03:00Z"/>
                <w:rStyle w:val="Enfasidelicata"/>
                <w:rFonts w:ascii="Bell MT" w:hAnsi="Bell MT"/>
                <w:i w:val="0"/>
                <w:iCs w:val="0"/>
                <w:sz w:val="32"/>
                <w:szCs w:val="32"/>
              </w:rPr>
            </w:pPr>
            <w:del w:id="1737" w:author="Giorgio Romeo" w:date="2020-12-01T16:03:00Z">
              <w:r w:rsidRPr="006B5465" w:rsidDel="00981513">
                <w:rPr>
                  <w:rStyle w:val="Enfasidelicata"/>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Paragrafoelenco"/>
              <w:ind w:left="0"/>
              <w:rPr>
                <w:del w:id="1738" w:author="Giorgio Romeo" w:date="2020-12-01T16:03:00Z"/>
                <w:rStyle w:val="Enfasidelicata"/>
                <w:rFonts w:ascii="Bell MT" w:hAnsi="Bell MT"/>
                <w:i w:val="0"/>
                <w:iCs w:val="0"/>
                <w:sz w:val="28"/>
                <w:szCs w:val="28"/>
              </w:rPr>
            </w:pPr>
            <w:del w:id="1739" w:author="Giorgio Romeo" w:date="2020-12-01T16:03:00Z">
              <w:r w:rsidRPr="00235177" w:rsidDel="00981513">
                <w:rPr>
                  <w:rStyle w:val="Enfasidelicata"/>
                  <w:rFonts w:ascii="Bell MT" w:hAnsi="Bell MT"/>
                  <w:i w:val="0"/>
                  <w:iCs w:val="0"/>
                  <w:sz w:val="28"/>
                  <w:szCs w:val="28"/>
                </w:rPr>
                <w:delText>The</w:delText>
              </w:r>
              <w:r w:rsidDel="00981513">
                <w:rPr>
                  <w:rStyle w:val="Enfasidelicata"/>
                  <w:rFonts w:ascii="Bell MT" w:hAnsi="Bell MT"/>
                  <w:i w:val="0"/>
                  <w:iCs w:val="0"/>
                  <w:sz w:val="28"/>
                  <w:szCs w:val="28"/>
                </w:rPr>
                <w:delText xml:space="preserve"> virtual</w:delText>
              </w:r>
              <w:r w:rsidRPr="00235177" w:rsidDel="00981513">
                <w:rPr>
                  <w:rStyle w:val="Enfasidelicata"/>
                  <w:rFonts w:ascii="Bell MT" w:hAnsi="Bell MT"/>
                  <w:i w:val="0"/>
                  <w:iCs w:val="0"/>
                  <w:sz w:val="28"/>
                  <w:szCs w:val="28"/>
                </w:rPr>
                <w:delText xml:space="preserve"> user is already</w:delText>
              </w:r>
              <w:r w:rsidDel="00981513">
                <w:rPr>
                  <w:rStyle w:val="Enfasidelicata"/>
                  <w:rFonts w:ascii="Bell MT" w:hAnsi="Bell MT"/>
                  <w:i w:val="0"/>
                  <w:iCs w:val="0"/>
                  <w:sz w:val="28"/>
                  <w:szCs w:val="28"/>
                </w:rPr>
                <w:delText xml:space="preserve"> logged into</w:delText>
              </w:r>
              <w:r w:rsidRPr="00235177" w:rsidDel="00981513">
                <w:rPr>
                  <w:rStyle w:val="Enfasidelicata"/>
                  <w:rFonts w:ascii="Bell MT" w:hAnsi="Bell MT"/>
                  <w:i w:val="0"/>
                  <w:iCs w:val="0"/>
                  <w:sz w:val="28"/>
                  <w:szCs w:val="28"/>
                </w:rPr>
                <w:delText xml:space="preserve"> C</w:delText>
              </w:r>
              <w:r w:rsidDel="00981513">
                <w:rPr>
                  <w:rStyle w:val="Enfasidelicata"/>
                  <w:rFonts w:ascii="Bell MT" w:hAnsi="Bell MT"/>
                  <w:i w:val="0"/>
                  <w:iCs w:val="0"/>
                  <w:sz w:val="28"/>
                  <w:szCs w:val="28"/>
                </w:rPr>
                <w:delText>L</w:delText>
              </w:r>
              <w:r w:rsidRPr="00235177" w:rsidDel="00981513">
                <w:rPr>
                  <w:rStyle w:val="Enfasidelicata"/>
                  <w:rFonts w:ascii="Bell MT" w:hAnsi="Bell MT"/>
                  <w:i w:val="0"/>
                  <w:iCs w:val="0"/>
                  <w:sz w:val="28"/>
                  <w:szCs w:val="28"/>
                </w:rPr>
                <w:delText>up app</w:delText>
              </w:r>
              <w:r w:rsidDel="00981513">
                <w:rPr>
                  <w:rStyle w:val="Enfasidelicata"/>
                  <w:rFonts w:ascii="Bell MT" w:hAnsi="Bell MT"/>
                  <w:i w:val="0"/>
                  <w:iCs w:val="0"/>
                  <w:sz w:val="28"/>
                  <w:szCs w:val="28"/>
                </w:rPr>
                <w:delText xml:space="preserve"> or she wants to access as a guest</w:delText>
              </w:r>
            </w:del>
          </w:p>
        </w:tc>
      </w:tr>
      <w:tr w:rsidR="00527327" w:rsidDel="00981513" w14:paraId="0D247F35" w14:textId="0734EFFA" w:rsidTr="699595DC">
        <w:trPr>
          <w:trHeight w:val="2152"/>
          <w:del w:id="1740" w:author="Giorgio Romeo" w:date="2020-12-01T16:03:00Z"/>
        </w:trPr>
        <w:tc>
          <w:tcPr>
            <w:tcW w:w="1985" w:type="dxa"/>
          </w:tcPr>
          <w:p w14:paraId="11AE2618" w14:textId="40BEE72B" w:rsidR="00527327" w:rsidRPr="006B5465" w:rsidDel="00981513" w:rsidRDefault="00527327" w:rsidP="00527327">
            <w:pPr>
              <w:pStyle w:val="Paragrafoelenco"/>
              <w:ind w:left="0"/>
              <w:jc w:val="center"/>
              <w:rPr>
                <w:del w:id="1741" w:author="Giorgio Romeo" w:date="2020-12-01T16:03:00Z"/>
                <w:rStyle w:val="Enfasidelicata"/>
                <w:rFonts w:ascii="Bell MT" w:hAnsi="Bell MT"/>
                <w:i w:val="0"/>
                <w:iCs w:val="0"/>
                <w:sz w:val="32"/>
                <w:szCs w:val="32"/>
              </w:rPr>
            </w:pPr>
            <w:del w:id="1742" w:author="Giorgio Romeo" w:date="2020-12-01T16:03:00Z">
              <w:r w:rsidRPr="006B5465" w:rsidDel="00981513">
                <w:rPr>
                  <w:rStyle w:val="Enfasidelicata"/>
                  <w:rFonts w:ascii="Bell MT" w:hAnsi="Bell MT"/>
                  <w:i w:val="0"/>
                  <w:iCs w:val="0"/>
                  <w:sz w:val="32"/>
                  <w:szCs w:val="32"/>
                </w:rPr>
                <w:delText>Events flow</w:delText>
              </w:r>
            </w:del>
          </w:p>
        </w:tc>
        <w:tc>
          <w:tcPr>
            <w:tcW w:w="6849" w:type="dxa"/>
          </w:tcPr>
          <w:p w14:paraId="60F82056" w14:textId="61A80250" w:rsidR="00527327" w:rsidDel="00664977" w:rsidRDefault="00527327">
            <w:pPr>
              <w:pStyle w:val="Paragrafoelenco"/>
              <w:numPr>
                <w:ilvl w:val="0"/>
                <w:numId w:val="59"/>
              </w:numPr>
              <w:rPr>
                <w:del w:id="1743" w:author="Giorgio Romeo" w:date="2020-12-01T12:12:00Z"/>
                <w:rStyle w:val="Enfasidelicata"/>
                <w:rFonts w:ascii="Bell MT" w:hAnsi="Bell MT"/>
                <w:i w:val="0"/>
                <w:iCs w:val="0"/>
                <w:sz w:val="28"/>
                <w:szCs w:val="28"/>
              </w:rPr>
              <w:pPrChange w:id="1744" w:author="Giorgio Romeo" w:date="2020-12-01T16:01:00Z">
                <w:pPr>
                  <w:pStyle w:val="Paragrafoelenco"/>
                  <w:framePr w:hSpace="141" w:wrap="around" w:vAnchor="text" w:hAnchor="margin" w:xAlign="right" w:y="396"/>
                  <w:numPr>
                    <w:numId w:val="49"/>
                  </w:numPr>
                  <w:ind w:left="360" w:hanging="360"/>
                </w:pPr>
              </w:pPrChange>
            </w:pPr>
            <w:del w:id="1745" w:author="Giorgio Romeo" w:date="2020-12-01T12:12:00Z">
              <w:r w:rsidRPr="699595DC" w:rsidDel="00527327">
                <w:rPr>
                  <w:rStyle w:val="Enfasidelicata"/>
                  <w:rFonts w:ascii="Bell MT" w:hAnsi="Bell MT"/>
                  <w:i w:val="0"/>
                  <w:iCs w:val="0"/>
                  <w:sz w:val="28"/>
                  <w:szCs w:val="28"/>
                </w:rPr>
                <w:delText>The user selects a time.</w:delText>
              </w:r>
            </w:del>
          </w:p>
          <w:p w14:paraId="29FD773C" w14:textId="2D5D7FD1" w:rsidR="00527327" w:rsidDel="00981513" w:rsidRDefault="00527327">
            <w:pPr>
              <w:pStyle w:val="Paragrafoelenco"/>
              <w:numPr>
                <w:ilvl w:val="0"/>
                <w:numId w:val="59"/>
              </w:numPr>
              <w:rPr>
                <w:del w:id="1746" w:author="Giorgio Romeo" w:date="2020-12-01T16:03:00Z"/>
                <w:rStyle w:val="Enfasidelicata"/>
                <w:rFonts w:ascii="Bell MT" w:hAnsi="Bell MT"/>
                <w:i w:val="0"/>
                <w:iCs w:val="0"/>
                <w:sz w:val="28"/>
                <w:szCs w:val="28"/>
              </w:rPr>
              <w:pPrChange w:id="1747" w:author="Giorgio Romeo" w:date="2020-12-01T16:01:00Z">
                <w:pPr>
                  <w:pStyle w:val="Paragrafoelenco"/>
                  <w:framePr w:hSpace="141" w:wrap="around" w:vAnchor="text" w:hAnchor="margin" w:xAlign="right" w:y="396"/>
                  <w:numPr>
                    <w:numId w:val="49"/>
                  </w:numPr>
                  <w:ind w:left="360" w:hanging="360"/>
                </w:pPr>
              </w:pPrChange>
            </w:pPr>
            <w:del w:id="1748" w:author="Giorgio Romeo" w:date="2020-12-01T16:03:00Z">
              <w:r w:rsidRPr="699595DC" w:rsidDel="00527327">
                <w:rPr>
                  <w:rStyle w:val="Enfasidelicata"/>
                  <w:rFonts w:ascii="Bell MT" w:hAnsi="Bell MT"/>
                  <w:i w:val="0"/>
                  <w:iCs w:val="0"/>
                  <w:sz w:val="28"/>
                  <w:szCs w:val="28"/>
                </w:rPr>
                <w:delText xml:space="preserve">The system </w:delText>
              </w:r>
            </w:del>
            <w:del w:id="1749" w:author="Giorgio Romeo" w:date="2020-12-01T12:13:00Z">
              <w:r w:rsidRPr="699595DC" w:rsidDel="00527327">
                <w:rPr>
                  <w:rStyle w:val="Enfasidelicata"/>
                  <w:rFonts w:ascii="Bell MT" w:hAnsi="Bell MT"/>
                  <w:i w:val="0"/>
                  <w:iCs w:val="0"/>
                  <w:sz w:val="28"/>
                  <w:szCs w:val="28"/>
                </w:rPr>
                <w:delText xml:space="preserve">both provides the available stores (selectable through the map) for the current day and </w:delText>
              </w:r>
            </w:del>
            <w:del w:id="1750" w:author="Giorgio Romeo" w:date="2020-12-01T16:03:00Z">
              <w:r w:rsidRPr="699595DC" w:rsidDel="00527327">
                <w:rPr>
                  <w:rStyle w:val="Enfasidelicata"/>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pPr>
              <w:pStyle w:val="Paragrafoelenco"/>
              <w:numPr>
                <w:ilvl w:val="0"/>
                <w:numId w:val="59"/>
              </w:numPr>
              <w:rPr>
                <w:del w:id="1751" w:author="Giorgio Romeo" w:date="2020-12-01T16:03:00Z"/>
                <w:rStyle w:val="Enfasidelicata"/>
                <w:rFonts w:ascii="Bell MT" w:hAnsi="Bell MT"/>
                <w:i w:val="0"/>
                <w:iCs w:val="0"/>
                <w:sz w:val="28"/>
                <w:szCs w:val="28"/>
              </w:rPr>
              <w:pPrChange w:id="1752" w:author="Giorgio Romeo" w:date="2020-12-01T16:01:00Z">
                <w:pPr>
                  <w:pStyle w:val="Paragrafoelenco"/>
                  <w:framePr w:hSpace="141" w:wrap="around" w:vAnchor="text" w:hAnchor="margin" w:xAlign="right" w:y="396"/>
                  <w:numPr>
                    <w:numId w:val="49"/>
                  </w:numPr>
                  <w:ind w:left="360" w:hanging="360"/>
                </w:pPr>
              </w:pPrChange>
            </w:pPr>
            <w:del w:id="1753" w:author="Giorgio Romeo" w:date="2020-12-01T12:14:00Z">
              <w:r w:rsidRPr="699595DC" w:rsidDel="00527327">
                <w:rPr>
                  <w:rStyle w:val="Enfasidelicata"/>
                  <w:rFonts w:ascii="Bell MT" w:hAnsi="Bell MT"/>
                  <w:i w:val="0"/>
                  <w:iCs w:val="0"/>
                  <w:sz w:val="28"/>
                  <w:szCs w:val="28"/>
                </w:rPr>
                <w:delText>If the</w:delText>
              </w:r>
            </w:del>
            <w:del w:id="1754" w:author="Giorgio Romeo" w:date="2020-12-01T16:03:00Z">
              <w:r w:rsidRPr="699595DC" w:rsidDel="00527327">
                <w:rPr>
                  <w:rStyle w:val="Enfasidelicata"/>
                  <w:rFonts w:ascii="Bell MT" w:hAnsi="Bell MT"/>
                  <w:i w:val="0"/>
                  <w:iCs w:val="0"/>
                  <w:sz w:val="28"/>
                  <w:szCs w:val="28"/>
                </w:rPr>
                <w:delText xml:space="preserve"> user clicks on the notification</w:delText>
              </w:r>
            </w:del>
            <w:del w:id="1755" w:author="Giorgio Romeo" w:date="2020-12-01T12:14:00Z">
              <w:r w:rsidRPr="699595DC" w:rsidDel="00527327">
                <w:rPr>
                  <w:rStyle w:val="Enfasidelicata"/>
                  <w:rFonts w:ascii="Bell MT" w:hAnsi="Bell MT"/>
                  <w:i w:val="0"/>
                  <w:iCs w:val="0"/>
                  <w:sz w:val="28"/>
                  <w:szCs w:val="28"/>
                </w:rPr>
                <w:delText>, the</w:delText>
              </w:r>
            </w:del>
            <w:del w:id="1756" w:author="Giorgio Romeo" w:date="2020-12-01T16:03:00Z">
              <w:r w:rsidRPr="699595DC" w:rsidDel="00527327">
                <w:rPr>
                  <w:rStyle w:val="Enfasidelicata"/>
                  <w:rFonts w:ascii="Bell MT" w:hAnsi="Bell MT"/>
                  <w:i w:val="0"/>
                  <w:iCs w:val="0"/>
                  <w:sz w:val="28"/>
                  <w:szCs w:val="28"/>
                </w:rPr>
                <w:delText xml:space="preserve"> system provides to the user a list with further available stores.</w:delText>
              </w:r>
            </w:del>
            <w:del w:id="1757" w:author="Giorgio Romeo" w:date="2020-12-01T12:14:00Z">
              <w:r w:rsidRPr="699595DC" w:rsidDel="00527327">
                <w:rPr>
                  <w:rStyle w:val="Enfasidelicata"/>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699595DC">
        <w:trPr>
          <w:trHeight w:val="361"/>
          <w:del w:id="1758" w:author="Giorgio Romeo" w:date="2020-12-01T16:03:00Z"/>
        </w:trPr>
        <w:tc>
          <w:tcPr>
            <w:tcW w:w="1985" w:type="dxa"/>
          </w:tcPr>
          <w:p w14:paraId="4C30CBED" w14:textId="7AF230E7" w:rsidR="00527327" w:rsidRPr="006B5465" w:rsidDel="00981513" w:rsidRDefault="00527327" w:rsidP="00527327">
            <w:pPr>
              <w:pStyle w:val="Paragrafoelenco"/>
              <w:ind w:left="0"/>
              <w:jc w:val="center"/>
              <w:rPr>
                <w:del w:id="1759" w:author="Giorgio Romeo" w:date="2020-12-01T16:03:00Z"/>
                <w:rStyle w:val="Enfasidelicata"/>
                <w:rFonts w:ascii="Bell MT" w:hAnsi="Bell MT"/>
                <w:i w:val="0"/>
                <w:iCs w:val="0"/>
                <w:sz w:val="32"/>
                <w:szCs w:val="32"/>
              </w:rPr>
            </w:pPr>
            <w:del w:id="1760" w:author="Giorgio Romeo" w:date="2020-12-01T16:03:00Z">
              <w:r w:rsidRPr="006B5465" w:rsidDel="00981513">
                <w:rPr>
                  <w:rStyle w:val="Enfasidelicata"/>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Paragrafoelenco"/>
              <w:ind w:left="0"/>
              <w:rPr>
                <w:del w:id="1761" w:author="Giorgio Romeo" w:date="2020-12-01T16:03:00Z"/>
                <w:rStyle w:val="Enfasidelicata"/>
                <w:rFonts w:ascii="Bell MT" w:hAnsi="Bell MT"/>
                <w:i w:val="0"/>
                <w:iCs w:val="0"/>
                <w:sz w:val="28"/>
                <w:szCs w:val="28"/>
              </w:rPr>
            </w:pPr>
            <w:del w:id="1762" w:author="Giorgio Romeo" w:date="2020-12-01T16:03:00Z">
              <w:r w:rsidDel="00981513">
                <w:rPr>
                  <w:rStyle w:val="Enfasidelicata"/>
                  <w:rFonts w:ascii="Bell MT" w:hAnsi="Bell MT"/>
                  <w:i w:val="0"/>
                  <w:iCs w:val="0"/>
                  <w:sz w:val="28"/>
                  <w:szCs w:val="28"/>
                </w:rPr>
                <w:delText>The user successfully receives the list of further available stores.</w:delText>
              </w:r>
            </w:del>
          </w:p>
        </w:tc>
      </w:tr>
      <w:tr w:rsidR="00527327" w:rsidDel="00981513" w14:paraId="4BAAD3E3" w14:textId="7935F0BA" w:rsidTr="699595DC">
        <w:trPr>
          <w:trHeight w:val="361"/>
          <w:del w:id="1763" w:author="Giorgio Romeo" w:date="2020-12-01T16:03:00Z"/>
        </w:trPr>
        <w:tc>
          <w:tcPr>
            <w:tcW w:w="1985" w:type="dxa"/>
          </w:tcPr>
          <w:p w14:paraId="0AFDC59C" w14:textId="78DCFB14" w:rsidR="00527327" w:rsidRPr="006B5465" w:rsidDel="00981513" w:rsidRDefault="00527327" w:rsidP="00527327">
            <w:pPr>
              <w:pStyle w:val="Paragrafoelenco"/>
              <w:ind w:left="0"/>
              <w:jc w:val="center"/>
              <w:rPr>
                <w:del w:id="1764" w:author="Giorgio Romeo" w:date="2020-12-01T16:03:00Z"/>
                <w:rStyle w:val="Enfasidelicata"/>
                <w:rFonts w:ascii="Bell MT" w:hAnsi="Bell MT"/>
                <w:i w:val="0"/>
                <w:iCs w:val="0"/>
                <w:sz w:val="32"/>
                <w:szCs w:val="32"/>
              </w:rPr>
            </w:pPr>
            <w:del w:id="1765" w:author="Giorgio Romeo" w:date="2020-12-01T16:03:00Z">
              <w:r w:rsidRPr="006B5465" w:rsidDel="00981513">
                <w:rPr>
                  <w:rStyle w:val="Enfasidelicata"/>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1766" w:author="Giorgio Romeo" w:date="2020-12-01T16:03:00Z"/>
                <w:rStyle w:val="Enfasidelicata"/>
                <w:rFonts w:ascii="Bell MT" w:hAnsi="Bell MT"/>
                <w:i w:val="0"/>
                <w:iCs w:val="0"/>
                <w:sz w:val="28"/>
                <w:szCs w:val="28"/>
              </w:rPr>
            </w:pPr>
          </w:p>
        </w:tc>
      </w:tr>
    </w:tbl>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ins w:id="1767" w:author="Giorgio Romeo" w:date="2020-12-02T00:26:00Z"/>
        </w:trPr>
        <w:tc>
          <w:tcPr>
            <w:tcW w:w="1985" w:type="dxa"/>
          </w:tcPr>
          <w:p w14:paraId="570289E2" w14:textId="77777777" w:rsidR="00775C1D" w:rsidRPr="006B5465" w:rsidRDefault="00775C1D" w:rsidP="00775C1D">
            <w:pPr>
              <w:pStyle w:val="Paragrafoelenco"/>
              <w:ind w:left="0"/>
              <w:jc w:val="center"/>
              <w:rPr>
                <w:ins w:id="1768" w:author="Giorgio Romeo" w:date="2020-12-02T00:26:00Z"/>
                <w:rStyle w:val="Enfasidelicata"/>
                <w:rFonts w:ascii="Bell MT" w:hAnsi="Bell MT"/>
                <w:i w:val="0"/>
                <w:iCs w:val="0"/>
                <w:sz w:val="32"/>
                <w:szCs w:val="32"/>
              </w:rPr>
            </w:pPr>
            <w:ins w:id="1769" w:author="Giorgio Romeo" w:date="2020-12-02T00:26:00Z">
              <w:r w:rsidRPr="006B5465">
                <w:rPr>
                  <w:rStyle w:val="Enfasidelicata"/>
                  <w:rFonts w:ascii="Bell MT" w:hAnsi="Bell MT"/>
                  <w:i w:val="0"/>
                  <w:iCs w:val="0"/>
                  <w:sz w:val="32"/>
                  <w:szCs w:val="32"/>
                </w:rPr>
                <w:t>Actors</w:t>
              </w:r>
            </w:ins>
          </w:p>
        </w:tc>
        <w:tc>
          <w:tcPr>
            <w:tcW w:w="6849" w:type="dxa"/>
          </w:tcPr>
          <w:p w14:paraId="17708E07" w14:textId="77777777" w:rsidR="00775C1D" w:rsidRPr="00923D58" w:rsidRDefault="00775C1D" w:rsidP="00775C1D">
            <w:pPr>
              <w:pStyle w:val="Paragrafoelenco"/>
              <w:ind w:left="0"/>
              <w:rPr>
                <w:ins w:id="1770" w:author="Giorgio Romeo" w:date="2020-12-02T00:26:00Z"/>
                <w:rStyle w:val="Enfasidelicata"/>
                <w:rFonts w:ascii="Bell MT" w:hAnsi="Bell MT"/>
                <w:i w:val="0"/>
                <w:iCs w:val="0"/>
                <w:sz w:val="28"/>
                <w:szCs w:val="28"/>
              </w:rPr>
            </w:pPr>
            <w:ins w:id="1771" w:author="Giorgio Romeo" w:date="2020-12-02T00:26:00Z">
              <w:r>
                <w:rPr>
                  <w:rStyle w:val="Enfasidelicata"/>
                  <w:rFonts w:ascii="Bell MT" w:hAnsi="Bell MT"/>
                  <w:i w:val="0"/>
                  <w:iCs w:val="0"/>
                  <w:sz w:val="28"/>
                  <w:szCs w:val="28"/>
                </w:rPr>
                <w:t>Store Manager</w:t>
              </w:r>
            </w:ins>
          </w:p>
        </w:tc>
      </w:tr>
      <w:tr w:rsidR="00775C1D" w14:paraId="1B4F1696" w14:textId="77777777" w:rsidTr="00775C1D">
        <w:trPr>
          <w:trHeight w:val="361"/>
          <w:ins w:id="1772" w:author="Giorgio Romeo" w:date="2020-12-02T00:26:00Z"/>
        </w:trPr>
        <w:tc>
          <w:tcPr>
            <w:tcW w:w="1985" w:type="dxa"/>
          </w:tcPr>
          <w:p w14:paraId="6CE9E22A" w14:textId="77777777" w:rsidR="00775C1D" w:rsidRPr="006B5465" w:rsidRDefault="00775C1D" w:rsidP="00775C1D">
            <w:pPr>
              <w:pStyle w:val="Paragrafoelenco"/>
              <w:ind w:left="0"/>
              <w:jc w:val="center"/>
              <w:rPr>
                <w:ins w:id="1773" w:author="Giorgio Romeo" w:date="2020-12-02T00:26:00Z"/>
                <w:rStyle w:val="Enfasidelicata"/>
                <w:rFonts w:ascii="Bell MT" w:hAnsi="Bell MT"/>
                <w:i w:val="0"/>
                <w:iCs w:val="0"/>
                <w:sz w:val="32"/>
                <w:szCs w:val="32"/>
              </w:rPr>
            </w:pPr>
            <w:ins w:id="1774" w:author="Giorgio Romeo" w:date="2020-12-02T00:26:00Z">
              <w:r w:rsidRPr="006B5465">
                <w:rPr>
                  <w:rStyle w:val="Enfasidelicata"/>
                  <w:rFonts w:ascii="Bell MT" w:hAnsi="Bell MT"/>
                  <w:i w:val="0"/>
                  <w:iCs w:val="0"/>
                  <w:sz w:val="32"/>
                  <w:szCs w:val="32"/>
                </w:rPr>
                <w:t>Entry condition</w:t>
              </w:r>
            </w:ins>
          </w:p>
        </w:tc>
        <w:tc>
          <w:tcPr>
            <w:tcW w:w="6849" w:type="dxa"/>
          </w:tcPr>
          <w:p w14:paraId="63966289" w14:textId="77777777" w:rsidR="00775C1D" w:rsidRPr="00923D58" w:rsidRDefault="00775C1D" w:rsidP="00775C1D">
            <w:pPr>
              <w:pStyle w:val="Paragrafoelenco"/>
              <w:ind w:left="0"/>
              <w:rPr>
                <w:ins w:id="1775" w:author="Giorgio Romeo" w:date="2020-12-02T00:26:00Z"/>
                <w:rStyle w:val="Enfasidelicata"/>
                <w:rFonts w:ascii="Bell MT" w:hAnsi="Bell MT"/>
                <w:i w:val="0"/>
                <w:iCs w:val="0"/>
                <w:sz w:val="28"/>
                <w:szCs w:val="28"/>
              </w:rPr>
            </w:pPr>
            <w:ins w:id="1776" w:author="Giorgio Romeo" w:date="2020-12-02T00:26:00Z">
              <w:r>
                <w:rPr>
                  <w:rStyle w:val="Enfasidelicata"/>
                  <w:rFonts w:ascii="Bell MT" w:hAnsi="Bell MT"/>
                  <w:i w:val="0"/>
                  <w:iCs w:val="0"/>
                  <w:sz w:val="28"/>
                  <w:szCs w:val="28"/>
                </w:rPr>
                <w:t>The store manager access CLup app through an authorized account.</w:t>
              </w:r>
            </w:ins>
          </w:p>
        </w:tc>
      </w:tr>
      <w:tr w:rsidR="00775C1D" w14:paraId="20329216" w14:textId="77777777" w:rsidTr="00775C1D">
        <w:trPr>
          <w:trHeight w:val="2588"/>
          <w:ins w:id="1777" w:author="Giorgio Romeo" w:date="2020-12-02T00:26:00Z"/>
        </w:trPr>
        <w:tc>
          <w:tcPr>
            <w:tcW w:w="1985" w:type="dxa"/>
          </w:tcPr>
          <w:p w14:paraId="442232C9" w14:textId="77777777" w:rsidR="00775C1D" w:rsidRPr="006B5465" w:rsidRDefault="00775C1D" w:rsidP="00775C1D">
            <w:pPr>
              <w:pStyle w:val="Paragrafoelenco"/>
              <w:ind w:left="0"/>
              <w:jc w:val="center"/>
              <w:rPr>
                <w:ins w:id="1778" w:author="Giorgio Romeo" w:date="2020-12-02T00:26:00Z"/>
                <w:rStyle w:val="Enfasidelicata"/>
                <w:rFonts w:ascii="Bell MT" w:hAnsi="Bell MT"/>
                <w:i w:val="0"/>
                <w:iCs w:val="0"/>
                <w:sz w:val="32"/>
                <w:szCs w:val="32"/>
              </w:rPr>
            </w:pPr>
            <w:ins w:id="1779" w:author="Giorgio Romeo" w:date="2020-12-02T00:26:00Z">
              <w:r w:rsidRPr="006B5465">
                <w:rPr>
                  <w:rStyle w:val="Enfasidelicata"/>
                  <w:rFonts w:ascii="Bell MT" w:hAnsi="Bell MT"/>
                  <w:i w:val="0"/>
                  <w:iCs w:val="0"/>
                  <w:sz w:val="32"/>
                  <w:szCs w:val="32"/>
                </w:rPr>
                <w:t>Events flow</w:t>
              </w:r>
            </w:ins>
          </w:p>
        </w:tc>
        <w:tc>
          <w:tcPr>
            <w:tcW w:w="6849" w:type="dxa"/>
          </w:tcPr>
          <w:p w14:paraId="6F032EFF" w14:textId="77777777" w:rsidR="00775C1D" w:rsidRDefault="00775C1D" w:rsidP="00775C1D">
            <w:pPr>
              <w:pStyle w:val="Paragrafoelenco"/>
              <w:numPr>
                <w:ilvl w:val="0"/>
                <w:numId w:val="62"/>
              </w:numPr>
              <w:ind w:left="357" w:hanging="357"/>
              <w:rPr>
                <w:ins w:id="1780" w:author="Giorgio Romeo" w:date="2020-12-02T00:26:00Z"/>
                <w:rStyle w:val="Enfasidelicata"/>
                <w:rFonts w:ascii="Bell MT" w:hAnsi="Bell MT"/>
                <w:i w:val="0"/>
                <w:iCs w:val="0"/>
                <w:sz w:val="28"/>
                <w:szCs w:val="28"/>
              </w:rPr>
            </w:pPr>
            <w:ins w:id="1781" w:author="Giorgio Romeo" w:date="2020-12-02T00:26:00Z">
              <w:r>
                <w:rPr>
                  <w:rStyle w:val="Enfasidelicata"/>
                  <w:rFonts w:ascii="Bell MT" w:hAnsi="Bell MT"/>
                  <w:i w:val="0"/>
                  <w:iCs w:val="0"/>
                  <w:sz w:val="28"/>
                  <w:szCs w:val="28"/>
                </w:rPr>
                <w:t>The store manager selects a store between those he manages.</w:t>
              </w:r>
            </w:ins>
          </w:p>
          <w:p w14:paraId="682ECEA4" w14:textId="77777777" w:rsidR="00775C1D" w:rsidRDefault="00775C1D" w:rsidP="00775C1D">
            <w:pPr>
              <w:pStyle w:val="Paragrafoelenco"/>
              <w:numPr>
                <w:ilvl w:val="0"/>
                <w:numId w:val="62"/>
              </w:numPr>
              <w:ind w:left="357" w:hanging="357"/>
              <w:rPr>
                <w:ins w:id="1782" w:author="Giorgio Romeo" w:date="2020-12-02T00:26:00Z"/>
                <w:rStyle w:val="Enfasidelicata"/>
                <w:rFonts w:ascii="Bell MT" w:hAnsi="Bell MT"/>
                <w:i w:val="0"/>
                <w:iCs w:val="0"/>
                <w:sz w:val="28"/>
                <w:szCs w:val="28"/>
              </w:rPr>
            </w:pPr>
            <w:ins w:id="1783" w:author="Giorgio Romeo" w:date="2020-12-02T00:26:00Z">
              <w:r>
                <w:rPr>
                  <w:rStyle w:val="Enfasidelicata"/>
                  <w:rFonts w:ascii="Bell MT" w:hAnsi="Bell MT"/>
                  <w:i w:val="0"/>
                  <w:iCs w:val="0"/>
                  <w:sz w:val="28"/>
                  <w:szCs w:val="28"/>
                </w:rPr>
                <w:t>The system redirects the store manager to a page where he can:</w:t>
              </w:r>
            </w:ins>
          </w:p>
          <w:p w14:paraId="66BA59E5" w14:textId="77777777" w:rsidR="00775C1D" w:rsidRDefault="00775C1D" w:rsidP="00775C1D">
            <w:pPr>
              <w:pStyle w:val="Paragrafoelenco"/>
              <w:numPr>
                <w:ilvl w:val="0"/>
                <w:numId w:val="63"/>
              </w:numPr>
              <w:ind w:left="754" w:hanging="357"/>
              <w:rPr>
                <w:ins w:id="1784" w:author="Giorgio Romeo" w:date="2020-12-02T00:26:00Z"/>
                <w:rStyle w:val="Enfasidelicata"/>
                <w:rFonts w:ascii="Bell MT" w:hAnsi="Bell MT"/>
                <w:i w:val="0"/>
                <w:iCs w:val="0"/>
                <w:sz w:val="28"/>
                <w:szCs w:val="28"/>
              </w:rPr>
            </w:pPr>
            <w:ins w:id="1785" w:author="Giorgio Romeo" w:date="2020-12-02T00:26:00Z">
              <w:r>
                <w:rPr>
                  <w:rStyle w:val="Enfasidelicata"/>
                  <w:rFonts w:ascii="Bell MT" w:hAnsi="Bell MT"/>
                  <w:i w:val="0"/>
                  <w:iCs w:val="0"/>
                  <w:sz w:val="28"/>
                  <w:szCs w:val="28"/>
                </w:rPr>
                <w:t>See the statistics about entrances of the selected store.</w:t>
              </w:r>
            </w:ins>
          </w:p>
          <w:p w14:paraId="16178AC0" w14:textId="77777777" w:rsidR="00775C1D" w:rsidRPr="002F480D" w:rsidRDefault="00775C1D" w:rsidP="00775C1D">
            <w:pPr>
              <w:pStyle w:val="Paragrafoelenco"/>
              <w:numPr>
                <w:ilvl w:val="0"/>
                <w:numId w:val="63"/>
              </w:numPr>
              <w:ind w:left="754" w:hanging="357"/>
              <w:rPr>
                <w:ins w:id="1786" w:author="Giorgio Romeo" w:date="2020-12-02T00:26:00Z"/>
                <w:rStyle w:val="Enfasidelicata"/>
                <w:rFonts w:ascii="Bell MT" w:hAnsi="Bell MT"/>
                <w:i w:val="0"/>
                <w:iCs w:val="0"/>
                <w:sz w:val="28"/>
                <w:szCs w:val="28"/>
              </w:rPr>
            </w:pPr>
            <w:ins w:id="1787" w:author="Giorgio Romeo" w:date="2020-12-02T00:26:00Z">
              <w:r>
                <w:rPr>
                  <w:rStyle w:val="Enfasidelicata"/>
                  <w:rFonts w:ascii="Bell MT" w:hAnsi="Bell MT"/>
                  <w:i w:val="0"/>
                  <w:iCs w:val="0"/>
                  <w:sz w:val="28"/>
                  <w:szCs w:val="28"/>
                </w:rPr>
                <w:t>Regulate the influx of people entering the store by setting a parameter.</w:t>
              </w:r>
            </w:ins>
          </w:p>
        </w:tc>
      </w:tr>
      <w:tr w:rsidR="00775C1D" w14:paraId="16DF5B00" w14:textId="77777777" w:rsidTr="00775C1D">
        <w:trPr>
          <w:trHeight w:val="361"/>
          <w:ins w:id="1788" w:author="Giorgio Romeo" w:date="2020-12-02T00:26:00Z"/>
        </w:trPr>
        <w:tc>
          <w:tcPr>
            <w:tcW w:w="1985" w:type="dxa"/>
          </w:tcPr>
          <w:p w14:paraId="4F1B2185" w14:textId="77777777" w:rsidR="00775C1D" w:rsidRPr="006B5465" w:rsidRDefault="00775C1D" w:rsidP="00775C1D">
            <w:pPr>
              <w:pStyle w:val="Paragrafoelenco"/>
              <w:ind w:left="0"/>
              <w:jc w:val="center"/>
              <w:rPr>
                <w:ins w:id="1789" w:author="Giorgio Romeo" w:date="2020-12-02T00:26:00Z"/>
                <w:rStyle w:val="Enfasidelicata"/>
                <w:rFonts w:ascii="Bell MT" w:hAnsi="Bell MT"/>
                <w:i w:val="0"/>
                <w:iCs w:val="0"/>
                <w:sz w:val="32"/>
                <w:szCs w:val="32"/>
              </w:rPr>
            </w:pPr>
            <w:ins w:id="1790" w:author="Giorgio Romeo" w:date="2020-12-02T00:26:00Z">
              <w:r w:rsidRPr="006B5465">
                <w:rPr>
                  <w:rStyle w:val="Enfasidelicata"/>
                  <w:rFonts w:ascii="Bell MT" w:hAnsi="Bell MT"/>
                  <w:i w:val="0"/>
                  <w:iCs w:val="0"/>
                  <w:sz w:val="32"/>
                  <w:szCs w:val="32"/>
                </w:rPr>
                <w:t>Exit condition</w:t>
              </w:r>
            </w:ins>
          </w:p>
        </w:tc>
        <w:tc>
          <w:tcPr>
            <w:tcW w:w="6849" w:type="dxa"/>
          </w:tcPr>
          <w:p w14:paraId="5EE1C8C0" w14:textId="77777777" w:rsidR="00775C1D" w:rsidRPr="006B5465" w:rsidRDefault="00775C1D" w:rsidP="00775C1D">
            <w:pPr>
              <w:pStyle w:val="Paragrafoelenco"/>
              <w:ind w:left="0"/>
              <w:rPr>
                <w:ins w:id="1791" w:author="Giorgio Romeo" w:date="2020-12-02T00:26:00Z"/>
                <w:rStyle w:val="Enfasidelicata"/>
                <w:rFonts w:ascii="Bell MT" w:hAnsi="Bell MT"/>
                <w:i w:val="0"/>
                <w:iCs w:val="0"/>
                <w:sz w:val="28"/>
                <w:szCs w:val="28"/>
              </w:rPr>
            </w:pPr>
            <w:ins w:id="1792" w:author="Giorgio Romeo" w:date="2020-12-02T00:26:00Z">
              <w:r>
                <w:rPr>
                  <w:rStyle w:val="Enfasidelicata"/>
                  <w:rFonts w:ascii="Bell MT" w:hAnsi="Bell MT"/>
                  <w:i w:val="0"/>
                  <w:iCs w:val="0"/>
                  <w:sz w:val="28"/>
                  <w:szCs w:val="28"/>
                </w:rPr>
                <w:t>The store manager can see the statistics and regulate the influx of people entering the selected store</w:t>
              </w:r>
            </w:ins>
          </w:p>
        </w:tc>
      </w:tr>
      <w:tr w:rsidR="00775C1D" w14:paraId="2421BE11" w14:textId="77777777" w:rsidTr="00775C1D">
        <w:trPr>
          <w:trHeight w:val="361"/>
          <w:ins w:id="1793" w:author="Giorgio Romeo" w:date="2020-12-02T00:26:00Z"/>
        </w:trPr>
        <w:tc>
          <w:tcPr>
            <w:tcW w:w="1985" w:type="dxa"/>
          </w:tcPr>
          <w:p w14:paraId="11B2BC09" w14:textId="77777777" w:rsidR="00775C1D" w:rsidRPr="006B5465" w:rsidRDefault="00775C1D" w:rsidP="00775C1D">
            <w:pPr>
              <w:pStyle w:val="Paragrafoelenco"/>
              <w:ind w:left="0"/>
              <w:jc w:val="center"/>
              <w:rPr>
                <w:ins w:id="1794" w:author="Giorgio Romeo" w:date="2020-12-02T00:26:00Z"/>
                <w:rStyle w:val="Enfasidelicata"/>
                <w:rFonts w:ascii="Bell MT" w:hAnsi="Bell MT"/>
                <w:i w:val="0"/>
                <w:iCs w:val="0"/>
                <w:sz w:val="32"/>
                <w:szCs w:val="32"/>
              </w:rPr>
            </w:pPr>
            <w:ins w:id="1795" w:author="Giorgio Romeo" w:date="2020-12-02T00:26:00Z">
              <w:r w:rsidRPr="006B5465">
                <w:rPr>
                  <w:rStyle w:val="Enfasidelicata"/>
                  <w:rFonts w:ascii="Bell MT" w:hAnsi="Bell MT"/>
                  <w:i w:val="0"/>
                  <w:iCs w:val="0"/>
                  <w:sz w:val="32"/>
                  <w:szCs w:val="32"/>
                </w:rPr>
                <w:t>Exceptions</w:t>
              </w:r>
            </w:ins>
          </w:p>
        </w:tc>
        <w:tc>
          <w:tcPr>
            <w:tcW w:w="6849" w:type="dxa"/>
          </w:tcPr>
          <w:p w14:paraId="10E45F1E" w14:textId="77777777" w:rsidR="00775C1D" w:rsidRPr="006C6F3F" w:rsidRDefault="00775C1D" w:rsidP="00775C1D">
            <w:pPr>
              <w:pStyle w:val="Paragrafoelenco"/>
              <w:ind w:left="357"/>
              <w:rPr>
                <w:ins w:id="1796" w:author="Giorgio Romeo" w:date="2020-12-02T00:26:00Z"/>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04D97F45" w:rsidR="00290739" w:rsidRDefault="00290739" w:rsidP="00290739">
      <w:pPr>
        <w:spacing w:line="240" w:lineRule="auto"/>
        <w:rPr>
          <w:rStyle w:val="Enfasidelicata"/>
          <w:rFonts w:ascii="Bell MT" w:hAnsi="Bell MT"/>
          <w:sz w:val="36"/>
          <w:szCs w:val="36"/>
        </w:rPr>
      </w:pPr>
    </w:p>
    <w:p w14:paraId="26F42274" w14:textId="09246CE5" w:rsidR="00290739" w:rsidDel="004B7AB1" w:rsidRDefault="00290739" w:rsidP="00290739">
      <w:pPr>
        <w:spacing w:line="240" w:lineRule="auto"/>
        <w:rPr>
          <w:del w:id="1797" w:author="Giorgio Romeo" w:date="2020-12-01T16:25:00Z"/>
          <w:rStyle w:val="Enfasidelicata"/>
          <w:rFonts w:ascii="Bell MT" w:hAnsi="Bell MT"/>
          <w:sz w:val="36"/>
          <w:szCs w:val="36"/>
        </w:rPr>
      </w:pPr>
    </w:p>
    <w:p w14:paraId="222BB632" w14:textId="55723ECB" w:rsidR="00290739" w:rsidDel="004B7AB1" w:rsidRDefault="00290739" w:rsidP="00290739">
      <w:pPr>
        <w:spacing w:line="240" w:lineRule="auto"/>
        <w:rPr>
          <w:del w:id="1798" w:author="Giorgio Romeo" w:date="2020-12-01T16:25:00Z"/>
          <w:rStyle w:val="Enfasidelicata"/>
          <w:rFonts w:ascii="Bell MT" w:hAnsi="Bell MT"/>
          <w:sz w:val="36"/>
          <w:szCs w:val="36"/>
        </w:rPr>
      </w:pPr>
    </w:p>
    <w:p w14:paraId="55E6C770" w14:textId="1ADFD507" w:rsidR="00290739" w:rsidDel="004B7AB1" w:rsidRDefault="00290739" w:rsidP="00290739">
      <w:pPr>
        <w:spacing w:line="240" w:lineRule="auto"/>
        <w:rPr>
          <w:del w:id="1799" w:author="Giorgio Romeo" w:date="2020-12-01T16:25:00Z"/>
          <w:rStyle w:val="Enfasidelicata"/>
          <w:rFonts w:ascii="Bell MT" w:hAnsi="Bell MT"/>
          <w:sz w:val="36"/>
          <w:szCs w:val="36"/>
        </w:rPr>
      </w:pPr>
    </w:p>
    <w:p w14:paraId="2730BB2B" w14:textId="17FC3ADF" w:rsidR="00290739" w:rsidDel="004B7AB1" w:rsidRDefault="00290739" w:rsidP="00290739">
      <w:pPr>
        <w:spacing w:line="240" w:lineRule="auto"/>
        <w:rPr>
          <w:del w:id="1800" w:author="Giorgio Romeo" w:date="2020-12-01T16:25:00Z"/>
          <w:rStyle w:val="Enfasidelicata"/>
          <w:rFonts w:ascii="Bell MT" w:hAnsi="Bell MT"/>
          <w:sz w:val="36"/>
          <w:szCs w:val="36"/>
        </w:rPr>
      </w:pPr>
    </w:p>
    <w:p w14:paraId="0F7E161B" w14:textId="426B41DF" w:rsidR="00290739" w:rsidDel="004B7AB1" w:rsidRDefault="00290739" w:rsidP="00290739">
      <w:pPr>
        <w:spacing w:line="240" w:lineRule="auto"/>
        <w:rPr>
          <w:del w:id="1801" w:author="Giorgio Romeo" w:date="2020-12-01T16:25:00Z"/>
          <w:rStyle w:val="Enfasidelicata"/>
          <w:rFonts w:ascii="Bell MT" w:hAnsi="Bell MT"/>
          <w:sz w:val="36"/>
          <w:szCs w:val="36"/>
        </w:rPr>
      </w:pPr>
    </w:p>
    <w:p w14:paraId="19CF6826" w14:textId="27CADF15" w:rsidR="00290739" w:rsidDel="004B7AB1" w:rsidRDefault="00290739" w:rsidP="00290739">
      <w:pPr>
        <w:spacing w:line="240" w:lineRule="auto"/>
        <w:rPr>
          <w:del w:id="1802" w:author="Giorgio Romeo" w:date="2020-12-01T16:25:00Z"/>
          <w:rStyle w:val="Enfasidelicata"/>
          <w:rFonts w:ascii="Bell MT" w:hAnsi="Bell MT"/>
          <w:sz w:val="36"/>
          <w:szCs w:val="36"/>
        </w:rPr>
      </w:pPr>
    </w:p>
    <w:p w14:paraId="26B2BCD9" w14:textId="2CDCDEA7" w:rsidR="00290739" w:rsidDel="004B7AB1" w:rsidRDefault="00290739" w:rsidP="00290739">
      <w:pPr>
        <w:spacing w:line="240" w:lineRule="auto"/>
        <w:rPr>
          <w:del w:id="1803" w:author="Giorgio Romeo" w:date="2020-12-01T16:25:00Z"/>
          <w:rStyle w:val="Enfasidelicata"/>
          <w:rFonts w:ascii="Bell MT" w:hAnsi="Bell MT"/>
          <w:sz w:val="36"/>
          <w:szCs w:val="36"/>
        </w:rPr>
      </w:pPr>
    </w:p>
    <w:p w14:paraId="3D5E2FB8" w14:textId="454751C0" w:rsidR="00981513" w:rsidDel="004B7AB1" w:rsidRDefault="00981513" w:rsidP="00290739">
      <w:pPr>
        <w:spacing w:line="240" w:lineRule="auto"/>
        <w:rPr>
          <w:del w:id="1804" w:author="Giorgio Romeo" w:date="2020-12-01T16:25:00Z"/>
          <w:rStyle w:val="Enfasidelicata"/>
          <w:rFonts w:ascii="Bell MT" w:hAnsi="Bell MT"/>
          <w:sz w:val="36"/>
          <w:szCs w:val="36"/>
        </w:rPr>
      </w:pPr>
    </w:p>
    <w:p w14:paraId="17B18C77" w14:textId="5C181069" w:rsidR="00290739" w:rsidDel="004B7AB1" w:rsidRDefault="00290739" w:rsidP="00290739">
      <w:pPr>
        <w:spacing w:line="240" w:lineRule="auto"/>
        <w:rPr>
          <w:del w:id="1805" w:author="Giorgio Romeo" w:date="2020-12-01T16:25:00Z"/>
          <w:rStyle w:val="Enfasidelicata"/>
          <w:rFonts w:ascii="Bell MT" w:hAnsi="Bell MT"/>
          <w:sz w:val="36"/>
          <w:szCs w:val="36"/>
        </w:rPr>
      </w:pPr>
    </w:p>
    <w:p w14:paraId="35B202DB" w14:textId="30568516" w:rsidR="004B7AB1" w:rsidDel="004B7AB1" w:rsidRDefault="004B7AB1" w:rsidP="00290739">
      <w:pPr>
        <w:spacing w:line="240" w:lineRule="auto"/>
        <w:rPr>
          <w:del w:id="1806" w:author="Giorgio Romeo" w:date="2020-12-01T16:25:00Z"/>
          <w:rStyle w:val="Enfasidelicata"/>
          <w:rFonts w:ascii="Bell MT" w:hAnsi="Bell MT"/>
          <w:sz w:val="36"/>
          <w:szCs w:val="36"/>
        </w:rPr>
      </w:pPr>
    </w:p>
    <w:p w14:paraId="30E2AB5C" w14:textId="023C5D5C" w:rsidR="00290739" w:rsidRPr="00290739" w:rsidDel="004B7AB1" w:rsidRDefault="00290739" w:rsidP="007C71D7">
      <w:pPr>
        <w:spacing w:line="240" w:lineRule="auto"/>
        <w:rPr>
          <w:del w:id="1807" w:author="Giorgio Romeo" w:date="2020-12-01T16:25:00Z"/>
          <w:rStyle w:val="Enfasidelicata"/>
          <w:rFonts w:ascii="Bell MT" w:hAnsi="Bell MT"/>
          <w:sz w:val="36"/>
          <w:szCs w:val="36"/>
        </w:rPr>
      </w:pPr>
    </w:p>
    <w:p w14:paraId="6B33BAD5" w14:textId="12AA2D7F" w:rsidR="00DF3309"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Pr>
          <w:rStyle w:val="Enfasidelicata"/>
          <w:rFonts w:ascii="Bell MT" w:hAnsi="Bell MT"/>
          <w:sz w:val="36"/>
          <w:szCs w:val="36"/>
        </w:rPr>
        <w:t>Performance Requirements:</w:t>
      </w:r>
      <w:r>
        <w:rPr>
          <w:rStyle w:val="Enfasidelicata"/>
          <w:rFonts w:ascii="Bell MT" w:hAnsi="Bell MT"/>
          <w:sz w:val="36"/>
          <w:szCs w:val="36"/>
        </w:rPr>
        <w:br/>
      </w:r>
    </w:p>
    <w:p w14:paraId="4F55D9A2" w14:textId="5029BDF8" w:rsidR="00DF3309" w:rsidRDefault="00DF3309" w:rsidP="00DF3309">
      <w:pPr>
        <w:pStyle w:val="Paragrafoelenco"/>
        <w:numPr>
          <w:ilvl w:val="0"/>
          <w:numId w:val="22"/>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7BF8E499"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30FC55CB" w14:textId="561EF063"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290BE535" w14:textId="59FCB845"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Other Constraints:</w:t>
      </w:r>
      <w:r w:rsidR="00B76B18">
        <w:rPr>
          <w:rStyle w:val="Enfasidelicata"/>
          <w:rFonts w:ascii="Bell MT" w:hAnsi="Bell MT"/>
          <w:sz w:val="36"/>
          <w:szCs w:val="36"/>
        </w:rPr>
        <w:br/>
      </w:r>
      <w:r w:rsidR="00B76B18">
        <w:rPr>
          <w:rStyle w:val="Enfasidelicata"/>
          <w:rFonts w:ascii="Bell MT" w:hAnsi="Bell MT"/>
          <w:sz w:val="36"/>
          <w:szCs w:val="36"/>
        </w:rPr>
        <w:br/>
      </w:r>
    </w:p>
    <w:p w14:paraId="019D1F8E" w14:textId="0314CDD9" w:rsidR="00B76B18" w:rsidRPr="00923D58"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550264DB" w14:textId="26DC5E1B" w:rsidR="00B76B18" w:rsidRPr="00923D58"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Reliability:</w:t>
      </w:r>
      <w:r>
        <w:rPr>
          <w:rStyle w:val="Enfasidelicata"/>
          <w:rFonts w:ascii="Bell MT" w:hAnsi="Bell MT"/>
          <w:sz w:val="36"/>
          <w:szCs w:val="36"/>
          <w:lang w:val="en-US"/>
        </w:rPr>
        <w:br/>
      </w:r>
    </w:p>
    <w:p w14:paraId="64E22FED" w14:textId="54050581" w:rsidR="00B76B18" w:rsidRPr="00923D58" w:rsidRDefault="00B76B18">
      <w:pPr>
        <w:pStyle w:val="Paragrafoelenco"/>
        <w:numPr>
          <w:ilvl w:val="1"/>
          <w:numId w:val="22"/>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r>
        <w:rPr>
          <w:rStyle w:val="Enfasidelicata"/>
          <w:rFonts w:ascii="Bell MT" w:hAnsi="Bell MT"/>
          <w:sz w:val="36"/>
          <w:szCs w:val="36"/>
          <w:lang w:val="en-US"/>
        </w:rPr>
        <w:br/>
      </w:r>
    </w:p>
    <w:p w14:paraId="5EFE46AB" w14:textId="23099CAE" w:rsidR="00B76B18" w:rsidRPr="00923D58"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Security:</w:t>
      </w:r>
      <w:r>
        <w:rPr>
          <w:rStyle w:val="Enfasidelicata"/>
          <w:rFonts w:ascii="Bell MT" w:hAnsi="Bell MT"/>
          <w:sz w:val="36"/>
          <w:szCs w:val="36"/>
          <w:lang w:val="en-US"/>
        </w:rPr>
        <w:br/>
      </w:r>
    </w:p>
    <w:p w14:paraId="1D3AEA31" w14:textId="39137334" w:rsidR="00B76B18" w:rsidRPr="00923D58"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r>
        <w:rPr>
          <w:rStyle w:val="Enfasidelicata"/>
          <w:rFonts w:ascii="Bell MT" w:hAnsi="Bell MT"/>
          <w:sz w:val="36"/>
          <w:szCs w:val="36"/>
          <w:lang w:val="en-US"/>
        </w:rPr>
        <w:br/>
      </w:r>
    </w:p>
    <w:p w14:paraId="75203BB5" w14:textId="093D6B3E" w:rsidR="00DF3309" w:rsidRPr="00290739" w:rsidRDefault="00B76B18" w:rsidP="007C71D7">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Portability:</w:t>
      </w:r>
      <w:r>
        <w:rPr>
          <w:rStyle w:val="Enfasidelicata"/>
          <w:rFonts w:ascii="Bell MT" w:hAnsi="Bell MT"/>
          <w:sz w:val="36"/>
          <w:szCs w:val="36"/>
          <w:lang w:val="en-US"/>
        </w:rPr>
        <w:br/>
      </w:r>
    </w:p>
    <w:p w14:paraId="10901925" w14:textId="3018F5FE" w:rsidR="00DF3309" w:rsidRPr="00923D58" w:rsidRDefault="00DF3309" w:rsidP="00923D58">
      <w:pPr>
        <w:spacing w:line="240" w:lineRule="auto"/>
        <w:rPr>
          <w:rStyle w:val="Enfasidelicata"/>
          <w:rFonts w:ascii="Bell MT" w:hAnsi="Bell MT"/>
          <w:sz w:val="32"/>
          <w:szCs w:val="32"/>
        </w:rPr>
      </w:pPr>
    </w:p>
    <w:p w14:paraId="65E08405" w14:textId="1447E6D1" w:rsidR="001A5FAF" w:rsidRDefault="001A5FAF" w:rsidP="001A5FAF">
      <w:pPr>
        <w:pStyle w:val="Paragrafoelenco"/>
        <w:numPr>
          <w:ilvl w:val="0"/>
          <w:numId w:val="9"/>
        </w:numPr>
        <w:spacing w:line="240" w:lineRule="auto"/>
        <w:rPr>
          <w:rStyle w:val="Enfasidelicata"/>
          <w:rFonts w:ascii="Bell MT" w:hAnsi="Bell MT"/>
          <w:sz w:val="44"/>
          <w:szCs w:val="44"/>
        </w:rPr>
      </w:pPr>
      <w:r w:rsidRPr="001A5FAF">
        <w:rPr>
          <w:rStyle w:val="Enfasidelicata"/>
          <w:rFonts w:ascii="Bell MT" w:hAnsi="Bell MT"/>
          <w:sz w:val="44"/>
          <w:szCs w:val="44"/>
        </w:rPr>
        <w:t>FORMAL ANALYSIS USING ALLOY</w:t>
      </w:r>
    </w:p>
    <w:p w14:paraId="6470A45E" w14:textId="77777777" w:rsidR="001A5FAF" w:rsidRDefault="001A5FAF" w:rsidP="00923D58">
      <w:pPr>
        <w:pStyle w:val="Paragrafoelenco"/>
        <w:spacing w:line="240" w:lineRule="auto"/>
        <w:ind w:left="360"/>
        <w:rPr>
          <w:rStyle w:val="Enfasidelicata"/>
          <w:rFonts w:ascii="Bell MT" w:hAnsi="Bell MT"/>
          <w:sz w:val="44"/>
          <w:szCs w:val="44"/>
        </w:rPr>
      </w:pPr>
    </w:p>
    <w:p w14:paraId="3E7C78E0" w14:textId="30B6E2DC" w:rsidR="001A5FAF" w:rsidRDefault="001A5FAF" w:rsidP="001A5FAF">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322D97EC" w14:textId="7329E278" w:rsidR="001A5FAF" w:rsidRDefault="001A5FAF" w:rsidP="001A5FAF">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t>REFERENCES</w:t>
      </w:r>
      <w:r w:rsidR="00B76B18">
        <w:rPr>
          <w:rStyle w:val="Enfasidelicata"/>
          <w:rFonts w:ascii="Bell MT" w:hAnsi="Bell MT"/>
          <w:sz w:val="44"/>
          <w:szCs w:val="44"/>
        </w:rPr>
        <w:br/>
      </w:r>
    </w:p>
    <w:p w14:paraId="097A75EA" w14:textId="77777777" w:rsidR="001A5FAF" w:rsidRPr="00923D58" w:rsidRDefault="001A5FAF" w:rsidP="00923D58">
      <w:pPr>
        <w:pStyle w:val="Paragrafoelenco"/>
        <w:spacing w:line="240" w:lineRule="auto"/>
        <w:ind w:left="360"/>
        <w:rPr>
          <w:rStyle w:val="Enfasidelicata"/>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775C1D" w:rsidRDefault="00775C1D">
      <w:pPr>
        <w:pStyle w:val="Testocommento"/>
      </w:pPr>
      <w:r>
        <w:rPr>
          <w:rStyle w:val="Rimandocommento"/>
        </w:rPr>
        <w:annotationRef/>
      </w:r>
      <w:r>
        <w:t xml:space="preserve">Job? Implementation seems like the wrong term to use too… </w:t>
      </w:r>
    </w:p>
  </w:comment>
  <w:comment w:id="518" w:author="Etion Pinari" w:date="2020-11-18T21:26:00Z" w:initials="EP">
    <w:p w14:paraId="731B2856" w14:textId="3400E75B" w:rsidR="00775C1D" w:rsidRDefault="00775C1D">
      <w:pPr>
        <w:pStyle w:val="Testocommento"/>
      </w:pPr>
      <w:r>
        <w:rPr>
          <w:rStyle w:val="Rimandocommento"/>
        </w:rPr>
        <w:annotationRef/>
      </w:r>
      <w:r>
        <w:t>To be defined</w:t>
      </w:r>
    </w:p>
  </w:comment>
  <w:comment w:id="547" w:author="Giorgio Romeo" w:date="2020-11-23T23:19:00Z" w:initials="GR">
    <w:p w14:paraId="11C1CFDA" w14:textId="3ADBC08A" w:rsidR="00775C1D" w:rsidRDefault="00775C1D">
      <w:pPr>
        <w:pStyle w:val="Testocommento"/>
      </w:pPr>
      <w:r>
        <w:rPr>
          <w:rStyle w:val="Rimandocommento"/>
        </w:rPr>
        <w:annotationRef/>
      </w:r>
      <w:r>
        <w:t>The system asks before the time or the supermarket?</w:t>
      </w:r>
      <w:r>
        <w:annotationRef/>
      </w:r>
    </w:p>
  </w:comment>
  <w:comment w:id="548" w:author="Etion Pinari" w:date="2020-12-01T19:50:00Z" w:initials="EP">
    <w:p w14:paraId="37402E43" w14:textId="0C4A4375" w:rsidR="00775C1D" w:rsidRDefault="00775C1D">
      <w:r>
        <w:t>Irrelevant, he can choose either way.</w:t>
      </w:r>
      <w:r>
        <w:annotationRef/>
      </w:r>
    </w:p>
  </w:comment>
  <w:comment w:id="549" w:author="Etion Pinari" w:date="2020-11-18T21:26:00Z" w:initials="EP">
    <w:p w14:paraId="66501ED4" w14:textId="57D074BC" w:rsidR="00775C1D" w:rsidRDefault="00775C1D">
      <w:pPr>
        <w:pStyle w:val="Testocommento"/>
      </w:pPr>
      <w:r>
        <w:rPr>
          <w:rStyle w:val="Rimandocommento"/>
        </w:rPr>
        <w:annotationRef/>
      </w:r>
      <w:r>
        <w:t>To be reworded</w:t>
      </w:r>
      <w:r>
        <w:annotationRef/>
      </w:r>
    </w:p>
  </w:comment>
  <w:comment w:id="550" w:author="Etion Pinari" w:date="2020-12-01T19:49:00Z" w:initials="EP">
    <w:p w14:paraId="2264F08C" w14:textId="3BCE8C87" w:rsidR="00775C1D" w:rsidRDefault="00775C1D">
      <w:r>
        <w:t>First definition is fine</w:t>
      </w:r>
      <w:r>
        <w:annotationRef/>
      </w:r>
    </w:p>
  </w:comment>
  <w:comment w:id="552" w:author="Giorgio Romeo" w:date="2020-11-20T12:06:00Z" w:initials="GR">
    <w:p w14:paraId="1EBD6F0D" w14:textId="35E0911E" w:rsidR="00775C1D" w:rsidRDefault="00775C1D">
      <w:pPr>
        <w:pStyle w:val="Testocommento"/>
      </w:pPr>
      <w:r>
        <w:rPr>
          <w:rStyle w:val="Rimandocommento"/>
        </w:rPr>
        <w:annotationRef/>
      </w:r>
      <w:r>
        <w:t>Maybe it is better to be more generic, e.g., devices.</w:t>
      </w:r>
    </w:p>
  </w:comment>
  <w:comment w:id="553" w:author="Etion Pinari" w:date="2020-12-01T19:50:00Z" w:initials="EP">
    <w:p w14:paraId="3E7309B9" w14:textId="5C08564F" w:rsidR="00775C1D" w:rsidRDefault="00775C1D">
      <w:r>
        <w:t>Agreed</w:t>
      </w:r>
      <w:r>
        <w:annotationRef/>
      </w:r>
    </w:p>
  </w:comment>
  <w:comment w:id="560" w:author="Giorgio Romeo" w:date="2020-11-20T12:20:00Z" w:initials="GR">
    <w:p w14:paraId="6E56230A" w14:textId="3E80FD88" w:rsidR="00775C1D" w:rsidRDefault="00775C1D">
      <w:pPr>
        <w:pStyle w:val="Testocommento"/>
      </w:pPr>
      <w:r>
        <w:rPr>
          <w:rStyle w:val="Rimandocommento"/>
        </w:rPr>
        <w:annotationRef/>
      </w:r>
      <w:r>
        <w:t>We could describe the case in which he pays in the automated machines and exits through the turnstiles</w:t>
      </w:r>
    </w:p>
  </w:comment>
  <w:comment w:id="564" w:author="Etion Pinari" w:date="2020-11-21T18:24:00Z" w:initials="EP">
    <w:p w14:paraId="25875F96" w14:textId="215EEE10" w:rsidR="00775C1D" w:rsidRPr="00886D10" w:rsidRDefault="00775C1D">
      <w:pPr>
        <w:pStyle w:val="Testocommento"/>
        <w:rPr>
          <w:lang w:val="en-US"/>
        </w:rPr>
      </w:pPr>
      <w:r>
        <w:rPr>
          <w:rStyle w:val="Rimandocommento"/>
        </w:rPr>
        <w:annotationRef/>
      </w:r>
      <w:r w:rsidRPr="00886D10">
        <w:rPr>
          <w:lang w:val="en-US"/>
        </w:rPr>
        <w:t>More? Less?</w:t>
      </w:r>
      <w:r>
        <w:annotationRef/>
      </w:r>
    </w:p>
  </w:comment>
  <w:comment w:id="970" w:author="Cristian Sbrolli" w:date="2020-11-26T21:18:00Z" w:initials="CS">
    <w:p w14:paraId="7A5571A4" w14:textId="2B2988EC" w:rsidR="00775C1D" w:rsidRDefault="00775C1D">
      <w:pPr>
        <w:pStyle w:val="Testocommento"/>
      </w:pPr>
      <w:r>
        <w:rPr>
          <w:rStyle w:val="Rimandocommento"/>
        </w:rPr>
        <w:annotationRef/>
      </w:r>
      <w:r>
        <w:t>Only ticket or book a visit too?</w:t>
      </w:r>
    </w:p>
  </w:comment>
  <w:comment w:id="984" w:author="Cristian Sbrolli" w:date="2020-11-26T21:49:00Z" w:initials="CS">
    <w:p w14:paraId="78126874" w14:textId="27E2263B" w:rsidR="00775C1D" w:rsidRDefault="00775C1D">
      <w:pPr>
        <w:pStyle w:val="Testocommento"/>
      </w:pPr>
      <w:r>
        <w:rPr>
          <w:rStyle w:val="Rimandocommento"/>
        </w:rPr>
        <w:annotationRef/>
      </w:r>
      <w:r>
        <w:t>Or some sort or VPN?</w:t>
      </w:r>
    </w:p>
  </w:comment>
  <w:comment w:id="1285" w:author="Giorgio Romeo" w:date="2020-12-01T08:46:00Z" w:initials="GR">
    <w:p w14:paraId="0B7F9EED" w14:textId="7E8399B7" w:rsidR="00775C1D" w:rsidRDefault="00775C1D">
      <w:pPr>
        <w:pStyle w:val="Testocommento"/>
      </w:pPr>
      <w:r>
        <w:rPr>
          <w:rStyle w:val="Rimandocommento"/>
        </w:rPr>
        <w:annotationRef/>
      </w:r>
      <w:r>
        <w:t>Migliorabile</w:t>
      </w:r>
    </w:p>
  </w:comment>
  <w:comment w:id="1445" w:author="Giorgio Romeo" w:date="2020-11-25T08:12:00Z" w:initials="GR">
    <w:p w14:paraId="06CBA02B" w14:textId="77777777" w:rsidR="00775C1D" w:rsidRDefault="00775C1D" w:rsidP="0012331D">
      <w:pPr>
        <w:pStyle w:val="Testocommento"/>
      </w:pPr>
      <w:r>
        <w:rPr>
          <w:rStyle w:val="Rimandocommento"/>
        </w:rPr>
        <w:annotationRef/>
      </w:r>
      <w:r>
        <w:t>It probably can be written better.</w:t>
      </w:r>
    </w:p>
  </w:comment>
  <w:comment w:id="1533" w:author="Giorgio Romeo" w:date="2020-12-01T09:00:00Z" w:initials="GR">
    <w:p w14:paraId="509D431A" w14:textId="5F129DF1" w:rsidR="00775C1D" w:rsidRDefault="00775C1D">
      <w:pPr>
        <w:pStyle w:val="Testocommento"/>
      </w:pPr>
      <w:r>
        <w:rPr>
          <w:rStyle w:val="Rimandocommento"/>
        </w:rPr>
        <w:annotationRef/>
      </w:r>
      <w:r>
        <w:t>Meglio non specificare?</w:t>
      </w:r>
    </w:p>
  </w:comment>
  <w:comment w:id="1543" w:author="Giorgio Romeo" w:date="2020-12-01T09:02:00Z" w:initials="GR">
    <w:p w14:paraId="567661B7" w14:textId="5ABAADE5" w:rsidR="00775C1D" w:rsidRDefault="00775C1D">
      <w:pPr>
        <w:pStyle w:val="Testocommento"/>
      </w:pPr>
      <w:r>
        <w:rPr>
          <w:rStyle w:val="Rimandocommento"/>
        </w:rPr>
        <w:annotationRef/>
      </w:r>
      <w:r>
        <w:t>Va bene?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7A5571A4" w15:done="0"/>
  <w15:commentEx w15:paraId="78126874" w15:done="1"/>
  <w15:commentEx w15:paraId="0B7F9EED" w15:done="0"/>
  <w15:commentEx w15:paraId="06CBA02B" w15:done="0"/>
  <w15:commentEx w15:paraId="509D431A" w15:done="0"/>
  <w15:commentEx w15:paraId="5676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8158" w16cex:dateUtc="2020-12-01T07:46:00Z"/>
  <w16cex:commentExtensible w16cex:durableId="237082B5" w16cex:dateUtc="2020-11-25T07:12:00Z"/>
  <w16cex:commentExtensible w16cex:durableId="237084C5" w16cex:dateUtc="2020-12-01T08:00:00Z"/>
  <w16cex:commentExtensible w16cex:durableId="23708539" w16cex:dateUtc="2020-12-01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A5571A4" w16cid:durableId="236A9A1A"/>
  <w16cid:commentId w16cid:paraId="78126874" w16cid:durableId="236AA164"/>
  <w16cid:commentId w16cid:paraId="0B7F9EED" w16cid:durableId="23708158"/>
  <w16cid:commentId w16cid:paraId="06CBA02B" w16cid:durableId="237082B5"/>
  <w16cid:commentId w16cid:paraId="509D431A" w16cid:durableId="237084C5"/>
  <w16cid:commentId w16cid:paraId="567661B7" w16cid:durableId="23708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DB2F8" w14:textId="77777777" w:rsidR="00DF2581" w:rsidRDefault="00DF2581" w:rsidP="00936631">
      <w:pPr>
        <w:spacing w:after="0" w:line="240" w:lineRule="auto"/>
      </w:pPr>
      <w:r>
        <w:separator/>
      </w:r>
    </w:p>
  </w:endnote>
  <w:endnote w:type="continuationSeparator" w:id="0">
    <w:p w14:paraId="5222EBAA" w14:textId="77777777" w:rsidR="00DF2581" w:rsidRDefault="00DF258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EA061" w14:textId="77777777" w:rsidR="00DF2581" w:rsidRDefault="00DF2581" w:rsidP="00936631">
      <w:pPr>
        <w:spacing w:after="0" w:line="240" w:lineRule="auto"/>
      </w:pPr>
      <w:r>
        <w:separator/>
      </w:r>
    </w:p>
  </w:footnote>
  <w:footnote w:type="continuationSeparator" w:id="0">
    <w:p w14:paraId="371DCA48" w14:textId="77777777" w:rsidR="00DF2581" w:rsidRDefault="00DF2581"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9"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1"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6"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0"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2"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3"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9"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0"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1"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4"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6"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47"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0"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2"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54"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5"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5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0"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61"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1"/>
  </w:num>
  <w:num w:numId="2">
    <w:abstractNumId w:val="29"/>
  </w:num>
  <w:num w:numId="3">
    <w:abstractNumId w:val="33"/>
  </w:num>
  <w:num w:numId="4">
    <w:abstractNumId w:val="44"/>
  </w:num>
  <w:num w:numId="5">
    <w:abstractNumId w:val="60"/>
  </w:num>
  <w:num w:numId="6">
    <w:abstractNumId w:val="19"/>
  </w:num>
  <w:num w:numId="7">
    <w:abstractNumId w:val="20"/>
  </w:num>
  <w:num w:numId="8">
    <w:abstractNumId w:val="22"/>
  </w:num>
  <w:num w:numId="9">
    <w:abstractNumId w:val="63"/>
  </w:num>
  <w:num w:numId="10">
    <w:abstractNumId w:val="58"/>
  </w:num>
  <w:num w:numId="11">
    <w:abstractNumId w:val="55"/>
  </w:num>
  <w:num w:numId="12">
    <w:abstractNumId w:val="38"/>
  </w:num>
  <w:num w:numId="13">
    <w:abstractNumId w:val="14"/>
  </w:num>
  <w:num w:numId="14">
    <w:abstractNumId w:val="51"/>
  </w:num>
  <w:num w:numId="15">
    <w:abstractNumId w:val="62"/>
  </w:num>
  <w:num w:numId="16">
    <w:abstractNumId w:val="41"/>
  </w:num>
  <w:num w:numId="17">
    <w:abstractNumId w:val="6"/>
  </w:num>
  <w:num w:numId="18">
    <w:abstractNumId w:val="50"/>
  </w:num>
  <w:num w:numId="19">
    <w:abstractNumId w:val="2"/>
  </w:num>
  <w:num w:numId="20">
    <w:abstractNumId w:val="56"/>
  </w:num>
  <w:num w:numId="21">
    <w:abstractNumId w:val="1"/>
  </w:num>
  <w:num w:numId="22">
    <w:abstractNumId w:val="61"/>
  </w:num>
  <w:num w:numId="23">
    <w:abstractNumId w:val="0"/>
  </w:num>
  <w:num w:numId="24">
    <w:abstractNumId w:val="40"/>
  </w:num>
  <w:num w:numId="25">
    <w:abstractNumId w:val="57"/>
  </w:num>
  <w:num w:numId="26">
    <w:abstractNumId w:val="53"/>
  </w:num>
  <w:num w:numId="27">
    <w:abstractNumId w:val="3"/>
  </w:num>
  <w:num w:numId="28">
    <w:abstractNumId w:val="18"/>
  </w:num>
  <w:num w:numId="29">
    <w:abstractNumId w:val="5"/>
  </w:num>
  <w:num w:numId="30">
    <w:abstractNumId w:val="49"/>
  </w:num>
  <w:num w:numId="31">
    <w:abstractNumId w:val="10"/>
  </w:num>
  <w:num w:numId="32">
    <w:abstractNumId w:val="13"/>
  </w:num>
  <w:num w:numId="33">
    <w:abstractNumId w:val="42"/>
  </w:num>
  <w:num w:numId="34">
    <w:abstractNumId w:val="35"/>
  </w:num>
  <w:num w:numId="35">
    <w:abstractNumId w:val="43"/>
  </w:num>
  <w:num w:numId="36">
    <w:abstractNumId w:val="4"/>
  </w:num>
  <w:num w:numId="37">
    <w:abstractNumId w:val="30"/>
  </w:num>
  <w:num w:numId="38">
    <w:abstractNumId w:val="37"/>
  </w:num>
  <w:num w:numId="39">
    <w:abstractNumId w:val="34"/>
  </w:num>
  <w:num w:numId="40">
    <w:abstractNumId w:val="45"/>
  </w:num>
  <w:num w:numId="41">
    <w:abstractNumId w:val="54"/>
  </w:num>
  <w:num w:numId="42">
    <w:abstractNumId w:val="39"/>
  </w:num>
  <w:num w:numId="43">
    <w:abstractNumId w:val="12"/>
  </w:num>
  <w:num w:numId="44">
    <w:abstractNumId w:val="47"/>
  </w:num>
  <w:num w:numId="45">
    <w:abstractNumId w:val="23"/>
  </w:num>
  <w:num w:numId="46">
    <w:abstractNumId w:val="26"/>
  </w:num>
  <w:num w:numId="47">
    <w:abstractNumId w:val="48"/>
  </w:num>
  <w:num w:numId="48">
    <w:abstractNumId w:val="36"/>
  </w:num>
  <w:num w:numId="49">
    <w:abstractNumId w:val="28"/>
  </w:num>
  <w:num w:numId="50">
    <w:abstractNumId w:val="11"/>
  </w:num>
  <w:num w:numId="51">
    <w:abstractNumId w:val="52"/>
  </w:num>
  <w:num w:numId="52">
    <w:abstractNumId w:val="17"/>
  </w:num>
  <w:num w:numId="53">
    <w:abstractNumId w:val="64"/>
  </w:num>
  <w:num w:numId="54">
    <w:abstractNumId w:val="27"/>
  </w:num>
  <w:num w:numId="55">
    <w:abstractNumId w:val="59"/>
  </w:num>
  <w:num w:numId="56">
    <w:abstractNumId w:val="8"/>
  </w:num>
  <w:num w:numId="57">
    <w:abstractNumId w:val="25"/>
  </w:num>
  <w:num w:numId="58">
    <w:abstractNumId w:val="31"/>
  </w:num>
  <w:num w:numId="59">
    <w:abstractNumId w:val="15"/>
  </w:num>
  <w:num w:numId="60">
    <w:abstractNumId w:val="32"/>
  </w:num>
  <w:num w:numId="61">
    <w:abstractNumId w:val="9"/>
  </w:num>
  <w:num w:numId="62">
    <w:abstractNumId w:val="16"/>
  </w:num>
  <w:num w:numId="63">
    <w:abstractNumId w:val="46"/>
  </w:num>
  <w:num w:numId="64">
    <w:abstractNumId w:val="7"/>
  </w:num>
  <w:num w:numId="65">
    <w:abstractNumId w:val="24"/>
  </w:num>
  <w:num w:numId="6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46B80"/>
    <w:rsid w:val="00060634"/>
    <w:rsid w:val="00061068"/>
    <w:rsid w:val="0008156E"/>
    <w:rsid w:val="000A44A8"/>
    <w:rsid w:val="000A507B"/>
    <w:rsid w:val="000A567F"/>
    <w:rsid w:val="000C0004"/>
    <w:rsid w:val="000C5592"/>
    <w:rsid w:val="000C73CA"/>
    <w:rsid w:val="000E3457"/>
    <w:rsid w:val="000E3BCC"/>
    <w:rsid w:val="00101732"/>
    <w:rsid w:val="001053E4"/>
    <w:rsid w:val="00107C29"/>
    <w:rsid w:val="00111780"/>
    <w:rsid w:val="001118E3"/>
    <w:rsid w:val="00113680"/>
    <w:rsid w:val="00115808"/>
    <w:rsid w:val="0012126E"/>
    <w:rsid w:val="0012331D"/>
    <w:rsid w:val="001319A8"/>
    <w:rsid w:val="00132955"/>
    <w:rsid w:val="00136588"/>
    <w:rsid w:val="0015313C"/>
    <w:rsid w:val="001624D2"/>
    <w:rsid w:val="0017272D"/>
    <w:rsid w:val="001826E7"/>
    <w:rsid w:val="00195ED0"/>
    <w:rsid w:val="001A3C22"/>
    <w:rsid w:val="001A5FAF"/>
    <w:rsid w:val="001C2511"/>
    <w:rsid w:val="001C54E3"/>
    <w:rsid w:val="001D427E"/>
    <w:rsid w:val="001D5207"/>
    <w:rsid w:val="001D5F33"/>
    <w:rsid w:val="001F6074"/>
    <w:rsid w:val="00200B73"/>
    <w:rsid w:val="002040D5"/>
    <w:rsid w:val="0020562C"/>
    <w:rsid w:val="00222115"/>
    <w:rsid w:val="002560C6"/>
    <w:rsid w:val="0026233F"/>
    <w:rsid w:val="002758CE"/>
    <w:rsid w:val="00277110"/>
    <w:rsid w:val="00286382"/>
    <w:rsid w:val="00290739"/>
    <w:rsid w:val="0029608F"/>
    <w:rsid w:val="002A1123"/>
    <w:rsid w:val="002A7197"/>
    <w:rsid w:val="002C6D67"/>
    <w:rsid w:val="002C7473"/>
    <w:rsid w:val="002D330A"/>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5205B"/>
    <w:rsid w:val="004539B3"/>
    <w:rsid w:val="00480E0D"/>
    <w:rsid w:val="004909D9"/>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0933"/>
    <w:rsid w:val="005B16B3"/>
    <w:rsid w:val="005C0908"/>
    <w:rsid w:val="005C188C"/>
    <w:rsid w:val="005C5E36"/>
    <w:rsid w:val="005D4865"/>
    <w:rsid w:val="006332A6"/>
    <w:rsid w:val="00634F51"/>
    <w:rsid w:val="00662ED3"/>
    <w:rsid w:val="00664977"/>
    <w:rsid w:val="006719AB"/>
    <w:rsid w:val="00684D5E"/>
    <w:rsid w:val="0068636E"/>
    <w:rsid w:val="006952C9"/>
    <w:rsid w:val="006A4109"/>
    <w:rsid w:val="006B446F"/>
    <w:rsid w:val="006B5465"/>
    <w:rsid w:val="006C6F3F"/>
    <w:rsid w:val="006D2BE9"/>
    <w:rsid w:val="006D5A98"/>
    <w:rsid w:val="00701CE5"/>
    <w:rsid w:val="00706224"/>
    <w:rsid w:val="00726F4C"/>
    <w:rsid w:val="0073253C"/>
    <w:rsid w:val="0076201B"/>
    <w:rsid w:val="007647F9"/>
    <w:rsid w:val="00766636"/>
    <w:rsid w:val="00775C1D"/>
    <w:rsid w:val="007B1FE7"/>
    <w:rsid w:val="007C4130"/>
    <w:rsid w:val="007C5236"/>
    <w:rsid w:val="007C71D7"/>
    <w:rsid w:val="007D7DB4"/>
    <w:rsid w:val="007F288E"/>
    <w:rsid w:val="008009D1"/>
    <w:rsid w:val="00806886"/>
    <w:rsid w:val="0081493E"/>
    <w:rsid w:val="00827931"/>
    <w:rsid w:val="00835339"/>
    <w:rsid w:val="00835705"/>
    <w:rsid w:val="0084516D"/>
    <w:rsid w:val="00846049"/>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81513"/>
    <w:rsid w:val="00992B7C"/>
    <w:rsid w:val="009961E2"/>
    <w:rsid w:val="00996610"/>
    <w:rsid w:val="009967D5"/>
    <w:rsid w:val="00997693"/>
    <w:rsid w:val="009C361D"/>
    <w:rsid w:val="009D004F"/>
    <w:rsid w:val="009D5178"/>
    <w:rsid w:val="009F3C83"/>
    <w:rsid w:val="009F4C2B"/>
    <w:rsid w:val="00A2714B"/>
    <w:rsid w:val="00A63558"/>
    <w:rsid w:val="00A811EC"/>
    <w:rsid w:val="00A8478A"/>
    <w:rsid w:val="00A97E28"/>
    <w:rsid w:val="00AB06D6"/>
    <w:rsid w:val="00AD455C"/>
    <w:rsid w:val="00AD5273"/>
    <w:rsid w:val="00AE0093"/>
    <w:rsid w:val="00B0071C"/>
    <w:rsid w:val="00B25FA1"/>
    <w:rsid w:val="00B36225"/>
    <w:rsid w:val="00B43D73"/>
    <w:rsid w:val="00B45AC3"/>
    <w:rsid w:val="00B52A5F"/>
    <w:rsid w:val="00B63660"/>
    <w:rsid w:val="00B6387C"/>
    <w:rsid w:val="00B70FCF"/>
    <w:rsid w:val="00B76B18"/>
    <w:rsid w:val="00B83466"/>
    <w:rsid w:val="00B920D4"/>
    <w:rsid w:val="00B94B8F"/>
    <w:rsid w:val="00BA0C74"/>
    <w:rsid w:val="00BB10B8"/>
    <w:rsid w:val="00BC1A62"/>
    <w:rsid w:val="00BC5397"/>
    <w:rsid w:val="00BD50E7"/>
    <w:rsid w:val="00C028CD"/>
    <w:rsid w:val="00C03833"/>
    <w:rsid w:val="00C208EB"/>
    <w:rsid w:val="00C20BFD"/>
    <w:rsid w:val="00C26CA6"/>
    <w:rsid w:val="00C46FED"/>
    <w:rsid w:val="00C53971"/>
    <w:rsid w:val="00C56AFB"/>
    <w:rsid w:val="00C60896"/>
    <w:rsid w:val="00C65B56"/>
    <w:rsid w:val="00C86724"/>
    <w:rsid w:val="00C92CBF"/>
    <w:rsid w:val="00C93545"/>
    <w:rsid w:val="00CB5C26"/>
    <w:rsid w:val="00CC06C6"/>
    <w:rsid w:val="00CC2534"/>
    <w:rsid w:val="00CD0656"/>
    <w:rsid w:val="00CF1279"/>
    <w:rsid w:val="00D152F5"/>
    <w:rsid w:val="00D302C7"/>
    <w:rsid w:val="00D61FE5"/>
    <w:rsid w:val="00D63385"/>
    <w:rsid w:val="00D64D7E"/>
    <w:rsid w:val="00D7758F"/>
    <w:rsid w:val="00DB57FD"/>
    <w:rsid w:val="00DC5D58"/>
    <w:rsid w:val="00DC6DF0"/>
    <w:rsid w:val="00DD33A8"/>
    <w:rsid w:val="00DF2581"/>
    <w:rsid w:val="00DF3309"/>
    <w:rsid w:val="00E23EC8"/>
    <w:rsid w:val="00E27365"/>
    <w:rsid w:val="00E36D1F"/>
    <w:rsid w:val="00E44E1C"/>
    <w:rsid w:val="00E5360E"/>
    <w:rsid w:val="00E559C0"/>
    <w:rsid w:val="00E71D0B"/>
    <w:rsid w:val="00E75F51"/>
    <w:rsid w:val="00EE658A"/>
    <w:rsid w:val="00EF1EC8"/>
    <w:rsid w:val="00F057DC"/>
    <w:rsid w:val="00F077B0"/>
    <w:rsid w:val="00F120B0"/>
    <w:rsid w:val="00F21F3F"/>
    <w:rsid w:val="00F7002D"/>
    <w:rsid w:val="00F877BD"/>
    <w:rsid w:val="00F95DA5"/>
    <w:rsid w:val="00FB16C1"/>
    <w:rsid w:val="00FD69AF"/>
    <w:rsid w:val="00FD6EF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4760</Words>
  <Characters>27137</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12</cp:revision>
  <cp:lastPrinted>2020-12-01T08:01:00Z</cp:lastPrinted>
  <dcterms:created xsi:type="dcterms:W3CDTF">2020-12-01T23:49:00Z</dcterms:created>
  <dcterms:modified xsi:type="dcterms:W3CDTF">2020-12-01T23:56:00Z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