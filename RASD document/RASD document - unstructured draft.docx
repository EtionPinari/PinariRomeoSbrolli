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C0343C" w:rsidRDefault="003B3203">
      <w:pPr>
        <w:pStyle w:val="Sottotitolo"/>
        <w:jc w:val="center"/>
        <w:rPr>
          <w:ins w:id="0" w:author="Etion Pinari" w:date="2020-12-12T13:33:00Z"/>
          <w:i/>
          <w:iCs/>
          <w:rPrChange w:id="1" w:author="Etion Pinari" w:date="2020-12-12T13:43:00Z">
            <w:rPr>
              <w:ins w:id="2" w:author="Etion Pinari" w:date="2020-12-12T13:33:00Z"/>
            </w:rPr>
          </w:rPrChange>
        </w:rPr>
        <w:pPrChange w:id="3" w:author="Etion Pinari" w:date="2020-12-12T13:33:00Z">
          <w:pPr>
            <w:ind w:left="360" w:hanging="360"/>
          </w:pPr>
        </w:pPrChange>
      </w:pPr>
      <w:ins w:id="4" w:author="Etion Pinari" w:date="2020-12-12T13:33:00Z">
        <w:r w:rsidRPr="00C0343C">
          <w:rPr>
            <w:rFonts w:ascii="Bell MT" w:hAnsi="Bell MT"/>
            <w:i/>
            <w:iCs/>
            <w:rPrChange w:id="5" w:author="Etion Pinari" w:date="2020-12-12T13:43:00Z">
              <w:rPr/>
            </w:rPrChange>
          </w:rPr>
          <w:t>Table of contents</w:t>
        </w:r>
      </w:ins>
    </w:p>
    <w:p w14:paraId="728ACF83" w14:textId="5CA8FE52" w:rsidR="00173E72" w:rsidRDefault="00173E72">
      <w:pPr>
        <w:pStyle w:val="Paragrafoelenco"/>
        <w:numPr>
          <w:ilvl w:val="0"/>
          <w:numId w:val="105"/>
        </w:numPr>
        <w:rPr>
          <w:ins w:id="6" w:author="Etion Pinari" w:date="2020-12-12T13:22:00Z"/>
        </w:rPr>
        <w:pPrChange w:id="7" w:author="Etion Pinari" w:date="2020-12-12T13:28:00Z">
          <w:pPr/>
        </w:pPrChange>
      </w:pPr>
      <w:ins w:id="8" w:author="Etion Pinari" w:date="2020-12-12T13:22:00Z">
        <w:r>
          <w:t>INTRODUCTION</w:t>
        </w:r>
      </w:ins>
      <w:ins w:id="9" w:author="Etion Pinari" w:date="2020-12-12T13:25:00Z">
        <w:r w:rsidR="003B3203">
          <w:tab/>
        </w:r>
        <w:r w:rsidR="003B3203">
          <w:tab/>
        </w:r>
        <w:r w:rsidR="003B3203">
          <w:tab/>
        </w:r>
        <w:r w:rsidR="003B3203">
          <w:tab/>
        </w:r>
        <w:r w:rsidR="003B3203">
          <w:tab/>
        </w:r>
        <w:r w:rsidR="003B3203">
          <w:tab/>
        </w:r>
        <w:r w:rsidR="003B3203">
          <w:tab/>
        </w:r>
        <w:r w:rsidR="003B3203">
          <w:tab/>
        </w:r>
        <w:r w:rsidR="003B3203">
          <w:tab/>
        </w:r>
        <w:r w:rsidR="003B3203">
          <w:tab/>
        </w:r>
      </w:ins>
      <w:ins w:id="10" w:author="Etion Pinari" w:date="2020-12-12T13:30:00Z">
        <w:r w:rsidR="003B3203">
          <w:t>pg</w:t>
        </w:r>
      </w:ins>
      <w:ins w:id="11" w:author="Etion Pinari" w:date="2020-12-12T13:25:00Z">
        <w:r w:rsidR="003B3203">
          <w:t>.</w:t>
        </w:r>
      </w:ins>
      <w:ins w:id="12" w:author="Etion Pinari" w:date="2020-12-12T13:24:00Z">
        <w:r>
          <w:t>2</w:t>
        </w:r>
      </w:ins>
    </w:p>
    <w:p w14:paraId="26BE7876" w14:textId="297AF091" w:rsidR="00173E72" w:rsidRDefault="00173E72">
      <w:pPr>
        <w:pStyle w:val="Paragrafoelenco"/>
        <w:numPr>
          <w:ilvl w:val="1"/>
          <w:numId w:val="105"/>
        </w:numPr>
        <w:rPr>
          <w:ins w:id="13" w:author="Etion Pinari" w:date="2020-12-12T13:22:00Z"/>
        </w:rPr>
        <w:pPrChange w:id="14" w:author="Etion Pinari" w:date="2020-12-12T13:28:00Z">
          <w:pPr/>
        </w:pPrChange>
      </w:pPr>
      <w:ins w:id="15" w:author="Etion Pinari" w:date="2020-12-12T13:22:00Z">
        <w:r>
          <w:t>Purpose</w:t>
        </w:r>
      </w:ins>
      <w:ins w:id="16" w:author="Etion Pinari" w:date="2020-12-12T13:25:00Z">
        <w:r w:rsidR="003B3203">
          <w:tab/>
        </w:r>
        <w:r w:rsidR="003B3203">
          <w:tab/>
        </w:r>
        <w:r w:rsidR="003B3203">
          <w:tab/>
        </w:r>
        <w:r w:rsidR="003B3203">
          <w:tab/>
        </w:r>
        <w:r w:rsidR="003B3203">
          <w:tab/>
        </w:r>
      </w:ins>
      <w:ins w:id="17" w:author="Etion Pinari" w:date="2020-12-12T13:30:00Z">
        <w:r w:rsidR="003B3203">
          <w:tab/>
        </w:r>
        <w:r w:rsidR="003B3203">
          <w:tab/>
        </w:r>
        <w:r w:rsidR="003B3203">
          <w:tab/>
        </w:r>
        <w:r w:rsidR="003B3203">
          <w:tab/>
        </w:r>
        <w:r w:rsidR="003B3203">
          <w:tab/>
        </w:r>
        <w:r w:rsidR="003B3203">
          <w:tab/>
          <w:t>pg</w:t>
        </w:r>
      </w:ins>
      <w:ins w:id="18" w:author="Etion Pinari" w:date="2020-12-12T13:25:00Z">
        <w:r w:rsidR="003B3203">
          <w:t>.</w:t>
        </w:r>
      </w:ins>
      <w:ins w:id="19" w:author="Etion Pinari" w:date="2020-12-12T13:30:00Z">
        <w:r w:rsidR="003B3203">
          <w:t>2</w:t>
        </w:r>
      </w:ins>
    </w:p>
    <w:p w14:paraId="0BED5B76" w14:textId="67D9D4D7" w:rsidR="00173E72" w:rsidRDefault="00173E72">
      <w:pPr>
        <w:pStyle w:val="Paragrafoelenco"/>
        <w:numPr>
          <w:ilvl w:val="1"/>
          <w:numId w:val="105"/>
        </w:numPr>
        <w:rPr>
          <w:ins w:id="20" w:author="Etion Pinari" w:date="2020-12-12T13:22:00Z"/>
        </w:rPr>
        <w:pPrChange w:id="21" w:author="Etion Pinari" w:date="2020-12-12T13:28:00Z">
          <w:pPr/>
        </w:pPrChange>
      </w:pPr>
      <w:ins w:id="22" w:author="Etion Pinari" w:date="2020-12-12T13:22:00Z">
        <w:r>
          <w:t>Scope</w:t>
        </w:r>
      </w:ins>
      <w:ins w:id="23" w:author="Etion Pinari" w:date="2020-12-12T13:30:00Z">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w:t>
        </w:r>
      </w:ins>
      <w:ins w:id="24" w:author="Etion Pinari" w:date="2020-12-12T13:31:00Z">
        <w:r w:rsidR="003B3203">
          <w:t>4</w:t>
        </w:r>
      </w:ins>
    </w:p>
    <w:p w14:paraId="75AB551B" w14:textId="093AB70D" w:rsidR="00173E72" w:rsidRDefault="00173E72">
      <w:pPr>
        <w:pStyle w:val="Paragrafoelenco"/>
        <w:numPr>
          <w:ilvl w:val="1"/>
          <w:numId w:val="105"/>
        </w:numPr>
        <w:rPr>
          <w:ins w:id="25" w:author="Etion Pinari" w:date="2020-12-12T13:22:00Z"/>
        </w:rPr>
        <w:pPrChange w:id="26" w:author="Etion Pinari" w:date="2020-12-12T13:28:00Z">
          <w:pPr/>
        </w:pPrChange>
      </w:pPr>
      <w:ins w:id="27" w:author="Etion Pinari" w:date="2020-12-12T13:22:00Z">
        <w:r>
          <w:t xml:space="preserve">Definitions, Acronyms, Abbreviations </w:t>
        </w:r>
      </w:ins>
      <w:ins w:id="28" w:author="Etion Pinari" w:date="2020-12-12T13:31:00Z">
        <w:r w:rsidR="003B3203">
          <w:tab/>
        </w:r>
        <w:r w:rsidR="003B3203">
          <w:tab/>
        </w:r>
        <w:r w:rsidR="003B3203">
          <w:tab/>
        </w:r>
        <w:r w:rsidR="003B3203">
          <w:tab/>
        </w:r>
        <w:r w:rsidR="003B3203">
          <w:tab/>
        </w:r>
        <w:r w:rsidR="003B3203">
          <w:tab/>
        </w:r>
        <w:r w:rsidR="003B3203">
          <w:tab/>
          <w:t>pg.5</w:t>
        </w:r>
      </w:ins>
    </w:p>
    <w:p w14:paraId="409E8841" w14:textId="01BEE8E1" w:rsidR="00173E72" w:rsidRDefault="00173E72">
      <w:pPr>
        <w:pStyle w:val="Paragrafoelenco"/>
        <w:numPr>
          <w:ilvl w:val="1"/>
          <w:numId w:val="105"/>
        </w:numPr>
        <w:rPr>
          <w:ins w:id="29" w:author="Etion Pinari" w:date="2020-12-12T13:22:00Z"/>
        </w:rPr>
        <w:pPrChange w:id="30" w:author="Etion Pinari" w:date="2020-12-12T13:28:00Z">
          <w:pPr/>
        </w:pPrChange>
      </w:pPr>
      <w:ins w:id="31" w:author="Etion Pinari" w:date="2020-12-12T13:22:00Z">
        <w:r>
          <w:t xml:space="preserve">Revision history </w:t>
        </w:r>
      </w:ins>
      <w:ins w:id="32" w:author="Etion Pinari" w:date="2020-12-12T13:31:00Z">
        <w:r w:rsidR="003B3203">
          <w:tab/>
        </w:r>
        <w:r w:rsidR="003B3203">
          <w:tab/>
        </w:r>
        <w:r w:rsidR="003B3203">
          <w:tab/>
        </w:r>
        <w:r w:rsidR="003B3203">
          <w:tab/>
        </w:r>
        <w:r w:rsidR="003B3203">
          <w:tab/>
        </w:r>
        <w:r w:rsidR="003B3203">
          <w:tab/>
        </w:r>
        <w:r w:rsidR="003B3203">
          <w:tab/>
        </w:r>
        <w:r w:rsidR="003B3203">
          <w:tab/>
        </w:r>
        <w:r w:rsidR="003B3203">
          <w:tab/>
        </w:r>
        <w:r w:rsidR="003B3203">
          <w:tab/>
          <w:t>pg.6</w:t>
        </w:r>
      </w:ins>
    </w:p>
    <w:p w14:paraId="7D66B2D6" w14:textId="006C3AD2" w:rsidR="00173E72" w:rsidRDefault="00173E72">
      <w:pPr>
        <w:pStyle w:val="Paragrafoelenco"/>
        <w:numPr>
          <w:ilvl w:val="1"/>
          <w:numId w:val="105"/>
        </w:numPr>
        <w:rPr>
          <w:ins w:id="33" w:author="Etion Pinari" w:date="2020-12-12T13:22:00Z"/>
        </w:rPr>
        <w:pPrChange w:id="34" w:author="Etion Pinari" w:date="2020-12-12T13:28:00Z">
          <w:pPr/>
        </w:pPrChange>
      </w:pPr>
      <w:ins w:id="35" w:author="Etion Pinari" w:date="2020-12-12T13:22:00Z">
        <w:r>
          <w:t xml:space="preserve">Reference Documents </w:t>
        </w:r>
      </w:ins>
      <w:ins w:id="36" w:author="Etion Pinari" w:date="2020-12-12T13:31:00Z">
        <w:r w:rsidR="003B3203">
          <w:tab/>
        </w:r>
        <w:r w:rsidR="003B3203">
          <w:tab/>
        </w:r>
        <w:r w:rsidR="003B3203">
          <w:tab/>
        </w:r>
        <w:r w:rsidR="003B3203">
          <w:tab/>
        </w:r>
        <w:r w:rsidR="003B3203">
          <w:tab/>
        </w:r>
        <w:r w:rsidR="003B3203">
          <w:tab/>
        </w:r>
        <w:r w:rsidR="003B3203">
          <w:tab/>
        </w:r>
        <w:r w:rsidR="003B3203">
          <w:tab/>
        </w:r>
        <w:r w:rsidR="003B3203">
          <w:tab/>
          <w:t>pg.6</w:t>
        </w:r>
      </w:ins>
    </w:p>
    <w:p w14:paraId="3E059CF9" w14:textId="5326CD6D" w:rsidR="00173E72" w:rsidRDefault="00173E72">
      <w:pPr>
        <w:pStyle w:val="Paragrafoelenco"/>
        <w:numPr>
          <w:ilvl w:val="0"/>
          <w:numId w:val="105"/>
        </w:numPr>
        <w:rPr>
          <w:ins w:id="37" w:author="Etion Pinari" w:date="2020-12-12T13:22:00Z"/>
        </w:rPr>
        <w:pPrChange w:id="38" w:author="Etion Pinari" w:date="2020-12-12T13:28:00Z">
          <w:pPr/>
        </w:pPrChange>
      </w:pPr>
      <w:ins w:id="39" w:author="Etion Pinari" w:date="2020-12-12T13:22:00Z">
        <w:r>
          <w:t xml:space="preserve">OVERALL DESCRIPTION </w:t>
        </w:r>
      </w:ins>
      <w:ins w:id="40" w:author="Etion Pinari" w:date="2020-12-12T13:31:00Z">
        <w:r w:rsidR="003B3203">
          <w:tab/>
        </w:r>
        <w:r w:rsidR="003B3203">
          <w:tab/>
        </w:r>
        <w:r w:rsidR="003B3203">
          <w:tab/>
        </w:r>
        <w:r w:rsidR="003B3203">
          <w:tab/>
        </w:r>
        <w:r w:rsidR="003B3203">
          <w:tab/>
        </w:r>
        <w:r w:rsidR="003B3203">
          <w:tab/>
        </w:r>
        <w:r w:rsidR="003B3203">
          <w:tab/>
        </w:r>
        <w:r w:rsidR="003B3203">
          <w:tab/>
        </w:r>
        <w:r w:rsidR="003B3203">
          <w:tab/>
          <w:t>pg.7</w:t>
        </w:r>
      </w:ins>
    </w:p>
    <w:p w14:paraId="2B3A7B19" w14:textId="701998E7" w:rsidR="00173E72" w:rsidRDefault="00173E72">
      <w:pPr>
        <w:pStyle w:val="Paragrafoelenco"/>
        <w:numPr>
          <w:ilvl w:val="1"/>
          <w:numId w:val="105"/>
        </w:numPr>
        <w:rPr>
          <w:ins w:id="41" w:author="Etion Pinari" w:date="2020-12-12T13:22:00Z"/>
        </w:rPr>
        <w:pPrChange w:id="42" w:author="Etion Pinari" w:date="2020-12-12T13:28:00Z">
          <w:pPr/>
        </w:pPrChange>
      </w:pPr>
      <w:ins w:id="43" w:author="Etion Pinari" w:date="2020-12-12T13:22:00Z">
        <w:r>
          <w:t xml:space="preserve">Product perspective </w:t>
        </w:r>
      </w:ins>
      <w:ins w:id="44" w:author="Etion Pinari" w:date="2020-12-12T13:32:00Z">
        <w:r w:rsidR="003B3203">
          <w:tab/>
        </w:r>
        <w:r w:rsidR="003B3203">
          <w:tab/>
        </w:r>
        <w:r w:rsidR="003B3203">
          <w:tab/>
        </w:r>
        <w:r w:rsidR="003B3203">
          <w:tab/>
        </w:r>
        <w:r w:rsidR="003B3203">
          <w:tab/>
        </w:r>
        <w:r w:rsidR="003B3203">
          <w:tab/>
        </w:r>
        <w:r w:rsidR="003B3203">
          <w:tab/>
        </w:r>
        <w:r w:rsidR="003B3203">
          <w:tab/>
        </w:r>
        <w:r w:rsidR="003B3203">
          <w:tab/>
          <w:t>pg.7</w:t>
        </w:r>
      </w:ins>
    </w:p>
    <w:p w14:paraId="48F140DF" w14:textId="3F45B45E" w:rsidR="00173E72" w:rsidRDefault="00173E72">
      <w:pPr>
        <w:pStyle w:val="Paragrafoelenco"/>
        <w:numPr>
          <w:ilvl w:val="1"/>
          <w:numId w:val="105"/>
        </w:numPr>
        <w:rPr>
          <w:ins w:id="45" w:author="Etion Pinari" w:date="2020-12-12T13:22:00Z"/>
        </w:rPr>
        <w:pPrChange w:id="46" w:author="Etion Pinari" w:date="2020-12-12T13:28:00Z">
          <w:pPr/>
        </w:pPrChange>
      </w:pPr>
      <w:ins w:id="47" w:author="Etion Pinari" w:date="2020-12-12T13:22:00Z">
        <w:r>
          <w:t>Product functions</w:t>
        </w:r>
      </w:ins>
      <w:ins w:id="48" w:author="Etion Pinari" w:date="2020-12-12T13:32:00Z">
        <w:r w:rsidR="003B3203">
          <w:tab/>
        </w:r>
        <w:r w:rsidR="003B3203">
          <w:tab/>
        </w:r>
        <w:r w:rsidR="003B3203">
          <w:tab/>
        </w:r>
        <w:r w:rsidR="003B3203">
          <w:tab/>
        </w:r>
        <w:r w:rsidR="003B3203">
          <w:tab/>
        </w:r>
        <w:r w:rsidR="003B3203">
          <w:tab/>
        </w:r>
        <w:r w:rsidR="003B3203">
          <w:tab/>
        </w:r>
        <w:r w:rsidR="003B3203">
          <w:tab/>
        </w:r>
        <w:r w:rsidR="003B3203">
          <w:tab/>
        </w:r>
        <w:r w:rsidR="003B3203">
          <w:tab/>
          <w:t>pg.11</w:t>
        </w:r>
      </w:ins>
    </w:p>
    <w:p w14:paraId="7CD05911" w14:textId="26FB1553" w:rsidR="00173E72" w:rsidRDefault="00173E72">
      <w:pPr>
        <w:pStyle w:val="Paragrafoelenco"/>
        <w:numPr>
          <w:ilvl w:val="1"/>
          <w:numId w:val="105"/>
        </w:numPr>
        <w:rPr>
          <w:ins w:id="49" w:author="Etion Pinari" w:date="2020-12-12T13:22:00Z"/>
        </w:rPr>
        <w:pPrChange w:id="50" w:author="Etion Pinari" w:date="2020-12-12T13:28:00Z">
          <w:pPr/>
        </w:pPrChange>
      </w:pPr>
      <w:ins w:id="51" w:author="Etion Pinari" w:date="2020-12-12T13:22:00Z">
        <w:r>
          <w:t>User characteristics</w:t>
        </w:r>
      </w:ins>
      <w:ins w:id="52" w:author="Etion Pinari" w:date="2020-12-12T13:32:00Z">
        <w:r w:rsidR="003B3203">
          <w:tab/>
        </w:r>
        <w:r w:rsidR="003B3203">
          <w:tab/>
        </w:r>
        <w:r w:rsidR="003B3203">
          <w:tab/>
        </w:r>
        <w:r w:rsidR="003B3203">
          <w:tab/>
        </w:r>
        <w:r w:rsidR="003B3203">
          <w:tab/>
        </w:r>
        <w:r w:rsidR="003B3203">
          <w:tab/>
        </w:r>
        <w:r w:rsidR="003B3203">
          <w:tab/>
        </w:r>
        <w:r w:rsidR="003B3203">
          <w:tab/>
        </w:r>
        <w:r w:rsidR="003B3203">
          <w:tab/>
          <w:t>pg.12</w:t>
        </w:r>
      </w:ins>
    </w:p>
    <w:p w14:paraId="781BC93D" w14:textId="50F2B7FC" w:rsidR="00173E72" w:rsidRDefault="00173E72">
      <w:pPr>
        <w:pStyle w:val="Paragrafoelenco"/>
        <w:numPr>
          <w:ilvl w:val="1"/>
          <w:numId w:val="105"/>
        </w:numPr>
        <w:rPr>
          <w:ins w:id="53" w:author="Etion Pinari" w:date="2020-12-12T13:22:00Z"/>
        </w:rPr>
        <w:pPrChange w:id="54" w:author="Etion Pinari" w:date="2020-12-12T13:28:00Z">
          <w:pPr/>
        </w:pPrChange>
      </w:pPr>
      <w:ins w:id="55" w:author="Etion Pinari" w:date="2020-12-12T13:22:00Z">
        <w:r>
          <w:t xml:space="preserve">Assumptions, </w:t>
        </w:r>
        <w:proofErr w:type="gramStart"/>
        <w:r>
          <w:t>dependencies</w:t>
        </w:r>
        <w:proofErr w:type="gramEnd"/>
        <w:r>
          <w:t xml:space="preserve"> and constraints </w:t>
        </w:r>
      </w:ins>
      <w:ins w:id="56" w:author="Etion Pinari" w:date="2020-12-12T13:33:00Z">
        <w:r w:rsidR="003B3203">
          <w:tab/>
        </w:r>
        <w:r w:rsidR="003B3203">
          <w:tab/>
        </w:r>
        <w:r w:rsidR="003B3203">
          <w:tab/>
        </w:r>
        <w:r w:rsidR="003B3203">
          <w:tab/>
        </w:r>
        <w:r w:rsidR="003B3203">
          <w:tab/>
        </w:r>
        <w:r w:rsidR="003B3203">
          <w:tab/>
          <w:t>pg.13</w:t>
        </w:r>
      </w:ins>
    </w:p>
    <w:p w14:paraId="03438B81" w14:textId="7C0D6FF4" w:rsidR="00173E72" w:rsidRDefault="00173E72">
      <w:pPr>
        <w:pStyle w:val="Paragrafoelenco"/>
        <w:numPr>
          <w:ilvl w:val="0"/>
          <w:numId w:val="105"/>
        </w:numPr>
        <w:rPr>
          <w:ins w:id="57" w:author="Etion Pinari" w:date="2020-12-12T13:22:00Z"/>
        </w:rPr>
        <w:pPrChange w:id="58" w:author="Etion Pinari" w:date="2020-12-12T13:28:00Z">
          <w:pPr/>
        </w:pPrChange>
      </w:pPr>
      <w:ins w:id="59" w:author="Etion Pinari" w:date="2020-12-12T13:22:00Z">
        <w:r>
          <w:t xml:space="preserve">SPECIFIC REQUIREMENTS: </w:t>
        </w:r>
      </w:ins>
      <w:ins w:id="60" w:author="Etion Pinari" w:date="2020-12-12T13:33:00Z">
        <w:r w:rsidR="003B3203">
          <w:tab/>
        </w:r>
        <w:r w:rsidR="003B3203">
          <w:tab/>
        </w:r>
        <w:r w:rsidR="003B3203">
          <w:tab/>
        </w:r>
        <w:r w:rsidR="003B3203">
          <w:tab/>
        </w:r>
        <w:r w:rsidR="003B3203">
          <w:tab/>
        </w:r>
        <w:r w:rsidR="003B3203">
          <w:tab/>
        </w:r>
        <w:r w:rsidR="003B3203">
          <w:tab/>
        </w:r>
        <w:r w:rsidR="003B3203">
          <w:tab/>
        </w:r>
        <w:r w:rsidR="003B3203">
          <w:tab/>
          <w:t>pg.</w:t>
        </w:r>
      </w:ins>
      <w:ins w:id="61" w:author="Etion Pinari" w:date="2020-12-12T13:34:00Z">
        <w:r w:rsidR="003B3203">
          <w:t>14</w:t>
        </w:r>
      </w:ins>
    </w:p>
    <w:p w14:paraId="5A997A82" w14:textId="22BFAA3A" w:rsidR="00173E72" w:rsidRDefault="00173E72">
      <w:pPr>
        <w:pStyle w:val="Paragrafoelenco"/>
        <w:numPr>
          <w:ilvl w:val="1"/>
          <w:numId w:val="105"/>
        </w:numPr>
        <w:rPr>
          <w:ins w:id="62" w:author="Etion Pinari" w:date="2020-12-12T13:22:00Z"/>
        </w:rPr>
        <w:pPrChange w:id="63" w:author="Etion Pinari" w:date="2020-12-12T13:28:00Z">
          <w:pPr/>
        </w:pPrChange>
      </w:pPr>
      <w:ins w:id="64" w:author="Etion Pinari" w:date="2020-12-12T13:22:00Z">
        <w:r>
          <w:t xml:space="preserve">External Interface Requirements </w:t>
        </w:r>
      </w:ins>
      <w:ins w:id="65" w:author="Etion Pinari" w:date="2020-12-12T13:34:00Z">
        <w:r w:rsidR="003B3203">
          <w:tab/>
        </w:r>
        <w:r w:rsidR="003B3203">
          <w:tab/>
        </w:r>
        <w:r w:rsidR="003B3203">
          <w:tab/>
        </w:r>
        <w:r w:rsidR="003B3203">
          <w:tab/>
        </w:r>
        <w:r w:rsidR="003B3203">
          <w:tab/>
        </w:r>
        <w:r w:rsidR="003B3203">
          <w:tab/>
        </w:r>
        <w:r w:rsidR="003B3203">
          <w:tab/>
          <w:t>pg.14</w:t>
        </w:r>
      </w:ins>
    </w:p>
    <w:p w14:paraId="3EAAD30C" w14:textId="50246498" w:rsidR="00173E72" w:rsidRDefault="00173E72">
      <w:pPr>
        <w:pStyle w:val="Paragrafoelenco"/>
        <w:numPr>
          <w:ilvl w:val="2"/>
          <w:numId w:val="105"/>
        </w:numPr>
        <w:rPr>
          <w:ins w:id="66" w:author="Etion Pinari" w:date="2020-12-12T13:22:00Z"/>
        </w:rPr>
        <w:pPrChange w:id="67" w:author="Etion Pinari" w:date="2020-12-12T13:28:00Z">
          <w:pPr/>
        </w:pPrChange>
      </w:pPr>
      <w:ins w:id="68" w:author="Etion Pinari" w:date="2020-12-12T13:22:00Z">
        <w:r>
          <w:t xml:space="preserve">User Interfaces </w:t>
        </w:r>
      </w:ins>
      <w:ins w:id="69" w:author="Etion Pinari" w:date="2020-12-12T13:34:00Z">
        <w:r w:rsidR="003B3203">
          <w:tab/>
        </w:r>
        <w:r w:rsidR="003B3203">
          <w:tab/>
        </w:r>
        <w:r w:rsidR="003B3203">
          <w:tab/>
        </w:r>
        <w:r w:rsidR="003B3203">
          <w:tab/>
        </w:r>
        <w:r w:rsidR="003B3203">
          <w:tab/>
        </w:r>
        <w:r w:rsidR="003B3203">
          <w:tab/>
        </w:r>
        <w:r w:rsidR="003B3203">
          <w:tab/>
        </w:r>
        <w:r w:rsidR="003B3203">
          <w:tab/>
        </w:r>
        <w:r w:rsidR="003B3203">
          <w:tab/>
          <w:t>pg.14</w:t>
        </w:r>
      </w:ins>
    </w:p>
    <w:p w14:paraId="5CAC1B48" w14:textId="589E7ACA" w:rsidR="00173E72" w:rsidRDefault="00173E72">
      <w:pPr>
        <w:pStyle w:val="Paragrafoelenco"/>
        <w:numPr>
          <w:ilvl w:val="2"/>
          <w:numId w:val="105"/>
        </w:numPr>
        <w:rPr>
          <w:ins w:id="70" w:author="Etion Pinari" w:date="2020-12-12T13:22:00Z"/>
        </w:rPr>
        <w:pPrChange w:id="71" w:author="Etion Pinari" w:date="2020-12-12T13:28:00Z">
          <w:pPr/>
        </w:pPrChange>
      </w:pPr>
      <w:ins w:id="72" w:author="Etion Pinari" w:date="2020-12-12T13:22:00Z">
        <w:r>
          <w:t>Hardware Interfaces</w:t>
        </w:r>
      </w:ins>
      <w:ins w:id="73"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21E36929" w14:textId="70174738" w:rsidR="00173E72" w:rsidRDefault="00173E72">
      <w:pPr>
        <w:pStyle w:val="Paragrafoelenco"/>
        <w:numPr>
          <w:ilvl w:val="2"/>
          <w:numId w:val="105"/>
        </w:numPr>
        <w:rPr>
          <w:ins w:id="74" w:author="Etion Pinari" w:date="2020-12-12T13:22:00Z"/>
        </w:rPr>
        <w:pPrChange w:id="75" w:author="Etion Pinari" w:date="2020-12-12T13:28:00Z">
          <w:pPr/>
        </w:pPrChange>
      </w:pPr>
      <w:ins w:id="76" w:author="Etion Pinari" w:date="2020-12-12T13:22:00Z">
        <w:r>
          <w:t xml:space="preserve">Software Interfaces </w:t>
        </w:r>
      </w:ins>
      <w:ins w:id="77" w:author="Etion Pinari" w:date="2020-12-12T13:34:00Z">
        <w:r w:rsidR="003B3203">
          <w:tab/>
        </w:r>
        <w:r w:rsidR="003B3203">
          <w:tab/>
        </w:r>
        <w:r w:rsidR="003B3203">
          <w:tab/>
        </w:r>
        <w:r w:rsidR="003B3203">
          <w:tab/>
        </w:r>
        <w:r w:rsidR="003B3203">
          <w:tab/>
        </w:r>
        <w:r w:rsidR="003B3203">
          <w:tab/>
        </w:r>
        <w:r w:rsidR="003B3203">
          <w:tab/>
        </w:r>
        <w:r w:rsidR="003B3203">
          <w:tab/>
          <w:t>pg.16</w:t>
        </w:r>
      </w:ins>
    </w:p>
    <w:p w14:paraId="196879E3" w14:textId="64783B9B" w:rsidR="00173E72" w:rsidRDefault="00173E72">
      <w:pPr>
        <w:pStyle w:val="Paragrafoelenco"/>
        <w:numPr>
          <w:ilvl w:val="2"/>
          <w:numId w:val="105"/>
        </w:numPr>
        <w:rPr>
          <w:ins w:id="78" w:author="Etion Pinari" w:date="2020-12-12T13:22:00Z"/>
        </w:rPr>
        <w:pPrChange w:id="79" w:author="Etion Pinari" w:date="2020-12-12T13:28:00Z">
          <w:pPr/>
        </w:pPrChange>
      </w:pPr>
      <w:ins w:id="80" w:author="Etion Pinari" w:date="2020-12-12T13:22:00Z">
        <w:r>
          <w:t xml:space="preserve">Communication Interfaces </w:t>
        </w:r>
      </w:ins>
      <w:ins w:id="81" w:author="Etion Pinari" w:date="2020-12-12T13:34:00Z">
        <w:r w:rsidR="003B3203">
          <w:tab/>
        </w:r>
        <w:r w:rsidR="003B3203">
          <w:tab/>
        </w:r>
        <w:r w:rsidR="003B3203">
          <w:tab/>
        </w:r>
        <w:r w:rsidR="003B3203">
          <w:tab/>
        </w:r>
        <w:r w:rsidR="003B3203">
          <w:tab/>
        </w:r>
        <w:r w:rsidR="003B3203">
          <w:tab/>
        </w:r>
        <w:r w:rsidR="003B3203">
          <w:tab/>
          <w:t>pg.16</w:t>
        </w:r>
      </w:ins>
    </w:p>
    <w:p w14:paraId="2ACE599B" w14:textId="77777777" w:rsidR="001C2B21" w:rsidRDefault="00173E72" w:rsidP="003B3203">
      <w:pPr>
        <w:pStyle w:val="Paragrafoelenco"/>
        <w:numPr>
          <w:ilvl w:val="1"/>
          <w:numId w:val="105"/>
        </w:numPr>
        <w:rPr>
          <w:ins w:id="82" w:author="Etion Pinari" w:date="2020-12-12T13:34:00Z"/>
        </w:rPr>
      </w:pPr>
      <w:ins w:id="83" w:author="Etion Pinari" w:date="2020-12-12T13:22:00Z">
        <w:r>
          <w:t>Functional Requirements:</w:t>
        </w:r>
      </w:ins>
      <w:ins w:id="84" w:author="Etion Pinari" w:date="2020-12-12T13:34:00Z">
        <w:r w:rsidR="003B3203">
          <w:tab/>
        </w:r>
        <w:r w:rsidR="003B3203">
          <w:tab/>
        </w:r>
        <w:r w:rsidR="003B3203">
          <w:tab/>
        </w:r>
        <w:r w:rsidR="003B3203">
          <w:tab/>
        </w:r>
        <w:r w:rsidR="003B3203">
          <w:tab/>
        </w:r>
        <w:r w:rsidR="003B3203">
          <w:tab/>
        </w:r>
        <w:r w:rsidR="003B3203">
          <w:tab/>
        </w:r>
        <w:r w:rsidR="003B3203">
          <w:tab/>
          <w:t>pg.17</w:t>
        </w:r>
      </w:ins>
    </w:p>
    <w:p w14:paraId="4616E691" w14:textId="3F687973" w:rsidR="00173E72" w:rsidRDefault="00173E72" w:rsidP="001C2B21">
      <w:pPr>
        <w:pStyle w:val="Paragrafoelenco"/>
        <w:numPr>
          <w:ilvl w:val="2"/>
          <w:numId w:val="105"/>
        </w:numPr>
        <w:rPr>
          <w:ins w:id="85" w:author="Etion Pinari" w:date="2020-12-12T13:35:00Z"/>
        </w:rPr>
      </w:pPr>
      <w:ins w:id="86" w:author="Etion Pinari" w:date="2020-12-12T13:22:00Z">
        <w:r>
          <w:t xml:space="preserve"> </w:t>
        </w:r>
      </w:ins>
      <w:ins w:id="87" w:author="Etion Pinari" w:date="2020-12-12T13:35:00Z">
        <w:r w:rsidR="001C2B21">
          <w:t>Functional requirements and relative mapping</w:t>
        </w:r>
        <w:r w:rsidR="001C2B21">
          <w:tab/>
        </w:r>
        <w:r w:rsidR="001C2B21">
          <w:tab/>
        </w:r>
        <w:r w:rsidR="001C2B21">
          <w:tab/>
        </w:r>
        <w:r w:rsidR="001C2B21">
          <w:tab/>
        </w:r>
        <w:r w:rsidR="001C2B21">
          <w:tab/>
          <w:t>pg.17</w:t>
        </w:r>
      </w:ins>
    </w:p>
    <w:p w14:paraId="26081436" w14:textId="6DAD9312" w:rsidR="001C2B21" w:rsidRDefault="001C2B21" w:rsidP="001C2B21">
      <w:pPr>
        <w:pStyle w:val="Paragrafoelenco"/>
        <w:numPr>
          <w:ilvl w:val="3"/>
          <w:numId w:val="105"/>
        </w:numPr>
        <w:rPr>
          <w:ins w:id="88" w:author="Etion Pinari" w:date="2020-12-12T13:36:00Z"/>
        </w:rPr>
      </w:pPr>
      <w:ins w:id="89" w:author="Etion Pinari" w:date="2020-12-12T13:36:00Z">
        <w:r w:rsidRPr="001C2B21">
          <w:t>Users and Customers Requirements</w:t>
        </w:r>
        <w:r>
          <w:tab/>
        </w:r>
        <w:r>
          <w:tab/>
        </w:r>
        <w:r>
          <w:tab/>
        </w:r>
        <w:r>
          <w:tab/>
        </w:r>
        <w:r>
          <w:tab/>
          <w:t>pg.17</w:t>
        </w:r>
      </w:ins>
    </w:p>
    <w:p w14:paraId="36F0073C" w14:textId="4508C3F0" w:rsidR="001C2B21" w:rsidRDefault="001C2B21" w:rsidP="001C2B21">
      <w:pPr>
        <w:pStyle w:val="Paragrafoelenco"/>
        <w:numPr>
          <w:ilvl w:val="3"/>
          <w:numId w:val="105"/>
        </w:numPr>
        <w:rPr>
          <w:ins w:id="90" w:author="Etion Pinari" w:date="2020-12-12T13:36:00Z"/>
        </w:rPr>
      </w:pPr>
      <w:ins w:id="91" w:author="Etion Pinari" w:date="2020-12-12T13:36:00Z">
        <w:r w:rsidRPr="001C2B21">
          <w:t>Store Managers Requirements</w:t>
        </w:r>
        <w:r>
          <w:tab/>
        </w:r>
        <w:r>
          <w:tab/>
        </w:r>
        <w:r>
          <w:tab/>
        </w:r>
        <w:r>
          <w:tab/>
        </w:r>
        <w:r>
          <w:tab/>
          <w:t>pg.18</w:t>
        </w:r>
      </w:ins>
    </w:p>
    <w:p w14:paraId="7C5199C9" w14:textId="4A896D5D" w:rsidR="001C2B21" w:rsidRDefault="001C2B21" w:rsidP="001C2B21">
      <w:pPr>
        <w:pStyle w:val="Paragrafoelenco"/>
        <w:numPr>
          <w:ilvl w:val="3"/>
          <w:numId w:val="105"/>
        </w:numPr>
        <w:rPr>
          <w:ins w:id="92" w:author="Etion Pinari" w:date="2020-12-12T13:37:00Z"/>
        </w:rPr>
      </w:pPr>
      <w:ins w:id="93" w:author="Etion Pinari" w:date="2020-12-12T13:36:00Z">
        <w:r w:rsidRPr="001C2B21">
          <w:t>Functional Requirement and Goal Mapping</w:t>
        </w:r>
      </w:ins>
      <w:ins w:id="94" w:author="Etion Pinari" w:date="2020-12-12T13:37:00Z">
        <w:r>
          <w:tab/>
        </w:r>
        <w:r>
          <w:tab/>
        </w:r>
        <w:r>
          <w:tab/>
        </w:r>
        <w:r>
          <w:tab/>
          <w:t>pg.19</w:t>
        </w:r>
      </w:ins>
    </w:p>
    <w:p w14:paraId="15357489" w14:textId="616594EE" w:rsidR="001C2B21" w:rsidRDefault="001C2B21" w:rsidP="001C2B21">
      <w:pPr>
        <w:pStyle w:val="Paragrafoelenco"/>
        <w:numPr>
          <w:ilvl w:val="2"/>
          <w:numId w:val="105"/>
        </w:numPr>
        <w:rPr>
          <w:ins w:id="95" w:author="Etion Pinari" w:date="2020-12-12T13:38:00Z"/>
        </w:rPr>
      </w:pPr>
      <w:ins w:id="96" w:author="Etion Pinari" w:date="2020-12-12T13:37:00Z">
        <w:r>
          <w:t>Use cases</w:t>
        </w:r>
        <w:r>
          <w:tab/>
        </w:r>
        <w:r>
          <w:tab/>
        </w:r>
        <w:r>
          <w:tab/>
        </w:r>
        <w:r>
          <w:tab/>
        </w:r>
        <w:r>
          <w:tab/>
        </w:r>
        <w:r>
          <w:tab/>
        </w:r>
        <w:r>
          <w:tab/>
        </w:r>
        <w:r>
          <w:tab/>
        </w:r>
        <w:r>
          <w:tab/>
        </w:r>
        <w:r>
          <w:tab/>
          <w:t>pg.29</w:t>
        </w:r>
      </w:ins>
    </w:p>
    <w:p w14:paraId="110F6A3F" w14:textId="40BB352E" w:rsidR="001C2B21" w:rsidRDefault="001C2B21" w:rsidP="001C2B21">
      <w:pPr>
        <w:pStyle w:val="Paragrafoelenco"/>
        <w:numPr>
          <w:ilvl w:val="2"/>
          <w:numId w:val="105"/>
        </w:numPr>
        <w:rPr>
          <w:ins w:id="97" w:author="Etion Pinari" w:date="2020-12-12T13:40:00Z"/>
        </w:rPr>
      </w:pPr>
      <w:ins w:id="98" w:author="Etion Pinari" w:date="2020-12-12T13:39:00Z">
        <w:r w:rsidRPr="001C2B21">
          <w:t>Use Case Diagrams</w:t>
        </w:r>
        <w:r>
          <w:tab/>
        </w:r>
        <w:r>
          <w:tab/>
        </w:r>
        <w:r>
          <w:tab/>
        </w:r>
      </w:ins>
      <w:ins w:id="99" w:author="Etion Pinari" w:date="2020-12-12T13:38:00Z">
        <w:r>
          <w:tab/>
        </w:r>
        <w:r>
          <w:tab/>
        </w:r>
        <w:r>
          <w:tab/>
        </w:r>
        <w:r>
          <w:tab/>
        </w:r>
        <w:r>
          <w:tab/>
          <w:t>pg.</w:t>
        </w:r>
      </w:ins>
      <w:ins w:id="100" w:author="Etion Pinari" w:date="2020-12-12T13:39:00Z">
        <w:r>
          <w:t>41</w:t>
        </w:r>
      </w:ins>
    </w:p>
    <w:p w14:paraId="68F3F415" w14:textId="733CE3AA" w:rsidR="001C2B21" w:rsidRDefault="001C2B21">
      <w:pPr>
        <w:pStyle w:val="Paragrafoelenco"/>
        <w:numPr>
          <w:ilvl w:val="2"/>
          <w:numId w:val="105"/>
        </w:numPr>
        <w:rPr>
          <w:ins w:id="101" w:author="Etion Pinari" w:date="2020-12-12T13:23:00Z"/>
        </w:rPr>
        <w:pPrChange w:id="102" w:author="Etion Pinari" w:date="2020-12-12T13:37:00Z">
          <w:pPr/>
        </w:pPrChange>
      </w:pPr>
      <w:ins w:id="103" w:author="Etion Pinari" w:date="2020-12-12T13:40:00Z">
        <w:r w:rsidRPr="001C2B21">
          <w:t>Sequence Diagrams</w:t>
        </w:r>
        <w:r>
          <w:tab/>
        </w:r>
        <w:r>
          <w:tab/>
        </w:r>
        <w:r>
          <w:tab/>
        </w:r>
        <w:r>
          <w:tab/>
        </w:r>
        <w:r>
          <w:tab/>
        </w:r>
        <w:r>
          <w:tab/>
        </w:r>
        <w:r>
          <w:tab/>
        </w:r>
        <w:r>
          <w:tab/>
          <w:t>pg.42</w:t>
        </w:r>
      </w:ins>
    </w:p>
    <w:p w14:paraId="174CBFBD" w14:textId="02B7D4A6" w:rsidR="00173E72" w:rsidRDefault="00173E72">
      <w:pPr>
        <w:pStyle w:val="Paragrafoelenco"/>
        <w:numPr>
          <w:ilvl w:val="1"/>
          <w:numId w:val="105"/>
        </w:numPr>
        <w:rPr>
          <w:ins w:id="104" w:author="Etion Pinari" w:date="2020-12-12T13:23:00Z"/>
        </w:rPr>
        <w:pPrChange w:id="105" w:author="Etion Pinari" w:date="2020-12-12T13:28:00Z">
          <w:pPr/>
        </w:pPrChange>
      </w:pPr>
      <w:ins w:id="106" w:author="Etion Pinari" w:date="2020-12-12T13:22:00Z">
        <w:r>
          <w:t xml:space="preserve">Performance Requirements </w:t>
        </w:r>
      </w:ins>
      <w:ins w:id="107" w:author="Etion Pinari" w:date="2020-12-12T13:38:00Z">
        <w:r w:rsidR="001C2B21">
          <w:tab/>
        </w:r>
        <w:r w:rsidR="001C2B21">
          <w:tab/>
        </w:r>
        <w:r w:rsidR="001C2B21">
          <w:tab/>
        </w:r>
        <w:r w:rsidR="001C2B21">
          <w:tab/>
        </w:r>
        <w:r w:rsidR="001C2B21">
          <w:tab/>
        </w:r>
        <w:r w:rsidR="001C2B21">
          <w:tab/>
        </w:r>
        <w:r w:rsidR="001C2B21">
          <w:tab/>
        </w:r>
        <w:r w:rsidR="001C2B21">
          <w:tab/>
          <w:t>pg.47</w:t>
        </w:r>
      </w:ins>
    </w:p>
    <w:p w14:paraId="06DFC158" w14:textId="1DFB1EC2" w:rsidR="00173E72" w:rsidRDefault="00173E72">
      <w:pPr>
        <w:pStyle w:val="Paragrafoelenco"/>
        <w:numPr>
          <w:ilvl w:val="1"/>
          <w:numId w:val="105"/>
        </w:numPr>
        <w:rPr>
          <w:ins w:id="108" w:author="Etion Pinari" w:date="2020-12-12T13:23:00Z"/>
        </w:rPr>
        <w:pPrChange w:id="109" w:author="Etion Pinari" w:date="2020-12-12T13:28:00Z">
          <w:pPr/>
        </w:pPrChange>
      </w:pPr>
      <w:ins w:id="110" w:author="Etion Pinari" w:date="2020-12-12T13:22:00Z">
        <w:r>
          <w:t xml:space="preserve">Design Constraints </w:t>
        </w:r>
      </w:ins>
      <w:ins w:id="111" w:author="Etion Pinari" w:date="2020-12-12T13:41:00Z">
        <w:r w:rsidR="001C2B21">
          <w:tab/>
        </w:r>
        <w:r w:rsidR="001C2B21">
          <w:tab/>
        </w:r>
        <w:r w:rsidR="001C2B21">
          <w:tab/>
        </w:r>
        <w:r w:rsidR="001C2B21">
          <w:tab/>
        </w:r>
        <w:r w:rsidR="001C2B21">
          <w:tab/>
        </w:r>
        <w:r w:rsidR="001C2B21">
          <w:tab/>
        </w:r>
        <w:r w:rsidR="001C2B21">
          <w:tab/>
        </w:r>
        <w:r w:rsidR="001C2B21">
          <w:tab/>
        </w:r>
        <w:r w:rsidR="001C2B21">
          <w:tab/>
          <w:t>pg.47</w:t>
        </w:r>
      </w:ins>
    </w:p>
    <w:p w14:paraId="63571095" w14:textId="3EB908D7" w:rsidR="00173E72" w:rsidRDefault="00173E72">
      <w:pPr>
        <w:pStyle w:val="Paragrafoelenco"/>
        <w:numPr>
          <w:ilvl w:val="2"/>
          <w:numId w:val="105"/>
        </w:numPr>
        <w:rPr>
          <w:ins w:id="112" w:author="Etion Pinari" w:date="2020-12-12T13:23:00Z"/>
        </w:rPr>
        <w:pPrChange w:id="113" w:author="Etion Pinari" w:date="2020-12-12T13:29:00Z">
          <w:pPr/>
        </w:pPrChange>
      </w:pPr>
      <w:ins w:id="114" w:author="Etion Pinari" w:date="2020-12-12T13:22:00Z">
        <w:r>
          <w:t xml:space="preserve">Standards compliance </w:t>
        </w:r>
      </w:ins>
      <w:ins w:id="115"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6787D11B" w14:textId="7A854A44" w:rsidR="00173E72" w:rsidRDefault="00173E72">
      <w:pPr>
        <w:pStyle w:val="Paragrafoelenco"/>
        <w:numPr>
          <w:ilvl w:val="2"/>
          <w:numId w:val="105"/>
        </w:numPr>
        <w:rPr>
          <w:ins w:id="116" w:author="Etion Pinari" w:date="2020-12-12T13:23:00Z"/>
        </w:rPr>
        <w:pPrChange w:id="117" w:author="Etion Pinari" w:date="2020-12-12T13:29:00Z">
          <w:pPr/>
        </w:pPrChange>
      </w:pPr>
      <w:ins w:id="118" w:author="Etion Pinari" w:date="2020-12-12T13:22:00Z">
        <w:r>
          <w:t xml:space="preserve">Hardware limitations </w:t>
        </w:r>
      </w:ins>
      <w:ins w:id="119"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74029043" w14:textId="667F1EAB" w:rsidR="00173E72" w:rsidRDefault="00173E72">
      <w:pPr>
        <w:pStyle w:val="Paragrafoelenco"/>
        <w:numPr>
          <w:ilvl w:val="2"/>
          <w:numId w:val="105"/>
        </w:numPr>
        <w:rPr>
          <w:ins w:id="120" w:author="Etion Pinari" w:date="2020-12-12T13:23:00Z"/>
        </w:rPr>
        <w:pPrChange w:id="121" w:author="Etion Pinari" w:date="2020-12-12T13:29:00Z">
          <w:pPr/>
        </w:pPrChange>
      </w:pPr>
      <w:ins w:id="122" w:author="Etion Pinari" w:date="2020-12-12T13:22:00Z">
        <w:r>
          <w:t>Any other constraint</w:t>
        </w:r>
      </w:ins>
      <w:ins w:id="123" w:author="Etion Pinari" w:date="2020-12-12T13:41:00Z">
        <w:r w:rsidR="001C2B21">
          <w:tab/>
        </w:r>
        <w:r w:rsidR="001C2B21">
          <w:tab/>
        </w:r>
        <w:r w:rsidR="001C2B21">
          <w:tab/>
        </w:r>
        <w:r w:rsidR="001C2B21">
          <w:tab/>
        </w:r>
        <w:r w:rsidR="001C2B21">
          <w:tab/>
        </w:r>
        <w:r w:rsidR="001C2B21">
          <w:tab/>
        </w:r>
        <w:r w:rsidR="001C2B21">
          <w:tab/>
        </w:r>
        <w:r w:rsidR="001C2B21">
          <w:tab/>
          <w:t>pg.47</w:t>
        </w:r>
      </w:ins>
    </w:p>
    <w:p w14:paraId="01DD4CD1" w14:textId="5166E3B3" w:rsidR="00173E72" w:rsidRDefault="00173E72">
      <w:pPr>
        <w:pStyle w:val="Paragrafoelenco"/>
        <w:numPr>
          <w:ilvl w:val="1"/>
          <w:numId w:val="105"/>
        </w:numPr>
        <w:rPr>
          <w:ins w:id="124" w:author="Etion Pinari" w:date="2020-12-12T13:23:00Z"/>
        </w:rPr>
        <w:pPrChange w:id="125" w:author="Etion Pinari" w:date="2020-12-12T13:28:00Z">
          <w:pPr/>
        </w:pPrChange>
      </w:pPr>
      <w:ins w:id="126" w:author="Etion Pinari" w:date="2020-12-12T13:22:00Z">
        <w:r>
          <w:t xml:space="preserve">Software System Attributes </w:t>
        </w:r>
      </w:ins>
      <w:ins w:id="127" w:author="Etion Pinari" w:date="2020-12-12T13:41:00Z">
        <w:r w:rsidR="001C2B21">
          <w:tab/>
        </w:r>
        <w:r w:rsidR="001C2B21">
          <w:tab/>
        </w:r>
        <w:r w:rsidR="001C2B21">
          <w:tab/>
        </w:r>
        <w:r w:rsidR="001C2B21">
          <w:tab/>
        </w:r>
        <w:r w:rsidR="001C2B21">
          <w:tab/>
        </w:r>
        <w:r w:rsidR="001C2B21">
          <w:tab/>
        </w:r>
        <w:r w:rsidR="001C2B21">
          <w:tab/>
        </w:r>
        <w:r w:rsidR="001C2B21">
          <w:tab/>
          <w:t>pg.48</w:t>
        </w:r>
      </w:ins>
    </w:p>
    <w:p w14:paraId="0EA37EDF" w14:textId="1DCF5F5E" w:rsidR="00173E72" w:rsidRDefault="00173E72">
      <w:pPr>
        <w:pStyle w:val="Paragrafoelenco"/>
        <w:numPr>
          <w:ilvl w:val="2"/>
          <w:numId w:val="105"/>
        </w:numPr>
        <w:rPr>
          <w:ins w:id="128" w:author="Etion Pinari" w:date="2020-12-12T13:23:00Z"/>
        </w:rPr>
        <w:pPrChange w:id="129" w:author="Etion Pinari" w:date="2020-12-12T13:29:00Z">
          <w:pPr/>
        </w:pPrChange>
      </w:pPr>
      <w:ins w:id="130" w:author="Etion Pinari" w:date="2020-12-12T13:22:00Z">
        <w:r>
          <w:t xml:space="preserve">Reliability </w:t>
        </w:r>
      </w:ins>
      <w:ins w:id="131"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t>pg.48</w:t>
        </w:r>
      </w:ins>
    </w:p>
    <w:p w14:paraId="090E71B2" w14:textId="21F1D9F6" w:rsidR="00173E72" w:rsidRDefault="00173E72">
      <w:pPr>
        <w:pStyle w:val="Paragrafoelenco"/>
        <w:numPr>
          <w:ilvl w:val="2"/>
          <w:numId w:val="105"/>
        </w:numPr>
        <w:rPr>
          <w:ins w:id="132" w:author="Etion Pinari" w:date="2020-12-12T13:23:00Z"/>
        </w:rPr>
        <w:pPrChange w:id="133" w:author="Etion Pinari" w:date="2020-12-12T13:29:00Z">
          <w:pPr/>
        </w:pPrChange>
      </w:pPr>
      <w:ins w:id="134" w:author="Etion Pinari" w:date="2020-12-12T13:22:00Z">
        <w:r>
          <w:t xml:space="preserve">Availability </w:t>
        </w:r>
      </w:ins>
      <w:ins w:id="135"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691A22B" w14:textId="377E587D" w:rsidR="00173E72" w:rsidRDefault="00173E72">
      <w:pPr>
        <w:pStyle w:val="Paragrafoelenco"/>
        <w:numPr>
          <w:ilvl w:val="2"/>
          <w:numId w:val="105"/>
        </w:numPr>
        <w:rPr>
          <w:ins w:id="136" w:author="Etion Pinari" w:date="2020-12-12T13:23:00Z"/>
        </w:rPr>
        <w:pPrChange w:id="137" w:author="Etion Pinari" w:date="2020-12-12T13:29:00Z">
          <w:pPr/>
        </w:pPrChange>
      </w:pPr>
      <w:ins w:id="138" w:author="Etion Pinari" w:date="2020-12-12T13:22:00Z">
        <w:r>
          <w:t xml:space="preserve">Security </w:t>
        </w:r>
      </w:ins>
      <w:ins w:id="139" w:author="Etion Pinari" w:date="2020-12-12T13:41:00Z">
        <w:r w:rsidR="001C2B21">
          <w:tab/>
        </w:r>
        <w:r w:rsidR="001C2B21">
          <w:tab/>
        </w:r>
        <w:r w:rsidR="001C2B21">
          <w:tab/>
        </w:r>
        <w:r w:rsidR="001C2B21">
          <w:tab/>
        </w:r>
        <w:r w:rsidR="001C2B21">
          <w:tab/>
        </w:r>
        <w:r w:rsidR="001C2B21">
          <w:tab/>
        </w:r>
        <w:r w:rsidR="001C2B21">
          <w:tab/>
        </w:r>
        <w:r w:rsidR="001C2B21">
          <w:tab/>
        </w:r>
        <w:r w:rsidR="001C2B21">
          <w:tab/>
        </w:r>
        <w:r w:rsidR="001C2B21">
          <w:tab/>
          <w:t>pg.48</w:t>
        </w:r>
      </w:ins>
    </w:p>
    <w:p w14:paraId="3D486298" w14:textId="72A12165" w:rsidR="00173E72" w:rsidRDefault="00173E72">
      <w:pPr>
        <w:pStyle w:val="Paragrafoelenco"/>
        <w:numPr>
          <w:ilvl w:val="2"/>
          <w:numId w:val="105"/>
        </w:numPr>
        <w:rPr>
          <w:ins w:id="140" w:author="Etion Pinari" w:date="2020-12-12T13:23:00Z"/>
        </w:rPr>
        <w:pPrChange w:id="141" w:author="Etion Pinari" w:date="2020-12-12T13:29:00Z">
          <w:pPr/>
        </w:pPrChange>
      </w:pPr>
      <w:ins w:id="142" w:author="Etion Pinari" w:date="2020-12-12T13:22:00Z">
        <w:r>
          <w:t xml:space="preserve">Maintainability </w:t>
        </w:r>
      </w:ins>
      <w:ins w:id="143"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6D0FC061" w14:textId="2A8B27B0" w:rsidR="00173E72" w:rsidRDefault="00173E72">
      <w:pPr>
        <w:pStyle w:val="Paragrafoelenco"/>
        <w:numPr>
          <w:ilvl w:val="2"/>
          <w:numId w:val="105"/>
        </w:numPr>
        <w:rPr>
          <w:ins w:id="144" w:author="Etion Pinari" w:date="2020-12-12T13:23:00Z"/>
        </w:rPr>
        <w:pPrChange w:id="145" w:author="Etion Pinari" w:date="2020-12-12T13:29:00Z">
          <w:pPr/>
        </w:pPrChange>
      </w:pPr>
      <w:ins w:id="146" w:author="Etion Pinari" w:date="2020-12-12T13:22:00Z">
        <w:r>
          <w:t xml:space="preserve">Portability </w:t>
        </w:r>
      </w:ins>
      <w:ins w:id="147" w:author="Etion Pinari" w:date="2020-12-12T13:41:00Z">
        <w:r w:rsidR="001C2B21">
          <w:tab/>
        </w:r>
        <w:r w:rsidR="001C2B21">
          <w:tab/>
        </w:r>
        <w:r w:rsidR="001C2B21">
          <w:tab/>
        </w:r>
        <w:r w:rsidR="001C2B21">
          <w:tab/>
        </w:r>
        <w:r w:rsidR="001C2B21">
          <w:tab/>
        </w:r>
        <w:r w:rsidR="001C2B21">
          <w:tab/>
        </w:r>
        <w:r w:rsidR="001C2B21">
          <w:tab/>
        </w:r>
        <w:r w:rsidR="001C2B21">
          <w:tab/>
        </w:r>
        <w:r w:rsidR="001C2B21">
          <w:tab/>
          <w:t>pg.48</w:t>
        </w:r>
      </w:ins>
    </w:p>
    <w:p w14:paraId="07FD7A91" w14:textId="6D21CCDD" w:rsidR="00173E72" w:rsidRDefault="00173E72">
      <w:pPr>
        <w:pStyle w:val="Paragrafoelenco"/>
        <w:numPr>
          <w:ilvl w:val="0"/>
          <w:numId w:val="105"/>
        </w:numPr>
        <w:rPr>
          <w:ins w:id="148" w:author="Etion Pinari" w:date="2020-12-12T13:23:00Z"/>
        </w:rPr>
        <w:pPrChange w:id="149" w:author="Etion Pinari" w:date="2020-12-12T13:28:00Z">
          <w:pPr/>
        </w:pPrChange>
      </w:pPr>
      <w:ins w:id="150" w:author="Etion Pinari" w:date="2020-12-12T13:22:00Z">
        <w:r>
          <w:t>FORMAL ANALYSIS USING ALLOY</w:t>
        </w:r>
      </w:ins>
      <w:ins w:id="151" w:author="Etion Pinari" w:date="2020-12-12T13:42:00Z">
        <w:r w:rsidR="001C2B21">
          <w:tab/>
        </w:r>
        <w:r w:rsidR="001C2B21">
          <w:tab/>
        </w:r>
        <w:r w:rsidR="001C2B21">
          <w:tab/>
        </w:r>
        <w:r w:rsidR="001C2B21">
          <w:tab/>
        </w:r>
        <w:r w:rsidR="001C2B21">
          <w:tab/>
        </w:r>
        <w:r w:rsidR="001C2B21">
          <w:tab/>
        </w:r>
        <w:r w:rsidR="001C2B21">
          <w:tab/>
        </w:r>
        <w:r w:rsidR="001C2B21">
          <w:tab/>
          <w:t>pg.49</w:t>
        </w:r>
      </w:ins>
    </w:p>
    <w:p w14:paraId="01FC89F9" w14:textId="61BC3AAA" w:rsidR="00173E72" w:rsidRDefault="00173E72">
      <w:pPr>
        <w:pStyle w:val="Paragrafoelenco"/>
        <w:numPr>
          <w:ilvl w:val="0"/>
          <w:numId w:val="105"/>
        </w:numPr>
        <w:rPr>
          <w:ins w:id="152" w:author="Etion Pinari" w:date="2020-12-12T13:23:00Z"/>
        </w:rPr>
        <w:pPrChange w:id="153" w:author="Etion Pinari" w:date="2020-12-12T13:28:00Z">
          <w:pPr/>
        </w:pPrChange>
      </w:pPr>
      <w:ins w:id="154" w:author="Etion Pinari" w:date="2020-12-12T13:22:00Z">
        <w:r>
          <w:t>EFFORT SPENT</w:t>
        </w:r>
      </w:ins>
      <w:ins w:id="155" w:author="Etion Pinari" w:date="2020-12-12T13:42:00Z">
        <w:r w:rsidR="001C2B21">
          <w:tab/>
        </w:r>
        <w:r w:rsidR="001C2B21">
          <w:tab/>
        </w:r>
        <w:r w:rsidR="001C2B21">
          <w:tab/>
        </w:r>
        <w:r w:rsidR="001C2B21">
          <w:tab/>
        </w:r>
        <w:r w:rsidR="001C2B21">
          <w:tab/>
        </w:r>
        <w:r w:rsidR="001C2B21">
          <w:tab/>
        </w:r>
        <w:r w:rsidR="001C2B21">
          <w:tab/>
        </w:r>
        <w:r w:rsidR="001C2B21">
          <w:tab/>
        </w:r>
        <w:r w:rsidR="001C2B21">
          <w:tab/>
        </w:r>
        <w:r w:rsidR="001C2B21">
          <w:tab/>
          <w:t>pg.59</w:t>
        </w:r>
      </w:ins>
    </w:p>
    <w:p w14:paraId="6E016160" w14:textId="44C9EAB1" w:rsidR="003B3203" w:rsidRPr="00173E72" w:rsidRDefault="00173E72">
      <w:pPr>
        <w:pStyle w:val="Paragrafoelenco"/>
        <w:numPr>
          <w:ilvl w:val="0"/>
          <w:numId w:val="105"/>
        </w:numPr>
        <w:rPr>
          <w:ins w:id="156" w:author="Etion Pinari" w:date="2020-12-12T13:21:00Z"/>
          <w:rPrChange w:id="157" w:author="Etion Pinari" w:date="2020-12-12T13:22:00Z">
            <w:rPr>
              <w:ins w:id="158" w:author="Etion Pinari" w:date="2020-12-12T13:21:00Z"/>
              <w:rFonts w:ascii="Bell MT" w:hAnsi="Bell MT"/>
              <w:sz w:val="144"/>
              <w:szCs w:val="144"/>
            </w:rPr>
          </w:rPrChange>
        </w:rPr>
        <w:pPrChange w:id="159" w:author="Etion Pinari" w:date="2020-12-12T13:43:00Z">
          <w:pPr>
            <w:pStyle w:val="Titolo"/>
            <w:jc w:val="center"/>
          </w:pPr>
        </w:pPrChange>
      </w:pPr>
      <w:ins w:id="160" w:author="Etion Pinari" w:date="2020-12-12T13:22:00Z">
        <w:r>
          <w:t>REFERENCES</w:t>
        </w:r>
      </w:ins>
      <w:ins w:id="161" w:author="Etion Pinari" w:date="2020-12-12T13:43:00Z">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ins>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162"/>
      <w:r w:rsidR="00940766" w:rsidRPr="00923D58">
        <w:rPr>
          <w:rStyle w:val="Enfasidelicata"/>
          <w:i w:val="0"/>
          <w:iCs w:val="0"/>
          <w:sz w:val="28"/>
          <w:szCs w:val="28"/>
        </w:rPr>
        <w:t>job</w:t>
      </w:r>
      <w:commentRangeEnd w:id="162"/>
      <w:r w:rsidR="00940766" w:rsidRPr="00923D58">
        <w:rPr>
          <w:rStyle w:val="Rimandocommento"/>
          <w:sz w:val="28"/>
          <w:szCs w:val="28"/>
        </w:rPr>
        <w:commentReference w:id="162"/>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r>
              <w:rPr>
                <w:rStyle w:val="Enfasidelicata"/>
                <w:i w:val="0"/>
                <w:iCs w:val="0"/>
                <w:szCs w:val="24"/>
              </w:rPr>
              <w:t>, within one week</w:t>
            </w:r>
            <w:r w:rsidRPr="699595DC">
              <w:rPr>
                <w:rStyle w:val="Enfasidelicata"/>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77777777" w:rsidR="00417F4B" w:rsidRDefault="00417F4B"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163"/>
      <w:r w:rsidRPr="00923D58">
        <w:rPr>
          <w:rStyle w:val="Enfasidelicata"/>
          <w:i w:val="0"/>
          <w:iCs w:val="0"/>
          <w:szCs w:val="24"/>
        </w:rPr>
        <w:t>Ticket</w:t>
      </w:r>
      <w:commentRangeEnd w:id="163"/>
      <w:r w:rsidRPr="00923D58">
        <w:rPr>
          <w:rStyle w:val="Rimandocommento"/>
        </w:rPr>
        <w:commentReference w:id="163"/>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ins w:id="164" w:author="Etion Pinari" w:date="2020-12-12T13:05:00Z"/>
          <w:rStyle w:val="Enfasidelicata"/>
          <w:i w:val="0"/>
          <w:iCs w:val="0"/>
          <w:szCs w:val="24"/>
        </w:rPr>
      </w:pPr>
      <w:r>
        <w:rPr>
          <w:rStyle w:val="Enfasidelicata"/>
          <w:i w:val="0"/>
          <w:iCs w:val="0"/>
          <w:szCs w:val="24"/>
        </w:rPr>
        <w:br/>
      </w:r>
      <w:r w:rsidR="00C65B56">
        <w:rPr>
          <w:rStyle w:val="Enfasidelicata"/>
          <w:i w:val="0"/>
          <w:iCs w:val="0"/>
          <w:szCs w:val="24"/>
        </w:rPr>
        <w:tab/>
      </w:r>
      <w:ins w:id="165" w:author="Etion Pinari" w:date="2020-12-12T13:05:00Z">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ins>
    </w:p>
    <w:p w14:paraId="12BB4F20" w14:textId="77777777" w:rsidR="00243BFD" w:rsidRDefault="00243BFD" w:rsidP="00243BFD">
      <w:pPr>
        <w:pStyle w:val="Paragrafoelenco"/>
        <w:spacing w:line="240" w:lineRule="auto"/>
        <w:rPr>
          <w:ins w:id="166" w:author="Etion Pinari" w:date="2020-12-12T13:05:00Z"/>
          <w:rStyle w:val="Enfasidelicata"/>
          <w:i w:val="0"/>
          <w:iCs w:val="0"/>
          <w:szCs w:val="24"/>
        </w:rPr>
      </w:pPr>
      <w:ins w:id="167" w:author="Etion Pinari" w:date="2020-12-12T13:05:00Z">
        <w:r>
          <w:rPr>
            <w:rStyle w:val="Enfasidelicata"/>
            <w:i w:val="0"/>
            <w:iCs w:val="0"/>
            <w:szCs w:val="24"/>
          </w:rPr>
          <w:t>Duration 1.5h, 14/11/2020</w:t>
        </w:r>
      </w:ins>
    </w:p>
    <w:p w14:paraId="36D72883" w14:textId="77777777" w:rsidR="00243BFD" w:rsidRDefault="00243BFD" w:rsidP="00243BFD">
      <w:pPr>
        <w:pStyle w:val="Paragrafoelenco"/>
        <w:spacing w:line="240" w:lineRule="auto"/>
        <w:rPr>
          <w:ins w:id="168" w:author="Etion Pinari" w:date="2020-12-12T13:05:00Z"/>
          <w:rStyle w:val="Enfasidelicata"/>
          <w:i w:val="0"/>
          <w:iCs w:val="0"/>
          <w:szCs w:val="24"/>
        </w:rPr>
      </w:pPr>
      <w:ins w:id="169" w:author="Etion Pinari" w:date="2020-12-12T13:05:00Z">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ins>
    </w:p>
    <w:p w14:paraId="06F7C19A" w14:textId="7739F1AB" w:rsidR="00AD455C" w:rsidDel="00243BFD" w:rsidRDefault="003B3FEB" w:rsidP="00243BFD">
      <w:pPr>
        <w:pStyle w:val="Paragrafoelenco"/>
        <w:spacing w:line="240" w:lineRule="auto"/>
        <w:rPr>
          <w:del w:id="170" w:author="Etion Pinari" w:date="2020-12-12T13:05:00Z"/>
          <w:rStyle w:val="Enfasidelicata"/>
          <w:i w:val="0"/>
          <w:iCs w:val="0"/>
          <w:szCs w:val="24"/>
        </w:rPr>
      </w:pPr>
      <w:del w:id="171" w:author="Etion Pinari" w:date="2020-12-12T13:05:00Z">
        <w:r w:rsidDel="00243BFD">
          <w:rPr>
            <w:rStyle w:val="Enfasidelicata"/>
            <w:i w:val="0"/>
            <w:iCs w:val="0"/>
            <w:szCs w:val="24"/>
          </w:rPr>
          <w:delText>4</w:delText>
        </w:r>
        <w:r w:rsidRPr="00923D58" w:rsidDel="00243BFD">
          <w:rPr>
            <w:rStyle w:val="Enfasidelicata"/>
            <w:i w:val="0"/>
            <w:iCs w:val="0"/>
            <w:szCs w:val="24"/>
            <w:vertAlign w:val="superscript"/>
          </w:rPr>
          <w:delText>th</w:delText>
        </w:r>
        <w:r w:rsidDel="00243BFD">
          <w:rPr>
            <w:rStyle w:val="Enfasidelicata"/>
            <w:i w:val="0"/>
            <w:iCs w:val="0"/>
            <w:szCs w:val="24"/>
          </w:rPr>
          <w:delText xml:space="preserve"> meeting:</w:delText>
        </w:r>
        <w:r w:rsidR="00AD455C" w:rsidDel="00243BFD">
          <w:rPr>
            <w:rStyle w:val="Enfasidelicata"/>
            <w:i w:val="0"/>
            <w:iCs w:val="0"/>
            <w:szCs w:val="24"/>
          </w:rPr>
          <w:delText xml:space="preserve"> Defined Use Cases</w:delText>
        </w:r>
      </w:del>
    </w:p>
    <w:p w14:paraId="627E162E" w14:textId="64FB3A49" w:rsidR="00AD455C" w:rsidDel="00243BFD" w:rsidRDefault="00AD455C" w:rsidP="00243BFD">
      <w:pPr>
        <w:pStyle w:val="Paragrafoelenco"/>
        <w:spacing w:line="240" w:lineRule="auto"/>
        <w:rPr>
          <w:del w:id="172" w:author="Etion Pinari" w:date="2020-12-12T13:05:00Z"/>
          <w:rStyle w:val="Enfasidelicata"/>
          <w:i w:val="0"/>
          <w:iCs w:val="0"/>
          <w:szCs w:val="24"/>
        </w:rPr>
      </w:pPr>
      <w:del w:id="173" w:author="Etion Pinari" w:date="2020-12-12T13:05:00Z">
        <w:r w:rsidDel="00243BFD">
          <w:rPr>
            <w:rStyle w:val="Enfasidelicata"/>
            <w:i w:val="0"/>
            <w:iCs w:val="0"/>
            <w:szCs w:val="24"/>
          </w:rPr>
          <w:delText>Duration 1.5h, 14/11/2020</w:delText>
        </w:r>
      </w:del>
    </w:p>
    <w:p w14:paraId="245B8C45" w14:textId="4A09CF3F" w:rsidR="001A3C22" w:rsidDel="00243BFD" w:rsidRDefault="003B3FEB" w:rsidP="00243BFD">
      <w:pPr>
        <w:pStyle w:val="Paragrafoelenco"/>
        <w:spacing w:line="240" w:lineRule="auto"/>
        <w:rPr>
          <w:del w:id="174" w:author="Etion Pinari" w:date="2020-12-12T13:05:00Z"/>
          <w:rStyle w:val="Enfasidelicata"/>
          <w:i w:val="0"/>
          <w:iCs w:val="0"/>
          <w:szCs w:val="24"/>
        </w:rPr>
      </w:pPr>
      <w:del w:id="175" w:author="Etion Pinari" w:date="2020-12-12T13:05:00Z">
        <w:r w:rsidDel="00243BFD">
          <w:rPr>
            <w:rStyle w:val="Enfasidelicata"/>
            <w:i w:val="0"/>
            <w:iCs w:val="0"/>
            <w:szCs w:val="24"/>
          </w:rPr>
          <w:br/>
        </w:r>
        <w:r w:rsidR="00C65B56" w:rsidDel="00243BFD">
          <w:rPr>
            <w:rStyle w:val="Enfasidelicata"/>
            <w:i w:val="0"/>
            <w:iCs w:val="0"/>
            <w:szCs w:val="24"/>
          </w:rPr>
          <w:tab/>
        </w:r>
        <w:r w:rsidDel="00243BFD">
          <w:rPr>
            <w:rStyle w:val="Enfasidelicata"/>
            <w:i w:val="0"/>
            <w:iCs w:val="0"/>
            <w:szCs w:val="24"/>
          </w:rPr>
          <w:delText>5</w:delText>
        </w:r>
        <w:r w:rsidRPr="00923D58" w:rsidDel="00243BFD">
          <w:rPr>
            <w:rStyle w:val="Enfasidelicata"/>
            <w:i w:val="0"/>
            <w:iCs w:val="0"/>
            <w:szCs w:val="24"/>
            <w:vertAlign w:val="superscript"/>
          </w:rPr>
          <w:delText>th</w:delText>
        </w:r>
        <w:r w:rsidDel="00243BFD">
          <w:rPr>
            <w:rStyle w:val="Enfasidelicata"/>
            <w:i w:val="0"/>
            <w:iCs w:val="0"/>
            <w:szCs w:val="24"/>
          </w:rPr>
          <w:delText xml:space="preserve"> meeting:</w:delText>
        </w:r>
        <w:r w:rsidR="00AD455C" w:rsidDel="00243BFD">
          <w:rPr>
            <w:rStyle w:val="Enfasidelicata"/>
            <w:i w:val="0"/>
            <w:iCs w:val="0"/>
            <w:szCs w:val="24"/>
          </w:rPr>
          <w:delText xml:space="preserve"> Defined Functional Requirements, Domain Assumptions and Goals</w:delText>
        </w:r>
        <w:r w:rsidR="001118E3" w:rsidRPr="00923D58" w:rsidDel="00243BFD">
          <w:rPr>
            <w:rStyle w:val="Enfasidelicata"/>
            <w:i w:val="0"/>
            <w:iCs w:val="0"/>
            <w:szCs w:val="24"/>
          </w:rPr>
          <w:br/>
        </w:r>
        <w:r w:rsidR="00AD455C" w:rsidDel="00243BFD">
          <w:rPr>
            <w:rStyle w:val="Enfasidelicata"/>
            <w:i w:val="0"/>
            <w:iCs w:val="0"/>
            <w:szCs w:val="24"/>
          </w:rPr>
          <w:delText>Duration 2h, 21/11/2020</w:delText>
        </w:r>
      </w:del>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323A3511" w:rsidR="001118E3" w:rsidRPr="00A8618B" w:rsidDel="00173E72" w:rsidRDefault="001118E3" w:rsidP="00571C1D">
      <w:pPr>
        <w:pStyle w:val="Paragrafoelenco"/>
        <w:numPr>
          <w:ilvl w:val="0"/>
          <w:numId w:val="10"/>
        </w:numPr>
        <w:spacing w:line="240" w:lineRule="auto"/>
        <w:rPr>
          <w:del w:id="176" w:author="Etion Pinari" w:date="2020-12-12T13:17:00Z"/>
          <w:rStyle w:val="Enfasidelicata"/>
          <w:sz w:val="32"/>
          <w:szCs w:val="32"/>
        </w:rPr>
      </w:pPr>
      <w:del w:id="177" w:author="Etion Pinari" w:date="2020-12-12T13:17:00Z">
        <w:r w:rsidRPr="00A8618B" w:rsidDel="00173E72">
          <w:rPr>
            <w:rStyle w:val="Enfasidelicata"/>
            <w:sz w:val="32"/>
            <w:szCs w:val="32"/>
          </w:rPr>
          <w:delText>Document Structure</w:delText>
        </w:r>
      </w:del>
    </w:p>
    <w:p w14:paraId="4CAEA721" w14:textId="7C9EE739" w:rsidR="001118E3" w:rsidRPr="00923D58" w:rsidDel="00173E72" w:rsidRDefault="001118E3" w:rsidP="00571C1D">
      <w:pPr>
        <w:spacing w:line="240" w:lineRule="auto"/>
        <w:ind w:left="720"/>
        <w:rPr>
          <w:del w:id="178" w:author="Etion Pinari" w:date="2020-12-12T13:17:00Z"/>
          <w:rStyle w:val="Enfasidelicata"/>
          <w:i w:val="0"/>
          <w:iCs w:val="0"/>
          <w:szCs w:val="24"/>
        </w:rPr>
      </w:pPr>
      <w:del w:id="179" w:author="Etion Pinari" w:date="2020-12-12T13:17:00Z">
        <w:r w:rsidRPr="00923D58" w:rsidDel="00173E72">
          <w:rPr>
            <w:rStyle w:val="Enfasidelicata"/>
            <w:i w:val="0"/>
            <w:iCs w:val="0"/>
            <w:szCs w:val="24"/>
          </w:rPr>
          <w:delText>Lorem ipsum dolor sit amet, consectetur adipiscing elit, sed do eiusmod tempor incididunt ut labore et dolore magna aliqua.</w:delText>
        </w:r>
        <w:r w:rsidRPr="00923D58" w:rsidDel="00173E72">
          <w:rPr>
            <w:rStyle w:val="Titolo1Carattere"/>
            <w:rFonts w:ascii="Bell MT" w:hAnsi="Bell MT"/>
            <w:sz w:val="24"/>
            <w:szCs w:val="24"/>
          </w:rPr>
          <w:delText xml:space="preserve"> </w:delText>
        </w:r>
        <w:r w:rsidRPr="00923D58" w:rsidDel="00173E72">
          <w:rPr>
            <w:rStyle w:val="Enfasidelicata"/>
            <w:i w:val="0"/>
            <w:iCs w:val="0"/>
            <w:szCs w:val="24"/>
          </w:rPr>
          <w:delText xml:space="preserve">Lorem ipsum dolor sit amet, consectetur adipiscing elit, sed do eiusmod tempor incididunt ut labore et dolore magna aliqua.Lorem ipsum dolor sit amet, consectetur adipiscing elit, sed do eiusmod tempor incididunt ut labore et dolore magna aliqua. </w:delText>
        </w:r>
      </w:del>
    </w:p>
    <w:p w14:paraId="3A221D73" w14:textId="771973CF" w:rsidR="00434F51" w:rsidRDefault="00434F51" w:rsidP="00571C1D">
      <w:pPr>
        <w:spacing w:line="240" w:lineRule="auto"/>
        <w:rPr>
          <w:ins w:id="180" w:author="Etion Pinari" w:date="2020-12-12T13:17:00Z"/>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461B759D" w:rsidR="001118E3" w:rsidRDefault="001118E3" w:rsidP="00A8618B">
      <w:pPr>
        <w:rPr>
          <w:ins w:id="181" w:author="Etion Pinari" w:date="2020-12-12T13:18:00Z"/>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182"/>
      <w:commentRangeStart w:id="183"/>
      <w:r w:rsidRPr="699595DC">
        <w:rPr>
          <w:rStyle w:val="Enfasidelicata"/>
          <w:i w:val="0"/>
          <w:iCs w:val="0"/>
          <w:szCs w:val="24"/>
        </w:rPr>
        <w:t>He chooses the market he wants to go from a map</w:t>
      </w:r>
      <w:commentRangeEnd w:id="182"/>
      <w:r>
        <w:commentReference w:id="182"/>
      </w:r>
      <w:commentRangeEnd w:id="183"/>
      <w:r>
        <w:commentReference w:id="183"/>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184"/>
      <w:commentRangeStart w:id="185"/>
      <w:r w:rsidRPr="00D01022">
        <w:rPr>
          <w:rStyle w:val="Enfasidelicata"/>
          <w:i w:val="0"/>
          <w:iCs w:val="0"/>
          <w:szCs w:val="24"/>
        </w:rPr>
        <w:t>appointment</w:t>
      </w:r>
      <w:commentRangeEnd w:id="184"/>
      <w:r>
        <w:commentReference w:id="184"/>
      </w:r>
      <w:commentRangeEnd w:id="185"/>
      <w:r>
        <w:commentReference w:id="185"/>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186"/>
      <w:commentRangeStart w:id="187"/>
      <w:r w:rsidRPr="699595DC">
        <w:rPr>
          <w:rStyle w:val="Enfasidelicata"/>
          <w:i w:val="0"/>
          <w:iCs w:val="0"/>
          <w:szCs w:val="24"/>
        </w:rPr>
        <w:t xml:space="preserve">his </w:t>
      </w:r>
      <w:commentRangeEnd w:id="186"/>
      <w:r>
        <w:commentReference w:id="186"/>
      </w:r>
      <w:commentRangeEnd w:id="187"/>
      <w:r>
        <w:commentReference w:id="187"/>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188"/>
      <w:r w:rsidRPr="00061068">
        <w:rPr>
          <w:rStyle w:val="Enfasidelicata"/>
          <w:i w:val="0"/>
          <w:iCs w:val="0"/>
          <w:szCs w:val="24"/>
        </w:rPr>
        <w:t>ticket to the cashier</w:t>
      </w:r>
      <w:commentRangeEnd w:id="188"/>
      <w:r w:rsidRPr="00061068">
        <w:rPr>
          <w:rStyle w:val="Rimandocommento"/>
        </w:rPr>
        <w:commentReference w:id="188"/>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189"/>
      <w:r w:rsidRPr="699595DC">
        <w:rPr>
          <w:rStyle w:val="Enfasidelicata"/>
          <w:rFonts w:eastAsiaTheme="majorEastAsia" w:cstheme="majorBidi"/>
          <w:i w:val="0"/>
          <w:iCs w:val="0"/>
          <w:szCs w:val="24"/>
        </w:rPr>
        <w:t>current week</w:t>
      </w:r>
      <w:commentRangeEnd w:id="189"/>
      <w:r>
        <w:commentReference w:id="189"/>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A8618B">
      <w:pPr>
        <w:pStyle w:val="Paragrafoelenco"/>
        <w:spacing w:after="60" w:line="240" w:lineRule="auto"/>
        <w:ind w:left="990"/>
        <w:rPr>
          <w:rStyle w:val="Enfasidelicata"/>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190"/>
      <w:commentRangeStart w:id="191"/>
      <w:r w:rsidR="00F73CE8" w:rsidRPr="00A8618B">
        <w:rPr>
          <w:rStyle w:val="Enfasidelicata"/>
          <w:sz w:val="28"/>
          <w:szCs w:val="28"/>
        </w:rPr>
        <w:t>status</w:t>
      </w:r>
      <w:commentRangeEnd w:id="190"/>
      <w:r w:rsidR="00F73CE8" w:rsidRPr="00A8618B">
        <w:rPr>
          <w:rStyle w:val="Rimandocommento"/>
          <w:i/>
          <w:iCs/>
        </w:rPr>
        <w:commentReference w:id="190"/>
      </w:r>
      <w:commentRangeEnd w:id="191"/>
      <w:r w:rsidR="00182C8C" w:rsidRPr="00A8618B">
        <w:rPr>
          <w:rStyle w:val="Rimandocommento"/>
          <w:i/>
          <w:iCs/>
        </w:rPr>
        <w:commentReference w:id="191"/>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92"/>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93"/>
      <w:r w:rsidR="00182C8C">
        <w:rPr>
          <w:color w:val="000000"/>
          <w:sz w:val="28"/>
          <w:szCs w:val="28"/>
          <w:shd w:val="clear" w:color="auto" w:fill="FFFFFF"/>
        </w:rPr>
        <w:t>unusable</w:t>
      </w:r>
      <w:commentRangeEnd w:id="193"/>
      <w:r w:rsidR="00182C8C">
        <w:rPr>
          <w:rStyle w:val="Rimandocommento"/>
        </w:rPr>
        <w:commentReference w:id="193"/>
      </w:r>
      <w:r w:rsidR="00EF0FA7">
        <w:rPr>
          <w:color w:val="000000"/>
          <w:sz w:val="28"/>
          <w:szCs w:val="28"/>
          <w:shd w:val="clear" w:color="auto" w:fill="FFFFFF"/>
        </w:rPr>
        <w:t xml:space="preserve">. </w:t>
      </w:r>
      <w:commentRangeEnd w:id="192"/>
      <w:r w:rsidR="003D5695">
        <w:rPr>
          <w:rStyle w:val="Rimandocommento"/>
        </w:rPr>
        <w:commentReference w:id="192"/>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09A912D6" w14:textId="36444D45" w:rsidR="00855732" w:rsidDel="00243BFD" w:rsidRDefault="00855732" w:rsidP="008B1B38">
      <w:pPr>
        <w:pStyle w:val="Paragrafoelenco"/>
        <w:rPr>
          <w:del w:id="194" w:author="Etion Pinari" w:date="2020-12-12T13:11:00Z"/>
          <w:color w:val="000000"/>
          <w:sz w:val="32"/>
          <w:szCs w:val="32"/>
          <w:shd w:val="clear" w:color="auto" w:fill="FFFFFF"/>
        </w:rPr>
      </w:pPr>
    </w:p>
    <w:p w14:paraId="75552C60" w14:textId="5A32BA26" w:rsidR="00855732" w:rsidDel="00243BFD" w:rsidRDefault="00855732" w:rsidP="008B1B38">
      <w:pPr>
        <w:pStyle w:val="Paragrafoelenco"/>
        <w:rPr>
          <w:del w:id="195" w:author="Etion Pinari" w:date="2020-12-12T13:11: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5ECF73F7"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 to 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196"/>
      <w:r w:rsidR="00166CDA" w:rsidRPr="00A8618B">
        <w:rPr>
          <w:rStyle w:val="Enfasidelicata"/>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96"/>
      <w:r w:rsidR="00207E23" w:rsidRPr="00A8618B">
        <w:rPr>
          <w:rStyle w:val="Rimandocommento"/>
          <w:sz w:val="28"/>
          <w:szCs w:val="28"/>
        </w:rPr>
        <w:commentReference w:id="196"/>
      </w:r>
    </w:p>
    <w:p w14:paraId="550282CF" w14:textId="7CAA0DA5" w:rsidR="47FCEBF1" w:rsidRPr="00A8618B" w:rsidRDefault="00EC2B1B" w:rsidP="00A8618B">
      <w:pPr>
        <w:ind w:left="270"/>
        <w:jc w:val="both"/>
        <w:rPr>
          <w:rStyle w:val="Enfasidelicata"/>
          <w:i w:val="0"/>
          <w:iCs w:val="0"/>
          <w:sz w:val="28"/>
          <w:szCs w:val="28"/>
        </w:rPr>
      </w:pPr>
      <w:commentRangeStart w:id="197"/>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198"/>
      <w:r w:rsidR="0019584F" w:rsidRPr="00A8618B">
        <w:rPr>
          <w:rStyle w:val="Enfasidelicata"/>
          <w:i w:val="0"/>
          <w:iCs w:val="0"/>
          <w:sz w:val="28"/>
          <w:szCs w:val="28"/>
        </w:rPr>
        <w:t>entered</w:t>
      </w:r>
      <w:commentRangeEnd w:id="198"/>
      <w:r w:rsidR="007E288D" w:rsidRPr="00A8618B">
        <w:rPr>
          <w:rStyle w:val="Rimandocommento"/>
          <w:sz w:val="28"/>
          <w:szCs w:val="28"/>
        </w:rPr>
        <w:commentReference w:id="198"/>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197"/>
      <w:r w:rsidR="00AC7136" w:rsidRPr="00A8618B">
        <w:rPr>
          <w:rStyle w:val="Rimandocommento"/>
          <w:sz w:val="28"/>
          <w:szCs w:val="28"/>
        </w:rPr>
        <w:commentReference w:id="197"/>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671C292E" w:rsidR="699595DC" w:rsidRDefault="699595DC">
      <w:pPr>
        <w:rPr>
          <w:ins w:id="199" w:author="Etion Pinari" w:date="2020-12-12T13:11:00Z"/>
        </w:rPr>
      </w:pPr>
    </w:p>
    <w:p w14:paraId="3E64C0B3" w14:textId="3A415796" w:rsidR="00243BFD" w:rsidRDefault="00243BFD">
      <w:pPr>
        <w:rPr>
          <w:ins w:id="200" w:author="Etion Pinari" w:date="2020-12-12T13:11:00Z"/>
        </w:rPr>
      </w:pPr>
    </w:p>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 a </w:t>
      </w:r>
      <w:r w:rsidR="00AD455C" w:rsidRPr="00A8618B">
        <w:rPr>
          <w:rStyle w:val="Enfasidelicata"/>
          <w:i w:val="0"/>
          <w:iCs w:val="0"/>
          <w:sz w:val="28"/>
          <w:szCs w:val="28"/>
        </w:rPr>
        <w:t xml:space="preserve">ticket </w:t>
      </w:r>
      <w:r w:rsidR="005077B2" w:rsidRPr="00A8618B">
        <w:rPr>
          <w:rStyle w:val="Enfasidelicata"/>
          <w:i w:val="0"/>
          <w:iCs w:val="0"/>
          <w:sz w:val="28"/>
          <w:szCs w:val="28"/>
        </w:rPr>
        <w:t xml:space="preserve">with the date and the time written on the card, from the dispenser. He will have to show the card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201"/>
      <w:r w:rsidR="00D152F5" w:rsidRPr="00A8618B">
        <w:rPr>
          <w:rStyle w:val="Enfasidelicata"/>
          <w:sz w:val="32"/>
          <w:szCs w:val="32"/>
        </w:rPr>
        <w:t xml:space="preserve">dependencies </w:t>
      </w:r>
      <w:commentRangeEnd w:id="201"/>
      <w:r w:rsidR="00656675" w:rsidRPr="00A8618B">
        <w:rPr>
          <w:rStyle w:val="Rimandocommento"/>
          <w:iCs/>
        </w:rPr>
        <w:commentReference w:id="201"/>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A8618B" w:rsidRDefault="003710A3" w:rsidP="00A8618B">
      <w:pPr>
        <w:jc w:val="both"/>
        <w:rPr>
          <w:rStyle w:val="Enfasidelicata"/>
          <w:i w:val="0"/>
          <w:iCs w:val="0"/>
          <w:szCs w:val="24"/>
        </w:rPr>
      </w:pPr>
      <w:r w:rsidRPr="00A8618B">
        <w:rPr>
          <w:rStyle w:val="Enfasidelicata"/>
          <w:i w:val="0"/>
          <w:iCs w:val="0"/>
          <w:szCs w:val="24"/>
        </w:rPr>
        <w:t xml:space="preserve">Since </w:t>
      </w:r>
      <w:r>
        <w:rPr>
          <w:rStyle w:val="Enfasidelicata"/>
          <w:i w:val="0"/>
          <w:iCs w:val="0"/>
          <w:szCs w:val="24"/>
        </w:rPr>
        <w:t>the system is a critical part of the defense against the further spread of the virus</w:t>
      </w:r>
      <w:r w:rsidR="00E46EA3" w:rsidRPr="00A8618B">
        <w:rPr>
          <w:rStyle w:val="Enfasidelicata"/>
          <w:i w:val="0"/>
          <w:iCs w:val="0"/>
          <w:szCs w:val="24"/>
        </w:rPr>
        <w:t xml:space="preserve">, it is crucial to have some assumptions on undesired </w:t>
      </w:r>
      <w:r w:rsidR="0064228B" w:rsidRPr="00A8618B">
        <w:rPr>
          <w:rStyle w:val="Enfasidelicata"/>
          <w:i w:val="0"/>
          <w:iCs w:val="0"/>
          <w:szCs w:val="24"/>
        </w:rPr>
        <w:t xml:space="preserve">behaviors on which the system has no control and cannot check: </w:t>
      </w:r>
      <w:r w:rsidR="00E46EA3" w:rsidRPr="00A8618B">
        <w:rPr>
          <w:rStyle w:val="Enfasidelicata"/>
          <w:i w:val="0"/>
          <w:iCs w:val="0"/>
          <w:szCs w:val="24"/>
        </w:rPr>
        <w:t xml:space="preserve"> </w:t>
      </w:r>
      <w:r w:rsidR="00CB1F98">
        <w:rPr>
          <w:rStyle w:val="Enfasidelicata"/>
          <w:i w:val="0"/>
          <w:iCs w:val="0"/>
          <w:szCs w:val="24"/>
        </w:rPr>
        <w:t xml:space="preserve">(A1) regards the correct notification of users by the system about their suggested departing time and their distance to the shop; </w:t>
      </w:r>
      <w:r w:rsidR="0064228B" w:rsidRPr="00A8618B">
        <w:rPr>
          <w:rStyle w:val="Enfasidelicata"/>
          <w:i w:val="0"/>
          <w:iCs w:val="0"/>
          <w:szCs w:val="24"/>
        </w:rPr>
        <w:t>(</w:t>
      </w:r>
      <w:r w:rsidR="0064228B">
        <w:rPr>
          <w:rStyle w:val="Enfasidelicata"/>
          <w:i w:val="0"/>
          <w:iCs w:val="0"/>
          <w:szCs w:val="24"/>
        </w:rPr>
        <w:t xml:space="preserve">A2 and </w:t>
      </w:r>
      <w:r w:rsidR="0064228B" w:rsidRPr="00A8618B">
        <w:rPr>
          <w:rStyle w:val="Enfasidelicata"/>
          <w:i w:val="0"/>
          <w:iCs w:val="0"/>
          <w:szCs w:val="24"/>
        </w:rPr>
        <w:t xml:space="preserve">A3) </w:t>
      </w:r>
      <w:r w:rsidR="00CB1F98">
        <w:rPr>
          <w:rStyle w:val="Enfasidelicata"/>
          <w:i w:val="0"/>
          <w:iCs w:val="0"/>
          <w:szCs w:val="24"/>
        </w:rPr>
        <w:t xml:space="preserve">allow </w:t>
      </w:r>
      <w:r w:rsidR="0064228B" w:rsidRPr="00A8618B">
        <w:rPr>
          <w:rStyle w:val="Enfasidelicata"/>
          <w:i w:val="0"/>
          <w:iCs w:val="0"/>
          <w:szCs w:val="24"/>
        </w:rPr>
        <w:t xml:space="preserve">the system to optimize the space inside the market knowing where the user will be during his visit; (A4) is </w:t>
      </w:r>
      <w:r w:rsidR="00CB1F98">
        <w:rPr>
          <w:rStyle w:val="Enfasidelicata"/>
          <w:i w:val="0"/>
          <w:iCs w:val="0"/>
          <w:szCs w:val="24"/>
        </w:rPr>
        <w:t>crucial</w:t>
      </w:r>
      <w:r w:rsidR="0064228B" w:rsidRPr="00A8618B">
        <w:rPr>
          <w:rStyle w:val="Enfasidelicata"/>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Enfasidelicata"/>
          <w:i w:val="0"/>
          <w:iCs w:val="0"/>
          <w:szCs w:val="24"/>
        </w:rPr>
        <w:t xml:space="preserve"> (A6) Deals with another undesired behavior: since system allows to line up virtually, users have no need to stand in queue in front of the store, and they </w:t>
      </w:r>
      <w:r w:rsidR="00F8407C">
        <w:rPr>
          <w:rStyle w:val="Enfasidelicata"/>
          <w:i w:val="0"/>
          <w:iCs w:val="0"/>
          <w:szCs w:val="24"/>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Enfasidelicata"/>
                <w:i w:val="0"/>
                <w:iCs w:val="0"/>
                <w:szCs w:val="24"/>
              </w:rPr>
              <w:t>A1</w:t>
            </w:r>
          </w:p>
        </w:tc>
        <w:tc>
          <w:tcPr>
            <w:tcW w:w="9412" w:type="dxa"/>
            <w:vAlign w:val="center"/>
          </w:tcPr>
          <w:p w14:paraId="3B49D782" w14:textId="6D343B90" w:rsidR="00417F4B" w:rsidRPr="00EE0195" w:rsidRDefault="00417F4B" w:rsidP="00417F4B">
            <w:pPr>
              <w:pStyle w:val="Paragrafoelenco"/>
              <w:ind w:left="0"/>
              <w:jc w:val="center"/>
              <w:rPr>
                <w:szCs w:val="24"/>
                <w:shd w:val="clear" w:color="auto" w:fill="FFFFFF"/>
              </w:rPr>
            </w:pPr>
            <w:commentRangeStart w:id="202"/>
            <w:commentRangeStart w:id="203"/>
            <w:r>
              <w:rPr>
                <w:szCs w:val="24"/>
                <w:shd w:val="clear" w:color="auto" w:fill="FFFFFF"/>
              </w:rPr>
              <w:t>Users will take the shortest path to shops</w:t>
            </w:r>
            <w:commentRangeEnd w:id="202"/>
            <w:r>
              <w:rPr>
                <w:rStyle w:val="Rimandocommento"/>
              </w:rPr>
              <w:commentReference w:id="202"/>
            </w:r>
            <w:commentRangeEnd w:id="203"/>
            <w:r>
              <w:rPr>
                <w:rStyle w:val="Rimandocommento"/>
              </w:rPr>
              <w:commentReference w:id="203"/>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2</w:t>
            </w:r>
          </w:p>
        </w:tc>
        <w:tc>
          <w:tcPr>
            <w:tcW w:w="9412" w:type="dxa"/>
            <w:vAlign w:val="center"/>
          </w:tcPr>
          <w:p w14:paraId="7AC27B4F" w14:textId="7727BD4E" w:rsidR="00417F4B" w:rsidRPr="00EE0195" w:rsidRDefault="00417F4B" w:rsidP="00417F4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3</w:t>
            </w:r>
          </w:p>
        </w:tc>
        <w:tc>
          <w:tcPr>
            <w:tcW w:w="9412" w:type="dxa"/>
            <w:vAlign w:val="center"/>
          </w:tcPr>
          <w:p w14:paraId="69AD9968" w14:textId="7D85268C" w:rsidR="00417F4B" w:rsidRPr="00EE0195" w:rsidRDefault="00417F4B" w:rsidP="00417F4B">
            <w:pPr>
              <w:pStyle w:val="Paragrafoelenco"/>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4</w:t>
            </w:r>
          </w:p>
        </w:tc>
        <w:tc>
          <w:tcPr>
            <w:tcW w:w="9412" w:type="dxa"/>
            <w:vAlign w:val="center"/>
          </w:tcPr>
          <w:p w14:paraId="312CD8D1" w14:textId="384D6506" w:rsidR="00417F4B" w:rsidRPr="00EE0195" w:rsidRDefault="00417F4B" w:rsidP="00417F4B">
            <w:pPr>
              <w:pStyle w:val="Paragrafoelenco"/>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5</w:t>
            </w:r>
          </w:p>
        </w:tc>
        <w:tc>
          <w:tcPr>
            <w:tcW w:w="9412" w:type="dxa"/>
            <w:vAlign w:val="center"/>
          </w:tcPr>
          <w:p w14:paraId="57F7FB11" w14:textId="5692915C" w:rsidR="00417F4B" w:rsidRDefault="00417F4B" w:rsidP="00417F4B">
            <w:pPr>
              <w:pStyle w:val="Paragrafoelenco"/>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6</w:t>
            </w:r>
          </w:p>
        </w:tc>
        <w:tc>
          <w:tcPr>
            <w:tcW w:w="9412" w:type="dxa"/>
            <w:vAlign w:val="center"/>
          </w:tcPr>
          <w:p w14:paraId="226F7689" w14:textId="47A08EC9" w:rsidR="00417F4B" w:rsidRDefault="00417F4B" w:rsidP="00417F4B">
            <w:pPr>
              <w:pStyle w:val="Paragrafoelenco"/>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9B0963" w:rsidRPr="00394E50" w:rsidRDefault="009B0963"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9B0963" w:rsidRPr="00394E50" w:rsidRDefault="009B0963"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9B0963" w:rsidRPr="00C916B9" w:rsidRDefault="009B0963"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9B0963" w:rsidRPr="00C916B9" w:rsidRDefault="009B0963"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r w:rsidR="007C5236" w:rsidRPr="699595DC">
        <w:rPr>
          <w:rStyle w:val="Enfasidelicata"/>
          <w:i w:val="0"/>
          <w:iCs w:val="0"/>
          <w:szCs w:val="24"/>
        </w:rPr>
        <w:t>colours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9B0963" w:rsidRPr="00F45241" w:rsidRDefault="009B0963"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9B0963" w:rsidRPr="00F45241" w:rsidRDefault="009B0963"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9B0963" w:rsidRPr="00B70500" w:rsidRDefault="009B0963"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9B0963" w:rsidRPr="00B70500" w:rsidRDefault="009B0963"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9B0963" w:rsidRPr="00126B00" w:rsidRDefault="009B0963"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9B0963" w:rsidRPr="00126B00" w:rsidRDefault="009B0963"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9B0963" w:rsidRPr="00CE15D9" w:rsidRDefault="009B0963"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9B0963" w:rsidRPr="00CE15D9" w:rsidRDefault="009B0963"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3D2925FD" w:rsidR="009C361D" w:rsidRPr="0008156E" w:rsidRDefault="00F877BD" w:rsidP="00A8618B">
      <w:pPr>
        <w:spacing w:line="240" w:lineRule="auto"/>
        <w:ind w:left="1505"/>
        <w:jc w:val="both"/>
        <w:rPr>
          <w:rStyle w:val="Enfasidelicata"/>
          <w:i w:val="0"/>
          <w:iCs w:val="0"/>
          <w:szCs w:val="24"/>
        </w:rPr>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r w:rsidR="00166CDA">
        <w:rPr>
          <w:rStyle w:val="Enfasidelicata"/>
          <w:i w:val="0"/>
          <w:iCs w:val="0"/>
          <w:szCs w:val="24"/>
        </w:rPr>
        <w:t xml:space="preserve">virtual </w:t>
      </w:r>
      <w:r w:rsidRPr="699595DC">
        <w:rPr>
          <w:rStyle w:val="Enfasidelicata"/>
          <w:i w:val="0"/>
          <w:iCs w:val="0"/>
          <w:szCs w:val="24"/>
        </w:rPr>
        <w:t>users to select their shopping list</w:t>
      </w:r>
      <w:r w:rsidR="00E670C8">
        <w:rPr>
          <w:rStyle w:val="Enfasidelicata"/>
          <w:i w:val="0"/>
          <w:iCs w:val="0"/>
          <w:szCs w:val="24"/>
        </w:rPr>
        <w:t>.</w:t>
      </w:r>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4"/>
      <w:r w:rsidR="001D5F33" w:rsidRPr="00D01022">
        <w:rPr>
          <w:rFonts w:eastAsia="Bell MT" w:cs="Bell MT"/>
          <w:szCs w:val="24"/>
        </w:rPr>
        <w:t>t</w:t>
      </w:r>
      <w:r w:rsidR="00564211" w:rsidRPr="00D01022">
        <w:rPr>
          <w:rFonts w:eastAsia="Bell MT" w:cs="Bell MT"/>
          <w:szCs w:val="24"/>
        </w:rPr>
        <w:t>o</w:t>
      </w:r>
      <w:commentRangeEnd w:id="204"/>
      <w:r>
        <w:commentReference w:id="204"/>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205"/>
      <w:r w:rsidR="00B43D73" w:rsidRPr="699595DC">
        <w:rPr>
          <w:rStyle w:val="Enfasidelicata"/>
          <w:i w:val="0"/>
          <w:iCs w:val="0"/>
          <w:szCs w:val="24"/>
        </w:rPr>
        <w:t>Internet</w:t>
      </w:r>
      <w:commentRangeEnd w:id="205"/>
      <w:r w:rsidR="00684D5E">
        <w:commentReference w:id="205"/>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25B1A41E" w14:textId="77777777" w:rsidR="00855732" w:rsidDel="00243BFD" w:rsidRDefault="00855732" w:rsidP="00923D58">
      <w:pPr>
        <w:pStyle w:val="Paragrafoelenco"/>
        <w:rPr>
          <w:del w:id="206" w:author="Etion Pinari" w:date="2020-12-12T13:11:00Z"/>
          <w:rStyle w:val="Enfasidelicata"/>
          <w:sz w:val="32"/>
          <w:szCs w:val="32"/>
        </w:rPr>
      </w:pPr>
    </w:p>
    <w:p w14:paraId="1018BEEB" w14:textId="206103CF" w:rsidR="00D64D7E" w:rsidDel="00243BFD" w:rsidRDefault="00D64D7E" w:rsidP="00923D58">
      <w:pPr>
        <w:pStyle w:val="Paragrafoelenco"/>
        <w:rPr>
          <w:del w:id="207" w:author="Etion Pinari" w:date="2020-12-12T13:11:00Z"/>
          <w:rStyle w:val="Enfasidelicata"/>
          <w:sz w:val="32"/>
          <w:szCs w:val="32"/>
        </w:rPr>
      </w:pPr>
    </w:p>
    <w:p w14:paraId="45ACB61A" w14:textId="77777777" w:rsidR="00417F4B" w:rsidRDefault="00B76B18" w:rsidP="00A8618B">
      <w:pPr>
        <w:rPr>
          <w:rStyle w:val="Enfasidelicata"/>
          <w:sz w:val="36"/>
          <w:szCs w:val="36"/>
        </w:rPr>
      </w:pPr>
      <w:del w:id="208" w:author="Etion Pinari" w:date="2020-12-12T13:11:00Z">
        <w:r w:rsidRPr="00073837" w:rsidDel="00243BFD">
          <w:rPr>
            <w:rStyle w:val="Enfasidelicata"/>
            <w:sz w:val="36"/>
            <w:szCs w:val="36"/>
          </w:rPr>
          <w:delText xml:space="preserve">  </w:delText>
        </w:r>
        <w:r w:rsidR="00290739" w:rsidRPr="00073837" w:rsidDel="00243BFD">
          <w:rPr>
            <w:rStyle w:val="Enfasidelicata"/>
            <w:sz w:val="36"/>
            <w:szCs w:val="36"/>
          </w:rPr>
          <w:tab/>
        </w:r>
      </w:del>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Paragrafoelenco"/>
              <w:ind w:left="0"/>
              <w:rPr>
                <w:b/>
                <w:color w:val="FF7C80"/>
                <w:sz w:val="28"/>
                <w:szCs w:val="28"/>
                <w:shd w:val="clear" w:color="auto" w:fill="FFFFFF"/>
              </w:rPr>
            </w:pPr>
            <w:bookmarkStart w:id="209" w:name="_Hlk57922340"/>
            <w:r w:rsidRPr="001A00D5">
              <w:rPr>
                <w:b/>
                <w:sz w:val="28"/>
                <w:szCs w:val="28"/>
              </w:rPr>
              <w:t>R1</w:t>
            </w:r>
          </w:p>
        </w:tc>
        <w:tc>
          <w:tcPr>
            <w:tcW w:w="4520" w:type="pct"/>
          </w:tcPr>
          <w:p w14:paraId="3ACF8124" w14:textId="77777777" w:rsidR="00417F4B" w:rsidRPr="001A00D5" w:rsidRDefault="00417F4B" w:rsidP="00417F4B">
            <w:pPr>
              <w:pStyle w:val="Paragrafoelenco"/>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10"/>
            <w:commentRangeEnd w:id="210"/>
            <w:r w:rsidRPr="001A00D5">
              <w:rPr>
                <w:rStyle w:val="Rimandocommento"/>
                <w:sz w:val="26"/>
                <w:szCs w:val="26"/>
              </w:rPr>
              <w:commentReference w:id="210"/>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R6</w:t>
            </w:r>
          </w:p>
        </w:tc>
        <w:tc>
          <w:tcPr>
            <w:tcW w:w="4520" w:type="pct"/>
          </w:tcPr>
          <w:p w14:paraId="07B2B394" w14:textId="6D3CC459"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11"/>
            <w:commentRangeEnd w:id="211"/>
            <w:r w:rsidRPr="001A00D5">
              <w:rPr>
                <w:rStyle w:val="Rimandocommento"/>
                <w:sz w:val="26"/>
                <w:szCs w:val="26"/>
              </w:rPr>
              <w:commentReference w:id="211"/>
            </w:r>
            <w:r w:rsidRPr="001A00D5">
              <w:rPr>
                <w:color w:val="000000"/>
                <w:sz w:val="26"/>
                <w:shd w:val="clear" w:color="auto" w:fill="FFFFFF"/>
              </w:rPr>
              <w:t xml:space="preserve">by their </w:t>
            </w:r>
            <w:commentRangeStart w:id="212"/>
            <w:del w:id="213" w:author="Etion Pinari" w:date="2020-12-11T13:13:00Z">
              <w:r w:rsidRPr="001A00D5" w:rsidDel="00DC7F1F">
                <w:rPr>
                  <w:color w:val="000000"/>
                  <w:sz w:val="26"/>
                  <w:shd w:val="clear" w:color="auto" w:fill="FFFFFF"/>
                </w:rPr>
                <w:delText xml:space="preserve">phone </w:delText>
              </w:r>
            </w:del>
            <w:ins w:id="214" w:author="Etion Pinari" w:date="2020-12-11T13:13:00Z">
              <w:r w:rsidR="00DC7F1F">
                <w:rPr>
                  <w:color w:val="000000"/>
                  <w:sz w:val="26"/>
                  <w:shd w:val="clear" w:color="auto" w:fill="FFFFFF"/>
                </w:rPr>
                <w:t>device</w:t>
              </w:r>
              <w:r w:rsidR="00DC7F1F" w:rsidRPr="001A00D5">
                <w:rPr>
                  <w:color w:val="000000"/>
                  <w:sz w:val="26"/>
                  <w:shd w:val="clear" w:color="auto" w:fill="FFFFFF"/>
                </w:rPr>
                <w:t xml:space="preserve"> </w:t>
              </w:r>
              <w:commentRangeEnd w:id="212"/>
              <w:r w:rsidR="00DC7F1F">
                <w:rPr>
                  <w:rStyle w:val="Rimandocommento"/>
                </w:rPr>
                <w:commentReference w:id="212"/>
              </w:r>
            </w:ins>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Paragrafoelenco"/>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15"/>
            <w:commentRangeEnd w:id="215"/>
            <w:r>
              <w:rPr>
                <w:rStyle w:val="Rimandocommento"/>
              </w:rPr>
              <w:commentReference w:id="215"/>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Paragrafoelenco"/>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Paragrafoelenco"/>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Paragrafoelenco"/>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Paragrafoelenco"/>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Paragrafoelenco"/>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Paragrafoelenco"/>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Paragrafoelenco"/>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Paragrafoelenco"/>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Paragrafoelenco"/>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Paragrafoelenco"/>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Paragrafoelenco"/>
              <w:ind w:left="0"/>
              <w:rPr>
                <w:sz w:val="26"/>
              </w:rPr>
            </w:pPr>
            <w:r w:rsidRPr="001A00D5">
              <w:rPr>
                <w:b/>
                <w:sz w:val="26"/>
              </w:rPr>
              <w:t>The system shall</w:t>
            </w:r>
            <w:commentRangeStart w:id="216"/>
            <w:commentRangeEnd w:id="216"/>
            <w:r w:rsidRPr="001A00D5">
              <w:rPr>
                <w:rStyle w:val="Rimandocommento"/>
                <w:b/>
                <w:sz w:val="26"/>
                <w:szCs w:val="26"/>
              </w:rPr>
              <w:commentReference w:id="216"/>
            </w:r>
            <w:r w:rsidRPr="001A00D5">
              <w:rPr>
                <w:sz w:val="26"/>
              </w:rPr>
              <w:t xml:space="preserve"> allow the user to scan its QR code in entrance through the turnstiles</w:t>
            </w:r>
            <w:commentRangeStart w:id="217"/>
            <w:commentRangeEnd w:id="217"/>
            <w:r w:rsidRPr="001A00D5">
              <w:rPr>
                <w:rStyle w:val="Rimandocommento"/>
                <w:sz w:val="26"/>
                <w:szCs w:val="26"/>
              </w:rPr>
              <w:commentReference w:id="217"/>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Paragrafoelenco"/>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Paragrafoelenco"/>
              <w:ind w:left="0"/>
              <w:rPr>
                <w:sz w:val="26"/>
              </w:rPr>
            </w:pPr>
            <w:r w:rsidRPr="001A00D5">
              <w:rPr>
                <w:b/>
                <w:sz w:val="26"/>
              </w:rPr>
              <w:t>The system shall</w:t>
            </w:r>
            <w:commentRangeStart w:id="218"/>
            <w:commentRangeEnd w:id="218"/>
            <w:r w:rsidRPr="001A00D5">
              <w:rPr>
                <w:rStyle w:val="Rimandocommento"/>
                <w:b/>
                <w:sz w:val="26"/>
                <w:szCs w:val="26"/>
              </w:rPr>
              <w:commentReference w:id="218"/>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Paragrafoelenco"/>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entrance</w:t>
            </w:r>
            <w:commentRangeStart w:id="219"/>
            <w:commentRangeEnd w:id="219"/>
            <w:r w:rsidRPr="001A00D5">
              <w:rPr>
                <w:rStyle w:val="Rimandocommento"/>
                <w:sz w:val="26"/>
                <w:szCs w:val="26"/>
              </w:rPr>
              <w:commentReference w:id="219"/>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Paragrafoelenco"/>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Paragrafoelenco"/>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Paragrafoelenco"/>
              <w:ind w:left="0"/>
              <w:rPr>
                <w:sz w:val="26"/>
              </w:rPr>
            </w:pPr>
            <w:r w:rsidRPr="001A00D5">
              <w:rPr>
                <w:b/>
                <w:sz w:val="26"/>
              </w:rPr>
              <w:t xml:space="preserve">The system shall </w:t>
            </w:r>
            <w:r w:rsidRPr="001A00D5">
              <w:rPr>
                <w:sz w:val="26"/>
              </w:rPr>
              <w:t>lock the turnstiles after a push has occurred</w:t>
            </w:r>
            <w:commentRangeStart w:id="220"/>
            <w:commentRangeEnd w:id="220"/>
            <w:r w:rsidRPr="001A00D5">
              <w:rPr>
                <w:rStyle w:val="Rimandocommento"/>
                <w:sz w:val="26"/>
                <w:szCs w:val="26"/>
              </w:rPr>
              <w:commentReference w:id="220"/>
            </w:r>
          </w:p>
        </w:tc>
      </w:tr>
    </w:tbl>
    <w:p w14:paraId="3AB90538" w14:textId="556E41E0" w:rsidR="00417F4B" w:rsidRPr="00417F4B" w:rsidRDefault="00417F4B" w:rsidP="00A8618B">
      <w:pPr>
        <w:rPr>
          <w:rStyle w:val="Enfasidelicata"/>
          <w:sz w:val="36"/>
          <w:szCs w:val="36"/>
        </w:rPr>
      </w:pPr>
    </w:p>
    <w:p w14:paraId="5D0C2D19" w14:textId="77777777" w:rsidR="00417F4B" w:rsidRDefault="00417F4B" w:rsidP="00417F4B">
      <w:pPr>
        <w:spacing w:line="360" w:lineRule="auto"/>
        <w:ind w:left="360"/>
        <w:rPr>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221"/>
            <w:r>
              <w:rPr>
                <w:b/>
                <w:bCs/>
                <w:sz w:val="26"/>
              </w:rPr>
              <w:t xml:space="preserve">The system shall </w:t>
            </w:r>
            <w:r>
              <w:rPr>
                <w:sz w:val="26"/>
              </w:rPr>
              <w:t>send a reminder to the user when it is time for him to leave so that he can arrive at the store in time</w:t>
            </w:r>
            <w:commentRangeStart w:id="222"/>
            <w:commentRangeEnd w:id="222"/>
            <w:r>
              <w:rPr>
                <w:rStyle w:val="Rimandocommento"/>
              </w:rPr>
              <w:commentReference w:id="222"/>
            </w:r>
            <w:commentRangeEnd w:id="221"/>
            <w:r>
              <w:rPr>
                <w:rStyle w:val="Rimandocommento"/>
              </w:rPr>
              <w:commentReference w:id="221"/>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5D807204" w:rsidR="00417F4B" w:rsidDel="003765A5" w:rsidRDefault="00417F4B" w:rsidP="00417F4B">
      <w:pPr>
        <w:spacing w:line="360" w:lineRule="auto"/>
        <w:rPr>
          <w:del w:id="223" w:author="Etion Pinari" w:date="2020-12-12T12:49:00Z"/>
          <w:rStyle w:val="Enfasidelicata"/>
          <w:i w:val="0"/>
          <w:sz w:val="22"/>
          <w:szCs w:val="22"/>
        </w:rPr>
      </w:pPr>
    </w:p>
    <w:p w14:paraId="3EB94240" w14:textId="77777777" w:rsidR="003765A5" w:rsidRDefault="003765A5" w:rsidP="00417F4B">
      <w:pPr>
        <w:spacing w:line="360" w:lineRule="auto"/>
        <w:rPr>
          <w:ins w:id="224" w:author="Etion Pinari" w:date="2020-12-12T12:49:00Z"/>
          <w:rStyle w:val="Enfasidelicata"/>
          <w:i w:val="0"/>
          <w:szCs w:val="24"/>
        </w:rPr>
      </w:pPr>
    </w:p>
    <w:p w14:paraId="6F66931C" w14:textId="3EB54946" w:rsidR="00417F4B" w:rsidRPr="003765A5" w:rsidDel="003765A5" w:rsidRDefault="00417F4B" w:rsidP="00417F4B">
      <w:pPr>
        <w:spacing w:line="360" w:lineRule="auto"/>
        <w:rPr>
          <w:del w:id="225" w:author="Etion Pinari" w:date="2020-12-12T12:52:00Z"/>
          <w:rStyle w:val="Enfasidelicata"/>
          <w:i w:val="0"/>
          <w:szCs w:val="24"/>
          <w:rPrChange w:id="226" w:author="Etion Pinari" w:date="2020-12-12T12:49:00Z">
            <w:rPr>
              <w:del w:id="227" w:author="Etion Pinari" w:date="2020-12-12T12:52:00Z"/>
              <w:rStyle w:val="Enfasidelicata"/>
              <w:i w:val="0"/>
              <w:sz w:val="22"/>
              <w:szCs w:val="22"/>
            </w:rPr>
          </w:rPrChange>
        </w:rPr>
      </w:pPr>
      <w:r w:rsidRPr="003765A5">
        <w:rPr>
          <w:rStyle w:val="Enfasidelicata"/>
          <w:i w:val="0"/>
          <w:szCs w:val="24"/>
          <w:rPrChange w:id="228" w:author="Etion Pinari" w:date="2020-12-12T12:49:00Z">
            <w:rPr>
              <w:rStyle w:val="Enfasidelicata"/>
              <w:i w:val="0"/>
              <w:sz w:val="22"/>
              <w:szCs w:val="22"/>
            </w:rPr>
          </w:rPrChange>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Pr="003765A5" w:rsidRDefault="00417F4B" w:rsidP="00417F4B">
      <w:pPr>
        <w:spacing w:line="360" w:lineRule="auto"/>
        <w:rPr>
          <w:rStyle w:val="Enfasidelicata"/>
          <w:i w:val="0"/>
          <w:szCs w:val="24"/>
          <w:rPrChange w:id="229" w:author="Etion Pinari" w:date="2020-12-12T12:49:00Z">
            <w:rPr>
              <w:rStyle w:val="Enfasidelicata"/>
              <w:i w:val="0"/>
              <w:sz w:val="22"/>
              <w:szCs w:val="22"/>
            </w:rPr>
          </w:rPrChange>
        </w:rPr>
      </w:pPr>
      <w:r w:rsidRPr="003765A5">
        <w:rPr>
          <w:rStyle w:val="Enfasidelicata"/>
          <w:i w:val="0"/>
          <w:szCs w:val="24"/>
          <w:rPrChange w:id="230" w:author="Etion Pinari" w:date="2020-12-12T12:49:00Z">
            <w:rPr>
              <w:rStyle w:val="Enfasidelicata"/>
              <w:i w:val="0"/>
              <w:sz w:val="22"/>
              <w:szCs w:val="22"/>
            </w:rPr>
          </w:rPrChange>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231"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231"/>
    <w:p w14:paraId="4766C27C" w14:textId="14D1D9FE" w:rsidR="00417F4B" w:rsidRPr="003F5A77" w:rsidDel="003765A5" w:rsidRDefault="004A61D8" w:rsidP="00417F4B">
      <w:pPr>
        <w:ind w:left="360"/>
        <w:rPr>
          <w:del w:id="232" w:author="Etion Pinari" w:date="2020-12-12T12:49:00Z"/>
          <w:rStyle w:val="Enfasidelicata"/>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38501F5D" w14:textId="77777777" w:rsidR="00417F4B" w:rsidRDefault="00417F4B">
      <w:pPr>
        <w:ind w:left="360"/>
        <w:rPr>
          <w:rStyle w:val="Enfasidelicata"/>
          <w:i w:val="0"/>
          <w:iCs w:val="0"/>
          <w:szCs w:val="24"/>
        </w:rPr>
        <w:pPrChange w:id="233" w:author="Etion Pinari" w:date="2020-12-12T12:49:00Z">
          <w:pPr>
            <w:spacing w:line="360" w:lineRule="auto"/>
          </w:pPr>
        </w:pPrChange>
      </w:pPr>
    </w:p>
    <w:p w14:paraId="400A653C" w14:textId="642F5462" w:rsidR="00417F4B" w:rsidDel="003765A5" w:rsidRDefault="00417F4B" w:rsidP="00417F4B">
      <w:pPr>
        <w:spacing w:line="360" w:lineRule="auto"/>
        <w:rPr>
          <w:del w:id="234" w:author="Etion Pinari" w:date="2020-12-12T12:49:00Z"/>
          <w:rStyle w:val="Enfasidelicata"/>
          <w:i w:val="0"/>
          <w:iCs w:val="0"/>
          <w:szCs w:val="24"/>
        </w:rPr>
      </w:pPr>
      <w:commentRangeStart w:id="235"/>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235"/>
      <w:r>
        <w:rPr>
          <w:rStyle w:val="Rimandocommento"/>
        </w:rPr>
        <w:commentReference w:id="235"/>
      </w:r>
      <w:r>
        <w:rPr>
          <w:rStyle w:val="Enfasidelicata"/>
          <w:i w:val="0"/>
          <w:iCs w:val="0"/>
          <w:szCs w:val="24"/>
        </w:rPr>
        <w:t>.</w:t>
      </w:r>
    </w:p>
    <w:p w14:paraId="1BC682CA" w14:textId="06C52A38" w:rsidR="00417F4B" w:rsidRDefault="00417F4B" w:rsidP="00417F4B">
      <w:pPr>
        <w:spacing w:line="360" w:lineRule="auto"/>
        <w:rPr>
          <w:ins w:id="236" w:author="Etion Pinari" w:date="2020-12-12T12:49:00Z"/>
          <w:rStyle w:val="Enfasidelicata"/>
          <w:i w:val="0"/>
          <w:iCs w:val="0"/>
          <w:szCs w:val="24"/>
        </w:rPr>
      </w:pPr>
    </w:p>
    <w:p w14:paraId="54F1480F" w14:textId="4BC8DA78" w:rsidR="003765A5" w:rsidRDefault="003765A5" w:rsidP="00417F4B">
      <w:pPr>
        <w:spacing w:line="360" w:lineRule="auto"/>
        <w:rPr>
          <w:ins w:id="237" w:author="Etion Pinari" w:date="2020-12-12T12:52:00Z"/>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238"/>
            <w:commentRangeEnd w:id="238"/>
            <w:r w:rsidRPr="003F5A77">
              <w:rPr>
                <w:rStyle w:val="Rimandocommento"/>
                <w:b/>
                <w:sz w:val="26"/>
                <w:szCs w:val="26"/>
              </w:rPr>
              <w:commentReference w:id="238"/>
            </w:r>
            <w:r w:rsidRPr="003F5A77">
              <w:rPr>
                <w:sz w:val="26"/>
              </w:rPr>
              <w:t xml:space="preserve"> allow the user to scan its QR code in entrance through the turnstiles</w:t>
            </w:r>
            <w:commentRangeStart w:id="239"/>
            <w:commentRangeEnd w:id="239"/>
            <w:r w:rsidRPr="003F5A77">
              <w:rPr>
                <w:rStyle w:val="Rimandocommento"/>
                <w:sz w:val="26"/>
                <w:szCs w:val="26"/>
              </w:rPr>
              <w:commentReference w:id="239"/>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240"/>
            <w:commentRangeEnd w:id="240"/>
            <w:r w:rsidRPr="003F5A77">
              <w:rPr>
                <w:rStyle w:val="Rimandocommento"/>
                <w:b/>
                <w:sz w:val="26"/>
                <w:szCs w:val="26"/>
              </w:rPr>
              <w:commentReference w:id="240"/>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241"/>
            <w:commentRangeEnd w:id="241"/>
            <w:r w:rsidRPr="003F5A77">
              <w:rPr>
                <w:rStyle w:val="Rimandocommento"/>
                <w:sz w:val="26"/>
                <w:szCs w:val="26"/>
              </w:rPr>
              <w:commentReference w:id="241"/>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242"/>
            <w:r w:rsidRPr="003F5A77">
              <w:rPr>
                <w:sz w:val="26"/>
              </w:rPr>
              <w:t>occurred</w:t>
            </w:r>
            <w:commentRangeEnd w:id="242"/>
            <w:r w:rsidRPr="003F5A77">
              <w:rPr>
                <w:rStyle w:val="Rimandocommento"/>
                <w:sz w:val="26"/>
                <w:szCs w:val="26"/>
              </w:rPr>
              <w:commentReference w:id="242"/>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1A17743C" w:rsidR="00417F4B" w:rsidRDefault="00417F4B" w:rsidP="00417F4B">
      <w:pPr>
        <w:rPr>
          <w:ins w:id="243" w:author="Etion Pinari" w:date="2020-12-12T13:12:00Z"/>
        </w:rPr>
      </w:pPr>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Pr>
        <w:rPr>
          <w:ins w:id="244" w:author="Etion Pinari" w:date="2020-12-12T13:12:00Z"/>
        </w:rPr>
      </w:pPr>
    </w:p>
    <w:p w14:paraId="5198F6FD" w14:textId="74482E43" w:rsidR="00243BFD" w:rsidRDefault="00243BFD" w:rsidP="00417F4B">
      <w:pPr>
        <w:rPr>
          <w:ins w:id="245" w:author="Etion Pinari" w:date="2020-12-12T13:12:00Z"/>
        </w:rPr>
      </w:pPr>
    </w:p>
    <w:p w14:paraId="1023B5D5" w14:textId="450358A9" w:rsidR="00243BFD" w:rsidRDefault="00243BFD" w:rsidP="00417F4B">
      <w:pPr>
        <w:rPr>
          <w:ins w:id="246" w:author="Etion Pinari" w:date="2020-12-12T13:12:00Z"/>
        </w:rPr>
      </w:pPr>
    </w:p>
    <w:p w14:paraId="2C6D32A6" w14:textId="743CC951" w:rsidR="00243BFD" w:rsidRDefault="00243BFD" w:rsidP="00417F4B">
      <w:pPr>
        <w:rPr>
          <w:ins w:id="247" w:author="Etion Pinari" w:date="2020-12-12T13:12:00Z"/>
        </w:rPr>
      </w:pPr>
    </w:p>
    <w:p w14:paraId="5B041F69" w14:textId="4835EA11" w:rsidR="00243BFD" w:rsidRDefault="00243BFD" w:rsidP="00417F4B">
      <w:pPr>
        <w:rPr>
          <w:ins w:id="248" w:author="Etion Pinari" w:date="2020-12-12T13:12:00Z"/>
        </w:rPr>
      </w:pPr>
    </w:p>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249"/>
            <w:commentRangeEnd w:id="249"/>
            <w:r w:rsidRPr="003F5A77">
              <w:rPr>
                <w:rStyle w:val="Rimandocommento"/>
                <w:b/>
                <w:sz w:val="26"/>
                <w:szCs w:val="26"/>
              </w:rPr>
              <w:commentReference w:id="249"/>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250"/>
            <w:commentRangeEnd w:id="250"/>
            <w:r w:rsidRPr="003F5A77">
              <w:rPr>
                <w:rStyle w:val="Rimandocommento"/>
                <w:sz w:val="26"/>
                <w:szCs w:val="26"/>
              </w:rPr>
              <w:commentReference w:id="250"/>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251"/>
            <w:r w:rsidRPr="003F5A77">
              <w:rPr>
                <w:sz w:val="26"/>
              </w:rPr>
              <w:t>occurred</w:t>
            </w:r>
            <w:commentRangeEnd w:id="251"/>
            <w:r w:rsidRPr="003F5A77">
              <w:rPr>
                <w:rStyle w:val="Rimandocommento"/>
                <w:sz w:val="26"/>
                <w:szCs w:val="26"/>
              </w:rPr>
              <w:commentReference w:id="251"/>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500845CE" w:rsidR="00417F4B" w:rsidDel="00243BFD" w:rsidRDefault="00417F4B" w:rsidP="00417F4B">
      <w:pPr>
        <w:rPr>
          <w:del w:id="252" w:author="Etion Pinari" w:date="2020-12-12T13:12:00Z"/>
        </w:rPr>
      </w:pPr>
    </w:p>
    <w:p w14:paraId="0A59BD3E" w14:textId="686AC6C0" w:rsidR="00417F4B" w:rsidDel="00243BFD" w:rsidRDefault="00417F4B" w:rsidP="00417F4B">
      <w:pPr>
        <w:rPr>
          <w:del w:id="253" w:author="Etion Pinari" w:date="2020-12-12T13:12:00Z"/>
        </w:rPr>
      </w:pPr>
    </w:p>
    <w:p w14:paraId="2FBDA8F3" w14:textId="6357A890" w:rsidR="00417F4B" w:rsidDel="00243BFD" w:rsidRDefault="00417F4B" w:rsidP="00417F4B">
      <w:pPr>
        <w:rPr>
          <w:del w:id="254" w:author="Etion Pinari" w:date="2020-12-12T13:12:00Z"/>
        </w:rPr>
      </w:pPr>
    </w:p>
    <w:p w14:paraId="1A073950" w14:textId="34EA7CF9" w:rsidR="00417F4B" w:rsidDel="00243BFD" w:rsidRDefault="00417F4B" w:rsidP="00417F4B">
      <w:pPr>
        <w:rPr>
          <w:del w:id="255" w:author="Etion Pinari" w:date="2020-12-12T13:12:00Z"/>
        </w:rPr>
      </w:pPr>
    </w:p>
    <w:p w14:paraId="222E6D09" w14:textId="22C91C13" w:rsidR="00417F4B" w:rsidDel="00243BFD" w:rsidRDefault="00417F4B" w:rsidP="00417F4B">
      <w:pPr>
        <w:rPr>
          <w:del w:id="256" w:author="Etion Pinari" w:date="2020-12-12T13:12:00Z"/>
        </w:rPr>
      </w:pPr>
    </w:p>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257"/>
            <w:r w:rsidRPr="003F5A77">
              <w:rPr>
                <w:sz w:val="26"/>
              </w:rPr>
              <w:t>occurred</w:t>
            </w:r>
            <w:commentRangeEnd w:id="257"/>
            <w:r w:rsidRPr="003F5A77">
              <w:rPr>
                <w:rStyle w:val="Rimandocommento"/>
                <w:sz w:val="26"/>
                <w:szCs w:val="26"/>
              </w:rPr>
              <w:commentReference w:id="257"/>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202696CF" w14:textId="77777777" w:rsidR="00417F4B" w:rsidDel="00243BFD" w:rsidRDefault="00417F4B" w:rsidP="00417F4B">
      <w:pPr>
        <w:rPr>
          <w:del w:id="258" w:author="Etion Pinari" w:date="2020-12-12T13:12:00Z"/>
        </w:rPr>
      </w:pPr>
    </w:p>
    <w:p w14:paraId="03743DDF" w14:textId="77777777" w:rsidR="00417F4B" w:rsidRDefault="00417F4B" w:rsidP="00417F4B"/>
    <w:p w14:paraId="1D76501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G4</w:t>
            </w:r>
          </w:p>
        </w:tc>
        <w:tc>
          <w:tcPr>
            <w:tcW w:w="4369" w:type="pct"/>
          </w:tcPr>
          <w:p w14:paraId="1B5E887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A4</w:t>
            </w:r>
          </w:p>
        </w:tc>
        <w:tc>
          <w:tcPr>
            <w:tcW w:w="4369" w:type="pct"/>
          </w:tcPr>
          <w:p w14:paraId="5A41FDF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A6</w:t>
            </w:r>
          </w:p>
        </w:tc>
        <w:tc>
          <w:tcPr>
            <w:tcW w:w="4369" w:type="pct"/>
          </w:tcPr>
          <w:p w14:paraId="30EF6CC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EDBE6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1CF7F98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5004675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Pr>
        <w:rPr>
          <w:ins w:id="259" w:author="Etion Pinari" w:date="2020-12-12T13:12:00Z"/>
        </w:rPr>
      </w:pPr>
    </w:p>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
          <w:p w14:paraId="387F5E14" w14:textId="77777777"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260"/>
            <w:r w:rsidRPr="003F5A77">
              <w:rPr>
                <w:sz w:val="26"/>
              </w:rPr>
              <w:t>occurred</w:t>
            </w:r>
            <w:commentRangeEnd w:id="260"/>
            <w:r w:rsidRPr="003F5A77">
              <w:rPr>
                <w:rStyle w:val="Rimandocommento"/>
                <w:sz w:val="26"/>
                <w:szCs w:val="26"/>
              </w:rPr>
              <w:commentReference w:id="260"/>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Del="003765A5" w:rsidRDefault="00417F4B" w:rsidP="00417F4B">
      <w:pPr>
        <w:rPr>
          <w:del w:id="261" w:author="Etion Pinari" w:date="2020-12-12T12:49:00Z"/>
        </w:rPr>
      </w:pPr>
    </w:p>
    <w:p w14:paraId="656571E7" w14:textId="77777777" w:rsidR="00417F4B" w:rsidDel="003765A5" w:rsidRDefault="00417F4B" w:rsidP="00417F4B">
      <w:pPr>
        <w:rPr>
          <w:del w:id="262" w:author="Etion Pinari" w:date="2020-12-12T12:49:00Z"/>
        </w:rPr>
      </w:pPr>
    </w:p>
    <w:p w14:paraId="7FCFA51F" w14:textId="77777777" w:rsidR="00417F4B" w:rsidDel="003765A5" w:rsidRDefault="00417F4B" w:rsidP="00417F4B">
      <w:pPr>
        <w:rPr>
          <w:del w:id="263" w:author="Etion Pinari" w:date="2020-12-12T12:49:00Z"/>
        </w:rPr>
      </w:pPr>
    </w:p>
    <w:p w14:paraId="5BFEA047" w14:textId="77777777" w:rsidR="00417F4B" w:rsidRDefault="00417F4B" w:rsidP="00417F4B"/>
    <w:p w14:paraId="5257B41C"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G6</w:t>
            </w:r>
          </w:p>
        </w:tc>
        <w:tc>
          <w:tcPr>
            <w:tcW w:w="4369" w:type="pct"/>
          </w:tcPr>
          <w:p w14:paraId="2C620245" w14:textId="77777777" w:rsidR="00417F4B" w:rsidRPr="003F5A77" w:rsidRDefault="00417F4B" w:rsidP="00EE2C0E">
            <w:pPr>
              <w:pStyle w:val="Paragrafoelenco"/>
              <w:tabs>
                <w:tab w:val="left" w:pos="1048"/>
              </w:tabs>
              <w:spacing w:line="360" w:lineRule="auto"/>
              <w:ind w:left="0"/>
              <w:rPr>
                <w:rStyle w:val="Enfasidelicata"/>
                <w:i w:val="0"/>
                <w:iCs w:val="0"/>
                <w:sz w:val="26"/>
              </w:rPr>
            </w:pPr>
            <w:r w:rsidRPr="007F6E18">
              <w:rPr>
                <w:rStyle w:val="Enfasidelicata"/>
                <w:i w:val="0"/>
                <w:iCs w:val="0"/>
                <w:sz w:val="26"/>
              </w:rPr>
              <w:t xml:space="preserve">Anyone who wants to book a visit to any store should decide their desired time to go, within the next 7 </w:t>
            </w:r>
            <w:commentRangeStart w:id="264"/>
            <w:r w:rsidRPr="007F6E18">
              <w:rPr>
                <w:rStyle w:val="Enfasidelicata"/>
                <w:i w:val="0"/>
                <w:iCs w:val="0"/>
                <w:sz w:val="26"/>
              </w:rPr>
              <w:t>days</w:t>
            </w:r>
            <w:commentRangeEnd w:id="264"/>
            <w:r>
              <w:rPr>
                <w:rStyle w:val="Rimandocommento"/>
              </w:rPr>
              <w:commentReference w:id="264"/>
            </w:r>
            <w:r w:rsidRPr="007F6E18">
              <w:rPr>
                <w:rStyle w:val="Enfasidelicata"/>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0E2E43E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1C54E2A9"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6747CD05" w14:textId="77777777" w:rsidR="00417F4B" w:rsidRPr="003F5A77" w:rsidRDefault="00417F4B" w:rsidP="00EE2C0E">
            <w:pPr>
              <w:pStyle w:val="Paragrafoelenco"/>
              <w:tabs>
                <w:tab w:val="left" w:pos="1256"/>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3B3B637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7399DD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5DB294A1" w14:textId="77777777" w:rsidR="00417F4B" w:rsidRPr="003F5A77" w:rsidRDefault="00417F4B" w:rsidP="00EE2C0E">
            <w:pPr>
              <w:pStyle w:val="Paragrafoelenco"/>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Pr>
        <w:rPr>
          <w:ins w:id="265" w:author="Etion Pinari" w:date="2020-12-12T12:49:00Z"/>
        </w:rPr>
      </w:pPr>
    </w:p>
    <w:p w14:paraId="3D2214AC" w14:textId="5F7FCCA5" w:rsidR="003765A5" w:rsidRDefault="003765A5" w:rsidP="00417F4B">
      <w:pPr>
        <w:rPr>
          <w:ins w:id="266" w:author="Etion Pinari" w:date="2020-12-12T12:49:00Z"/>
        </w:rPr>
      </w:pPr>
    </w:p>
    <w:p w14:paraId="44DABEB1" w14:textId="16D26398" w:rsidR="003765A5" w:rsidRDefault="003765A5" w:rsidP="00417F4B">
      <w:pPr>
        <w:rPr>
          <w:ins w:id="267" w:author="Etion Pinari" w:date="2020-12-12T12:49:00Z"/>
        </w:rPr>
      </w:pPr>
    </w:p>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rsidDel="00F1393E" w14:paraId="3685CF2B" w14:textId="3D283B6A" w:rsidTr="00EE2C0E">
        <w:trPr>
          <w:del w:id="268" w:author="Etion Pinari" w:date="2020-12-12T11:30:00Z"/>
        </w:trPr>
        <w:tc>
          <w:tcPr>
            <w:tcW w:w="631" w:type="pct"/>
            <w:shd w:val="clear" w:color="auto" w:fill="F7CAAC" w:themeFill="accent2" w:themeFillTint="66"/>
          </w:tcPr>
          <w:p w14:paraId="26ADB458" w14:textId="56056EB5" w:rsidR="00417F4B" w:rsidRPr="003F5A77" w:rsidDel="00F1393E" w:rsidRDefault="00417F4B" w:rsidP="00EE2C0E">
            <w:pPr>
              <w:pStyle w:val="Paragrafoelenco"/>
              <w:spacing w:line="360" w:lineRule="auto"/>
              <w:ind w:left="0"/>
              <w:rPr>
                <w:del w:id="269" w:author="Etion Pinari" w:date="2020-12-12T11:30:00Z"/>
                <w:rStyle w:val="Enfasidelicata"/>
                <w:i w:val="0"/>
                <w:iCs w:val="0"/>
                <w:sz w:val="26"/>
              </w:rPr>
            </w:pPr>
            <w:commentRangeStart w:id="270"/>
            <w:del w:id="271" w:author="Etion Pinari" w:date="2020-12-12T11:30:00Z">
              <w:r w:rsidRPr="003F5A77" w:rsidDel="00F1393E">
                <w:rPr>
                  <w:rStyle w:val="Enfasidelicata"/>
                  <w:i w:val="0"/>
                  <w:iCs w:val="0"/>
                  <w:sz w:val="26"/>
                </w:rPr>
                <w:delText>A5</w:delText>
              </w:r>
            </w:del>
          </w:p>
        </w:tc>
        <w:tc>
          <w:tcPr>
            <w:tcW w:w="4369" w:type="pct"/>
          </w:tcPr>
          <w:p w14:paraId="70EC5BAC" w14:textId="5A244998" w:rsidR="00417F4B" w:rsidRPr="003F5A77" w:rsidDel="00F1393E" w:rsidRDefault="00417F4B" w:rsidP="00EE2C0E">
            <w:pPr>
              <w:pStyle w:val="Paragrafoelenco"/>
              <w:spacing w:line="360" w:lineRule="auto"/>
              <w:ind w:left="0"/>
              <w:rPr>
                <w:del w:id="272" w:author="Etion Pinari" w:date="2020-12-12T11:30:00Z"/>
                <w:rStyle w:val="Enfasidelicata"/>
                <w:i w:val="0"/>
                <w:iCs w:val="0"/>
                <w:sz w:val="26"/>
              </w:rPr>
            </w:pPr>
            <w:del w:id="273" w:author="Etion Pinari" w:date="2020-12-12T11:30:00Z">
              <w:r w:rsidRPr="003F5A77" w:rsidDel="00F1393E">
                <w:rPr>
                  <w:rStyle w:val="Enfasidelicata"/>
                  <w:i w:val="0"/>
                  <w:iCs w:val="0"/>
                  <w:sz w:val="26"/>
                </w:rPr>
                <w:delText>Only one person will enter the store per ticket</w:delText>
              </w:r>
              <w:commentRangeEnd w:id="270"/>
              <w:r w:rsidDel="00F1393E">
                <w:rPr>
                  <w:rStyle w:val="Rimandocommento"/>
                </w:rPr>
                <w:commentReference w:id="270"/>
              </w:r>
            </w:del>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2403FBAF" w:rsidR="00417F4B" w:rsidDel="00F1393E" w:rsidRDefault="00417F4B" w:rsidP="00417F4B">
      <w:pPr>
        <w:rPr>
          <w:del w:id="274" w:author="Etion Pinari" w:date="2020-12-12T11:30:00Z"/>
        </w:rPr>
      </w:pPr>
    </w:p>
    <w:p w14:paraId="47DB2E2F" w14:textId="77777777" w:rsidR="00F1393E" w:rsidRDefault="00F1393E" w:rsidP="00417F4B">
      <w:pPr>
        <w:rPr>
          <w:ins w:id="275" w:author="Etion Pinari" w:date="2020-12-12T11:30:00Z"/>
        </w:rPr>
      </w:pPr>
    </w:p>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276"/>
            <w:r w:rsidRPr="003F5A77">
              <w:rPr>
                <w:rStyle w:val="Enfasidelicata"/>
                <w:i w:val="0"/>
                <w:iCs w:val="0"/>
                <w:sz w:val="26"/>
              </w:rPr>
              <w:t>request</w:t>
            </w:r>
            <w:commentRangeEnd w:id="276"/>
            <w:r w:rsidRPr="003F5A77">
              <w:rPr>
                <w:rStyle w:val="Rimandocommento"/>
                <w:sz w:val="26"/>
                <w:szCs w:val="26"/>
              </w:rPr>
              <w:commentReference w:id="276"/>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277"/>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277"/>
            <w:r>
              <w:rPr>
                <w:rStyle w:val="Rimandocommento"/>
              </w:rPr>
              <w:commentReference w:id="277"/>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Pr>
        <w:rPr>
          <w:ins w:id="278" w:author="Etion Pinari" w:date="2020-12-12T11:30:00Z"/>
        </w:rPr>
      </w:pPr>
    </w:p>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279"/>
            <w:commentRangeStart w:id="280"/>
            <w:r w:rsidRPr="003F5A77">
              <w:rPr>
                <w:sz w:val="26"/>
                <w:shd w:val="clear" w:color="auto" w:fill="FFFFFF"/>
              </w:rPr>
              <w:t>Users will take the shortest path to shops</w:t>
            </w:r>
            <w:commentRangeEnd w:id="279"/>
            <w:r w:rsidRPr="003F5A77">
              <w:rPr>
                <w:rStyle w:val="Rimandocommento"/>
                <w:sz w:val="26"/>
                <w:szCs w:val="26"/>
              </w:rPr>
              <w:commentReference w:id="279"/>
            </w:r>
            <w:commentRangeEnd w:id="280"/>
            <w:r w:rsidRPr="003F5A77">
              <w:rPr>
                <w:rStyle w:val="Rimandocommento"/>
                <w:sz w:val="26"/>
                <w:szCs w:val="26"/>
              </w:rPr>
              <w:commentReference w:id="280"/>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281"/>
            <w:commentRangeStart w:id="282"/>
            <w:r w:rsidRPr="003F5A77">
              <w:rPr>
                <w:b/>
                <w:bCs/>
                <w:sz w:val="26"/>
              </w:rPr>
              <w:t xml:space="preserve">The system shall </w:t>
            </w:r>
            <w:r w:rsidRPr="003F5A77">
              <w:rPr>
                <w:sz w:val="26"/>
              </w:rPr>
              <w:t xml:space="preserve">send a </w:t>
            </w:r>
            <w:commentRangeEnd w:id="281"/>
            <w:r>
              <w:rPr>
                <w:sz w:val="26"/>
              </w:rPr>
              <w:t>reminder to the user when it is time for him to leave so that he can arrive at the store in time</w:t>
            </w:r>
            <w:r w:rsidRPr="003F5A77">
              <w:rPr>
                <w:rStyle w:val="Rimandocommento"/>
                <w:sz w:val="26"/>
                <w:szCs w:val="26"/>
              </w:rPr>
              <w:commentReference w:id="281"/>
            </w:r>
            <w:commentRangeEnd w:id="282"/>
            <w:r w:rsidRPr="003F5A77">
              <w:rPr>
                <w:rStyle w:val="Rimandocommento"/>
                <w:sz w:val="26"/>
                <w:szCs w:val="26"/>
              </w:rPr>
              <w:commentReference w:id="282"/>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417F4B">
      <w:pPr>
        <w:pStyle w:val="Paragrafoelenco"/>
        <w:spacing w:line="360" w:lineRule="auto"/>
        <w:ind w:left="0"/>
        <w:rPr>
          <w:rStyle w:val="Enfasidelicata"/>
          <w:i w:val="0"/>
          <w:iCs w:val="0"/>
          <w:szCs w:val="24"/>
        </w:rPr>
      </w:pPr>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7176D92C"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del w:id="283" w:author="Etion Pinari" w:date="2020-12-12T11:32:00Z">
        <w:r w:rsidR="00B55E5A" w:rsidDel="00F1393E">
          <w:rPr>
            <w:rStyle w:val="Enfasidelicata"/>
            <w:sz w:val="32"/>
            <w:szCs w:val="32"/>
          </w:rPr>
          <w:delText xml:space="preserve"> </w:delText>
        </w:r>
      </w:del>
      <w:bookmarkEnd w:id="209"/>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284"/>
            <w:commentRangeEnd w:id="284"/>
            <w:r w:rsidRPr="00A8618B">
              <w:rPr>
                <w:rStyle w:val="Rimandocommento"/>
                <w:sz w:val="28"/>
                <w:szCs w:val="28"/>
              </w:rPr>
              <w:commentReference w:id="284"/>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77777777"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Change w:id="285">
          <w:tblGrid>
            <w:gridCol w:w="1985"/>
            <w:gridCol w:w="6815"/>
          </w:tblGrid>
        </w:tblGridChange>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040F1C88"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ins w:id="286" w:author="Giorgio Romeo" w:date="2020-12-14T23:02:00Z">
              <w:r w:rsidR="009B6543">
                <w:rPr>
                  <w:rStyle w:val="Enfasidelicata"/>
                  <w:i w:val="0"/>
                  <w:iCs w:val="0"/>
                  <w:sz w:val="28"/>
                  <w:szCs w:val="28"/>
                </w:rPr>
                <w:t>, after he has been notified by the app, reaches</w:t>
              </w:r>
            </w:ins>
            <w:ins w:id="287" w:author="Giorgio Romeo" w:date="2020-12-14T23:03:00Z">
              <w:r w:rsidR="009B6543">
                <w:rPr>
                  <w:rStyle w:val="Enfasidelicata"/>
                  <w:i w:val="0"/>
                  <w:iCs w:val="0"/>
                  <w:sz w:val="28"/>
                  <w:szCs w:val="28"/>
                </w:rPr>
                <w:t xml:space="preserve"> </w:t>
              </w:r>
            </w:ins>
            <w:del w:id="288" w:author="Giorgio Romeo" w:date="2020-12-14T23:02:00Z">
              <w:r w:rsidRPr="00631266" w:rsidDel="009B6543">
                <w:rPr>
                  <w:rStyle w:val="Enfasidelicata"/>
                  <w:i w:val="0"/>
                  <w:iCs w:val="0"/>
                  <w:sz w:val="28"/>
                  <w:szCs w:val="28"/>
                </w:rPr>
                <w:delText xml:space="preserve"> is in front of </w:delText>
              </w:r>
            </w:del>
            <w:r w:rsidRPr="00631266">
              <w:rPr>
                <w:rStyle w:val="Enfasidelicata"/>
                <w:i w:val="0"/>
                <w:iCs w:val="0"/>
                <w:sz w:val="28"/>
                <w:szCs w:val="28"/>
              </w:rPr>
              <w:t>the store indicated in his ticket</w:t>
            </w:r>
          </w:p>
        </w:tc>
      </w:tr>
      <w:tr w:rsidR="000A111F" w:rsidRPr="004A1E69" w14:paraId="7440750A" w14:textId="77777777" w:rsidTr="009B0963">
        <w:tblPrEx>
          <w:tblW w:w="0" w:type="auto"/>
          <w:tblPrExChange w:id="289" w:author="Giorgio Romeo" w:date="2020-12-14T22:51:00Z">
            <w:tblPrEx>
              <w:tblW w:w="0" w:type="auto"/>
            </w:tblPrEx>
          </w:tblPrExChange>
        </w:tblPrEx>
        <w:trPr>
          <w:trHeight w:val="2589"/>
          <w:trPrChange w:id="290" w:author="Giorgio Romeo" w:date="2020-12-14T22:51:00Z">
            <w:trPr>
              <w:trHeight w:val="2553"/>
            </w:trPr>
          </w:trPrChange>
        </w:trPr>
        <w:tc>
          <w:tcPr>
            <w:tcW w:w="1985" w:type="dxa"/>
            <w:tcPrChange w:id="291" w:author="Giorgio Romeo" w:date="2020-12-14T22:51:00Z">
              <w:tcPr>
                <w:tcW w:w="1985" w:type="dxa"/>
              </w:tcPr>
            </w:tcPrChange>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Change w:id="292" w:author="Giorgio Romeo" w:date="2020-12-14T22:51:00Z">
              <w:tcPr>
                <w:tcW w:w="6815" w:type="dxa"/>
              </w:tcPr>
            </w:tcPrChange>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293"/>
            <w:commentRangeStart w:id="294"/>
            <w:commentRangeStart w:id="295"/>
            <w:commentRangeEnd w:id="293"/>
            <w:r>
              <w:rPr>
                <w:rStyle w:val="Rimandocommento"/>
              </w:rPr>
              <w:commentReference w:id="293"/>
            </w:r>
            <w:commentRangeEnd w:id="294"/>
            <w:r w:rsidR="007818DD">
              <w:rPr>
                <w:rStyle w:val="Rimandocommento"/>
              </w:rPr>
              <w:commentReference w:id="294"/>
            </w:r>
            <w:commentRangeEnd w:id="295"/>
            <w:r w:rsidR="007818DD">
              <w:rPr>
                <w:rStyle w:val="Rimandocommento"/>
              </w:rPr>
              <w:commentReference w:id="295"/>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296"/>
            <w:commentRangeStart w:id="297"/>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298"/>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298"/>
            <w:r w:rsidR="00182C8C">
              <w:rPr>
                <w:rStyle w:val="Rimandocommento"/>
              </w:rPr>
              <w:commentReference w:id="298"/>
            </w:r>
            <w:r w:rsidR="00EF0FA7">
              <w:rPr>
                <w:color w:val="000000"/>
                <w:shd w:val="clear" w:color="auto" w:fill="FFFFFF"/>
              </w:rPr>
              <w:t>.</w:t>
            </w:r>
            <w:commentRangeEnd w:id="296"/>
            <w:r w:rsidR="00EF0FA7">
              <w:rPr>
                <w:rStyle w:val="Rimandocommento"/>
              </w:rPr>
              <w:commentReference w:id="296"/>
            </w:r>
            <w:commentRangeEnd w:id="297"/>
            <w:r w:rsidR="00D4110A">
              <w:rPr>
                <w:rStyle w:val="Rimandocommento"/>
              </w:rPr>
              <w:commentReference w:id="297"/>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ins w:id="299" w:author="Etion Pinari" w:date="2020-12-12T12:56:00Z"/>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moveTo w:id="300" w:author="Etion Pinari" w:date="2020-12-12T12:56:00Z"/>
          <w:rStyle w:val="Enfasidelicata"/>
          <w:sz w:val="28"/>
          <w:szCs w:val="28"/>
        </w:rPr>
      </w:pPr>
      <w:moveToRangeStart w:id="301" w:author="Etion Pinari" w:date="2020-12-12T12:56:00Z" w:name="move58670198"/>
      <w:moveTo w:id="302" w:author="Etion Pinari" w:date="2020-12-12T12:56:00Z">
        <w:r>
          <w:rPr>
            <w:rStyle w:val="Enfasidelicata"/>
            <w:sz w:val="28"/>
            <w:szCs w:val="28"/>
          </w:rPr>
          <w:lastRenderedPageBreak/>
          <w:t>Register Store</w:t>
        </w:r>
      </w:moveTo>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moveTo w:id="303" w:author="Etion Pinari" w:date="2020-12-12T12:56:00Z"/>
                <w:rStyle w:val="Enfasidelicata"/>
                <w:i w:val="0"/>
                <w:iCs w:val="0"/>
                <w:sz w:val="32"/>
                <w:szCs w:val="32"/>
              </w:rPr>
            </w:pPr>
            <w:moveTo w:id="304" w:author="Etion Pinari" w:date="2020-12-12T12:56:00Z">
              <w:r w:rsidRPr="006B5465">
                <w:rPr>
                  <w:rStyle w:val="Enfasidelicata"/>
                  <w:i w:val="0"/>
                  <w:iCs w:val="0"/>
                  <w:sz w:val="32"/>
                  <w:szCs w:val="32"/>
                </w:rPr>
                <w:t>Actors</w:t>
              </w:r>
            </w:moveTo>
          </w:p>
        </w:tc>
        <w:tc>
          <w:tcPr>
            <w:tcW w:w="6849" w:type="dxa"/>
          </w:tcPr>
          <w:p w14:paraId="5F2DE634" w14:textId="77777777" w:rsidR="0073751A" w:rsidRPr="00923D58" w:rsidRDefault="0073751A" w:rsidP="009B0963">
            <w:pPr>
              <w:pStyle w:val="Paragrafoelenco"/>
              <w:ind w:left="0"/>
              <w:jc w:val="both"/>
              <w:rPr>
                <w:moveTo w:id="305" w:author="Etion Pinari" w:date="2020-12-12T12:56:00Z"/>
                <w:rStyle w:val="Enfasidelicata"/>
                <w:i w:val="0"/>
                <w:iCs w:val="0"/>
                <w:sz w:val="28"/>
                <w:szCs w:val="28"/>
              </w:rPr>
            </w:pPr>
            <w:moveTo w:id="306" w:author="Etion Pinari" w:date="2020-12-12T12:56:00Z">
              <w:r>
                <w:rPr>
                  <w:rStyle w:val="Enfasidelicata"/>
                  <w:i w:val="0"/>
                  <w:iCs w:val="0"/>
                  <w:sz w:val="28"/>
                  <w:szCs w:val="28"/>
                </w:rPr>
                <w:t>Store Manager</w:t>
              </w:r>
            </w:moveTo>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moveTo w:id="307" w:author="Etion Pinari" w:date="2020-12-12T12:56:00Z"/>
                <w:rStyle w:val="Enfasidelicata"/>
                <w:i w:val="0"/>
                <w:iCs w:val="0"/>
                <w:sz w:val="32"/>
                <w:szCs w:val="32"/>
              </w:rPr>
            </w:pPr>
            <w:moveTo w:id="308" w:author="Etion Pinari" w:date="2020-12-12T12:56:00Z">
              <w:r w:rsidRPr="006B5465">
                <w:rPr>
                  <w:rStyle w:val="Enfasidelicata"/>
                  <w:i w:val="0"/>
                  <w:iCs w:val="0"/>
                  <w:sz w:val="32"/>
                  <w:szCs w:val="32"/>
                </w:rPr>
                <w:t>Entry condition</w:t>
              </w:r>
            </w:moveTo>
          </w:p>
        </w:tc>
        <w:tc>
          <w:tcPr>
            <w:tcW w:w="6849" w:type="dxa"/>
          </w:tcPr>
          <w:p w14:paraId="2E45FC6C" w14:textId="77777777" w:rsidR="0073751A" w:rsidRPr="00923D58" w:rsidRDefault="0073751A" w:rsidP="009B0963">
            <w:pPr>
              <w:pStyle w:val="Paragrafoelenco"/>
              <w:ind w:left="0"/>
              <w:jc w:val="both"/>
              <w:rPr>
                <w:moveTo w:id="309" w:author="Etion Pinari" w:date="2020-12-12T12:56:00Z"/>
                <w:rStyle w:val="Enfasidelicata"/>
                <w:i w:val="0"/>
                <w:iCs w:val="0"/>
                <w:sz w:val="28"/>
                <w:szCs w:val="28"/>
              </w:rPr>
            </w:pPr>
            <w:moveTo w:id="310" w:author="Etion Pinari" w:date="2020-12-12T12:56:00Z">
              <w:r>
                <w:rPr>
                  <w:rStyle w:val="Enfasidelicata"/>
                  <w:i w:val="0"/>
                  <w:iCs w:val="0"/>
                  <w:sz w:val="28"/>
                  <w:szCs w:val="28"/>
                </w:rPr>
                <w:t>The store manager access CLup app through an authorized account.</w:t>
              </w:r>
            </w:moveTo>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moveTo w:id="311" w:author="Etion Pinari" w:date="2020-12-12T12:56:00Z"/>
                <w:rStyle w:val="Enfasidelicata"/>
                <w:i w:val="0"/>
                <w:iCs w:val="0"/>
                <w:sz w:val="32"/>
                <w:szCs w:val="32"/>
              </w:rPr>
            </w:pPr>
            <w:moveTo w:id="312" w:author="Etion Pinari" w:date="2020-12-12T12:56:00Z">
              <w:r w:rsidRPr="006B5465">
                <w:rPr>
                  <w:rStyle w:val="Enfasidelicata"/>
                  <w:i w:val="0"/>
                  <w:iCs w:val="0"/>
                  <w:sz w:val="32"/>
                  <w:szCs w:val="32"/>
                </w:rPr>
                <w:t>Events flow</w:t>
              </w:r>
            </w:moveTo>
          </w:p>
        </w:tc>
        <w:tc>
          <w:tcPr>
            <w:tcW w:w="6849" w:type="dxa"/>
          </w:tcPr>
          <w:p w14:paraId="2D5BD435" w14:textId="77777777" w:rsidR="0073751A" w:rsidRPr="00034636" w:rsidRDefault="0073751A" w:rsidP="009B0963">
            <w:pPr>
              <w:pStyle w:val="Paragrafoelenco"/>
              <w:numPr>
                <w:ilvl w:val="0"/>
                <w:numId w:val="96"/>
              </w:numPr>
              <w:ind w:left="357" w:hanging="357"/>
              <w:jc w:val="both"/>
              <w:rPr>
                <w:moveTo w:id="313" w:author="Etion Pinari" w:date="2020-12-12T12:56:00Z"/>
                <w:rStyle w:val="Enfasidelicata"/>
                <w:i w:val="0"/>
                <w:iCs w:val="0"/>
                <w:sz w:val="28"/>
                <w:szCs w:val="28"/>
              </w:rPr>
            </w:pPr>
            <w:moveTo w:id="314" w:author="Etion Pinari" w:date="2020-12-12T12:56:00Z">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moveTo>
          </w:p>
          <w:p w14:paraId="36E8C368" w14:textId="77777777" w:rsidR="0073751A" w:rsidRPr="00034636" w:rsidRDefault="0073751A" w:rsidP="009B0963">
            <w:pPr>
              <w:pStyle w:val="Paragrafoelenco"/>
              <w:numPr>
                <w:ilvl w:val="0"/>
                <w:numId w:val="96"/>
              </w:numPr>
              <w:ind w:left="357" w:hanging="357"/>
              <w:jc w:val="both"/>
              <w:rPr>
                <w:moveTo w:id="315" w:author="Etion Pinari" w:date="2020-12-12T12:56:00Z"/>
                <w:rStyle w:val="Enfasidelicata"/>
                <w:i w:val="0"/>
                <w:iCs w:val="0"/>
                <w:sz w:val="28"/>
                <w:szCs w:val="28"/>
              </w:rPr>
            </w:pPr>
            <w:moveTo w:id="316" w:author="Etion Pinari" w:date="2020-12-12T12:56:00Z">
              <w:r w:rsidRPr="00034636">
                <w:rPr>
                  <w:rStyle w:val="Enfasidelicata"/>
                  <w:i w:val="0"/>
                  <w:iCs w:val="0"/>
                  <w:sz w:val="28"/>
                  <w:szCs w:val="28"/>
                </w:rPr>
                <w:t>The system redirects the store manager to a page where he can add a store.</w:t>
              </w:r>
            </w:moveTo>
          </w:p>
          <w:p w14:paraId="1A9D3191" w14:textId="77777777" w:rsidR="0073751A" w:rsidRPr="00034636" w:rsidRDefault="0073751A" w:rsidP="009B0963">
            <w:pPr>
              <w:pStyle w:val="Paragrafoelenco"/>
              <w:numPr>
                <w:ilvl w:val="0"/>
                <w:numId w:val="96"/>
              </w:numPr>
              <w:ind w:left="357" w:hanging="357"/>
              <w:jc w:val="both"/>
              <w:rPr>
                <w:moveTo w:id="317" w:author="Etion Pinari" w:date="2020-12-12T12:56:00Z"/>
                <w:rStyle w:val="Enfasidelicata"/>
                <w:i w:val="0"/>
                <w:iCs w:val="0"/>
                <w:sz w:val="28"/>
                <w:szCs w:val="28"/>
              </w:rPr>
            </w:pPr>
            <w:moveTo w:id="318" w:author="Etion Pinari" w:date="2020-12-12T12:56:00Z">
              <w:r w:rsidRPr="00034636">
                <w:rPr>
                  <w:rStyle w:val="Enfasidelicata"/>
                  <w:i w:val="0"/>
                  <w:iCs w:val="0"/>
                  <w:sz w:val="28"/>
                  <w:szCs w:val="28"/>
                </w:rPr>
                <w:t>The store manager inserts the store’s name</w:t>
              </w:r>
              <w:r>
                <w:rPr>
                  <w:rStyle w:val="Enfasidelicata"/>
                  <w:i w:val="0"/>
                  <w:iCs w:val="0"/>
                  <w:sz w:val="28"/>
                  <w:szCs w:val="28"/>
                </w:rPr>
                <w:t>.</w:t>
              </w:r>
            </w:moveTo>
          </w:p>
          <w:p w14:paraId="1B8357C7" w14:textId="77777777" w:rsidR="0073751A" w:rsidRDefault="0073751A" w:rsidP="009B0963">
            <w:pPr>
              <w:pStyle w:val="Paragrafoelenco"/>
              <w:numPr>
                <w:ilvl w:val="0"/>
                <w:numId w:val="96"/>
              </w:numPr>
              <w:ind w:left="357" w:hanging="357"/>
              <w:jc w:val="both"/>
              <w:rPr>
                <w:moveTo w:id="319" w:author="Etion Pinari" w:date="2020-12-12T12:56:00Z"/>
                <w:rStyle w:val="Enfasidelicata"/>
                <w:i w:val="0"/>
                <w:iCs w:val="0"/>
                <w:sz w:val="28"/>
                <w:szCs w:val="28"/>
              </w:rPr>
            </w:pPr>
            <w:moveTo w:id="320" w:author="Etion Pinari" w:date="2020-12-12T12:56:00Z">
              <w:r w:rsidRPr="00034636">
                <w:rPr>
                  <w:rStyle w:val="Enfasidelicata"/>
                  <w:i w:val="0"/>
                  <w:iCs w:val="0"/>
                  <w:sz w:val="28"/>
                  <w:szCs w:val="28"/>
                </w:rPr>
                <w:t>The store manager inserts the store’s location</w:t>
              </w:r>
              <w:r>
                <w:rPr>
                  <w:rStyle w:val="Enfasidelicata"/>
                  <w:i w:val="0"/>
                  <w:iCs w:val="0"/>
                  <w:sz w:val="28"/>
                  <w:szCs w:val="28"/>
                </w:rPr>
                <w:t>.</w:t>
              </w:r>
            </w:moveTo>
          </w:p>
          <w:p w14:paraId="18CB2771" w14:textId="77777777" w:rsidR="0073751A" w:rsidRPr="00034636" w:rsidRDefault="0073751A" w:rsidP="009B0963">
            <w:pPr>
              <w:pStyle w:val="Paragrafoelenco"/>
              <w:numPr>
                <w:ilvl w:val="0"/>
                <w:numId w:val="96"/>
              </w:numPr>
              <w:ind w:left="357" w:hanging="357"/>
              <w:jc w:val="both"/>
              <w:rPr>
                <w:moveTo w:id="321" w:author="Etion Pinari" w:date="2020-12-12T12:56:00Z"/>
                <w:rStyle w:val="Enfasidelicata"/>
                <w:i w:val="0"/>
                <w:iCs w:val="0"/>
                <w:sz w:val="28"/>
                <w:szCs w:val="28"/>
              </w:rPr>
            </w:pPr>
            <w:moveTo w:id="322" w:author="Etion Pinari" w:date="2020-12-12T12:56:00Z">
              <w:r w:rsidRPr="00034636">
                <w:rPr>
                  <w:rStyle w:val="Enfasidelicata"/>
                  <w:i w:val="0"/>
                  <w:iCs w:val="0"/>
                  <w:sz w:val="28"/>
                  <w:szCs w:val="28"/>
                </w:rPr>
                <w:t>The store manager inserts the store’s dimension.</w:t>
              </w:r>
            </w:moveTo>
          </w:p>
          <w:p w14:paraId="44B4CBBA" w14:textId="77777777" w:rsidR="0073751A" w:rsidRPr="00A8618B" w:rsidRDefault="0073751A" w:rsidP="009B0963">
            <w:pPr>
              <w:pStyle w:val="Paragrafoelenco"/>
              <w:numPr>
                <w:ilvl w:val="0"/>
                <w:numId w:val="96"/>
              </w:numPr>
              <w:ind w:left="357" w:hanging="357"/>
              <w:jc w:val="both"/>
              <w:rPr>
                <w:moveTo w:id="323" w:author="Etion Pinari" w:date="2020-12-12T12:56:00Z"/>
                <w:sz w:val="28"/>
                <w:szCs w:val="28"/>
              </w:rPr>
            </w:pPr>
            <w:moveTo w:id="324" w:author="Etion Pinari" w:date="2020-12-12T12:56:00Z">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moveTo>
          </w:p>
          <w:p w14:paraId="66F888D1" w14:textId="77777777" w:rsidR="0073751A" w:rsidRPr="002F480D" w:rsidRDefault="0073751A" w:rsidP="009B0963">
            <w:pPr>
              <w:pStyle w:val="Paragrafoelenco"/>
              <w:numPr>
                <w:ilvl w:val="0"/>
                <w:numId w:val="96"/>
              </w:numPr>
              <w:ind w:left="357" w:hanging="357"/>
              <w:jc w:val="both"/>
              <w:rPr>
                <w:moveTo w:id="325" w:author="Etion Pinari" w:date="2020-12-12T12:56:00Z"/>
                <w:rStyle w:val="Enfasidelicata"/>
                <w:i w:val="0"/>
                <w:iCs w:val="0"/>
                <w:sz w:val="28"/>
                <w:szCs w:val="28"/>
              </w:rPr>
            </w:pPr>
            <w:moveTo w:id="326" w:author="Etion Pinari" w:date="2020-12-12T12:56:00Z">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moveTo>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moveTo w:id="327" w:author="Etion Pinari" w:date="2020-12-12T12:56:00Z"/>
                <w:rStyle w:val="Enfasidelicata"/>
                <w:i w:val="0"/>
                <w:iCs w:val="0"/>
                <w:sz w:val="32"/>
                <w:szCs w:val="32"/>
              </w:rPr>
            </w:pPr>
            <w:moveTo w:id="328" w:author="Etion Pinari" w:date="2020-12-12T12:56:00Z">
              <w:r w:rsidRPr="006B5465">
                <w:rPr>
                  <w:rStyle w:val="Enfasidelicata"/>
                  <w:i w:val="0"/>
                  <w:iCs w:val="0"/>
                  <w:sz w:val="32"/>
                  <w:szCs w:val="32"/>
                </w:rPr>
                <w:t>Exit condition</w:t>
              </w:r>
            </w:moveTo>
          </w:p>
        </w:tc>
        <w:tc>
          <w:tcPr>
            <w:tcW w:w="6849" w:type="dxa"/>
          </w:tcPr>
          <w:p w14:paraId="73ED3A0E" w14:textId="77777777" w:rsidR="0073751A" w:rsidRPr="006B5465" w:rsidRDefault="0073751A" w:rsidP="009B0963">
            <w:pPr>
              <w:pStyle w:val="Paragrafoelenco"/>
              <w:ind w:left="0"/>
              <w:jc w:val="both"/>
              <w:rPr>
                <w:moveTo w:id="329" w:author="Etion Pinari" w:date="2020-12-12T12:56:00Z"/>
                <w:rStyle w:val="Enfasidelicata"/>
                <w:i w:val="0"/>
                <w:iCs w:val="0"/>
                <w:sz w:val="28"/>
                <w:szCs w:val="28"/>
              </w:rPr>
            </w:pPr>
            <w:moveTo w:id="330" w:author="Etion Pinari" w:date="2020-12-12T12:56:00Z">
              <w:r>
                <w:rPr>
                  <w:rStyle w:val="Enfasidelicata"/>
                  <w:i w:val="0"/>
                  <w:iCs w:val="0"/>
                  <w:sz w:val="28"/>
                  <w:szCs w:val="28"/>
                </w:rPr>
                <w:t>The store manager has successfully registered the store.</w:t>
              </w:r>
            </w:moveTo>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moveTo w:id="331" w:author="Etion Pinari" w:date="2020-12-12T12:56:00Z"/>
                <w:rStyle w:val="Enfasidelicata"/>
                <w:i w:val="0"/>
                <w:iCs w:val="0"/>
                <w:sz w:val="32"/>
                <w:szCs w:val="32"/>
              </w:rPr>
            </w:pPr>
            <w:moveTo w:id="332" w:author="Etion Pinari" w:date="2020-12-12T12:56:00Z">
              <w:r w:rsidRPr="006B5465">
                <w:rPr>
                  <w:rStyle w:val="Enfasidelicata"/>
                  <w:i w:val="0"/>
                  <w:iCs w:val="0"/>
                  <w:sz w:val="32"/>
                  <w:szCs w:val="32"/>
                </w:rPr>
                <w:t>Exceptions</w:t>
              </w:r>
            </w:moveTo>
          </w:p>
        </w:tc>
        <w:tc>
          <w:tcPr>
            <w:tcW w:w="6849" w:type="dxa"/>
          </w:tcPr>
          <w:p w14:paraId="213F3C25" w14:textId="77777777" w:rsidR="0073751A" w:rsidRDefault="0073751A" w:rsidP="009B0963">
            <w:pPr>
              <w:pStyle w:val="Paragrafoelenco"/>
              <w:numPr>
                <w:ilvl w:val="0"/>
                <w:numId w:val="97"/>
              </w:numPr>
              <w:ind w:left="357" w:hanging="357"/>
              <w:jc w:val="both"/>
              <w:rPr>
                <w:moveTo w:id="333" w:author="Etion Pinari" w:date="2020-12-12T12:56:00Z"/>
                <w:rStyle w:val="Enfasidelicata"/>
                <w:i w:val="0"/>
                <w:iCs w:val="0"/>
                <w:sz w:val="28"/>
                <w:szCs w:val="28"/>
              </w:rPr>
            </w:pPr>
            <w:moveTo w:id="334" w:author="Etion Pinari" w:date="2020-12-12T12:56:00Z">
              <w:r>
                <w:rPr>
                  <w:rStyle w:val="Enfasidelicata"/>
                  <w:i w:val="0"/>
                  <w:iCs w:val="0"/>
                  <w:sz w:val="28"/>
                  <w:szCs w:val="28"/>
                </w:rPr>
                <w:t>One ore more input inserted by the store manager are invalid.</w:t>
              </w:r>
            </w:moveTo>
          </w:p>
          <w:p w14:paraId="11F316D5" w14:textId="77777777" w:rsidR="0073751A" w:rsidRPr="006C6F3F" w:rsidRDefault="0073751A" w:rsidP="009B0963">
            <w:pPr>
              <w:pStyle w:val="Paragrafoelenco"/>
              <w:ind w:left="357"/>
              <w:jc w:val="both"/>
              <w:rPr>
                <w:moveTo w:id="335" w:author="Etion Pinari" w:date="2020-12-12T12:56:00Z"/>
                <w:rStyle w:val="Enfasidelicata"/>
                <w:i w:val="0"/>
                <w:iCs w:val="0"/>
                <w:sz w:val="28"/>
                <w:szCs w:val="28"/>
              </w:rPr>
            </w:pPr>
            <w:moveTo w:id="336" w:author="Etion Pinari" w:date="2020-12-12T12:56:00Z">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moveTo>
          </w:p>
        </w:tc>
      </w:tr>
    </w:tbl>
    <w:p w14:paraId="16C86301" w14:textId="77777777" w:rsidR="0073751A" w:rsidRPr="00290739" w:rsidRDefault="0073751A" w:rsidP="0073751A">
      <w:pPr>
        <w:spacing w:line="240" w:lineRule="auto"/>
        <w:rPr>
          <w:moveTo w:id="337" w:author="Etion Pinari" w:date="2020-12-12T12:56:00Z"/>
          <w:rStyle w:val="Enfasidelicata"/>
          <w:sz w:val="36"/>
          <w:szCs w:val="36"/>
        </w:rPr>
      </w:pPr>
      <w:moveTo w:id="338" w:author="Etion Pinari" w:date="2020-12-12T12:56:00Z">
        <w:r w:rsidRPr="00290739">
          <w:rPr>
            <w:rStyle w:val="Enfasidelicata"/>
            <w:sz w:val="36"/>
            <w:szCs w:val="36"/>
          </w:rPr>
          <w:br/>
        </w:r>
      </w:moveTo>
    </w:p>
    <w:p w14:paraId="208ADA6F" w14:textId="77777777" w:rsidR="0073751A" w:rsidRDefault="0073751A" w:rsidP="0073751A">
      <w:pPr>
        <w:spacing w:line="240" w:lineRule="auto"/>
        <w:rPr>
          <w:moveTo w:id="339" w:author="Etion Pinari" w:date="2020-12-12T12:56:00Z"/>
          <w:rStyle w:val="Enfasidelicata"/>
          <w:sz w:val="36"/>
          <w:szCs w:val="36"/>
        </w:rPr>
      </w:pPr>
    </w:p>
    <w:p w14:paraId="09EA893A" w14:textId="77777777" w:rsidR="0073751A" w:rsidRDefault="0073751A" w:rsidP="0073751A">
      <w:pPr>
        <w:spacing w:line="240" w:lineRule="auto"/>
        <w:rPr>
          <w:moveTo w:id="340" w:author="Etion Pinari" w:date="2020-12-12T12:56:00Z"/>
          <w:rStyle w:val="Enfasidelicata"/>
          <w:sz w:val="36"/>
          <w:szCs w:val="36"/>
        </w:rPr>
      </w:pPr>
    </w:p>
    <w:p w14:paraId="059F32B1" w14:textId="77777777" w:rsidR="0073751A" w:rsidRDefault="0073751A" w:rsidP="0073751A">
      <w:pPr>
        <w:spacing w:line="240" w:lineRule="auto"/>
        <w:rPr>
          <w:moveTo w:id="341" w:author="Etion Pinari" w:date="2020-12-12T12:56:00Z"/>
          <w:rStyle w:val="Enfasidelicata"/>
          <w:sz w:val="36"/>
          <w:szCs w:val="36"/>
        </w:rPr>
      </w:pPr>
    </w:p>
    <w:p w14:paraId="476861C1" w14:textId="77777777" w:rsidR="0073751A" w:rsidRDefault="0073751A" w:rsidP="0073751A">
      <w:pPr>
        <w:spacing w:line="240" w:lineRule="auto"/>
        <w:rPr>
          <w:moveTo w:id="342" w:author="Etion Pinari" w:date="2020-12-12T12:56:00Z"/>
          <w:rStyle w:val="Enfasidelicata"/>
          <w:sz w:val="36"/>
          <w:szCs w:val="36"/>
        </w:rPr>
      </w:pPr>
    </w:p>
    <w:p w14:paraId="0A7AFE76" w14:textId="77777777" w:rsidR="0073751A" w:rsidRDefault="0073751A" w:rsidP="0073751A">
      <w:pPr>
        <w:spacing w:line="240" w:lineRule="auto"/>
        <w:rPr>
          <w:moveTo w:id="343" w:author="Etion Pinari" w:date="2020-12-12T12:56:00Z"/>
          <w:rStyle w:val="Enfasidelicata"/>
          <w:sz w:val="36"/>
          <w:szCs w:val="36"/>
        </w:rPr>
      </w:pPr>
    </w:p>
    <w:p w14:paraId="2B80A413" w14:textId="77777777" w:rsidR="0073751A" w:rsidRDefault="0073751A" w:rsidP="0073751A">
      <w:pPr>
        <w:spacing w:line="240" w:lineRule="auto"/>
        <w:rPr>
          <w:moveTo w:id="344" w:author="Etion Pinari" w:date="2020-12-12T12:56:00Z"/>
          <w:rStyle w:val="Enfasidelicata"/>
          <w:sz w:val="36"/>
          <w:szCs w:val="36"/>
        </w:rPr>
      </w:pPr>
    </w:p>
    <w:p w14:paraId="01233104" w14:textId="77777777" w:rsidR="0073751A" w:rsidRDefault="0073751A" w:rsidP="0073751A">
      <w:pPr>
        <w:spacing w:line="240" w:lineRule="auto"/>
        <w:rPr>
          <w:moveTo w:id="345" w:author="Etion Pinari" w:date="2020-12-12T12:56:00Z"/>
          <w:rStyle w:val="Enfasidelicata"/>
          <w:sz w:val="36"/>
          <w:szCs w:val="36"/>
        </w:rPr>
      </w:pPr>
    </w:p>
    <w:p w14:paraId="3E1C1E33" w14:textId="77777777" w:rsidR="0073751A" w:rsidRDefault="0073751A" w:rsidP="0073751A">
      <w:pPr>
        <w:spacing w:line="240" w:lineRule="auto"/>
        <w:rPr>
          <w:moveTo w:id="346" w:author="Etion Pinari" w:date="2020-12-12T12:56:00Z"/>
          <w:rStyle w:val="Enfasidelicata"/>
          <w:sz w:val="36"/>
          <w:szCs w:val="36"/>
        </w:rPr>
      </w:pPr>
    </w:p>
    <w:p w14:paraId="57BF69C3" w14:textId="77777777" w:rsidR="0073751A" w:rsidRDefault="0073751A" w:rsidP="0073751A">
      <w:pPr>
        <w:spacing w:line="240" w:lineRule="auto"/>
        <w:rPr>
          <w:moveTo w:id="347" w:author="Etion Pinari" w:date="2020-12-12T12:56:00Z"/>
          <w:rStyle w:val="Enfasidelicata"/>
          <w:sz w:val="36"/>
          <w:szCs w:val="36"/>
        </w:rPr>
      </w:pPr>
    </w:p>
    <w:moveToRangeEnd w:id="301"/>
    <w:p w14:paraId="1086C3EB" w14:textId="77777777" w:rsidR="0073751A" w:rsidRDefault="0073751A">
      <w:pPr>
        <w:rPr>
          <w:ins w:id="348" w:author="Etion Pinari" w:date="2020-12-12T12:56:00Z"/>
          <w:rStyle w:val="Enfasidelicata"/>
          <w:sz w:val="28"/>
          <w:szCs w:val="28"/>
        </w:rPr>
      </w:pPr>
      <w:ins w:id="349" w:author="Etion Pinari" w:date="2020-12-12T12:56:00Z">
        <w:r>
          <w:rPr>
            <w:rStyle w:val="Enfasidelicata"/>
            <w:sz w:val="28"/>
            <w:szCs w:val="28"/>
          </w:rPr>
          <w:br w:type="page"/>
        </w:r>
      </w:ins>
    </w:p>
    <w:p w14:paraId="0718B111" w14:textId="7DA84A55" w:rsidR="00B55E5A" w:rsidRDefault="0073751A" w:rsidP="00A8618B">
      <w:pPr>
        <w:spacing w:line="240" w:lineRule="auto"/>
        <w:rPr>
          <w:ins w:id="350" w:author="Etion Pinari" w:date="2020-12-12T12:56:00Z"/>
          <w:rStyle w:val="Enfasidelicata"/>
          <w:sz w:val="28"/>
          <w:szCs w:val="28"/>
        </w:rPr>
      </w:pPr>
      <w:ins w:id="351" w:author="Etion Pinari" w:date="2020-12-12T12:56:00Z">
        <w:r>
          <w:rPr>
            <w:rStyle w:val="Enfasidelicata"/>
            <w:sz w:val="28"/>
            <w:szCs w:val="28"/>
          </w:rPr>
          <w:lastRenderedPageBreak/>
          <w:tab/>
          <w:t>B.</w:t>
        </w:r>
      </w:ins>
      <w:ins w:id="352" w:author="Etion Pinari" w:date="2020-12-12T13:39:00Z">
        <w:r w:rsidR="001C2B21">
          <w:rPr>
            <w:rStyle w:val="Enfasidelicata"/>
            <w:sz w:val="28"/>
            <w:szCs w:val="28"/>
          </w:rPr>
          <w:t>2.1</w:t>
        </w:r>
      </w:ins>
      <w:ins w:id="353" w:author="Etion Pinari" w:date="2020-12-12T12:56:00Z">
        <w:r>
          <w:rPr>
            <w:rStyle w:val="Enfasidelicata"/>
            <w:sz w:val="28"/>
            <w:szCs w:val="28"/>
          </w:rPr>
          <w:t>3) Use case to functional requirement mapping:</w:t>
        </w:r>
      </w:ins>
    </w:p>
    <w:tbl>
      <w:tblPr>
        <w:tblStyle w:val="Grigliatabella"/>
        <w:tblW w:w="0" w:type="auto"/>
        <w:tblLook w:val="04A0" w:firstRow="1" w:lastRow="0" w:firstColumn="1" w:lastColumn="0" w:noHBand="0" w:noVBand="1"/>
        <w:tblPrChange w:id="354" w:author="Etion Pinari" w:date="2020-12-12T13:10:00Z">
          <w:tblPr>
            <w:tblStyle w:val="Grigliatabella"/>
            <w:tblW w:w="0" w:type="auto"/>
            <w:tblLook w:val="04A0" w:firstRow="1" w:lastRow="0" w:firstColumn="1" w:lastColumn="0" w:noHBand="0" w:noVBand="1"/>
          </w:tblPr>
        </w:tblPrChange>
      </w:tblPr>
      <w:tblGrid>
        <w:gridCol w:w="2263"/>
        <w:gridCol w:w="7365"/>
        <w:tblGridChange w:id="355">
          <w:tblGrid>
            <w:gridCol w:w="2263"/>
            <w:gridCol w:w="7365"/>
          </w:tblGrid>
        </w:tblGridChange>
      </w:tblGrid>
      <w:tr w:rsidR="0073751A" w:rsidRPr="001D5797" w14:paraId="1D779BEC" w14:textId="77777777" w:rsidTr="00243BFD">
        <w:trPr>
          <w:ins w:id="356" w:author="Etion Pinari" w:date="2020-12-12T12:56:00Z"/>
        </w:trPr>
        <w:tc>
          <w:tcPr>
            <w:tcW w:w="2263" w:type="dxa"/>
            <w:shd w:val="clear" w:color="auto" w:fill="FF7C80"/>
            <w:tcPrChange w:id="357" w:author="Etion Pinari" w:date="2020-12-12T13:10:00Z">
              <w:tcPr>
                <w:tcW w:w="2263" w:type="dxa"/>
                <w:shd w:val="clear" w:color="auto" w:fill="FF6565"/>
              </w:tcPr>
            </w:tcPrChange>
          </w:tcPr>
          <w:p w14:paraId="3F297ECA" w14:textId="77777777" w:rsidR="0073751A" w:rsidRPr="0073751A" w:rsidRDefault="0073751A" w:rsidP="009B0963">
            <w:pPr>
              <w:rPr>
                <w:ins w:id="358" w:author="Etion Pinari" w:date="2020-12-12T12:56:00Z"/>
                <w:b/>
                <w:bCs/>
                <w:szCs w:val="24"/>
              </w:rPr>
            </w:pPr>
            <w:ins w:id="359" w:author="Etion Pinari" w:date="2020-12-12T12:56:00Z">
              <w:r w:rsidRPr="0073751A">
                <w:rPr>
                  <w:b/>
                  <w:bCs/>
                  <w:szCs w:val="24"/>
                </w:rPr>
                <w:t>1)Register Account</w:t>
              </w:r>
            </w:ins>
          </w:p>
        </w:tc>
        <w:tc>
          <w:tcPr>
            <w:tcW w:w="7365" w:type="dxa"/>
            <w:tcPrChange w:id="360" w:author="Etion Pinari" w:date="2020-12-12T13:10:00Z">
              <w:tcPr>
                <w:tcW w:w="7365" w:type="dxa"/>
              </w:tcPr>
            </w:tcPrChange>
          </w:tcPr>
          <w:p w14:paraId="35F1EF57" w14:textId="77777777" w:rsidR="0073751A" w:rsidRPr="0073751A" w:rsidRDefault="0073751A" w:rsidP="009B0963">
            <w:pPr>
              <w:rPr>
                <w:ins w:id="361" w:author="Etion Pinari" w:date="2020-12-12T12:56:00Z"/>
                <w:szCs w:val="24"/>
                <w:rPrChange w:id="362" w:author="Etion Pinari" w:date="2020-12-12T12:57:00Z">
                  <w:rPr>
                    <w:ins w:id="363" w:author="Etion Pinari" w:date="2020-12-12T12:56:00Z"/>
                  </w:rPr>
                </w:rPrChange>
              </w:rPr>
            </w:pPr>
            <w:ins w:id="364" w:author="Etion Pinari" w:date="2020-12-12T12:56:00Z">
              <w:r w:rsidRPr="0073751A">
                <w:rPr>
                  <w:szCs w:val="24"/>
                  <w:rPrChange w:id="365" w:author="Etion Pinari" w:date="2020-12-12T12:57:00Z">
                    <w:rPr/>
                  </w:rPrChange>
                </w:rPr>
                <w:t>R7)</w:t>
              </w:r>
              <w:r w:rsidRPr="0073751A">
                <w:rPr>
                  <w:b/>
                  <w:bCs/>
                  <w:color w:val="000000"/>
                  <w:szCs w:val="24"/>
                  <w:shd w:val="clear" w:color="auto" w:fill="FFFFFF"/>
                  <w:rPrChange w:id="366"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67"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187BF40D" w14:textId="77777777" w:rsidTr="00243BFD">
        <w:trPr>
          <w:ins w:id="368" w:author="Etion Pinari" w:date="2020-12-12T12:56:00Z"/>
        </w:trPr>
        <w:tc>
          <w:tcPr>
            <w:tcW w:w="2263" w:type="dxa"/>
            <w:shd w:val="clear" w:color="auto" w:fill="FF7C80"/>
            <w:tcPrChange w:id="369" w:author="Etion Pinari" w:date="2020-12-12T13:10:00Z">
              <w:tcPr>
                <w:tcW w:w="2263" w:type="dxa"/>
                <w:shd w:val="clear" w:color="auto" w:fill="FF6565"/>
              </w:tcPr>
            </w:tcPrChange>
          </w:tcPr>
          <w:p w14:paraId="10A572DF" w14:textId="77777777" w:rsidR="0073751A" w:rsidRPr="0073751A" w:rsidRDefault="0073751A" w:rsidP="009B0963">
            <w:pPr>
              <w:rPr>
                <w:ins w:id="370" w:author="Etion Pinari" w:date="2020-12-12T12:56:00Z"/>
                <w:b/>
                <w:bCs/>
                <w:szCs w:val="24"/>
              </w:rPr>
            </w:pPr>
            <w:ins w:id="371" w:author="Etion Pinari" w:date="2020-12-12T12:56:00Z">
              <w:r w:rsidRPr="0073751A">
                <w:rPr>
                  <w:b/>
                  <w:bCs/>
                  <w:szCs w:val="24"/>
                </w:rPr>
                <w:t>2)Login into account</w:t>
              </w:r>
            </w:ins>
          </w:p>
        </w:tc>
        <w:tc>
          <w:tcPr>
            <w:tcW w:w="7365" w:type="dxa"/>
            <w:tcPrChange w:id="372" w:author="Etion Pinari" w:date="2020-12-12T13:10:00Z">
              <w:tcPr>
                <w:tcW w:w="7365" w:type="dxa"/>
              </w:tcPr>
            </w:tcPrChange>
          </w:tcPr>
          <w:p w14:paraId="36348916" w14:textId="77777777" w:rsidR="0073751A" w:rsidRPr="0073751A" w:rsidRDefault="0073751A" w:rsidP="009B0963">
            <w:pPr>
              <w:rPr>
                <w:ins w:id="373" w:author="Etion Pinari" w:date="2020-12-12T12:56:00Z"/>
                <w:szCs w:val="24"/>
                <w:rPrChange w:id="374" w:author="Etion Pinari" w:date="2020-12-12T12:57:00Z">
                  <w:rPr>
                    <w:ins w:id="375" w:author="Etion Pinari" w:date="2020-12-12T12:56:00Z"/>
                  </w:rPr>
                </w:rPrChange>
              </w:rPr>
            </w:pPr>
            <w:ins w:id="376" w:author="Etion Pinari" w:date="2020-12-12T12:56:00Z">
              <w:r w:rsidRPr="0073751A">
                <w:rPr>
                  <w:szCs w:val="24"/>
                  <w:rPrChange w:id="377" w:author="Etion Pinari" w:date="2020-12-12T12:57:00Z">
                    <w:rPr/>
                  </w:rPrChange>
                </w:rPr>
                <w:t>R7)</w:t>
              </w:r>
              <w:r w:rsidRPr="0073751A">
                <w:rPr>
                  <w:b/>
                  <w:bCs/>
                  <w:color w:val="000000"/>
                  <w:szCs w:val="24"/>
                  <w:shd w:val="clear" w:color="auto" w:fill="FFFFFF"/>
                  <w:rPrChange w:id="378"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79" w:author="Etion Pinari" w:date="2020-12-12T12:57:00Z">
                    <w:rPr>
                      <w:color w:val="000000"/>
                      <w:sz w:val="26"/>
                      <w:shd w:val="clear" w:color="auto" w:fill="FFFFFF"/>
                    </w:rPr>
                  </w:rPrChange>
                </w:rPr>
                <w:t xml:space="preserve"> allow users to be identified by a username of their choosing</w:t>
              </w:r>
            </w:ins>
          </w:p>
        </w:tc>
      </w:tr>
      <w:tr w:rsidR="0073751A" w:rsidRPr="001D5797" w14:paraId="3F48C2B3" w14:textId="77777777" w:rsidTr="00243BFD">
        <w:trPr>
          <w:ins w:id="380" w:author="Etion Pinari" w:date="2020-12-12T12:56:00Z"/>
        </w:trPr>
        <w:tc>
          <w:tcPr>
            <w:tcW w:w="2263" w:type="dxa"/>
            <w:shd w:val="clear" w:color="auto" w:fill="FF7C80"/>
            <w:tcPrChange w:id="381" w:author="Etion Pinari" w:date="2020-12-12T13:10:00Z">
              <w:tcPr>
                <w:tcW w:w="2263" w:type="dxa"/>
                <w:shd w:val="clear" w:color="auto" w:fill="FF6565"/>
              </w:tcPr>
            </w:tcPrChange>
          </w:tcPr>
          <w:p w14:paraId="664E4F24" w14:textId="77777777" w:rsidR="0073751A" w:rsidRPr="0073751A" w:rsidRDefault="0073751A" w:rsidP="009B0963">
            <w:pPr>
              <w:rPr>
                <w:ins w:id="382" w:author="Etion Pinari" w:date="2020-12-12T12:56:00Z"/>
                <w:b/>
                <w:bCs/>
                <w:szCs w:val="24"/>
              </w:rPr>
            </w:pPr>
            <w:ins w:id="383" w:author="Etion Pinari" w:date="2020-12-12T12:56:00Z">
              <w:r w:rsidRPr="0073751A">
                <w:rPr>
                  <w:b/>
                  <w:bCs/>
                  <w:szCs w:val="24"/>
                </w:rPr>
                <w:t>3)Get Physical Ticket</w:t>
              </w:r>
            </w:ins>
          </w:p>
        </w:tc>
        <w:tc>
          <w:tcPr>
            <w:tcW w:w="7365" w:type="dxa"/>
            <w:tcPrChange w:id="384" w:author="Etion Pinari" w:date="2020-12-12T13:10:00Z">
              <w:tcPr>
                <w:tcW w:w="7365" w:type="dxa"/>
              </w:tcPr>
            </w:tcPrChange>
          </w:tcPr>
          <w:p w14:paraId="653F0FA9" w14:textId="77777777" w:rsidR="0073751A" w:rsidRPr="0073751A" w:rsidRDefault="0073751A" w:rsidP="009B0963">
            <w:pPr>
              <w:rPr>
                <w:ins w:id="385" w:author="Etion Pinari" w:date="2020-12-12T12:56:00Z"/>
                <w:szCs w:val="24"/>
                <w:rPrChange w:id="386" w:author="Etion Pinari" w:date="2020-12-12T12:57:00Z">
                  <w:rPr>
                    <w:ins w:id="387" w:author="Etion Pinari" w:date="2020-12-12T12:56:00Z"/>
                    <w:sz w:val="26"/>
                  </w:rPr>
                </w:rPrChange>
              </w:rPr>
            </w:pPr>
            <w:ins w:id="388" w:author="Etion Pinari" w:date="2020-12-12T12:56:00Z">
              <w:r w:rsidRPr="0073751A">
                <w:rPr>
                  <w:szCs w:val="24"/>
                  <w:rPrChange w:id="389" w:author="Etion Pinari" w:date="2020-12-12T12:57:00Z">
                    <w:rPr>
                      <w:sz w:val="26"/>
                    </w:rPr>
                  </w:rPrChange>
                </w:rPr>
                <w:t>R2)</w:t>
              </w:r>
              <w:r w:rsidRPr="0073751A">
                <w:rPr>
                  <w:b/>
                  <w:bCs/>
                  <w:color w:val="000000"/>
                  <w:szCs w:val="24"/>
                  <w:shd w:val="clear" w:color="auto" w:fill="FFFFFF"/>
                  <w:rPrChange w:id="390"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391" w:author="Etion Pinari" w:date="2020-12-12T12:57:00Z">
                    <w:rPr>
                      <w:color w:val="000000"/>
                      <w:sz w:val="26"/>
                      <w:shd w:val="clear" w:color="auto" w:fill="FFFFFF"/>
                    </w:rPr>
                  </w:rPrChange>
                </w:rPr>
                <w:t xml:space="preserve"> allow users to get a ticket with a date and time that shows when to go to a certain store, physically</w:t>
              </w:r>
              <w:commentRangeStart w:id="392"/>
              <w:commentRangeEnd w:id="392"/>
              <w:r w:rsidRPr="0073751A">
                <w:rPr>
                  <w:rStyle w:val="Rimandocommento"/>
                  <w:sz w:val="24"/>
                  <w:szCs w:val="24"/>
                  <w:rPrChange w:id="393" w:author="Etion Pinari" w:date="2020-12-12T12:57:00Z">
                    <w:rPr>
                      <w:rStyle w:val="Rimandocommento"/>
                      <w:sz w:val="26"/>
                      <w:szCs w:val="26"/>
                    </w:rPr>
                  </w:rPrChange>
                </w:rPr>
                <w:commentReference w:id="392"/>
              </w:r>
            </w:ins>
          </w:p>
        </w:tc>
      </w:tr>
      <w:tr w:rsidR="0073751A" w:rsidRPr="001D5797" w14:paraId="319A416C" w14:textId="77777777" w:rsidTr="00243BFD">
        <w:trPr>
          <w:ins w:id="394" w:author="Etion Pinari" w:date="2020-12-12T12:56:00Z"/>
        </w:trPr>
        <w:tc>
          <w:tcPr>
            <w:tcW w:w="2263" w:type="dxa"/>
            <w:shd w:val="clear" w:color="auto" w:fill="FF7C80"/>
            <w:tcPrChange w:id="395" w:author="Etion Pinari" w:date="2020-12-12T13:10:00Z">
              <w:tcPr>
                <w:tcW w:w="2263" w:type="dxa"/>
                <w:shd w:val="clear" w:color="auto" w:fill="FF6565"/>
              </w:tcPr>
            </w:tcPrChange>
          </w:tcPr>
          <w:p w14:paraId="656233FA" w14:textId="77777777" w:rsidR="0073751A" w:rsidRPr="0073751A" w:rsidRDefault="0073751A" w:rsidP="009B0963">
            <w:pPr>
              <w:rPr>
                <w:ins w:id="396" w:author="Etion Pinari" w:date="2020-12-12T12:56:00Z"/>
                <w:b/>
                <w:bCs/>
                <w:szCs w:val="24"/>
              </w:rPr>
            </w:pPr>
            <w:ins w:id="397" w:author="Etion Pinari" w:date="2020-12-12T12:56:00Z">
              <w:r w:rsidRPr="0073751A">
                <w:rPr>
                  <w:b/>
                  <w:bCs/>
                  <w:szCs w:val="24"/>
                </w:rPr>
                <w:t>4)Get Virtual Ticket</w:t>
              </w:r>
            </w:ins>
          </w:p>
        </w:tc>
        <w:tc>
          <w:tcPr>
            <w:tcW w:w="7365" w:type="dxa"/>
            <w:tcPrChange w:id="398" w:author="Etion Pinari" w:date="2020-12-12T13:10:00Z">
              <w:tcPr>
                <w:tcW w:w="7365" w:type="dxa"/>
              </w:tcPr>
            </w:tcPrChange>
          </w:tcPr>
          <w:p w14:paraId="0370EDB1" w14:textId="77777777" w:rsidR="0073751A" w:rsidRPr="0073751A" w:rsidRDefault="0073751A" w:rsidP="009B0963">
            <w:pPr>
              <w:rPr>
                <w:ins w:id="399" w:author="Etion Pinari" w:date="2020-12-12T12:56:00Z"/>
                <w:color w:val="000000"/>
                <w:szCs w:val="24"/>
                <w:shd w:val="clear" w:color="auto" w:fill="FFFFFF"/>
                <w:rPrChange w:id="400" w:author="Etion Pinari" w:date="2020-12-12T12:57:00Z">
                  <w:rPr>
                    <w:ins w:id="401" w:author="Etion Pinari" w:date="2020-12-12T12:56:00Z"/>
                    <w:color w:val="000000"/>
                    <w:sz w:val="26"/>
                    <w:shd w:val="clear" w:color="auto" w:fill="FFFFFF"/>
                  </w:rPr>
                </w:rPrChange>
              </w:rPr>
            </w:pPr>
            <w:ins w:id="402" w:author="Etion Pinari" w:date="2020-12-12T12:56:00Z">
              <w:r w:rsidRPr="0073751A">
                <w:rPr>
                  <w:szCs w:val="24"/>
                  <w:rPrChange w:id="403" w:author="Etion Pinari" w:date="2020-12-12T12:57:00Z">
                    <w:rPr>
                      <w:sz w:val="26"/>
                    </w:rPr>
                  </w:rPrChange>
                </w:rPr>
                <w:t xml:space="preserve">R1) </w:t>
              </w:r>
              <w:r w:rsidRPr="0073751A">
                <w:rPr>
                  <w:b/>
                  <w:bCs/>
                  <w:color w:val="000000"/>
                  <w:szCs w:val="24"/>
                  <w:shd w:val="clear" w:color="auto" w:fill="FFFFFF"/>
                  <w:rPrChange w:id="404" w:author="Etion Pinari" w:date="2020-12-12T12:57:00Z">
                    <w:rPr>
                      <w:b/>
                      <w:bCs/>
                      <w:color w:val="000000"/>
                      <w:sz w:val="26"/>
                      <w:shd w:val="clear" w:color="auto" w:fill="FFFFFF"/>
                    </w:rPr>
                  </w:rPrChange>
                </w:rPr>
                <w:t>The system shall</w:t>
              </w:r>
              <w:r w:rsidRPr="0073751A">
                <w:rPr>
                  <w:color w:val="000000"/>
                  <w:szCs w:val="24"/>
                  <w:shd w:val="clear" w:color="auto" w:fill="FFFFFF"/>
                  <w:rPrChange w:id="405" w:author="Etion Pinari" w:date="2020-12-12T12:57:00Z">
                    <w:rPr>
                      <w:color w:val="000000"/>
                      <w:sz w:val="26"/>
                      <w:shd w:val="clear" w:color="auto" w:fill="FFFFFF"/>
                    </w:rPr>
                  </w:rPrChange>
                </w:rPr>
                <w:t xml:space="preserve"> allow users to get a ticket with a date and time that shows when to go to a certain store, virtually</w:t>
              </w:r>
            </w:ins>
          </w:p>
          <w:p w14:paraId="1E5B5A0C" w14:textId="77777777" w:rsidR="0073751A" w:rsidRPr="0073751A" w:rsidRDefault="0073751A" w:rsidP="009B0963">
            <w:pPr>
              <w:rPr>
                <w:ins w:id="406" w:author="Etion Pinari" w:date="2020-12-12T12:56:00Z"/>
                <w:color w:val="000000"/>
                <w:szCs w:val="24"/>
                <w:shd w:val="clear" w:color="auto" w:fill="FFFFFF"/>
                <w:rPrChange w:id="407" w:author="Etion Pinari" w:date="2020-12-12T12:57:00Z">
                  <w:rPr>
                    <w:ins w:id="408" w:author="Etion Pinari" w:date="2020-12-12T12:56:00Z"/>
                    <w:color w:val="000000"/>
                    <w:sz w:val="26"/>
                    <w:shd w:val="clear" w:color="auto" w:fill="FFFFFF"/>
                  </w:rPr>
                </w:rPrChange>
              </w:rPr>
            </w:pPr>
            <w:ins w:id="409" w:author="Etion Pinari" w:date="2020-12-12T12:56:00Z">
              <w:r w:rsidRPr="0073751A">
                <w:rPr>
                  <w:color w:val="000000"/>
                  <w:szCs w:val="24"/>
                  <w:shd w:val="clear" w:color="auto" w:fill="FFFFFF"/>
                  <w:rPrChange w:id="410" w:author="Etion Pinari" w:date="2020-12-12T12:57:00Z">
                    <w:rPr>
                      <w:color w:val="000000"/>
                      <w:sz w:val="26"/>
                      <w:shd w:val="clear" w:color="auto" w:fill="FFFFFF"/>
                    </w:rPr>
                  </w:rPrChange>
                </w:rPr>
                <w:t>R4)</w:t>
              </w:r>
              <w:r w:rsidRPr="0073751A">
                <w:rPr>
                  <w:b/>
                  <w:bCs/>
                  <w:color w:val="000000"/>
                  <w:szCs w:val="24"/>
                  <w:shd w:val="clear" w:color="auto" w:fill="FFFFFF"/>
                  <w:rPrChange w:id="411"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12" w:author="Etion Pinari" w:date="2020-12-12T12:57:00Z">
                    <w:rPr>
                      <w:color w:val="000000"/>
                      <w:sz w:val="26"/>
                      <w:shd w:val="clear" w:color="auto" w:fill="FFFFFF"/>
                    </w:rPr>
                  </w:rPrChange>
                </w:rPr>
                <w:t xml:space="preserve"> allow users to look up on a map available registered stores where to go to</w:t>
              </w:r>
            </w:ins>
          </w:p>
        </w:tc>
      </w:tr>
      <w:tr w:rsidR="0073751A" w:rsidRPr="001D5797" w14:paraId="0E828EF5" w14:textId="77777777" w:rsidTr="00243BFD">
        <w:trPr>
          <w:ins w:id="413" w:author="Etion Pinari" w:date="2020-12-12T12:56:00Z"/>
        </w:trPr>
        <w:tc>
          <w:tcPr>
            <w:tcW w:w="2263" w:type="dxa"/>
            <w:shd w:val="clear" w:color="auto" w:fill="FF7C80"/>
            <w:tcPrChange w:id="414" w:author="Etion Pinari" w:date="2020-12-12T13:10:00Z">
              <w:tcPr>
                <w:tcW w:w="2263" w:type="dxa"/>
                <w:shd w:val="clear" w:color="auto" w:fill="FF6565"/>
              </w:tcPr>
            </w:tcPrChange>
          </w:tcPr>
          <w:p w14:paraId="05CC9585" w14:textId="77777777" w:rsidR="0073751A" w:rsidRPr="0073751A" w:rsidRDefault="0073751A" w:rsidP="009B0963">
            <w:pPr>
              <w:rPr>
                <w:ins w:id="415" w:author="Etion Pinari" w:date="2020-12-12T12:56:00Z"/>
                <w:b/>
                <w:bCs/>
                <w:szCs w:val="24"/>
              </w:rPr>
            </w:pPr>
            <w:ins w:id="416" w:author="Etion Pinari" w:date="2020-12-12T12:56:00Z">
              <w:r w:rsidRPr="0073751A">
                <w:rPr>
                  <w:b/>
                  <w:bCs/>
                  <w:szCs w:val="24"/>
                </w:rPr>
                <w:t>5)</w:t>
              </w:r>
              <w:r w:rsidRPr="0073751A">
                <w:rPr>
                  <w:b/>
                  <w:bCs/>
                  <w:i/>
                  <w:iCs/>
                  <w:szCs w:val="24"/>
                </w:rPr>
                <w:t xml:space="preserve"> </w:t>
              </w:r>
              <w:r w:rsidRPr="0073751A">
                <w:rPr>
                  <w:b/>
                  <w:bCs/>
                  <w:szCs w:val="24"/>
                </w:rPr>
                <w:t>Suggestion Alternative      Stores (Get Virtual Ticket)</w:t>
              </w:r>
            </w:ins>
          </w:p>
        </w:tc>
        <w:tc>
          <w:tcPr>
            <w:tcW w:w="7365" w:type="dxa"/>
            <w:tcPrChange w:id="417" w:author="Etion Pinari" w:date="2020-12-12T13:10:00Z">
              <w:tcPr>
                <w:tcW w:w="7365" w:type="dxa"/>
              </w:tcPr>
            </w:tcPrChange>
          </w:tcPr>
          <w:p w14:paraId="1490B528" w14:textId="77777777" w:rsidR="0073751A" w:rsidRPr="0073751A" w:rsidRDefault="0073751A" w:rsidP="009B0963">
            <w:pPr>
              <w:rPr>
                <w:ins w:id="418" w:author="Etion Pinari" w:date="2020-12-12T12:56:00Z"/>
                <w:szCs w:val="24"/>
                <w:rPrChange w:id="419" w:author="Etion Pinari" w:date="2020-12-12T12:57:00Z">
                  <w:rPr>
                    <w:ins w:id="420" w:author="Etion Pinari" w:date="2020-12-12T12:56:00Z"/>
                    <w:sz w:val="26"/>
                  </w:rPr>
                </w:rPrChange>
              </w:rPr>
            </w:pPr>
            <w:ins w:id="421" w:author="Etion Pinari" w:date="2020-12-12T12:56:00Z">
              <w:r w:rsidRPr="0073751A">
                <w:rPr>
                  <w:szCs w:val="24"/>
                  <w:rPrChange w:id="422" w:author="Etion Pinari" w:date="2020-12-12T12:57:00Z">
                    <w:rPr>
                      <w:sz w:val="26"/>
                    </w:rPr>
                  </w:rPrChange>
                </w:rPr>
                <w:t>R8.2)</w:t>
              </w:r>
              <w:r w:rsidRPr="0073751A">
                <w:rPr>
                  <w:b/>
                  <w:szCs w:val="24"/>
                  <w:rPrChange w:id="423" w:author="Etion Pinari" w:date="2020-12-12T12:57:00Z">
                    <w:rPr>
                      <w:b/>
                      <w:sz w:val="26"/>
                    </w:rPr>
                  </w:rPrChange>
                </w:rPr>
                <w:t xml:space="preserve"> The system shall </w:t>
              </w:r>
              <w:r w:rsidRPr="0073751A">
                <w:rPr>
                  <w:szCs w:val="24"/>
                  <w:rPrChange w:id="424" w:author="Etion Pinari" w:date="2020-12-12T12:57:00Z">
                    <w:rPr>
                      <w:sz w:val="26"/>
                    </w:rPr>
                  </w:rPrChange>
                </w:rPr>
                <w:t>n</w:t>
              </w:r>
              <w:r w:rsidRPr="0073751A">
                <w:rPr>
                  <w:bCs/>
                  <w:szCs w:val="24"/>
                  <w:rPrChange w:id="425" w:author="Etion Pinari" w:date="2020-12-12T12:57:00Z">
                    <w:rPr>
                      <w:bCs/>
                      <w:sz w:val="26"/>
                    </w:rPr>
                  </w:rPrChange>
                </w:rPr>
                <w:t>otify the user who has been inactive for 30 seconds while on the confirmation page of getting a ticket, on other available stores he could go to</w:t>
              </w:r>
            </w:ins>
          </w:p>
        </w:tc>
      </w:tr>
      <w:tr w:rsidR="0073751A" w:rsidRPr="001D5797" w14:paraId="4147DD0E" w14:textId="77777777" w:rsidTr="00243BFD">
        <w:trPr>
          <w:ins w:id="426" w:author="Etion Pinari" w:date="2020-12-12T12:56:00Z"/>
        </w:trPr>
        <w:tc>
          <w:tcPr>
            <w:tcW w:w="2263" w:type="dxa"/>
            <w:shd w:val="clear" w:color="auto" w:fill="FF7C80"/>
            <w:tcPrChange w:id="427" w:author="Etion Pinari" w:date="2020-12-12T13:10:00Z">
              <w:tcPr>
                <w:tcW w:w="2263" w:type="dxa"/>
                <w:shd w:val="clear" w:color="auto" w:fill="FF6565"/>
              </w:tcPr>
            </w:tcPrChange>
          </w:tcPr>
          <w:p w14:paraId="41B31529" w14:textId="77777777" w:rsidR="0073751A" w:rsidRPr="0073751A" w:rsidRDefault="0073751A" w:rsidP="009B0963">
            <w:pPr>
              <w:rPr>
                <w:ins w:id="428" w:author="Etion Pinari" w:date="2020-12-12T12:56:00Z"/>
                <w:b/>
                <w:bCs/>
                <w:szCs w:val="24"/>
              </w:rPr>
            </w:pPr>
            <w:ins w:id="429" w:author="Etion Pinari" w:date="2020-12-12T12:56:00Z">
              <w:r w:rsidRPr="0073751A">
                <w:rPr>
                  <w:b/>
                  <w:bCs/>
                  <w:szCs w:val="24"/>
                </w:rPr>
                <w:t>6)Book Visit</w:t>
              </w:r>
            </w:ins>
          </w:p>
        </w:tc>
        <w:tc>
          <w:tcPr>
            <w:tcW w:w="7365" w:type="dxa"/>
            <w:tcPrChange w:id="430" w:author="Etion Pinari" w:date="2020-12-12T13:10:00Z">
              <w:tcPr>
                <w:tcW w:w="7365" w:type="dxa"/>
              </w:tcPr>
            </w:tcPrChange>
          </w:tcPr>
          <w:p w14:paraId="0E3F9CAA" w14:textId="77777777" w:rsidR="0073751A" w:rsidRPr="0073751A" w:rsidRDefault="0073751A" w:rsidP="009B0963">
            <w:pPr>
              <w:rPr>
                <w:ins w:id="431" w:author="Etion Pinari" w:date="2020-12-12T12:56:00Z"/>
                <w:color w:val="000000"/>
                <w:szCs w:val="24"/>
                <w:shd w:val="clear" w:color="auto" w:fill="FFFFFF"/>
                <w:rPrChange w:id="432" w:author="Etion Pinari" w:date="2020-12-12T12:57:00Z">
                  <w:rPr>
                    <w:ins w:id="433" w:author="Etion Pinari" w:date="2020-12-12T12:56:00Z"/>
                    <w:color w:val="000000"/>
                    <w:sz w:val="26"/>
                    <w:shd w:val="clear" w:color="auto" w:fill="FFFFFF"/>
                  </w:rPr>
                </w:rPrChange>
              </w:rPr>
            </w:pPr>
            <w:ins w:id="434" w:author="Etion Pinari" w:date="2020-12-12T12:56:00Z">
              <w:r w:rsidRPr="0073751A">
                <w:rPr>
                  <w:szCs w:val="24"/>
                  <w:rPrChange w:id="435" w:author="Etion Pinari" w:date="2020-12-12T12:57:00Z">
                    <w:rPr>
                      <w:sz w:val="26"/>
                    </w:rPr>
                  </w:rPrChange>
                </w:rPr>
                <w:t>R3)</w:t>
              </w:r>
              <w:r w:rsidRPr="0073751A">
                <w:rPr>
                  <w:b/>
                  <w:bCs/>
                  <w:color w:val="000000"/>
                  <w:szCs w:val="24"/>
                  <w:shd w:val="clear" w:color="auto" w:fill="FFFFFF"/>
                  <w:rPrChange w:id="436"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37" w:author="Etion Pinari" w:date="2020-12-12T12:57:00Z">
                    <w:rPr>
                      <w:color w:val="000000"/>
                      <w:sz w:val="26"/>
                      <w:shd w:val="clear" w:color="auto" w:fill="FFFFFF"/>
                    </w:rPr>
                  </w:rPrChange>
                </w:rPr>
                <w:t xml:space="preserve"> allow users to book a visit virtually with their desired store, up to the next 7 upcoming days</w:t>
              </w:r>
            </w:ins>
          </w:p>
          <w:p w14:paraId="3969E646" w14:textId="77777777" w:rsidR="0073751A" w:rsidRPr="0073751A" w:rsidRDefault="0073751A" w:rsidP="009B0963">
            <w:pPr>
              <w:rPr>
                <w:ins w:id="438" w:author="Etion Pinari" w:date="2020-12-12T12:56:00Z"/>
                <w:color w:val="000000"/>
                <w:szCs w:val="24"/>
                <w:shd w:val="clear" w:color="auto" w:fill="FFFFFF"/>
                <w:rPrChange w:id="439" w:author="Etion Pinari" w:date="2020-12-12T12:57:00Z">
                  <w:rPr>
                    <w:ins w:id="440" w:author="Etion Pinari" w:date="2020-12-12T12:56:00Z"/>
                    <w:color w:val="000000"/>
                    <w:sz w:val="26"/>
                    <w:shd w:val="clear" w:color="auto" w:fill="FFFFFF"/>
                  </w:rPr>
                </w:rPrChange>
              </w:rPr>
            </w:pPr>
            <w:ins w:id="441" w:author="Etion Pinari" w:date="2020-12-12T12:56:00Z">
              <w:r w:rsidRPr="0073751A">
                <w:rPr>
                  <w:color w:val="000000"/>
                  <w:szCs w:val="24"/>
                  <w:shd w:val="clear" w:color="auto" w:fill="FFFFFF"/>
                  <w:rPrChange w:id="442" w:author="Etion Pinari" w:date="2020-12-12T12:57:00Z">
                    <w:rPr>
                      <w:color w:val="000000"/>
                      <w:sz w:val="26"/>
                      <w:shd w:val="clear" w:color="auto" w:fill="FFFFFF"/>
                    </w:rPr>
                  </w:rPrChange>
                </w:rPr>
                <w:t>R4)</w:t>
              </w:r>
              <w:r w:rsidRPr="0073751A">
                <w:rPr>
                  <w:b/>
                  <w:bCs/>
                  <w:color w:val="000000"/>
                  <w:szCs w:val="24"/>
                  <w:shd w:val="clear" w:color="auto" w:fill="FFFFFF"/>
                  <w:rPrChange w:id="443" w:author="Etion Pinari" w:date="2020-12-12T12:57:00Z">
                    <w:rPr>
                      <w:b/>
                      <w:bCs/>
                      <w:color w:val="000000"/>
                      <w:sz w:val="26"/>
                      <w:shd w:val="clear" w:color="auto" w:fill="FFFFFF"/>
                    </w:rPr>
                  </w:rPrChange>
                </w:rPr>
                <w:t xml:space="preserve"> The system shall</w:t>
              </w:r>
              <w:r w:rsidRPr="0073751A">
                <w:rPr>
                  <w:color w:val="000000"/>
                  <w:szCs w:val="24"/>
                  <w:shd w:val="clear" w:color="auto" w:fill="FFFFFF"/>
                  <w:rPrChange w:id="444" w:author="Etion Pinari" w:date="2020-12-12T12:57:00Z">
                    <w:rPr>
                      <w:color w:val="000000"/>
                      <w:sz w:val="26"/>
                      <w:shd w:val="clear" w:color="auto" w:fill="FFFFFF"/>
                    </w:rPr>
                  </w:rPrChange>
                </w:rPr>
                <w:t xml:space="preserve"> allow users to look up on a map available registered stores where to go to</w:t>
              </w:r>
            </w:ins>
          </w:p>
          <w:p w14:paraId="2EB3CDF8" w14:textId="77777777" w:rsidR="0073751A" w:rsidRPr="0073751A" w:rsidRDefault="0073751A" w:rsidP="009B0963">
            <w:pPr>
              <w:rPr>
                <w:ins w:id="445" w:author="Etion Pinari" w:date="2020-12-12T12:56:00Z"/>
                <w:szCs w:val="24"/>
                <w:rPrChange w:id="446" w:author="Etion Pinari" w:date="2020-12-12T12:57:00Z">
                  <w:rPr>
                    <w:ins w:id="447" w:author="Etion Pinari" w:date="2020-12-12T12:56:00Z"/>
                    <w:sz w:val="26"/>
                  </w:rPr>
                </w:rPrChange>
              </w:rPr>
            </w:pPr>
            <w:ins w:id="448" w:author="Etion Pinari" w:date="2020-12-12T12:56:00Z">
              <w:r w:rsidRPr="0073751A">
                <w:rPr>
                  <w:szCs w:val="24"/>
                  <w:rPrChange w:id="449" w:author="Etion Pinari" w:date="2020-12-12T12:57:00Z">
                    <w:rPr>
                      <w:sz w:val="26"/>
                    </w:rPr>
                  </w:rPrChange>
                </w:rPr>
                <w:t>R5)</w:t>
              </w:r>
              <w:r w:rsidRPr="0073751A">
                <w:rPr>
                  <w:b/>
                  <w:bCs/>
                  <w:szCs w:val="24"/>
                  <w:rPrChange w:id="450" w:author="Etion Pinari" w:date="2020-12-12T12:57:00Z">
                    <w:rPr>
                      <w:b/>
                      <w:bCs/>
                      <w:sz w:val="26"/>
                    </w:rPr>
                  </w:rPrChange>
                </w:rPr>
                <w:t xml:space="preserve"> The system shall</w:t>
              </w:r>
              <w:r w:rsidRPr="0073751A">
                <w:rPr>
                  <w:szCs w:val="24"/>
                  <w:rPrChange w:id="451" w:author="Etion Pinari" w:date="2020-12-12T12:57:00Z">
                    <w:rPr>
                      <w:sz w:val="26"/>
                    </w:rPr>
                  </w:rPrChange>
                </w:rPr>
                <w:t xml:space="preserve"> ask users how much he or she thinks the trip will last</w:t>
              </w:r>
            </w:ins>
          </w:p>
          <w:p w14:paraId="42F161F5" w14:textId="77777777" w:rsidR="0073751A" w:rsidRPr="0073751A" w:rsidRDefault="0073751A" w:rsidP="009B0963">
            <w:pPr>
              <w:rPr>
                <w:ins w:id="452" w:author="Etion Pinari" w:date="2020-12-12T12:56:00Z"/>
                <w:szCs w:val="24"/>
                <w:rPrChange w:id="453" w:author="Etion Pinari" w:date="2020-12-12T12:57:00Z">
                  <w:rPr>
                    <w:ins w:id="454" w:author="Etion Pinari" w:date="2020-12-12T12:56:00Z"/>
                    <w:sz w:val="26"/>
                  </w:rPr>
                </w:rPrChange>
              </w:rPr>
            </w:pPr>
            <w:ins w:id="455" w:author="Etion Pinari" w:date="2020-12-12T12:56:00Z">
              <w:r w:rsidRPr="0073751A">
                <w:rPr>
                  <w:szCs w:val="24"/>
                  <w:rPrChange w:id="456" w:author="Etion Pinari" w:date="2020-12-12T12:57:00Z">
                    <w:rPr>
                      <w:sz w:val="26"/>
                    </w:rPr>
                  </w:rPrChange>
                </w:rPr>
                <w:t>R9)</w:t>
              </w:r>
              <w:r w:rsidRPr="0073751A">
                <w:rPr>
                  <w:b/>
                  <w:bCs/>
                  <w:szCs w:val="24"/>
                  <w:rPrChange w:id="457" w:author="Etion Pinari" w:date="2020-12-12T12:57:00Z">
                    <w:rPr>
                      <w:b/>
                      <w:bCs/>
                      <w:sz w:val="26"/>
                    </w:rPr>
                  </w:rPrChange>
                </w:rPr>
                <w:t xml:space="preserve"> The system shall</w:t>
              </w:r>
              <w:r w:rsidRPr="0073751A">
                <w:rPr>
                  <w:szCs w:val="24"/>
                  <w:rPrChange w:id="458" w:author="Etion Pinari" w:date="2020-12-12T12:57:00Z">
                    <w:rPr>
                      <w:sz w:val="26"/>
                    </w:rPr>
                  </w:rPrChange>
                </w:rPr>
                <w:t xml:space="preserve"> allow its users to insert information about which categories or items they want to buy</w:t>
              </w:r>
            </w:ins>
          </w:p>
        </w:tc>
      </w:tr>
      <w:tr w:rsidR="0073751A" w:rsidRPr="001D5797" w14:paraId="1BF099FC" w14:textId="77777777" w:rsidTr="00243BFD">
        <w:trPr>
          <w:ins w:id="459" w:author="Etion Pinari" w:date="2020-12-12T12:56:00Z"/>
        </w:trPr>
        <w:tc>
          <w:tcPr>
            <w:tcW w:w="2263" w:type="dxa"/>
            <w:shd w:val="clear" w:color="auto" w:fill="FF7C80"/>
            <w:tcPrChange w:id="460" w:author="Etion Pinari" w:date="2020-12-12T13:10:00Z">
              <w:tcPr>
                <w:tcW w:w="2263" w:type="dxa"/>
                <w:shd w:val="clear" w:color="auto" w:fill="FF6565"/>
              </w:tcPr>
            </w:tcPrChange>
          </w:tcPr>
          <w:p w14:paraId="7CF82EE2" w14:textId="77777777" w:rsidR="0073751A" w:rsidRPr="0073751A" w:rsidRDefault="0073751A" w:rsidP="009B0963">
            <w:pPr>
              <w:rPr>
                <w:ins w:id="461" w:author="Etion Pinari" w:date="2020-12-12T12:56:00Z"/>
                <w:b/>
                <w:bCs/>
                <w:szCs w:val="24"/>
              </w:rPr>
            </w:pPr>
            <w:ins w:id="462" w:author="Etion Pinari" w:date="2020-12-12T12:56:00Z">
              <w:r w:rsidRPr="0073751A">
                <w:rPr>
                  <w:b/>
                  <w:bCs/>
                  <w:szCs w:val="24"/>
                </w:rPr>
                <w:t>7)</w:t>
              </w:r>
              <w:r w:rsidRPr="0073751A">
                <w:rPr>
                  <w:b/>
                  <w:bCs/>
                  <w:i/>
                  <w:iCs/>
                  <w:szCs w:val="24"/>
                </w:rPr>
                <w:t xml:space="preserve"> </w:t>
              </w:r>
              <w:r w:rsidRPr="0073751A">
                <w:rPr>
                  <w:b/>
                  <w:bCs/>
                  <w:szCs w:val="24"/>
                </w:rPr>
                <w:t>Suggestion of Alternative Time Slots (Book visit)</w:t>
              </w:r>
            </w:ins>
          </w:p>
        </w:tc>
        <w:tc>
          <w:tcPr>
            <w:tcW w:w="7365" w:type="dxa"/>
            <w:tcPrChange w:id="463" w:author="Etion Pinari" w:date="2020-12-12T13:10:00Z">
              <w:tcPr>
                <w:tcW w:w="7365" w:type="dxa"/>
              </w:tcPr>
            </w:tcPrChange>
          </w:tcPr>
          <w:p w14:paraId="582B9B45" w14:textId="77777777" w:rsidR="0073751A" w:rsidRPr="0073751A" w:rsidRDefault="0073751A" w:rsidP="009B0963">
            <w:pPr>
              <w:rPr>
                <w:ins w:id="464" w:author="Etion Pinari" w:date="2020-12-12T12:56:00Z"/>
                <w:szCs w:val="24"/>
                <w:rPrChange w:id="465" w:author="Etion Pinari" w:date="2020-12-12T12:57:00Z">
                  <w:rPr>
                    <w:ins w:id="466" w:author="Etion Pinari" w:date="2020-12-12T12:56:00Z"/>
                  </w:rPr>
                </w:rPrChange>
              </w:rPr>
            </w:pPr>
            <w:ins w:id="467" w:author="Etion Pinari" w:date="2020-12-12T12:56:00Z">
              <w:r w:rsidRPr="0073751A">
                <w:rPr>
                  <w:szCs w:val="24"/>
                </w:rPr>
                <w:t>R8.1)</w:t>
              </w:r>
              <w:r w:rsidRPr="0073751A">
                <w:rPr>
                  <w:szCs w:val="24"/>
                  <w:rPrChange w:id="468" w:author="Etion Pinari" w:date="2020-12-12T12:57:00Z">
                    <w:rPr/>
                  </w:rPrChange>
                </w:rPr>
                <w:t xml:space="preserve"> </w:t>
              </w:r>
              <w:r w:rsidRPr="0073751A">
                <w:rPr>
                  <w:b/>
                  <w:szCs w:val="24"/>
                  <w:rPrChange w:id="469" w:author="Etion Pinari" w:date="2020-12-12T12:57:00Z">
                    <w:rPr>
                      <w:b/>
                      <w:sz w:val="26"/>
                    </w:rPr>
                  </w:rPrChange>
                </w:rPr>
                <w:t>The system shall</w:t>
              </w:r>
              <w:r w:rsidRPr="0073751A">
                <w:rPr>
                  <w:szCs w:val="24"/>
                  <w:rPrChange w:id="470"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471"/>
              <w:commentRangeEnd w:id="471"/>
              <w:r w:rsidRPr="0073751A">
                <w:rPr>
                  <w:rStyle w:val="Rimandocommento"/>
                  <w:sz w:val="24"/>
                  <w:szCs w:val="24"/>
                  <w:rPrChange w:id="472" w:author="Etion Pinari" w:date="2020-12-12T12:57:00Z">
                    <w:rPr>
                      <w:rStyle w:val="Rimandocommento"/>
                      <w:sz w:val="26"/>
                      <w:szCs w:val="26"/>
                    </w:rPr>
                  </w:rPrChange>
                </w:rPr>
                <w:commentReference w:id="471"/>
              </w:r>
            </w:ins>
          </w:p>
        </w:tc>
      </w:tr>
      <w:tr w:rsidR="0073751A" w:rsidRPr="001D5797" w14:paraId="0DC201C6" w14:textId="77777777" w:rsidTr="00243BFD">
        <w:trPr>
          <w:ins w:id="473" w:author="Etion Pinari" w:date="2020-12-12T12:56:00Z"/>
        </w:trPr>
        <w:tc>
          <w:tcPr>
            <w:tcW w:w="2263" w:type="dxa"/>
            <w:shd w:val="clear" w:color="auto" w:fill="FF7C80"/>
            <w:tcPrChange w:id="474" w:author="Etion Pinari" w:date="2020-12-12T13:10:00Z">
              <w:tcPr>
                <w:tcW w:w="2263" w:type="dxa"/>
                <w:shd w:val="clear" w:color="auto" w:fill="FF6565"/>
              </w:tcPr>
            </w:tcPrChange>
          </w:tcPr>
          <w:p w14:paraId="78500BF2" w14:textId="77777777" w:rsidR="0073751A" w:rsidRPr="0073751A" w:rsidRDefault="0073751A" w:rsidP="009B0963">
            <w:pPr>
              <w:rPr>
                <w:ins w:id="475" w:author="Etion Pinari" w:date="2020-12-12T12:56:00Z"/>
                <w:b/>
                <w:bCs/>
                <w:szCs w:val="24"/>
              </w:rPr>
            </w:pPr>
            <w:ins w:id="476" w:author="Etion Pinari" w:date="2020-12-12T12:56:00Z">
              <w:r w:rsidRPr="0073751A">
                <w:rPr>
                  <w:b/>
                  <w:bCs/>
                  <w:szCs w:val="24"/>
                </w:rPr>
                <w:t>8)</w:t>
              </w:r>
              <w:r w:rsidRPr="0073751A">
                <w:rPr>
                  <w:b/>
                  <w:bCs/>
                  <w:i/>
                  <w:iCs/>
                  <w:szCs w:val="24"/>
                </w:rPr>
                <w:t xml:space="preserve"> </w:t>
              </w:r>
              <w:r w:rsidRPr="0073751A">
                <w:rPr>
                  <w:b/>
                  <w:bCs/>
                  <w:szCs w:val="24"/>
                </w:rPr>
                <w:t>Suggestion of Alternative Stores (Book visit)</w:t>
              </w:r>
            </w:ins>
          </w:p>
        </w:tc>
        <w:tc>
          <w:tcPr>
            <w:tcW w:w="7365" w:type="dxa"/>
            <w:tcPrChange w:id="477" w:author="Etion Pinari" w:date="2020-12-12T13:10:00Z">
              <w:tcPr>
                <w:tcW w:w="7365" w:type="dxa"/>
              </w:tcPr>
            </w:tcPrChange>
          </w:tcPr>
          <w:p w14:paraId="31E733FB" w14:textId="77777777" w:rsidR="0073751A" w:rsidRPr="0073751A" w:rsidRDefault="0073751A" w:rsidP="009B0963">
            <w:pPr>
              <w:rPr>
                <w:ins w:id="478" w:author="Etion Pinari" w:date="2020-12-12T12:56:00Z"/>
                <w:szCs w:val="24"/>
                <w:rPrChange w:id="479" w:author="Etion Pinari" w:date="2020-12-12T12:57:00Z">
                  <w:rPr>
                    <w:ins w:id="480" w:author="Etion Pinari" w:date="2020-12-12T12:56:00Z"/>
                  </w:rPr>
                </w:rPrChange>
              </w:rPr>
            </w:pPr>
            <w:ins w:id="481" w:author="Etion Pinari" w:date="2020-12-12T12:56:00Z">
              <w:r w:rsidRPr="0073751A">
                <w:rPr>
                  <w:szCs w:val="24"/>
                  <w:rPrChange w:id="482" w:author="Etion Pinari" w:date="2020-12-12T12:57:00Z">
                    <w:rPr>
                      <w:sz w:val="26"/>
                    </w:rPr>
                  </w:rPrChange>
                </w:rPr>
                <w:t>R8.1)</w:t>
              </w:r>
              <w:r w:rsidRPr="0073751A">
                <w:rPr>
                  <w:b/>
                  <w:szCs w:val="24"/>
                  <w:rPrChange w:id="483" w:author="Etion Pinari" w:date="2020-12-12T12:57:00Z">
                    <w:rPr>
                      <w:b/>
                      <w:sz w:val="26"/>
                    </w:rPr>
                  </w:rPrChange>
                </w:rPr>
                <w:t xml:space="preserve"> The system shall</w:t>
              </w:r>
              <w:r w:rsidRPr="0073751A">
                <w:rPr>
                  <w:szCs w:val="24"/>
                  <w:rPrChange w:id="484" w:author="Etion Pinari" w:date="2020-12-12T12:57:00Z">
                    <w:rPr>
                      <w:sz w:val="26"/>
                    </w:rPr>
                  </w:rPrChange>
                </w:rPr>
                <w:t xml:space="preserve"> notify the user who has been inactive for 30 seconds while on the confirmation page of booking a visit, on other available stores he could go to and other timeslots of the same store</w:t>
              </w:r>
              <w:commentRangeStart w:id="485"/>
              <w:commentRangeEnd w:id="485"/>
              <w:r w:rsidRPr="0073751A">
                <w:rPr>
                  <w:rStyle w:val="Rimandocommento"/>
                  <w:sz w:val="24"/>
                  <w:szCs w:val="24"/>
                  <w:rPrChange w:id="486" w:author="Etion Pinari" w:date="2020-12-12T12:57:00Z">
                    <w:rPr>
                      <w:rStyle w:val="Rimandocommento"/>
                      <w:sz w:val="26"/>
                      <w:szCs w:val="26"/>
                    </w:rPr>
                  </w:rPrChange>
                </w:rPr>
                <w:commentReference w:id="485"/>
              </w:r>
            </w:ins>
          </w:p>
        </w:tc>
      </w:tr>
      <w:tr w:rsidR="0073751A" w:rsidRPr="001D5797" w14:paraId="08132C0D" w14:textId="77777777" w:rsidTr="00243BFD">
        <w:trPr>
          <w:ins w:id="487" w:author="Etion Pinari" w:date="2020-12-12T12:56:00Z"/>
        </w:trPr>
        <w:tc>
          <w:tcPr>
            <w:tcW w:w="2263" w:type="dxa"/>
            <w:shd w:val="clear" w:color="auto" w:fill="FF7C80"/>
            <w:tcPrChange w:id="488" w:author="Etion Pinari" w:date="2020-12-12T13:10:00Z">
              <w:tcPr>
                <w:tcW w:w="2263" w:type="dxa"/>
                <w:shd w:val="clear" w:color="auto" w:fill="FF6565"/>
              </w:tcPr>
            </w:tcPrChange>
          </w:tcPr>
          <w:p w14:paraId="66CAB762" w14:textId="77777777" w:rsidR="0073751A" w:rsidRPr="0073751A" w:rsidRDefault="0073751A" w:rsidP="009B0963">
            <w:pPr>
              <w:rPr>
                <w:ins w:id="489" w:author="Etion Pinari" w:date="2020-12-12T12:56:00Z"/>
                <w:b/>
                <w:bCs/>
                <w:szCs w:val="24"/>
              </w:rPr>
            </w:pPr>
            <w:ins w:id="490" w:author="Etion Pinari" w:date="2020-12-12T12:56:00Z">
              <w:r w:rsidRPr="0073751A">
                <w:rPr>
                  <w:b/>
                  <w:bCs/>
                  <w:szCs w:val="24"/>
                </w:rPr>
                <w:t>9)Enter/Exit Store</w:t>
              </w:r>
            </w:ins>
          </w:p>
        </w:tc>
        <w:tc>
          <w:tcPr>
            <w:tcW w:w="7365" w:type="dxa"/>
            <w:tcPrChange w:id="491" w:author="Etion Pinari" w:date="2020-12-12T13:10:00Z">
              <w:tcPr>
                <w:tcW w:w="7365" w:type="dxa"/>
              </w:tcPr>
            </w:tcPrChange>
          </w:tcPr>
          <w:p w14:paraId="09EA1C1F" w14:textId="77777777" w:rsidR="0073751A" w:rsidRPr="0073751A" w:rsidRDefault="0073751A" w:rsidP="009B0963">
            <w:pPr>
              <w:rPr>
                <w:ins w:id="492" w:author="Etion Pinari" w:date="2020-12-12T12:56:00Z"/>
                <w:szCs w:val="24"/>
                <w:rPrChange w:id="493" w:author="Etion Pinari" w:date="2020-12-12T12:57:00Z">
                  <w:rPr>
                    <w:ins w:id="494" w:author="Etion Pinari" w:date="2020-12-12T12:56:00Z"/>
                    <w:sz w:val="26"/>
                  </w:rPr>
                </w:rPrChange>
              </w:rPr>
            </w:pPr>
            <w:ins w:id="495" w:author="Etion Pinari" w:date="2020-12-12T12:56:00Z">
              <w:r w:rsidRPr="0073751A">
                <w:rPr>
                  <w:szCs w:val="24"/>
                  <w:rPrChange w:id="496" w:author="Etion Pinari" w:date="2020-12-12T12:57:00Z">
                    <w:rPr/>
                  </w:rPrChange>
                </w:rPr>
                <w:t>R13.1)</w:t>
              </w:r>
              <w:r w:rsidRPr="0073751A">
                <w:rPr>
                  <w:b/>
                  <w:bCs/>
                  <w:szCs w:val="24"/>
                  <w:rPrChange w:id="497" w:author="Etion Pinari" w:date="2020-12-12T12:57:00Z">
                    <w:rPr>
                      <w:b/>
                      <w:bCs/>
                      <w:sz w:val="26"/>
                    </w:rPr>
                  </w:rPrChange>
                </w:rPr>
                <w:t xml:space="preserve"> The system shall</w:t>
              </w:r>
              <w:commentRangeStart w:id="498"/>
              <w:commentRangeEnd w:id="498"/>
              <w:r w:rsidRPr="0073751A">
                <w:rPr>
                  <w:rStyle w:val="Rimandocommento"/>
                  <w:b/>
                  <w:bCs/>
                  <w:sz w:val="24"/>
                  <w:szCs w:val="24"/>
                  <w:rPrChange w:id="499" w:author="Etion Pinari" w:date="2020-12-12T12:57:00Z">
                    <w:rPr>
                      <w:rStyle w:val="Rimandocommento"/>
                      <w:b/>
                      <w:bCs/>
                      <w:sz w:val="26"/>
                      <w:szCs w:val="26"/>
                    </w:rPr>
                  </w:rPrChange>
                </w:rPr>
                <w:commentReference w:id="498"/>
              </w:r>
              <w:r w:rsidRPr="0073751A">
                <w:rPr>
                  <w:szCs w:val="24"/>
                  <w:rPrChange w:id="500" w:author="Etion Pinari" w:date="2020-12-12T12:57:00Z">
                    <w:rPr>
                      <w:sz w:val="26"/>
                    </w:rPr>
                  </w:rPrChange>
                </w:rPr>
                <w:t xml:space="preserve"> allow the user to scan its QR code in entrance through the turnstiles</w:t>
              </w:r>
              <w:commentRangeStart w:id="501"/>
              <w:commentRangeEnd w:id="501"/>
              <w:r w:rsidRPr="0073751A">
                <w:rPr>
                  <w:rStyle w:val="Rimandocommento"/>
                  <w:sz w:val="24"/>
                  <w:szCs w:val="24"/>
                  <w:rPrChange w:id="502" w:author="Etion Pinari" w:date="2020-12-12T12:57:00Z">
                    <w:rPr>
                      <w:rStyle w:val="Rimandocommento"/>
                      <w:sz w:val="26"/>
                      <w:szCs w:val="26"/>
                    </w:rPr>
                  </w:rPrChange>
                </w:rPr>
                <w:commentReference w:id="501"/>
              </w:r>
            </w:ins>
          </w:p>
          <w:p w14:paraId="75458BDA" w14:textId="77777777" w:rsidR="0073751A" w:rsidRPr="0073751A" w:rsidRDefault="0073751A" w:rsidP="009B0963">
            <w:pPr>
              <w:rPr>
                <w:ins w:id="503" w:author="Etion Pinari" w:date="2020-12-12T12:56:00Z"/>
                <w:szCs w:val="24"/>
                <w:rPrChange w:id="504" w:author="Etion Pinari" w:date="2020-12-12T12:57:00Z">
                  <w:rPr>
                    <w:ins w:id="505" w:author="Etion Pinari" w:date="2020-12-12T12:56:00Z"/>
                  </w:rPr>
                </w:rPrChange>
              </w:rPr>
            </w:pPr>
            <w:ins w:id="506" w:author="Etion Pinari" w:date="2020-12-12T12:56:00Z">
              <w:r w:rsidRPr="0073751A">
                <w:rPr>
                  <w:szCs w:val="24"/>
                  <w:rPrChange w:id="507" w:author="Etion Pinari" w:date="2020-12-12T12:57:00Z">
                    <w:rPr>
                      <w:sz w:val="26"/>
                    </w:rPr>
                  </w:rPrChange>
                </w:rPr>
                <w:t>R14)</w:t>
              </w:r>
              <w:r w:rsidRPr="0073751A">
                <w:rPr>
                  <w:b/>
                  <w:bCs/>
                  <w:szCs w:val="24"/>
                  <w:rPrChange w:id="508" w:author="Etion Pinari" w:date="2020-12-12T12:57:00Z">
                    <w:rPr>
                      <w:b/>
                      <w:bCs/>
                      <w:sz w:val="26"/>
                    </w:rPr>
                  </w:rPrChange>
                </w:rPr>
                <w:t xml:space="preserve"> The system shall</w:t>
              </w:r>
              <w:commentRangeStart w:id="509"/>
              <w:commentRangeEnd w:id="509"/>
              <w:r w:rsidRPr="0073751A">
                <w:rPr>
                  <w:rStyle w:val="Rimandocommento"/>
                  <w:b/>
                  <w:bCs/>
                  <w:sz w:val="24"/>
                  <w:szCs w:val="24"/>
                  <w:rPrChange w:id="510" w:author="Etion Pinari" w:date="2020-12-12T12:57:00Z">
                    <w:rPr>
                      <w:rStyle w:val="Rimandocommento"/>
                      <w:b/>
                      <w:bCs/>
                      <w:sz w:val="26"/>
                      <w:szCs w:val="26"/>
                    </w:rPr>
                  </w:rPrChange>
                </w:rPr>
                <w:commentReference w:id="509"/>
              </w:r>
              <w:r w:rsidRPr="0073751A">
                <w:rPr>
                  <w:szCs w:val="24"/>
                  <w:rPrChange w:id="511" w:author="Etion Pinari" w:date="2020-12-12T12:57:00Z">
                    <w:rPr>
                      <w:sz w:val="26"/>
                    </w:rPr>
                  </w:rPrChange>
                </w:rPr>
                <w:t xml:space="preserve"> allow the user to scan its QR code in exit through the turnstiles or cash register</w:t>
              </w:r>
            </w:ins>
          </w:p>
        </w:tc>
      </w:tr>
      <w:tr w:rsidR="0073751A" w:rsidRPr="001D5797" w14:paraId="68940DF1" w14:textId="77777777" w:rsidTr="00243BFD">
        <w:trPr>
          <w:ins w:id="512" w:author="Etion Pinari" w:date="2020-12-12T12:56:00Z"/>
        </w:trPr>
        <w:tc>
          <w:tcPr>
            <w:tcW w:w="2263" w:type="dxa"/>
            <w:shd w:val="clear" w:color="auto" w:fill="FF7C80"/>
            <w:tcPrChange w:id="513" w:author="Etion Pinari" w:date="2020-12-12T13:10:00Z">
              <w:tcPr>
                <w:tcW w:w="2263" w:type="dxa"/>
                <w:shd w:val="clear" w:color="auto" w:fill="FF6565"/>
              </w:tcPr>
            </w:tcPrChange>
          </w:tcPr>
          <w:p w14:paraId="628D99F4" w14:textId="77777777" w:rsidR="0073751A" w:rsidRPr="0073751A" w:rsidRDefault="0073751A" w:rsidP="009B0963">
            <w:pPr>
              <w:rPr>
                <w:ins w:id="514" w:author="Etion Pinari" w:date="2020-12-12T12:56:00Z"/>
                <w:b/>
                <w:bCs/>
                <w:szCs w:val="24"/>
              </w:rPr>
            </w:pPr>
            <w:ins w:id="515" w:author="Etion Pinari" w:date="2020-12-12T12:56:00Z">
              <w:r w:rsidRPr="0073751A">
                <w:rPr>
                  <w:b/>
                  <w:bCs/>
                  <w:szCs w:val="24"/>
                </w:rPr>
                <w:t>10) Periodic Notification of Time Slots</w:t>
              </w:r>
            </w:ins>
          </w:p>
        </w:tc>
        <w:tc>
          <w:tcPr>
            <w:tcW w:w="7365" w:type="dxa"/>
            <w:tcPrChange w:id="516" w:author="Etion Pinari" w:date="2020-12-12T13:10:00Z">
              <w:tcPr>
                <w:tcW w:w="7365" w:type="dxa"/>
              </w:tcPr>
            </w:tcPrChange>
          </w:tcPr>
          <w:p w14:paraId="6D581E6C" w14:textId="77777777" w:rsidR="0073751A" w:rsidRPr="0073751A" w:rsidRDefault="0073751A" w:rsidP="009B0963">
            <w:pPr>
              <w:rPr>
                <w:ins w:id="517" w:author="Etion Pinari" w:date="2020-12-12T12:56:00Z"/>
                <w:szCs w:val="24"/>
                <w:rPrChange w:id="518" w:author="Etion Pinari" w:date="2020-12-12T12:57:00Z">
                  <w:rPr>
                    <w:ins w:id="519" w:author="Etion Pinari" w:date="2020-12-12T12:56:00Z"/>
                  </w:rPr>
                </w:rPrChange>
              </w:rPr>
            </w:pPr>
            <w:ins w:id="520" w:author="Etion Pinari" w:date="2020-12-12T12:56:00Z">
              <w:r w:rsidRPr="0073751A">
                <w:rPr>
                  <w:szCs w:val="24"/>
                  <w:rPrChange w:id="521" w:author="Etion Pinari" w:date="2020-12-12T12:57:00Z">
                    <w:rPr/>
                  </w:rPrChange>
                </w:rPr>
                <w:t>R12)</w:t>
              </w:r>
              <w:r w:rsidRPr="0073751A">
                <w:rPr>
                  <w:b/>
                  <w:bCs/>
                  <w:szCs w:val="24"/>
                  <w:rPrChange w:id="522" w:author="Etion Pinari" w:date="2020-12-12T12:57:00Z">
                    <w:rPr>
                      <w:b/>
                      <w:bCs/>
                      <w:sz w:val="26"/>
                    </w:rPr>
                  </w:rPrChange>
                </w:rPr>
                <w:t xml:space="preserve"> The system shall</w:t>
              </w:r>
              <w:r w:rsidRPr="0073751A">
                <w:rPr>
                  <w:szCs w:val="24"/>
                  <w:rPrChange w:id="523" w:author="Etion Pinari" w:date="2020-12-12T12:57:00Z">
                    <w:rPr>
                      <w:sz w:val="26"/>
                    </w:rPr>
                  </w:rPrChange>
                </w:rPr>
                <w:t xml:space="preserve"> inform users periodically of the (at most) 10 closest stores' available time slots for the day (R12.1, R12.2, R12.3)</w:t>
              </w:r>
            </w:ins>
          </w:p>
        </w:tc>
      </w:tr>
      <w:tr w:rsidR="0073751A" w:rsidRPr="001D5797" w14:paraId="68520E70" w14:textId="77777777" w:rsidTr="00243BFD">
        <w:trPr>
          <w:ins w:id="524" w:author="Etion Pinari" w:date="2020-12-12T12:56:00Z"/>
        </w:trPr>
        <w:tc>
          <w:tcPr>
            <w:tcW w:w="2263" w:type="dxa"/>
            <w:shd w:val="clear" w:color="auto" w:fill="A8D08D" w:themeFill="accent6" w:themeFillTint="99"/>
            <w:tcPrChange w:id="525" w:author="Etion Pinari" w:date="2020-12-12T13:10:00Z">
              <w:tcPr>
                <w:tcW w:w="2263" w:type="dxa"/>
                <w:shd w:val="clear" w:color="auto" w:fill="00B050"/>
              </w:tcPr>
            </w:tcPrChange>
          </w:tcPr>
          <w:p w14:paraId="12E7C85F" w14:textId="77777777" w:rsidR="0073751A" w:rsidRPr="0073751A" w:rsidRDefault="0073751A" w:rsidP="009B0963">
            <w:pPr>
              <w:rPr>
                <w:ins w:id="526" w:author="Etion Pinari" w:date="2020-12-12T12:56:00Z"/>
                <w:b/>
                <w:bCs/>
                <w:szCs w:val="24"/>
              </w:rPr>
            </w:pPr>
            <w:ins w:id="527" w:author="Etion Pinari" w:date="2020-12-12T12:56:00Z">
              <w:r w:rsidRPr="0073751A">
                <w:rPr>
                  <w:b/>
                  <w:bCs/>
                  <w:szCs w:val="24"/>
                </w:rPr>
                <w:t>11)Monitor Entrances</w:t>
              </w:r>
            </w:ins>
          </w:p>
        </w:tc>
        <w:tc>
          <w:tcPr>
            <w:tcW w:w="7365" w:type="dxa"/>
            <w:tcPrChange w:id="528" w:author="Etion Pinari" w:date="2020-12-12T13:10:00Z">
              <w:tcPr>
                <w:tcW w:w="7365" w:type="dxa"/>
              </w:tcPr>
            </w:tcPrChange>
          </w:tcPr>
          <w:p w14:paraId="60FE949D" w14:textId="77777777" w:rsidR="0073751A" w:rsidRPr="0073751A" w:rsidRDefault="0073751A" w:rsidP="009B0963">
            <w:pPr>
              <w:rPr>
                <w:ins w:id="529" w:author="Etion Pinari" w:date="2020-12-12T12:56:00Z"/>
                <w:szCs w:val="24"/>
                <w:rPrChange w:id="530" w:author="Etion Pinari" w:date="2020-12-12T12:57:00Z">
                  <w:rPr>
                    <w:ins w:id="531" w:author="Etion Pinari" w:date="2020-12-12T12:56:00Z"/>
                    <w:sz w:val="26"/>
                  </w:rPr>
                </w:rPrChange>
              </w:rPr>
            </w:pPr>
            <w:ins w:id="532" w:author="Etion Pinari" w:date="2020-12-12T12:56:00Z">
              <w:r w:rsidRPr="0073751A">
                <w:rPr>
                  <w:szCs w:val="24"/>
                  <w:rPrChange w:id="533" w:author="Etion Pinari" w:date="2020-12-12T12:57:00Z">
                    <w:rPr/>
                  </w:rPrChange>
                </w:rPr>
                <w:t>R22)</w:t>
              </w:r>
              <w:r w:rsidRPr="0073751A">
                <w:rPr>
                  <w:b/>
                  <w:bCs/>
                  <w:szCs w:val="24"/>
                  <w:rPrChange w:id="534" w:author="Etion Pinari" w:date="2020-12-12T12:57:00Z">
                    <w:rPr>
                      <w:b/>
                      <w:bCs/>
                      <w:sz w:val="26"/>
                    </w:rPr>
                  </w:rPrChange>
                </w:rPr>
                <w:t xml:space="preserve"> The system shall</w:t>
              </w:r>
              <w:r w:rsidRPr="0073751A">
                <w:rPr>
                  <w:szCs w:val="24"/>
                  <w:rPrChange w:id="535" w:author="Etion Pinari" w:date="2020-12-12T12:57:00Z">
                    <w:rPr>
                      <w:sz w:val="26"/>
                    </w:rPr>
                  </w:rPrChange>
                </w:rPr>
                <w:t xml:space="preserve"> allow store managers to regulate the number of entrances allowed in the store hourly.</w:t>
              </w:r>
            </w:ins>
          </w:p>
          <w:p w14:paraId="21983C67" w14:textId="77777777" w:rsidR="0073751A" w:rsidRPr="0073751A" w:rsidRDefault="0073751A" w:rsidP="009B0963">
            <w:pPr>
              <w:rPr>
                <w:ins w:id="536" w:author="Etion Pinari" w:date="2020-12-12T12:56:00Z"/>
                <w:szCs w:val="24"/>
                <w:rPrChange w:id="537" w:author="Etion Pinari" w:date="2020-12-12T12:57:00Z">
                  <w:rPr>
                    <w:ins w:id="538" w:author="Etion Pinari" w:date="2020-12-12T12:56:00Z"/>
                  </w:rPr>
                </w:rPrChange>
              </w:rPr>
            </w:pPr>
            <w:ins w:id="539" w:author="Etion Pinari" w:date="2020-12-12T12:56:00Z">
              <w:r w:rsidRPr="0073751A">
                <w:rPr>
                  <w:szCs w:val="24"/>
                  <w:rPrChange w:id="540" w:author="Etion Pinari" w:date="2020-12-12T12:57:00Z">
                    <w:rPr>
                      <w:sz w:val="26"/>
                    </w:rPr>
                  </w:rPrChange>
                </w:rPr>
                <w:t>R24)</w:t>
              </w:r>
              <w:r w:rsidRPr="0073751A">
                <w:rPr>
                  <w:b/>
                  <w:bCs/>
                  <w:szCs w:val="24"/>
                  <w:rPrChange w:id="541" w:author="Etion Pinari" w:date="2020-12-12T12:57:00Z">
                    <w:rPr>
                      <w:b/>
                      <w:bCs/>
                      <w:sz w:val="26"/>
                    </w:rPr>
                  </w:rPrChange>
                </w:rPr>
                <w:t xml:space="preserve"> The system shall</w:t>
              </w:r>
              <w:r w:rsidRPr="0073751A">
                <w:rPr>
                  <w:szCs w:val="24"/>
                  <w:rPrChange w:id="542" w:author="Etion Pinari" w:date="2020-12-12T12:57:00Z">
                    <w:rPr>
                      <w:sz w:val="26"/>
                    </w:rPr>
                  </w:rPrChange>
                </w:rPr>
                <w:t xml:space="preserve"> allow store managers to see how many customers have entered the store for the past 7 days</w:t>
              </w:r>
            </w:ins>
          </w:p>
        </w:tc>
      </w:tr>
      <w:tr w:rsidR="0073751A" w:rsidRPr="001D5797" w14:paraId="70066DB5" w14:textId="77777777" w:rsidTr="00243BFD">
        <w:trPr>
          <w:trHeight w:val="64"/>
          <w:ins w:id="543" w:author="Etion Pinari" w:date="2020-12-12T12:56:00Z"/>
          <w:trPrChange w:id="544" w:author="Etion Pinari" w:date="2020-12-12T13:10:00Z">
            <w:trPr>
              <w:trHeight w:val="64"/>
            </w:trPr>
          </w:trPrChange>
        </w:trPr>
        <w:tc>
          <w:tcPr>
            <w:tcW w:w="2263" w:type="dxa"/>
            <w:shd w:val="clear" w:color="auto" w:fill="A8D08D" w:themeFill="accent6" w:themeFillTint="99"/>
            <w:tcPrChange w:id="545" w:author="Etion Pinari" w:date="2020-12-12T13:10:00Z">
              <w:tcPr>
                <w:tcW w:w="2263" w:type="dxa"/>
                <w:shd w:val="clear" w:color="auto" w:fill="00B050"/>
              </w:tcPr>
            </w:tcPrChange>
          </w:tcPr>
          <w:p w14:paraId="2F00C26B" w14:textId="77777777" w:rsidR="0073751A" w:rsidRPr="0073751A" w:rsidRDefault="0073751A" w:rsidP="009B0963">
            <w:pPr>
              <w:rPr>
                <w:ins w:id="546" w:author="Etion Pinari" w:date="2020-12-12T12:56:00Z"/>
                <w:b/>
                <w:bCs/>
                <w:szCs w:val="24"/>
              </w:rPr>
            </w:pPr>
            <w:ins w:id="547" w:author="Etion Pinari" w:date="2020-12-12T12:56:00Z">
              <w:r w:rsidRPr="0073751A">
                <w:rPr>
                  <w:b/>
                  <w:bCs/>
                  <w:szCs w:val="24"/>
                </w:rPr>
                <w:t>12)Register store</w:t>
              </w:r>
            </w:ins>
          </w:p>
        </w:tc>
        <w:tc>
          <w:tcPr>
            <w:tcW w:w="7365" w:type="dxa"/>
            <w:tcPrChange w:id="548" w:author="Etion Pinari" w:date="2020-12-12T13:10:00Z">
              <w:tcPr>
                <w:tcW w:w="7365" w:type="dxa"/>
              </w:tcPr>
            </w:tcPrChange>
          </w:tcPr>
          <w:p w14:paraId="4B2F53A5" w14:textId="77777777" w:rsidR="0073751A" w:rsidRPr="0073751A" w:rsidRDefault="0073751A" w:rsidP="009B0963">
            <w:pPr>
              <w:rPr>
                <w:ins w:id="549" w:author="Etion Pinari" w:date="2020-12-12T12:56:00Z"/>
                <w:szCs w:val="24"/>
                <w:rPrChange w:id="550" w:author="Etion Pinari" w:date="2020-12-12T12:57:00Z">
                  <w:rPr>
                    <w:ins w:id="551" w:author="Etion Pinari" w:date="2020-12-12T12:56:00Z"/>
                  </w:rPr>
                </w:rPrChange>
              </w:rPr>
            </w:pPr>
            <w:ins w:id="552" w:author="Etion Pinari" w:date="2020-12-12T12:56:00Z">
              <w:r w:rsidRPr="0073751A">
                <w:rPr>
                  <w:szCs w:val="24"/>
                  <w:rPrChange w:id="553" w:author="Etion Pinari" w:date="2020-12-12T12:57:00Z">
                    <w:rPr/>
                  </w:rPrChange>
                </w:rPr>
                <w:t xml:space="preserve">R25) </w:t>
              </w:r>
              <w:r w:rsidRPr="0073751A">
                <w:rPr>
                  <w:b/>
                  <w:szCs w:val="24"/>
                  <w:rPrChange w:id="554" w:author="Etion Pinari" w:date="2020-12-12T12:57:00Z">
                    <w:rPr>
                      <w:b/>
                      <w:sz w:val="26"/>
                    </w:rPr>
                  </w:rPrChange>
                </w:rPr>
                <w:t>The system shall</w:t>
              </w:r>
              <w:r w:rsidRPr="0073751A">
                <w:rPr>
                  <w:szCs w:val="24"/>
                  <w:rPrChange w:id="555" w:author="Etion Pinari" w:date="2020-12-12T12:57:00Z">
                    <w:rPr>
                      <w:sz w:val="26"/>
                    </w:rPr>
                  </w:rPrChange>
                </w:rPr>
                <w:t xml:space="preserve"> allow store managers to register their stores</w:t>
              </w:r>
            </w:ins>
          </w:p>
          <w:p w14:paraId="71A8B36F" w14:textId="77777777" w:rsidR="0073751A" w:rsidRPr="0073751A" w:rsidRDefault="0073751A" w:rsidP="009B0963">
            <w:pPr>
              <w:rPr>
                <w:ins w:id="556" w:author="Etion Pinari" w:date="2020-12-12T12:56:00Z"/>
                <w:szCs w:val="24"/>
                <w:rPrChange w:id="557" w:author="Etion Pinari" w:date="2020-12-12T12:57:00Z">
                  <w:rPr>
                    <w:ins w:id="558" w:author="Etion Pinari" w:date="2020-12-12T12:56:00Z"/>
                  </w:rPr>
                </w:rPrChange>
              </w:rPr>
            </w:pPr>
            <w:ins w:id="559" w:author="Etion Pinari" w:date="2020-12-12T12:56:00Z">
              <w:r w:rsidRPr="0073751A">
                <w:rPr>
                  <w:szCs w:val="24"/>
                  <w:rPrChange w:id="560" w:author="Etion Pinari" w:date="2020-12-12T12:57:00Z">
                    <w:rPr/>
                  </w:rPrChange>
                </w:rPr>
                <w:t xml:space="preserve">R26) </w:t>
              </w:r>
              <w:r w:rsidRPr="0073751A">
                <w:rPr>
                  <w:b/>
                  <w:szCs w:val="24"/>
                  <w:rPrChange w:id="561" w:author="Etion Pinari" w:date="2020-12-12T12:57:00Z">
                    <w:rPr>
                      <w:b/>
                      <w:sz w:val="26"/>
                    </w:rPr>
                  </w:rPrChange>
                </w:rPr>
                <w:t xml:space="preserve">The system shall </w:t>
              </w:r>
              <w:r w:rsidRPr="0073751A">
                <w:rPr>
                  <w:szCs w:val="24"/>
                  <w:rPrChange w:id="562" w:author="Etion Pinari" w:date="2020-12-12T12:57:00Z">
                    <w:rPr>
                      <w:sz w:val="26"/>
                    </w:rPr>
                  </w:rPrChange>
                </w:rPr>
                <w:t>allow store managers to input the store’s location</w:t>
              </w:r>
            </w:ins>
          </w:p>
          <w:p w14:paraId="6FF8A900" w14:textId="77777777" w:rsidR="0073751A" w:rsidRPr="0073751A" w:rsidRDefault="0073751A" w:rsidP="009B0963">
            <w:pPr>
              <w:rPr>
                <w:ins w:id="563" w:author="Etion Pinari" w:date="2020-12-12T12:56:00Z"/>
                <w:szCs w:val="24"/>
                <w:rPrChange w:id="564" w:author="Etion Pinari" w:date="2020-12-12T12:57:00Z">
                  <w:rPr>
                    <w:ins w:id="565" w:author="Etion Pinari" w:date="2020-12-12T12:56:00Z"/>
                  </w:rPr>
                </w:rPrChange>
              </w:rPr>
            </w:pPr>
            <w:ins w:id="566" w:author="Etion Pinari" w:date="2020-12-12T12:56:00Z">
              <w:r w:rsidRPr="0073751A">
                <w:rPr>
                  <w:szCs w:val="24"/>
                  <w:rPrChange w:id="567" w:author="Etion Pinari" w:date="2020-12-12T12:57:00Z">
                    <w:rPr/>
                  </w:rPrChange>
                </w:rPr>
                <w:t xml:space="preserve">R27) </w:t>
              </w:r>
              <w:r w:rsidRPr="0073751A">
                <w:rPr>
                  <w:b/>
                  <w:szCs w:val="24"/>
                  <w:rPrChange w:id="568" w:author="Etion Pinari" w:date="2020-12-12T12:57:00Z">
                    <w:rPr>
                      <w:b/>
                      <w:sz w:val="26"/>
                    </w:rPr>
                  </w:rPrChange>
                </w:rPr>
                <w:t xml:space="preserve">The system shall </w:t>
              </w:r>
              <w:r w:rsidRPr="0073751A">
                <w:rPr>
                  <w:szCs w:val="24"/>
                  <w:rPrChange w:id="569" w:author="Etion Pinari" w:date="2020-12-12T12:57:00Z">
                    <w:rPr>
                      <w:sz w:val="26"/>
                    </w:rPr>
                  </w:rPrChange>
                </w:rPr>
                <w:t>allow store managers to input what categories of goods and what products are contained in the store</w:t>
              </w:r>
            </w:ins>
          </w:p>
          <w:p w14:paraId="3178529F" w14:textId="77777777" w:rsidR="0073751A" w:rsidRPr="0073751A" w:rsidRDefault="0073751A" w:rsidP="009B0963">
            <w:pPr>
              <w:rPr>
                <w:ins w:id="570" w:author="Etion Pinari" w:date="2020-12-12T12:56:00Z"/>
                <w:szCs w:val="24"/>
                <w:rPrChange w:id="571" w:author="Etion Pinari" w:date="2020-12-12T12:57:00Z">
                  <w:rPr>
                    <w:ins w:id="572" w:author="Etion Pinari" w:date="2020-12-12T12:56:00Z"/>
                  </w:rPr>
                </w:rPrChange>
              </w:rPr>
            </w:pPr>
            <w:ins w:id="573" w:author="Etion Pinari" w:date="2020-12-12T12:56:00Z">
              <w:r w:rsidRPr="0073751A">
                <w:rPr>
                  <w:szCs w:val="24"/>
                  <w:rPrChange w:id="574" w:author="Etion Pinari" w:date="2020-12-12T12:57:00Z">
                    <w:rPr/>
                  </w:rPrChange>
                </w:rPr>
                <w:t xml:space="preserve">R28) </w:t>
              </w:r>
              <w:r w:rsidRPr="0073751A">
                <w:rPr>
                  <w:b/>
                  <w:szCs w:val="24"/>
                  <w:rPrChange w:id="575" w:author="Etion Pinari" w:date="2020-12-12T12:57:00Z">
                    <w:rPr>
                      <w:b/>
                      <w:sz w:val="26"/>
                    </w:rPr>
                  </w:rPrChange>
                </w:rPr>
                <w:t xml:space="preserve">The system shall </w:t>
              </w:r>
              <w:r w:rsidRPr="0073751A">
                <w:rPr>
                  <w:szCs w:val="24"/>
                  <w:rPrChange w:id="576" w:author="Etion Pinari" w:date="2020-12-12T12:57:00Z">
                    <w:rPr>
                      <w:sz w:val="26"/>
                    </w:rPr>
                  </w:rPrChange>
                </w:rPr>
                <w:t>allow store managers to input the dimensions of the store</w:t>
              </w:r>
            </w:ins>
          </w:p>
        </w:tc>
      </w:tr>
    </w:tbl>
    <w:p w14:paraId="2A96ADA1" w14:textId="719CF148" w:rsidR="0073751A" w:rsidRPr="00B55E5A" w:rsidDel="0073751A" w:rsidRDefault="0073751A" w:rsidP="00A8618B">
      <w:pPr>
        <w:spacing w:line="240" w:lineRule="auto"/>
        <w:rPr>
          <w:del w:id="577" w:author="Etion Pinari" w:date="2020-12-12T12:57:00Z"/>
          <w:rStyle w:val="Enfasidelicata"/>
          <w:sz w:val="28"/>
          <w:szCs w:val="28"/>
        </w:rPr>
      </w:pPr>
    </w:p>
    <w:p w14:paraId="75D82736" w14:textId="58FB9789" w:rsidR="00B55E5A" w:rsidRPr="007C71D7" w:rsidDel="0073751A" w:rsidRDefault="00B55E5A" w:rsidP="00D01022">
      <w:pPr>
        <w:pStyle w:val="Paragrafoelenco"/>
        <w:numPr>
          <w:ilvl w:val="0"/>
          <w:numId w:val="42"/>
        </w:numPr>
        <w:spacing w:line="240" w:lineRule="auto"/>
        <w:rPr>
          <w:del w:id="578" w:author="Etion Pinari" w:date="2020-12-12T12:57:00Z"/>
          <w:moveFrom w:id="579" w:author="Etion Pinari" w:date="2020-12-12T12:56:00Z"/>
          <w:rStyle w:val="Enfasidelicata"/>
          <w:sz w:val="28"/>
          <w:szCs w:val="28"/>
        </w:rPr>
      </w:pPr>
      <w:moveFromRangeStart w:id="580" w:author="Etion Pinari" w:date="2020-12-12T12:56:00Z" w:name="move58670198"/>
      <w:moveFrom w:id="581" w:author="Etion Pinari" w:date="2020-12-12T12:56:00Z">
        <w:del w:id="582" w:author="Etion Pinari" w:date="2020-12-12T12:57:00Z">
          <w:r w:rsidDel="0073751A">
            <w:rPr>
              <w:rStyle w:val="Enfasidelicata"/>
              <w:sz w:val="28"/>
              <w:szCs w:val="28"/>
            </w:rPr>
            <w:delText>Register Store</w:delText>
          </w:r>
        </w:del>
      </w:moveFrom>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rsidDel="0073751A" w14:paraId="54055DBC" w14:textId="1517EB5D" w:rsidTr="00A8618B">
        <w:trPr>
          <w:trHeight w:val="215"/>
          <w:del w:id="583" w:author="Etion Pinari" w:date="2020-12-12T12:57:00Z"/>
        </w:trPr>
        <w:tc>
          <w:tcPr>
            <w:tcW w:w="1985" w:type="dxa"/>
          </w:tcPr>
          <w:p w14:paraId="570289E2" w14:textId="2F0565FA" w:rsidR="00775C1D" w:rsidRPr="006B5465" w:rsidDel="0073751A" w:rsidRDefault="00775C1D" w:rsidP="00A8618B">
            <w:pPr>
              <w:pStyle w:val="Paragrafoelenco"/>
              <w:ind w:left="0"/>
              <w:jc w:val="both"/>
              <w:rPr>
                <w:del w:id="584" w:author="Etion Pinari" w:date="2020-12-12T12:57:00Z"/>
                <w:moveFrom w:id="585" w:author="Etion Pinari" w:date="2020-12-12T12:56:00Z"/>
                <w:rStyle w:val="Enfasidelicata"/>
                <w:i w:val="0"/>
                <w:iCs w:val="0"/>
                <w:sz w:val="32"/>
                <w:szCs w:val="32"/>
              </w:rPr>
            </w:pPr>
            <w:moveFrom w:id="586" w:author="Etion Pinari" w:date="2020-12-12T12:56:00Z">
              <w:del w:id="587" w:author="Etion Pinari" w:date="2020-12-12T12:57:00Z">
                <w:r w:rsidRPr="006B5465" w:rsidDel="0073751A">
                  <w:rPr>
                    <w:rStyle w:val="Enfasidelicata"/>
                    <w:i w:val="0"/>
                    <w:iCs w:val="0"/>
                    <w:sz w:val="32"/>
                    <w:szCs w:val="32"/>
                  </w:rPr>
                  <w:delText>Actors</w:delText>
                </w:r>
              </w:del>
            </w:moveFrom>
          </w:p>
        </w:tc>
        <w:tc>
          <w:tcPr>
            <w:tcW w:w="6849" w:type="dxa"/>
          </w:tcPr>
          <w:p w14:paraId="17708E07" w14:textId="323ACEAF" w:rsidR="00775C1D" w:rsidRPr="00923D58" w:rsidDel="0073751A" w:rsidRDefault="00775C1D" w:rsidP="00A8618B">
            <w:pPr>
              <w:pStyle w:val="Paragrafoelenco"/>
              <w:ind w:left="0"/>
              <w:jc w:val="both"/>
              <w:rPr>
                <w:del w:id="588" w:author="Etion Pinari" w:date="2020-12-12T12:57:00Z"/>
                <w:moveFrom w:id="589" w:author="Etion Pinari" w:date="2020-12-12T12:56:00Z"/>
                <w:rStyle w:val="Enfasidelicata"/>
                <w:i w:val="0"/>
                <w:iCs w:val="0"/>
                <w:sz w:val="28"/>
                <w:szCs w:val="28"/>
              </w:rPr>
            </w:pPr>
            <w:moveFrom w:id="590" w:author="Etion Pinari" w:date="2020-12-12T12:56:00Z">
              <w:del w:id="591" w:author="Etion Pinari" w:date="2020-12-12T12:57:00Z">
                <w:r w:rsidDel="0073751A">
                  <w:rPr>
                    <w:rStyle w:val="Enfasidelicata"/>
                    <w:i w:val="0"/>
                    <w:iCs w:val="0"/>
                    <w:sz w:val="28"/>
                    <w:szCs w:val="28"/>
                  </w:rPr>
                  <w:delText>Store Manager</w:delText>
                </w:r>
              </w:del>
            </w:moveFrom>
          </w:p>
        </w:tc>
      </w:tr>
      <w:tr w:rsidR="00775C1D" w:rsidDel="0073751A" w14:paraId="1B4F1696" w14:textId="5E5D6F72" w:rsidTr="00A8618B">
        <w:trPr>
          <w:trHeight w:val="361"/>
          <w:del w:id="592" w:author="Etion Pinari" w:date="2020-12-12T12:57:00Z"/>
        </w:trPr>
        <w:tc>
          <w:tcPr>
            <w:tcW w:w="1985" w:type="dxa"/>
          </w:tcPr>
          <w:p w14:paraId="6CE9E22A" w14:textId="782AD441" w:rsidR="00775C1D" w:rsidRPr="006B5465" w:rsidDel="0073751A" w:rsidRDefault="00775C1D" w:rsidP="00A8618B">
            <w:pPr>
              <w:pStyle w:val="Paragrafoelenco"/>
              <w:ind w:left="0"/>
              <w:jc w:val="both"/>
              <w:rPr>
                <w:del w:id="593" w:author="Etion Pinari" w:date="2020-12-12T12:57:00Z"/>
                <w:moveFrom w:id="594" w:author="Etion Pinari" w:date="2020-12-12T12:56:00Z"/>
                <w:rStyle w:val="Enfasidelicata"/>
                <w:i w:val="0"/>
                <w:iCs w:val="0"/>
                <w:sz w:val="32"/>
                <w:szCs w:val="32"/>
              </w:rPr>
            </w:pPr>
            <w:moveFrom w:id="595" w:author="Etion Pinari" w:date="2020-12-12T12:56:00Z">
              <w:del w:id="596" w:author="Etion Pinari" w:date="2020-12-12T12:57:00Z">
                <w:r w:rsidRPr="006B5465" w:rsidDel="0073751A">
                  <w:rPr>
                    <w:rStyle w:val="Enfasidelicata"/>
                    <w:i w:val="0"/>
                    <w:iCs w:val="0"/>
                    <w:sz w:val="32"/>
                    <w:szCs w:val="32"/>
                  </w:rPr>
                  <w:delText>Entry condition</w:delText>
                </w:r>
              </w:del>
            </w:moveFrom>
          </w:p>
        </w:tc>
        <w:tc>
          <w:tcPr>
            <w:tcW w:w="6849" w:type="dxa"/>
          </w:tcPr>
          <w:p w14:paraId="63966289" w14:textId="765963FA" w:rsidR="00775C1D" w:rsidRPr="00923D58" w:rsidDel="0073751A" w:rsidRDefault="00775C1D" w:rsidP="00A8618B">
            <w:pPr>
              <w:pStyle w:val="Paragrafoelenco"/>
              <w:ind w:left="0"/>
              <w:jc w:val="both"/>
              <w:rPr>
                <w:del w:id="597" w:author="Etion Pinari" w:date="2020-12-12T12:57:00Z"/>
                <w:moveFrom w:id="598" w:author="Etion Pinari" w:date="2020-12-12T12:56:00Z"/>
                <w:rStyle w:val="Enfasidelicata"/>
                <w:i w:val="0"/>
                <w:iCs w:val="0"/>
                <w:sz w:val="28"/>
                <w:szCs w:val="28"/>
              </w:rPr>
            </w:pPr>
            <w:moveFrom w:id="599" w:author="Etion Pinari" w:date="2020-12-12T12:56:00Z">
              <w:del w:id="600" w:author="Etion Pinari" w:date="2020-12-12T12:57:00Z">
                <w:r w:rsidDel="0073751A">
                  <w:rPr>
                    <w:rStyle w:val="Enfasidelicata"/>
                    <w:i w:val="0"/>
                    <w:iCs w:val="0"/>
                    <w:sz w:val="28"/>
                    <w:szCs w:val="28"/>
                  </w:rPr>
                  <w:delText>The store manager access CLup app through an authorized account.</w:delText>
                </w:r>
              </w:del>
            </w:moveFrom>
          </w:p>
        </w:tc>
      </w:tr>
      <w:tr w:rsidR="00775C1D" w:rsidDel="0073751A" w14:paraId="20329216" w14:textId="6618849B" w:rsidTr="00A8618B">
        <w:trPr>
          <w:trHeight w:val="3159"/>
          <w:del w:id="601" w:author="Etion Pinari" w:date="2020-12-12T12:57:00Z"/>
        </w:trPr>
        <w:tc>
          <w:tcPr>
            <w:tcW w:w="1985" w:type="dxa"/>
          </w:tcPr>
          <w:p w14:paraId="442232C9" w14:textId="4B23F940" w:rsidR="00775C1D" w:rsidRPr="006B5465" w:rsidDel="0073751A" w:rsidRDefault="00775C1D" w:rsidP="00A8618B">
            <w:pPr>
              <w:pStyle w:val="Paragrafoelenco"/>
              <w:ind w:left="0"/>
              <w:jc w:val="both"/>
              <w:rPr>
                <w:del w:id="602" w:author="Etion Pinari" w:date="2020-12-12T12:57:00Z"/>
                <w:moveFrom w:id="603" w:author="Etion Pinari" w:date="2020-12-12T12:56:00Z"/>
                <w:rStyle w:val="Enfasidelicata"/>
                <w:i w:val="0"/>
                <w:iCs w:val="0"/>
                <w:sz w:val="32"/>
                <w:szCs w:val="32"/>
              </w:rPr>
            </w:pPr>
            <w:moveFrom w:id="604" w:author="Etion Pinari" w:date="2020-12-12T12:56:00Z">
              <w:del w:id="605" w:author="Etion Pinari" w:date="2020-12-12T12:57:00Z">
                <w:r w:rsidRPr="006B5465" w:rsidDel="0073751A">
                  <w:rPr>
                    <w:rStyle w:val="Enfasidelicata"/>
                    <w:i w:val="0"/>
                    <w:iCs w:val="0"/>
                    <w:sz w:val="32"/>
                    <w:szCs w:val="32"/>
                  </w:rPr>
                  <w:delText>Events flow</w:delText>
                </w:r>
              </w:del>
            </w:moveFrom>
          </w:p>
        </w:tc>
        <w:tc>
          <w:tcPr>
            <w:tcW w:w="6849" w:type="dxa"/>
          </w:tcPr>
          <w:p w14:paraId="6F032EFF" w14:textId="29DF762E" w:rsidR="00775C1D" w:rsidRPr="00034636" w:rsidDel="0073751A" w:rsidRDefault="00775C1D" w:rsidP="00B55E5A">
            <w:pPr>
              <w:pStyle w:val="Paragrafoelenco"/>
              <w:numPr>
                <w:ilvl w:val="0"/>
                <w:numId w:val="96"/>
              </w:numPr>
              <w:ind w:left="357" w:hanging="357"/>
              <w:jc w:val="both"/>
              <w:rPr>
                <w:del w:id="606" w:author="Etion Pinari" w:date="2020-12-12T12:57:00Z"/>
                <w:moveFrom w:id="607" w:author="Etion Pinari" w:date="2020-12-12T12:56:00Z"/>
                <w:rStyle w:val="Enfasidelicata"/>
                <w:i w:val="0"/>
                <w:iCs w:val="0"/>
                <w:sz w:val="28"/>
                <w:szCs w:val="28"/>
              </w:rPr>
            </w:pPr>
            <w:moveFrom w:id="608" w:author="Etion Pinari" w:date="2020-12-12T12:56:00Z">
              <w:del w:id="609" w:author="Etion Pinari" w:date="2020-12-12T12:57:00Z">
                <w:r w:rsidRPr="00034636" w:rsidDel="0073751A">
                  <w:rPr>
                    <w:rStyle w:val="Enfasidelicata"/>
                    <w:i w:val="0"/>
                    <w:iCs w:val="0"/>
                    <w:sz w:val="28"/>
                    <w:szCs w:val="28"/>
                  </w:rPr>
                  <w:delText xml:space="preserve">The store manager </w:delText>
                </w:r>
                <w:r w:rsidR="00B55E5A" w:rsidRPr="00034636" w:rsidDel="0073751A">
                  <w:rPr>
                    <w:rStyle w:val="Enfasidelicata"/>
                    <w:i w:val="0"/>
                    <w:iCs w:val="0"/>
                    <w:sz w:val="28"/>
                    <w:szCs w:val="28"/>
                  </w:rPr>
                  <w:delText xml:space="preserve">clicks on the </w:delText>
                </w:r>
                <w:r w:rsidR="00B55E5A" w:rsidRPr="00A8618B" w:rsidDel="0073751A">
                  <w:rPr>
                    <w:rStyle w:val="Enfasidelicata"/>
                    <w:sz w:val="28"/>
                    <w:szCs w:val="28"/>
                  </w:rPr>
                  <w:delText>“Add store”</w:delText>
                </w:r>
                <w:r w:rsidR="00B55E5A" w:rsidRPr="00034636" w:rsidDel="0073751A">
                  <w:rPr>
                    <w:rStyle w:val="Enfasidelicata"/>
                    <w:i w:val="0"/>
                    <w:iCs w:val="0"/>
                    <w:sz w:val="28"/>
                    <w:szCs w:val="28"/>
                  </w:rPr>
                  <w:delText xml:space="preserve"> button</w:delText>
                </w:r>
                <w:r w:rsidRPr="00034636" w:rsidDel="0073751A">
                  <w:rPr>
                    <w:rStyle w:val="Enfasidelicata"/>
                    <w:i w:val="0"/>
                    <w:iCs w:val="0"/>
                    <w:sz w:val="28"/>
                    <w:szCs w:val="28"/>
                  </w:rPr>
                  <w:delText>.</w:delText>
                </w:r>
              </w:del>
            </w:moveFrom>
          </w:p>
          <w:p w14:paraId="7F2201DE" w14:textId="7ED01E8C" w:rsidR="00B55E5A" w:rsidRPr="00034636" w:rsidDel="0073751A" w:rsidRDefault="00B55E5A" w:rsidP="00A8618B">
            <w:pPr>
              <w:pStyle w:val="Paragrafoelenco"/>
              <w:numPr>
                <w:ilvl w:val="0"/>
                <w:numId w:val="96"/>
              </w:numPr>
              <w:ind w:left="357" w:hanging="357"/>
              <w:jc w:val="both"/>
              <w:rPr>
                <w:del w:id="610" w:author="Etion Pinari" w:date="2020-12-12T12:57:00Z"/>
                <w:moveFrom w:id="611" w:author="Etion Pinari" w:date="2020-12-12T12:56:00Z"/>
                <w:rStyle w:val="Enfasidelicata"/>
                <w:i w:val="0"/>
                <w:iCs w:val="0"/>
                <w:sz w:val="28"/>
                <w:szCs w:val="28"/>
              </w:rPr>
            </w:pPr>
            <w:moveFrom w:id="612" w:author="Etion Pinari" w:date="2020-12-12T12:56:00Z">
              <w:del w:id="613" w:author="Etion Pinari" w:date="2020-12-12T12:57:00Z">
                <w:r w:rsidRPr="00034636" w:rsidDel="0073751A">
                  <w:rPr>
                    <w:rStyle w:val="Enfasidelicata"/>
                    <w:i w:val="0"/>
                    <w:iCs w:val="0"/>
                    <w:sz w:val="28"/>
                    <w:szCs w:val="28"/>
                  </w:rPr>
                  <w:delText>The system redirects the store manager to a page where he can add a store.</w:delText>
                </w:r>
              </w:del>
            </w:moveFrom>
          </w:p>
          <w:p w14:paraId="469CDEBE" w14:textId="2C73FFC3" w:rsidR="00775C1D" w:rsidRPr="00034636" w:rsidDel="0073751A" w:rsidRDefault="00775C1D" w:rsidP="00B55E5A">
            <w:pPr>
              <w:pStyle w:val="Paragrafoelenco"/>
              <w:numPr>
                <w:ilvl w:val="0"/>
                <w:numId w:val="96"/>
              </w:numPr>
              <w:ind w:left="357" w:hanging="357"/>
              <w:jc w:val="both"/>
              <w:rPr>
                <w:del w:id="614" w:author="Etion Pinari" w:date="2020-12-12T12:57:00Z"/>
                <w:moveFrom w:id="615" w:author="Etion Pinari" w:date="2020-12-12T12:56:00Z"/>
                <w:rStyle w:val="Enfasidelicata"/>
                <w:i w:val="0"/>
                <w:iCs w:val="0"/>
                <w:sz w:val="28"/>
                <w:szCs w:val="28"/>
              </w:rPr>
            </w:pPr>
            <w:moveFrom w:id="616" w:author="Etion Pinari" w:date="2020-12-12T12:56:00Z">
              <w:del w:id="617" w:author="Etion Pinari" w:date="2020-12-12T12:57:00Z">
                <w:r w:rsidRPr="00034636" w:rsidDel="0073751A">
                  <w:rPr>
                    <w:rStyle w:val="Enfasidelicata"/>
                    <w:i w:val="0"/>
                    <w:iCs w:val="0"/>
                    <w:sz w:val="28"/>
                    <w:szCs w:val="28"/>
                  </w:rPr>
                  <w:delText xml:space="preserve">The </w:delText>
                </w:r>
                <w:r w:rsidR="00B55E5A" w:rsidRPr="00034636" w:rsidDel="0073751A">
                  <w:rPr>
                    <w:rStyle w:val="Enfasidelicata"/>
                    <w:i w:val="0"/>
                    <w:iCs w:val="0"/>
                    <w:sz w:val="28"/>
                    <w:szCs w:val="28"/>
                  </w:rPr>
                  <w:delText>store manager</w:delText>
                </w:r>
                <w:r w:rsidR="00034636" w:rsidRPr="00034636" w:rsidDel="0073751A">
                  <w:rPr>
                    <w:rStyle w:val="Enfasidelicata"/>
                    <w:i w:val="0"/>
                    <w:iCs w:val="0"/>
                    <w:sz w:val="28"/>
                    <w:szCs w:val="28"/>
                  </w:rPr>
                  <w:delText xml:space="preserve"> inserts the store’s name</w:delText>
                </w:r>
                <w:r w:rsidR="00034636" w:rsidDel="0073751A">
                  <w:rPr>
                    <w:rStyle w:val="Enfasidelicata"/>
                    <w:i w:val="0"/>
                    <w:iCs w:val="0"/>
                    <w:sz w:val="28"/>
                    <w:szCs w:val="28"/>
                  </w:rPr>
                  <w:delText>.</w:delText>
                </w:r>
              </w:del>
            </w:moveFrom>
          </w:p>
          <w:p w14:paraId="2D01F066" w14:textId="108F9605" w:rsidR="00034636" w:rsidDel="0073751A" w:rsidRDefault="00034636" w:rsidP="00B55E5A">
            <w:pPr>
              <w:pStyle w:val="Paragrafoelenco"/>
              <w:numPr>
                <w:ilvl w:val="0"/>
                <w:numId w:val="96"/>
              </w:numPr>
              <w:ind w:left="357" w:hanging="357"/>
              <w:jc w:val="both"/>
              <w:rPr>
                <w:del w:id="618" w:author="Etion Pinari" w:date="2020-12-12T12:57:00Z"/>
                <w:moveFrom w:id="619" w:author="Etion Pinari" w:date="2020-12-12T12:56:00Z"/>
                <w:rStyle w:val="Enfasidelicata"/>
                <w:i w:val="0"/>
                <w:iCs w:val="0"/>
                <w:sz w:val="28"/>
                <w:szCs w:val="28"/>
              </w:rPr>
            </w:pPr>
            <w:moveFrom w:id="620" w:author="Etion Pinari" w:date="2020-12-12T12:56:00Z">
              <w:del w:id="621" w:author="Etion Pinari" w:date="2020-12-12T12:57:00Z">
                <w:r w:rsidRPr="00034636" w:rsidDel="0073751A">
                  <w:rPr>
                    <w:rStyle w:val="Enfasidelicata"/>
                    <w:i w:val="0"/>
                    <w:iCs w:val="0"/>
                    <w:sz w:val="28"/>
                    <w:szCs w:val="28"/>
                  </w:rPr>
                  <w:delText>The store manager inserts the store’s location</w:delText>
                </w:r>
                <w:r w:rsidDel="0073751A">
                  <w:rPr>
                    <w:rStyle w:val="Enfasidelicata"/>
                    <w:i w:val="0"/>
                    <w:iCs w:val="0"/>
                    <w:sz w:val="28"/>
                    <w:szCs w:val="28"/>
                  </w:rPr>
                  <w:delText>.</w:delText>
                </w:r>
              </w:del>
            </w:moveFrom>
          </w:p>
          <w:p w14:paraId="07B6DB59" w14:textId="5C39A863" w:rsidR="00034636" w:rsidRPr="00034636" w:rsidDel="0073751A" w:rsidRDefault="00034636" w:rsidP="00B55E5A">
            <w:pPr>
              <w:pStyle w:val="Paragrafoelenco"/>
              <w:numPr>
                <w:ilvl w:val="0"/>
                <w:numId w:val="96"/>
              </w:numPr>
              <w:ind w:left="357" w:hanging="357"/>
              <w:jc w:val="both"/>
              <w:rPr>
                <w:del w:id="622" w:author="Etion Pinari" w:date="2020-12-12T12:57:00Z"/>
                <w:moveFrom w:id="623" w:author="Etion Pinari" w:date="2020-12-12T12:56:00Z"/>
                <w:rStyle w:val="Enfasidelicata"/>
                <w:i w:val="0"/>
                <w:iCs w:val="0"/>
                <w:sz w:val="28"/>
                <w:szCs w:val="28"/>
              </w:rPr>
            </w:pPr>
            <w:moveFrom w:id="624" w:author="Etion Pinari" w:date="2020-12-12T12:56:00Z">
              <w:del w:id="625" w:author="Etion Pinari" w:date="2020-12-12T12:57:00Z">
                <w:r w:rsidRPr="00034636" w:rsidDel="0073751A">
                  <w:rPr>
                    <w:rStyle w:val="Enfasidelicata"/>
                    <w:i w:val="0"/>
                    <w:iCs w:val="0"/>
                    <w:sz w:val="28"/>
                    <w:szCs w:val="28"/>
                  </w:rPr>
                  <w:delText>The store manager inserts the store’s dimension.</w:delText>
                </w:r>
              </w:del>
            </w:moveFrom>
          </w:p>
          <w:p w14:paraId="5AD6E97A" w14:textId="17E71839" w:rsidR="00034636" w:rsidRPr="00A8618B" w:rsidDel="0073751A" w:rsidRDefault="00034636" w:rsidP="00B55E5A">
            <w:pPr>
              <w:pStyle w:val="Paragrafoelenco"/>
              <w:numPr>
                <w:ilvl w:val="0"/>
                <w:numId w:val="96"/>
              </w:numPr>
              <w:ind w:left="357" w:hanging="357"/>
              <w:jc w:val="both"/>
              <w:rPr>
                <w:del w:id="626" w:author="Etion Pinari" w:date="2020-12-12T12:57:00Z"/>
                <w:moveFrom w:id="627" w:author="Etion Pinari" w:date="2020-12-12T12:56:00Z"/>
                <w:sz w:val="28"/>
                <w:szCs w:val="28"/>
              </w:rPr>
            </w:pPr>
            <w:moveFrom w:id="628" w:author="Etion Pinari" w:date="2020-12-12T12:56:00Z">
              <w:del w:id="629" w:author="Etion Pinari" w:date="2020-12-12T12:57:00Z">
                <w:r w:rsidRPr="00A8618B" w:rsidDel="0073751A">
                  <w:rPr>
                    <w:sz w:val="28"/>
                    <w:szCs w:val="28"/>
                  </w:rPr>
                  <w:delText xml:space="preserve">The store manager </w:delText>
                </w:r>
                <w:r w:rsidRPr="00034636" w:rsidDel="0073751A">
                  <w:rPr>
                    <w:sz w:val="28"/>
                    <w:szCs w:val="28"/>
                  </w:rPr>
                  <w:delText xml:space="preserve">inserts </w:delText>
                </w:r>
                <w:r w:rsidRPr="00A8618B" w:rsidDel="0073751A">
                  <w:rPr>
                    <w:sz w:val="28"/>
                    <w:szCs w:val="28"/>
                  </w:rPr>
                  <w:delText>what categories of goods and what products are contained in the store</w:delText>
                </w:r>
                <w:r w:rsidRPr="00034636" w:rsidDel="0073751A">
                  <w:rPr>
                    <w:sz w:val="28"/>
                    <w:szCs w:val="28"/>
                  </w:rPr>
                  <w:delText>.</w:delText>
                </w:r>
              </w:del>
            </w:moveFrom>
          </w:p>
          <w:p w14:paraId="16178AC0" w14:textId="6A19427C" w:rsidR="00034636" w:rsidRPr="002F480D" w:rsidDel="0073751A" w:rsidRDefault="00034636" w:rsidP="00A8618B">
            <w:pPr>
              <w:pStyle w:val="Paragrafoelenco"/>
              <w:numPr>
                <w:ilvl w:val="0"/>
                <w:numId w:val="96"/>
              </w:numPr>
              <w:ind w:left="357" w:hanging="357"/>
              <w:jc w:val="both"/>
              <w:rPr>
                <w:del w:id="630" w:author="Etion Pinari" w:date="2020-12-12T12:57:00Z"/>
                <w:moveFrom w:id="631" w:author="Etion Pinari" w:date="2020-12-12T12:56:00Z"/>
                <w:rStyle w:val="Enfasidelicata"/>
                <w:i w:val="0"/>
                <w:iCs w:val="0"/>
                <w:sz w:val="28"/>
                <w:szCs w:val="28"/>
              </w:rPr>
            </w:pPr>
            <w:moveFrom w:id="632" w:author="Etion Pinari" w:date="2020-12-12T12:56:00Z">
              <w:del w:id="633" w:author="Etion Pinari" w:date="2020-12-12T12:57:00Z">
                <w:r w:rsidRPr="00A8618B" w:rsidDel="0073751A">
                  <w:rPr>
                    <w:sz w:val="28"/>
                    <w:szCs w:val="28"/>
                  </w:rPr>
                  <w:delText>The systems</w:delText>
                </w:r>
                <w:r w:rsidDel="0073751A">
                  <w:rPr>
                    <w:sz w:val="28"/>
                    <w:szCs w:val="28"/>
                  </w:rPr>
                  <w:delText xml:space="preserve"> </w:delText>
                </w:r>
                <w:r w:rsidRPr="00A8618B" w:rsidDel="0073751A">
                  <w:rPr>
                    <w:sz w:val="28"/>
                    <w:szCs w:val="28"/>
                  </w:rPr>
                  <w:delText>notifies the store manager that the registration has been completed succe</w:delText>
                </w:r>
                <w:r w:rsidDel="0073751A">
                  <w:rPr>
                    <w:sz w:val="28"/>
                    <w:szCs w:val="28"/>
                  </w:rPr>
                  <w:delText>ss</w:delText>
                </w:r>
                <w:r w:rsidRPr="00A8618B" w:rsidDel="0073751A">
                  <w:rPr>
                    <w:sz w:val="28"/>
                    <w:szCs w:val="28"/>
                  </w:rPr>
                  <w:delText>fully.</w:delText>
                </w:r>
              </w:del>
            </w:moveFrom>
          </w:p>
        </w:tc>
      </w:tr>
      <w:tr w:rsidR="00775C1D" w:rsidDel="0073751A" w14:paraId="16DF5B00" w14:textId="1C346D38" w:rsidTr="00A8618B">
        <w:trPr>
          <w:trHeight w:val="361"/>
          <w:del w:id="634" w:author="Etion Pinari" w:date="2020-12-12T12:57:00Z"/>
        </w:trPr>
        <w:tc>
          <w:tcPr>
            <w:tcW w:w="1985" w:type="dxa"/>
          </w:tcPr>
          <w:p w14:paraId="4F1B2185" w14:textId="169089A7" w:rsidR="00775C1D" w:rsidRPr="006B5465" w:rsidDel="0073751A" w:rsidRDefault="00775C1D" w:rsidP="00A8618B">
            <w:pPr>
              <w:pStyle w:val="Paragrafoelenco"/>
              <w:ind w:left="0"/>
              <w:jc w:val="both"/>
              <w:rPr>
                <w:del w:id="635" w:author="Etion Pinari" w:date="2020-12-12T12:57:00Z"/>
                <w:moveFrom w:id="636" w:author="Etion Pinari" w:date="2020-12-12T12:56:00Z"/>
                <w:rStyle w:val="Enfasidelicata"/>
                <w:i w:val="0"/>
                <w:iCs w:val="0"/>
                <w:sz w:val="32"/>
                <w:szCs w:val="32"/>
              </w:rPr>
            </w:pPr>
            <w:moveFrom w:id="637" w:author="Etion Pinari" w:date="2020-12-12T12:56:00Z">
              <w:del w:id="638" w:author="Etion Pinari" w:date="2020-12-12T12:57:00Z">
                <w:r w:rsidRPr="006B5465" w:rsidDel="0073751A">
                  <w:rPr>
                    <w:rStyle w:val="Enfasidelicata"/>
                    <w:i w:val="0"/>
                    <w:iCs w:val="0"/>
                    <w:sz w:val="32"/>
                    <w:szCs w:val="32"/>
                  </w:rPr>
                  <w:delText>Exit condition</w:delText>
                </w:r>
              </w:del>
            </w:moveFrom>
          </w:p>
        </w:tc>
        <w:tc>
          <w:tcPr>
            <w:tcW w:w="6849" w:type="dxa"/>
          </w:tcPr>
          <w:p w14:paraId="5EE1C8C0" w14:textId="10FEDB6C" w:rsidR="00775C1D" w:rsidRPr="006B5465" w:rsidDel="0073751A" w:rsidRDefault="00775C1D" w:rsidP="00A8618B">
            <w:pPr>
              <w:pStyle w:val="Paragrafoelenco"/>
              <w:ind w:left="0"/>
              <w:jc w:val="both"/>
              <w:rPr>
                <w:del w:id="639" w:author="Etion Pinari" w:date="2020-12-12T12:57:00Z"/>
                <w:moveFrom w:id="640" w:author="Etion Pinari" w:date="2020-12-12T12:56:00Z"/>
                <w:rStyle w:val="Enfasidelicata"/>
                <w:i w:val="0"/>
                <w:iCs w:val="0"/>
                <w:sz w:val="28"/>
                <w:szCs w:val="28"/>
              </w:rPr>
            </w:pPr>
            <w:moveFrom w:id="641" w:author="Etion Pinari" w:date="2020-12-12T12:56:00Z">
              <w:del w:id="642" w:author="Etion Pinari" w:date="2020-12-12T12:57:00Z">
                <w:r w:rsidDel="0073751A">
                  <w:rPr>
                    <w:rStyle w:val="Enfasidelicata"/>
                    <w:i w:val="0"/>
                    <w:iCs w:val="0"/>
                    <w:sz w:val="28"/>
                    <w:szCs w:val="28"/>
                  </w:rPr>
                  <w:delText xml:space="preserve">The store manager </w:delText>
                </w:r>
                <w:r w:rsidR="00B55E5A" w:rsidDel="0073751A">
                  <w:rPr>
                    <w:rStyle w:val="Enfasidelicata"/>
                    <w:i w:val="0"/>
                    <w:iCs w:val="0"/>
                    <w:sz w:val="28"/>
                    <w:szCs w:val="28"/>
                  </w:rPr>
                  <w:delText>has successfully registered</w:delText>
                </w:r>
                <w:r w:rsidDel="0073751A">
                  <w:rPr>
                    <w:rStyle w:val="Enfasidelicata"/>
                    <w:i w:val="0"/>
                    <w:iCs w:val="0"/>
                    <w:sz w:val="28"/>
                    <w:szCs w:val="28"/>
                  </w:rPr>
                  <w:delText xml:space="preserve"> </w:delText>
                </w:r>
                <w:r w:rsidR="00B55E5A" w:rsidDel="0073751A">
                  <w:rPr>
                    <w:rStyle w:val="Enfasidelicata"/>
                    <w:i w:val="0"/>
                    <w:iCs w:val="0"/>
                    <w:sz w:val="28"/>
                    <w:szCs w:val="28"/>
                  </w:rPr>
                  <w:delText xml:space="preserve">the </w:delText>
                </w:r>
                <w:r w:rsidDel="0073751A">
                  <w:rPr>
                    <w:rStyle w:val="Enfasidelicata"/>
                    <w:i w:val="0"/>
                    <w:iCs w:val="0"/>
                    <w:sz w:val="28"/>
                    <w:szCs w:val="28"/>
                  </w:rPr>
                  <w:delText>store</w:delText>
                </w:r>
                <w:r w:rsidR="00B55E5A" w:rsidDel="0073751A">
                  <w:rPr>
                    <w:rStyle w:val="Enfasidelicata"/>
                    <w:i w:val="0"/>
                    <w:iCs w:val="0"/>
                    <w:sz w:val="28"/>
                    <w:szCs w:val="28"/>
                  </w:rPr>
                  <w:delText>.</w:delText>
                </w:r>
              </w:del>
            </w:moveFrom>
          </w:p>
        </w:tc>
      </w:tr>
      <w:tr w:rsidR="00775C1D" w:rsidDel="0073751A" w14:paraId="2421BE11" w14:textId="010255A0" w:rsidTr="00A8618B">
        <w:trPr>
          <w:trHeight w:val="1399"/>
          <w:del w:id="643" w:author="Etion Pinari" w:date="2020-12-12T12:57:00Z"/>
        </w:trPr>
        <w:tc>
          <w:tcPr>
            <w:tcW w:w="1985" w:type="dxa"/>
          </w:tcPr>
          <w:p w14:paraId="11B2BC09" w14:textId="3F3E6155" w:rsidR="00775C1D" w:rsidRPr="006B5465" w:rsidDel="0073751A" w:rsidRDefault="00775C1D" w:rsidP="00A8618B">
            <w:pPr>
              <w:pStyle w:val="Paragrafoelenco"/>
              <w:ind w:left="0"/>
              <w:jc w:val="both"/>
              <w:rPr>
                <w:del w:id="644" w:author="Etion Pinari" w:date="2020-12-12T12:57:00Z"/>
                <w:moveFrom w:id="645" w:author="Etion Pinari" w:date="2020-12-12T12:56:00Z"/>
                <w:rStyle w:val="Enfasidelicata"/>
                <w:i w:val="0"/>
                <w:iCs w:val="0"/>
                <w:sz w:val="32"/>
                <w:szCs w:val="32"/>
              </w:rPr>
            </w:pPr>
            <w:moveFrom w:id="646" w:author="Etion Pinari" w:date="2020-12-12T12:56:00Z">
              <w:del w:id="647" w:author="Etion Pinari" w:date="2020-12-12T12:57:00Z">
                <w:r w:rsidRPr="006B5465" w:rsidDel="0073751A">
                  <w:rPr>
                    <w:rStyle w:val="Enfasidelicata"/>
                    <w:i w:val="0"/>
                    <w:iCs w:val="0"/>
                    <w:sz w:val="32"/>
                    <w:szCs w:val="32"/>
                  </w:rPr>
                  <w:delText>Exceptions</w:delText>
                </w:r>
              </w:del>
            </w:moveFrom>
          </w:p>
        </w:tc>
        <w:tc>
          <w:tcPr>
            <w:tcW w:w="6849" w:type="dxa"/>
          </w:tcPr>
          <w:p w14:paraId="33E97DFB" w14:textId="4C06F9C0" w:rsidR="00775C1D" w:rsidDel="0073751A" w:rsidRDefault="00034636" w:rsidP="00034636">
            <w:pPr>
              <w:pStyle w:val="Paragrafoelenco"/>
              <w:numPr>
                <w:ilvl w:val="0"/>
                <w:numId w:val="97"/>
              </w:numPr>
              <w:ind w:left="357" w:hanging="357"/>
              <w:jc w:val="both"/>
              <w:rPr>
                <w:del w:id="648" w:author="Etion Pinari" w:date="2020-12-12T12:57:00Z"/>
                <w:moveFrom w:id="649" w:author="Etion Pinari" w:date="2020-12-12T12:56:00Z"/>
                <w:rStyle w:val="Enfasidelicata"/>
                <w:i w:val="0"/>
                <w:iCs w:val="0"/>
                <w:sz w:val="28"/>
                <w:szCs w:val="28"/>
              </w:rPr>
            </w:pPr>
            <w:moveFrom w:id="650" w:author="Etion Pinari" w:date="2020-12-12T12:56:00Z">
              <w:del w:id="651" w:author="Etion Pinari" w:date="2020-12-12T12:57:00Z">
                <w:r w:rsidDel="0073751A">
                  <w:rPr>
                    <w:rStyle w:val="Enfasidelicata"/>
                    <w:i w:val="0"/>
                    <w:iCs w:val="0"/>
                    <w:sz w:val="28"/>
                    <w:szCs w:val="28"/>
                  </w:rPr>
                  <w:delText>One ore more input inserted by the store manager are invalid.</w:delText>
                </w:r>
              </w:del>
            </w:moveFrom>
          </w:p>
          <w:p w14:paraId="10E45F1E" w14:textId="241CD41E" w:rsidR="00034636" w:rsidRPr="006C6F3F" w:rsidDel="0073751A" w:rsidRDefault="00034636" w:rsidP="00A8618B">
            <w:pPr>
              <w:pStyle w:val="Paragrafoelenco"/>
              <w:ind w:left="357"/>
              <w:jc w:val="both"/>
              <w:rPr>
                <w:del w:id="652" w:author="Etion Pinari" w:date="2020-12-12T12:57:00Z"/>
                <w:moveFrom w:id="653" w:author="Etion Pinari" w:date="2020-12-12T12:56:00Z"/>
                <w:rStyle w:val="Enfasidelicata"/>
                <w:i w:val="0"/>
                <w:iCs w:val="0"/>
                <w:sz w:val="28"/>
                <w:szCs w:val="28"/>
              </w:rPr>
            </w:pPr>
            <w:moveFrom w:id="654" w:author="Etion Pinari" w:date="2020-12-12T12:56:00Z">
              <w:del w:id="655" w:author="Etion Pinari" w:date="2020-12-12T12:57:00Z">
                <w:r w:rsidDel="0073751A">
                  <w:rPr>
                    <w:rStyle w:val="Enfasidelicata"/>
                    <w:i w:val="0"/>
                    <w:iCs w:val="0"/>
                    <w:sz w:val="28"/>
                    <w:szCs w:val="28"/>
                  </w:rPr>
                  <w:delText xml:space="preserve">The system notifies the store manager that an error has occurred. The </w:delText>
                </w:r>
                <w:r w:rsidRPr="00A8618B" w:rsidDel="0073751A">
                  <w:rPr>
                    <w:rStyle w:val="Enfasidelicata"/>
                    <w:sz w:val="28"/>
                    <w:szCs w:val="28"/>
                  </w:rPr>
                  <w:delText>Events Flow</w:delText>
                </w:r>
                <w:r w:rsidDel="0073751A">
                  <w:rPr>
                    <w:rStyle w:val="Enfasidelicata"/>
                    <w:i w:val="0"/>
                    <w:iCs w:val="0"/>
                    <w:sz w:val="28"/>
                    <w:szCs w:val="28"/>
                  </w:rPr>
                  <w:delText xml:space="preserve"> starts again from event 3.</w:delText>
                </w:r>
              </w:del>
            </w:moveFrom>
          </w:p>
        </w:tc>
      </w:tr>
    </w:tbl>
    <w:p w14:paraId="065E24DF" w14:textId="5E6B5E2F" w:rsidR="00DF3309" w:rsidRPr="00290739" w:rsidDel="0073751A" w:rsidRDefault="00DF3309" w:rsidP="007C71D7">
      <w:pPr>
        <w:spacing w:line="240" w:lineRule="auto"/>
        <w:rPr>
          <w:moveFrom w:id="656" w:author="Etion Pinari" w:date="2020-12-12T12:56:00Z"/>
          <w:rStyle w:val="Enfasidelicata"/>
          <w:sz w:val="36"/>
          <w:szCs w:val="36"/>
        </w:rPr>
      </w:pPr>
      <w:moveFrom w:id="657" w:author="Etion Pinari" w:date="2020-12-12T12:56:00Z">
        <w:r w:rsidRPr="00290739" w:rsidDel="0073751A">
          <w:rPr>
            <w:rStyle w:val="Enfasidelicata"/>
            <w:sz w:val="36"/>
            <w:szCs w:val="36"/>
          </w:rPr>
          <w:lastRenderedPageBreak/>
          <w:br/>
        </w:r>
      </w:moveFrom>
    </w:p>
    <w:p w14:paraId="3F5F7911" w14:textId="58090CB6" w:rsidR="00290739" w:rsidDel="0073751A" w:rsidRDefault="00290739" w:rsidP="00290739">
      <w:pPr>
        <w:spacing w:line="240" w:lineRule="auto"/>
        <w:rPr>
          <w:moveFrom w:id="658" w:author="Etion Pinari" w:date="2020-12-12T12:56:00Z"/>
          <w:rStyle w:val="Enfasidelicata"/>
          <w:sz w:val="36"/>
          <w:szCs w:val="36"/>
        </w:rPr>
      </w:pPr>
    </w:p>
    <w:p w14:paraId="67B811AF" w14:textId="6E398193" w:rsidR="00290739" w:rsidDel="0073751A" w:rsidRDefault="00290739" w:rsidP="00290739">
      <w:pPr>
        <w:spacing w:line="240" w:lineRule="auto"/>
        <w:rPr>
          <w:del w:id="659" w:author="Etion Pinari" w:date="2020-12-12T12:57:00Z"/>
          <w:moveFrom w:id="660" w:author="Etion Pinari" w:date="2020-12-12T12:56:00Z"/>
          <w:rStyle w:val="Enfasidelicata"/>
          <w:sz w:val="36"/>
          <w:szCs w:val="36"/>
        </w:rPr>
      </w:pPr>
    </w:p>
    <w:p w14:paraId="4A779A0E" w14:textId="2F2CCDFA" w:rsidR="00290739" w:rsidDel="0073751A" w:rsidRDefault="00290739" w:rsidP="00290739">
      <w:pPr>
        <w:spacing w:line="240" w:lineRule="auto"/>
        <w:rPr>
          <w:del w:id="661" w:author="Etion Pinari" w:date="2020-12-12T12:57:00Z"/>
          <w:moveFrom w:id="662" w:author="Etion Pinari" w:date="2020-12-12T12:56:00Z"/>
          <w:rStyle w:val="Enfasidelicata"/>
          <w:sz w:val="36"/>
          <w:szCs w:val="36"/>
        </w:rPr>
      </w:pPr>
    </w:p>
    <w:p w14:paraId="53CD96A1" w14:textId="64E6C71C" w:rsidR="00290739" w:rsidDel="0073751A" w:rsidRDefault="00290739" w:rsidP="00290739">
      <w:pPr>
        <w:spacing w:line="240" w:lineRule="auto"/>
        <w:rPr>
          <w:del w:id="663" w:author="Etion Pinari" w:date="2020-12-12T12:57:00Z"/>
          <w:moveFrom w:id="664" w:author="Etion Pinari" w:date="2020-12-12T12:56:00Z"/>
          <w:rStyle w:val="Enfasidelicata"/>
          <w:sz w:val="36"/>
          <w:szCs w:val="36"/>
        </w:rPr>
      </w:pPr>
    </w:p>
    <w:p w14:paraId="73513A3C" w14:textId="04716E78" w:rsidR="00290739" w:rsidDel="0073751A" w:rsidRDefault="00290739" w:rsidP="00290739">
      <w:pPr>
        <w:spacing w:line="240" w:lineRule="auto"/>
        <w:rPr>
          <w:del w:id="665" w:author="Etion Pinari" w:date="2020-12-12T12:57:00Z"/>
          <w:moveFrom w:id="666" w:author="Etion Pinari" w:date="2020-12-12T12:56:00Z"/>
          <w:rStyle w:val="Enfasidelicata"/>
          <w:sz w:val="36"/>
          <w:szCs w:val="36"/>
        </w:rPr>
      </w:pPr>
    </w:p>
    <w:p w14:paraId="7E9B9EA4" w14:textId="0EA79749" w:rsidR="00290739" w:rsidDel="0073751A" w:rsidRDefault="00290739" w:rsidP="00290739">
      <w:pPr>
        <w:spacing w:line="240" w:lineRule="auto"/>
        <w:rPr>
          <w:del w:id="667" w:author="Etion Pinari" w:date="2020-12-12T12:57:00Z"/>
          <w:moveFrom w:id="668" w:author="Etion Pinari" w:date="2020-12-12T12:56:00Z"/>
          <w:rStyle w:val="Enfasidelicata"/>
          <w:sz w:val="36"/>
          <w:szCs w:val="36"/>
        </w:rPr>
      </w:pPr>
    </w:p>
    <w:p w14:paraId="371F7A82" w14:textId="4E638D02" w:rsidR="00290739" w:rsidDel="0073751A" w:rsidRDefault="00290739" w:rsidP="00290739">
      <w:pPr>
        <w:spacing w:line="240" w:lineRule="auto"/>
        <w:rPr>
          <w:del w:id="669" w:author="Etion Pinari" w:date="2020-12-12T12:57:00Z"/>
          <w:moveFrom w:id="670" w:author="Etion Pinari" w:date="2020-12-12T12:56:00Z"/>
          <w:rStyle w:val="Enfasidelicata"/>
          <w:sz w:val="36"/>
          <w:szCs w:val="36"/>
        </w:rPr>
      </w:pPr>
    </w:p>
    <w:p w14:paraId="4C12B5E9" w14:textId="5C255620" w:rsidR="00290739" w:rsidDel="0073751A" w:rsidRDefault="00290739" w:rsidP="00290739">
      <w:pPr>
        <w:spacing w:line="240" w:lineRule="auto"/>
        <w:rPr>
          <w:del w:id="671" w:author="Etion Pinari" w:date="2020-12-12T12:57:00Z"/>
          <w:moveFrom w:id="672" w:author="Etion Pinari" w:date="2020-12-12T12:56:00Z"/>
          <w:rStyle w:val="Enfasidelicata"/>
          <w:sz w:val="36"/>
          <w:szCs w:val="36"/>
        </w:rPr>
      </w:pPr>
    </w:p>
    <w:p w14:paraId="365EC274" w14:textId="1F65DFA5" w:rsidR="00B55E5A" w:rsidDel="0073751A" w:rsidRDefault="00B55E5A" w:rsidP="00290739">
      <w:pPr>
        <w:spacing w:line="240" w:lineRule="auto"/>
        <w:rPr>
          <w:del w:id="673" w:author="Etion Pinari" w:date="2020-12-12T12:57:00Z"/>
          <w:moveFrom w:id="674" w:author="Etion Pinari" w:date="2020-12-12T12:56:00Z"/>
          <w:rStyle w:val="Enfasidelicata"/>
          <w:sz w:val="36"/>
          <w:szCs w:val="36"/>
        </w:rPr>
      </w:pPr>
    </w:p>
    <w:moveFromRangeEnd w:id="580"/>
    <w:p w14:paraId="41FA1185" w14:textId="77777777" w:rsidR="0073751A" w:rsidDel="0073751A" w:rsidRDefault="0073751A" w:rsidP="00290739">
      <w:pPr>
        <w:spacing w:line="240" w:lineRule="auto"/>
        <w:rPr>
          <w:del w:id="675" w:author="Etion Pinari" w:date="2020-12-12T12:57:00Z"/>
          <w:rStyle w:val="Enfasidelicata"/>
          <w:sz w:val="36"/>
          <w:szCs w:val="36"/>
        </w:rPr>
      </w:pPr>
    </w:p>
    <w:p w14:paraId="6DCACA8F" w14:textId="02033FAB" w:rsidR="00B55E5A" w:rsidDel="00684635" w:rsidRDefault="00B55E5A" w:rsidP="00684635">
      <w:pPr>
        <w:rPr>
          <w:del w:id="676" w:author="Etion Pinari" w:date="2020-12-12T12:54:00Z"/>
          <w:rStyle w:val="Enfasidelicata"/>
          <w:sz w:val="36"/>
          <w:szCs w:val="36"/>
        </w:rPr>
      </w:pPr>
    </w:p>
    <w:p w14:paraId="36E6EC28" w14:textId="087B2E1C" w:rsidR="00B55E5A" w:rsidDel="00684635" w:rsidRDefault="00B55E5A" w:rsidP="00684635">
      <w:pPr>
        <w:rPr>
          <w:del w:id="677" w:author="Etion Pinari" w:date="2020-12-12T12:54:00Z"/>
          <w:rStyle w:val="Enfasidelicata"/>
          <w:sz w:val="36"/>
          <w:szCs w:val="36"/>
        </w:rPr>
      </w:pPr>
    </w:p>
    <w:p w14:paraId="71E72959" w14:textId="4AFD345A" w:rsidR="00B55E5A" w:rsidDel="00684635" w:rsidRDefault="00B55E5A" w:rsidP="00290739">
      <w:pPr>
        <w:spacing w:line="240" w:lineRule="auto"/>
        <w:rPr>
          <w:del w:id="678" w:author="Etion Pinari" w:date="2020-12-12T12:54:00Z"/>
          <w:rStyle w:val="Enfasidelicata"/>
          <w:sz w:val="36"/>
          <w:szCs w:val="36"/>
        </w:rPr>
      </w:pPr>
    </w:p>
    <w:p w14:paraId="077D93A9" w14:textId="6ECE44CC" w:rsidR="00B55E5A" w:rsidDel="00684635" w:rsidRDefault="00B55E5A" w:rsidP="00290739">
      <w:pPr>
        <w:spacing w:line="240" w:lineRule="auto"/>
        <w:rPr>
          <w:del w:id="679" w:author="Etion Pinari" w:date="2020-12-12T12:54:00Z"/>
          <w:rStyle w:val="Enfasidelicata"/>
          <w:sz w:val="36"/>
          <w:szCs w:val="36"/>
        </w:rPr>
      </w:pPr>
    </w:p>
    <w:p w14:paraId="61B6ED89" w14:textId="7A3239B8" w:rsidR="00B55E5A" w:rsidDel="00684635" w:rsidRDefault="00B55E5A" w:rsidP="00290739">
      <w:pPr>
        <w:spacing w:line="240" w:lineRule="auto"/>
        <w:rPr>
          <w:del w:id="680" w:author="Etion Pinari" w:date="2020-12-12T12:54:00Z"/>
          <w:rStyle w:val="Enfasidelicata"/>
          <w:sz w:val="36"/>
          <w:szCs w:val="36"/>
        </w:rPr>
      </w:pPr>
    </w:p>
    <w:p w14:paraId="048B359B" w14:textId="73DD5288" w:rsidR="00B55E5A" w:rsidDel="00684635" w:rsidRDefault="00B55E5A" w:rsidP="00290739">
      <w:pPr>
        <w:spacing w:line="240" w:lineRule="auto"/>
        <w:rPr>
          <w:del w:id="681" w:author="Etion Pinari" w:date="2020-12-12T12:54:00Z"/>
          <w:rStyle w:val="Enfasidelicata"/>
          <w:sz w:val="36"/>
          <w:szCs w:val="36"/>
        </w:rPr>
      </w:pPr>
    </w:p>
    <w:p w14:paraId="2D5837C4" w14:textId="0CB43401" w:rsidR="00B55E5A" w:rsidDel="00684635" w:rsidRDefault="00B55E5A" w:rsidP="00290739">
      <w:pPr>
        <w:spacing w:line="240" w:lineRule="auto"/>
        <w:rPr>
          <w:del w:id="682" w:author="Etion Pinari" w:date="2020-12-12T12:54:00Z"/>
          <w:rStyle w:val="Enfasidelicata"/>
          <w:sz w:val="36"/>
          <w:szCs w:val="36"/>
        </w:rPr>
      </w:pPr>
    </w:p>
    <w:p w14:paraId="7CF69280" w14:textId="783BC2EE" w:rsidR="00B55E5A" w:rsidDel="00684635" w:rsidRDefault="00B55E5A" w:rsidP="00290739">
      <w:pPr>
        <w:spacing w:line="240" w:lineRule="auto"/>
        <w:rPr>
          <w:del w:id="683" w:author="Etion Pinari" w:date="2020-12-12T12:54:00Z"/>
          <w:rStyle w:val="Enfasidelicata"/>
          <w:sz w:val="36"/>
          <w:szCs w:val="36"/>
        </w:rPr>
      </w:pPr>
    </w:p>
    <w:p w14:paraId="53A58E01" w14:textId="519B7C9E" w:rsidR="00B55E5A" w:rsidDel="0073751A" w:rsidRDefault="00B55E5A" w:rsidP="00290739">
      <w:pPr>
        <w:spacing w:line="240" w:lineRule="auto"/>
        <w:rPr>
          <w:del w:id="684" w:author="Etion Pinari" w:date="2020-12-12T12:57:00Z"/>
          <w:rStyle w:val="Enfasidelicata"/>
          <w:sz w:val="36"/>
          <w:szCs w:val="36"/>
        </w:rPr>
      </w:pPr>
    </w:p>
    <w:p w14:paraId="5D2BED0A" w14:textId="4621FB7E" w:rsidR="00C66B71" w:rsidRDefault="00C66B71" w:rsidP="00290739">
      <w:pPr>
        <w:spacing w:line="240" w:lineRule="auto"/>
        <w:rPr>
          <w:rStyle w:val="Enfasidelicata"/>
          <w:sz w:val="36"/>
          <w:szCs w:val="36"/>
        </w:rPr>
      </w:pPr>
      <w:del w:id="685" w:author="Etion Pinari" w:date="2020-12-12T12:57:00Z">
        <w:r w:rsidDel="0073751A">
          <w:rPr>
            <w:rStyle w:val="Enfasidelicata"/>
            <w:sz w:val="36"/>
            <w:szCs w:val="36"/>
          </w:rPr>
          <w:delText>B</w:delText>
        </w:r>
      </w:del>
      <w:ins w:id="686" w:author="Etion Pinari" w:date="2020-12-12T12:57:00Z">
        <w:r w:rsidR="0073751A">
          <w:rPr>
            <w:rStyle w:val="Enfasidelicata"/>
            <w:sz w:val="36"/>
            <w:szCs w:val="36"/>
          </w:rPr>
          <w:t>B</w:t>
        </w:r>
      </w:ins>
      <w:r>
        <w:rPr>
          <w:rStyle w:val="Enfasidelicata"/>
          <w:sz w:val="36"/>
          <w:szCs w:val="36"/>
        </w:rPr>
        <w:t>.3)</w:t>
      </w:r>
      <w:r>
        <w:rPr>
          <w:rStyle w:val="Enfasidelicata"/>
          <w:sz w:val="36"/>
          <w:szCs w:val="36"/>
        </w:rPr>
        <w:tab/>
        <w:t xml:space="preserve"> </w:t>
      </w:r>
      <w:del w:id="687" w:author="Etion Pinari" w:date="2020-12-12T12:54:00Z">
        <w:r w:rsidDel="00684635">
          <w:rPr>
            <w:rStyle w:val="Enfasidelicata"/>
            <w:sz w:val="36"/>
            <w:szCs w:val="36"/>
          </w:rPr>
          <w:delText xml:space="preserve"> </w:delText>
        </w:r>
      </w:del>
      <w:r>
        <w:rPr>
          <w:rStyle w:val="Enfasidelicata"/>
          <w:sz w:val="36"/>
          <w:szCs w:val="36"/>
        </w:rPr>
        <w:t>Use Case Diagrams</w:t>
      </w:r>
    </w:p>
    <w:p w14:paraId="33CA92DA" w14:textId="27D0BD11" w:rsidR="00C66B71" w:rsidRDefault="00333516" w:rsidP="00C66B71">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03C3A792" w14:textId="77777777" w:rsidR="00C66B71" w:rsidDel="00684635" w:rsidRDefault="00C66B71" w:rsidP="00290739">
      <w:pPr>
        <w:spacing w:line="240" w:lineRule="auto"/>
        <w:rPr>
          <w:del w:id="688" w:author="Etion Pinari" w:date="2020-12-12T12:54:00Z"/>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52280EB5" w14:textId="77777777" w:rsidR="00684635" w:rsidRDefault="00684635">
      <w:pPr>
        <w:pStyle w:val="Paragrafoelenco"/>
        <w:spacing w:line="360" w:lineRule="auto"/>
        <w:ind w:left="1321"/>
        <w:rPr>
          <w:ins w:id="689" w:author="Etion Pinari" w:date="2020-12-12T12:54:00Z"/>
          <w:rStyle w:val="Enfasidelicata"/>
          <w:sz w:val="32"/>
          <w:szCs w:val="32"/>
        </w:rPr>
        <w:pPrChange w:id="690" w:author="Etion Pinari" w:date="2020-12-12T12:54:00Z">
          <w:pPr>
            <w:pStyle w:val="Paragrafoelenco"/>
            <w:numPr>
              <w:numId w:val="87"/>
            </w:numPr>
            <w:spacing w:line="360" w:lineRule="auto"/>
            <w:ind w:left="1321" w:hanging="357"/>
          </w:pPr>
        </w:pPrChange>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32"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54D6E5CA"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42F7687" w14:textId="6366DB0F" w:rsidR="00C76CDC" w:rsidDel="00684635" w:rsidRDefault="00C76CDC" w:rsidP="00684635">
      <w:pPr>
        <w:rPr>
          <w:del w:id="691" w:author="Etion Pinari" w:date="2020-12-12T12:55:00Z"/>
          <w:rStyle w:val="Enfasidelicata"/>
          <w:sz w:val="36"/>
          <w:szCs w:val="36"/>
        </w:rPr>
      </w:pPr>
      <w:del w:id="692" w:author="Etion Pinari" w:date="2020-12-12T12:55:00Z">
        <w:r w:rsidDel="00684635">
          <w:rPr>
            <w:rStyle w:val="Enfasidelicata"/>
            <w:sz w:val="36"/>
            <w:szCs w:val="36"/>
          </w:rPr>
          <w:br w:type="page"/>
        </w:r>
      </w:del>
    </w:p>
    <w:p w14:paraId="7BEEB70C" w14:textId="0FF13715" w:rsidR="00684635" w:rsidRDefault="00684635">
      <w:pPr>
        <w:rPr>
          <w:ins w:id="693" w:author="Etion Pinari" w:date="2020-12-12T12:55:00Z"/>
          <w:rStyle w:val="Enfasidelicata"/>
          <w:sz w:val="36"/>
          <w:szCs w:val="36"/>
        </w:rPr>
      </w:pPr>
    </w:p>
    <w:p w14:paraId="33DACD83" w14:textId="6C0AECDC" w:rsidR="00684635" w:rsidRDefault="00684635">
      <w:pPr>
        <w:rPr>
          <w:ins w:id="694" w:author="Etion Pinari" w:date="2020-12-12T12:55:00Z"/>
          <w:rStyle w:val="Enfasidelicata"/>
          <w:sz w:val="36"/>
          <w:szCs w:val="36"/>
        </w:rPr>
      </w:pPr>
    </w:p>
    <w:p w14:paraId="7A2D9EB1" w14:textId="77777777" w:rsidR="00684635" w:rsidRDefault="00684635">
      <w:pPr>
        <w:rPr>
          <w:ins w:id="695" w:author="Etion Pinari" w:date="2020-12-12T12:55:00Z"/>
          <w:rStyle w:val="Enfasidelicata"/>
          <w:sz w:val="36"/>
          <w:szCs w:val="36"/>
        </w:rPr>
      </w:pPr>
    </w:p>
    <w:p w14:paraId="6E1AA13D" w14:textId="77777777" w:rsidR="00DF3309" w:rsidRPr="00C76CDC" w:rsidRDefault="00DF3309">
      <w:pPr>
        <w:rPr>
          <w:rStyle w:val="Enfasidelicata"/>
          <w:sz w:val="36"/>
          <w:szCs w:val="36"/>
        </w:rPr>
        <w:pPrChange w:id="696" w:author="Etion Pinari" w:date="2020-12-12T12:55:00Z">
          <w:pPr>
            <w:spacing w:line="240" w:lineRule="auto"/>
          </w:pPr>
        </w:pPrChange>
      </w:pPr>
    </w:p>
    <w:p w14:paraId="019D1F8E" w14:textId="432DE65C" w:rsidR="00B76B18" w:rsidRPr="00923D58" w:rsidRDefault="00684635">
      <w:pPr>
        <w:pStyle w:val="Paragrafoelenco"/>
        <w:numPr>
          <w:ilvl w:val="0"/>
          <w:numId w:val="22"/>
        </w:numPr>
        <w:spacing w:line="240" w:lineRule="auto"/>
        <w:rPr>
          <w:rStyle w:val="Enfasidelicata"/>
          <w:sz w:val="36"/>
          <w:szCs w:val="36"/>
        </w:rPr>
      </w:pPr>
      <w:ins w:id="697" w:author="Etion Pinari" w:date="2020-12-12T12:55:00Z">
        <w:r>
          <w:rPr>
            <w:rStyle w:val="Enfasidelicata"/>
            <w:sz w:val="36"/>
            <w:szCs w:val="36"/>
          </w:rPr>
          <w:lastRenderedPageBreak/>
          <w:t xml:space="preserve"> </w:t>
        </w:r>
      </w:ins>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65C9222C" w:rsidR="0019584F" w:rsidDel="00684635" w:rsidRDefault="0019584F" w:rsidP="00684635">
      <w:pPr>
        <w:rPr>
          <w:del w:id="698" w:author="Etion Pinari" w:date="2020-12-12T12:55:00Z"/>
          <w:rStyle w:val="Enfasidelicata"/>
          <w:sz w:val="32"/>
          <w:szCs w:val="32"/>
        </w:rPr>
      </w:pPr>
      <w:del w:id="699" w:author="Etion Pinari" w:date="2020-12-12T12:55:00Z">
        <w:r w:rsidDel="00684635">
          <w:rPr>
            <w:rStyle w:val="Enfasidelicata"/>
            <w:sz w:val="32"/>
            <w:szCs w:val="32"/>
          </w:rPr>
          <w:br w:type="page"/>
        </w:r>
      </w:del>
    </w:p>
    <w:p w14:paraId="7030EBD1" w14:textId="1FD3981B" w:rsidR="00684635" w:rsidRDefault="00684635">
      <w:pPr>
        <w:rPr>
          <w:ins w:id="700" w:author="Etion Pinari" w:date="2020-12-12T12:55:00Z"/>
          <w:rStyle w:val="Enfasidelicata"/>
          <w:sz w:val="32"/>
          <w:szCs w:val="32"/>
        </w:rPr>
      </w:pPr>
    </w:p>
    <w:p w14:paraId="137EFBEF" w14:textId="0993B52D" w:rsidR="00684635" w:rsidRDefault="00684635">
      <w:pPr>
        <w:rPr>
          <w:ins w:id="701" w:author="Etion Pinari" w:date="2020-12-12T12:55:00Z"/>
          <w:rStyle w:val="Enfasidelicata"/>
          <w:sz w:val="32"/>
          <w:szCs w:val="32"/>
        </w:rPr>
      </w:pPr>
    </w:p>
    <w:p w14:paraId="029A3F6A" w14:textId="727F8498" w:rsidR="00684635" w:rsidRDefault="00684635">
      <w:pPr>
        <w:rPr>
          <w:ins w:id="702" w:author="Etion Pinari" w:date="2020-12-12T12:55:00Z"/>
          <w:rStyle w:val="Enfasidelicata"/>
          <w:sz w:val="32"/>
          <w:szCs w:val="32"/>
        </w:rPr>
      </w:pPr>
    </w:p>
    <w:p w14:paraId="210EB92E" w14:textId="4CE2CACA" w:rsidR="00684635" w:rsidRDefault="00684635">
      <w:pPr>
        <w:rPr>
          <w:ins w:id="703" w:author="Etion Pinari" w:date="2020-12-12T12:55:00Z"/>
          <w:rStyle w:val="Enfasidelicata"/>
          <w:sz w:val="32"/>
          <w:szCs w:val="32"/>
        </w:rPr>
      </w:pPr>
    </w:p>
    <w:p w14:paraId="338A8040" w14:textId="77777777" w:rsidR="00684635" w:rsidRDefault="00684635">
      <w:pPr>
        <w:rPr>
          <w:ins w:id="704" w:author="Etion Pinari" w:date="2020-12-12T12:55:00Z"/>
          <w:rStyle w:val="Enfasidelicata"/>
          <w:sz w:val="32"/>
          <w:szCs w:val="32"/>
        </w:rPr>
      </w:pPr>
    </w:p>
    <w:p w14:paraId="1DB32498" w14:textId="52EB2D37" w:rsidR="00DF3309" w:rsidRDefault="00DF3309" w:rsidP="00684635">
      <w:pPr>
        <w:rPr>
          <w:ins w:id="705" w:author="Etion Pinari" w:date="2020-12-12T12:55:00Z"/>
          <w:rStyle w:val="Enfasidelicata"/>
          <w:sz w:val="32"/>
          <w:szCs w:val="32"/>
        </w:rPr>
      </w:pPr>
    </w:p>
    <w:p w14:paraId="23326FFF" w14:textId="77777777" w:rsidR="00684635" w:rsidRPr="00923D58" w:rsidRDefault="00684635">
      <w:pPr>
        <w:rPr>
          <w:rStyle w:val="Enfasidelicata"/>
          <w:sz w:val="32"/>
          <w:szCs w:val="32"/>
        </w:rPr>
        <w:pPrChange w:id="706" w:author="Etion Pinari" w:date="2020-12-12T12:55:00Z">
          <w:pPr>
            <w:spacing w:line="240" w:lineRule="auto"/>
          </w:pPr>
        </w:pPrChange>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533A6953"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02E76C86" w:rsidR="005432E1" w:rsidRPr="00F11FCF" w:rsidRDefault="00F11FCF" w:rsidP="00A8618B">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033AFC3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A8618B">
      <w:pPr>
        <w:pStyle w:val="Paragrafoelenco"/>
        <w:spacing w:line="240" w:lineRule="auto"/>
        <w:ind w:left="1080"/>
        <w:rPr>
          <w:rStyle w:val="Enfasidelicata"/>
          <w:szCs w:val="24"/>
        </w:rPr>
      </w:pPr>
    </w:p>
    <w:p w14:paraId="29A19B27" w14:textId="790A338A" w:rsidR="005432E1" w:rsidRDefault="002D5882" w:rsidP="00A8618B">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Market{</w:t>
      </w:r>
    </w:p>
    <w:p w14:paraId="35D83E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dispensers: some TicketDispenser,</w:t>
      </w:r>
    </w:p>
    <w:p w14:paraId="43EBFD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cashDesks: some CashDesk,</w:t>
      </w:r>
    </w:p>
    <w:p w14:paraId="4F6BE8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some QRCodeReader, //Representing the entrance of the market, with turnstiles and relative QRCode reader</w:t>
      </w:r>
    </w:p>
    <w:p w14:paraId="79C6A9D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some QRCodeReader,</w:t>
      </w:r>
      <w:r w:rsidRPr="00A8618B">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manager: one StoreManager,</w:t>
      </w:r>
      <w:r w:rsidRPr="00A8618B">
        <w:rPr>
          <w:rStyle w:val="Enfasidelicata"/>
          <w:rFonts w:asciiTheme="minorHAnsi" w:hAnsiTheme="minorHAnsi" w:cstheme="minorHAnsi"/>
          <w:szCs w:val="24"/>
        </w:rPr>
        <w:tab/>
      </w:r>
    </w:p>
    <w:p w14:paraId="6A1D81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departments: set Department,</w:t>
      </w:r>
    </w:p>
    <w:p w14:paraId="08EDD5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ticketManager : one TicketSystem</w:t>
      </w:r>
    </w:p>
    <w:p w14:paraId="2724654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A4EC7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entrances  = none</w:t>
      </w:r>
    </w:p>
    <w:p w14:paraId="7B3F271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cashDesks.reader = none</w:t>
      </w:r>
    </w:p>
    <w:p w14:paraId="40CB57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&amp; cashDesks.reader = none</w:t>
      </w:r>
    </w:p>
    <w:p w14:paraId="53E2E1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A8618B"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TicketSystem{</w:t>
      </w:r>
    </w:p>
    <w:p w14:paraId="1838D1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one Int,</w:t>
      </w:r>
    </w:p>
    <w:p w14:paraId="56BAA1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insideMarket: set Ticket,</w:t>
      </w:r>
    </w:p>
    <w:p w14:paraId="50DDD0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set Ticket,</w:t>
      </w:r>
    </w:p>
    <w:p w14:paraId="688CCE7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pastTickets: set Ticket,</w:t>
      </w:r>
    </w:p>
    <w:p w14:paraId="7CDAC4A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currentTimeSlot: one TimeSlot,</w:t>
      </w:r>
    </w:p>
    <w:p w14:paraId="6FB68D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currentDate: one Date,</w:t>
      </w:r>
    </w:p>
    <w:p w14:paraId="496479C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availableSlots: Date -&gt; TimeSlot</w:t>
      </w:r>
    </w:p>
    <w:p w14:paraId="2E9FF5B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//no ticket is in more different states at the same time</w:t>
      </w:r>
    </w:p>
    <w:p w14:paraId="49A18EE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line)=0</w:t>
      </w:r>
    </w:p>
    <w:p w14:paraId="55F4C4B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pastTickets)=0</w:t>
      </w:r>
    </w:p>
    <w:p w14:paraId="2A2C21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&amp; pastTickets)=0</w:t>
      </w:r>
    </w:p>
    <w:p w14:paraId="7A07AD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tickets insideMarket are tickets booked for the current Date and Time Slot</w:t>
      </w:r>
    </w:p>
    <w:p w14:paraId="138C1F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 Ticket | t in insideMarket implies (t.ticketDate = currentDate and t.ticketTimeSlot = currentTimeSlot)</w:t>
      </w:r>
    </w:p>
    <w:p w14:paraId="01A3035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Enfasidelicata"/>
          <w:rFonts w:asciiTheme="minorHAnsi" w:hAnsiTheme="minorHAnsi" w:cstheme="minorHAnsi"/>
          <w:szCs w:val="24"/>
        </w:rPr>
        <w:t>to grant</w:t>
      </w:r>
      <w:proofErr w:type="gramEnd"/>
      <w:r w:rsidRPr="00A8618B">
        <w:rPr>
          <w:rStyle w:val="Enfasidelicata"/>
          <w:rFonts w:asciiTheme="minorHAnsi" w:hAnsiTheme="minorHAnsi" w:cstheme="minorHAnsi"/>
          <w:szCs w:val="24"/>
        </w:rPr>
        <w:t xml:space="preserve"> safety and that</w:t>
      </w:r>
    </w:p>
    <w:p w14:paraId="65C322E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d:Date, ts:TimeSlot | (d-&gt;ts) in availableSlots iff (#((insideMarket + line) &amp;  ticketDate.d &amp; ticketTimeSlot.ts) &lt; maxUsersPerSlot and </w:t>
      </w:r>
    </w:p>
    <w:p w14:paraId="34545E6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t: Ticket | t in pastTickets and (t.ticketDate != currentDate and d=t.ticketDate or t.ticketTimeSlot != currentTimeSlot and d=t.ticketDate and ts=t.ticketTimeSlot  ))</w:t>
      </w:r>
    </w:p>
    <w:p w14:paraId="23B6A4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&gt; 0</w:t>
      </w:r>
    </w:p>
    <w:p w14:paraId="30D88C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E908DB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TicketDispenser{</w:t>
      </w:r>
    </w:p>
    <w:p w14:paraId="5E4087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distributedTickets: set PhysicalTicket</w:t>
      </w:r>
    </w:p>
    <w:p w14:paraId="6CA4A5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3651D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w:t>
      </w:r>
    </w:p>
    <w:p w14:paraId="5EF82A0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QRCodeReader{</w:t>
      </w:r>
    </w:p>
    <w:p w14:paraId="17A688A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scanned: set QRCode</w:t>
      </w:r>
    </w:p>
    <w:p w14:paraId="6AD4ED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5A4122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CashDesk{</w:t>
      </w:r>
    </w:p>
    <w:p w14:paraId="3DABFF5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reader: one QRCodeReader</w:t>
      </w:r>
    </w:p>
    <w:p w14:paraId="46975DD3" w14:textId="3712FBA5" w:rsidR="005432E1" w:rsidRDefault="005432E1" w:rsidP="00C72F7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E4CAA47" w14:textId="77777777" w:rsidR="00C72F7C" w:rsidRPr="00A8618B"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StoreManager</w:t>
      </w:r>
      <w:r w:rsidR="00C72F7C">
        <w:rPr>
          <w:rStyle w:val="Enfasidelicata"/>
          <w:rFonts w:cstheme="minorHAnsi"/>
          <w:szCs w:val="24"/>
        </w:rPr>
        <w:t xml:space="preserve"> </w:t>
      </w:r>
      <w:r w:rsidRPr="00A8618B">
        <w:rPr>
          <w:rStyle w:val="Enfasidelicata"/>
          <w:rFonts w:asciiTheme="minorHAnsi" w:hAnsiTheme="minorHAnsi" w:cstheme="minorHAnsi"/>
          <w:szCs w:val="24"/>
        </w:rPr>
        <w:t>{}</w:t>
      </w:r>
    </w:p>
    <w:p w14:paraId="6C96AE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SafetyStatus{}</w:t>
      </w:r>
    </w:p>
    <w:p w14:paraId="6BB39A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Safe extends SafetyStatus{}</w:t>
      </w:r>
    </w:p>
    <w:p w14:paraId="64430E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UnSafe extends SafetyStatus{}</w:t>
      </w:r>
    </w:p>
    <w:p w14:paraId="7B84FC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A8618B">
        <w:rPr>
          <w:rStyle w:val="Enfasidelicata"/>
          <w:rFonts w:asciiTheme="minorHAnsi" w:hAnsiTheme="minorHAnsi" w:cstheme="minorHAnsi"/>
          <w:szCs w:val="24"/>
        </w:rPr>
        <w:t>{</w:t>
      </w:r>
    </w:p>
    <w:p w14:paraId="43D1BD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userStatus: one SafetyStatus</w:t>
      </w:r>
    </w:p>
    <w:p w14:paraId="6051CA78" w14:textId="4D4D8EE3" w:rsidR="005432E1" w:rsidRDefault="005432E1" w:rsidP="005432E1">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336F67CB" w14:textId="77777777" w:rsidR="00AF0044" w:rsidRPr="00A8618B"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VirtualUser extends User{</w:t>
      </w:r>
    </w:p>
    <w:p w14:paraId="4398945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userVTickets: set VirtualTicket,</w:t>
      </w:r>
    </w:p>
    <w:p w14:paraId="4F803B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userVisits: set Visit,</w:t>
      </w:r>
    </w:p>
    <w:p w14:paraId="0577928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userDevice: some SmartDevice</w:t>
      </w:r>
    </w:p>
    <w:p w14:paraId="573D875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E7DA17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PhysicalUser extends User{</w:t>
      </w:r>
    </w:p>
    <w:p w14:paraId="4C5220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userPTickets: set PhysicalTicket</w:t>
      </w:r>
    </w:p>
    <w:p w14:paraId="05BF13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E5A41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Date{}</w:t>
      </w:r>
    </w:p>
    <w:p w14:paraId="4377EA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TimeSlot{}</w:t>
      </w:r>
    </w:p>
    <w:p w14:paraId="6A5D75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Ticket{</w:t>
      </w:r>
    </w:p>
    <w:p w14:paraId="4DDFD30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ticketDate: one Date,</w:t>
      </w:r>
    </w:p>
    <w:p w14:paraId="1EAF221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ticketTimeSlot: one TimeSlot,</w:t>
      </w:r>
    </w:p>
    <w:p w14:paraId="3FBB73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ticketCode: one QRCode</w:t>
      </w:r>
    </w:p>
    <w:p w14:paraId="154995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F4EC2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PhysicalTicket extends Ticket{}</w:t>
      </w:r>
    </w:p>
    <w:p w14:paraId="491471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VirtualTicket extends Ticket{}</w:t>
      </w:r>
    </w:p>
    <w:p w14:paraId="304B8EB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Visit extends Ticket{</w:t>
      </w:r>
    </w:p>
    <w:p w14:paraId="5DAE99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shoppingListCategories : set Category,</w:t>
      </w:r>
    </w:p>
    <w:p w14:paraId="0E48BA9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shoppingListItems : set Item</w:t>
      </w:r>
    </w:p>
    <w:p w14:paraId="1729F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EFEC4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Item{}</w:t>
      </w:r>
    </w:p>
    <w:p w14:paraId="60418A2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Category{</w:t>
      </w:r>
    </w:p>
    <w:p w14:paraId="55C66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products: some Item</w:t>
      </w:r>
    </w:p>
    <w:p w14:paraId="36739B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31B99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Department{</w:t>
      </w:r>
    </w:p>
    <w:p w14:paraId="190E6CD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categories: some Category</w:t>
      </w:r>
    </w:p>
    <w:p w14:paraId="59720E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7A53C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SmartDevice{</w:t>
      </w:r>
    </w:p>
    <w:p w14:paraId="1292C5C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localizationDevice: lone GPS</w:t>
      </w:r>
    </w:p>
    <w:p w14:paraId="23BA95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7F6BB3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GPS{}</w:t>
      </w:r>
    </w:p>
    <w:p w14:paraId="2390CB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A8618B" w:rsidRDefault="005F76ED" w:rsidP="00A8618B">
      <w:pPr>
        <w:pStyle w:val="Paragrafoelenco"/>
        <w:numPr>
          <w:ilvl w:val="0"/>
          <w:numId w:val="74"/>
        </w:numPr>
        <w:spacing w:line="240" w:lineRule="auto"/>
        <w:rPr>
          <w:rStyle w:val="Enfasidelicata"/>
          <w:rFonts w:cstheme="minorHAnsi"/>
          <w:szCs w:val="24"/>
        </w:rPr>
      </w:pPr>
      <w:r w:rsidRPr="00A8618B">
        <w:rPr>
          <w:rStyle w:val="Enfasidelicata"/>
          <w:rFonts w:cstheme="minorHAnsi"/>
          <w:sz w:val="44"/>
          <w:szCs w:val="44"/>
        </w:rPr>
        <w:lastRenderedPageBreak/>
        <w:t>Utilities</w:t>
      </w:r>
      <w:r w:rsidRPr="005F76ED">
        <w:rPr>
          <w:rStyle w:val="Enfasidelicata"/>
          <w:rFonts w:cstheme="minorHAnsi"/>
          <w:szCs w:val="24"/>
        </w:rPr>
        <w:br/>
      </w:r>
    </w:p>
    <w:p w14:paraId="2297BD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qr code readers that scanned the given ticket</w:t>
      </w:r>
    </w:p>
    <w:p w14:paraId="324C14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scannedBy[t: Ticket] : set QRCodeReader {</w:t>
      </w:r>
    </w:p>
    <w:p w14:paraId="2BBAB0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scanned.(t.ticketCode)</w:t>
      </w:r>
    </w:p>
    <w:p w14:paraId="341FE3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66C6D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tickets managed by the given ticket system</w:t>
      </w:r>
    </w:p>
    <w:p w14:paraId="54A2F8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getAllTickets[ts: TicketSystem] : set Ticket {</w:t>
      </w:r>
    </w:p>
    <w:p w14:paraId="0B1336B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ts.insideMarket + ts.line + ts.pastTickets</w:t>
      </w:r>
    </w:p>
    <w:p w14:paraId="7B25AC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4DAA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getVUserTicketsAndVisits[u: VirtualUser] : set Ticket {</w:t>
      </w:r>
    </w:p>
    <w:p w14:paraId="4BAB098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u.(userVTickets + userVisits)</w:t>
      </w:r>
    </w:p>
    <w:p w14:paraId="7B99BD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40ED8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the ticket that manages the given ticket</w:t>
      </w:r>
    </w:p>
    <w:p w14:paraId="64C19A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getTicketManager[t: Ticket] : one TicketSystem{</w:t>
      </w:r>
    </w:p>
    <w:p w14:paraId="725E09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 insideMarket + pastTickets).t</w:t>
      </w:r>
    </w:p>
    <w:p w14:paraId="1C9EE3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77EB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checkEqualStateMarketPlusNewTicket[t: Ticket, m,m1 : Market]{</w:t>
      </w:r>
    </w:p>
    <w:p w14:paraId="5756AB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m1.ticketManager.(pastTickets + insideMarket) = m.ticketManager.(pastTickets + insideMarket)  and </w:t>
      </w:r>
    </w:p>
    <w:p w14:paraId="32EF96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m1.ticketManager.line= m.ticketManager.line + t and</w:t>
      </w:r>
    </w:p>
    <w:p w14:paraId="2C662A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m1.dispensers=m.dispensers and m1.cashDesks=m.cashDesks and m1.entrances=m.entrances and </w:t>
      </w:r>
    </w:p>
    <w:p w14:paraId="667BDC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m1.freeExit=m.freeExit and m1.manager=m.manager and m1.departments=m.departments</w:t>
      </w:r>
    </w:p>
    <w:p w14:paraId="38CD0D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D7959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checkEqualStateVUserPlusNewTicket[t: VirtualTicket, u,u1: VirtualUser]{</w:t>
      </w:r>
    </w:p>
    <w:p w14:paraId="3203EB8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 t and u1.userVisits = u.userVisits and u1.userDevice = u.userDevice</w:t>
      </w:r>
    </w:p>
    <w:p w14:paraId="5B6FC7C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A50E5E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checkEqualStateVUserPlusNewVisit[v: Visit, u,u1: VirtualUser]{</w:t>
      </w:r>
    </w:p>
    <w:p w14:paraId="3AE0157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and u1.userVisits = u.userVisits + v and u1.userDevice = u.userDevice</w:t>
      </w:r>
    </w:p>
    <w:p w14:paraId="41A4EC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0FA6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pred checkEqualStatePUserPlusNewTicket[t: PhysicalTicket, u,u1: PhysicalUser]{</w:t>
      </w:r>
    </w:p>
    <w:p w14:paraId="182CAE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u1.userPTickets=u.userPTickets + t</w:t>
      </w:r>
    </w:p>
    <w:p w14:paraId="75F64407" w14:textId="053F31DA" w:rsidR="00D45746" w:rsidRDefault="005432E1" w:rsidP="00D45746">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A8618B" w:rsidRDefault="000477F7" w:rsidP="00A8618B">
      <w:pPr>
        <w:pStyle w:val="Paragrafoelenco"/>
        <w:numPr>
          <w:ilvl w:val="0"/>
          <w:numId w:val="74"/>
        </w:numPr>
        <w:spacing w:line="240" w:lineRule="auto"/>
        <w:rPr>
          <w:rStyle w:val="Enfasidelicata"/>
          <w:rFonts w:cstheme="minorHAnsi"/>
          <w:sz w:val="44"/>
          <w:szCs w:val="44"/>
        </w:rPr>
      </w:pPr>
      <w:r w:rsidRPr="00A8618B">
        <w:rPr>
          <w:rStyle w:val="Enfasidelicata"/>
          <w:rFonts w:cstheme="minorHAnsi"/>
          <w:sz w:val="44"/>
          <w:szCs w:val="44"/>
        </w:rPr>
        <w:t>Facts</w:t>
      </w:r>
    </w:p>
    <w:p w14:paraId="7279817B" w14:textId="77777777" w:rsidR="000477F7" w:rsidRPr="00A8618B"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ADFA6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m: Market, d: Date, t: TimeSlot | </w:t>
      </w:r>
    </w:p>
    <w:p w14:paraId="5113CE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let marketTickets=  getAllTickets[m.ticketManager] |</w:t>
      </w:r>
    </w:p>
    <w:p w14:paraId="7FEDABD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#(marketTickets &amp; ticketDate.d &amp; ticketTimeSlot.t) &lt;= m.ticketManager.maxUsersPerSlot</w:t>
      </w:r>
    </w:p>
    <w:p w14:paraId="5BE6A9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B0475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//definition of user safety</w:t>
      </w:r>
    </w:p>
    <w:p w14:paraId="539610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3F0A6A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vu: VirtualUser | vu.userStatus = Safe iff </w:t>
      </w:r>
    </w:p>
    <w:p w14:paraId="0DA69B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(vu.userVTickets + vu.userVisits) and</w:t>
      </w:r>
    </w:p>
    <w:p w14:paraId="4BB32B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3397259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pu: PhysicalUser | pu.userStatus = Safe iff </w:t>
      </w:r>
    </w:p>
    <w:p w14:paraId="488AA0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pu.userPTickets and</w:t>
      </w:r>
    </w:p>
    <w:p w14:paraId="092AC6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48FCA4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3DFE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5C60606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ab/>
        <w:t>#scannedBy[t] &lt;= 2  and</w:t>
      </w:r>
    </w:p>
    <w:p w14:paraId="7BFCD2BD" w14:textId="039CC818" w:rsidR="005432E1" w:rsidRPr="00A8618B" w:rsidRDefault="005432E1" w:rsidP="00A8618B">
      <w:pPr>
        <w:pStyle w:val="Paragrafoelenco"/>
        <w:spacing w:line="240" w:lineRule="auto"/>
        <w:ind w:left="360" w:firstLine="360"/>
        <w:rPr>
          <w:rStyle w:val="Enfasidelicata"/>
          <w:rFonts w:asciiTheme="minorHAnsi" w:hAnsiTheme="minorHAnsi" w:cstheme="minorHAnsi"/>
          <w:szCs w:val="24"/>
        </w:rPr>
      </w:pPr>
      <w:r w:rsidRPr="00A8618B">
        <w:rPr>
          <w:rStyle w:val="Enfasidelicata"/>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(#scannedBy[t]  = 2 ) implies ( let ts = getTicketManager[t] | t in ts.pastTickets and #(scannedBy[t]  &amp; (ticketManager.ts).entrances) = 1 and #(scannedBy[t]  &amp; ((ticketManager.ts).freeExit + (ticketManager.ts).cashDesks.reader)) = 1)) and</w:t>
      </w:r>
    </w:p>
    <w:p w14:paraId="4B6E8A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(#scannedBy[t]  = 1  iff let ts =  getTicketManager[t] | t in ts.insideMarket and #(scannedBy[t]  &amp; (ticketManager.ts).entrances) = 1 ) and</w:t>
      </w:r>
    </w:p>
    <w:p w14:paraId="2F95F9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#scannedBy[t]  = 0 implies ( (no t1: Ticket | t1 != t and getTicketManager[t1] = getTicketManager[t]  and t1 in getTicketManager[t1].pastTickets and #scannedBy[t1]  = 2 and </w:t>
      </w:r>
    </w:p>
    <w:p w14:paraId="67F2DC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(t1.ticketDate != getTicketManager[t1].currentDate and t.ticketDate = t1.ticketDate or </w:t>
      </w:r>
    </w:p>
    <w:p w14:paraId="6AF841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t1.ticketTimeSlot != getTicketManager[t1].currentTimeSlot  and t.ticketDate = t1.ticketDate and t.ticketTimeSlot=t1.ticketTimeSlot )) implies</w:t>
      </w:r>
    </w:p>
    <w:p w14:paraId="50FEDC3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getTicketManager[t].line else t in  getTicketManager[t].pastTickets))</w:t>
      </w:r>
    </w:p>
    <w:p w14:paraId="5C53A4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FEA8A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24B4AE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one d: TicketDispenser | pt in d.distributedTickets and dispensers.d = ticketManager.((line + insideMarket + pastTickets).pt)</w:t>
      </w:r>
    </w:p>
    <w:p w14:paraId="42969F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8D3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Ticket in two different markets' TicketSystem, in any of the states (inside, past, in line)</w:t>
      </w:r>
    </w:p>
    <w:p w14:paraId="67AD4CD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7E6928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ts1,ts2: TicketSystem |</w:t>
      </w:r>
    </w:p>
    <w:p w14:paraId="234095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 getAllTickets[ts1] &amp; getAllTickets[ts2]) != 0</w:t>
      </w:r>
    </w:p>
    <w:p w14:paraId="7FA2B0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6268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dispenser/cash desks/departments/ticketManager for disjoint markets</w:t>
      </w:r>
    </w:p>
    <w:p w14:paraId="359BBA8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324EE5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m1,m2: Market |</w:t>
      </w:r>
    </w:p>
    <w:p w14:paraId="17C40BB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28448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has a different QRCode</w:t>
      </w:r>
    </w:p>
    <w:p w14:paraId="3554C5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024EE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t1,t2: Ticket |</w:t>
      </w:r>
    </w:p>
    <w:p w14:paraId="73D9FE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#(t1.ticketCode &amp; t2.ticketCode)!= 0</w:t>
      </w:r>
    </w:p>
    <w:p w14:paraId="0D0F84E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9D0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D4662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Department | departments.d1 = departments.d2 implies no c: Category | c in d1.categories and c in d2.categories</w:t>
      </w:r>
    </w:p>
    <w:p w14:paraId="1043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FF2F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//different markets have no same QRcodeReader</w:t>
      </w:r>
    </w:p>
    <w:p w14:paraId="5D720D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B7868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m1,m2: Market |  (m1.freeExit + m1.entrances + m1.cashDesks.reader) &amp; (m2.freeExit + m2.entrances + m2.cashDesks.reader) = none</w:t>
      </w:r>
    </w:p>
    <w:p w14:paraId="553F99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w:t>
      </w:r>
    </w:p>
    <w:p w14:paraId="03F733A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Device has a different GPS device</w:t>
      </w:r>
    </w:p>
    <w:p w14:paraId="632B98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A8439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SmartDevice |</w:t>
      </w:r>
    </w:p>
    <w:p w14:paraId="5DA8BA5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EA129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146A13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 TicketSystem | </w:t>
      </w:r>
    </w:p>
    <w:p w14:paraId="44872C9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#(ticketManager.t) = 1</w:t>
      </w:r>
    </w:p>
    <w:p w14:paraId="10C77C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04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//eachQRCodeReader is associated to a desk, an </w:t>
      </w:r>
      <w:proofErr w:type="gramStart"/>
      <w:r w:rsidRPr="00A8618B">
        <w:rPr>
          <w:rStyle w:val="Enfasidelicata"/>
          <w:rFonts w:asciiTheme="minorHAnsi" w:hAnsiTheme="minorHAnsi" w:cstheme="minorHAnsi"/>
          <w:szCs w:val="24"/>
        </w:rPr>
        <w:t>entrance</w:t>
      </w:r>
      <w:proofErr w:type="gramEnd"/>
      <w:r w:rsidRPr="00A8618B">
        <w:rPr>
          <w:rStyle w:val="Enfasidelicata"/>
          <w:rFonts w:asciiTheme="minorHAnsi" w:hAnsiTheme="minorHAnsi" w:cstheme="minorHAnsi"/>
          <w:szCs w:val="24"/>
        </w:rPr>
        <w:t xml:space="preserve"> or an exit</w:t>
      </w:r>
    </w:p>
    <w:p w14:paraId="686468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F04D4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qr: QRCodeReader | #(freeExit.qr + entrances.qr + reader.qr) = 1</w:t>
      </w:r>
    </w:p>
    <w:p w14:paraId="274EE5D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8D3BC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QRCode is associated to one ticket</w:t>
      </w:r>
    </w:p>
    <w:p w14:paraId="1078E34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08B2EE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c: QRCode | #(ticketCode.c) = 1 </w:t>
      </w:r>
    </w:p>
    <w:p w14:paraId="536761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1643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dispenser is associated to one market</w:t>
      </w:r>
    </w:p>
    <w:p w14:paraId="05092F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C6AE1B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td: TicketDispenser | #(dispensers.td) = 1</w:t>
      </w:r>
    </w:p>
    <w:p w14:paraId="3B622F0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B2071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cashDesk is associated to one market</w:t>
      </w:r>
    </w:p>
    <w:p w14:paraId="291002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6397A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cd: CashDesk | #(cashDesks.cd) = 1</w:t>
      </w:r>
    </w:p>
    <w:p w14:paraId="46279E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8F395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department is associated to one market</w:t>
      </w:r>
    </w:p>
    <w:p w14:paraId="0A8D5F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C8A2C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 Department | #(departments.d) = 1</w:t>
      </w:r>
    </w:p>
    <w:p w14:paraId="0BE399F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595847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item is associated to one category</w:t>
      </w:r>
    </w:p>
    <w:p w14:paraId="5A59C2F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099E4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i: Item | #(products.i) = 1</w:t>
      </w:r>
    </w:p>
    <w:p w14:paraId="6ACEFB3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188A9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//each GPS is associated to a SmartDevice</w:t>
      </w:r>
    </w:p>
    <w:p w14:paraId="0709F3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23D948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g: GPS | #(localizationDevice.g) =1 </w:t>
      </w:r>
    </w:p>
    <w:p w14:paraId="61C8971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759F13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SmartDevice is associated to a Virtual User</w:t>
      </w:r>
    </w:p>
    <w:p w14:paraId="5A9D665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36CB2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sd: SmartDevice | #(userDevice.sd) =1 </w:t>
      </w:r>
    </w:p>
    <w:p w14:paraId="5BFE92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A8618B"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D05614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vt: VirtualTicket |  #(userVTickets.vt) = 1</w:t>
      </w:r>
    </w:p>
    <w:p w14:paraId="32719D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#(userPTickets.pt) = 1</w:t>
      </w:r>
    </w:p>
    <w:p w14:paraId="4BB37C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15E30176" w14:textId="43089C27" w:rsidR="000477F7" w:rsidRPr="00A8618B" w:rsidRDefault="00C94560" w:rsidP="00A8618B">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p>
    <w:p w14:paraId="1832A4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//G3. User inside stores are safe</w:t>
      </w:r>
    </w:p>
    <w:p w14:paraId="69EEF0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allUsersInsideStoresAreSafe{</w:t>
      </w:r>
    </w:p>
    <w:p w14:paraId="0E9A5DE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u: User | u.userStatus= Safe</w:t>
      </w:r>
    </w:p>
    <w:p w14:paraId="5310E25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9C8471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7</w:t>
      </w:r>
      <w:r w:rsidRPr="00A8618B">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vUserGetsTicket[m,m1: Market, u,u1: VirtualUser]{</w:t>
      </w:r>
    </w:p>
    <w:p w14:paraId="6C14362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5E6E12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3FC838B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w:t>
      </w:r>
    </w:p>
    <w:p w14:paraId="7F34FF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F4BF8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checkEqualStateVUserPlusNewTicket[t, u,u1]</w:t>
      </w:r>
    </w:p>
    <w:p w14:paraId="109A5C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E97B4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8</w:t>
      </w:r>
      <w:r w:rsidRPr="00A8618B">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pUserGetsTicket[m,m1: Market, u,u1: PhysicalUser]{</w:t>
      </w:r>
    </w:p>
    <w:p w14:paraId="6E71FF0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2651A1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24B0BC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 m1.dispensers.distributedTickets =m.dispensers.distributedTickets + t and</w:t>
      </w:r>
    </w:p>
    <w:p w14:paraId="2B421F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2B57F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checkEqualStatePUserPlusNewTicket[t, u,u1]</w:t>
      </w:r>
    </w:p>
    <w:p w14:paraId="27F442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0A036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vUserBooksVisit[m,m1: Market, u,u1: VirtualUser,ts: TimeSlot, d: Date]{</w:t>
      </w:r>
    </w:p>
    <w:p w14:paraId="47A425A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w:t>
      </w:r>
      <w:r w:rsidRPr="00A8618B">
        <w:rPr>
          <w:rStyle w:val="Enfasidelicata"/>
          <w:rFonts w:asciiTheme="minorHAnsi" w:hAnsiTheme="minorHAnsi" w:cstheme="minorHAnsi"/>
          <w:szCs w:val="24"/>
        </w:rPr>
        <w:tab/>
        <w:t xml:space="preserve">(d-&gt;ts) in m.ticketManager.availableSlots and </w:t>
      </w:r>
    </w:p>
    <w:p w14:paraId="7F4642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some v: Visit | v.ticketDate = d and v.ticketTimeSlot = ts and </w:t>
      </w:r>
    </w:p>
    <w:p w14:paraId="4573F9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checkEqualStateVUserPlusNewVisit[v,u,u1] and checkEqualStateMarketPlusNewTicket[v,m,m1]</w:t>
      </w:r>
      <w:r w:rsidRPr="00A8618B">
        <w:rPr>
          <w:rStyle w:val="Enfasidelicata"/>
          <w:rFonts w:asciiTheme="minorHAnsi" w:hAnsiTheme="minorHAnsi" w:cstheme="minorHAnsi"/>
          <w:szCs w:val="24"/>
        </w:rPr>
        <w:tab/>
      </w:r>
    </w:p>
    <w:p w14:paraId="0D45304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25A1F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 cannot shop whitout having registered their entrance scanning QRCode</w:t>
      </w:r>
    </w:p>
    <w:p w14:paraId="511AF8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noExitWithoutEntering{</w:t>
      </w:r>
    </w:p>
    <w:p w14:paraId="12BF263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t: Ticket | (one qrReader: QRCodeReader | t.ticketCode in qrReader.scanned and qrReader in (Market.freeExit + Market.cashDesks.reader)) and</w:t>
      </w:r>
    </w:p>
    <w:p w14:paraId="14B1FC20" w14:textId="77777777" w:rsidR="00FE4D64" w:rsidRDefault="005432E1" w:rsidP="00FE4D64">
      <w:pPr>
        <w:pStyle w:val="Paragrafoelenco"/>
        <w:rPr>
          <w:rStyle w:val="Enfasidelicata"/>
          <w:rFonts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qrReader: QRCodeReader | t.ticketCode in qrReader.scanned and qrReader in Market.entrances</w:t>
      </w:r>
    </w:p>
    <w:p w14:paraId="1236FFE4" w14:textId="08EA91EB" w:rsidR="0055768D" w:rsidRPr="00A8618B" w:rsidRDefault="005432E1" w:rsidP="00A8618B">
      <w:pPr>
        <w:pStyle w:val="Paragrafoelenco"/>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818F746" w14:textId="45FB3FB1" w:rsidR="007F0651" w:rsidRPr="002C295C" w:rsidRDefault="0055768D" w:rsidP="00A8618B">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run vUserGetsTicket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run vUserBooksVisit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run 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check noExitWithoutEntering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check allUsersInsideStoresAreSafe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707"/>
      <w:r w:rsidRPr="00B20E3B">
        <w:rPr>
          <w:rStyle w:val="Enfasidelicata"/>
          <w:rFonts w:cstheme="minorHAnsi"/>
          <w:szCs w:val="24"/>
        </w:rPr>
        <w:t>StoreManager</w:t>
      </w:r>
      <w:commentRangeEnd w:id="707"/>
      <w:r>
        <w:rPr>
          <w:rStyle w:val="Rimandocommento"/>
        </w:rPr>
        <w:commentReference w:id="707"/>
      </w:r>
      <w:r w:rsidRPr="00B20E3B">
        <w:rPr>
          <w:rStyle w:val="Enfasidelicata"/>
          <w:rFonts w:cstheme="minorHAnsi"/>
          <w:szCs w:val="24"/>
        </w:rPr>
        <w:t>,exactly 1 TicketDispenser,exactly 1 CashDesk,exactly 2 VirtualUser,exactly 1 PhysicalUser,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A8618B"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lastRenderedPageBreak/>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A8618B">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A8618B">
      <w:pPr>
        <w:spacing w:line="240" w:lineRule="auto"/>
        <w:rPr>
          <w:rStyle w:val="Enfasidelicata"/>
          <w:sz w:val="28"/>
          <w:szCs w:val="28"/>
        </w:rPr>
      </w:pPr>
    </w:p>
    <w:p w14:paraId="0B7DD446" w14:textId="40B320F3" w:rsidR="00B63CFA" w:rsidRPr="00A8618B" w:rsidDel="0073751A" w:rsidRDefault="00B63CFA" w:rsidP="00A8618B">
      <w:pPr>
        <w:pStyle w:val="Paragrafoelenco"/>
        <w:spacing w:line="240" w:lineRule="auto"/>
        <w:rPr>
          <w:del w:id="708" w:author="Etion Pinari" w:date="2020-12-12T12:58:00Z"/>
          <w:rStyle w:val="Enfasidelicata"/>
          <w:sz w:val="28"/>
          <w:szCs w:val="28"/>
        </w:rPr>
      </w:pPr>
    </w:p>
    <w:p w14:paraId="15E01E35" w14:textId="6F7316C1" w:rsidR="00B339C9" w:rsidDel="0073751A" w:rsidRDefault="00B339C9" w:rsidP="0073751A">
      <w:pPr>
        <w:rPr>
          <w:del w:id="709" w:author="Etion Pinari" w:date="2020-12-12T12:58:00Z"/>
          <w:rStyle w:val="Enfasidelicata"/>
          <w:sz w:val="44"/>
          <w:szCs w:val="44"/>
        </w:rPr>
      </w:pPr>
    </w:p>
    <w:p w14:paraId="3CC44EA2" w14:textId="78A60397" w:rsidR="00A604EB" w:rsidDel="0073751A" w:rsidRDefault="00A604EB">
      <w:pPr>
        <w:rPr>
          <w:del w:id="710" w:author="Etion Pinari" w:date="2020-12-12T12:58:00Z"/>
          <w:rStyle w:val="Enfasidelicata"/>
          <w:sz w:val="44"/>
          <w:szCs w:val="44"/>
        </w:rPr>
        <w:pPrChange w:id="711" w:author="Etion Pinari" w:date="2020-12-12T12:58:00Z">
          <w:pPr>
            <w:spacing w:line="240" w:lineRule="auto"/>
          </w:pPr>
        </w:pPrChange>
      </w:pPr>
    </w:p>
    <w:p w14:paraId="4FF2F7C8" w14:textId="13E4B630" w:rsidR="00A604EB" w:rsidRPr="002C295C" w:rsidDel="0073751A" w:rsidRDefault="00A604EB">
      <w:pPr>
        <w:rPr>
          <w:del w:id="712" w:author="Etion Pinari" w:date="2020-12-12T12:58:00Z"/>
          <w:rStyle w:val="Enfasidelicata"/>
          <w:sz w:val="44"/>
          <w:szCs w:val="44"/>
        </w:rPr>
        <w:pPrChange w:id="713" w:author="Etion Pinari" w:date="2020-12-12T12:58:00Z">
          <w:pPr>
            <w:spacing w:line="240" w:lineRule="auto"/>
          </w:pPr>
        </w:pPrChange>
      </w:pPr>
    </w:p>
    <w:p w14:paraId="3D1891D5" w14:textId="15C4EDDD" w:rsidR="007E3870" w:rsidDel="0073751A" w:rsidRDefault="007E3870">
      <w:pPr>
        <w:rPr>
          <w:del w:id="714" w:author="Etion Pinari" w:date="2020-12-12T12:58:00Z"/>
          <w:rStyle w:val="Enfasidelicata"/>
          <w:sz w:val="44"/>
          <w:szCs w:val="44"/>
        </w:rPr>
        <w:pPrChange w:id="715" w:author="Etion Pinari" w:date="2020-12-12T12:58:00Z">
          <w:pPr>
            <w:pStyle w:val="Paragrafoelenco"/>
            <w:spacing w:line="240" w:lineRule="auto"/>
          </w:pPr>
        </w:pPrChange>
      </w:pPr>
    </w:p>
    <w:p w14:paraId="183F1124" w14:textId="51C48339" w:rsidR="0073751A" w:rsidRDefault="001A5FAF" w:rsidP="001A5FAF">
      <w:pPr>
        <w:pStyle w:val="Paragrafoelenco"/>
        <w:numPr>
          <w:ilvl w:val="0"/>
          <w:numId w:val="9"/>
        </w:numPr>
        <w:spacing w:line="240" w:lineRule="auto"/>
        <w:rPr>
          <w:ins w:id="716" w:author="Etion Pinari" w:date="2020-12-12T12:58:00Z"/>
          <w:rStyle w:val="Enfasidelicata"/>
          <w:sz w:val="44"/>
          <w:szCs w:val="44"/>
        </w:rPr>
      </w:pPr>
      <w:r>
        <w:rPr>
          <w:rStyle w:val="Enfasidelicata"/>
          <w:sz w:val="44"/>
          <w:szCs w:val="44"/>
        </w:rPr>
        <w:t>EFFORT SPENT</w:t>
      </w:r>
    </w:p>
    <w:p w14:paraId="7AEB04E9" w14:textId="77777777" w:rsidR="0073751A" w:rsidRDefault="0073751A">
      <w:pPr>
        <w:pStyle w:val="Paragrafoelenco"/>
        <w:spacing w:line="240" w:lineRule="auto"/>
        <w:ind w:left="360"/>
        <w:rPr>
          <w:ins w:id="717" w:author="Etion Pinari" w:date="2020-12-12T12:58:00Z"/>
          <w:rStyle w:val="Enfasidelicata"/>
          <w:sz w:val="44"/>
          <w:szCs w:val="44"/>
        </w:rPr>
        <w:pPrChange w:id="718" w:author="Etion Pinari" w:date="2020-12-12T12:58:00Z">
          <w:pPr>
            <w:pStyle w:val="Paragrafoelenco"/>
            <w:numPr>
              <w:numId w:val="9"/>
            </w:numPr>
            <w:spacing w:line="240" w:lineRule="auto"/>
            <w:ind w:left="360" w:hanging="360"/>
          </w:pPr>
        </w:pPrChange>
      </w:pPr>
    </w:p>
    <w:p w14:paraId="36FF1EA1" w14:textId="4CD4E12D" w:rsidR="0073751A" w:rsidRPr="0073751A" w:rsidRDefault="0073751A" w:rsidP="0073751A">
      <w:pPr>
        <w:pStyle w:val="Paragrafoelenco"/>
        <w:numPr>
          <w:ilvl w:val="0"/>
          <w:numId w:val="101"/>
        </w:numPr>
        <w:spacing w:line="240" w:lineRule="auto"/>
        <w:rPr>
          <w:ins w:id="719" w:author="Etion Pinari" w:date="2020-12-12T12:59:00Z"/>
          <w:rStyle w:val="Enfasidelicata"/>
          <w:sz w:val="44"/>
          <w:szCs w:val="44"/>
          <w:rPrChange w:id="720" w:author="Etion Pinari" w:date="2020-12-12T12:59:00Z">
            <w:rPr>
              <w:ins w:id="721" w:author="Etion Pinari" w:date="2020-12-12T12:59:00Z"/>
              <w:rStyle w:val="Enfasidelicata"/>
              <w:sz w:val="28"/>
              <w:szCs w:val="28"/>
            </w:rPr>
          </w:rPrChange>
        </w:rPr>
      </w:pPr>
      <w:ins w:id="722" w:author="Etion Pinari" w:date="2020-12-12T12:58:00Z">
        <w:r>
          <w:rPr>
            <w:rStyle w:val="Enfasidelicata"/>
            <w:sz w:val="28"/>
            <w:szCs w:val="28"/>
          </w:rPr>
          <w:t>As a group:</w:t>
        </w:r>
      </w:ins>
    </w:p>
    <w:p w14:paraId="1DCF48E7" w14:textId="77777777" w:rsidR="0073751A" w:rsidRPr="0073751A" w:rsidRDefault="0073751A">
      <w:pPr>
        <w:pStyle w:val="Paragrafoelenco"/>
        <w:spacing w:line="240" w:lineRule="auto"/>
        <w:rPr>
          <w:ins w:id="723" w:author="Etion Pinari" w:date="2020-12-12T12:58:00Z"/>
          <w:rStyle w:val="Enfasidelicata"/>
          <w:sz w:val="44"/>
          <w:szCs w:val="44"/>
          <w:rPrChange w:id="724" w:author="Etion Pinari" w:date="2020-12-12T12:58:00Z">
            <w:rPr>
              <w:ins w:id="725" w:author="Etion Pinari" w:date="2020-12-12T12:58:00Z"/>
              <w:rStyle w:val="Enfasidelicata"/>
              <w:sz w:val="28"/>
              <w:szCs w:val="28"/>
            </w:rPr>
          </w:rPrChange>
        </w:rPr>
        <w:pPrChange w:id="726" w:author="Etion Pinari" w:date="2020-12-12T12:59:00Z">
          <w:pPr>
            <w:pStyle w:val="Paragrafoelenco"/>
            <w:numPr>
              <w:numId w:val="101"/>
            </w:numPr>
            <w:spacing w:line="240" w:lineRule="auto"/>
            <w:ind w:hanging="360"/>
          </w:pPr>
        </w:pPrChange>
      </w:pPr>
    </w:p>
    <w:tbl>
      <w:tblPr>
        <w:tblStyle w:val="Grigliatabella"/>
        <w:tblW w:w="0" w:type="auto"/>
        <w:tblInd w:w="720" w:type="dxa"/>
        <w:tblLook w:val="04A0" w:firstRow="1" w:lastRow="0" w:firstColumn="1" w:lastColumn="0" w:noHBand="0" w:noVBand="1"/>
        <w:tblPrChange w:id="727" w:author="Etion Pinari" w:date="2020-12-12T13:06:00Z">
          <w:tblPr>
            <w:tblStyle w:val="Grigliatabella"/>
            <w:tblW w:w="0" w:type="auto"/>
            <w:tblInd w:w="720" w:type="dxa"/>
            <w:tblLook w:val="04A0" w:firstRow="1" w:lastRow="0" w:firstColumn="1" w:lastColumn="0" w:noHBand="0" w:noVBand="1"/>
          </w:tblPr>
        </w:tblPrChange>
      </w:tblPr>
      <w:tblGrid>
        <w:gridCol w:w="1345"/>
        <w:gridCol w:w="6210"/>
        <w:gridCol w:w="1687"/>
        <w:tblGridChange w:id="728">
          <w:tblGrid>
            <w:gridCol w:w="1345"/>
            <w:gridCol w:w="1709"/>
            <w:gridCol w:w="3073"/>
            <w:gridCol w:w="1428"/>
            <w:gridCol w:w="1687"/>
          </w:tblGrid>
        </w:tblGridChange>
      </w:tblGrid>
      <w:tr w:rsidR="0073751A" w14:paraId="5376B867" w14:textId="77777777" w:rsidTr="00243BFD">
        <w:trPr>
          <w:ins w:id="729" w:author="Etion Pinari" w:date="2020-12-12T12:59:00Z"/>
        </w:trPr>
        <w:tc>
          <w:tcPr>
            <w:tcW w:w="1345" w:type="dxa"/>
            <w:shd w:val="clear" w:color="auto" w:fill="D9D9D9" w:themeFill="background1" w:themeFillShade="D9"/>
            <w:tcPrChange w:id="730" w:author="Etion Pinari" w:date="2020-12-12T13:06:00Z">
              <w:tcPr>
                <w:tcW w:w="3320" w:type="dxa"/>
                <w:gridSpan w:val="2"/>
              </w:tcPr>
            </w:tcPrChange>
          </w:tcPr>
          <w:p w14:paraId="243D5B89" w14:textId="7C7A44D7" w:rsidR="0073751A" w:rsidRPr="0073751A" w:rsidRDefault="0073751A">
            <w:pPr>
              <w:pStyle w:val="Paragrafoelenco"/>
              <w:ind w:left="0"/>
              <w:jc w:val="center"/>
              <w:rPr>
                <w:ins w:id="731" w:author="Etion Pinari" w:date="2020-12-12T12:59:00Z"/>
                <w:rStyle w:val="Enfasidelicata"/>
                <w:sz w:val="40"/>
                <w:szCs w:val="40"/>
                <w:rPrChange w:id="732" w:author="Etion Pinari" w:date="2020-12-12T13:00:00Z">
                  <w:rPr>
                    <w:ins w:id="733" w:author="Etion Pinari" w:date="2020-12-12T12:59:00Z"/>
                    <w:rStyle w:val="Enfasidelicata"/>
                    <w:sz w:val="44"/>
                    <w:szCs w:val="44"/>
                  </w:rPr>
                </w:rPrChange>
              </w:rPr>
              <w:pPrChange w:id="734" w:author="Etion Pinari" w:date="2020-12-12T13:00:00Z">
                <w:pPr>
                  <w:pStyle w:val="Paragrafoelenco"/>
                  <w:ind w:left="0"/>
                </w:pPr>
              </w:pPrChange>
            </w:pPr>
            <w:ins w:id="735" w:author="Etion Pinari" w:date="2020-12-12T12:59:00Z">
              <w:r w:rsidRPr="0073751A">
                <w:rPr>
                  <w:rStyle w:val="Enfasidelicata"/>
                  <w:sz w:val="40"/>
                  <w:szCs w:val="40"/>
                  <w:rPrChange w:id="736" w:author="Etion Pinari" w:date="2020-12-12T13:00:00Z">
                    <w:rPr>
                      <w:rStyle w:val="Enfasidelicata"/>
                      <w:sz w:val="44"/>
                      <w:szCs w:val="44"/>
                    </w:rPr>
                  </w:rPrChange>
                </w:rPr>
                <w:t>Date</w:t>
              </w:r>
            </w:ins>
          </w:p>
        </w:tc>
        <w:tc>
          <w:tcPr>
            <w:tcW w:w="6210" w:type="dxa"/>
            <w:tcPrChange w:id="737" w:author="Etion Pinari" w:date="2020-12-12T13:06:00Z">
              <w:tcPr>
                <w:tcW w:w="3321" w:type="dxa"/>
              </w:tcPr>
            </w:tcPrChange>
          </w:tcPr>
          <w:p w14:paraId="60ED51BD" w14:textId="77838D42" w:rsidR="0073751A" w:rsidRPr="0073751A" w:rsidRDefault="0073751A">
            <w:pPr>
              <w:pStyle w:val="Paragrafoelenco"/>
              <w:ind w:left="0"/>
              <w:jc w:val="center"/>
              <w:rPr>
                <w:ins w:id="738" w:author="Etion Pinari" w:date="2020-12-12T12:59:00Z"/>
                <w:rStyle w:val="Enfasidelicata"/>
                <w:sz w:val="40"/>
                <w:szCs w:val="40"/>
                <w:rPrChange w:id="739" w:author="Etion Pinari" w:date="2020-12-12T13:00:00Z">
                  <w:rPr>
                    <w:ins w:id="740" w:author="Etion Pinari" w:date="2020-12-12T12:59:00Z"/>
                    <w:rStyle w:val="Enfasidelicata"/>
                    <w:sz w:val="44"/>
                    <w:szCs w:val="44"/>
                  </w:rPr>
                </w:rPrChange>
              </w:rPr>
              <w:pPrChange w:id="741" w:author="Etion Pinari" w:date="2020-12-12T13:00:00Z">
                <w:pPr>
                  <w:pStyle w:val="Paragrafoelenco"/>
                  <w:ind w:left="0"/>
                </w:pPr>
              </w:pPrChange>
            </w:pPr>
            <w:ins w:id="742" w:author="Etion Pinari" w:date="2020-12-12T12:59:00Z">
              <w:r w:rsidRPr="0073751A">
                <w:rPr>
                  <w:rStyle w:val="Enfasidelicata"/>
                  <w:sz w:val="40"/>
                  <w:szCs w:val="40"/>
                  <w:rPrChange w:id="743" w:author="Etion Pinari" w:date="2020-12-12T13:00:00Z">
                    <w:rPr>
                      <w:rStyle w:val="Enfasidelicata"/>
                      <w:sz w:val="44"/>
                      <w:szCs w:val="44"/>
                    </w:rPr>
                  </w:rPrChange>
                </w:rPr>
                <w:t>Topic</w:t>
              </w:r>
            </w:ins>
          </w:p>
        </w:tc>
        <w:tc>
          <w:tcPr>
            <w:tcW w:w="1687" w:type="dxa"/>
            <w:shd w:val="clear" w:color="auto" w:fill="D9D9D9" w:themeFill="background1" w:themeFillShade="D9"/>
            <w:tcPrChange w:id="744" w:author="Etion Pinari" w:date="2020-12-12T13:06:00Z">
              <w:tcPr>
                <w:tcW w:w="3321" w:type="dxa"/>
                <w:gridSpan w:val="2"/>
              </w:tcPr>
            </w:tcPrChange>
          </w:tcPr>
          <w:p w14:paraId="0B6597A1" w14:textId="6E16852F" w:rsidR="0073751A" w:rsidRPr="0073751A" w:rsidRDefault="0073751A">
            <w:pPr>
              <w:pStyle w:val="Paragrafoelenco"/>
              <w:ind w:left="0"/>
              <w:jc w:val="center"/>
              <w:rPr>
                <w:ins w:id="745" w:author="Etion Pinari" w:date="2020-12-12T12:59:00Z"/>
                <w:rStyle w:val="Enfasidelicata"/>
                <w:sz w:val="40"/>
                <w:szCs w:val="40"/>
                <w:rPrChange w:id="746" w:author="Etion Pinari" w:date="2020-12-12T13:00:00Z">
                  <w:rPr>
                    <w:ins w:id="747" w:author="Etion Pinari" w:date="2020-12-12T12:59:00Z"/>
                    <w:rStyle w:val="Enfasidelicata"/>
                    <w:sz w:val="44"/>
                    <w:szCs w:val="44"/>
                  </w:rPr>
                </w:rPrChange>
              </w:rPr>
              <w:pPrChange w:id="748" w:author="Etion Pinari" w:date="2020-12-12T13:00:00Z">
                <w:pPr>
                  <w:pStyle w:val="Paragrafoelenco"/>
                  <w:ind w:left="0"/>
                </w:pPr>
              </w:pPrChange>
            </w:pPr>
            <w:ins w:id="749" w:author="Etion Pinari" w:date="2020-12-12T12:59:00Z">
              <w:r w:rsidRPr="0073751A">
                <w:rPr>
                  <w:rStyle w:val="Enfasidelicata"/>
                  <w:sz w:val="40"/>
                  <w:szCs w:val="40"/>
                  <w:rPrChange w:id="750" w:author="Etion Pinari" w:date="2020-12-12T13:00:00Z">
                    <w:rPr>
                      <w:rStyle w:val="Enfasidelicata"/>
                      <w:sz w:val="44"/>
                      <w:szCs w:val="44"/>
                    </w:rPr>
                  </w:rPrChange>
                </w:rPr>
                <w:t>#Hours</w:t>
              </w:r>
            </w:ins>
          </w:p>
        </w:tc>
      </w:tr>
      <w:tr w:rsidR="0073751A" w14:paraId="4A2887D8" w14:textId="77777777" w:rsidTr="00243BFD">
        <w:trPr>
          <w:ins w:id="751" w:author="Etion Pinari" w:date="2020-12-12T12:59:00Z"/>
        </w:trPr>
        <w:tc>
          <w:tcPr>
            <w:tcW w:w="1345" w:type="dxa"/>
            <w:shd w:val="clear" w:color="auto" w:fill="D9D9D9" w:themeFill="background1" w:themeFillShade="D9"/>
            <w:tcPrChange w:id="752" w:author="Etion Pinari" w:date="2020-12-12T13:06:00Z">
              <w:tcPr>
                <w:tcW w:w="3320" w:type="dxa"/>
                <w:gridSpan w:val="2"/>
              </w:tcPr>
            </w:tcPrChange>
          </w:tcPr>
          <w:p w14:paraId="0C8D3B1C" w14:textId="0C4A1880" w:rsidR="0073751A" w:rsidRPr="0073751A" w:rsidRDefault="0073751A" w:rsidP="0073751A">
            <w:pPr>
              <w:pStyle w:val="Paragrafoelenco"/>
              <w:ind w:left="0"/>
              <w:rPr>
                <w:ins w:id="753" w:author="Etion Pinari" w:date="2020-12-12T12:59:00Z"/>
                <w:rStyle w:val="Enfasidelicata"/>
                <w:i w:val="0"/>
                <w:iCs w:val="0"/>
                <w:szCs w:val="24"/>
                <w:rPrChange w:id="754" w:author="Etion Pinari" w:date="2020-12-12T13:00:00Z">
                  <w:rPr>
                    <w:ins w:id="755" w:author="Etion Pinari" w:date="2020-12-12T12:59:00Z"/>
                    <w:rStyle w:val="Enfasidelicata"/>
                    <w:sz w:val="44"/>
                    <w:szCs w:val="44"/>
                  </w:rPr>
                </w:rPrChange>
              </w:rPr>
            </w:pPr>
            <w:ins w:id="756" w:author="Etion Pinari" w:date="2020-12-12T13:00:00Z">
              <w:r>
                <w:rPr>
                  <w:rStyle w:val="Enfasidelicata"/>
                  <w:i w:val="0"/>
                  <w:iCs w:val="0"/>
                  <w:szCs w:val="24"/>
                </w:rPr>
                <w:t>14-10-2020</w:t>
              </w:r>
            </w:ins>
          </w:p>
        </w:tc>
        <w:tc>
          <w:tcPr>
            <w:tcW w:w="6210" w:type="dxa"/>
            <w:tcPrChange w:id="757" w:author="Etion Pinari" w:date="2020-12-12T13:06:00Z">
              <w:tcPr>
                <w:tcW w:w="3321" w:type="dxa"/>
              </w:tcPr>
            </w:tcPrChange>
          </w:tcPr>
          <w:p w14:paraId="21216608" w14:textId="6541B4E5" w:rsidR="0073751A" w:rsidRPr="0073751A" w:rsidRDefault="00243BFD">
            <w:pPr>
              <w:pStyle w:val="Paragrafoelenco"/>
              <w:ind w:left="0"/>
              <w:jc w:val="center"/>
              <w:rPr>
                <w:ins w:id="758" w:author="Etion Pinari" w:date="2020-12-12T12:59:00Z"/>
                <w:rStyle w:val="Enfasidelicata"/>
                <w:i w:val="0"/>
                <w:iCs w:val="0"/>
                <w:szCs w:val="24"/>
                <w:rPrChange w:id="759" w:author="Etion Pinari" w:date="2020-12-12T13:00:00Z">
                  <w:rPr>
                    <w:ins w:id="760" w:author="Etion Pinari" w:date="2020-12-12T12:59:00Z"/>
                    <w:rStyle w:val="Enfasidelicata"/>
                    <w:sz w:val="44"/>
                    <w:szCs w:val="44"/>
                  </w:rPr>
                </w:rPrChange>
              </w:rPr>
              <w:pPrChange w:id="761" w:author="Etion Pinari" w:date="2020-12-12T13:01:00Z">
                <w:pPr>
                  <w:pStyle w:val="Paragrafoelenco"/>
                  <w:ind w:left="0"/>
                </w:pPr>
              </w:pPrChange>
            </w:pPr>
            <w:ins w:id="762" w:author="Etion Pinari" w:date="2020-12-12T13:04:00Z">
              <w:r>
                <w:rPr>
                  <w:rStyle w:val="Enfasidelicata"/>
                  <w:i w:val="0"/>
                  <w:iCs w:val="0"/>
                  <w:szCs w:val="24"/>
                </w:rPr>
                <w:t>Brainstorming of what we want our system to be</w:t>
              </w:r>
            </w:ins>
          </w:p>
        </w:tc>
        <w:tc>
          <w:tcPr>
            <w:tcW w:w="1687" w:type="dxa"/>
            <w:shd w:val="clear" w:color="auto" w:fill="D9D9D9" w:themeFill="background1" w:themeFillShade="D9"/>
            <w:tcPrChange w:id="763" w:author="Etion Pinari" w:date="2020-12-12T13:06:00Z">
              <w:tcPr>
                <w:tcW w:w="3321" w:type="dxa"/>
                <w:gridSpan w:val="2"/>
              </w:tcPr>
            </w:tcPrChange>
          </w:tcPr>
          <w:p w14:paraId="195417FA" w14:textId="06C1EA0D" w:rsidR="0073751A" w:rsidRPr="0073751A" w:rsidRDefault="00243BFD">
            <w:pPr>
              <w:pStyle w:val="Paragrafoelenco"/>
              <w:ind w:left="0"/>
              <w:jc w:val="center"/>
              <w:rPr>
                <w:ins w:id="764" w:author="Etion Pinari" w:date="2020-12-12T12:59:00Z"/>
                <w:rStyle w:val="Enfasidelicata"/>
                <w:i w:val="0"/>
                <w:iCs w:val="0"/>
                <w:szCs w:val="24"/>
                <w:rPrChange w:id="765" w:author="Etion Pinari" w:date="2020-12-12T13:00:00Z">
                  <w:rPr>
                    <w:ins w:id="766" w:author="Etion Pinari" w:date="2020-12-12T12:59:00Z"/>
                    <w:rStyle w:val="Enfasidelicata"/>
                    <w:sz w:val="44"/>
                    <w:szCs w:val="44"/>
                  </w:rPr>
                </w:rPrChange>
              </w:rPr>
              <w:pPrChange w:id="767" w:author="Etion Pinari" w:date="2020-12-12T13:04:00Z">
                <w:pPr>
                  <w:pStyle w:val="Paragrafoelenco"/>
                  <w:ind w:left="0"/>
                </w:pPr>
              </w:pPrChange>
            </w:pPr>
            <w:ins w:id="768" w:author="Etion Pinari" w:date="2020-12-12T13:04:00Z">
              <w:r>
                <w:rPr>
                  <w:rStyle w:val="Enfasidelicata"/>
                  <w:i w:val="0"/>
                  <w:iCs w:val="0"/>
                  <w:szCs w:val="24"/>
                </w:rPr>
                <w:t>1.5</w:t>
              </w:r>
            </w:ins>
          </w:p>
        </w:tc>
      </w:tr>
      <w:tr w:rsidR="0073751A" w14:paraId="49E7504A" w14:textId="77777777" w:rsidTr="00243BFD">
        <w:trPr>
          <w:ins w:id="769" w:author="Etion Pinari" w:date="2020-12-12T12:59:00Z"/>
        </w:trPr>
        <w:tc>
          <w:tcPr>
            <w:tcW w:w="1345" w:type="dxa"/>
            <w:shd w:val="clear" w:color="auto" w:fill="D9D9D9" w:themeFill="background1" w:themeFillShade="D9"/>
            <w:tcPrChange w:id="770" w:author="Etion Pinari" w:date="2020-12-12T13:06:00Z">
              <w:tcPr>
                <w:tcW w:w="3320" w:type="dxa"/>
                <w:gridSpan w:val="2"/>
              </w:tcPr>
            </w:tcPrChange>
          </w:tcPr>
          <w:p w14:paraId="0FF041E3" w14:textId="0B4DAC33" w:rsidR="0073751A" w:rsidRPr="0073751A" w:rsidRDefault="0073751A" w:rsidP="0073751A">
            <w:pPr>
              <w:pStyle w:val="Paragrafoelenco"/>
              <w:ind w:left="0"/>
              <w:rPr>
                <w:ins w:id="771" w:author="Etion Pinari" w:date="2020-12-12T12:59:00Z"/>
                <w:rStyle w:val="Enfasidelicata"/>
                <w:i w:val="0"/>
                <w:iCs w:val="0"/>
                <w:szCs w:val="24"/>
                <w:rPrChange w:id="772" w:author="Etion Pinari" w:date="2020-12-12T13:00:00Z">
                  <w:rPr>
                    <w:ins w:id="773" w:author="Etion Pinari" w:date="2020-12-12T12:59:00Z"/>
                    <w:rStyle w:val="Enfasidelicata"/>
                    <w:sz w:val="44"/>
                    <w:szCs w:val="44"/>
                  </w:rPr>
                </w:rPrChange>
              </w:rPr>
            </w:pPr>
            <w:ins w:id="774" w:author="Etion Pinari" w:date="2020-12-12T13:01:00Z">
              <w:r>
                <w:rPr>
                  <w:rStyle w:val="Enfasidelicata"/>
                  <w:i w:val="0"/>
                  <w:iCs w:val="0"/>
                  <w:szCs w:val="24"/>
                </w:rPr>
                <w:t>17-10-2020</w:t>
              </w:r>
            </w:ins>
          </w:p>
        </w:tc>
        <w:tc>
          <w:tcPr>
            <w:tcW w:w="6210" w:type="dxa"/>
            <w:tcPrChange w:id="775" w:author="Etion Pinari" w:date="2020-12-12T13:06:00Z">
              <w:tcPr>
                <w:tcW w:w="3321" w:type="dxa"/>
              </w:tcPr>
            </w:tcPrChange>
          </w:tcPr>
          <w:p w14:paraId="0F1C61D5" w14:textId="5CB6698D" w:rsidR="0073751A" w:rsidRPr="0073751A" w:rsidRDefault="0073751A">
            <w:pPr>
              <w:pStyle w:val="Paragrafoelenco"/>
              <w:ind w:left="0"/>
              <w:jc w:val="center"/>
              <w:rPr>
                <w:ins w:id="776" w:author="Etion Pinari" w:date="2020-12-12T12:59:00Z"/>
                <w:rStyle w:val="Enfasidelicata"/>
                <w:i w:val="0"/>
                <w:iCs w:val="0"/>
                <w:szCs w:val="24"/>
                <w:rPrChange w:id="777" w:author="Etion Pinari" w:date="2020-12-12T13:00:00Z">
                  <w:rPr>
                    <w:ins w:id="778" w:author="Etion Pinari" w:date="2020-12-12T12:59:00Z"/>
                    <w:rStyle w:val="Enfasidelicata"/>
                    <w:sz w:val="44"/>
                    <w:szCs w:val="44"/>
                  </w:rPr>
                </w:rPrChange>
              </w:rPr>
              <w:pPrChange w:id="779" w:author="Etion Pinari" w:date="2020-12-12T13:01:00Z">
                <w:pPr>
                  <w:pStyle w:val="Paragrafoelenco"/>
                  <w:ind w:left="0"/>
                </w:pPr>
              </w:pPrChange>
            </w:pPr>
            <w:ins w:id="780" w:author="Etion Pinari" w:date="2020-12-12T13:03:00Z">
              <w:r>
                <w:rPr>
                  <w:rStyle w:val="Enfasidelicata"/>
                  <w:i w:val="0"/>
                  <w:iCs w:val="0"/>
                  <w:szCs w:val="24"/>
                </w:rPr>
                <w:t>World and Shared Phenomena, Scenarios</w:t>
              </w:r>
            </w:ins>
          </w:p>
        </w:tc>
        <w:tc>
          <w:tcPr>
            <w:tcW w:w="1687" w:type="dxa"/>
            <w:shd w:val="clear" w:color="auto" w:fill="D9D9D9" w:themeFill="background1" w:themeFillShade="D9"/>
            <w:tcPrChange w:id="781" w:author="Etion Pinari" w:date="2020-12-12T13:06:00Z">
              <w:tcPr>
                <w:tcW w:w="3321" w:type="dxa"/>
                <w:gridSpan w:val="2"/>
              </w:tcPr>
            </w:tcPrChange>
          </w:tcPr>
          <w:p w14:paraId="4EE1DCFA" w14:textId="0FC40191" w:rsidR="0073751A" w:rsidRPr="0073751A" w:rsidRDefault="00243BFD">
            <w:pPr>
              <w:pStyle w:val="Paragrafoelenco"/>
              <w:ind w:left="0"/>
              <w:jc w:val="center"/>
              <w:rPr>
                <w:ins w:id="782" w:author="Etion Pinari" w:date="2020-12-12T12:59:00Z"/>
                <w:rStyle w:val="Enfasidelicata"/>
                <w:i w:val="0"/>
                <w:iCs w:val="0"/>
                <w:szCs w:val="24"/>
                <w:rPrChange w:id="783" w:author="Etion Pinari" w:date="2020-12-12T13:00:00Z">
                  <w:rPr>
                    <w:ins w:id="784" w:author="Etion Pinari" w:date="2020-12-12T12:59:00Z"/>
                    <w:rStyle w:val="Enfasidelicata"/>
                    <w:sz w:val="44"/>
                    <w:szCs w:val="44"/>
                  </w:rPr>
                </w:rPrChange>
              </w:rPr>
              <w:pPrChange w:id="785" w:author="Etion Pinari" w:date="2020-12-12T13:04:00Z">
                <w:pPr>
                  <w:pStyle w:val="Paragrafoelenco"/>
                  <w:ind w:left="0"/>
                </w:pPr>
              </w:pPrChange>
            </w:pPr>
            <w:ins w:id="786" w:author="Etion Pinari" w:date="2020-12-12T13:04:00Z">
              <w:r>
                <w:rPr>
                  <w:rStyle w:val="Enfasidelicata"/>
                  <w:i w:val="0"/>
                  <w:iCs w:val="0"/>
                  <w:szCs w:val="24"/>
                </w:rPr>
                <w:t>1.5</w:t>
              </w:r>
            </w:ins>
          </w:p>
        </w:tc>
      </w:tr>
      <w:tr w:rsidR="0073751A" w14:paraId="09C13E80" w14:textId="77777777" w:rsidTr="00243BFD">
        <w:trPr>
          <w:ins w:id="787" w:author="Etion Pinari" w:date="2020-12-12T12:59:00Z"/>
        </w:trPr>
        <w:tc>
          <w:tcPr>
            <w:tcW w:w="1345" w:type="dxa"/>
            <w:shd w:val="clear" w:color="auto" w:fill="D9D9D9" w:themeFill="background1" w:themeFillShade="D9"/>
            <w:tcPrChange w:id="788" w:author="Etion Pinari" w:date="2020-12-12T13:06:00Z">
              <w:tcPr>
                <w:tcW w:w="3320" w:type="dxa"/>
                <w:gridSpan w:val="2"/>
              </w:tcPr>
            </w:tcPrChange>
          </w:tcPr>
          <w:p w14:paraId="4A000F2F" w14:textId="6C300921" w:rsidR="0073751A" w:rsidRPr="0073751A" w:rsidRDefault="0073751A" w:rsidP="0073751A">
            <w:pPr>
              <w:pStyle w:val="Paragrafoelenco"/>
              <w:ind w:left="0"/>
              <w:rPr>
                <w:ins w:id="789" w:author="Etion Pinari" w:date="2020-12-12T12:59:00Z"/>
                <w:rStyle w:val="Enfasidelicata"/>
                <w:i w:val="0"/>
                <w:iCs w:val="0"/>
                <w:szCs w:val="24"/>
                <w:rPrChange w:id="790" w:author="Etion Pinari" w:date="2020-12-12T13:00:00Z">
                  <w:rPr>
                    <w:ins w:id="791" w:author="Etion Pinari" w:date="2020-12-12T12:59:00Z"/>
                    <w:rStyle w:val="Enfasidelicata"/>
                    <w:sz w:val="44"/>
                    <w:szCs w:val="44"/>
                  </w:rPr>
                </w:rPrChange>
              </w:rPr>
            </w:pPr>
            <w:ins w:id="792" w:author="Etion Pinari" w:date="2020-12-12T13:01:00Z">
              <w:r>
                <w:rPr>
                  <w:rStyle w:val="Enfasidelicata"/>
                  <w:i w:val="0"/>
                  <w:iCs w:val="0"/>
                  <w:szCs w:val="24"/>
                </w:rPr>
                <w:t>24-10-2020</w:t>
              </w:r>
            </w:ins>
          </w:p>
        </w:tc>
        <w:tc>
          <w:tcPr>
            <w:tcW w:w="6210" w:type="dxa"/>
            <w:tcPrChange w:id="793" w:author="Etion Pinari" w:date="2020-12-12T13:06:00Z">
              <w:tcPr>
                <w:tcW w:w="3321" w:type="dxa"/>
              </w:tcPr>
            </w:tcPrChange>
          </w:tcPr>
          <w:p w14:paraId="7F5351EA" w14:textId="7AE92A76" w:rsidR="0073751A" w:rsidRPr="0073751A" w:rsidRDefault="0073751A">
            <w:pPr>
              <w:pStyle w:val="Paragrafoelenco"/>
              <w:ind w:left="0"/>
              <w:jc w:val="center"/>
              <w:rPr>
                <w:ins w:id="794" w:author="Etion Pinari" w:date="2020-12-12T12:59:00Z"/>
                <w:rStyle w:val="Enfasidelicata"/>
                <w:i w:val="0"/>
                <w:iCs w:val="0"/>
                <w:szCs w:val="24"/>
                <w:rPrChange w:id="795" w:author="Etion Pinari" w:date="2020-12-12T13:00:00Z">
                  <w:rPr>
                    <w:ins w:id="796" w:author="Etion Pinari" w:date="2020-12-12T12:59:00Z"/>
                    <w:rStyle w:val="Enfasidelicata"/>
                    <w:sz w:val="44"/>
                    <w:szCs w:val="44"/>
                  </w:rPr>
                </w:rPrChange>
              </w:rPr>
              <w:pPrChange w:id="797" w:author="Etion Pinari" w:date="2020-12-12T13:01:00Z">
                <w:pPr>
                  <w:pStyle w:val="Paragrafoelenco"/>
                  <w:ind w:left="0"/>
                </w:pPr>
              </w:pPrChange>
            </w:pPr>
            <w:ins w:id="798" w:author="Etion Pinari" w:date="2020-12-12T13:03:00Z">
              <w:r>
                <w:rPr>
                  <w:rStyle w:val="Enfasidelicata"/>
                  <w:i w:val="0"/>
                  <w:iCs w:val="0"/>
                  <w:szCs w:val="24"/>
                </w:rPr>
                <w:t>R&amp;DD revision of last year’s assignment</w:t>
              </w:r>
            </w:ins>
          </w:p>
        </w:tc>
        <w:tc>
          <w:tcPr>
            <w:tcW w:w="1687" w:type="dxa"/>
            <w:shd w:val="clear" w:color="auto" w:fill="D9D9D9" w:themeFill="background1" w:themeFillShade="D9"/>
            <w:tcPrChange w:id="799" w:author="Etion Pinari" w:date="2020-12-12T13:06:00Z">
              <w:tcPr>
                <w:tcW w:w="3321" w:type="dxa"/>
                <w:gridSpan w:val="2"/>
              </w:tcPr>
            </w:tcPrChange>
          </w:tcPr>
          <w:p w14:paraId="3A7A8807" w14:textId="53D6A8A5" w:rsidR="0073751A" w:rsidRPr="0073751A" w:rsidRDefault="00243BFD">
            <w:pPr>
              <w:pStyle w:val="Paragrafoelenco"/>
              <w:ind w:left="0"/>
              <w:jc w:val="center"/>
              <w:rPr>
                <w:ins w:id="800" w:author="Etion Pinari" w:date="2020-12-12T12:59:00Z"/>
                <w:rStyle w:val="Enfasidelicata"/>
                <w:i w:val="0"/>
                <w:iCs w:val="0"/>
                <w:szCs w:val="24"/>
                <w:rPrChange w:id="801" w:author="Etion Pinari" w:date="2020-12-12T13:00:00Z">
                  <w:rPr>
                    <w:ins w:id="802" w:author="Etion Pinari" w:date="2020-12-12T12:59:00Z"/>
                    <w:rStyle w:val="Enfasidelicata"/>
                    <w:sz w:val="44"/>
                    <w:szCs w:val="44"/>
                  </w:rPr>
                </w:rPrChange>
              </w:rPr>
              <w:pPrChange w:id="803" w:author="Etion Pinari" w:date="2020-12-12T13:04:00Z">
                <w:pPr>
                  <w:pStyle w:val="Paragrafoelenco"/>
                  <w:ind w:left="0"/>
                </w:pPr>
              </w:pPrChange>
            </w:pPr>
            <w:ins w:id="804" w:author="Etion Pinari" w:date="2020-12-12T13:04:00Z">
              <w:r>
                <w:rPr>
                  <w:rStyle w:val="Enfasidelicata"/>
                  <w:i w:val="0"/>
                  <w:iCs w:val="0"/>
                  <w:szCs w:val="24"/>
                </w:rPr>
                <w:t>1.5</w:t>
              </w:r>
            </w:ins>
          </w:p>
        </w:tc>
      </w:tr>
      <w:tr w:rsidR="0073751A" w14:paraId="0DBC607B" w14:textId="77777777" w:rsidTr="00243BFD">
        <w:trPr>
          <w:ins w:id="805" w:author="Etion Pinari" w:date="2020-12-12T12:59:00Z"/>
        </w:trPr>
        <w:tc>
          <w:tcPr>
            <w:tcW w:w="1345" w:type="dxa"/>
            <w:shd w:val="clear" w:color="auto" w:fill="D9D9D9" w:themeFill="background1" w:themeFillShade="D9"/>
            <w:tcPrChange w:id="806" w:author="Etion Pinari" w:date="2020-12-12T13:06:00Z">
              <w:tcPr>
                <w:tcW w:w="3320" w:type="dxa"/>
                <w:gridSpan w:val="2"/>
              </w:tcPr>
            </w:tcPrChange>
          </w:tcPr>
          <w:p w14:paraId="558772B1" w14:textId="4153D297" w:rsidR="0073751A" w:rsidRPr="0073751A" w:rsidRDefault="0073751A" w:rsidP="0073751A">
            <w:pPr>
              <w:pStyle w:val="Paragrafoelenco"/>
              <w:ind w:left="0"/>
              <w:rPr>
                <w:ins w:id="807" w:author="Etion Pinari" w:date="2020-12-12T12:59:00Z"/>
                <w:rStyle w:val="Enfasidelicata"/>
                <w:i w:val="0"/>
                <w:iCs w:val="0"/>
                <w:szCs w:val="24"/>
                <w:rPrChange w:id="808" w:author="Etion Pinari" w:date="2020-12-12T13:00:00Z">
                  <w:rPr>
                    <w:ins w:id="809" w:author="Etion Pinari" w:date="2020-12-12T12:59:00Z"/>
                    <w:rStyle w:val="Enfasidelicata"/>
                    <w:sz w:val="44"/>
                    <w:szCs w:val="44"/>
                  </w:rPr>
                </w:rPrChange>
              </w:rPr>
            </w:pPr>
            <w:ins w:id="810" w:author="Etion Pinari" w:date="2020-12-12T13:01:00Z">
              <w:r>
                <w:rPr>
                  <w:rStyle w:val="Enfasidelicata"/>
                  <w:i w:val="0"/>
                  <w:iCs w:val="0"/>
                  <w:szCs w:val="24"/>
                </w:rPr>
                <w:t>14-11-2020</w:t>
              </w:r>
            </w:ins>
          </w:p>
        </w:tc>
        <w:tc>
          <w:tcPr>
            <w:tcW w:w="6210" w:type="dxa"/>
            <w:tcPrChange w:id="811" w:author="Etion Pinari" w:date="2020-12-12T13:06:00Z">
              <w:tcPr>
                <w:tcW w:w="3321" w:type="dxa"/>
              </w:tcPr>
            </w:tcPrChange>
          </w:tcPr>
          <w:p w14:paraId="4847C100" w14:textId="7E49CAF5" w:rsidR="0073751A" w:rsidRPr="0073751A" w:rsidRDefault="0073751A">
            <w:pPr>
              <w:pStyle w:val="Paragrafoelenco"/>
              <w:ind w:left="0"/>
              <w:jc w:val="center"/>
              <w:rPr>
                <w:ins w:id="812" w:author="Etion Pinari" w:date="2020-12-12T12:59:00Z"/>
                <w:rStyle w:val="Enfasidelicata"/>
                <w:i w:val="0"/>
                <w:iCs w:val="0"/>
                <w:szCs w:val="24"/>
                <w:rPrChange w:id="813" w:author="Etion Pinari" w:date="2020-12-12T13:00:00Z">
                  <w:rPr>
                    <w:ins w:id="814" w:author="Etion Pinari" w:date="2020-12-12T12:59:00Z"/>
                    <w:rStyle w:val="Enfasidelicata"/>
                    <w:sz w:val="44"/>
                    <w:szCs w:val="44"/>
                  </w:rPr>
                </w:rPrChange>
              </w:rPr>
              <w:pPrChange w:id="815" w:author="Etion Pinari" w:date="2020-12-12T13:03:00Z">
                <w:pPr>
                  <w:pStyle w:val="Paragrafoelenco"/>
                  <w:ind w:left="0"/>
                </w:pPr>
              </w:pPrChange>
            </w:pPr>
            <w:ins w:id="816" w:author="Etion Pinari" w:date="2020-12-12T13:02:00Z">
              <w:r>
                <w:rPr>
                  <w:rStyle w:val="Enfasidelicata"/>
                  <w:i w:val="0"/>
                  <w:iCs w:val="0"/>
                  <w:szCs w:val="24"/>
                </w:rPr>
                <w:t xml:space="preserve">Domain assumptions &amp; </w:t>
              </w:r>
            </w:ins>
            <w:ins w:id="817" w:author="Etion Pinari" w:date="2020-12-12T13:03:00Z">
              <w:r>
                <w:rPr>
                  <w:rStyle w:val="Enfasidelicata"/>
                  <w:i w:val="0"/>
                  <w:iCs w:val="0"/>
                  <w:szCs w:val="24"/>
                </w:rPr>
                <w:t>Goals</w:t>
              </w:r>
            </w:ins>
          </w:p>
        </w:tc>
        <w:tc>
          <w:tcPr>
            <w:tcW w:w="1687" w:type="dxa"/>
            <w:shd w:val="clear" w:color="auto" w:fill="D9D9D9" w:themeFill="background1" w:themeFillShade="D9"/>
            <w:tcPrChange w:id="818" w:author="Etion Pinari" w:date="2020-12-12T13:06:00Z">
              <w:tcPr>
                <w:tcW w:w="3321" w:type="dxa"/>
                <w:gridSpan w:val="2"/>
              </w:tcPr>
            </w:tcPrChange>
          </w:tcPr>
          <w:p w14:paraId="03C3E888" w14:textId="6D10B6AD" w:rsidR="0073751A" w:rsidRPr="0073751A" w:rsidRDefault="00243BFD">
            <w:pPr>
              <w:pStyle w:val="Paragrafoelenco"/>
              <w:ind w:left="0"/>
              <w:jc w:val="center"/>
              <w:rPr>
                <w:ins w:id="819" w:author="Etion Pinari" w:date="2020-12-12T12:59:00Z"/>
                <w:rStyle w:val="Enfasidelicata"/>
                <w:i w:val="0"/>
                <w:iCs w:val="0"/>
                <w:szCs w:val="24"/>
                <w:rPrChange w:id="820" w:author="Etion Pinari" w:date="2020-12-12T13:00:00Z">
                  <w:rPr>
                    <w:ins w:id="821" w:author="Etion Pinari" w:date="2020-12-12T12:59:00Z"/>
                    <w:rStyle w:val="Enfasidelicata"/>
                    <w:sz w:val="44"/>
                    <w:szCs w:val="44"/>
                  </w:rPr>
                </w:rPrChange>
              </w:rPr>
              <w:pPrChange w:id="822" w:author="Etion Pinari" w:date="2020-12-12T13:04:00Z">
                <w:pPr>
                  <w:pStyle w:val="Paragrafoelenco"/>
                  <w:ind w:left="0"/>
                </w:pPr>
              </w:pPrChange>
            </w:pPr>
            <w:ins w:id="823" w:author="Etion Pinari" w:date="2020-12-12T13:04:00Z">
              <w:r>
                <w:rPr>
                  <w:rStyle w:val="Enfasidelicata"/>
                  <w:i w:val="0"/>
                  <w:iCs w:val="0"/>
                  <w:szCs w:val="24"/>
                </w:rPr>
                <w:t>2</w:t>
              </w:r>
            </w:ins>
          </w:p>
        </w:tc>
      </w:tr>
      <w:tr w:rsidR="0073751A" w14:paraId="1BE372EC" w14:textId="77777777" w:rsidTr="00243BFD">
        <w:trPr>
          <w:ins w:id="824" w:author="Etion Pinari" w:date="2020-12-12T12:59:00Z"/>
        </w:trPr>
        <w:tc>
          <w:tcPr>
            <w:tcW w:w="1345" w:type="dxa"/>
            <w:shd w:val="clear" w:color="auto" w:fill="D9D9D9" w:themeFill="background1" w:themeFillShade="D9"/>
            <w:tcPrChange w:id="825" w:author="Etion Pinari" w:date="2020-12-12T13:06:00Z">
              <w:tcPr>
                <w:tcW w:w="3320" w:type="dxa"/>
                <w:gridSpan w:val="2"/>
              </w:tcPr>
            </w:tcPrChange>
          </w:tcPr>
          <w:p w14:paraId="0ECE1592" w14:textId="3CBE1F69" w:rsidR="0073751A" w:rsidRPr="0073751A" w:rsidRDefault="0073751A" w:rsidP="0073751A">
            <w:pPr>
              <w:pStyle w:val="Paragrafoelenco"/>
              <w:ind w:left="0"/>
              <w:rPr>
                <w:ins w:id="826" w:author="Etion Pinari" w:date="2020-12-12T12:59:00Z"/>
                <w:rStyle w:val="Enfasidelicata"/>
                <w:i w:val="0"/>
                <w:iCs w:val="0"/>
                <w:szCs w:val="24"/>
                <w:rPrChange w:id="827" w:author="Etion Pinari" w:date="2020-12-12T13:00:00Z">
                  <w:rPr>
                    <w:ins w:id="828" w:author="Etion Pinari" w:date="2020-12-12T12:59:00Z"/>
                    <w:rStyle w:val="Enfasidelicata"/>
                    <w:sz w:val="44"/>
                    <w:szCs w:val="44"/>
                  </w:rPr>
                </w:rPrChange>
              </w:rPr>
            </w:pPr>
            <w:ins w:id="829" w:author="Etion Pinari" w:date="2020-12-12T13:01:00Z">
              <w:r>
                <w:rPr>
                  <w:rStyle w:val="Enfasidelicata"/>
                  <w:i w:val="0"/>
                  <w:iCs w:val="0"/>
                  <w:szCs w:val="24"/>
                </w:rPr>
                <w:t>21-11-2020</w:t>
              </w:r>
            </w:ins>
          </w:p>
        </w:tc>
        <w:tc>
          <w:tcPr>
            <w:tcW w:w="6210" w:type="dxa"/>
            <w:tcPrChange w:id="830" w:author="Etion Pinari" w:date="2020-12-12T13:06:00Z">
              <w:tcPr>
                <w:tcW w:w="3321" w:type="dxa"/>
              </w:tcPr>
            </w:tcPrChange>
          </w:tcPr>
          <w:p w14:paraId="131E2F13" w14:textId="15C52832" w:rsidR="0073751A" w:rsidRPr="0073751A" w:rsidRDefault="0073751A">
            <w:pPr>
              <w:pStyle w:val="Paragrafoelenco"/>
              <w:ind w:left="0"/>
              <w:jc w:val="center"/>
              <w:rPr>
                <w:ins w:id="831" w:author="Etion Pinari" w:date="2020-12-12T12:59:00Z"/>
                <w:rStyle w:val="Enfasidelicata"/>
                <w:i w:val="0"/>
                <w:iCs w:val="0"/>
                <w:szCs w:val="24"/>
                <w:rPrChange w:id="832" w:author="Etion Pinari" w:date="2020-12-12T13:00:00Z">
                  <w:rPr>
                    <w:ins w:id="833" w:author="Etion Pinari" w:date="2020-12-12T12:59:00Z"/>
                    <w:rStyle w:val="Enfasidelicata"/>
                    <w:sz w:val="44"/>
                    <w:szCs w:val="44"/>
                  </w:rPr>
                </w:rPrChange>
              </w:rPr>
              <w:pPrChange w:id="834" w:author="Etion Pinari" w:date="2020-12-12T13:01:00Z">
                <w:pPr>
                  <w:pStyle w:val="Paragrafoelenco"/>
                  <w:ind w:left="0"/>
                </w:pPr>
              </w:pPrChange>
            </w:pPr>
            <w:ins w:id="835" w:author="Etion Pinari" w:date="2020-12-12T13:03:00Z">
              <w:r>
                <w:rPr>
                  <w:rStyle w:val="Enfasidelicata"/>
                  <w:i w:val="0"/>
                  <w:iCs w:val="0"/>
                  <w:szCs w:val="24"/>
                </w:rPr>
                <w:t>Functional requirements and use cases</w:t>
              </w:r>
            </w:ins>
          </w:p>
        </w:tc>
        <w:tc>
          <w:tcPr>
            <w:tcW w:w="1687" w:type="dxa"/>
            <w:shd w:val="clear" w:color="auto" w:fill="D9D9D9" w:themeFill="background1" w:themeFillShade="D9"/>
            <w:tcPrChange w:id="836" w:author="Etion Pinari" w:date="2020-12-12T13:06:00Z">
              <w:tcPr>
                <w:tcW w:w="3321" w:type="dxa"/>
                <w:gridSpan w:val="2"/>
              </w:tcPr>
            </w:tcPrChange>
          </w:tcPr>
          <w:p w14:paraId="0800A5C0" w14:textId="5713DF2B" w:rsidR="0073751A" w:rsidRPr="0073751A" w:rsidRDefault="00243BFD">
            <w:pPr>
              <w:pStyle w:val="Paragrafoelenco"/>
              <w:ind w:left="0"/>
              <w:jc w:val="center"/>
              <w:rPr>
                <w:ins w:id="837" w:author="Etion Pinari" w:date="2020-12-12T12:59:00Z"/>
                <w:rStyle w:val="Enfasidelicata"/>
                <w:i w:val="0"/>
                <w:iCs w:val="0"/>
                <w:szCs w:val="24"/>
                <w:rPrChange w:id="838" w:author="Etion Pinari" w:date="2020-12-12T13:00:00Z">
                  <w:rPr>
                    <w:ins w:id="839" w:author="Etion Pinari" w:date="2020-12-12T12:59:00Z"/>
                    <w:rStyle w:val="Enfasidelicata"/>
                    <w:sz w:val="44"/>
                    <w:szCs w:val="44"/>
                  </w:rPr>
                </w:rPrChange>
              </w:rPr>
              <w:pPrChange w:id="840" w:author="Etion Pinari" w:date="2020-12-12T13:04:00Z">
                <w:pPr>
                  <w:pStyle w:val="Paragrafoelenco"/>
                  <w:ind w:left="0"/>
                </w:pPr>
              </w:pPrChange>
            </w:pPr>
            <w:ins w:id="841" w:author="Etion Pinari" w:date="2020-12-12T13:04:00Z">
              <w:r>
                <w:rPr>
                  <w:rStyle w:val="Enfasidelicata"/>
                  <w:i w:val="0"/>
                  <w:iCs w:val="0"/>
                  <w:szCs w:val="24"/>
                </w:rPr>
                <w:t>1.5</w:t>
              </w:r>
            </w:ins>
          </w:p>
        </w:tc>
      </w:tr>
      <w:tr w:rsidR="0073751A" w14:paraId="39DFD4CD" w14:textId="77777777" w:rsidTr="00243BFD">
        <w:trPr>
          <w:ins w:id="842" w:author="Etion Pinari" w:date="2020-12-12T12:59:00Z"/>
        </w:trPr>
        <w:tc>
          <w:tcPr>
            <w:tcW w:w="1345" w:type="dxa"/>
            <w:shd w:val="clear" w:color="auto" w:fill="D9D9D9" w:themeFill="background1" w:themeFillShade="D9"/>
            <w:tcPrChange w:id="843" w:author="Etion Pinari" w:date="2020-12-12T13:06:00Z">
              <w:tcPr>
                <w:tcW w:w="3320" w:type="dxa"/>
                <w:gridSpan w:val="2"/>
              </w:tcPr>
            </w:tcPrChange>
          </w:tcPr>
          <w:p w14:paraId="7FBC75BD" w14:textId="7EAF9904" w:rsidR="0073751A" w:rsidRPr="0073751A" w:rsidRDefault="0073751A" w:rsidP="0073751A">
            <w:pPr>
              <w:pStyle w:val="Paragrafoelenco"/>
              <w:ind w:left="0"/>
              <w:rPr>
                <w:ins w:id="844" w:author="Etion Pinari" w:date="2020-12-12T12:59:00Z"/>
                <w:rStyle w:val="Enfasidelicata"/>
                <w:i w:val="0"/>
                <w:iCs w:val="0"/>
                <w:szCs w:val="24"/>
                <w:rPrChange w:id="845" w:author="Etion Pinari" w:date="2020-12-12T13:00:00Z">
                  <w:rPr>
                    <w:ins w:id="846" w:author="Etion Pinari" w:date="2020-12-12T12:59:00Z"/>
                    <w:rStyle w:val="Enfasidelicata"/>
                    <w:sz w:val="44"/>
                    <w:szCs w:val="44"/>
                  </w:rPr>
                </w:rPrChange>
              </w:rPr>
            </w:pPr>
            <w:ins w:id="847" w:author="Etion Pinari" w:date="2020-12-12T13:01:00Z">
              <w:r>
                <w:rPr>
                  <w:rStyle w:val="Enfasidelicata"/>
                  <w:i w:val="0"/>
                  <w:iCs w:val="0"/>
                  <w:szCs w:val="24"/>
                </w:rPr>
                <w:t>25-11-2020</w:t>
              </w:r>
            </w:ins>
          </w:p>
        </w:tc>
        <w:tc>
          <w:tcPr>
            <w:tcW w:w="6210" w:type="dxa"/>
            <w:tcPrChange w:id="848" w:author="Etion Pinari" w:date="2020-12-12T13:06:00Z">
              <w:tcPr>
                <w:tcW w:w="3321" w:type="dxa"/>
              </w:tcPr>
            </w:tcPrChange>
          </w:tcPr>
          <w:p w14:paraId="7BFDC1BA" w14:textId="5BACA8E2" w:rsidR="0073751A" w:rsidRPr="0073751A" w:rsidRDefault="0073751A">
            <w:pPr>
              <w:pStyle w:val="Paragrafoelenco"/>
              <w:ind w:left="0"/>
              <w:jc w:val="center"/>
              <w:rPr>
                <w:ins w:id="849" w:author="Etion Pinari" w:date="2020-12-12T12:59:00Z"/>
                <w:rStyle w:val="Enfasidelicata"/>
                <w:i w:val="0"/>
                <w:iCs w:val="0"/>
                <w:szCs w:val="24"/>
                <w:rPrChange w:id="850" w:author="Etion Pinari" w:date="2020-12-12T13:00:00Z">
                  <w:rPr>
                    <w:ins w:id="851" w:author="Etion Pinari" w:date="2020-12-12T12:59:00Z"/>
                    <w:rStyle w:val="Enfasidelicata"/>
                    <w:sz w:val="44"/>
                    <w:szCs w:val="44"/>
                  </w:rPr>
                </w:rPrChange>
              </w:rPr>
              <w:pPrChange w:id="852" w:author="Etion Pinari" w:date="2020-12-12T13:01:00Z">
                <w:pPr>
                  <w:pStyle w:val="Paragrafoelenco"/>
                  <w:ind w:left="0"/>
                </w:pPr>
              </w:pPrChange>
            </w:pPr>
            <w:ins w:id="853" w:author="Etion Pinari" w:date="2020-12-12T13:02:00Z">
              <w:r>
                <w:rPr>
                  <w:rStyle w:val="Enfasidelicata"/>
                  <w:i w:val="0"/>
                  <w:iCs w:val="0"/>
                  <w:szCs w:val="24"/>
                </w:rPr>
                <w:t>External Interfaces and Goal revision</w:t>
              </w:r>
            </w:ins>
          </w:p>
        </w:tc>
        <w:tc>
          <w:tcPr>
            <w:tcW w:w="1687" w:type="dxa"/>
            <w:shd w:val="clear" w:color="auto" w:fill="D9D9D9" w:themeFill="background1" w:themeFillShade="D9"/>
            <w:tcPrChange w:id="854" w:author="Etion Pinari" w:date="2020-12-12T13:06:00Z">
              <w:tcPr>
                <w:tcW w:w="3321" w:type="dxa"/>
                <w:gridSpan w:val="2"/>
              </w:tcPr>
            </w:tcPrChange>
          </w:tcPr>
          <w:p w14:paraId="50FDF654" w14:textId="441985E5" w:rsidR="0073751A" w:rsidRPr="0073751A" w:rsidRDefault="00243BFD">
            <w:pPr>
              <w:pStyle w:val="Paragrafoelenco"/>
              <w:ind w:left="0"/>
              <w:jc w:val="center"/>
              <w:rPr>
                <w:ins w:id="855" w:author="Etion Pinari" w:date="2020-12-12T12:59:00Z"/>
                <w:rStyle w:val="Enfasidelicata"/>
                <w:i w:val="0"/>
                <w:iCs w:val="0"/>
                <w:szCs w:val="24"/>
                <w:rPrChange w:id="856" w:author="Etion Pinari" w:date="2020-12-12T13:00:00Z">
                  <w:rPr>
                    <w:ins w:id="857" w:author="Etion Pinari" w:date="2020-12-12T12:59:00Z"/>
                    <w:rStyle w:val="Enfasidelicata"/>
                    <w:sz w:val="44"/>
                    <w:szCs w:val="44"/>
                  </w:rPr>
                </w:rPrChange>
              </w:rPr>
              <w:pPrChange w:id="858" w:author="Etion Pinari" w:date="2020-12-12T13:04:00Z">
                <w:pPr>
                  <w:pStyle w:val="Paragrafoelenco"/>
                  <w:ind w:left="0"/>
                </w:pPr>
              </w:pPrChange>
            </w:pPr>
            <w:ins w:id="859" w:author="Etion Pinari" w:date="2020-12-12T13:04:00Z">
              <w:r>
                <w:rPr>
                  <w:rStyle w:val="Enfasidelicata"/>
                  <w:i w:val="0"/>
                  <w:iCs w:val="0"/>
                  <w:szCs w:val="24"/>
                </w:rPr>
                <w:t>1.5</w:t>
              </w:r>
            </w:ins>
          </w:p>
        </w:tc>
      </w:tr>
      <w:tr w:rsidR="0073751A" w14:paraId="323239E3" w14:textId="77777777" w:rsidTr="00243BFD">
        <w:trPr>
          <w:ins w:id="860" w:author="Etion Pinari" w:date="2020-12-12T12:59:00Z"/>
        </w:trPr>
        <w:tc>
          <w:tcPr>
            <w:tcW w:w="1345" w:type="dxa"/>
            <w:shd w:val="clear" w:color="auto" w:fill="D9D9D9" w:themeFill="background1" w:themeFillShade="D9"/>
            <w:tcPrChange w:id="861" w:author="Etion Pinari" w:date="2020-12-12T13:06:00Z">
              <w:tcPr>
                <w:tcW w:w="1345" w:type="dxa"/>
              </w:tcPr>
            </w:tcPrChange>
          </w:tcPr>
          <w:p w14:paraId="3C97AC6B" w14:textId="757BB4D1" w:rsidR="0073751A" w:rsidRPr="0073751A" w:rsidRDefault="0073751A" w:rsidP="0073751A">
            <w:pPr>
              <w:pStyle w:val="Paragrafoelenco"/>
              <w:ind w:left="0"/>
              <w:rPr>
                <w:ins w:id="862" w:author="Etion Pinari" w:date="2020-12-12T12:59:00Z"/>
                <w:rStyle w:val="Enfasidelicata"/>
                <w:i w:val="0"/>
                <w:iCs w:val="0"/>
                <w:szCs w:val="24"/>
                <w:rPrChange w:id="863" w:author="Etion Pinari" w:date="2020-12-12T13:00:00Z">
                  <w:rPr>
                    <w:ins w:id="864" w:author="Etion Pinari" w:date="2020-12-12T12:59:00Z"/>
                    <w:rStyle w:val="Enfasidelicata"/>
                    <w:sz w:val="44"/>
                    <w:szCs w:val="44"/>
                  </w:rPr>
                </w:rPrChange>
              </w:rPr>
            </w:pPr>
            <w:ins w:id="865" w:author="Etion Pinari" w:date="2020-12-12T13:01:00Z">
              <w:r>
                <w:rPr>
                  <w:rStyle w:val="Enfasidelicata"/>
                  <w:i w:val="0"/>
                  <w:iCs w:val="0"/>
                  <w:szCs w:val="24"/>
                </w:rPr>
                <w:t>01-12-2020</w:t>
              </w:r>
            </w:ins>
          </w:p>
        </w:tc>
        <w:tc>
          <w:tcPr>
            <w:tcW w:w="6210" w:type="dxa"/>
            <w:tcPrChange w:id="866" w:author="Etion Pinari" w:date="2020-12-12T13:06:00Z">
              <w:tcPr>
                <w:tcW w:w="4782" w:type="dxa"/>
                <w:gridSpan w:val="2"/>
              </w:tcPr>
            </w:tcPrChange>
          </w:tcPr>
          <w:p w14:paraId="21BE4756" w14:textId="47A12C51" w:rsidR="0073751A" w:rsidRPr="0073751A" w:rsidRDefault="0073751A">
            <w:pPr>
              <w:pStyle w:val="Paragrafoelenco"/>
              <w:ind w:left="0"/>
              <w:jc w:val="center"/>
              <w:rPr>
                <w:ins w:id="867" w:author="Etion Pinari" w:date="2020-12-12T12:59:00Z"/>
                <w:rStyle w:val="Enfasidelicata"/>
                <w:i w:val="0"/>
                <w:iCs w:val="0"/>
                <w:szCs w:val="24"/>
                <w:rPrChange w:id="868" w:author="Etion Pinari" w:date="2020-12-12T13:00:00Z">
                  <w:rPr>
                    <w:ins w:id="869" w:author="Etion Pinari" w:date="2020-12-12T12:59:00Z"/>
                    <w:rStyle w:val="Enfasidelicata"/>
                    <w:sz w:val="44"/>
                    <w:szCs w:val="44"/>
                  </w:rPr>
                </w:rPrChange>
              </w:rPr>
              <w:pPrChange w:id="870" w:author="Etion Pinari" w:date="2020-12-12T13:01:00Z">
                <w:pPr>
                  <w:pStyle w:val="Paragrafoelenco"/>
                  <w:ind w:left="0"/>
                </w:pPr>
              </w:pPrChange>
            </w:pPr>
            <w:ins w:id="871" w:author="Etion Pinari" w:date="2020-12-12T13:01:00Z">
              <w:r>
                <w:rPr>
                  <w:rStyle w:val="Enfasidelicata"/>
                  <w:i w:val="0"/>
                  <w:iCs w:val="0"/>
                  <w:szCs w:val="24"/>
                </w:rPr>
                <w:t>Missing functi</w:t>
              </w:r>
            </w:ins>
            <w:ins w:id="872" w:author="Etion Pinari" w:date="2020-12-12T13:02:00Z">
              <w:r>
                <w:rPr>
                  <w:rStyle w:val="Enfasidelicata"/>
                  <w:i w:val="0"/>
                  <w:iCs w:val="0"/>
                  <w:szCs w:val="24"/>
                </w:rPr>
                <w:t>onal requirements and use cases</w:t>
              </w:r>
            </w:ins>
          </w:p>
        </w:tc>
        <w:tc>
          <w:tcPr>
            <w:tcW w:w="1687" w:type="dxa"/>
            <w:shd w:val="clear" w:color="auto" w:fill="D9D9D9" w:themeFill="background1" w:themeFillShade="D9"/>
            <w:tcPrChange w:id="873" w:author="Etion Pinari" w:date="2020-12-12T13:06:00Z">
              <w:tcPr>
                <w:tcW w:w="3115" w:type="dxa"/>
                <w:gridSpan w:val="2"/>
              </w:tcPr>
            </w:tcPrChange>
          </w:tcPr>
          <w:p w14:paraId="1BC36624" w14:textId="627ED735" w:rsidR="0073751A" w:rsidRPr="0073751A" w:rsidRDefault="00243BFD">
            <w:pPr>
              <w:pStyle w:val="Paragrafoelenco"/>
              <w:ind w:left="0"/>
              <w:jc w:val="center"/>
              <w:rPr>
                <w:ins w:id="874" w:author="Etion Pinari" w:date="2020-12-12T12:59:00Z"/>
                <w:rStyle w:val="Enfasidelicata"/>
                <w:i w:val="0"/>
                <w:iCs w:val="0"/>
                <w:szCs w:val="24"/>
                <w:rPrChange w:id="875" w:author="Etion Pinari" w:date="2020-12-12T13:00:00Z">
                  <w:rPr>
                    <w:ins w:id="876" w:author="Etion Pinari" w:date="2020-12-12T12:59:00Z"/>
                    <w:rStyle w:val="Enfasidelicata"/>
                    <w:sz w:val="44"/>
                    <w:szCs w:val="44"/>
                  </w:rPr>
                </w:rPrChange>
              </w:rPr>
              <w:pPrChange w:id="877" w:author="Etion Pinari" w:date="2020-12-12T13:04:00Z">
                <w:pPr>
                  <w:pStyle w:val="Paragrafoelenco"/>
                  <w:ind w:left="0"/>
                </w:pPr>
              </w:pPrChange>
            </w:pPr>
            <w:ins w:id="878" w:author="Etion Pinari" w:date="2020-12-12T13:04:00Z">
              <w:r>
                <w:rPr>
                  <w:rStyle w:val="Enfasidelicata"/>
                  <w:i w:val="0"/>
                  <w:iCs w:val="0"/>
                  <w:szCs w:val="24"/>
                </w:rPr>
                <w:t>1.5</w:t>
              </w:r>
            </w:ins>
          </w:p>
        </w:tc>
      </w:tr>
      <w:tr w:rsidR="0073751A" w14:paraId="5FA1F7FA" w14:textId="77777777" w:rsidTr="00243BFD">
        <w:trPr>
          <w:ins w:id="879" w:author="Etion Pinari" w:date="2020-12-12T12:59:00Z"/>
        </w:trPr>
        <w:tc>
          <w:tcPr>
            <w:tcW w:w="1345" w:type="dxa"/>
            <w:shd w:val="clear" w:color="auto" w:fill="D9D9D9" w:themeFill="background1" w:themeFillShade="D9"/>
            <w:tcPrChange w:id="880" w:author="Etion Pinari" w:date="2020-12-12T13:06:00Z">
              <w:tcPr>
                <w:tcW w:w="1345" w:type="dxa"/>
              </w:tcPr>
            </w:tcPrChange>
          </w:tcPr>
          <w:p w14:paraId="4BE385E4" w14:textId="205D4398" w:rsidR="0073751A" w:rsidRPr="0073751A" w:rsidRDefault="0073751A" w:rsidP="0073751A">
            <w:pPr>
              <w:pStyle w:val="Paragrafoelenco"/>
              <w:ind w:left="0"/>
              <w:rPr>
                <w:ins w:id="881" w:author="Etion Pinari" w:date="2020-12-12T12:59:00Z"/>
                <w:rStyle w:val="Enfasidelicata"/>
                <w:i w:val="0"/>
                <w:iCs w:val="0"/>
                <w:szCs w:val="24"/>
                <w:rPrChange w:id="882" w:author="Etion Pinari" w:date="2020-12-12T13:00:00Z">
                  <w:rPr>
                    <w:ins w:id="883" w:author="Etion Pinari" w:date="2020-12-12T12:59:00Z"/>
                    <w:rStyle w:val="Enfasidelicata"/>
                    <w:sz w:val="44"/>
                    <w:szCs w:val="44"/>
                  </w:rPr>
                </w:rPrChange>
              </w:rPr>
            </w:pPr>
            <w:ins w:id="884" w:author="Etion Pinari" w:date="2020-12-12T13:01:00Z">
              <w:r>
                <w:rPr>
                  <w:rStyle w:val="Enfasidelicata"/>
                  <w:i w:val="0"/>
                  <w:iCs w:val="0"/>
                  <w:szCs w:val="24"/>
                </w:rPr>
                <w:t>06-12-2020</w:t>
              </w:r>
            </w:ins>
          </w:p>
        </w:tc>
        <w:tc>
          <w:tcPr>
            <w:tcW w:w="6210" w:type="dxa"/>
            <w:tcPrChange w:id="885" w:author="Etion Pinari" w:date="2020-12-12T13:06:00Z">
              <w:tcPr>
                <w:tcW w:w="4782" w:type="dxa"/>
                <w:gridSpan w:val="2"/>
              </w:tcPr>
            </w:tcPrChange>
          </w:tcPr>
          <w:p w14:paraId="72946028" w14:textId="7F0CAEAF" w:rsidR="0073751A" w:rsidRPr="0073751A" w:rsidRDefault="0073751A">
            <w:pPr>
              <w:pStyle w:val="Paragrafoelenco"/>
              <w:ind w:left="0"/>
              <w:jc w:val="center"/>
              <w:rPr>
                <w:ins w:id="886" w:author="Etion Pinari" w:date="2020-12-12T12:59:00Z"/>
                <w:rStyle w:val="Enfasidelicata"/>
                <w:i w:val="0"/>
                <w:iCs w:val="0"/>
                <w:szCs w:val="24"/>
                <w:rPrChange w:id="887" w:author="Etion Pinari" w:date="2020-12-12T13:00:00Z">
                  <w:rPr>
                    <w:ins w:id="888" w:author="Etion Pinari" w:date="2020-12-12T12:59:00Z"/>
                    <w:rStyle w:val="Enfasidelicata"/>
                    <w:sz w:val="44"/>
                    <w:szCs w:val="44"/>
                  </w:rPr>
                </w:rPrChange>
              </w:rPr>
              <w:pPrChange w:id="889" w:author="Etion Pinari" w:date="2020-12-12T13:01:00Z">
                <w:pPr>
                  <w:pStyle w:val="Paragrafoelenco"/>
                  <w:ind w:left="0"/>
                </w:pPr>
              </w:pPrChange>
            </w:pPr>
            <w:ins w:id="890" w:author="Etion Pinari" w:date="2020-12-12T13:01:00Z">
              <w:r>
                <w:rPr>
                  <w:rStyle w:val="Enfasidelicata"/>
                  <w:i w:val="0"/>
                  <w:iCs w:val="0"/>
                  <w:szCs w:val="24"/>
                </w:rPr>
                <w:t>Alloy</w:t>
              </w:r>
            </w:ins>
          </w:p>
        </w:tc>
        <w:tc>
          <w:tcPr>
            <w:tcW w:w="1687" w:type="dxa"/>
            <w:shd w:val="clear" w:color="auto" w:fill="D9D9D9" w:themeFill="background1" w:themeFillShade="D9"/>
            <w:tcPrChange w:id="891" w:author="Etion Pinari" w:date="2020-12-12T13:06:00Z">
              <w:tcPr>
                <w:tcW w:w="3115" w:type="dxa"/>
                <w:gridSpan w:val="2"/>
              </w:tcPr>
            </w:tcPrChange>
          </w:tcPr>
          <w:p w14:paraId="4139C0B0" w14:textId="3712FB27" w:rsidR="0073751A" w:rsidRPr="0073751A" w:rsidRDefault="00243BFD">
            <w:pPr>
              <w:pStyle w:val="Paragrafoelenco"/>
              <w:ind w:left="0"/>
              <w:jc w:val="center"/>
              <w:rPr>
                <w:ins w:id="892" w:author="Etion Pinari" w:date="2020-12-12T12:59:00Z"/>
                <w:rStyle w:val="Enfasidelicata"/>
                <w:i w:val="0"/>
                <w:iCs w:val="0"/>
                <w:szCs w:val="24"/>
                <w:rPrChange w:id="893" w:author="Etion Pinari" w:date="2020-12-12T13:00:00Z">
                  <w:rPr>
                    <w:ins w:id="894" w:author="Etion Pinari" w:date="2020-12-12T12:59:00Z"/>
                    <w:rStyle w:val="Enfasidelicata"/>
                    <w:sz w:val="44"/>
                    <w:szCs w:val="44"/>
                  </w:rPr>
                </w:rPrChange>
              </w:rPr>
              <w:pPrChange w:id="895" w:author="Etion Pinari" w:date="2020-12-12T13:04:00Z">
                <w:pPr>
                  <w:pStyle w:val="Paragrafoelenco"/>
                  <w:ind w:left="0"/>
                </w:pPr>
              </w:pPrChange>
            </w:pPr>
            <w:ins w:id="896" w:author="Etion Pinari" w:date="2020-12-12T13:04:00Z">
              <w:r>
                <w:rPr>
                  <w:rStyle w:val="Enfasidelicata"/>
                  <w:i w:val="0"/>
                  <w:iCs w:val="0"/>
                  <w:szCs w:val="24"/>
                </w:rPr>
                <w:t>1</w:t>
              </w:r>
            </w:ins>
          </w:p>
        </w:tc>
      </w:tr>
      <w:tr w:rsidR="00173E72" w14:paraId="69C53316" w14:textId="77777777" w:rsidTr="00243BFD">
        <w:trPr>
          <w:ins w:id="897" w:author="Etion Pinari" w:date="2020-12-12T13:14:00Z"/>
        </w:trPr>
        <w:tc>
          <w:tcPr>
            <w:tcW w:w="1345" w:type="dxa"/>
            <w:shd w:val="clear" w:color="auto" w:fill="D9D9D9" w:themeFill="background1" w:themeFillShade="D9"/>
          </w:tcPr>
          <w:p w14:paraId="0133C625" w14:textId="169B09EE" w:rsidR="00173E72" w:rsidRDefault="00173E72">
            <w:pPr>
              <w:pStyle w:val="Paragrafoelenco"/>
              <w:ind w:left="0"/>
              <w:jc w:val="center"/>
              <w:rPr>
                <w:ins w:id="898" w:author="Etion Pinari" w:date="2020-12-12T13:14:00Z"/>
                <w:rStyle w:val="Enfasidelicata"/>
                <w:i w:val="0"/>
                <w:iCs w:val="0"/>
                <w:szCs w:val="24"/>
              </w:rPr>
              <w:pPrChange w:id="899" w:author="Etion Pinari" w:date="2020-12-12T13:15:00Z">
                <w:pPr>
                  <w:pStyle w:val="Paragrafoelenco"/>
                  <w:ind w:left="0"/>
                </w:pPr>
              </w:pPrChange>
            </w:pPr>
            <w:ins w:id="900" w:author="Etion Pinari" w:date="2020-12-12T13:15:00Z">
              <w:r>
                <w:rPr>
                  <w:rStyle w:val="Enfasidelicata"/>
                  <w:i w:val="0"/>
                  <w:iCs w:val="0"/>
                  <w:szCs w:val="24"/>
                </w:rPr>
                <w:t>NA</w:t>
              </w:r>
            </w:ins>
          </w:p>
        </w:tc>
        <w:tc>
          <w:tcPr>
            <w:tcW w:w="6210" w:type="dxa"/>
          </w:tcPr>
          <w:p w14:paraId="3A453708" w14:textId="04009637" w:rsidR="00173E72" w:rsidRDefault="00173E72" w:rsidP="0073751A">
            <w:pPr>
              <w:pStyle w:val="Paragrafoelenco"/>
              <w:ind w:left="0"/>
              <w:jc w:val="center"/>
              <w:rPr>
                <w:ins w:id="901" w:author="Etion Pinari" w:date="2020-12-12T13:14:00Z"/>
                <w:rStyle w:val="Enfasidelicata"/>
                <w:i w:val="0"/>
                <w:iCs w:val="0"/>
                <w:szCs w:val="24"/>
              </w:rPr>
            </w:pPr>
            <w:ins w:id="902" w:author="Etion Pinari" w:date="2020-12-12T13:14:00Z">
              <w:r>
                <w:rPr>
                  <w:rStyle w:val="Enfasidelicata"/>
                  <w:i w:val="0"/>
                  <w:iCs w:val="0"/>
                  <w:szCs w:val="24"/>
                </w:rPr>
                <w:t>Total</w:t>
              </w:r>
            </w:ins>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ins w:id="903" w:author="Etion Pinari" w:date="2020-12-12T13:14:00Z"/>
                <w:rStyle w:val="Enfasidelicata"/>
                <w:i w:val="0"/>
                <w:iCs w:val="0"/>
                <w:szCs w:val="24"/>
              </w:rPr>
            </w:pPr>
            <w:ins w:id="904" w:author="Etion Pinari" w:date="2020-12-12T13:15:00Z">
              <w:r w:rsidRPr="00173E72">
                <w:rPr>
                  <w:rStyle w:val="Enfasidelicata"/>
                  <w:i w:val="0"/>
                  <w:iCs w:val="0"/>
                  <w:szCs w:val="24"/>
                </w:rPr>
                <w:t>12</w:t>
              </w:r>
            </w:ins>
          </w:p>
        </w:tc>
      </w:tr>
    </w:tbl>
    <w:p w14:paraId="17ED0FAD" w14:textId="77777777" w:rsidR="0073751A" w:rsidRPr="0073751A" w:rsidRDefault="0073751A">
      <w:pPr>
        <w:pStyle w:val="Paragrafoelenco"/>
        <w:spacing w:line="240" w:lineRule="auto"/>
        <w:rPr>
          <w:ins w:id="905" w:author="Etion Pinari" w:date="2020-12-12T12:58:00Z"/>
          <w:rStyle w:val="Enfasidelicata"/>
          <w:sz w:val="44"/>
          <w:szCs w:val="44"/>
          <w:rPrChange w:id="906" w:author="Etion Pinari" w:date="2020-12-12T12:58:00Z">
            <w:rPr>
              <w:ins w:id="907" w:author="Etion Pinari" w:date="2020-12-12T12:58:00Z"/>
              <w:rStyle w:val="Enfasidelicata"/>
              <w:sz w:val="28"/>
              <w:szCs w:val="28"/>
            </w:rPr>
          </w:rPrChange>
        </w:rPr>
        <w:pPrChange w:id="908" w:author="Etion Pinari" w:date="2020-12-12T12:58:00Z">
          <w:pPr>
            <w:pStyle w:val="Paragrafoelenco"/>
            <w:numPr>
              <w:numId w:val="101"/>
            </w:numPr>
            <w:spacing w:line="240" w:lineRule="auto"/>
            <w:ind w:hanging="360"/>
          </w:pPr>
        </w:pPrChange>
      </w:pPr>
    </w:p>
    <w:p w14:paraId="5ECF88C4" w14:textId="65DCD902" w:rsidR="0073751A" w:rsidRDefault="00173E72">
      <w:pPr>
        <w:pStyle w:val="Paragrafoelenco"/>
        <w:spacing w:line="240" w:lineRule="auto"/>
        <w:rPr>
          <w:ins w:id="909" w:author="Etion Pinari" w:date="2020-12-12T13:00:00Z"/>
          <w:rStyle w:val="Enfasidelicata"/>
          <w:i w:val="0"/>
          <w:iCs w:val="0"/>
          <w:szCs w:val="24"/>
        </w:rPr>
      </w:pPr>
      <w:ins w:id="910" w:author="Etion Pinari" w:date="2020-12-12T13:17:00Z">
        <w:r>
          <w:rPr>
            <w:rStyle w:val="Enfasidelicata"/>
            <w:sz w:val="44"/>
            <w:szCs w:val="44"/>
          </w:rPr>
          <w:br/>
        </w:r>
        <w:r>
          <w:rPr>
            <w:rStyle w:val="Enfasidelicata"/>
            <w:sz w:val="44"/>
            <w:szCs w:val="44"/>
          </w:rPr>
          <w:br/>
        </w:r>
        <w:r>
          <w:rPr>
            <w:rStyle w:val="Enfasidelicata"/>
            <w:sz w:val="44"/>
            <w:szCs w:val="44"/>
          </w:rPr>
          <w:br/>
        </w:r>
      </w:ins>
      <w:del w:id="911" w:author="Etion Pinari" w:date="2020-12-12T13:05:00Z">
        <w:r w:rsidR="00B76B18" w:rsidRPr="0073751A" w:rsidDel="00243BFD">
          <w:rPr>
            <w:rStyle w:val="Enfasidelicata"/>
            <w:sz w:val="44"/>
            <w:szCs w:val="44"/>
          </w:rPr>
          <w:br/>
        </w:r>
      </w:del>
      <w:ins w:id="912" w:author="Etion Pinari" w:date="2020-12-12T13:00:00Z">
        <w:r w:rsidR="0073751A">
          <w:rPr>
            <w:rStyle w:val="Enfasidelicata"/>
            <w:i w:val="0"/>
            <w:iCs w:val="0"/>
            <w:szCs w:val="24"/>
          </w:rPr>
          <w:br/>
        </w:r>
      </w:ins>
    </w:p>
    <w:p w14:paraId="36B67755" w14:textId="77777777" w:rsidR="00243BFD" w:rsidRPr="00243BFD" w:rsidRDefault="00243BFD" w:rsidP="00243BFD">
      <w:pPr>
        <w:pStyle w:val="Paragrafoelenco"/>
        <w:numPr>
          <w:ilvl w:val="0"/>
          <w:numId w:val="101"/>
        </w:numPr>
        <w:spacing w:line="240" w:lineRule="auto"/>
        <w:rPr>
          <w:ins w:id="913" w:author="Etion Pinari" w:date="2020-12-12T13:07:00Z"/>
          <w:rStyle w:val="Enfasidelicata"/>
          <w:i w:val="0"/>
          <w:iCs w:val="0"/>
          <w:sz w:val="26"/>
          <w:rPrChange w:id="914" w:author="Etion Pinari" w:date="2020-12-12T13:13:00Z">
            <w:rPr>
              <w:ins w:id="915" w:author="Etion Pinari" w:date="2020-12-12T13:07:00Z"/>
              <w:rStyle w:val="Enfasidelicata"/>
              <w:i w:val="0"/>
              <w:iCs w:val="0"/>
              <w:szCs w:val="24"/>
            </w:rPr>
          </w:rPrChange>
        </w:rPr>
      </w:pPr>
      <w:ins w:id="916" w:author="Etion Pinari" w:date="2020-12-12T13:06:00Z">
        <w:r w:rsidRPr="00243BFD">
          <w:rPr>
            <w:rStyle w:val="Enfasidelicata"/>
            <w:i w:val="0"/>
            <w:iCs w:val="0"/>
            <w:sz w:val="26"/>
            <w:rPrChange w:id="917" w:author="Etion Pinari" w:date="2020-12-12T13:13:00Z">
              <w:rPr>
                <w:rStyle w:val="Enfasidelicata"/>
                <w:i w:val="0"/>
                <w:iCs w:val="0"/>
                <w:szCs w:val="24"/>
              </w:rPr>
            </w:rPrChange>
          </w:rPr>
          <w:t>Etion Pinari</w:t>
        </w:r>
        <w:r w:rsidRPr="00243BFD">
          <w:rPr>
            <w:rStyle w:val="Enfasidelicata"/>
            <w:i w:val="0"/>
            <w:iCs w:val="0"/>
            <w:sz w:val="26"/>
            <w:rPrChange w:id="918" w:author="Etion Pinari" w:date="2020-12-12T13:13:00Z">
              <w:rPr>
                <w:rStyle w:val="Enfasidelicata"/>
                <w:i w:val="0"/>
                <w:iCs w:val="0"/>
                <w:szCs w:val="24"/>
              </w:rPr>
            </w:rPrChange>
          </w:rPr>
          <w:br/>
        </w:r>
      </w:ins>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rPr>
          <w:ins w:id="919" w:author="Etion Pinari" w:date="2020-12-12T13:07:00Z"/>
        </w:trPr>
        <w:tc>
          <w:tcPr>
            <w:tcW w:w="6210" w:type="dxa"/>
          </w:tcPr>
          <w:p w14:paraId="110CC38F" w14:textId="77777777" w:rsidR="00243BFD" w:rsidRPr="00CE020B" w:rsidRDefault="00243BFD" w:rsidP="009B0963">
            <w:pPr>
              <w:pStyle w:val="Paragrafoelenco"/>
              <w:ind w:left="0"/>
              <w:jc w:val="center"/>
              <w:rPr>
                <w:ins w:id="920" w:author="Etion Pinari" w:date="2020-12-12T13:07:00Z"/>
                <w:rStyle w:val="Enfasidelicata"/>
                <w:sz w:val="40"/>
                <w:szCs w:val="40"/>
              </w:rPr>
            </w:pPr>
            <w:ins w:id="921" w:author="Etion Pinari" w:date="2020-12-12T13:07:00Z">
              <w:r w:rsidRPr="00CE020B">
                <w:rPr>
                  <w:rStyle w:val="Enfasidelicata"/>
                  <w:sz w:val="40"/>
                  <w:szCs w:val="40"/>
                </w:rPr>
                <w:t>Topic</w:t>
              </w:r>
            </w:ins>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ins w:id="922" w:author="Etion Pinari" w:date="2020-12-12T13:07:00Z"/>
                <w:rStyle w:val="Enfasidelicata"/>
                <w:sz w:val="40"/>
                <w:szCs w:val="40"/>
              </w:rPr>
            </w:pPr>
            <w:ins w:id="923" w:author="Etion Pinari" w:date="2020-12-12T13:07:00Z">
              <w:r w:rsidRPr="00CE020B">
                <w:rPr>
                  <w:rStyle w:val="Enfasidelicata"/>
                  <w:sz w:val="40"/>
                  <w:szCs w:val="40"/>
                </w:rPr>
                <w:t>#Hours</w:t>
              </w:r>
            </w:ins>
          </w:p>
        </w:tc>
      </w:tr>
      <w:tr w:rsidR="00243BFD" w:rsidRPr="00CE020B" w14:paraId="5FCDD708" w14:textId="77777777" w:rsidTr="009B0963">
        <w:trPr>
          <w:ins w:id="924" w:author="Etion Pinari" w:date="2020-12-12T13:07:00Z"/>
        </w:trPr>
        <w:tc>
          <w:tcPr>
            <w:tcW w:w="6210" w:type="dxa"/>
          </w:tcPr>
          <w:p w14:paraId="3A95DDDF" w14:textId="07CB8335" w:rsidR="00243BFD" w:rsidRPr="00CE020B" w:rsidRDefault="00243BFD" w:rsidP="009B0963">
            <w:pPr>
              <w:pStyle w:val="Paragrafoelenco"/>
              <w:ind w:left="0"/>
              <w:jc w:val="center"/>
              <w:rPr>
                <w:ins w:id="925" w:author="Etion Pinari" w:date="2020-12-12T13:07:00Z"/>
                <w:rStyle w:val="Enfasidelicata"/>
                <w:i w:val="0"/>
                <w:iCs w:val="0"/>
                <w:szCs w:val="24"/>
              </w:rPr>
            </w:pPr>
            <w:ins w:id="926" w:author="Etion Pinari" w:date="2020-12-12T13:07:00Z">
              <w:r>
                <w:rPr>
                  <w:rStyle w:val="Enfasidelicata"/>
                  <w:i w:val="0"/>
                  <w:iCs w:val="0"/>
                  <w:szCs w:val="24"/>
                </w:rPr>
                <w:t>Functional Requirements</w:t>
              </w:r>
            </w:ins>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ins w:id="927" w:author="Etion Pinari" w:date="2020-12-12T13:07:00Z"/>
                <w:rStyle w:val="Enfasidelicata"/>
                <w:i w:val="0"/>
                <w:iCs w:val="0"/>
                <w:szCs w:val="24"/>
              </w:rPr>
            </w:pPr>
            <w:ins w:id="928" w:author="Etion Pinari" w:date="2020-12-12T13:14:00Z">
              <w:r>
                <w:rPr>
                  <w:rStyle w:val="Enfasidelicata"/>
                  <w:i w:val="0"/>
                  <w:iCs w:val="0"/>
                  <w:szCs w:val="24"/>
                </w:rPr>
                <w:t>8</w:t>
              </w:r>
            </w:ins>
          </w:p>
        </w:tc>
      </w:tr>
      <w:tr w:rsidR="00243BFD" w:rsidRPr="00CE020B" w14:paraId="2C70416E" w14:textId="77777777" w:rsidTr="009B0963">
        <w:trPr>
          <w:ins w:id="929" w:author="Etion Pinari" w:date="2020-12-12T13:07:00Z"/>
        </w:trPr>
        <w:tc>
          <w:tcPr>
            <w:tcW w:w="6210" w:type="dxa"/>
          </w:tcPr>
          <w:p w14:paraId="76BF2605" w14:textId="65FAED0C" w:rsidR="00243BFD" w:rsidRPr="00CE020B" w:rsidRDefault="00243BFD" w:rsidP="009B0963">
            <w:pPr>
              <w:pStyle w:val="Paragrafoelenco"/>
              <w:ind w:left="0"/>
              <w:jc w:val="center"/>
              <w:rPr>
                <w:ins w:id="930" w:author="Etion Pinari" w:date="2020-12-12T13:07:00Z"/>
                <w:rStyle w:val="Enfasidelicata"/>
                <w:i w:val="0"/>
                <w:iCs w:val="0"/>
                <w:szCs w:val="24"/>
              </w:rPr>
            </w:pPr>
            <w:ins w:id="931" w:author="Etion Pinari" w:date="2020-12-12T13:07:00Z">
              <w:r>
                <w:rPr>
                  <w:rStyle w:val="Enfasidelicata"/>
                  <w:i w:val="0"/>
                  <w:iCs w:val="0"/>
                  <w:szCs w:val="24"/>
                </w:rPr>
                <w:t>Scenarios</w:t>
              </w:r>
            </w:ins>
            <w:ins w:id="932" w:author="Etion Pinari" w:date="2020-12-12T13:09:00Z">
              <w:r>
                <w:rPr>
                  <w:rStyle w:val="Enfasidelicata"/>
                  <w:i w:val="0"/>
                  <w:iCs w:val="0"/>
                  <w:szCs w:val="24"/>
                </w:rPr>
                <w:t xml:space="preserve">, state charts </w:t>
              </w:r>
            </w:ins>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ins w:id="933" w:author="Etion Pinari" w:date="2020-12-12T13:07:00Z"/>
                <w:rStyle w:val="Enfasidelicata"/>
                <w:i w:val="0"/>
                <w:iCs w:val="0"/>
                <w:szCs w:val="24"/>
              </w:rPr>
            </w:pPr>
            <w:ins w:id="934" w:author="Etion Pinari" w:date="2020-12-12T13:14:00Z">
              <w:r>
                <w:rPr>
                  <w:rStyle w:val="Enfasidelicata"/>
                  <w:i w:val="0"/>
                  <w:iCs w:val="0"/>
                  <w:szCs w:val="24"/>
                </w:rPr>
                <w:t>1</w:t>
              </w:r>
            </w:ins>
          </w:p>
        </w:tc>
      </w:tr>
      <w:tr w:rsidR="00243BFD" w:rsidRPr="00CE020B" w14:paraId="3272522F" w14:textId="77777777" w:rsidTr="009B0963">
        <w:trPr>
          <w:ins w:id="935" w:author="Etion Pinari" w:date="2020-12-12T13:07:00Z"/>
        </w:trPr>
        <w:tc>
          <w:tcPr>
            <w:tcW w:w="6210" w:type="dxa"/>
          </w:tcPr>
          <w:p w14:paraId="698AE589" w14:textId="55C63016" w:rsidR="00243BFD" w:rsidRPr="00CE020B" w:rsidRDefault="00243BFD" w:rsidP="009B0963">
            <w:pPr>
              <w:pStyle w:val="Paragrafoelenco"/>
              <w:ind w:left="0"/>
              <w:jc w:val="center"/>
              <w:rPr>
                <w:ins w:id="936" w:author="Etion Pinari" w:date="2020-12-12T13:07:00Z"/>
                <w:rStyle w:val="Enfasidelicata"/>
                <w:i w:val="0"/>
                <w:iCs w:val="0"/>
                <w:szCs w:val="24"/>
              </w:rPr>
            </w:pPr>
            <w:ins w:id="937" w:author="Etion Pinari" w:date="2020-12-12T13:07:00Z">
              <w:r>
                <w:rPr>
                  <w:rStyle w:val="Enfasidelicata"/>
                  <w:i w:val="0"/>
                  <w:iCs w:val="0"/>
                  <w:szCs w:val="24"/>
                </w:rPr>
                <w:t>Non</w:t>
              </w:r>
            </w:ins>
            <w:ins w:id="938" w:author="Etion Pinari" w:date="2020-12-12T13:08:00Z">
              <w:r>
                <w:rPr>
                  <w:rStyle w:val="Enfasidelicata"/>
                  <w:i w:val="0"/>
                  <w:iCs w:val="0"/>
                  <w:szCs w:val="24"/>
                </w:rPr>
                <w:t>-</w:t>
              </w:r>
            </w:ins>
            <w:ins w:id="939" w:author="Etion Pinari" w:date="2020-12-12T13:07:00Z">
              <w:r>
                <w:rPr>
                  <w:rStyle w:val="Enfasidelicata"/>
                  <w:i w:val="0"/>
                  <w:iCs w:val="0"/>
                  <w:szCs w:val="24"/>
                </w:rPr>
                <w:t>functional requirements</w:t>
              </w:r>
            </w:ins>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ins w:id="940" w:author="Etion Pinari" w:date="2020-12-12T13:07:00Z"/>
                <w:rStyle w:val="Enfasidelicata"/>
                <w:i w:val="0"/>
                <w:iCs w:val="0"/>
                <w:szCs w:val="24"/>
              </w:rPr>
            </w:pPr>
            <w:ins w:id="941" w:author="Etion Pinari" w:date="2020-12-12T13:07:00Z">
              <w:r>
                <w:rPr>
                  <w:rStyle w:val="Enfasidelicata"/>
                  <w:i w:val="0"/>
                  <w:iCs w:val="0"/>
                  <w:szCs w:val="24"/>
                </w:rPr>
                <w:t>1.5</w:t>
              </w:r>
            </w:ins>
          </w:p>
        </w:tc>
      </w:tr>
      <w:tr w:rsidR="00243BFD" w:rsidRPr="00CE020B" w14:paraId="22EF065A" w14:textId="77777777" w:rsidTr="009B0963">
        <w:trPr>
          <w:ins w:id="942" w:author="Etion Pinari" w:date="2020-12-12T13:07:00Z"/>
        </w:trPr>
        <w:tc>
          <w:tcPr>
            <w:tcW w:w="6210" w:type="dxa"/>
          </w:tcPr>
          <w:p w14:paraId="66C7ADB6" w14:textId="77777777" w:rsidR="00243BFD" w:rsidRPr="00CE020B" w:rsidRDefault="00243BFD" w:rsidP="009B0963">
            <w:pPr>
              <w:pStyle w:val="Paragrafoelenco"/>
              <w:ind w:left="0"/>
              <w:jc w:val="center"/>
              <w:rPr>
                <w:ins w:id="943" w:author="Etion Pinari" w:date="2020-12-12T13:07:00Z"/>
                <w:rStyle w:val="Enfasidelicata"/>
                <w:i w:val="0"/>
                <w:iCs w:val="0"/>
                <w:szCs w:val="24"/>
              </w:rPr>
            </w:pPr>
            <w:ins w:id="944" w:author="Etion Pinari" w:date="2020-12-12T13:07:00Z">
              <w:r>
                <w:rPr>
                  <w:rStyle w:val="Enfasidelicata"/>
                  <w:i w:val="0"/>
                  <w:iCs w:val="0"/>
                  <w:szCs w:val="24"/>
                </w:rPr>
                <w:t>Domain assumptions &amp; Goals</w:t>
              </w:r>
            </w:ins>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ins w:id="945" w:author="Etion Pinari" w:date="2020-12-12T13:07:00Z"/>
                <w:rStyle w:val="Enfasidelicata"/>
                <w:i w:val="0"/>
                <w:iCs w:val="0"/>
                <w:szCs w:val="24"/>
              </w:rPr>
            </w:pPr>
            <w:ins w:id="946" w:author="Etion Pinari" w:date="2020-12-12T13:08:00Z">
              <w:r>
                <w:rPr>
                  <w:rStyle w:val="Enfasidelicata"/>
                  <w:i w:val="0"/>
                  <w:iCs w:val="0"/>
                  <w:szCs w:val="24"/>
                </w:rPr>
                <w:t>1.5</w:t>
              </w:r>
            </w:ins>
          </w:p>
        </w:tc>
      </w:tr>
      <w:tr w:rsidR="00243BFD" w:rsidRPr="00CE020B" w14:paraId="6F548D22" w14:textId="77777777" w:rsidTr="009B0963">
        <w:trPr>
          <w:ins w:id="947" w:author="Etion Pinari" w:date="2020-12-12T13:07:00Z"/>
        </w:trPr>
        <w:tc>
          <w:tcPr>
            <w:tcW w:w="6210" w:type="dxa"/>
          </w:tcPr>
          <w:p w14:paraId="46D372ED" w14:textId="7AECB656" w:rsidR="00243BFD" w:rsidRPr="00CE020B" w:rsidRDefault="00243BFD" w:rsidP="009B0963">
            <w:pPr>
              <w:pStyle w:val="Paragrafoelenco"/>
              <w:ind w:left="0"/>
              <w:jc w:val="center"/>
              <w:rPr>
                <w:ins w:id="948" w:author="Etion Pinari" w:date="2020-12-12T13:07:00Z"/>
                <w:rStyle w:val="Enfasidelicata"/>
                <w:i w:val="0"/>
                <w:iCs w:val="0"/>
                <w:szCs w:val="24"/>
              </w:rPr>
            </w:pPr>
            <w:ins w:id="949" w:author="Etion Pinari" w:date="2020-12-12T13:08:00Z">
              <w:r>
                <w:rPr>
                  <w:rStyle w:val="Enfasidelicata"/>
                  <w:i w:val="0"/>
                  <w:iCs w:val="0"/>
                  <w:szCs w:val="24"/>
                </w:rPr>
                <w:t>U</w:t>
              </w:r>
            </w:ins>
            <w:ins w:id="950" w:author="Etion Pinari" w:date="2020-12-12T13:07:00Z">
              <w:r>
                <w:rPr>
                  <w:rStyle w:val="Enfasidelicata"/>
                  <w:i w:val="0"/>
                  <w:iCs w:val="0"/>
                  <w:szCs w:val="24"/>
                </w:rPr>
                <w:t>se cases</w:t>
              </w:r>
            </w:ins>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ins w:id="951" w:author="Etion Pinari" w:date="2020-12-12T13:07:00Z"/>
                <w:rStyle w:val="Enfasidelicata"/>
                <w:i w:val="0"/>
                <w:iCs w:val="0"/>
                <w:szCs w:val="24"/>
              </w:rPr>
            </w:pPr>
            <w:ins w:id="952" w:author="Etion Pinari" w:date="2020-12-12T13:08:00Z">
              <w:r>
                <w:rPr>
                  <w:rStyle w:val="Enfasidelicata"/>
                  <w:i w:val="0"/>
                  <w:iCs w:val="0"/>
                  <w:szCs w:val="24"/>
                </w:rPr>
                <w:t>0.5</w:t>
              </w:r>
            </w:ins>
          </w:p>
        </w:tc>
      </w:tr>
      <w:tr w:rsidR="00243BFD" w:rsidRPr="00CE020B" w14:paraId="2CC3B8B2" w14:textId="77777777" w:rsidTr="009B0963">
        <w:trPr>
          <w:ins w:id="953" w:author="Etion Pinari" w:date="2020-12-12T13:07:00Z"/>
        </w:trPr>
        <w:tc>
          <w:tcPr>
            <w:tcW w:w="6210" w:type="dxa"/>
          </w:tcPr>
          <w:p w14:paraId="19B73AA1" w14:textId="16A54FDC" w:rsidR="00243BFD" w:rsidRPr="00CE020B" w:rsidRDefault="00243BFD" w:rsidP="009B0963">
            <w:pPr>
              <w:pStyle w:val="Paragrafoelenco"/>
              <w:ind w:left="0"/>
              <w:jc w:val="center"/>
              <w:rPr>
                <w:ins w:id="954" w:author="Etion Pinari" w:date="2020-12-12T13:07:00Z"/>
                <w:rStyle w:val="Enfasidelicata"/>
                <w:i w:val="0"/>
                <w:iCs w:val="0"/>
                <w:szCs w:val="24"/>
              </w:rPr>
            </w:pPr>
            <w:ins w:id="955" w:author="Etion Pinari" w:date="2020-12-12T13:07:00Z">
              <w:r>
                <w:rPr>
                  <w:rStyle w:val="Enfasidelicata"/>
                  <w:i w:val="0"/>
                  <w:iCs w:val="0"/>
                  <w:szCs w:val="24"/>
                </w:rPr>
                <w:t xml:space="preserve">External Interfaces </w:t>
              </w:r>
            </w:ins>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ins w:id="956" w:author="Etion Pinari" w:date="2020-12-12T13:07:00Z"/>
                <w:rStyle w:val="Enfasidelicata"/>
                <w:i w:val="0"/>
                <w:iCs w:val="0"/>
                <w:szCs w:val="24"/>
              </w:rPr>
            </w:pPr>
            <w:ins w:id="957" w:author="Etion Pinari" w:date="2020-12-12T13:07:00Z">
              <w:r>
                <w:rPr>
                  <w:rStyle w:val="Enfasidelicata"/>
                  <w:i w:val="0"/>
                  <w:iCs w:val="0"/>
                  <w:szCs w:val="24"/>
                </w:rPr>
                <w:t>1.5</w:t>
              </w:r>
            </w:ins>
          </w:p>
        </w:tc>
      </w:tr>
      <w:tr w:rsidR="00243BFD" w:rsidRPr="00CE020B" w14:paraId="44DF9B9D" w14:textId="77777777" w:rsidTr="009B0963">
        <w:trPr>
          <w:ins w:id="958" w:author="Etion Pinari" w:date="2020-12-12T13:07:00Z"/>
        </w:trPr>
        <w:tc>
          <w:tcPr>
            <w:tcW w:w="6210" w:type="dxa"/>
          </w:tcPr>
          <w:p w14:paraId="6B914F37" w14:textId="5104852F" w:rsidR="00243BFD" w:rsidRPr="00CE020B" w:rsidRDefault="00243BFD" w:rsidP="009B0963">
            <w:pPr>
              <w:pStyle w:val="Paragrafoelenco"/>
              <w:ind w:left="0"/>
              <w:jc w:val="center"/>
              <w:rPr>
                <w:ins w:id="959" w:author="Etion Pinari" w:date="2020-12-12T13:07:00Z"/>
                <w:rStyle w:val="Enfasidelicata"/>
                <w:i w:val="0"/>
                <w:iCs w:val="0"/>
                <w:szCs w:val="24"/>
              </w:rPr>
            </w:pPr>
            <w:ins w:id="960" w:author="Etion Pinari" w:date="2020-12-12T13:09:00Z">
              <w:r>
                <w:rPr>
                  <w:rStyle w:val="Enfasidelicata"/>
                  <w:i w:val="0"/>
                  <w:iCs w:val="0"/>
                  <w:szCs w:val="24"/>
                </w:rPr>
                <w:t>Functional Requirements and goal mapping</w:t>
              </w:r>
            </w:ins>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ins w:id="961" w:author="Etion Pinari" w:date="2020-12-12T13:07:00Z"/>
                <w:rStyle w:val="Enfasidelicata"/>
                <w:i w:val="0"/>
                <w:iCs w:val="0"/>
                <w:szCs w:val="24"/>
              </w:rPr>
            </w:pPr>
            <w:ins w:id="962" w:author="Etion Pinari" w:date="2020-12-12T13:09:00Z">
              <w:r>
                <w:rPr>
                  <w:rStyle w:val="Enfasidelicata"/>
                  <w:i w:val="0"/>
                  <w:iCs w:val="0"/>
                  <w:szCs w:val="24"/>
                </w:rPr>
                <w:t>6</w:t>
              </w:r>
            </w:ins>
          </w:p>
        </w:tc>
      </w:tr>
      <w:tr w:rsidR="00243BFD" w:rsidRPr="00CE020B" w14:paraId="06207DED" w14:textId="77777777" w:rsidTr="009B0963">
        <w:trPr>
          <w:ins w:id="963" w:author="Etion Pinari" w:date="2020-12-12T13:07:00Z"/>
        </w:trPr>
        <w:tc>
          <w:tcPr>
            <w:tcW w:w="6210" w:type="dxa"/>
          </w:tcPr>
          <w:p w14:paraId="5161B27F" w14:textId="77777777" w:rsidR="00243BFD" w:rsidRPr="00CE020B" w:rsidRDefault="00243BFD" w:rsidP="009B0963">
            <w:pPr>
              <w:pStyle w:val="Paragrafoelenco"/>
              <w:ind w:left="0"/>
              <w:jc w:val="center"/>
              <w:rPr>
                <w:ins w:id="964" w:author="Etion Pinari" w:date="2020-12-12T13:07:00Z"/>
                <w:rStyle w:val="Enfasidelicata"/>
                <w:i w:val="0"/>
                <w:iCs w:val="0"/>
                <w:szCs w:val="24"/>
              </w:rPr>
            </w:pPr>
            <w:ins w:id="965" w:author="Etion Pinari" w:date="2020-12-12T13:07:00Z">
              <w:r>
                <w:rPr>
                  <w:rStyle w:val="Enfasidelicata"/>
                  <w:i w:val="0"/>
                  <w:iCs w:val="0"/>
                  <w:szCs w:val="24"/>
                </w:rPr>
                <w:t>Alloy</w:t>
              </w:r>
            </w:ins>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ins w:id="966" w:author="Etion Pinari" w:date="2020-12-12T13:07:00Z"/>
                <w:rStyle w:val="Enfasidelicata"/>
                <w:i w:val="0"/>
                <w:iCs w:val="0"/>
                <w:szCs w:val="24"/>
              </w:rPr>
            </w:pPr>
            <w:ins w:id="967" w:author="Etion Pinari" w:date="2020-12-12T13:07:00Z">
              <w:r>
                <w:rPr>
                  <w:rStyle w:val="Enfasidelicata"/>
                  <w:i w:val="0"/>
                  <w:iCs w:val="0"/>
                  <w:szCs w:val="24"/>
                </w:rPr>
                <w:t>1</w:t>
              </w:r>
            </w:ins>
          </w:p>
        </w:tc>
      </w:tr>
      <w:tr w:rsidR="00243BFD" w:rsidRPr="00CE020B" w14:paraId="05630AB4" w14:textId="77777777" w:rsidTr="009B0963">
        <w:trPr>
          <w:ins w:id="968" w:author="Etion Pinari" w:date="2020-12-12T13:13:00Z"/>
        </w:trPr>
        <w:tc>
          <w:tcPr>
            <w:tcW w:w="6210" w:type="dxa"/>
          </w:tcPr>
          <w:p w14:paraId="0D614FDB" w14:textId="5FAEAA26" w:rsidR="00243BFD" w:rsidRDefault="00173E72">
            <w:pPr>
              <w:pStyle w:val="Paragrafoelenco"/>
              <w:tabs>
                <w:tab w:val="center" w:pos="2997"/>
                <w:tab w:val="left" w:pos="4410"/>
                <w:tab w:val="right" w:pos="5994"/>
              </w:tabs>
              <w:ind w:left="0"/>
              <w:rPr>
                <w:ins w:id="969" w:author="Etion Pinari" w:date="2020-12-12T13:13:00Z"/>
                <w:rStyle w:val="Enfasidelicata"/>
                <w:i w:val="0"/>
                <w:iCs w:val="0"/>
                <w:szCs w:val="24"/>
              </w:rPr>
              <w:pPrChange w:id="970" w:author="Etion Pinari" w:date="2020-12-12T13:14:00Z">
                <w:pPr>
                  <w:pStyle w:val="Paragrafoelenco"/>
                  <w:ind w:left="0"/>
                  <w:jc w:val="center"/>
                </w:pPr>
              </w:pPrChange>
            </w:pPr>
            <w:ins w:id="971" w:author="Etion Pinari" w:date="2020-12-12T13:14:00Z">
              <w:r>
                <w:rPr>
                  <w:rStyle w:val="Enfasidelicata"/>
                  <w:i w:val="0"/>
                  <w:iCs w:val="0"/>
                  <w:szCs w:val="24"/>
                </w:rPr>
                <w:tab/>
              </w:r>
            </w:ins>
            <w:ins w:id="972" w:author="Etion Pinari" w:date="2020-12-12T13:13:00Z">
              <w:r w:rsidR="00243BFD">
                <w:rPr>
                  <w:rStyle w:val="Enfasidelicata"/>
                  <w:i w:val="0"/>
                  <w:iCs w:val="0"/>
                  <w:szCs w:val="24"/>
                </w:rPr>
                <w:t>Sequence Diagrams</w:t>
              </w:r>
            </w:ins>
            <w:ins w:id="973" w:author="Etion Pinari" w:date="2020-12-12T13:14:00Z">
              <w:r>
                <w:rPr>
                  <w:rStyle w:val="Enfasidelicata"/>
                  <w:i w:val="0"/>
                  <w:iCs w:val="0"/>
                  <w:szCs w:val="24"/>
                </w:rPr>
                <w:tab/>
              </w:r>
              <w:r>
                <w:rPr>
                  <w:rStyle w:val="Enfasidelicata"/>
                  <w:i w:val="0"/>
                  <w:iCs w:val="0"/>
                  <w:szCs w:val="24"/>
                </w:rPr>
                <w:tab/>
              </w:r>
            </w:ins>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ins w:id="974" w:author="Etion Pinari" w:date="2020-12-12T13:13:00Z"/>
                <w:rStyle w:val="Enfasidelicata"/>
                <w:i w:val="0"/>
                <w:iCs w:val="0"/>
                <w:szCs w:val="24"/>
              </w:rPr>
            </w:pPr>
            <w:ins w:id="975" w:author="Etion Pinari" w:date="2020-12-12T13:13:00Z">
              <w:r>
                <w:rPr>
                  <w:rStyle w:val="Enfasidelicata"/>
                  <w:i w:val="0"/>
                  <w:iCs w:val="0"/>
                  <w:szCs w:val="24"/>
                </w:rPr>
                <w:t>1</w:t>
              </w:r>
            </w:ins>
          </w:p>
        </w:tc>
      </w:tr>
      <w:tr w:rsidR="00173E72" w:rsidRPr="00CE020B" w14:paraId="1F34323A" w14:textId="77777777" w:rsidTr="009B0963">
        <w:trPr>
          <w:ins w:id="976" w:author="Etion Pinari" w:date="2020-12-12T13:16:00Z"/>
        </w:trPr>
        <w:tc>
          <w:tcPr>
            <w:tcW w:w="6210" w:type="dxa"/>
          </w:tcPr>
          <w:p w14:paraId="210156BC" w14:textId="10715B86" w:rsidR="00173E72" w:rsidRDefault="00173E72">
            <w:pPr>
              <w:pStyle w:val="Paragrafoelenco"/>
              <w:tabs>
                <w:tab w:val="center" w:pos="2997"/>
                <w:tab w:val="left" w:pos="4410"/>
                <w:tab w:val="right" w:pos="5994"/>
              </w:tabs>
              <w:ind w:left="0"/>
              <w:jc w:val="center"/>
              <w:rPr>
                <w:ins w:id="977" w:author="Etion Pinari" w:date="2020-12-12T13:16:00Z"/>
                <w:rStyle w:val="Enfasidelicata"/>
                <w:i w:val="0"/>
                <w:iCs w:val="0"/>
                <w:szCs w:val="24"/>
              </w:rPr>
              <w:pPrChange w:id="978" w:author="Etion Pinari" w:date="2020-12-12T13:16:00Z">
                <w:pPr>
                  <w:pStyle w:val="Paragrafoelenco"/>
                  <w:tabs>
                    <w:tab w:val="center" w:pos="2997"/>
                    <w:tab w:val="left" w:pos="4410"/>
                    <w:tab w:val="right" w:pos="5994"/>
                  </w:tabs>
                  <w:ind w:left="0"/>
                </w:pPr>
              </w:pPrChange>
            </w:pPr>
            <w:ins w:id="979" w:author="Etion Pinari" w:date="2020-12-12T13:16:00Z">
              <w:r>
                <w:rPr>
                  <w:rStyle w:val="Enfasidelicata"/>
                  <w:i w:val="0"/>
                  <w:iCs w:val="0"/>
                  <w:szCs w:val="24"/>
                </w:rPr>
                <w:t>Research on various topics</w:t>
              </w:r>
            </w:ins>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ins w:id="980" w:author="Etion Pinari" w:date="2020-12-12T13:16:00Z"/>
                <w:rStyle w:val="Enfasidelicata"/>
                <w:i w:val="0"/>
                <w:iCs w:val="0"/>
                <w:szCs w:val="24"/>
              </w:rPr>
            </w:pPr>
            <w:ins w:id="981" w:author="Etion Pinari" w:date="2020-12-12T13:16:00Z">
              <w:r>
                <w:rPr>
                  <w:rStyle w:val="Enfasidelicata"/>
                  <w:i w:val="0"/>
                  <w:iCs w:val="0"/>
                  <w:szCs w:val="24"/>
                </w:rPr>
                <w:t>3</w:t>
              </w:r>
            </w:ins>
          </w:p>
        </w:tc>
      </w:tr>
      <w:tr w:rsidR="005904CE" w:rsidRPr="00CE020B" w14:paraId="3A703C03" w14:textId="77777777" w:rsidTr="009B0963">
        <w:trPr>
          <w:ins w:id="982" w:author="Etion Pinari" w:date="2020-12-12T13:44:00Z"/>
        </w:trPr>
        <w:tc>
          <w:tcPr>
            <w:tcW w:w="6210" w:type="dxa"/>
          </w:tcPr>
          <w:p w14:paraId="5633E787" w14:textId="42A0E773" w:rsidR="005904CE" w:rsidRDefault="005904CE" w:rsidP="00173E72">
            <w:pPr>
              <w:pStyle w:val="Paragrafoelenco"/>
              <w:tabs>
                <w:tab w:val="center" w:pos="2997"/>
                <w:tab w:val="left" w:pos="4410"/>
                <w:tab w:val="right" w:pos="5994"/>
              </w:tabs>
              <w:ind w:left="0"/>
              <w:jc w:val="center"/>
              <w:rPr>
                <w:ins w:id="983" w:author="Etion Pinari" w:date="2020-12-12T13:44:00Z"/>
                <w:rStyle w:val="Enfasidelicata"/>
                <w:i w:val="0"/>
                <w:iCs w:val="0"/>
                <w:szCs w:val="24"/>
              </w:rPr>
            </w:pPr>
            <w:ins w:id="984" w:author="Etion Pinari" w:date="2020-12-12T13:44:00Z">
              <w:r>
                <w:rPr>
                  <w:rStyle w:val="Enfasidelicata"/>
                  <w:i w:val="0"/>
                  <w:iCs w:val="0"/>
                  <w:szCs w:val="24"/>
                </w:rPr>
                <w:t>Writing on Word and formatting</w:t>
              </w:r>
            </w:ins>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ins w:id="985" w:author="Etion Pinari" w:date="2020-12-12T13:44:00Z"/>
                <w:rStyle w:val="Enfasidelicata"/>
                <w:i w:val="0"/>
                <w:iCs w:val="0"/>
                <w:szCs w:val="24"/>
              </w:rPr>
            </w:pPr>
            <w:ins w:id="986" w:author="Etion Pinari" w:date="2020-12-12T13:44:00Z">
              <w:r>
                <w:rPr>
                  <w:rStyle w:val="Enfasidelicata"/>
                  <w:i w:val="0"/>
                  <w:iCs w:val="0"/>
                  <w:szCs w:val="24"/>
                </w:rPr>
                <w:t>5</w:t>
              </w:r>
            </w:ins>
          </w:p>
        </w:tc>
      </w:tr>
      <w:tr w:rsidR="00173E72" w:rsidRPr="00CE020B" w14:paraId="0CFE94C5" w14:textId="77777777" w:rsidTr="009B0963">
        <w:trPr>
          <w:ins w:id="987" w:author="Etion Pinari" w:date="2020-12-12T13:14:00Z"/>
        </w:trPr>
        <w:tc>
          <w:tcPr>
            <w:tcW w:w="6210" w:type="dxa"/>
          </w:tcPr>
          <w:p w14:paraId="7CBC957F" w14:textId="39978F7D" w:rsidR="00173E72" w:rsidRDefault="00173E72">
            <w:pPr>
              <w:pStyle w:val="Paragrafoelenco"/>
              <w:tabs>
                <w:tab w:val="center" w:pos="2997"/>
                <w:tab w:val="left" w:pos="4410"/>
                <w:tab w:val="right" w:pos="5994"/>
              </w:tabs>
              <w:ind w:left="0"/>
              <w:jc w:val="center"/>
              <w:rPr>
                <w:ins w:id="988" w:author="Etion Pinari" w:date="2020-12-12T13:14:00Z"/>
                <w:rStyle w:val="Enfasidelicata"/>
                <w:i w:val="0"/>
                <w:iCs w:val="0"/>
                <w:szCs w:val="24"/>
              </w:rPr>
              <w:pPrChange w:id="989" w:author="Etion Pinari" w:date="2020-12-12T13:14:00Z">
                <w:pPr>
                  <w:pStyle w:val="Paragrafoelenco"/>
                  <w:tabs>
                    <w:tab w:val="center" w:pos="2997"/>
                    <w:tab w:val="left" w:pos="4410"/>
                    <w:tab w:val="right" w:pos="5994"/>
                  </w:tabs>
                  <w:ind w:left="0"/>
                </w:pPr>
              </w:pPrChange>
            </w:pPr>
            <w:ins w:id="990" w:author="Etion Pinari" w:date="2020-12-12T13:14:00Z">
              <w:r>
                <w:rPr>
                  <w:rStyle w:val="Enfasidelicata"/>
                  <w:i w:val="0"/>
                  <w:iCs w:val="0"/>
                  <w:szCs w:val="24"/>
                </w:rPr>
                <w:t>Total</w:t>
              </w:r>
            </w:ins>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ins w:id="991" w:author="Etion Pinari" w:date="2020-12-12T13:14:00Z"/>
                <w:rStyle w:val="Enfasidelicata"/>
                <w:i w:val="0"/>
                <w:iCs w:val="0"/>
                <w:szCs w:val="24"/>
              </w:rPr>
            </w:pPr>
            <w:ins w:id="992" w:author="Etion Pinari" w:date="2020-12-12T13:44:00Z">
              <w:r>
                <w:rPr>
                  <w:rStyle w:val="Enfasidelicata"/>
                  <w:i w:val="0"/>
                  <w:iCs w:val="0"/>
                  <w:szCs w:val="24"/>
                </w:rPr>
                <w:t>30</w:t>
              </w:r>
            </w:ins>
          </w:p>
        </w:tc>
      </w:tr>
    </w:tbl>
    <w:p w14:paraId="53C6F5B0" w14:textId="77777777" w:rsidR="00173E72" w:rsidRDefault="00173E72" w:rsidP="00243BFD">
      <w:pPr>
        <w:pStyle w:val="Paragrafoelenco"/>
        <w:spacing w:line="240" w:lineRule="auto"/>
        <w:rPr>
          <w:ins w:id="993" w:author="Etion Pinari" w:date="2020-12-12T13:17:00Z"/>
          <w:rStyle w:val="Enfasidelicata"/>
          <w:i w:val="0"/>
          <w:iCs w:val="0"/>
          <w:szCs w:val="24"/>
        </w:rPr>
      </w:pPr>
      <w:ins w:id="994" w:author="Etion Pinari" w:date="2020-12-12T13:17:00Z">
        <w:r>
          <w:rPr>
            <w:rStyle w:val="Enfasidelicata"/>
            <w:i w:val="0"/>
            <w:iCs w:val="0"/>
            <w:szCs w:val="24"/>
          </w:rPr>
          <w:br/>
        </w:r>
      </w:ins>
    </w:p>
    <w:p w14:paraId="5ABEA6F6" w14:textId="1755DB33" w:rsidR="0073751A" w:rsidRDefault="00173E72">
      <w:pPr>
        <w:pStyle w:val="Paragrafoelenco"/>
        <w:spacing w:line="240" w:lineRule="auto"/>
        <w:rPr>
          <w:ins w:id="995" w:author="Etion Pinari" w:date="2020-12-12T13:06:00Z"/>
          <w:rStyle w:val="Enfasidelicata"/>
          <w:i w:val="0"/>
          <w:iCs w:val="0"/>
          <w:szCs w:val="24"/>
        </w:rPr>
        <w:pPrChange w:id="996" w:author="Etion Pinari" w:date="2020-12-12T13:07:00Z">
          <w:pPr>
            <w:pStyle w:val="Paragrafoelenco"/>
            <w:numPr>
              <w:numId w:val="101"/>
            </w:numPr>
            <w:spacing w:line="240" w:lineRule="auto"/>
            <w:ind w:hanging="360"/>
          </w:pPr>
        </w:pPrChange>
      </w:pPr>
      <w:ins w:id="997" w:author="Etion Pinari" w:date="2020-12-12T13:17:00Z">
        <w:r>
          <w:rPr>
            <w:rStyle w:val="Enfasidelicata"/>
            <w:i w:val="0"/>
            <w:iCs w:val="0"/>
            <w:szCs w:val="24"/>
          </w:rPr>
          <w:br/>
        </w:r>
        <w:r>
          <w:rPr>
            <w:rStyle w:val="Enfasidelicata"/>
            <w:i w:val="0"/>
            <w:iCs w:val="0"/>
            <w:szCs w:val="24"/>
          </w:rPr>
          <w:br/>
        </w:r>
      </w:ins>
    </w:p>
    <w:p w14:paraId="1B6B0EE2" w14:textId="77777777" w:rsidR="00173E72" w:rsidRPr="00243BFD" w:rsidRDefault="00243BFD" w:rsidP="00243BFD">
      <w:pPr>
        <w:pStyle w:val="Paragrafoelenco"/>
        <w:numPr>
          <w:ilvl w:val="0"/>
          <w:numId w:val="101"/>
        </w:numPr>
        <w:spacing w:line="240" w:lineRule="auto"/>
        <w:rPr>
          <w:ins w:id="998" w:author="Etion Pinari" w:date="2020-12-12T13:16:00Z"/>
          <w:rStyle w:val="Enfasidelicata"/>
          <w:i w:val="0"/>
          <w:iCs w:val="0"/>
          <w:sz w:val="26"/>
        </w:rPr>
      </w:pPr>
      <w:ins w:id="999" w:author="Etion Pinari" w:date="2020-12-12T13:06:00Z">
        <w:r w:rsidRPr="00243BFD">
          <w:rPr>
            <w:rStyle w:val="Enfasidelicata"/>
            <w:i w:val="0"/>
            <w:iCs w:val="0"/>
            <w:sz w:val="26"/>
            <w:rPrChange w:id="1000" w:author="Etion Pinari" w:date="2020-12-12T13:13:00Z">
              <w:rPr>
                <w:rStyle w:val="Enfasidelicata"/>
                <w:i w:val="0"/>
                <w:iCs w:val="0"/>
                <w:szCs w:val="24"/>
              </w:rPr>
            </w:rPrChange>
          </w:rPr>
          <w:lastRenderedPageBreak/>
          <w:t>Giorgio Romeo</w:t>
        </w:r>
        <w:r w:rsidRPr="00243BFD">
          <w:rPr>
            <w:rStyle w:val="Enfasidelicata"/>
            <w:i w:val="0"/>
            <w:iCs w:val="0"/>
            <w:sz w:val="26"/>
            <w:rPrChange w:id="1001" w:author="Etion Pinari" w:date="2020-12-12T13:13:00Z">
              <w:rPr>
                <w:rStyle w:val="Enfasidelicata"/>
                <w:i w:val="0"/>
                <w:iCs w:val="0"/>
                <w:szCs w:val="24"/>
              </w:rPr>
            </w:rPrChange>
          </w:rPr>
          <w:br/>
        </w:r>
      </w:ins>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rPr>
          <w:ins w:id="1002" w:author="Etion Pinari" w:date="2020-12-12T13:16:00Z"/>
        </w:trPr>
        <w:tc>
          <w:tcPr>
            <w:tcW w:w="6210" w:type="dxa"/>
          </w:tcPr>
          <w:p w14:paraId="7526B836" w14:textId="77777777" w:rsidR="00173E72" w:rsidRPr="00CE020B" w:rsidRDefault="00173E72" w:rsidP="009B0963">
            <w:pPr>
              <w:pStyle w:val="Paragrafoelenco"/>
              <w:ind w:left="0"/>
              <w:jc w:val="center"/>
              <w:rPr>
                <w:ins w:id="1003" w:author="Etion Pinari" w:date="2020-12-12T13:16:00Z"/>
                <w:rStyle w:val="Enfasidelicata"/>
                <w:sz w:val="40"/>
                <w:szCs w:val="40"/>
              </w:rPr>
            </w:pPr>
            <w:ins w:id="1004" w:author="Etion Pinari" w:date="2020-12-12T13:16:00Z">
              <w:r w:rsidRPr="00CE020B">
                <w:rPr>
                  <w:rStyle w:val="Enfasidelicata"/>
                  <w:sz w:val="40"/>
                  <w:szCs w:val="40"/>
                </w:rPr>
                <w:t>Topic</w:t>
              </w:r>
            </w:ins>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ins w:id="1005" w:author="Etion Pinari" w:date="2020-12-12T13:16:00Z"/>
                <w:rStyle w:val="Enfasidelicata"/>
                <w:sz w:val="40"/>
                <w:szCs w:val="40"/>
              </w:rPr>
            </w:pPr>
            <w:ins w:id="1006" w:author="Etion Pinari" w:date="2020-12-12T13:16:00Z">
              <w:r w:rsidRPr="00CE020B">
                <w:rPr>
                  <w:rStyle w:val="Enfasidelicata"/>
                  <w:sz w:val="40"/>
                  <w:szCs w:val="40"/>
                </w:rPr>
                <w:t>#Hours</w:t>
              </w:r>
            </w:ins>
          </w:p>
        </w:tc>
      </w:tr>
      <w:tr w:rsidR="00173E72" w:rsidRPr="00CE020B" w14:paraId="3393197E" w14:textId="77777777" w:rsidTr="009B0963">
        <w:trPr>
          <w:ins w:id="1007" w:author="Etion Pinari" w:date="2020-12-12T13:16:00Z"/>
        </w:trPr>
        <w:tc>
          <w:tcPr>
            <w:tcW w:w="6210" w:type="dxa"/>
          </w:tcPr>
          <w:p w14:paraId="5D3D9CA8" w14:textId="77777777" w:rsidR="00173E72" w:rsidRPr="00CE020B" w:rsidRDefault="00173E72" w:rsidP="009B0963">
            <w:pPr>
              <w:pStyle w:val="Paragrafoelenco"/>
              <w:ind w:left="0"/>
              <w:jc w:val="center"/>
              <w:rPr>
                <w:ins w:id="1008" w:author="Etion Pinari" w:date="2020-12-12T13:16:00Z"/>
                <w:rStyle w:val="Enfasidelicata"/>
                <w:i w:val="0"/>
                <w:iCs w:val="0"/>
                <w:szCs w:val="24"/>
              </w:rPr>
            </w:pPr>
            <w:ins w:id="1009" w:author="Etion Pinari" w:date="2020-12-12T13:16:00Z">
              <w:r>
                <w:rPr>
                  <w:rStyle w:val="Enfasidelicata"/>
                  <w:i w:val="0"/>
                  <w:iCs w:val="0"/>
                  <w:szCs w:val="24"/>
                </w:rPr>
                <w:t>Functional Requirements</w:t>
              </w:r>
            </w:ins>
          </w:p>
        </w:tc>
        <w:tc>
          <w:tcPr>
            <w:tcW w:w="1687" w:type="dxa"/>
            <w:shd w:val="clear" w:color="auto" w:fill="D9D9D9" w:themeFill="background1" w:themeFillShade="D9"/>
          </w:tcPr>
          <w:p w14:paraId="1FAFBA84" w14:textId="3BFC2315" w:rsidR="00173E72" w:rsidRPr="00CE020B" w:rsidRDefault="00EB73EA" w:rsidP="009B0963">
            <w:pPr>
              <w:pStyle w:val="Paragrafoelenco"/>
              <w:ind w:left="0"/>
              <w:jc w:val="center"/>
              <w:rPr>
                <w:ins w:id="1010" w:author="Etion Pinari" w:date="2020-12-12T13:16:00Z"/>
                <w:rStyle w:val="Enfasidelicata"/>
                <w:i w:val="0"/>
                <w:iCs w:val="0"/>
                <w:szCs w:val="24"/>
              </w:rPr>
            </w:pPr>
            <w:ins w:id="1011" w:author="Giorgio Romeo" w:date="2020-12-14T23:08:00Z">
              <w:r>
                <w:rPr>
                  <w:rStyle w:val="Enfasidelicata"/>
                  <w:i w:val="0"/>
                  <w:iCs w:val="0"/>
                  <w:szCs w:val="24"/>
                </w:rPr>
                <w:t>3</w:t>
              </w:r>
            </w:ins>
            <w:ins w:id="1012" w:author="Etion Pinari" w:date="2020-12-12T13:16:00Z">
              <w:del w:id="1013" w:author="Giorgio Romeo" w:date="2020-12-14T23:07:00Z">
                <w:r w:rsidR="00173E72" w:rsidDel="00EB73EA">
                  <w:rPr>
                    <w:rStyle w:val="Enfasidelicata"/>
                    <w:i w:val="0"/>
                    <w:iCs w:val="0"/>
                    <w:szCs w:val="24"/>
                  </w:rPr>
                  <w:delText>8</w:delText>
                </w:r>
              </w:del>
            </w:ins>
          </w:p>
        </w:tc>
      </w:tr>
      <w:tr w:rsidR="00173E72" w:rsidRPr="00CE020B" w14:paraId="0732DF66" w14:textId="77777777" w:rsidTr="009B0963">
        <w:trPr>
          <w:ins w:id="1014" w:author="Etion Pinari" w:date="2020-12-12T13:16:00Z"/>
        </w:trPr>
        <w:tc>
          <w:tcPr>
            <w:tcW w:w="6210" w:type="dxa"/>
          </w:tcPr>
          <w:p w14:paraId="2D45D1D0" w14:textId="77777777" w:rsidR="00173E72" w:rsidRPr="00CE020B" w:rsidRDefault="00173E72" w:rsidP="009B0963">
            <w:pPr>
              <w:pStyle w:val="Paragrafoelenco"/>
              <w:ind w:left="0"/>
              <w:jc w:val="center"/>
              <w:rPr>
                <w:ins w:id="1015" w:author="Etion Pinari" w:date="2020-12-12T13:16:00Z"/>
                <w:rStyle w:val="Enfasidelicata"/>
                <w:i w:val="0"/>
                <w:iCs w:val="0"/>
                <w:szCs w:val="24"/>
              </w:rPr>
            </w:pPr>
            <w:ins w:id="1016" w:author="Etion Pinari" w:date="2020-12-12T13:16:00Z">
              <w:r>
                <w:rPr>
                  <w:rStyle w:val="Enfasidelicata"/>
                  <w:i w:val="0"/>
                  <w:iCs w:val="0"/>
                  <w:szCs w:val="24"/>
                </w:rPr>
                <w:t xml:space="preserve">Scenarios, state charts </w:t>
              </w:r>
            </w:ins>
          </w:p>
        </w:tc>
        <w:tc>
          <w:tcPr>
            <w:tcW w:w="1687" w:type="dxa"/>
            <w:shd w:val="clear" w:color="auto" w:fill="D9D9D9" w:themeFill="background1" w:themeFillShade="D9"/>
          </w:tcPr>
          <w:p w14:paraId="6A8EE6A3" w14:textId="16392C3D" w:rsidR="00173E72" w:rsidRPr="00CE020B" w:rsidRDefault="00EB73EA" w:rsidP="009B0963">
            <w:pPr>
              <w:pStyle w:val="Paragrafoelenco"/>
              <w:ind w:left="0"/>
              <w:jc w:val="center"/>
              <w:rPr>
                <w:ins w:id="1017" w:author="Etion Pinari" w:date="2020-12-12T13:16:00Z"/>
                <w:rStyle w:val="Enfasidelicata"/>
                <w:i w:val="0"/>
                <w:iCs w:val="0"/>
                <w:szCs w:val="24"/>
              </w:rPr>
            </w:pPr>
            <w:ins w:id="1018" w:author="Giorgio Romeo" w:date="2020-12-14T23:05:00Z">
              <w:r>
                <w:rPr>
                  <w:rStyle w:val="Enfasidelicata"/>
                  <w:i w:val="0"/>
                  <w:iCs w:val="0"/>
                  <w:szCs w:val="24"/>
                </w:rPr>
                <w:t>4</w:t>
              </w:r>
            </w:ins>
            <w:ins w:id="1019" w:author="Etion Pinari" w:date="2020-12-12T13:16:00Z">
              <w:del w:id="1020" w:author="Giorgio Romeo" w:date="2020-12-14T23:05:00Z">
                <w:r w:rsidR="00173E72" w:rsidDel="00EB73EA">
                  <w:rPr>
                    <w:rStyle w:val="Enfasidelicata"/>
                    <w:i w:val="0"/>
                    <w:iCs w:val="0"/>
                    <w:szCs w:val="24"/>
                  </w:rPr>
                  <w:delText>1</w:delText>
                </w:r>
              </w:del>
            </w:ins>
          </w:p>
        </w:tc>
      </w:tr>
      <w:tr w:rsidR="00173E72" w:rsidRPr="00CE020B" w14:paraId="3A4B90DB" w14:textId="77777777" w:rsidTr="009B0963">
        <w:trPr>
          <w:ins w:id="1021" w:author="Etion Pinari" w:date="2020-12-12T13:16:00Z"/>
        </w:trPr>
        <w:tc>
          <w:tcPr>
            <w:tcW w:w="6210" w:type="dxa"/>
          </w:tcPr>
          <w:p w14:paraId="45B0F9E9" w14:textId="77777777" w:rsidR="00173E72" w:rsidRPr="00CE020B" w:rsidRDefault="00173E72" w:rsidP="009B0963">
            <w:pPr>
              <w:pStyle w:val="Paragrafoelenco"/>
              <w:ind w:left="0"/>
              <w:jc w:val="center"/>
              <w:rPr>
                <w:ins w:id="1022" w:author="Etion Pinari" w:date="2020-12-12T13:16:00Z"/>
                <w:rStyle w:val="Enfasidelicata"/>
                <w:i w:val="0"/>
                <w:iCs w:val="0"/>
                <w:szCs w:val="24"/>
              </w:rPr>
            </w:pPr>
            <w:ins w:id="1023" w:author="Etion Pinari" w:date="2020-12-12T13:16:00Z">
              <w:r>
                <w:rPr>
                  <w:rStyle w:val="Enfasidelicata"/>
                  <w:i w:val="0"/>
                  <w:iCs w:val="0"/>
                  <w:szCs w:val="24"/>
                </w:rPr>
                <w:t>Non-functional requirements</w:t>
              </w:r>
            </w:ins>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ins w:id="1024" w:author="Etion Pinari" w:date="2020-12-12T13:16:00Z"/>
                <w:rStyle w:val="Enfasidelicata"/>
                <w:i w:val="0"/>
                <w:iCs w:val="0"/>
                <w:szCs w:val="24"/>
              </w:rPr>
            </w:pPr>
            <w:ins w:id="1025" w:author="Etion Pinari" w:date="2020-12-12T13:16:00Z">
              <w:r>
                <w:rPr>
                  <w:rStyle w:val="Enfasidelicata"/>
                  <w:i w:val="0"/>
                  <w:iCs w:val="0"/>
                  <w:szCs w:val="24"/>
                </w:rPr>
                <w:t>1.5</w:t>
              </w:r>
            </w:ins>
          </w:p>
        </w:tc>
      </w:tr>
      <w:tr w:rsidR="00173E72" w:rsidRPr="00CE020B" w14:paraId="5E5ACBED" w14:textId="77777777" w:rsidTr="009B0963">
        <w:trPr>
          <w:ins w:id="1026" w:author="Etion Pinari" w:date="2020-12-12T13:16:00Z"/>
        </w:trPr>
        <w:tc>
          <w:tcPr>
            <w:tcW w:w="6210" w:type="dxa"/>
          </w:tcPr>
          <w:p w14:paraId="0000FA0E" w14:textId="77777777" w:rsidR="00173E72" w:rsidRPr="00CE020B" w:rsidRDefault="00173E72" w:rsidP="009B0963">
            <w:pPr>
              <w:pStyle w:val="Paragrafoelenco"/>
              <w:ind w:left="0"/>
              <w:jc w:val="center"/>
              <w:rPr>
                <w:ins w:id="1027" w:author="Etion Pinari" w:date="2020-12-12T13:16:00Z"/>
                <w:rStyle w:val="Enfasidelicata"/>
                <w:i w:val="0"/>
                <w:iCs w:val="0"/>
                <w:szCs w:val="24"/>
              </w:rPr>
            </w:pPr>
            <w:ins w:id="1028" w:author="Etion Pinari" w:date="2020-12-12T13:16:00Z">
              <w:r>
                <w:rPr>
                  <w:rStyle w:val="Enfasidelicata"/>
                  <w:i w:val="0"/>
                  <w:iCs w:val="0"/>
                  <w:szCs w:val="24"/>
                </w:rPr>
                <w:t>Domain assumptions &amp; Goals</w:t>
              </w:r>
            </w:ins>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ins w:id="1029" w:author="Etion Pinari" w:date="2020-12-12T13:16:00Z"/>
                <w:rStyle w:val="Enfasidelicata"/>
                <w:i w:val="0"/>
                <w:iCs w:val="0"/>
                <w:szCs w:val="24"/>
              </w:rPr>
            </w:pPr>
            <w:ins w:id="1030" w:author="Etion Pinari" w:date="2020-12-12T13:16:00Z">
              <w:r>
                <w:rPr>
                  <w:rStyle w:val="Enfasidelicata"/>
                  <w:i w:val="0"/>
                  <w:iCs w:val="0"/>
                  <w:szCs w:val="24"/>
                </w:rPr>
                <w:t>1.5</w:t>
              </w:r>
            </w:ins>
          </w:p>
        </w:tc>
      </w:tr>
      <w:tr w:rsidR="00173E72" w:rsidRPr="00CE020B" w14:paraId="75E96BE3" w14:textId="77777777" w:rsidTr="009B0963">
        <w:trPr>
          <w:ins w:id="1031" w:author="Etion Pinari" w:date="2020-12-12T13:16:00Z"/>
        </w:trPr>
        <w:tc>
          <w:tcPr>
            <w:tcW w:w="6210" w:type="dxa"/>
          </w:tcPr>
          <w:p w14:paraId="5C4E3ECE" w14:textId="77777777" w:rsidR="00173E72" w:rsidRPr="00CE020B" w:rsidRDefault="00173E72" w:rsidP="009B0963">
            <w:pPr>
              <w:pStyle w:val="Paragrafoelenco"/>
              <w:ind w:left="0"/>
              <w:jc w:val="center"/>
              <w:rPr>
                <w:ins w:id="1032" w:author="Etion Pinari" w:date="2020-12-12T13:16:00Z"/>
                <w:rStyle w:val="Enfasidelicata"/>
                <w:i w:val="0"/>
                <w:iCs w:val="0"/>
                <w:szCs w:val="24"/>
              </w:rPr>
            </w:pPr>
            <w:ins w:id="1033" w:author="Etion Pinari" w:date="2020-12-12T13:16:00Z">
              <w:r>
                <w:rPr>
                  <w:rStyle w:val="Enfasidelicata"/>
                  <w:i w:val="0"/>
                  <w:iCs w:val="0"/>
                  <w:szCs w:val="24"/>
                </w:rPr>
                <w:t>Use cases</w:t>
              </w:r>
            </w:ins>
          </w:p>
        </w:tc>
        <w:tc>
          <w:tcPr>
            <w:tcW w:w="1687" w:type="dxa"/>
            <w:shd w:val="clear" w:color="auto" w:fill="D9D9D9" w:themeFill="background1" w:themeFillShade="D9"/>
          </w:tcPr>
          <w:p w14:paraId="40CC3A68" w14:textId="54499DE9" w:rsidR="00173E72" w:rsidRPr="00CE020B" w:rsidRDefault="00EB73EA" w:rsidP="009B0963">
            <w:pPr>
              <w:pStyle w:val="Paragrafoelenco"/>
              <w:ind w:left="0"/>
              <w:jc w:val="center"/>
              <w:rPr>
                <w:ins w:id="1034" w:author="Etion Pinari" w:date="2020-12-12T13:16:00Z"/>
                <w:rStyle w:val="Enfasidelicata"/>
                <w:i w:val="0"/>
                <w:iCs w:val="0"/>
                <w:szCs w:val="24"/>
              </w:rPr>
            </w:pPr>
            <w:ins w:id="1035" w:author="Giorgio Romeo" w:date="2020-12-14T23:07:00Z">
              <w:r>
                <w:rPr>
                  <w:rStyle w:val="Enfasidelicata"/>
                  <w:i w:val="0"/>
                  <w:iCs w:val="0"/>
                  <w:szCs w:val="24"/>
                </w:rPr>
                <w:t>8</w:t>
              </w:r>
            </w:ins>
            <w:ins w:id="1036" w:author="Etion Pinari" w:date="2020-12-12T13:16:00Z">
              <w:del w:id="1037" w:author="Giorgio Romeo" w:date="2020-12-14T23:05:00Z">
                <w:r w:rsidR="00173E72" w:rsidDel="00EB73EA">
                  <w:rPr>
                    <w:rStyle w:val="Enfasidelicata"/>
                    <w:i w:val="0"/>
                    <w:iCs w:val="0"/>
                    <w:szCs w:val="24"/>
                  </w:rPr>
                  <w:delText>0.5</w:delText>
                </w:r>
              </w:del>
            </w:ins>
          </w:p>
        </w:tc>
      </w:tr>
      <w:tr w:rsidR="00173E72" w:rsidRPr="00CE020B" w14:paraId="1E9B20E8" w14:textId="77777777" w:rsidTr="009B0963">
        <w:trPr>
          <w:ins w:id="1038" w:author="Etion Pinari" w:date="2020-12-12T13:16:00Z"/>
        </w:trPr>
        <w:tc>
          <w:tcPr>
            <w:tcW w:w="6210" w:type="dxa"/>
          </w:tcPr>
          <w:p w14:paraId="16DCE7F1" w14:textId="77777777" w:rsidR="00173E72" w:rsidRPr="00CE020B" w:rsidRDefault="00173E72" w:rsidP="009B0963">
            <w:pPr>
              <w:pStyle w:val="Paragrafoelenco"/>
              <w:ind w:left="0"/>
              <w:jc w:val="center"/>
              <w:rPr>
                <w:ins w:id="1039" w:author="Etion Pinari" w:date="2020-12-12T13:16:00Z"/>
                <w:rStyle w:val="Enfasidelicata"/>
                <w:i w:val="0"/>
                <w:iCs w:val="0"/>
                <w:szCs w:val="24"/>
              </w:rPr>
            </w:pPr>
            <w:ins w:id="1040" w:author="Etion Pinari" w:date="2020-12-12T13:16:00Z">
              <w:r>
                <w:rPr>
                  <w:rStyle w:val="Enfasidelicata"/>
                  <w:i w:val="0"/>
                  <w:iCs w:val="0"/>
                  <w:szCs w:val="24"/>
                </w:rPr>
                <w:t xml:space="preserve">External Interfaces </w:t>
              </w:r>
            </w:ins>
          </w:p>
        </w:tc>
        <w:tc>
          <w:tcPr>
            <w:tcW w:w="1687" w:type="dxa"/>
            <w:shd w:val="clear" w:color="auto" w:fill="D9D9D9" w:themeFill="background1" w:themeFillShade="D9"/>
          </w:tcPr>
          <w:p w14:paraId="33BAC16C" w14:textId="77777777" w:rsidR="00173E72" w:rsidRPr="00CE020B" w:rsidRDefault="00173E72" w:rsidP="009B0963">
            <w:pPr>
              <w:pStyle w:val="Paragrafoelenco"/>
              <w:ind w:left="0"/>
              <w:jc w:val="center"/>
              <w:rPr>
                <w:ins w:id="1041" w:author="Etion Pinari" w:date="2020-12-12T13:16:00Z"/>
                <w:rStyle w:val="Enfasidelicata"/>
                <w:i w:val="0"/>
                <w:iCs w:val="0"/>
                <w:szCs w:val="24"/>
              </w:rPr>
            </w:pPr>
            <w:ins w:id="1042" w:author="Etion Pinari" w:date="2020-12-12T13:16:00Z">
              <w:r>
                <w:rPr>
                  <w:rStyle w:val="Enfasidelicata"/>
                  <w:i w:val="0"/>
                  <w:iCs w:val="0"/>
                  <w:szCs w:val="24"/>
                </w:rPr>
                <w:t>1</w:t>
              </w:r>
              <w:del w:id="1043" w:author="Giorgio Romeo" w:date="2020-12-14T23:05:00Z">
                <w:r w:rsidDel="00EB73EA">
                  <w:rPr>
                    <w:rStyle w:val="Enfasidelicata"/>
                    <w:i w:val="0"/>
                    <w:iCs w:val="0"/>
                    <w:szCs w:val="24"/>
                  </w:rPr>
                  <w:delText>.5</w:delText>
                </w:r>
              </w:del>
            </w:ins>
          </w:p>
        </w:tc>
      </w:tr>
      <w:tr w:rsidR="00173E72" w:rsidRPr="00CE020B" w14:paraId="070B33FC" w14:textId="77777777" w:rsidTr="009B0963">
        <w:trPr>
          <w:ins w:id="1044" w:author="Etion Pinari" w:date="2020-12-12T13:16:00Z"/>
        </w:trPr>
        <w:tc>
          <w:tcPr>
            <w:tcW w:w="6210" w:type="dxa"/>
          </w:tcPr>
          <w:p w14:paraId="404A217F" w14:textId="77777777" w:rsidR="00173E72" w:rsidRPr="00CE020B" w:rsidRDefault="00173E72" w:rsidP="009B0963">
            <w:pPr>
              <w:pStyle w:val="Paragrafoelenco"/>
              <w:ind w:left="0"/>
              <w:jc w:val="center"/>
              <w:rPr>
                <w:ins w:id="1045" w:author="Etion Pinari" w:date="2020-12-12T13:16:00Z"/>
                <w:rStyle w:val="Enfasidelicata"/>
                <w:i w:val="0"/>
                <w:iCs w:val="0"/>
                <w:szCs w:val="24"/>
              </w:rPr>
            </w:pPr>
            <w:ins w:id="1046" w:author="Etion Pinari" w:date="2020-12-12T13:16:00Z">
              <w:r>
                <w:rPr>
                  <w:rStyle w:val="Enfasidelicata"/>
                  <w:i w:val="0"/>
                  <w:iCs w:val="0"/>
                  <w:szCs w:val="24"/>
                </w:rPr>
                <w:t>Functional Requirements and goal mapping</w:t>
              </w:r>
            </w:ins>
          </w:p>
        </w:tc>
        <w:tc>
          <w:tcPr>
            <w:tcW w:w="1687" w:type="dxa"/>
            <w:shd w:val="clear" w:color="auto" w:fill="D9D9D9" w:themeFill="background1" w:themeFillShade="D9"/>
          </w:tcPr>
          <w:p w14:paraId="76F3EE55" w14:textId="52DAAE13" w:rsidR="00173E72" w:rsidRPr="00CE020B" w:rsidRDefault="00EB73EA" w:rsidP="009B0963">
            <w:pPr>
              <w:pStyle w:val="Paragrafoelenco"/>
              <w:ind w:left="0"/>
              <w:jc w:val="center"/>
              <w:rPr>
                <w:ins w:id="1047" w:author="Etion Pinari" w:date="2020-12-12T13:16:00Z"/>
                <w:rStyle w:val="Enfasidelicata"/>
                <w:i w:val="0"/>
                <w:iCs w:val="0"/>
                <w:szCs w:val="24"/>
              </w:rPr>
            </w:pPr>
            <w:ins w:id="1048" w:author="Giorgio Romeo" w:date="2020-12-14T23:08:00Z">
              <w:r>
                <w:rPr>
                  <w:rStyle w:val="Enfasidelicata"/>
                  <w:i w:val="0"/>
                  <w:iCs w:val="0"/>
                  <w:szCs w:val="24"/>
                </w:rPr>
                <w:t>3</w:t>
              </w:r>
            </w:ins>
            <w:ins w:id="1049" w:author="Etion Pinari" w:date="2020-12-12T13:16:00Z">
              <w:del w:id="1050" w:author="Giorgio Romeo" w:date="2020-12-14T23:08:00Z">
                <w:r w:rsidR="00173E72" w:rsidDel="00EB73EA">
                  <w:rPr>
                    <w:rStyle w:val="Enfasidelicata"/>
                    <w:i w:val="0"/>
                    <w:iCs w:val="0"/>
                    <w:szCs w:val="24"/>
                  </w:rPr>
                  <w:delText>6</w:delText>
                </w:r>
              </w:del>
            </w:ins>
          </w:p>
        </w:tc>
      </w:tr>
      <w:tr w:rsidR="00173E72" w:rsidRPr="00CE020B" w14:paraId="6576CF55" w14:textId="77777777" w:rsidTr="009B0963">
        <w:trPr>
          <w:ins w:id="1051" w:author="Etion Pinari" w:date="2020-12-12T13:16:00Z"/>
        </w:trPr>
        <w:tc>
          <w:tcPr>
            <w:tcW w:w="6210" w:type="dxa"/>
          </w:tcPr>
          <w:p w14:paraId="53D5FCD3" w14:textId="77777777" w:rsidR="00173E72" w:rsidRPr="00CE020B" w:rsidRDefault="00173E72" w:rsidP="009B0963">
            <w:pPr>
              <w:pStyle w:val="Paragrafoelenco"/>
              <w:ind w:left="0"/>
              <w:jc w:val="center"/>
              <w:rPr>
                <w:ins w:id="1052" w:author="Etion Pinari" w:date="2020-12-12T13:16:00Z"/>
                <w:rStyle w:val="Enfasidelicata"/>
                <w:i w:val="0"/>
                <w:iCs w:val="0"/>
                <w:szCs w:val="24"/>
              </w:rPr>
            </w:pPr>
            <w:ins w:id="1053" w:author="Etion Pinari" w:date="2020-12-12T13:16:00Z">
              <w:r>
                <w:rPr>
                  <w:rStyle w:val="Enfasidelicata"/>
                  <w:i w:val="0"/>
                  <w:iCs w:val="0"/>
                  <w:szCs w:val="24"/>
                </w:rPr>
                <w:t>Alloy</w:t>
              </w:r>
            </w:ins>
          </w:p>
        </w:tc>
        <w:tc>
          <w:tcPr>
            <w:tcW w:w="1687" w:type="dxa"/>
            <w:shd w:val="clear" w:color="auto" w:fill="D9D9D9" w:themeFill="background1" w:themeFillShade="D9"/>
          </w:tcPr>
          <w:p w14:paraId="5350FFEB" w14:textId="66AFAC20" w:rsidR="00173E72" w:rsidRPr="00CE020B" w:rsidRDefault="00EB73EA" w:rsidP="009B0963">
            <w:pPr>
              <w:pStyle w:val="Paragrafoelenco"/>
              <w:ind w:left="0"/>
              <w:jc w:val="center"/>
              <w:rPr>
                <w:ins w:id="1054" w:author="Etion Pinari" w:date="2020-12-12T13:16:00Z"/>
                <w:rStyle w:val="Enfasidelicata"/>
                <w:i w:val="0"/>
                <w:iCs w:val="0"/>
                <w:szCs w:val="24"/>
              </w:rPr>
            </w:pPr>
            <w:ins w:id="1055" w:author="Giorgio Romeo" w:date="2020-12-14T23:07:00Z">
              <w:r>
                <w:rPr>
                  <w:rStyle w:val="Enfasidelicata"/>
                  <w:i w:val="0"/>
                  <w:iCs w:val="0"/>
                  <w:szCs w:val="24"/>
                </w:rPr>
                <w:t>2</w:t>
              </w:r>
            </w:ins>
            <w:ins w:id="1056" w:author="Etion Pinari" w:date="2020-12-12T13:16:00Z">
              <w:del w:id="1057" w:author="Giorgio Romeo" w:date="2020-12-14T23:07:00Z">
                <w:r w:rsidR="00173E72" w:rsidDel="00EB73EA">
                  <w:rPr>
                    <w:rStyle w:val="Enfasidelicata"/>
                    <w:i w:val="0"/>
                    <w:iCs w:val="0"/>
                    <w:szCs w:val="24"/>
                  </w:rPr>
                  <w:delText>1</w:delText>
                </w:r>
              </w:del>
            </w:ins>
          </w:p>
        </w:tc>
      </w:tr>
      <w:tr w:rsidR="00173E72" w14:paraId="48B45A0E" w14:textId="77777777" w:rsidTr="009B0963">
        <w:trPr>
          <w:ins w:id="1058" w:author="Etion Pinari" w:date="2020-12-12T13:16:00Z"/>
        </w:trPr>
        <w:tc>
          <w:tcPr>
            <w:tcW w:w="6210" w:type="dxa"/>
          </w:tcPr>
          <w:p w14:paraId="19FCDE7A" w14:textId="77777777" w:rsidR="00173E72" w:rsidRDefault="00173E72" w:rsidP="009B0963">
            <w:pPr>
              <w:pStyle w:val="Paragrafoelenco"/>
              <w:tabs>
                <w:tab w:val="center" w:pos="2997"/>
                <w:tab w:val="left" w:pos="4410"/>
                <w:tab w:val="right" w:pos="5994"/>
              </w:tabs>
              <w:ind w:left="0"/>
              <w:rPr>
                <w:ins w:id="1059" w:author="Etion Pinari" w:date="2020-12-12T13:16:00Z"/>
                <w:rStyle w:val="Enfasidelicata"/>
                <w:i w:val="0"/>
                <w:iCs w:val="0"/>
                <w:szCs w:val="24"/>
              </w:rPr>
            </w:pPr>
            <w:ins w:id="1060" w:author="Etion Pinari" w:date="2020-12-12T13:16:00Z">
              <w:r>
                <w:rPr>
                  <w:rStyle w:val="Enfasidelicata"/>
                  <w:i w:val="0"/>
                  <w:iCs w:val="0"/>
                  <w:szCs w:val="24"/>
                </w:rPr>
                <w:tab/>
                <w:t>Sequence Diagrams</w:t>
              </w:r>
              <w:r>
                <w:rPr>
                  <w:rStyle w:val="Enfasidelicata"/>
                  <w:i w:val="0"/>
                  <w:iCs w:val="0"/>
                  <w:szCs w:val="24"/>
                </w:rPr>
                <w:tab/>
              </w:r>
              <w:r>
                <w:rPr>
                  <w:rStyle w:val="Enfasidelicata"/>
                  <w:i w:val="0"/>
                  <w:iCs w:val="0"/>
                  <w:szCs w:val="24"/>
                </w:rPr>
                <w:tab/>
              </w:r>
            </w:ins>
          </w:p>
        </w:tc>
        <w:tc>
          <w:tcPr>
            <w:tcW w:w="1687" w:type="dxa"/>
            <w:shd w:val="clear" w:color="auto" w:fill="D9D9D9" w:themeFill="background1" w:themeFillShade="D9"/>
          </w:tcPr>
          <w:p w14:paraId="14EFA5B2" w14:textId="7C6B22A9" w:rsidR="00173E72" w:rsidRDefault="00EB73EA" w:rsidP="009B0963">
            <w:pPr>
              <w:pStyle w:val="Paragrafoelenco"/>
              <w:ind w:left="0"/>
              <w:jc w:val="center"/>
              <w:rPr>
                <w:ins w:id="1061" w:author="Etion Pinari" w:date="2020-12-12T13:16:00Z"/>
                <w:rStyle w:val="Enfasidelicata"/>
                <w:i w:val="0"/>
                <w:iCs w:val="0"/>
                <w:szCs w:val="24"/>
              </w:rPr>
            </w:pPr>
            <w:ins w:id="1062" w:author="Giorgio Romeo" w:date="2020-12-14T23:07:00Z">
              <w:r>
                <w:rPr>
                  <w:rStyle w:val="Enfasidelicata"/>
                  <w:i w:val="0"/>
                  <w:iCs w:val="0"/>
                  <w:szCs w:val="24"/>
                </w:rPr>
                <w:t>5</w:t>
              </w:r>
            </w:ins>
            <w:ins w:id="1063" w:author="Etion Pinari" w:date="2020-12-12T13:16:00Z">
              <w:del w:id="1064" w:author="Giorgio Romeo" w:date="2020-12-14T23:07:00Z">
                <w:r w:rsidR="00173E72" w:rsidDel="00EB73EA">
                  <w:rPr>
                    <w:rStyle w:val="Enfasidelicata"/>
                    <w:i w:val="0"/>
                    <w:iCs w:val="0"/>
                    <w:szCs w:val="24"/>
                  </w:rPr>
                  <w:delText>1</w:delText>
                </w:r>
              </w:del>
            </w:ins>
          </w:p>
        </w:tc>
      </w:tr>
      <w:tr w:rsidR="00173E72" w14:paraId="3A3C396F" w14:textId="77777777" w:rsidTr="009B0963">
        <w:trPr>
          <w:ins w:id="1065" w:author="Etion Pinari" w:date="2020-12-12T13:16:00Z"/>
        </w:trPr>
        <w:tc>
          <w:tcPr>
            <w:tcW w:w="6210" w:type="dxa"/>
          </w:tcPr>
          <w:p w14:paraId="49EFB45C" w14:textId="77777777" w:rsidR="00173E72" w:rsidRDefault="00173E72" w:rsidP="009B0963">
            <w:pPr>
              <w:pStyle w:val="Paragrafoelenco"/>
              <w:tabs>
                <w:tab w:val="center" w:pos="2997"/>
                <w:tab w:val="left" w:pos="4410"/>
                <w:tab w:val="right" w:pos="5994"/>
              </w:tabs>
              <w:ind w:left="0"/>
              <w:jc w:val="center"/>
              <w:rPr>
                <w:ins w:id="1066" w:author="Etion Pinari" w:date="2020-12-12T13:16:00Z"/>
                <w:rStyle w:val="Enfasidelicata"/>
                <w:i w:val="0"/>
                <w:iCs w:val="0"/>
                <w:szCs w:val="24"/>
              </w:rPr>
            </w:pPr>
            <w:ins w:id="1067" w:author="Etion Pinari" w:date="2020-12-12T13:16:00Z">
              <w:r>
                <w:rPr>
                  <w:rStyle w:val="Enfasidelicata"/>
                  <w:i w:val="0"/>
                  <w:iCs w:val="0"/>
                  <w:szCs w:val="24"/>
                </w:rPr>
                <w:t>Research on various topics</w:t>
              </w:r>
            </w:ins>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ins w:id="1068" w:author="Etion Pinari" w:date="2020-12-12T13:16:00Z"/>
                <w:rStyle w:val="Enfasidelicata"/>
                <w:i w:val="0"/>
                <w:iCs w:val="0"/>
                <w:szCs w:val="24"/>
              </w:rPr>
            </w:pPr>
            <w:ins w:id="1069" w:author="Etion Pinari" w:date="2020-12-12T13:16:00Z">
              <w:r>
                <w:rPr>
                  <w:rStyle w:val="Enfasidelicata"/>
                  <w:i w:val="0"/>
                  <w:iCs w:val="0"/>
                  <w:szCs w:val="24"/>
                </w:rPr>
                <w:t>3</w:t>
              </w:r>
            </w:ins>
          </w:p>
        </w:tc>
      </w:tr>
      <w:tr w:rsidR="00173E72" w14:paraId="55B58724" w14:textId="77777777" w:rsidTr="009B0963">
        <w:trPr>
          <w:ins w:id="1070" w:author="Etion Pinari" w:date="2020-12-12T13:16:00Z"/>
        </w:trPr>
        <w:tc>
          <w:tcPr>
            <w:tcW w:w="6210" w:type="dxa"/>
          </w:tcPr>
          <w:p w14:paraId="33742600" w14:textId="77777777" w:rsidR="00173E72" w:rsidRDefault="00173E72" w:rsidP="009B0963">
            <w:pPr>
              <w:pStyle w:val="Paragrafoelenco"/>
              <w:tabs>
                <w:tab w:val="center" w:pos="2997"/>
                <w:tab w:val="left" w:pos="4410"/>
                <w:tab w:val="right" w:pos="5994"/>
              </w:tabs>
              <w:ind w:left="0"/>
              <w:jc w:val="center"/>
              <w:rPr>
                <w:ins w:id="1071" w:author="Etion Pinari" w:date="2020-12-12T13:16:00Z"/>
                <w:rStyle w:val="Enfasidelicata"/>
                <w:i w:val="0"/>
                <w:iCs w:val="0"/>
                <w:szCs w:val="24"/>
              </w:rPr>
            </w:pPr>
            <w:ins w:id="1072" w:author="Etion Pinari" w:date="2020-12-12T13:16:00Z">
              <w:r>
                <w:rPr>
                  <w:rStyle w:val="Enfasidelicata"/>
                  <w:i w:val="0"/>
                  <w:iCs w:val="0"/>
                  <w:szCs w:val="24"/>
                </w:rPr>
                <w:t>Total</w:t>
              </w:r>
            </w:ins>
          </w:p>
        </w:tc>
        <w:tc>
          <w:tcPr>
            <w:tcW w:w="1687" w:type="dxa"/>
            <w:shd w:val="clear" w:color="auto" w:fill="D9D9D9" w:themeFill="background1" w:themeFillShade="D9"/>
          </w:tcPr>
          <w:p w14:paraId="09E29D34" w14:textId="544CF3FA" w:rsidR="00173E72" w:rsidRDefault="00675A4F" w:rsidP="009B0963">
            <w:pPr>
              <w:pStyle w:val="Paragrafoelenco"/>
              <w:ind w:left="0"/>
              <w:jc w:val="center"/>
              <w:rPr>
                <w:ins w:id="1073" w:author="Etion Pinari" w:date="2020-12-12T13:16:00Z"/>
                <w:rStyle w:val="Enfasidelicata"/>
                <w:i w:val="0"/>
                <w:iCs w:val="0"/>
                <w:szCs w:val="24"/>
              </w:rPr>
            </w:pPr>
            <w:ins w:id="1074" w:author="Giorgio Romeo" w:date="2020-12-14T23:08:00Z">
              <w:r>
                <w:rPr>
                  <w:rStyle w:val="Enfasidelicata"/>
                  <w:i w:val="0"/>
                  <w:iCs w:val="0"/>
                  <w:szCs w:val="24"/>
                </w:rPr>
                <w:t>32</w:t>
              </w:r>
            </w:ins>
            <w:ins w:id="1075" w:author="Etion Pinari" w:date="2020-12-12T13:16:00Z">
              <w:del w:id="1076" w:author="Giorgio Romeo" w:date="2020-12-14T23:08:00Z">
                <w:r w:rsidR="00173E72" w:rsidDel="00675A4F">
                  <w:rPr>
                    <w:rStyle w:val="Enfasidelicata"/>
                    <w:i w:val="0"/>
                    <w:iCs w:val="0"/>
                    <w:szCs w:val="24"/>
                  </w:rPr>
                  <w:delText>25</w:delText>
                </w:r>
              </w:del>
            </w:ins>
          </w:p>
        </w:tc>
      </w:tr>
    </w:tbl>
    <w:p w14:paraId="1C570561" w14:textId="2E53E728" w:rsidR="00243BFD" w:rsidRDefault="00243BFD" w:rsidP="00173E72">
      <w:pPr>
        <w:pStyle w:val="Paragrafoelenco"/>
        <w:spacing w:line="240" w:lineRule="auto"/>
        <w:rPr>
          <w:ins w:id="1077" w:author="Etion Pinari" w:date="2020-12-12T13:17:00Z"/>
          <w:rStyle w:val="Enfasidelicata"/>
          <w:i w:val="0"/>
          <w:iCs w:val="0"/>
          <w:sz w:val="26"/>
        </w:rPr>
      </w:pPr>
    </w:p>
    <w:p w14:paraId="63D7AE2A" w14:textId="644169C8" w:rsidR="00173E72" w:rsidRDefault="00173E72" w:rsidP="00173E72">
      <w:pPr>
        <w:pStyle w:val="Paragrafoelenco"/>
        <w:spacing w:line="240" w:lineRule="auto"/>
        <w:rPr>
          <w:ins w:id="1078" w:author="Etion Pinari" w:date="2020-12-12T13:17:00Z"/>
          <w:rStyle w:val="Enfasidelicata"/>
          <w:i w:val="0"/>
          <w:iCs w:val="0"/>
          <w:sz w:val="26"/>
        </w:rPr>
      </w:pPr>
    </w:p>
    <w:p w14:paraId="3C840668" w14:textId="2FF69B13" w:rsidR="00173E72" w:rsidRDefault="00173E72" w:rsidP="00173E72">
      <w:pPr>
        <w:pStyle w:val="Paragrafoelenco"/>
        <w:spacing w:line="240" w:lineRule="auto"/>
        <w:rPr>
          <w:ins w:id="1079" w:author="Etion Pinari" w:date="2020-12-12T13:17:00Z"/>
          <w:rStyle w:val="Enfasidelicata"/>
          <w:i w:val="0"/>
          <w:iCs w:val="0"/>
          <w:sz w:val="26"/>
        </w:rPr>
      </w:pPr>
    </w:p>
    <w:p w14:paraId="22A7F2D5" w14:textId="201BA16F" w:rsidR="00173E72" w:rsidRDefault="00173E72" w:rsidP="00173E72">
      <w:pPr>
        <w:pStyle w:val="Paragrafoelenco"/>
        <w:spacing w:line="240" w:lineRule="auto"/>
        <w:rPr>
          <w:ins w:id="1080" w:author="Etion Pinari" w:date="2020-12-12T13:17:00Z"/>
          <w:rStyle w:val="Enfasidelicata"/>
          <w:i w:val="0"/>
          <w:iCs w:val="0"/>
          <w:sz w:val="26"/>
        </w:rPr>
      </w:pPr>
    </w:p>
    <w:p w14:paraId="5F0CE0CF" w14:textId="0C195BF7" w:rsidR="00173E72" w:rsidRDefault="00173E72" w:rsidP="00173E72">
      <w:pPr>
        <w:pStyle w:val="Paragrafoelenco"/>
        <w:spacing w:line="240" w:lineRule="auto"/>
        <w:rPr>
          <w:ins w:id="1081" w:author="Etion Pinari" w:date="2020-12-12T13:17:00Z"/>
          <w:rStyle w:val="Enfasidelicata"/>
          <w:i w:val="0"/>
          <w:iCs w:val="0"/>
          <w:sz w:val="26"/>
        </w:rPr>
      </w:pPr>
    </w:p>
    <w:p w14:paraId="43E9C263" w14:textId="77777777" w:rsidR="00173E72" w:rsidRPr="00243BFD" w:rsidRDefault="00173E72">
      <w:pPr>
        <w:pStyle w:val="Paragrafoelenco"/>
        <w:spacing w:line="240" w:lineRule="auto"/>
        <w:rPr>
          <w:ins w:id="1082" w:author="Etion Pinari" w:date="2020-12-12T13:06:00Z"/>
          <w:rStyle w:val="Enfasidelicata"/>
          <w:i w:val="0"/>
          <w:iCs w:val="0"/>
          <w:sz w:val="26"/>
          <w:rPrChange w:id="1083" w:author="Etion Pinari" w:date="2020-12-12T13:13:00Z">
            <w:rPr>
              <w:ins w:id="1084" w:author="Etion Pinari" w:date="2020-12-12T13:06:00Z"/>
              <w:rStyle w:val="Enfasidelicata"/>
              <w:i w:val="0"/>
              <w:iCs w:val="0"/>
              <w:szCs w:val="24"/>
            </w:rPr>
          </w:rPrChange>
        </w:rPr>
        <w:pPrChange w:id="1085" w:author="Etion Pinari" w:date="2020-12-12T13:16:00Z">
          <w:pPr>
            <w:pStyle w:val="Paragrafoelenco"/>
            <w:numPr>
              <w:numId w:val="101"/>
            </w:numPr>
            <w:spacing w:line="240" w:lineRule="auto"/>
            <w:ind w:hanging="360"/>
          </w:pPr>
        </w:pPrChange>
      </w:pPr>
    </w:p>
    <w:p w14:paraId="79DC1E54" w14:textId="77777777" w:rsidR="00173E72" w:rsidRDefault="00243BFD" w:rsidP="00243BFD">
      <w:pPr>
        <w:pStyle w:val="Paragrafoelenco"/>
        <w:numPr>
          <w:ilvl w:val="0"/>
          <w:numId w:val="101"/>
        </w:numPr>
        <w:spacing w:line="240" w:lineRule="auto"/>
        <w:rPr>
          <w:ins w:id="1086" w:author="Etion Pinari" w:date="2020-12-12T13:17:00Z"/>
          <w:rStyle w:val="Enfasidelicata"/>
          <w:i w:val="0"/>
          <w:iCs w:val="0"/>
          <w:szCs w:val="24"/>
        </w:rPr>
      </w:pPr>
      <w:ins w:id="1087" w:author="Etion Pinari" w:date="2020-12-12T13:06:00Z">
        <w:r w:rsidRPr="00243BFD">
          <w:rPr>
            <w:rStyle w:val="Enfasidelicata"/>
            <w:i w:val="0"/>
            <w:iCs w:val="0"/>
            <w:sz w:val="26"/>
            <w:rPrChange w:id="1088" w:author="Etion Pinari" w:date="2020-12-12T13:13:00Z">
              <w:rPr>
                <w:rStyle w:val="Enfasidelicata"/>
                <w:i w:val="0"/>
                <w:iCs w:val="0"/>
                <w:szCs w:val="24"/>
              </w:rPr>
            </w:rPrChange>
          </w:rPr>
          <w:t>Cristian Sbrolli</w:t>
        </w:r>
        <w:r>
          <w:rPr>
            <w:rStyle w:val="Enfasidelicata"/>
            <w:i w:val="0"/>
            <w:iCs w:val="0"/>
            <w:szCs w:val="24"/>
          </w:rPr>
          <w:br/>
        </w:r>
      </w:ins>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rPr>
          <w:ins w:id="1089" w:author="Etion Pinari" w:date="2020-12-12T13:17:00Z"/>
        </w:trPr>
        <w:tc>
          <w:tcPr>
            <w:tcW w:w="6210" w:type="dxa"/>
          </w:tcPr>
          <w:p w14:paraId="0C848650" w14:textId="77777777" w:rsidR="00173E72" w:rsidRPr="00CE020B" w:rsidRDefault="00173E72" w:rsidP="009B0963">
            <w:pPr>
              <w:pStyle w:val="Paragrafoelenco"/>
              <w:ind w:left="0"/>
              <w:jc w:val="center"/>
              <w:rPr>
                <w:ins w:id="1090" w:author="Etion Pinari" w:date="2020-12-12T13:17:00Z"/>
                <w:rStyle w:val="Enfasidelicata"/>
                <w:sz w:val="40"/>
                <w:szCs w:val="40"/>
              </w:rPr>
            </w:pPr>
            <w:ins w:id="1091" w:author="Etion Pinari" w:date="2020-12-12T13:17:00Z">
              <w:r w:rsidRPr="00CE020B">
                <w:rPr>
                  <w:rStyle w:val="Enfasidelicata"/>
                  <w:sz w:val="40"/>
                  <w:szCs w:val="40"/>
                </w:rPr>
                <w:t>Topic</w:t>
              </w:r>
            </w:ins>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ins w:id="1092" w:author="Etion Pinari" w:date="2020-12-12T13:17:00Z"/>
                <w:rStyle w:val="Enfasidelicata"/>
                <w:sz w:val="40"/>
                <w:szCs w:val="40"/>
              </w:rPr>
            </w:pPr>
            <w:ins w:id="1093" w:author="Etion Pinari" w:date="2020-12-12T13:17:00Z">
              <w:r w:rsidRPr="00CE020B">
                <w:rPr>
                  <w:rStyle w:val="Enfasidelicata"/>
                  <w:sz w:val="40"/>
                  <w:szCs w:val="40"/>
                </w:rPr>
                <w:t>#Hours</w:t>
              </w:r>
            </w:ins>
          </w:p>
        </w:tc>
      </w:tr>
      <w:tr w:rsidR="00173E72" w:rsidRPr="00CE020B" w14:paraId="766CD6BD" w14:textId="77777777" w:rsidTr="009B0963">
        <w:trPr>
          <w:ins w:id="1094" w:author="Etion Pinari" w:date="2020-12-12T13:17:00Z"/>
        </w:trPr>
        <w:tc>
          <w:tcPr>
            <w:tcW w:w="6210" w:type="dxa"/>
          </w:tcPr>
          <w:p w14:paraId="1649EF0B" w14:textId="77777777" w:rsidR="00173E72" w:rsidRPr="00CE020B" w:rsidRDefault="00173E72" w:rsidP="009B0963">
            <w:pPr>
              <w:pStyle w:val="Paragrafoelenco"/>
              <w:ind w:left="0"/>
              <w:jc w:val="center"/>
              <w:rPr>
                <w:ins w:id="1095" w:author="Etion Pinari" w:date="2020-12-12T13:17:00Z"/>
                <w:rStyle w:val="Enfasidelicata"/>
                <w:i w:val="0"/>
                <w:iCs w:val="0"/>
                <w:szCs w:val="24"/>
              </w:rPr>
            </w:pPr>
            <w:ins w:id="1096" w:author="Etion Pinari" w:date="2020-12-12T13:17:00Z">
              <w:r>
                <w:rPr>
                  <w:rStyle w:val="Enfasidelicata"/>
                  <w:i w:val="0"/>
                  <w:iCs w:val="0"/>
                  <w:szCs w:val="24"/>
                </w:rPr>
                <w:t>Functional Requirements</w:t>
              </w:r>
            </w:ins>
          </w:p>
        </w:tc>
        <w:tc>
          <w:tcPr>
            <w:tcW w:w="1687" w:type="dxa"/>
            <w:shd w:val="clear" w:color="auto" w:fill="D9D9D9" w:themeFill="background1" w:themeFillShade="D9"/>
          </w:tcPr>
          <w:p w14:paraId="2D64285A" w14:textId="77777777" w:rsidR="00173E72" w:rsidRPr="00CE020B" w:rsidRDefault="00173E72" w:rsidP="009B0963">
            <w:pPr>
              <w:pStyle w:val="Paragrafoelenco"/>
              <w:ind w:left="0"/>
              <w:jc w:val="center"/>
              <w:rPr>
                <w:ins w:id="1097" w:author="Etion Pinari" w:date="2020-12-12T13:17:00Z"/>
                <w:rStyle w:val="Enfasidelicata"/>
                <w:i w:val="0"/>
                <w:iCs w:val="0"/>
                <w:szCs w:val="24"/>
              </w:rPr>
            </w:pPr>
            <w:ins w:id="1098" w:author="Etion Pinari" w:date="2020-12-12T13:17:00Z">
              <w:r>
                <w:rPr>
                  <w:rStyle w:val="Enfasidelicata"/>
                  <w:i w:val="0"/>
                  <w:iCs w:val="0"/>
                  <w:szCs w:val="24"/>
                </w:rPr>
                <w:t>8</w:t>
              </w:r>
            </w:ins>
          </w:p>
        </w:tc>
      </w:tr>
      <w:tr w:rsidR="00173E72" w:rsidRPr="00CE020B" w14:paraId="3418C6EE" w14:textId="77777777" w:rsidTr="009B0963">
        <w:trPr>
          <w:ins w:id="1099" w:author="Etion Pinari" w:date="2020-12-12T13:17:00Z"/>
        </w:trPr>
        <w:tc>
          <w:tcPr>
            <w:tcW w:w="6210" w:type="dxa"/>
          </w:tcPr>
          <w:p w14:paraId="48770CE4" w14:textId="77777777" w:rsidR="00173E72" w:rsidRPr="00CE020B" w:rsidRDefault="00173E72" w:rsidP="009B0963">
            <w:pPr>
              <w:pStyle w:val="Paragrafoelenco"/>
              <w:ind w:left="0"/>
              <w:jc w:val="center"/>
              <w:rPr>
                <w:ins w:id="1100" w:author="Etion Pinari" w:date="2020-12-12T13:17:00Z"/>
                <w:rStyle w:val="Enfasidelicata"/>
                <w:i w:val="0"/>
                <w:iCs w:val="0"/>
                <w:szCs w:val="24"/>
              </w:rPr>
            </w:pPr>
            <w:ins w:id="1101" w:author="Etion Pinari" w:date="2020-12-12T13:17:00Z">
              <w:r>
                <w:rPr>
                  <w:rStyle w:val="Enfasidelicata"/>
                  <w:i w:val="0"/>
                  <w:iCs w:val="0"/>
                  <w:szCs w:val="24"/>
                </w:rPr>
                <w:t xml:space="preserve">Scenarios, state charts </w:t>
              </w:r>
            </w:ins>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ins w:id="1102" w:author="Etion Pinari" w:date="2020-12-12T13:17:00Z"/>
                <w:rStyle w:val="Enfasidelicata"/>
                <w:i w:val="0"/>
                <w:iCs w:val="0"/>
                <w:szCs w:val="24"/>
              </w:rPr>
            </w:pPr>
            <w:ins w:id="1103" w:author="Etion Pinari" w:date="2020-12-12T13:17:00Z">
              <w:r>
                <w:rPr>
                  <w:rStyle w:val="Enfasidelicata"/>
                  <w:i w:val="0"/>
                  <w:iCs w:val="0"/>
                  <w:szCs w:val="24"/>
                </w:rPr>
                <w:t>1</w:t>
              </w:r>
            </w:ins>
          </w:p>
        </w:tc>
      </w:tr>
      <w:tr w:rsidR="00173E72" w:rsidRPr="00CE020B" w14:paraId="0744B24D" w14:textId="77777777" w:rsidTr="009B0963">
        <w:trPr>
          <w:ins w:id="1104" w:author="Etion Pinari" w:date="2020-12-12T13:17:00Z"/>
        </w:trPr>
        <w:tc>
          <w:tcPr>
            <w:tcW w:w="6210" w:type="dxa"/>
          </w:tcPr>
          <w:p w14:paraId="359470F4" w14:textId="77777777" w:rsidR="00173E72" w:rsidRPr="00CE020B" w:rsidRDefault="00173E72" w:rsidP="009B0963">
            <w:pPr>
              <w:pStyle w:val="Paragrafoelenco"/>
              <w:ind w:left="0"/>
              <w:jc w:val="center"/>
              <w:rPr>
                <w:ins w:id="1105" w:author="Etion Pinari" w:date="2020-12-12T13:17:00Z"/>
                <w:rStyle w:val="Enfasidelicata"/>
                <w:i w:val="0"/>
                <w:iCs w:val="0"/>
                <w:szCs w:val="24"/>
              </w:rPr>
            </w:pPr>
            <w:ins w:id="1106" w:author="Etion Pinari" w:date="2020-12-12T13:17:00Z">
              <w:r>
                <w:rPr>
                  <w:rStyle w:val="Enfasidelicata"/>
                  <w:i w:val="0"/>
                  <w:iCs w:val="0"/>
                  <w:szCs w:val="24"/>
                </w:rPr>
                <w:t>Non-functional requirements</w:t>
              </w:r>
            </w:ins>
          </w:p>
        </w:tc>
        <w:tc>
          <w:tcPr>
            <w:tcW w:w="1687" w:type="dxa"/>
            <w:shd w:val="clear" w:color="auto" w:fill="D9D9D9" w:themeFill="background1" w:themeFillShade="D9"/>
          </w:tcPr>
          <w:p w14:paraId="1ABE07FA" w14:textId="77777777" w:rsidR="00173E72" w:rsidRPr="00CE020B" w:rsidRDefault="00173E72" w:rsidP="009B0963">
            <w:pPr>
              <w:pStyle w:val="Paragrafoelenco"/>
              <w:ind w:left="0"/>
              <w:jc w:val="center"/>
              <w:rPr>
                <w:ins w:id="1107" w:author="Etion Pinari" w:date="2020-12-12T13:17:00Z"/>
                <w:rStyle w:val="Enfasidelicata"/>
                <w:i w:val="0"/>
                <w:iCs w:val="0"/>
                <w:szCs w:val="24"/>
              </w:rPr>
            </w:pPr>
            <w:ins w:id="1108" w:author="Etion Pinari" w:date="2020-12-12T13:17:00Z">
              <w:r>
                <w:rPr>
                  <w:rStyle w:val="Enfasidelicata"/>
                  <w:i w:val="0"/>
                  <w:iCs w:val="0"/>
                  <w:szCs w:val="24"/>
                </w:rPr>
                <w:t>1.5</w:t>
              </w:r>
            </w:ins>
          </w:p>
        </w:tc>
      </w:tr>
      <w:tr w:rsidR="00173E72" w:rsidRPr="00CE020B" w14:paraId="21DF9E0D" w14:textId="77777777" w:rsidTr="009B0963">
        <w:trPr>
          <w:ins w:id="1109" w:author="Etion Pinari" w:date="2020-12-12T13:17:00Z"/>
        </w:trPr>
        <w:tc>
          <w:tcPr>
            <w:tcW w:w="6210" w:type="dxa"/>
          </w:tcPr>
          <w:p w14:paraId="7178FB74" w14:textId="77777777" w:rsidR="00173E72" w:rsidRPr="00CE020B" w:rsidRDefault="00173E72" w:rsidP="009B0963">
            <w:pPr>
              <w:pStyle w:val="Paragrafoelenco"/>
              <w:ind w:left="0"/>
              <w:jc w:val="center"/>
              <w:rPr>
                <w:ins w:id="1110" w:author="Etion Pinari" w:date="2020-12-12T13:17:00Z"/>
                <w:rStyle w:val="Enfasidelicata"/>
                <w:i w:val="0"/>
                <w:iCs w:val="0"/>
                <w:szCs w:val="24"/>
              </w:rPr>
            </w:pPr>
            <w:ins w:id="1111" w:author="Etion Pinari" w:date="2020-12-12T13:17:00Z">
              <w:r>
                <w:rPr>
                  <w:rStyle w:val="Enfasidelicata"/>
                  <w:i w:val="0"/>
                  <w:iCs w:val="0"/>
                  <w:szCs w:val="24"/>
                </w:rPr>
                <w:t>Domain assumptions &amp; Goals</w:t>
              </w:r>
            </w:ins>
          </w:p>
        </w:tc>
        <w:tc>
          <w:tcPr>
            <w:tcW w:w="1687" w:type="dxa"/>
            <w:shd w:val="clear" w:color="auto" w:fill="D9D9D9" w:themeFill="background1" w:themeFillShade="D9"/>
          </w:tcPr>
          <w:p w14:paraId="495375EB" w14:textId="77777777" w:rsidR="00173E72" w:rsidRPr="00CE020B" w:rsidRDefault="00173E72" w:rsidP="009B0963">
            <w:pPr>
              <w:pStyle w:val="Paragrafoelenco"/>
              <w:ind w:left="0"/>
              <w:jc w:val="center"/>
              <w:rPr>
                <w:ins w:id="1112" w:author="Etion Pinari" w:date="2020-12-12T13:17:00Z"/>
                <w:rStyle w:val="Enfasidelicata"/>
                <w:i w:val="0"/>
                <w:iCs w:val="0"/>
                <w:szCs w:val="24"/>
              </w:rPr>
            </w:pPr>
            <w:ins w:id="1113" w:author="Etion Pinari" w:date="2020-12-12T13:17:00Z">
              <w:r>
                <w:rPr>
                  <w:rStyle w:val="Enfasidelicata"/>
                  <w:i w:val="0"/>
                  <w:iCs w:val="0"/>
                  <w:szCs w:val="24"/>
                </w:rPr>
                <w:t>1.5</w:t>
              </w:r>
            </w:ins>
          </w:p>
        </w:tc>
      </w:tr>
      <w:tr w:rsidR="00173E72" w:rsidRPr="00CE020B" w14:paraId="3D60C6B1" w14:textId="77777777" w:rsidTr="009B0963">
        <w:trPr>
          <w:ins w:id="1114" w:author="Etion Pinari" w:date="2020-12-12T13:17:00Z"/>
        </w:trPr>
        <w:tc>
          <w:tcPr>
            <w:tcW w:w="6210" w:type="dxa"/>
          </w:tcPr>
          <w:p w14:paraId="1ABF1EDC" w14:textId="77777777" w:rsidR="00173E72" w:rsidRPr="00CE020B" w:rsidRDefault="00173E72" w:rsidP="009B0963">
            <w:pPr>
              <w:pStyle w:val="Paragrafoelenco"/>
              <w:ind w:left="0"/>
              <w:jc w:val="center"/>
              <w:rPr>
                <w:ins w:id="1115" w:author="Etion Pinari" w:date="2020-12-12T13:17:00Z"/>
                <w:rStyle w:val="Enfasidelicata"/>
                <w:i w:val="0"/>
                <w:iCs w:val="0"/>
                <w:szCs w:val="24"/>
              </w:rPr>
            </w:pPr>
            <w:ins w:id="1116" w:author="Etion Pinari" w:date="2020-12-12T13:17:00Z">
              <w:r>
                <w:rPr>
                  <w:rStyle w:val="Enfasidelicata"/>
                  <w:i w:val="0"/>
                  <w:iCs w:val="0"/>
                  <w:szCs w:val="24"/>
                </w:rPr>
                <w:t>Use cases</w:t>
              </w:r>
            </w:ins>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ins w:id="1117" w:author="Etion Pinari" w:date="2020-12-12T13:17:00Z"/>
                <w:rStyle w:val="Enfasidelicata"/>
                <w:i w:val="0"/>
                <w:iCs w:val="0"/>
                <w:szCs w:val="24"/>
              </w:rPr>
            </w:pPr>
            <w:ins w:id="1118" w:author="Etion Pinari" w:date="2020-12-12T13:17:00Z">
              <w:r>
                <w:rPr>
                  <w:rStyle w:val="Enfasidelicata"/>
                  <w:i w:val="0"/>
                  <w:iCs w:val="0"/>
                  <w:szCs w:val="24"/>
                </w:rPr>
                <w:t>0.5</w:t>
              </w:r>
            </w:ins>
          </w:p>
        </w:tc>
      </w:tr>
      <w:tr w:rsidR="00173E72" w:rsidRPr="00CE020B" w14:paraId="1650C7ED" w14:textId="77777777" w:rsidTr="009B0963">
        <w:trPr>
          <w:ins w:id="1119" w:author="Etion Pinari" w:date="2020-12-12T13:17:00Z"/>
        </w:trPr>
        <w:tc>
          <w:tcPr>
            <w:tcW w:w="6210" w:type="dxa"/>
          </w:tcPr>
          <w:p w14:paraId="44B35316" w14:textId="77777777" w:rsidR="00173E72" w:rsidRPr="00CE020B" w:rsidRDefault="00173E72" w:rsidP="009B0963">
            <w:pPr>
              <w:pStyle w:val="Paragrafoelenco"/>
              <w:ind w:left="0"/>
              <w:jc w:val="center"/>
              <w:rPr>
                <w:ins w:id="1120" w:author="Etion Pinari" w:date="2020-12-12T13:17:00Z"/>
                <w:rStyle w:val="Enfasidelicata"/>
                <w:i w:val="0"/>
                <w:iCs w:val="0"/>
                <w:szCs w:val="24"/>
              </w:rPr>
            </w:pPr>
            <w:ins w:id="1121" w:author="Etion Pinari" w:date="2020-12-12T13:17:00Z">
              <w:r>
                <w:rPr>
                  <w:rStyle w:val="Enfasidelicata"/>
                  <w:i w:val="0"/>
                  <w:iCs w:val="0"/>
                  <w:szCs w:val="24"/>
                </w:rPr>
                <w:t xml:space="preserve">External Interfaces </w:t>
              </w:r>
            </w:ins>
          </w:p>
        </w:tc>
        <w:tc>
          <w:tcPr>
            <w:tcW w:w="1687" w:type="dxa"/>
            <w:shd w:val="clear" w:color="auto" w:fill="D9D9D9" w:themeFill="background1" w:themeFillShade="D9"/>
          </w:tcPr>
          <w:p w14:paraId="2E874437" w14:textId="77777777" w:rsidR="00173E72" w:rsidRPr="00CE020B" w:rsidRDefault="00173E72" w:rsidP="009B0963">
            <w:pPr>
              <w:pStyle w:val="Paragrafoelenco"/>
              <w:ind w:left="0"/>
              <w:jc w:val="center"/>
              <w:rPr>
                <w:ins w:id="1122" w:author="Etion Pinari" w:date="2020-12-12T13:17:00Z"/>
                <w:rStyle w:val="Enfasidelicata"/>
                <w:i w:val="0"/>
                <w:iCs w:val="0"/>
                <w:szCs w:val="24"/>
              </w:rPr>
            </w:pPr>
            <w:ins w:id="1123" w:author="Etion Pinari" w:date="2020-12-12T13:17:00Z">
              <w:r>
                <w:rPr>
                  <w:rStyle w:val="Enfasidelicata"/>
                  <w:i w:val="0"/>
                  <w:iCs w:val="0"/>
                  <w:szCs w:val="24"/>
                </w:rPr>
                <w:t>1.5</w:t>
              </w:r>
            </w:ins>
          </w:p>
        </w:tc>
      </w:tr>
      <w:tr w:rsidR="00173E72" w:rsidRPr="00CE020B" w14:paraId="0F92FC29" w14:textId="77777777" w:rsidTr="009B0963">
        <w:trPr>
          <w:ins w:id="1124" w:author="Etion Pinari" w:date="2020-12-12T13:17:00Z"/>
        </w:trPr>
        <w:tc>
          <w:tcPr>
            <w:tcW w:w="6210" w:type="dxa"/>
          </w:tcPr>
          <w:p w14:paraId="34128FB0" w14:textId="77777777" w:rsidR="00173E72" w:rsidRPr="00CE020B" w:rsidRDefault="00173E72" w:rsidP="009B0963">
            <w:pPr>
              <w:pStyle w:val="Paragrafoelenco"/>
              <w:ind w:left="0"/>
              <w:jc w:val="center"/>
              <w:rPr>
                <w:ins w:id="1125" w:author="Etion Pinari" w:date="2020-12-12T13:17:00Z"/>
                <w:rStyle w:val="Enfasidelicata"/>
                <w:i w:val="0"/>
                <w:iCs w:val="0"/>
                <w:szCs w:val="24"/>
              </w:rPr>
            </w:pPr>
            <w:ins w:id="1126" w:author="Etion Pinari" w:date="2020-12-12T13:17:00Z">
              <w:r>
                <w:rPr>
                  <w:rStyle w:val="Enfasidelicata"/>
                  <w:i w:val="0"/>
                  <w:iCs w:val="0"/>
                  <w:szCs w:val="24"/>
                </w:rPr>
                <w:t>Functional Requirements and goal mapping</w:t>
              </w:r>
            </w:ins>
          </w:p>
        </w:tc>
        <w:tc>
          <w:tcPr>
            <w:tcW w:w="1687" w:type="dxa"/>
            <w:shd w:val="clear" w:color="auto" w:fill="D9D9D9" w:themeFill="background1" w:themeFillShade="D9"/>
          </w:tcPr>
          <w:p w14:paraId="471F1C71" w14:textId="77777777" w:rsidR="00173E72" w:rsidRPr="00CE020B" w:rsidRDefault="00173E72" w:rsidP="009B0963">
            <w:pPr>
              <w:pStyle w:val="Paragrafoelenco"/>
              <w:ind w:left="0"/>
              <w:jc w:val="center"/>
              <w:rPr>
                <w:ins w:id="1127" w:author="Etion Pinari" w:date="2020-12-12T13:17:00Z"/>
                <w:rStyle w:val="Enfasidelicata"/>
                <w:i w:val="0"/>
                <w:iCs w:val="0"/>
                <w:szCs w:val="24"/>
              </w:rPr>
            </w:pPr>
            <w:ins w:id="1128" w:author="Etion Pinari" w:date="2020-12-12T13:17:00Z">
              <w:r>
                <w:rPr>
                  <w:rStyle w:val="Enfasidelicata"/>
                  <w:i w:val="0"/>
                  <w:iCs w:val="0"/>
                  <w:szCs w:val="24"/>
                </w:rPr>
                <w:t>6</w:t>
              </w:r>
            </w:ins>
          </w:p>
        </w:tc>
      </w:tr>
      <w:tr w:rsidR="00173E72" w:rsidRPr="00CE020B" w14:paraId="3B3487B9" w14:textId="77777777" w:rsidTr="009B0963">
        <w:trPr>
          <w:ins w:id="1129" w:author="Etion Pinari" w:date="2020-12-12T13:17:00Z"/>
        </w:trPr>
        <w:tc>
          <w:tcPr>
            <w:tcW w:w="6210" w:type="dxa"/>
          </w:tcPr>
          <w:p w14:paraId="14E073F5" w14:textId="77777777" w:rsidR="00173E72" w:rsidRPr="00CE020B" w:rsidRDefault="00173E72" w:rsidP="009B0963">
            <w:pPr>
              <w:pStyle w:val="Paragrafoelenco"/>
              <w:ind w:left="0"/>
              <w:jc w:val="center"/>
              <w:rPr>
                <w:ins w:id="1130" w:author="Etion Pinari" w:date="2020-12-12T13:17:00Z"/>
                <w:rStyle w:val="Enfasidelicata"/>
                <w:i w:val="0"/>
                <w:iCs w:val="0"/>
                <w:szCs w:val="24"/>
              </w:rPr>
            </w:pPr>
            <w:ins w:id="1131" w:author="Etion Pinari" w:date="2020-12-12T13:17:00Z">
              <w:r>
                <w:rPr>
                  <w:rStyle w:val="Enfasidelicata"/>
                  <w:i w:val="0"/>
                  <w:iCs w:val="0"/>
                  <w:szCs w:val="24"/>
                </w:rPr>
                <w:t>Alloy</w:t>
              </w:r>
            </w:ins>
          </w:p>
        </w:tc>
        <w:tc>
          <w:tcPr>
            <w:tcW w:w="1687" w:type="dxa"/>
            <w:shd w:val="clear" w:color="auto" w:fill="D9D9D9" w:themeFill="background1" w:themeFillShade="D9"/>
          </w:tcPr>
          <w:p w14:paraId="01CD474A" w14:textId="77777777" w:rsidR="00173E72" w:rsidRPr="00CE020B" w:rsidRDefault="00173E72" w:rsidP="009B0963">
            <w:pPr>
              <w:pStyle w:val="Paragrafoelenco"/>
              <w:ind w:left="0"/>
              <w:jc w:val="center"/>
              <w:rPr>
                <w:ins w:id="1132" w:author="Etion Pinari" w:date="2020-12-12T13:17:00Z"/>
                <w:rStyle w:val="Enfasidelicata"/>
                <w:i w:val="0"/>
                <w:iCs w:val="0"/>
                <w:szCs w:val="24"/>
              </w:rPr>
            </w:pPr>
            <w:ins w:id="1133" w:author="Etion Pinari" w:date="2020-12-12T13:17:00Z">
              <w:r>
                <w:rPr>
                  <w:rStyle w:val="Enfasidelicata"/>
                  <w:i w:val="0"/>
                  <w:iCs w:val="0"/>
                  <w:szCs w:val="24"/>
                </w:rPr>
                <w:t>1</w:t>
              </w:r>
            </w:ins>
          </w:p>
        </w:tc>
      </w:tr>
      <w:tr w:rsidR="00173E72" w14:paraId="28E979CB" w14:textId="77777777" w:rsidTr="009B0963">
        <w:trPr>
          <w:ins w:id="1134" w:author="Etion Pinari" w:date="2020-12-12T13:17:00Z"/>
        </w:trPr>
        <w:tc>
          <w:tcPr>
            <w:tcW w:w="6210" w:type="dxa"/>
          </w:tcPr>
          <w:p w14:paraId="694793A2" w14:textId="77777777" w:rsidR="00173E72" w:rsidRDefault="00173E72" w:rsidP="009B0963">
            <w:pPr>
              <w:pStyle w:val="Paragrafoelenco"/>
              <w:tabs>
                <w:tab w:val="center" w:pos="2997"/>
                <w:tab w:val="left" w:pos="4410"/>
                <w:tab w:val="right" w:pos="5994"/>
              </w:tabs>
              <w:ind w:left="0"/>
              <w:rPr>
                <w:ins w:id="1135" w:author="Etion Pinari" w:date="2020-12-12T13:17:00Z"/>
                <w:rStyle w:val="Enfasidelicata"/>
                <w:i w:val="0"/>
                <w:iCs w:val="0"/>
                <w:szCs w:val="24"/>
              </w:rPr>
            </w:pPr>
            <w:ins w:id="1136" w:author="Etion Pinari" w:date="2020-12-12T13:17:00Z">
              <w:r>
                <w:rPr>
                  <w:rStyle w:val="Enfasidelicata"/>
                  <w:i w:val="0"/>
                  <w:iCs w:val="0"/>
                  <w:szCs w:val="24"/>
                </w:rPr>
                <w:tab/>
                <w:t>Sequence Diagrams</w:t>
              </w:r>
              <w:r>
                <w:rPr>
                  <w:rStyle w:val="Enfasidelicata"/>
                  <w:i w:val="0"/>
                  <w:iCs w:val="0"/>
                  <w:szCs w:val="24"/>
                </w:rPr>
                <w:tab/>
              </w:r>
              <w:r>
                <w:rPr>
                  <w:rStyle w:val="Enfasidelicata"/>
                  <w:i w:val="0"/>
                  <w:iCs w:val="0"/>
                  <w:szCs w:val="24"/>
                </w:rPr>
                <w:tab/>
              </w:r>
            </w:ins>
          </w:p>
        </w:tc>
        <w:tc>
          <w:tcPr>
            <w:tcW w:w="1687" w:type="dxa"/>
            <w:shd w:val="clear" w:color="auto" w:fill="D9D9D9" w:themeFill="background1" w:themeFillShade="D9"/>
          </w:tcPr>
          <w:p w14:paraId="79F78D02" w14:textId="77777777" w:rsidR="00173E72" w:rsidRDefault="00173E72" w:rsidP="009B0963">
            <w:pPr>
              <w:pStyle w:val="Paragrafoelenco"/>
              <w:ind w:left="0"/>
              <w:jc w:val="center"/>
              <w:rPr>
                <w:ins w:id="1137" w:author="Etion Pinari" w:date="2020-12-12T13:17:00Z"/>
                <w:rStyle w:val="Enfasidelicata"/>
                <w:i w:val="0"/>
                <w:iCs w:val="0"/>
                <w:szCs w:val="24"/>
              </w:rPr>
            </w:pPr>
            <w:ins w:id="1138" w:author="Etion Pinari" w:date="2020-12-12T13:17:00Z">
              <w:r>
                <w:rPr>
                  <w:rStyle w:val="Enfasidelicata"/>
                  <w:i w:val="0"/>
                  <w:iCs w:val="0"/>
                  <w:szCs w:val="24"/>
                </w:rPr>
                <w:t>1</w:t>
              </w:r>
            </w:ins>
          </w:p>
        </w:tc>
      </w:tr>
      <w:tr w:rsidR="00173E72" w14:paraId="7684724A" w14:textId="77777777" w:rsidTr="009B0963">
        <w:trPr>
          <w:ins w:id="1139" w:author="Etion Pinari" w:date="2020-12-12T13:17:00Z"/>
        </w:trPr>
        <w:tc>
          <w:tcPr>
            <w:tcW w:w="6210" w:type="dxa"/>
          </w:tcPr>
          <w:p w14:paraId="1FF22229" w14:textId="77777777" w:rsidR="00173E72" w:rsidRDefault="00173E72" w:rsidP="009B0963">
            <w:pPr>
              <w:pStyle w:val="Paragrafoelenco"/>
              <w:tabs>
                <w:tab w:val="center" w:pos="2997"/>
                <w:tab w:val="left" w:pos="4410"/>
                <w:tab w:val="right" w:pos="5994"/>
              </w:tabs>
              <w:ind w:left="0"/>
              <w:jc w:val="center"/>
              <w:rPr>
                <w:ins w:id="1140" w:author="Etion Pinari" w:date="2020-12-12T13:17:00Z"/>
                <w:rStyle w:val="Enfasidelicata"/>
                <w:i w:val="0"/>
                <w:iCs w:val="0"/>
                <w:szCs w:val="24"/>
              </w:rPr>
            </w:pPr>
            <w:ins w:id="1141" w:author="Etion Pinari" w:date="2020-12-12T13:17:00Z">
              <w:r>
                <w:rPr>
                  <w:rStyle w:val="Enfasidelicata"/>
                  <w:i w:val="0"/>
                  <w:iCs w:val="0"/>
                  <w:szCs w:val="24"/>
                </w:rPr>
                <w:t>Research on various topics</w:t>
              </w:r>
            </w:ins>
          </w:p>
        </w:tc>
        <w:tc>
          <w:tcPr>
            <w:tcW w:w="1687" w:type="dxa"/>
            <w:shd w:val="clear" w:color="auto" w:fill="D9D9D9" w:themeFill="background1" w:themeFillShade="D9"/>
          </w:tcPr>
          <w:p w14:paraId="27154853" w14:textId="77777777" w:rsidR="00173E72" w:rsidRDefault="00173E72" w:rsidP="009B0963">
            <w:pPr>
              <w:pStyle w:val="Paragrafoelenco"/>
              <w:ind w:left="0"/>
              <w:jc w:val="center"/>
              <w:rPr>
                <w:ins w:id="1142" w:author="Etion Pinari" w:date="2020-12-12T13:17:00Z"/>
                <w:rStyle w:val="Enfasidelicata"/>
                <w:i w:val="0"/>
                <w:iCs w:val="0"/>
                <w:szCs w:val="24"/>
              </w:rPr>
            </w:pPr>
            <w:ins w:id="1143" w:author="Etion Pinari" w:date="2020-12-12T13:17:00Z">
              <w:r>
                <w:rPr>
                  <w:rStyle w:val="Enfasidelicata"/>
                  <w:i w:val="0"/>
                  <w:iCs w:val="0"/>
                  <w:szCs w:val="24"/>
                </w:rPr>
                <w:t>3</w:t>
              </w:r>
            </w:ins>
          </w:p>
        </w:tc>
      </w:tr>
      <w:tr w:rsidR="00173E72" w14:paraId="0962E61E" w14:textId="77777777" w:rsidTr="009B0963">
        <w:trPr>
          <w:ins w:id="1144" w:author="Etion Pinari" w:date="2020-12-12T13:17:00Z"/>
        </w:trPr>
        <w:tc>
          <w:tcPr>
            <w:tcW w:w="6210" w:type="dxa"/>
          </w:tcPr>
          <w:p w14:paraId="52216E6D" w14:textId="77777777" w:rsidR="00173E72" w:rsidRDefault="00173E72" w:rsidP="009B0963">
            <w:pPr>
              <w:pStyle w:val="Paragrafoelenco"/>
              <w:tabs>
                <w:tab w:val="center" w:pos="2997"/>
                <w:tab w:val="left" w:pos="4410"/>
                <w:tab w:val="right" w:pos="5994"/>
              </w:tabs>
              <w:ind w:left="0"/>
              <w:jc w:val="center"/>
              <w:rPr>
                <w:ins w:id="1145" w:author="Etion Pinari" w:date="2020-12-12T13:17:00Z"/>
                <w:rStyle w:val="Enfasidelicata"/>
                <w:i w:val="0"/>
                <w:iCs w:val="0"/>
                <w:szCs w:val="24"/>
              </w:rPr>
            </w:pPr>
            <w:ins w:id="1146" w:author="Etion Pinari" w:date="2020-12-12T13:17:00Z">
              <w:r>
                <w:rPr>
                  <w:rStyle w:val="Enfasidelicata"/>
                  <w:i w:val="0"/>
                  <w:iCs w:val="0"/>
                  <w:szCs w:val="24"/>
                </w:rPr>
                <w:t>Total</w:t>
              </w:r>
            </w:ins>
          </w:p>
        </w:tc>
        <w:tc>
          <w:tcPr>
            <w:tcW w:w="1687" w:type="dxa"/>
            <w:shd w:val="clear" w:color="auto" w:fill="D9D9D9" w:themeFill="background1" w:themeFillShade="D9"/>
          </w:tcPr>
          <w:p w14:paraId="67963B04" w14:textId="77777777" w:rsidR="00173E72" w:rsidRDefault="00173E72" w:rsidP="009B0963">
            <w:pPr>
              <w:pStyle w:val="Paragrafoelenco"/>
              <w:ind w:left="0"/>
              <w:jc w:val="center"/>
              <w:rPr>
                <w:ins w:id="1147" w:author="Etion Pinari" w:date="2020-12-12T13:17:00Z"/>
                <w:rStyle w:val="Enfasidelicata"/>
                <w:i w:val="0"/>
                <w:iCs w:val="0"/>
                <w:szCs w:val="24"/>
              </w:rPr>
            </w:pPr>
            <w:ins w:id="1148" w:author="Etion Pinari" w:date="2020-12-12T13:17:00Z">
              <w:r>
                <w:rPr>
                  <w:rStyle w:val="Enfasidelicata"/>
                  <w:i w:val="0"/>
                  <w:iCs w:val="0"/>
                  <w:szCs w:val="24"/>
                </w:rPr>
                <w:t>25</w:t>
              </w:r>
            </w:ins>
          </w:p>
        </w:tc>
      </w:tr>
    </w:tbl>
    <w:p w14:paraId="31C66DDA" w14:textId="450F5FD4" w:rsidR="00243BFD" w:rsidRDefault="00243BFD">
      <w:pPr>
        <w:pStyle w:val="Paragrafoelenco"/>
        <w:spacing w:line="240" w:lineRule="auto"/>
        <w:rPr>
          <w:ins w:id="1149" w:author="Etion Pinari" w:date="2020-12-12T13:16:00Z"/>
          <w:rStyle w:val="Enfasidelicata"/>
          <w:i w:val="0"/>
          <w:iCs w:val="0"/>
          <w:szCs w:val="24"/>
        </w:rPr>
        <w:pPrChange w:id="1150" w:author="Etion Pinari" w:date="2020-12-12T13:17:00Z">
          <w:pPr>
            <w:pStyle w:val="Paragrafoelenco"/>
            <w:numPr>
              <w:numId w:val="101"/>
            </w:numPr>
            <w:spacing w:line="240" w:lineRule="auto"/>
            <w:ind w:hanging="360"/>
          </w:pPr>
        </w:pPrChange>
      </w:pPr>
    </w:p>
    <w:p w14:paraId="309AFE02" w14:textId="77777777" w:rsidR="00173E72" w:rsidRDefault="00173E72">
      <w:pPr>
        <w:pStyle w:val="Paragrafoelenco"/>
        <w:spacing w:line="240" w:lineRule="auto"/>
        <w:rPr>
          <w:ins w:id="1151" w:author="Etion Pinari" w:date="2020-12-12T13:00:00Z"/>
          <w:rStyle w:val="Enfasidelicata"/>
          <w:i w:val="0"/>
          <w:iCs w:val="0"/>
          <w:szCs w:val="24"/>
        </w:rPr>
      </w:pPr>
    </w:p>
    <w:p w14:paraId="3E7C78E0" w14:textId="5567FE85" w:rsidR="00151143" w:rsidRPr="0073751A" w:rsidRDefault="00151143">
      <w:pPr>
        <w:pStyle w:val="Paragrafoelenco"/>
        <w:spacing w:line="240" w:lineRule="auto"/>
        <w:rPr>
          <w:rStyle w:val="Enfasidelicata"/>
          <w:sz w:val="44"/>
          <w:szCs w:val="44"/>
        </w:rPr>
        <w:pPrChange w:id="1152" w:author="Etion Pinari" w:date="2020-12-12T12:58:00Z">
          <w:pPr>
            <w:pStyle w:val="Paragrafoelenco"/>
            <w:numPr>
              <w:numId w:val="9"/>
            </w:numPr>
            <w:spacing w:line="240" w:lineRule="auto"/>
            <w:ind w:left="360" w:hanging="360"/>
          </w:pPr>
        </w:pPrChange>
      </w:pP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6"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w:t>
      </w:r>
      <w:proofErr w:type="gramStart"/>
      <w:r>
        <w:rPr>
          <w:rStyle w:val="Enfasidelicata"/>
          <w:i w:val="0"/>
          <w:szCs w:val="24"/>
        </w:rPr>
        <w:t>Milan:</w:t>
      </w:r>
      <w:proofErr w:type="gramEnd"/>
      <w:r>
        <w:rPr>
          <w:rStyle w:val="Enfasidelicata"/>
          <w:i w:val="0"/>
          <w:szCs w:val="24"/>
        </w:rPr>
        <w:t xml:space="preserve"> </w:t>
      </w:r>
      <w:hyperlink r:id="rId37"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8"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9"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w:t>
      </w:r>
      <w:proofErr w:type="gramStart"/>
      <w:r>
        <w:rPr>
          <w:rStyle w:val="Enfasidelicata"/>
          <w:i w:val="0"/>
          <w:szCs w:val="24"/>
        </w:rPr>
        <w:t>Italy:</w:t>
      </w:r>
      <w:proofErr w:type="gramEnd"/>
      <w:r>
        <w:rPr>
          <w:rStyle w:val="Enfasidelicata"/>
          <w:i w:val="0"/>
          <w:szCs w:val="24"/>
        </w:rPr>
        <w:t xml:space="preserve"> </w:t>
      </w:r>
      <w:hyperlink r:id="rId40"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41"/>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2" w:author="Etion Pinari [2]" w:date="2020-11-18T21:36:00Z" w:initials="EP">
    <w:p w14:paraId="47224EB4" w14:textId="3DCC68D4" w:rsidR="009B0963" w:rsidRDefault="009B0963">
      <w:pPr>
        <w:pStyle w:val="Testocommento"/>
      </w:pPr>
      <w:r>
        <w:rPr>
          <w:rStyle w:val="Rimandocommento"/>
        </w:rPr>
        <w:annotationRef/>
      </w:r>
      <w:r>
        <w:t xml:space="preserve">Job? Implementation seems like the wrong term to use too… </w:t>
      </w:r>
    </w:p>
  </w:comment>
  <w:comment w:id="163" w:author="Etion Pinari [2]" w:date="2020-11-18T21:26:00Z" w:initials="EP">
    <w:p w14:paraId="731B2856" w14:textId="3400E75B" w:rsidR="009B0963" w:rsidRPr="00417F4B" w:rsidRDefault="009B0963">
      <w:pPr>
        <w:pStyle w:val="Testocommento"/>
      </w:pPr>
      <w:r>
        <w:rPr>
          <w:rStyle w:val="Rimandocommento"/>
        </w:rPr>
        <w:annotationRef/>
      </w:r>
      <w:r w:rsidRPr="00417F4B">
        <w:t>To be defined</w:t>
      </w:r>
    </w:p>
  </w:comment>
  <w:comment w:id="182" w:author="Giorgio Romeo" w:date="2020-11-23T23:19:00Z" w:initials="GR">
    <w:p w14:paraId="11C1CFDA" w14:textId="3ADBC08A" w:rsidR="009B0963" w:rsidRDefault="009B0963">
      <w:pPr>
        <w:pStyle w:val="Testocommento"/>
      </w:pPr>
      <w:r>
        <w:rPr>
          <w:rStyle w:val="Rimandocommento"/>
        </w:rPr>
        <w:annotationRef/>
      </w:r>
      <w:r>
        <w:t>The system asks before the time or the supermarket?</w:t>
      </w:r>
      <w:r>
        <w:annotationRef/>
      </w:r>
    </w:p>
  </w:comment>
  <w:comment w:id="183" w:author="Etion Pinari [2]" w:date="2020-12-01T19:50:00Z" w:initials="EP">
    <w:p w14:paraId="37402E43" w14:textId="0C4A4375" w:rsidR="009B0963" w:rsidRDefault="009B0963">
      <w:r>
        <w:t>Irrelevant, he can choose either way.</w:t>
      </w:r>
      <w:r>
        <w:annotationRef/>
      </w:r>
    </w:p>
  </w:comment>
  <w:comment w:id="184" w:author="Etion Pinari [2]" w:date="2020-11-18T21:26:00Z" w:initials="EP">
    <w:p w14:paraId="66501ED4" w14:textId="57D074BC" w:rsidR="009B0963" w:rsidRDefault="009B0963">
      <w:pPr>
        <w:pStyle w:val="Testocommento"/>
      </w:pPr>
      <w:r>
        <w:rPr>
          <w:rStyle w:val="Rimandocommento"/>
        </w:rPr>
        <w:annotationRef/>
      </w:r>
      <w:r>
        <w:t>To be reworded</w:t>
      </w:r>
      <w:r>
        <w:annotationRef/>
      </w:r>
    </w:p>
  </w:comment>
  <w:comment w:id="185" w:author="Etion Pinari [2]" w:date="2020-12-01T19:49:00Z" w:initials="EP">
    <w:p w14:paraId="2264F08C" w14:textId="3BCE8C87" w:rsidR="009B0963" w:rsidRDefault="009B0963">
      <w:r>
        <w:t>First definition is fine</w:t>
      </w:r>
      <w:r>
        <w:annotationRef/>
      </w:r>
    </w:p>
  </w:comment>
  <w:comment w:id="186" w:author="Giorgio Romeo" w:date="2020-11-20T12:06:00Z" w:initials="GR">
    <w:p w14:paraId="1EBD6F0D" w14:textId="35E0911E" w:rsidR="009B0963" w:rsidRDefault="009B0963">
      <w:pPr>
        <w:pStyle w:val="Testocommento"/>
      </w:pPr>
      <w:r>
        <w:rPr>
          <w:rStyle w:val="Rimandocommento"/>
        </w:rPr>
        <w:annotationRef/>
      </w:r>
      <w:r>
        <w:t>Maybe it is better to be more generic, e.g., devices.</w:t>
      </w:r>
    </w:p>
  </w:comment>
  <w:comment w:id="187" w:author="Etion Pinari [2]" w:date="2020-12-01T19:50:00Z" w:initials="EP">
    <w:p w14:paraId="3E7309B9" w14:textId="5C08564F" w:rsidR="009B0963" w:rsidRDefault="009B0963">
      <w:r>
        <w:t>Agreed</w:t>
      </w:r>
      <w:r>
        <w:annotationRef/>
      </w:r>
    </w:p>
  </w:comment>
  <w:comment w:id="188" w:author="Giorgio Romeo" w:date="2020-11-20T12:20:00Z" w:initials="GR">
    <w:p w14:paraId="6E56230A" w14:textId="3E80FD88" w:rsidR="009B0963" w:rsidRDefault="009B0963">
      <w:pPr>
        <w:pStyle w:val="Testocommento"/>
      </w:pPr>
      <w:r>
        <w:rPr>
          <w:rStyle w:val="Rimandocommento"/>
        </w:rPr>
        <w:annotationRef/>
      </w:r>
      <w:r>
        <w:t>We could describe the case in which he pays in the automated machines and exits through the turnstiles</w:t>
      </w:r>
    </w:p>
  </w:comment>
  <w:comment w:id="189" w:author="Etion Pinari [2]" w:date="2020-11-21T18:24:00Z" w:initials="EP">
    <w:p w14:paraId="25875F96" w14:textId="215EEE10" w:rsidR="009B0963" w:rsidRPr="00AC7136" w:rsidRDefault="009B0963">
      <w:pPr>
        <w:pStyle w:val="Testocommento"/>
      </w:pPr>
      <w:r>
        <w:rPr>
          <w:rStyle w:val="Rimandocommento"/>
        </w:rPr>
        <w:annotationRef/>
      </w:r>
      <w:r w:rsidRPr="00AC7136">
        <w:t>More? Less?</w:t>
      </w:r>
      <w:r>
        <w:annotationRef/>
      </w:r>
    </w:p>
  </w:comment>
  <w:comment w:id="190" w:author="Giorgio Romeo" w:date="2020-12-07T00:15:00Z" w:initials="GR">
    <w:p w14:paraId="7048EE00" w14:textId="09FD328E" w:rsidR="009B0963" w:rsidRDefault="009B0963">
      <w:pPr>
        <w:pStyle w:val="Testocommento"/>
      </w:pPr>
      <w:r>
        <w:rPr>
          <w:rStyle w:val="Rimandocommento"/>
        </w:rPr>
        <w:annotationRef/>
      </w:r>
      <w:r>
        <w:t>Va bene?</w:t>
      </w:r>
    </w:p>
  </w:comment>
  <w:comment w:id="191" w:author="Etion Pinari" w:date="2020-12-10T18:46:00Z" w:initials="EP">
    <w:p w14:paraId="13F883B9" w14:textId="7BFF849F" w:rsidR="009B0963" w:rsidRDefault="009B0963">
      <w:pPr>
        <w:pStyle w:val="Testocommento"/>
      </w:pPr>
      <w:r>
        <w:rPr>
          <w:rStyle w:val="Rimandocommento"/>
        </w:rPr>
        <w:annotationRef/>
      </w:r>
      <w:r>
        <w:t>yah</w:t>
      </w:r>
    </w:p>
  </w:comment>
  <w:comment w:id="193" w:author="Etion Pinari" w:date="2020-12-10T18:48:00Z" w:initials="EP">
    <w:p w14:paraId="194E8ABB" w14:textId="77777777" w:rsidR="009B0963" w:rsidRDefault="009B0963">
      <w:pPr>
        <w:pStyle w:val="Testocommento"/>
      </w:pPr>
      <w:r>
        <w:rPr>
          <w:rStyle w:val="Rimandocommento"/>
        </w:rPr>
        <w:annotationRef/>
      </w:r>
      <w:r>
        <w:t>Before: “useless”</w:t>
      </w:r>
    </w:p>
    <w:p w14:paraId="6A5535FA" w14:textId="2E0CB37B" w:rsidR="009B0963" w:rsidRDefault="009B0963">
      <w:pPr>
        <w:pStyle w:val="Testocommento"/>
      </w:pPr>
      <w:r>
        <w:t>Imo unusuable is more precise</w:t>
      </w:r>
    </w:p>
  </w:comment>
  <w:comment w:id="192" w:author="Giorgio Romeo" w:date="2020-12-08T15:44:00Z" w:initials="GR">
    <w:p w14:paraId="3BBA69E6" w14:textId="4103EE59" w:rsidR="009B0963" w:rsidRPr="00182C8C" w:rsidRDefault="009B0963">
      <w:pPr>
        <w:pStyle w:val="Testocommento"/>
      </w:pPr>
      <w:r>
        <w:rPr>
          <w:rStyle w:val="Rimandocommento"/>
        </w:rPr>
        <w:annotationRef/>
      </w:r>
      <w:r w:rsidRPr="00182C8C">
        <w:t>Modified</w:t>
      </w:r>
    </w:p>
  </w:comment>
  <w:comment w:id="196" w:author="Etion Pinari" w:date="2020-12-07T20:05:00Z" w:initials="EP">
    <w:p w14:paraId="6A903B12" w14:textId="77777777" w:rsidR="009B0963" w:rsidRPr="00207E23" w:rsidRDefault="009B0963">
      <w:pPr>
        <w:pStyle w:val="Testocommento"/>
        <w:rPr>
          <w:lang w:val="it-IT"/>
        </w:rPr>
      </w:pPr>
      <w:r>
        <w:rPr>
          <w:rStyle w:val="Rimandocommento"/>
        </w:rPr>
        <w:annotationRef/>
      </w:r>
      <w:r w:rsidRPr="00207E23">
        <w:rPr>
          <w:lang w:val="it-IT"/>
        </w:rPr>
        <w:t>Nuovi</w:t>
      </w:r>
    </w:p>
    <w:p w14:paraId="56B84908" w14:textId="44EA461A" w:rsidR="009B0963" w:rsidRPr="00207E23" w:rsidRDefault="009B0963">
      <w:pPr>
        <w:pStyle w:val="Testocommento"/>
        <w:rPr>
          <w:lang w:val="it-IT"/>
        </w:rPr>
      </w:pPr>
    </w:p>
  </w:comment>
  <w:comment w:id="198" w:author="Cristian Sbrolli" w:date="2020-12-05T03:34:00Z" w:initials="CS">
    <w:p w14:paraId="3B37E5DA" w14:textId="57F26199" w:rsidR="009B0963" w:rsidRPr="007E288D" w:rsidRDefault="009B0963">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7" w:author="Etion Pinari" w:date="2020-12-06T19:13:00Z" w:initials="EP">
    <w:p w14:paraId="53230B4F" w14:textId="25502E2C" w:rsidR="009B0963" w:rsidRPr="005C40A6" w:rsidRDefault="009B0963">
      <w:pPr>
        <w:pStyle w:val="Testocommento"/>
        <w:rPr>
          <w:lang w:val="it-IT"/>
        </w:rPr>
      </w:pPr>
      <w:r>
        <w:rPr>
          <w:rStyle w:val="Rimandocommento"/>
        </w:rPr>
        <w:annotationRef/>
      </w:r>
      <w:r w:rsidRPr="005C40A6">
        <w:rPr>
          <w:lang w:val="it-IT"/>
        </w:rPr>
        <w:t>t</w:t>
      </w:r>
    </w:p>
  </w:comment>
  <w:comment w:id="201" w:author="Etion Pinari" w:date="2020-12-07T19:14:00Z" w:initials="EP">
    <w:p w14:paraId="57A57DC8" w14:textId="12EBD214" w:rsidR="009B0963" w:rsidRPr="00656675" w:rsidRDefault="009B0963">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202" w:author="Etion Pinari" w:date="2020-12-03T23:08:00Z" w:initials="EP">
    <w:p w14:paraId="7B753B08" w14:textId="77777777" w:rsidR="009B0963" w:rsidRDefault="009B0963" w:rsidP="00EE2C0E">
      <w:pPr>
        <w:pStyle w:val="Testocommento"/>
      </w:pPr>
      <w:r>
        <w:rPr>
          <w:rStyle w:val="Rimandocommento"/>
        </w:rPr>
        <w:annotationRef/>
      </w:r>
      <w:r>
        <w:t>Necessary for algorithm not for RASD</w:t>
      </w:r>
    </w:p>
  </w:comment>
  <w:comment w:id="203" w:author="Etion Pinari" w:date="2020-12-06T19:59:00Z" w:initials="EP">
    <w:p w14:paraId="5B6699DD" w14:textId="77777777" w:rsidR="009B0963" w:rsidRDefault="009B0963" w:rsidP="00EE2C0E">
      <w:pPr>
        <w:pStyle w:val="Testocommento"/>
      </w:pPr>
      <w:r>
        <w:rPr>
          <w:rStyle w:val="Rimandocommento"/>
        </w:rPr>
        <w:annotationRef/>
      </w:r>
      <w:r>
        <w:t>Street</w:t>
      </w:r>
    </w:p>
  </w:comment>
  <w:comment w:id="204" w:author="Cristian Sbrolli" w:date="2020-11-26T21:18:00Z" w:initials="CS">
    <w:p w14:paraId="7A5571A4" w14:textId="2B2988EC" w:rsidR="009B0963" w:rsidRDefault="009B0963">
      <w:pPr>
        <w:pStyle w:val="Testocommento"/>
      </w:pPr>
      <w:r>
        <w:rPr>
          <w:rStyle w:val="Rimandocommento"/>
        </w:rPr>
        <w:annotationRef/>
      </w:r>
      <w:r>
        <w:t>Only ticket or book a visit too?</w:t>
      </w:r>
    </w:p>
  </w:comment>
  <w:comment w:id="205" w:author="Cristian Sbrolli" w:date="2020-11-26T21:49:00Z" w:initials="CS">
    <w:p w14:paraId="78126874" w14:textId="27E2263B" w:rsidR="009B0963" w:rsidRDefault="009B0963">
      <w:pPr>
        <w:pStyle w:val="Testocommento"/>
      </w:pPr>
      <w:r>
        <w:rPr>
          <w:rStyle w:val="Rimandocommento"/>
        </w:rPr>
        <w:annotationRef/>
      </w:r>
      <w:r>
        <w:t>Or some sort or VPN?</w:t>
      </w:r>
    </w:p>
  </w:comment>
  <w:comment w:id="210" w:author="Etion Pinari" w:date="2020-12-03T20:36:00Z" w:initials="EP">
    <w:p w14:paraId="3AEE6C41" w14:textId="77777777" w:rsidR="009B0963" w:rsidRDefault="009B0963" w:rsidP="00417F4B">
      <w:pPr>
        <w:pStyle w:val="Testocommento"/>
      </w:pPr>
      <w:r>
        <w:rPr>
          <w:rStyle w:val="Rimandocommento"/>
        </w:rPr>
        <w:annotationRef/>
      </w:r>
      <w:r>
        <w:t xml:space="preserve"> New as of 3 December 2020</w:t>
      </w:r>
    </w:p>
  </w:comment>
  <w:comment w:id="211" w:author="Etion Pinari" w:date="2020-12-03T21:41:00Z" w:initials="EP">
    <w:p w14:paraId="67BBE030" w14:textId="77777777" w:rsidR="009B0963" w:rsidRDefault="009B0963" w:rsidP="00417F4B">
      <w:pPr>
        <w:pStyle w:val="Testocommento"/>
      </w:pPr>
      <w:r>
        <w:rPr>
          <w:rStyle w:val="Rimandocommento"/>
        </w:rPr>
        <w:annotationRef/>
      </w:r>
      <w:r>
        <w:t>And their qr codes (?)</w:t>
      </w:r>
    </w:p>
  </w:comment>
  <w:comment w:id="212" w:author="Etion Pinari" w:date="2020-12-11T13:13:00Z" w:initials="EP">
    <w:p w14:paraId="4F4589EF" w14:textId="1FFC4069" w:rsidR="009B0963" w:rsidRDefault="009B0963">
      <w:pPr>
        <w:pStyle w:val="Testocommento"/>
      </w:pPr>
      <w:r>
        <w:rPr>
          <w:rStyle w:val="Rimandocommento"/>
        </w:rPr>
        <w:annotationRef/>
      </w:r>
      <w:r>
        <w:t>Previously: phone</w:t>
      </w:r>
    </w:p>
  </w:comment>
  <w:comment w:id="215" w:author="Etion Pinari" w:date="2020-12-08T11:09:00Z" w:initials="EP">
    <w:p w14:paraId="2D9484D4" w14:textId="77777777" w:rsidR="009B0963" w:rsidRDefault="009B0963" w:rsidP="00417F4B">
      <w:pPr>
        <w:pStyle w:val="Testocommento"/>
      </w:pPr>
      <w:r>
        <w:rPr>
          <w:rStyle w:val="Rimandocommento"/>
        </w:rPr>
        <w:annotationRef/>
      </w:r>
      <w:r>
        <w:t xml:space="preserve">Difference between normal ticket and book a visit function </w:t>
      </w:r>
    </w:p>
  </w:comment>
  <w:comment w:id="216" w:author="Etion Pinari" w:date="2020-12-03T20:30:00Z" w:initials="EP">
    <w:p w14:paraId="35B8885E" w14:textId="77777777" w:rsidR="009B0963" w:rsidRDefault="009B0963" w:rsidP="00417F4B">
      <w:pPr>
        <w:pStyle w:val="Testocommento"/>
      </w:pPr>
      <w:r>
        <w:rPr>
          <w:rStyle w:val="Rimandocommento"/>
        </w:rPr>
        <w:annotationRef/>
      </w:r>
      <w:r>
        <w:t>New as of 03 Dec</w:t>
      </w:r>
    </w:p>
  </w:comment>
  <w:comment w:id="217" w:author="Etion Pinari" w:date="2020-12-03T22:27:00Z" w:initials="EP">
    <w:p w14:paraId="03543F57" w14:textId="77777777" w:rsidR="009B0963" w:rsidRDefault="009B0963" w:rsidP="00417F4B">
      <w:pPr>
        <w:pStyle w:val="Testocommento"/>
      </w:pPr>
      <w:r>
        <w:rPr>
          <w:rStyle w:val="Rimandocommento"/>
        </w:rPr>
        <w:annotationRef/>
      </w:r>
      <w:r>
        <w:t>What if turnstiles have no inherent qr code scanner?</w:t>
      </w:r>
    </w:p>
  </w:comment>
  <w:comment w:id="218" w:author="Etion Pinari" w:date="2020-12-03T20:30:00Z" w:initials="EP">
    <w:p w14:paraId="520EA121" w14:textId="77777777" w:rsidR="009B0963" w:rsidRDefault="009B0963" w:rsidP="00417F4B">
      <w:pPr>
        <w:pStyle w:val="Testocommento"/>
      </w:pPr>
      <w:r>
        <w:rPr>
          <w:rStyle w:val="Rimandocommento"/>
        </w:rPr>
        <w:annotationRef/>
      </w:r>
      <w:r>
        <w:t>New as of 03 Dec</w:t>
      </w:r>
    </w:p>
  </w:comment>
  <w:comment w:id="219" w:author="Etion Pinari" w:date="2020-12-06T19:50:00Z" w:initials="EP">
    <w:p w14:paraId="1648557F" w14:textId="77777777" w:rsidR="009B0963" w:rsidRDefault="009B0963" w:rsidP="00417F4B">
      <w:pPr>
        <w:pStyle w:val="Testocommento"/>
      </w:pPr>
      <w:r>
        <w:rPr>
          <w:rStyle w:val="Rimandocommento"/>
        </w:rPr>
        <w:annotationRef/>
      </w:r>
      <w:r>
        <w:t>LOCKS AFTEWARDS</w:t>
      </w:r>
    </w:p>
  </w:comment>
  <w:comment w:id="220" w:author="Etion Pinari" w:date="2020-12-06T20:27:00Z" w:initials="EP">
    <w:p w14:paraId="70049FD5" w14:textId="77777777" w:rsidR="009B0963" w:rsidRDefault="009B0963" w:rsidP="00417F4B">
      <w:pPr>
        <w:pStyle w:val="Testocommento"/>
      </w:pPr>
      <w:r>
        <w:rPr>
          <w:rStyle w:val="Rimandocommento"/>
        </w:rPr>
        <w:annotationRef/>
      </w:r>
      <w:r>
        <w:t>Add shared phenomena</w:t>
      </w:r>
    </w:p>
  </w:comment>
  <w:comment w:id="222" w:author="Etion Pinari" w:date="2020-12-06T20:50:00Z" w:initials="EP">
    <w:p w14:paraId="738A28C2" w14:textId="77777777" w:rsidR="009B0963" w:rsidRDefault="009B0963" w:rsidP="00417F4B">
      <w:pPr>
        <w:pStyle w:val="Testocommento"/>
      </w:pPr>
      <w:r>
        <w:rPr>
          <w:rStyle w:val="Rimandocommento"/>
        </w:rPr>
        <w:annotationRef/>
      </w:r>
      <w:r>
        <w:t>New, wording is to check</w:t>
      </w:r>
    </w:p>
  </w:comment>
  <w:comment w:id="221" w:author="Etion Pinari" w:date="2020-12-07T19:15:00Z" w:initials="EP">
    <w:p w14:paraId="164A7DAF" w14:textId="77777777" w:rsidR="009B0963" w:rsidRDefault="009B0963" w:rsidP="00417F4B">
      <w:pPr>
        <w:pStyle w:val="Testocommento"/>
      </w:pPr>
      <w:r>
        <w:rPr>
          <w:rStyle w:val="Rimandocommento"/>
        </w:rPr>
        <w:annotationRef/>
      </w:r>
      <w:r>
        <w:t>Added another FR r18</w:t>
      </w:r>
    </w:p>
  </w:comment>
  <w:comment w:id="235" w:author="Etion Pinari" w:date="2020-12-07T19:26:00Z" w:initials="EP">
    <w:p w14:paraId="42C468EF" w14:textId="77777777" w:rsidR="009B0963" w:rsidRDefault="009B0963" w:rsidP="00417F4B">
      <w:pPr>
        <w:pStyle w:val="Testocommento"/>
      </w:pPr>
      <w:r>
        <w:rPr>
          <w:rStyle w:val="Rimandocommento"/>
        </w:rPr>
        <w:annotationRef/>
      </w:r>
      <w:r>
        <w:t>Check wording</w:t>
      </w:r>
    </w:p>
  </w:comment>
  <w:comment w:id="238" w:author="Etion Pinari" w:date="2020-12-03T20:30:00Z" w:initials="EP">
    <w:p w14:paraId="03FA61CF" w14:textId="77777777" w:rsidR="009B0963" w:rsidRDefault="009B0963" w:rsidP="00417F4B">
      <w:pPr>
        <w:pStyle w:val="Testocommento"/>
      </w:pPr>
      <w:r>
        <w:rPr>
          <w:rStyle w:val="Rimandocommento"/>
        </w:rPr>
        <w:annotationRef/>
      </w:r>
      <w:r>
        <w:t>New as of 03 Dec</w:t>
      </w:r>
    </w:p>
  </w:comment>
  <w:comment w:id="239" w:author="Etion Pinari" w:date="2020-12-03T22:27:00Z" w:initials="EP">
    <w:p w14:paraId="3786F287" w14:textId="77777777" w:rsidR="009B0963" w:rsidRDefault="009B0963" w:rsidP="00417F4B">
      <w:pPr>
        <w:pStyle w:val="Testocommento"/>
      </w:pPr>
      <w:r>
        <w:rPr>
          <w:rStyle w:val="Rimandocommento"/>
        </w:rPr>
        <w:annotationRef/>
      </w:r>
      <w:r>
        <w:t>What if turnstiles have no inherent qr code scanner?</w:t>
      </w:r>
    </w:p>
  </w:comment>
  <w:comment w:id="240" w:author="Etion Pinari" w:date="2020-12-03T20:30:00Z" w:initials="EP">
    <w:p w14:paraId="4F1304F3" w14:textId="77777777" w:rsidR="009B0963" w:rsidRDefault="009B0963" w:rsidP="00417F4B">
      <w:pPr>
        <w:pStyle w:val="Testocommento"/>
      </w:pPr>
      <w:r>
        <w:rPr>
          <w:rStyle w:val="Rimandocommento"/>
        </w:rPr>
        <w:annotationRef/>
      </w:r>
      <w:r>
        <w:t>New as of 03 Dec</w:t>
      </w:r>
    </w:p>
  </w:comment>
  <w:comment w:id="241" w:author="Etion Pinari" w:date="2020-12-06T19:50:00Z" w:initials="EP">
    <w:p w14:paraId="27B1CB4D" w14:textId="77777777" w:rsidR="009B0963" w:rsidRDefault="009B0963" w:rsidP="00417F4B">
      <w:pPr>
        <w:pStyle w:val="Testocommento"/>
      </w:pPr>
      <w:r>
        <w:rPr>
          <w:rStyle w:val="Rimandocommento"/>
        </w:rPr>
        <w:annotationRef/>
      </w:r>
      <w:r>
        <w:t>LOCKS AFTEWARDS</w:t>
      </w:r>
    </w:p>
  </w:comment>
  <w:comment w:id="242" w:author="Etion Pinari" w:date="2020-12-06T20:27:00Z" w:initials="EP">
    <w:p w14:paraId="6AD10776" w14:textId="77777777" w:rsidR="009B0963" w:rsidRDefault="009B0963" w:rsidP="00417F4B">
      <w:pPr>
        <w:pStyle w:val="Testocommento"/>
      </w:pPr>
      <w:r>
        <w:rPr>
          <w:rStyle w:val="Rimandocommento"/>
        </w:rPr>
        <w:annotationRef/>
      </w:r>
      <w:r>
        <w:t>Add shared phenomena</w:t>
      </w:r>
    </w:p>
  </w:comment>
  <w:comment w:id="249" w:author="Etion Pinari" w:date="2020-12-03T20:30:00Z" w:initials="EP">
    <w:p w14:paraId="70182670" w14:textId="77777777" w:rsidR="009B0963" w:rsidRDefault="009B0963" w:rsidP="00417F4B">
      <w:pPr>
        <w:pStyle w:val="Testocommento"/>
      </w:pPr>
      <w:r>
        <w:rPr>
          <w:rStyle w:val="Rimandocommento"/>
        </w:rPr>
        <w:annotationRef/>
      </w:r>
      <w:r>
        <w:t>New as of 03 Dec</w:t>
      </w:r>
    </w:p>
  </w:comment>
  <w:comment w:id="250" w:author="Etion Pinari" w:date="2020-12-06T19:50:00Z" w:initials="EP">
    <w:p w14:paraId="6987782B" w14:textId="77777777" w:rsidR="009B0963" w:rsidRDefault="009B0963" w:rsidP="00417F4B">
      <w:pPr>
        <w:pStyle w:val="Testocommento"/>
      </w:pPr>
      <w:r>
        <w:rPr>
          <w:rStyle w:val="Rimandocommento"/>
        </w:rPr>
        <w:annotationRef/>
      </w:r>
      <w:r>
        <w:t>LOCKS AFTEWARDS</w:t>
      </w:r>
    </w:p>
  </w:comment>
  <w:comment w:id="251" w:author="Etion Pinari" w:date="2020-12-06T20:27:00Z" w:initials="EP">
    <w:p w14:paraId="0D19EF9A" w14:textId="77777777" w:rsidR="009B0963" w:rsidRDefault="009B0963" w:rsidP="00417F4B">
      <w:pPr>
        <w:pStyle w:val="Testocommento"/>
      </w:pPr>
      <w:r>
        <w:rPr>
          <w:rStyle w:val="Rimandocommento"/>
        </w:rPr>
        <w:annotationRef/>
      </w:r>
      <w:r>
        <w:t>Add shared phenomena</w:t>
      </w:r>
    </w:p>
  </w:comment>
  <w:comment w:id="257" w:author="Etion Pinari" w:date="2020-12-06T20:27:00Z" w:initials="EP">
    <w:p w14:paraId="3709A297" w14:textId="77777777" w:rsidR="009B0963" w:rsidRDefault="009B0963" w:rsidP="00417F4B">
      <w:pPr>
        <w:pStyle w:val="Testocommento"/>
      </w:pPr>
      <w:r>
        <w:rPr>
          <w:rStyle w:val="Rimandocommento"/>
        </w:rPr>
        <w:annotationRef/>
      </w:r>
      <w:r>
        <w:t>Add shared phenomena</w:t>
      </w:r>
    </w:p>
  </w:comment>
  <w:comment w:id="260" w:author="Etion Pinari" w:date="2020-12-06T20:27:00Z" w:initials="EP">
    <w:p w14:paraId="07AF44D0" w14:textId="77777777" w:rsidR="009B0963" w:rsidRDefault="009B0963" w:rsidP="00417F4B">
      <w:pPr>
        <w:pStyle w:val="Testocommento"/>
      </w:pPr>
      <w:r>
        <w:rPr>
          <w:rStyle w:val="Rimandocommento"/>
        </w:rPr>
        <w:annotationRef/>
      </w:r>
      <w:r>
        <w:t>Add shared phenomena</w:t>
      </w:r>
    </w:p>
  </w:comment>
  <w:comment w:id="264" w:author="Etion Pinari" w:date="2020-12-08T12:11:00Z" w:initials="EP">
    <w:p w14:paraId="69EF9DC0" w14:textId="77777777" w:rsidR="009B0963" w:rsidRDefault="009B0963" w:rsidP="00417F4B">
      <w:pPr>
        <w:pStyle w:val="Testocommento"/>
      </w:pPr>
      <w:r>
        <w:rPr>
          <w:rStyle w:val="Rimandocommento"/>
        </w:rPr>
        <w:annotationRef/>
      </w:r>
      <w:r>
        <w:t>No need for any assumptions, because it is just a server side prenotation</w:t>
      </w:r>
    </w:p>
  </w:comment>
  <w:comment w:id="270" w:author="Etion Pinari" w:date="2020-12-08T12:18:00Z" w:initials="EP">
    <w:p w14:paraId="2883C5D0" w14:textId="77777777" w:rsidR="009B0963" w:rsidRDefault="009B0963" w:rsidP="00417F4B">
      <w:pPr>
        <w:pStyle w:val="Testocommento"/>
      </w:pPr>
      <w:r>
        <w:rPr>
          <w:rStyle w:val="Rimandocommento"/>
        </w:rPr>
        <w:annotationRef/>
      </w:r>
      <w:r>
        <w:t>To remove as in the case above</w:t>
      </w:r>
    </w:p>
  </w:comment>
  <w:comment w:id="276" w:author="Etion Pinari" w:date="2020-12-07T21:39:00Z" w:initials="EP">
    <w:p w14:paraId="62488817" w14:textId="77777777" w:rsidR="009B0963" w:rsidRDefault="009B0963" w:rsidP="00417F4B">
      <w:pPr>
        <w:pStyle w:val="Testocommento"/>
      </w:pPr>
      <w:r>
        <w:rPr>
          <w:rStyle w:val="Rimandocommento"/>
        </w:rPr>
        <w:annotationRef/>
      </w:r>
      <w:r>
        <w:t>Change goal in section 1</w:t>
      </w:r>
    </w:p>
  </w:comment>
  <w:comment w:id="277" w:author="Etion Pinari" w:date="2020-12-08T12:29:00Z" w:initials="EP">
    <w:p w14:paraId="1399B7CB" w14:textId="77777777" w:rsidR="009B0963" w:rsidRDefault="009B0963" w:rsidP="00417F4B">
      <w:pPr>
        <w:pStyle w:val="Testocommento"/>
      </w:pPr>
      <w:r>
        <w:rPr>
          <w:rStyle w:val="Rimandocommento"/>
        </w:rPr>
        <w:annotationRef/>
      </w:r>
      <w:r>
        <w:rPr>
          <w:rStyle w:val="Rimandocommento"/>
        </w:rPr>
        <w:t>Really necessary?</w:t>
      </w:r>
    </w:p>
  </w:comment>
  <w:comment w:id="279" w:author="Etion Pinari" w:date="2020-12-03T23:08:00Z" w:initials="EP">
    <w:p w14:paraId="0B2CADA2" w14:textId="77777777" w:rsidR="009B0963" w:rsidRDefault="009B0963" w:rsidP="00417F4B">
      <w:pPr>
        <w:pStyle w:val="Testocommento"/>
      </w:pPr>
      <w:r>
        <w:rPr>
          <w:rStyle w:val="Rimandocommento"/>
        </w:rPr>
        <w:annotationRef/>
      </w:r>
      <w:r>
        <w:t>Necessary for algorithm not for RASD</w:t>
      </w:r>
    </w:p>
  </w:comment>
  <w:comment w:id="280" w:author="Etion Pinari" w:date="2020-12-06T19:59:00Z" w:initials="EP">
    <w:p w14:paraId="4C0DCCE2" w14:textId="77777777" w:rsidR="009B0963" w:rsidRDefault="009B0963" w:rsidP="00417F4B">
      <w:pPr>
        <w:pStyle w:val="Testocommento"/>
      </w:pPr>
      <w:r>
        <w:rPr>
          <w:rStyle w:val="Rimandocommento"/>
        </w:rPr>
        <w:annotationRef/>
      </w:r>
      <w:r>
        <w:t>Street</w:t>
      </w:r>
    </w:p>
  </w:comment>
  <w:comment w:id="281" w:author="Etion Pinari" w:date="2020-12-06T20:50:00Z" w:initials="EP">
    <w:p w14:paraId="4879DA4F" w14:textId="77777777" w:rsidR="009B0963" w:rsidRDefault="009B0963" w:rsidP="00417F4B">
      <w:pPr>
        <w:pStyle w:val="Testocommento"/>
      </w:pPr>
      <w:r>
        <w:rPr>
          <w:rStyle w:val="Rimandocommento"/>
        </w:rPr>
        <w:annotationRef/>
      </w:r>
      <w:r>
        <w:t>New, wording is to check</w:t>
      </w:r>
    </w:p>
  </w:comment>
  <w:comment w:id="282" w:author="Etion Pinari" w:date="2020-12-07T19:15:00Z" w:initials="EP">
    <w:p w14:paraId="05B8EB3C" w14:textId="77777777" w:rsidR="009B0963" w:rsidRDefault="009B0963" w:rsidP="00417F4B">
      <w:pPr>
        <w:pStyle w:val="Testocommento"/>
      </w:pPr>
      <w:r>
        <w:rPr>
          <w:rStyle w:val="Rimandocommento"/>
        </w:rPr>
        <w:annotationRef/>
      </w:r>
      <w:r>
        <w:t>Added another FR r18</w:t>
      </w:r>
    </w:p>
  </w:comment>
  <w:comment w:id="284" w:author="Giorgio Romeo" w:date="2020-12-04T12:11:00Z" w:initials="GR">
    <w:p w14:paraId="0CE243E2" w14:textId="77777777" w:rsidR="009B0963" w:rsidRPr="00417F4B" w:rsidRDefault="009B0963" w:rsidP="000A111F">
      <w:pPr>
        <w:pStyle w:val="Testocommento"/>
      </w:pPr>
      <w:r>
        <w:rPr>
          <w:rStyle w:val="Rimandocommento"/>
        </w:rPr>
        <w:annotationRef/>
      </w:r>
      <w:r w:rsidRPr="00417F4B">
        <w:t>Prints?</w:t>
      </w:r>
    </w:p>
  </w:comment>
  <w:comment w:id="293" w:author="Giorgio Romeo" w:date="2020-12-08T15:47:00Z" w:initials="GR">
    <w:p w14:paraId="7C7592CE" w14:textId="7D99B8F9" w:rsidR="009B0963" w:rsidRPr="009B18A7" w:rsidRDefault="009B0963">
      <w:pPr>
        <w:pStyle w:val="Testocommento"/>
        <w:rPr>
          <w:lang w:val="it-IT"/>
        </w:rPr>
      </w:pPr>
      <w:r>
        <w:rPr>
          <w:rStyle w:val="Rimandocommento"/>
        </w:rPr>
        <w:annotationRef/>
      </w:r>
      <w:r w:rsidRPr="009B18A7">
        <w:rPr>
          <w:lang w:val="it-IT"/>
        </w:rPr>
        <w:t>Modified</w:t>
      </w:r>
    </w:p>
  </w:comment>
  <w:comment w:id="294" w:author="Etion Pinari" w:date="2020-12-10T19:05:00Z" w:initials="EP">
    <w:p w14:paraId="5EA72D38" w14:textId="6DC00787" w:rsidR="009B0963" w:rsidRPr="007818DD" w:rsidRDefault="009B0963">
      <w:pPr>
        <w:pStyle w:val="Testocommento"/>
        <w:rPr>
          <w:lang w:val="it-IT"/>
        </w:rPr>
      </w:pPr>
      <w:r>
        <w:rPr>
          <w:rStyle w:val="Rimandocommento"/>
        </w:rPr>
        <w:annotationRef/>
      </w:r>
      <w:r w:rsidRPr="007818DD">
        <w:rPr>
          <w:lang w:val="it-IT"/>
        </w:rPr>
        <w:t>To remove imo</w:t>
      </w:r>
    </w:p>
  </w:comment>
  <w:comment w:id="295" w:author="Etion Pinari" w:date="2020-12-10T19:08:00Z" w:initials="EP">
    <w:p w14:paraId="38FB79C3" w14:textId="1A5AEAAF" w:rsidR="009B0963" w:rsidRDefault="009B0963"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9B0963" w:rsidRDefault="009B0963">
      <w:pPr>
        <w:pStyle w:val="Testocommento"/>
      </w:pPr>
    </w:p>
  </w:comment>
  <w:comment w:id="298" w:author="Etion Pinari" w:date="2020-12-10T18:55:00Z" w:initials="EP">
    <w:p w14:paraId="2421E088" w14:textId="20B47EC7" w:rsidR="009B0963" w:rsidRPr="00182C8C" w:rsidRDefault="009B0963">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296" w:author="Giorgio Romeo" w:date="2020-12-08T15:34:00Z" w:initials="GR">
    <w:p w14:paraId="0505193D" w14:textId="4D38C667" w:rsidR="009B0963" w:rsidRPr="009B18A7" w:rsidRDefault="009B0963">
      <w:pPr>
        <w:pStyle w:val="Testocommento"/>
        <w:rPr>
          <w:lang w:val="it-IT"/>
        </w:rPr>
      </w:pPr>
      <w:r>
        <w:rPr>
          <w:rStyle w:val="Rimandocommento"/>
        </w:rPr>
        <w:annotationRef/>
      </w:r>
      <w:r w:rsidRPr="009B18A7">
        <w:rPr>
          <w:lang w:val="it-IT"/>
        </w:rPr>
        <w:t>Modified</w:t>
      </w:r>
    </w:p>
  </w:comment>
  <w:comment w:id="297" w:author="Etion Pinari" w:date="2020-12-10T19:08:00Z" w:initials="EP">
    <w:p w14:paraId="1392FEAF" w14:textId="09414B38" w:rsidR="009B0963" w:rsidRPr="00DC7F1F" w:rsidRDefault="009B0963">
      <w:pPr>
        <w:pStyle w:val="Testocommento"/>
        <w:rPr>
          <w:lang w:val="it-IT"/>
        </w:rPr>
      </w:pPr>
      <w:r>
        <w:rPr>
          <w:rStyle w:val="Rimandocommento"/>
        </w:rPr>
        <w:annotationRef/>
      </w:r>
    </w:p>
  </w:comment>
  <w:comment w:id="392" w:author="Etion Pinari" w:date="2020-12-03T20:36:00Z" w:initials="EP">
    <w:p w14:paraId="41ABB1B0" w14:textId="77777777" w:rsidR="009B0963" w:rsidRDefault="009B0963" w:rsidP="0073751A">
      <w:pPr>
        <w:pStyle w:val="Testocommento"/>
      </w:pPr>
      <w:r>
        <w:rPr>
          <w:rStyle w:val="Rimandocommento"/>
        </w:rPr>
        <w:annotationRef/>
      </w:r>
    </w:p>
  </w:comment>
  <w:comment w:id="471" w:author="Etion Pinari" w:date="2020-12-08T11:09:00Z" w:initials="EP">
    <w:p w14:paraId="7A8DF348" w14:textId="77777777" w:rsidR="009B0963" w:rsidRDefault="009B0963">
      <w:pPr>
        <w:pStyle w:val="Testocommento"/>
      </w:pPr>
    </w:p>
    <w:p w14:paraId="72CC8D5E" w14:textId="77777777" w:rsidR="009B0963" w:rsidRDefault="009B0963" w:rsidP="0073751A">
      <w:pPr>
        <w:pStyle w:val="Testocommento"/>
      </w:pPr>
    </w:p>
  </w:comment>
  <w:comment w:id="485" w:author="" w:initials="">
    <w:p w14:paraId="32BB0D17" w14:textId="77777777" w:rsidR="009B0963" w:rsidRDefault="009B0963">
      <w:pPr>
        <w:pStyle w:val="Testocommento"/>
      </w:pPr>
      <w:r>
        <w:rPr>
          <w:rStyle w:val="Rimandocommento"/>
        </w:rPr>
        <w:annotationRef/>
      </w:r>
    </w:p>
  </w:comment>
  <w:comment w:id="498" w:author="Etion Pinari" w:date="2020-12-08T11:09:00Z" w:initials="EP">
    <w:p w14:paraId="2C584696" w14:textId="77777777" w:rsidR="009B0963" w:rsidRDefault="009B0963" w:rsidP="0073751A">
      <w:pPr>
        <w:pStyle w:val="Testocommento"/>
      </w:pPr>
      <w:r>
        <w:rPr>
          <w:rStyle w:val="Rimandocommento"/>
        </w:rPr>
        <w:annotationRef/>
      </w:r>
    </w:p>
  </w:comment>
  <w:comment w:id="501" w:author="Etion Pinari" w:date="2020-12-03T20:30:00Z" w:initials="EP">
    <w:p w14:paraId="5198B0A6" w14:textId="77777777" w:rsidR="009B0963" w:rsidRPr="0073751A" w:rsidRDefault="009B0963" w:rsidP="0073751A">
      <w:pPr>
        <w:pStyle w:val="Testocommento"/>
        <w:rPr>
          <w:lang w:val="it-IT"/>
        </w:rPr>
      </w:pPr>
      <w:r w:rsidRPr="0073751A">
        <w:rPr>
          <w:lang w:val="it-IT"/>
        </w:rPr>
        <w:t>c</w:t>
      </w:r>
    </w:p>
  </w:comment>
  <w:comment w:id="509" w:author="Etion Pinari" w:date="2020-12-03T22:27:00Z" w:initials="EP">
    <w:p w14:paraId="69BDA712" w14:textId="77777777" w:rsidR="009B0963" w:rsidRPr="0073751A" w:rsidRDefault="009B0963" w:rsidP="0073751A">
      <w:pPr>
        <w:pStyle w:val="Testocommento"/>
        <w:rPr>
          <w:lang w:val="it-IT"/>
        </w:rPr>
      </w:pPr>
      <w:r w:rsidRPr="0073751A">
        <w:rPr>
          <w:lang w:val="it-IT"/>
        </w:rPr>
        <w:t>?</w:t>
      </w:r>
    </w:p>
  </w:comment>
  <w:comment w:id="707" w:author="Cristian Sbrolli" w:date="2020-12-04T22:55:00Z" w:initials="CS">
    <w:p w14:paraId="38C76A9F" w14:textId="77777777" w:rsidR="009B0963" w:rsidRDefault="009B0963">
      <w:pPr>
        <w:pStyle w:val="Testocommento"/>
      </w:pPr>
    </w:p>
    <w:p w14:paraId="2BBF446B" w14:textId="77777777" w:rsidR="009B0963" w:rsidRPr="0073751A" w:rsidRDefault="009B0963"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0C2F6" w14:textId="77777777" w:rsidR="00277F68" w:rsidRDefault="00277F68" w:rsidP="00936631">
      <w:pPr>
        <w:spacing w:after="0" w:line="240" w:lineRule="auto"/>
      </w:pPr>
      <w:r>
        <w:separator/>
      </w:r>
    </w:p>
  </w:endnote>
  <w:endnote w:type="continuationSeparator" w:id="0">
    <w:p w14:paraId="2DB7C4CE" w14:textId="77777777" w:rsidR="00277F68" w:rsidRDefault="00277F68"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1153" w:author="Etion Pinari" w:date="2020-12-12T13:24:00Z"/>
  <w:sdt>
    <w:sdtPr>
      <w:id w:val="531467780"/>
      <w:docPartObj>
        <w:docPartGallery w:val="Page Numbers (Bottom of Page)"/>
        <w:docPartUnique/>
      </w:docPartObj>
    </w:sdtPr>
    <w:sdtEndPr>
      <w:rPr>
        <w:color w:val="7F7F7F" w:themeColor="background1" w:themeShade="7F"/>
        <w:spacing w:val="60"/>
        <w:sz w:val="36"/>
        <w:szCs w:val="36"/>
      </w:rPr>
    </w:sdtEndPr>
    <w:sdtContent>
      <w:customXmlInsRangeEnd w:id="1153"/>
      <w:p w14:paraId="4AE64BB3" w14:textId="0F6E3EF8" w:rsidR="009B0963" w:rsidRPr="003B3203" w:rsidRDefault="009B0963">
        <w:pPr>
          <w:pStyle w:val="Pidipagina"/>
          <w:pBdr>
            <w:top w:val="single" w:sz="4" w:space="1" w:color="D9D9D9" w:themeColor="background1" w:themeShade="D9"/>
          </w:pBdr>
          <w:rPr>
            <w:ins w:id="1154" w:author="Etion Pinari" w:date="2020-12-12T13:24:00Z"/>
            <w:b/>
            <w:bCs/>
            <w:sz w:val="36"/>
            <w:szCs w:val="36"/>
            <w:rPrChange w:id="1155" w:author="Etion Pinari" w:date="2020-12-12T13:24:00Z">
              <w:rPr>
                <w:ins w:id="1156" w:author="Etion Pinari" w:date="2020-12-12T13:24:00Z"/>
                <w:b/>
                <w:bCs/>
              </w:rPr>
            </w:rPrChange>
          </w:rPr>
        </w:pPr>
        <w:ins w:id="1157" w:author="Etion Pinari" w:date="2020-12-12T13:24:00Z">
          <w:r w:rsidRPr="003B3203">
            <w:rPr>
              <w:sz w:val="36"/>
              <w:szCs w:val="36"/>
              <w:rPrChange w:id="1158" w:author="Etion Pinari" w:date="2020-12-12T13:24:00Z">
                <w:rPr/>
              </w:rPrChange>
            </w:rPr>
            <w:fldChar w:fldCharType="begin"/>
          </w:r>
          <w:r w:rsidRPr="003B3203">
            <w:rPr>
              <w:sz w:val="36"/>
              <w:szCs w:val="36"/>
              <w:rPrChange w:id="1159" w:author="Etion Pinari" w:date="2020-12-12T13:24:00Z">
                <w:rPr/>
              </w:rPrChange>
            </w:rPr>
            <w:instrText xml:space="preserve"> PAGE   \* MERGEFORMAT </w:instrText>
          </w:r>
          <w:r w:rsidRPr="003B3203">
            <w:rPr>
              <w:sz w:val="36"/>
              <w:szCs w:val="36"/>
              <w:rPrChange w:id="1160" w:author="Etion Pinari" w:date="2020-12-12T13:24:00Z">
                <w:rPr>
                  <w:b/>
                  <w:bCs/>
                  <w:noProof/>
                </w:rPr>
              </w:rPrChange>
            </w:rPr>
            <w:fldChar w:fldCharType="separate"/>
          </w:r>
          <w:r w:rsidRPr="003B3203">
            <w:rPr>
              <w:b/>
              <w:bCs/>
              <w:noProof/>
              <w:sz w:val="36"/>
              <w:szCs w:val="36"/>
              <w:rPrChange w:id="1161" w:author="Etion Pinari" w:date="2020-12-12T13:24:00Z">
                <w:rPr>
                  <w:b/>
                  <w:bCs/>
                  <w:noProof/>
                </w:rPr>
              </w:rPrChange>
            </w:rPr>
            <w:t>2</w:t>
          </w:r>
          <w:r w:rsidRPr="003B3203">
            <w:rPr>
              <w:b/>
              <w:bCs/>
              <w:noProof/>
              <w:sz w:val="36"/>
              <w:szCs w:val="36"/>
              <w:rPrChange w:id="1162" w:author="Etion Pinari" w:date="2020-12-12T13:24:00Z">
                <w:rPr>
                  <w:b/>
                  <w:bCs/>
                  <w:noProof/>
                </w:rPr>
              </w:rPrChange>
            </w:rPr>
            <w:fldChar w:fldCharType="end"/>
          </w:r>
          <w:r w:rsidRPr="003B3203">
            <w:rPr>
              <w:b/>
              <w:bCs/>
              <w:sz w:val="36"/>
              <w:szCs w:val="36"/>
              <w:rPrChange w:id="1163" w:author="Etion Pinari" w:date="2020-12-12T13:24:00Z">
                <w:rPr>
                  <w:b/>
                  <w:bCs/>
                </w:rPr>
              </w:rPrChange>
            </w:rPr>
            <w:t xml:space="preserve"> | </w:t>
          </w:r>
        </w:ins>
      </w:p>
      <w:customXmlInsRangeStart w:id="1164" w:author="Etion Pinari" w:date="2020-12-12T13:24:00Z"/>
    </w:sdtContent>
  </w:sdt>
  <w:customXmlInsRangeEnd w:id="1164"/>
  <w:p w14:paraId="7FA8AB7D" w14:textId="77777777" w:rsidR="009B0963" w:rsidRDefault="009B096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DB54D" w14:textId="77777777" w:rsidR="00277F68" w:rsidRDefault="00277F68" w:rsidP="00936631">
      <w:pPr>
        <w:spacing w:after="0" w:line="240" w:lineRule="auto"/>
      </w:pPr>
      <w:r>
        <w:separator/>
      </w:r>
    </w:p>
  </w:footnote>
  <w:footnote w:type="continuationSeparator" w:id="0">
    <w:p w14:paraId="2E5604B5" w14:textId="77777777" w:rsidR="00277F68" w:rsidRDefault="00277F68" w:rsidP="00936631">
      <w:pPr>
        <w:spacing w:after="0" w:line="240" w:lineRule="auto"/>
      </w:pPr>
      <w:r>
        <w:continuationSeparator/>
      </w:r>
    </w:p>
  </w:footnote>
  <w:footnote w:id="1">
    <w:p w14:paraId="67402E2C" w14:textId="77777777" w:rsidR="009B0963" w:rsidRPr="00B920D4" w:rsidRDefault="009B0963"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9B0963" w:rsidRPr="00F90645" w:rsidRDefault="009B0963">
      <w:pPr>
        <w:pStyle w:val="Testonotaapidipagina"/>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4"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9"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0"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2"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3"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6"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7"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4"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5"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0"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2"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5"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6"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7"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8"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0"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4"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8"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9"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1"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2"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5"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7"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8"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0"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1"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2"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7"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4"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95"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6"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7"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8"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5"/>
  </w:num>
  <w:num w:numId="2">
    <w:abstractNumId w:val="44"/>
  </w:num>
  <w:num w:numId="3">
    <w:abstractNumId w:val="49"/>
  </w:num>
  <w:num w:numId="4">
    <w:abstractNumId w:val="65"/>
  </w:num>
  <w:num w:numId="5">
    <w:abstractNumId w:val="94"/>
  </w:num>
  <w:num w:numId="6">
    <w:abstractNumId w:val="31"/>
  </w:num>
  <w:num w:numId="7">
    <w:abstractNumId w:val="33"/>
  </w:num>
  <w:num w:numId="8">
    <w:abstractNumId w:val="36"/>
  </w:num>
  <w:num w:numId="9">
    <w:abstractNumId w:val="99"/>
  </w:num>
  <w:num w:numId="10">
    <w:abstractNumId w:val="90"/>
  </w:num>
  <w:num w:numId="11">
    <w:abstractNumId w:val="83"/>
  </w:num>
  <w:num w:numId="12">
    <w:abstractNumId w:val="54"/>
  </w:num>
  <w:num w:numId="13">
    <w:abstractNumId w:val="22"/>
  </w:num>
  <w:num w:numId="14">
    <w:abstractNumId w:val="76"/>
  </w:num>
  <w:num w:numId="15">
    <w:abstractNumId w:val="98"/>
  </w:num>
  <w:num w:numId="16">
    <w:abstractNumId w:val="60"/>
  </w:num>
  <w:num w:numId="17">
    <w:abstractNumId w:val="12"/>
  </w:num>
  <w:num w:numId="18">
    <w:abstractNumId w:val="72"/>
  </w:num>
  <w:num w:numId="19">
    <w:abstractNumId w:val="5"/>
  </w:num>
  <w:num w:numId="20">
    <w:abstractNumId w:val="84"/>
  </w:num>
  <w:num w:numId="21">
    <w:abstractNumId w:val="3"/>
  </w:num>
  <w:num w:numId="22">
    <w:abstractNumId w:val="96"/>
  </w:num>
  <w:num w:numId="23">
    <w:abstractNumId w:val="0"/>
  </w:num>
  <w:num w:numId="24">
    <w:abstractNumId w:val="56"/>
  </w:num>
  <w:num w:numId="25">
    <w:abstractNumId w:val="89"/>
  </w:num>
  <w:num w:numId="26">
    <w:abstractNumId w:val="80"/>
  </w:num>
  <w:num w:numId="27">
    <w:abstractNumId w:val="6"/>
  </w:num>
  <w:num w:numId="28">
    <w:abstractNumId w:val="30"/>
  </w:num>
  <w:num w:numId="29">
    <w:abstractNumId w:val="11"/>
  </w:num>
  <w:num w:numId="30">
    <w:abstractNumId w:val="71"/>
  </w:num>
  <w:num w:numId="31">
    <w:abstractNumId w:val="18"/>
  </w:num>
  <w:num w:numId="32">
    <w:abstractNumId w:val="21"/>
  </w:num>
  <w:num w:numId="33">
    <w:abstractNumId w:val="61"/>
  </w:num>
  <w:num w:numId="34">
    <w:abstractNumId w:val="51"/>
  </w:num>
  <w:num w:numId="35">
    <w:abstractNumId w:val="63"/>
  </w:num>
  <w:num w:numId="36">
    <w:abstractNumId w:val="9"/>
  </w:num>
  <w:num w:numId="37">
    <w:abstractNumId w:val="45"/>
  </w:num>
  <w:num w:numId="38">
    <w:abstractNumId w:val="53"/>
  </w:num>
  <w:num w:numId="39">
    <w:abstractNumId w:val="50"/>
  </w:num>
  <w:num w:numId="40">
    <w:abstractNumId w:val="66"/>
  </w:num>
  <w:num w:numId="41">
    <w:abstractNumId w:val="81"/>
  </w:num>
  <w:num w:numId="42">
    <w:abstractNumId w:val="55"/>
  </w:num>
  <w:num w:numId="43">
    <w:abstractNumId w:val="20"/>
  </w:num>
  <w:num w:numId="44">
    <w:abstractNumId w:val="69"/>
  </w:num>
  <w:num w:numId="45">
    <w:abstractNumId w:val="37"/>
  </w:num>
  <w:num w:numId="46">
    <w:abstractNumId w:val="41"/>
  </w:num>
  <w:num w:numId="47">
    <w:abstractNumId w:val="70"/>
  </w:num>
  <w:num w:numId="48">
    <w:abstractNumId w:val="52"/>
  </w:num>
  <w:num w:numId="49">
    <w:abstractNumId w:val="43"/>
  </w:num>
  <w:num w:numId="50">
    <w:abstractNumId w:val="19"/>
  </w:num>
  <w:num w:numId="51">
    <w:abstractNumId w:val="79"/>
  </w:num>
  <w:num w:numId="52">
    <w:abstractNumId w:val="25"/>
  </w:num>
  <w:num w:numId="53">
    <w:abstractNumId w:val="100"/>
  </w:num>
  <w:num w:numId="54">
    <w:abstractNumId w:val="42"/>
  </w:num>
  <w:num w:numId="55">
    <w:abstractNumId w:val="93"/>
  </w:num>
  <w:num w:numId="56">
    <w:abstractNumId w:val="14"/>
  </w:num>
  <w:num w:numId="57">
    <w:abstractNumId w:val="40"/>
  </w:num>
  <w:num w:numId="58">
    <w:abstractNumId w:val="46"/>
  </w:num>
  <w:num w:numId="59">
    <w:abstractNumId w:val="23"/>
  </w:num>
  <w:num w:numId="60">
    <w:abstractNumId w:val="48"/>
  </w:num>
  <w:num w:numId="61">
    <w:abstractNumId w:val="17"/>
  </w:num>
  <w:num w:numId="62">
    <w:abstractNumId w:val="24"/>
  </w:num>
  <w:num w:numId="63">
    <w:abstractNumId w:val="68"/>
  </w:num>
  <w:num w:numId="64">
    <w:abstractNumId w:val="13"/>
  </w:num>
  <w:num w:numId="65">
    <w:abstractNumId w:val="39"/>
  </w:num>
  <w:num w:numId="6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7"/>
  </w:num>
  <w:num w:numId="69">
    <w:abstractNumId w:val="7"/>
  </w:num>
  <w:num w:numId="70">
    <w:abstractNumId w:val="58"/>
  </w:num>
  <w:num w:numId="71">
    <w:abstractNumId w:val="16"/>
  </w:num>
  <w:num w:numId="72">
    <w:abstractNumId w:val="85"/>
  </w:num>
  <w:num w:numId="73">
    <w:abstractNumId w:val="34"/>
  </w:num>
  <w:num w:numId="74">
    <w:abstractNumId w:val="64"/>
  </w:num>
  <w:num w:numId="75">
    <w:abstractNumId w:val="75"/>
  </w:num>
  <w:num w:numId="76">
    <w:abstractNumId w:val="82"/>
  </w:num>
  <w:num w:numId="77">
    <w:abstractNumId w:val="62"/>
  </w:num>
  <w:num w:numId="78">
    <w:abstractNumId w:val="97"/>
  </w:num>
  <w:num w:numId="79">
    <w:abstractNumId w:val="27"/>
  </w:num>
  <w:num w:numId="80">
    <w:abstractNumId w:val="29"/>
  </w:num>
  <w:num w:numId="81">
    <w:abstractNumId w:val="73"/>
  </w:num>
  <w:num w:numId="82">
    <w:abstractNumId w:val="78"/>
  </w:num>
  <w:num w:numId="83">
    <w:abstractNumId w:val="102"/>
  </w:num>
  <w:num w:numId="84">
    <w:abstractNumId w:val="28"/>
  </w:num>
  <w:num w:numId="85">
    <w:abstractNumId w:val="92"/>
  </w:num>
  <w:num w:numId="86">
    <w:abstractNumId w:val="47"/>
  </w:num>
  <w:num w:numId="87">
    <w:abstractNumId w:val="32"/>
  </w:num>
  <w:num w:numId="88">
    <w:abstractNumId w:val="1"/>
  </w:num>
  <w:num w:numId="89">
    <w:abstractNumId w:val="8"/>
  </w:num>
  <w:num w:numId="90">
    <w:abstractNumId w:val="74"/>
  </w:num>
  <w:num w:numId="91">
    <w:abstractNumId w:val="59"/>
  </w:num>
  <w:num w:numId="92">
    <w:abstractNumId w:val="38"/>
  </w:num>
  <w:num w:numId="93">
    <w:abstractNumId w:val="2"/>
  </w:num>
  <w:num w:numId="94">
    <w:abstractNumId w:val="95"/>
  </w:num>
  <w:num w:numId="95">
    <w:abstractNumId w:val="57"/>
  </w:num>
  <w:num w:numId="96">
    <w:abstractNumId w:val="10"/>
  </w:num>
  <w:num w:numId="97">
    <w:abstractNumId w:val="4"/>
  </w:num>
  <w:num w:numId="98">
    <w:abstractNumId w:val="88"/>
  </w:num>
  <w:num w:numId="99">
    <w:abstractNumId w:val="26"/>
  </w:num>
  <w:num w:numId="100">
    <w:abstractNumId w:val="87"/>
  </w:num>
  <w:num w:numId="101">
    <w:abstractNumId w:val="91"/>
  </w:num>
  <w:num w:numId="102">
    <w:abstractNumId w:val="67"/>
  </w:num>
  <w:num w:numId="103">
    <w:abstractNumId w:val="101"/>
  </w:num>
  <w:num w:numId="104">
    <w:abstractNumId w:val="15"/>
  </w:num>
  <w:num w:numId="105">
    <w:abstractNumId w:val="8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Etion Pinari [2]">
    <w15:presenceInfo w15:providerId="AD" w15:userId="S::10619348@polimi.it::65c34423-4d3b-4158-8b65-dfcd609ea46f"/>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75A4F"/>
    <w:rsid w:val="00684635"/>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61</Pages>
  <Words>10775</Words>
  <Characters>61424</Characters>
  <Application>Microsoft Office Word</Application>
  <DocSecurity>0</DocSecurity>
  <Lines>511</Lines>
  <Paragraphs>144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137</cp:revision>
  <cp:lastPrinted>2020-12-11T11:54:00Z</cp:lastPrinted>
  <dcterms:created xsi:type="dcterms:W3CDTF">2020-12-04T21:19:00Z</dcterms:created>
  <dcterms:modified xsi:type="dcterms:W3CDTF">2020-12-14T22:09:00Z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