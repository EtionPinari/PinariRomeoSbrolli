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Paragrafoelenco"/>
        <w:numPr>
          <w:ilvl w:val="0"/>
          <w:numId w:val="6"/>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7"/>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00923D58">
      <w:pPr>
        <w:pStyle w:val="Paragrafoelenco"/>
        <w:spacing w:line="240" w:lineRule="auto"/>
        <w:jc w:val="both"/>
        <w:rPr>
          <w:rStyle w:val="Enfasidelicata"/>
          <w:rFonts w:ascii="Bell MT" w:hAnsi="Bell MT"/>
          <w:i w:val="0"/>
          <w:iCs w:val="0"/>
          <w:sz w:val="24"/>
          <w:szCs w:val="24"/>
        </w:rPr>
      </w:pPr>
      <w:r w:rsidRPr="00923D58">
        <w:rPr>
          <w:rStyle w:val="Enfasidelicata"/>
          <w:rFonts w:ascii="Bell MT" w:hAnsi="Bell MT"/>
          <w:i w:val="0"/>
          <w:iCs w:val="0"/>
          <w:sz w:val="28"/>
          <w:szCs w:val="28"/>
        </w:rPr>
        <w:t xml:space="preserve">The system tries to </w:t>
      </w:r>
      <w:r w:rsidR="006B446F" w:rsidRPr="00923D58">
        <w:rPr>
          <w:rStyle w:val="Enfasidelicata"/>
          <w:rFonts w:ascii="Bell MT" w:hAnsi="Bell MT"/>
          <w:i w:val="0"/>
          <w:iCs w:val="0"/>
          <w:sz w:val="28"/>
          <w:szCs w:val="28"/>
        </w:rPr>
        <w:t>put an end to</w:t>
      </w:r>
      <w:r w:rsidRPr="00923D58">
        <w:rPr>
          <w:rStyle w:val="Enfasidelicata"/>
          <w:rFonts w:ascii="Bell MT" w:hAnsi="Bell MT"/>
          <w:i w:val="0"/>
          <w:iCs w:val="0"/>
          <w:sz w:val="28"/>
          <w:szCs w:val="28"/>
        </w:rPr>
        <w:t xml:space="preserve"> overcrowding </w:t>
      </w:r>
      <w:r w:rsidR="008009D1" w:rsidRPr="00923D58">
        <w:rPr>
          <w:rStyle w:val="Enfasidelicata"/>
          <w:rFonts w:ascii="Bell MT" w:hAnsi="Bell MT"/>
          <w:i w:val="0"/>
          <w:iCs w:val="0"/>
          <w:sz w:val="28"/>
          <w:szCs w:val="28"/>
        </w:rPr>
        <w:t xml:space="preserve">inside common spaces </w:t>
      </w:r>
      <w:r w:rsidRPr="00923D58">
        <w:rPr>
          <w:rStyle w:val="Enfasidelicata"/>
          <w:rFonts w:ascii="Bell MT" w:hAnsi="Bell MT"/>
          <w:i w:val="0"/>
          <w:iCs w:val="0"/>
          <w:sz w:val="28"/>
          <w:szCs w:val="28"/>
        </w:rPr>
        <w:t>and physical queues</w:t>
      </w:r>
      <w:r w:rsidR="008009D1" w:rsidRPr="00923D58">
        <w:rPr>
          <w:rStyle w:val="Enfasidelicata"/>
          <w:rFonts w:ascii="Bell MT" w:hAnsi="Bell MT"/>
          <w:i w:val="0"/>
          <w:iCs w:val="0"/>
          <w:sz w:val="28"/>
          <w:szCs w:val="28"/>
        </w:rPr>
        <w:t xml:space="preserve"> as much as possible</w:t>
      </w:r>
      <w:r w:rsidRPr="00923D58">
        <w:rPr>
          <w:rStyle w:val="Enfasidelicata"/>
          <w:rFonts w:ascii="Bell MT" w:hAnsi="Bell MT"/>
          <w:i w:val="0"/>
          <w:iCs w:val="0"/>
          <w:sz w:val="28"/>
          <w:szCs w:val="28"/>
        </w:rPr>
        <w:t xml:space="preserve">, as to reduce the possibility of getting infected by Covid-19 while </w:t>
      </w:r>
      <w:r w:rsidRPr="007C71D7">
        <w:rPr>
          <w:rStyle w:val="Enfasidelicata"/>
          <w:rFonts w:ascii="Bell MT" w:hAnsi="Bell MT"/>
          <w:i w:val="0"/>
          <w:iCs w:val="0"/>
          <w:sz w:val="28"/>
          <w:szCs w:val="28"/>
        </w:rPr>
        <w:t>doing</w:t>
      </w:r>
      <w:r w:rsidRPr="00923D58">
        <w:rPr>
          <w:rStyle w:val="Enfasidelicata"/>
          <w:rFonts w:ascii="Bell MT" w:hAnsi="Bell MT"/>
          <w:i w:val="0"/>
          <w:iCs w:val="0"/>
          <w:sz w:val="28"/>
          <w:szCs w:val="28"/>
        </w:rPr>
        <w:t xml:space="preserve"> a daily activity such as grocery shopping. It will </w:t>
      </w:r>
      <w:r w:rsidR="006B446F" w:rsidRPr="00923D58">
        <w:rPr>
          <w:rStyle w:val="Enfasidelicata"/>
          <w:rFonts w:ascii="Bell MT" w:hAnsi="Bell MT"/>
          <w:i w:val="0"/>
          <w:iCs w:val="0"/>
          <w:sz w:val="28"/>
          <w:szCs w:val="28"/>
        </w:rPr>
        <w:t>incentivize</w:t>
      </w:r>
      <w:r w:rsidRPr="00923D58">
        <w:rPr>
          <w:rStyle w:val="Enfasidelicata"/>
          <w:rFonts w:ascii="Bell MT" w:hAnsi="Bell MT"/>
          <w:i w:val="0"/>
          <w:iCs w:val="0"/>
          <w:sz w:val="28"/>
          <w:szCs w:val="28"/>
        </w:rPr>
        <w:t xml:space="preserve"> its users to line up virtually to go to said shops</w:t>
      </w:r>
      <w:r w:rsidR="006B446F" w:rsidRPr="00923D58">
        <w:rPr>
          <w:rStyle w:val="Enfasidelicata"/>
          <w:rFonts w:ascii="Bell MT" w:hAnsi="Bell MT"/>
          <w:i w:val="0"/>
          <w:iCs w:val="0"/>
          <w:sz w:val="28"/>
          <w:szCs w:val="28"/>
        </w:rPr>
        <w:t xml:space="preserve"> and </w:t>
      </w:r>
      <w:r w:rsidR="008009D1" w:rsidRPr="00923D58">
        <w:rPr>
          <w:rStyle w:val="Enfasidelicata"/>
          <w:rFonts w:ascii="Bell MT" w:hAnsi="Bell MT"/>
          <w:i w:val="0"/>
          <w:iCs w:val="0"/>
          <w:sz w:val="28"/>
          <w:szCs w:val="28"/>
        </w:rPr>
        <w:t>permit</w:t>
      </w:r>
      <w:r w:rsidRPr="00923D58">
        <w:rPr>
          <w:rStyle w:val="Enfasidelicata"/>
          <w:rFonts w:ascii="Bell MT" w:hAnsi="Bell MT"/>
          <w:i w:val="0"/>
          <w:iCs w:val="0"/>
          <w:sz w:val="28"/>
          <w:szCs w:val="28"/>
        </w:rPr>
        <w:t xml:space="preserve"> to the shop managers to check how many people are inside at any time</w:t>
      </w:r>
      <w:r w:rsidRPr="00923D58">
        <w:rPr>
          <w:rStyle w:val="Enfasidelicata"/>
          <w:rFonts w:ascii="Bell MT" w:hAnsi="Bell MT"/>
          <w:i w:val="0"/>
          <w:iCs w:val="0"/>
          <w:sz w:val="24"/>
          <w:szCs w:val="24"/>
        </w:rPr>
        <w:t>.</w:t>
      </w:r>
      <w:r w:rsidR="008009D1" w:rsidRPr="00923D58">
        <w:rPr>
          <w:rStyle w:val="Enfasidelicata"/>
          <w:rFonts w:ascii="Bell MT" w:hAnsi="Bell MT"/>
          <w:i w:val="0"/>
          <w:iCs w:val="0"/>
          <w:sz w:val="24"/>
          <w:szCs w:val="24"/>
        </w:rPr>
        <w:t xml:space="preserve"> </w:t>
      </w:r>
    </w:p>
    <w:p w14:paraId="03D65A70" w14:textId="77777777" w:rsidR="006B446F" w:rsidRPr="00923D58" w:rsidRDefault="006B446F" w:rsidP="00571C1D">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204F9617" w:rsidR="003D51FB" w:rsidRDefault="003D51FB" w:rsidP="003D51FB">
      <w:pPr>
        <w:spacing w:line="240" w:lineRule="auto"/>
        <w:ind w:left="720"/>
        <w:jc w:val="both"/>
        <w:rPr>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530FECC4" w:rsidR="003D51FB" w:rsidRDefault="003D51FB"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8266" w:type="dxa"/>
          </w:tcPr>
          <w:p w14:paraId="439DDE32"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8266" w:type="dxa"/>
          </w:tcPr>
          <w:p w14:paraId="2BD90C6A"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8266" w:type="dxa"/>
          </w:tcPr>
          <w:p w14:paraId="53081D73"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8266" w:type="dxa"/>
          </w:tcPr>
          <w:p w14:paraId="49F9E469"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8266" w:type="dxa"/>
          </w:tcPr>
          <w:p w14:paraId="19402008"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8266" w:type="dxa"/>
          </w:tcPr>
          <w:p w14:paraId="2883A645" w14:textId="77777777" w:rsidR="003D51FB" w:rsidRPr="00AD455D"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8266" w:type="dxa"/>
          </w:tcPr>
          <w:p w14:paraId="0CF33228" w14:textId="77777777" w:rsidR="003D51FB"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tbl>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Paragrafoelenco"/>
              <w:ind w:left="0"/>
              <w:jc w:val="center"/>
              <w:rPr>
                <w:rStyle w:val="Enfasidelicata"/>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sidRPr="005C5088">
              <w:rPr>
                <w:rStyle w:val="Enfasidelicata"/>
                <w:rFonts w:ascii="Bell MT" w:hAnsi="Bell MT"/>
                <w:i w:val="0"/>
                <w:iCs w:val="0"/>
                <w:sz w:val="28"/>
                <w:szCs w:val="28"/>
              </w:rPr>
              <w:t xml:space="preserve"> </w:t>
            </w:r>
            <w:r w:rsidR="003D51FB">
              <w:rPr>
                <w:rStyle w:val="Enfasidelicata"/>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0" w:type="dxa"/>
            <w:vAlign w:val="center"/>
          </w:tcPr>
          <w:p w14:paraId="2EEC9D2C" w14:textId="4675CC15"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0" w:type="dxa"/>
            <w:vAlign w:val="center"/>
          </w:tcPr>
          <w:p w14:paraId="04303388" w14:textId="4DF5BB5C"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w:t>
            </w:r>
            <w:r w:rsidR="00C56AFB">
              <w:rPr>
                <w:rStyle w:val="Enfasidelicata"/>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0" w:type="dxa"/>
            <w:vAlign w:val="center"/>
          </w:tcPr>
          <w:p w14:paraId="29227698" w14:textId="0F50B65E"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w:t>
            </w:r>
            <w:r w:rsidR="00C56AFB">
              <w:rPr>
                <w:rStyle w:val="Enfasidelicata"/>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0" w:type="dxa"/>
            <w:vAlign w:val="center"/>
          </w:tcPr>
          <w:p w14:paraId="37C74E61" w14:textId="2670E740"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0" w:type="dxa"/>
            <w:vAlign w:val="center"/>
          </w:tcPr>
          <w:p w14:paraId="5CADC15C" w14:textId="287B780C"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0" w:type="dxa"/>
            <w:vAlign w:val="center"/>
          </w:tcPr>
          <w:p w14:paraId="100CCCE0" w14:textId="23B930B7"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0" w:type="dxa"/>
            <w:vAlign w:val="center"/>
          </w:tcPr>
          <w:p w14:paraId="714D7258" w14:textId="77777777"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77777777" w:rsidR="003D51FB" w:rsidRDefault="003D51FB"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br/>
      </w:r>
    </w:p>
    <w:p w14:paraId="2971BC15" w14:textId="06019CEB" w:rsidR="001118E3" w:rsidRPr="00923D58" w:rsidRDefault="001118E3" w:rsidP="00923D58">
      <w:pPr>
        <w:pStyle w:val="Paragrafoelenco"/>
        <w:numPr>
          <w:ilvl w:val="0"/>
          <w:numId w:val="7"/>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
      <w:r w:rsidRPr="00923D58">
        <w:rPr>
          <w:rStyle w:val="Enfasidelicata"/>
          <w:rFonts w:ascii="Bell MT" w:hAnsi="Bell MT"/>
          <w:i w:val="0"/>
          <w:iCs w:val="0"/>
          <w:sz w:val="24"/>
          <w:szCs w:val="24"/>
        </w:rPr>
        <w:t>Ticket</w:t>
      </w:r>
      <w:commentRangeEnd w:id="1"/>
      <w:r w:rsidRPr="00923D58">
        <w:rPr>
          <w:rStyle w:val="Rimandocommento"/>
          <w:rFonts w:ascii="Bell MT" w:hAnsi="Bell MT"/>
        </w:rPr>
        <w:commentReference w:id="1"/>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Store, Market, Supermarket, Shop: Any building that provides goods and services in return for money and are connected to the CLup application.</w:t>
      </w:r>
    </w:p>
    <w:p w14:paraId="47FFCCFC" w14:textId="418D9149"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9CA7E60" w14:textId="36427AAB" w:rsidR="001118E3" w:rsidRPr="00923D58" w:rsidRDefault="001A3C22" w:rsidP="00923D58">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4"/>
          <w:szCs w:val="24"/>
        </w:rPr>
        <w:lastRenderedPageBreak/>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r w:rsidR="001118E3" w:rsidRPr="00923D58">
        <w:rPr>
          <w:rStyle w:val="Enfasidelicata"/>
          <w:rFonts w:ascii="Bell MT" w:hAnsi="Bell MT"/>
          <w:i w:val="0"/>
          <w:iCs w:val="0"/>
          <w:sz w:val="24"/>
          <w:szCs w:val="24"/>
        </w:rPr>
        <w:br/>
      </w:r>
    </w:p>
    <w:p w14:paraId="54D07E83" w14:textId="6F0B6FB7"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r w:rsidRPr="00923D58">
        <w:rPr>
          <w:rStyle w:val="Enfasidelicata"/>
          <w:rFonts w:ascii="Bell MT" w:hAnsi="Bell MT"/>
          <w:i w:val="0"/>
          <w:iCs w:val="0"/>
          <w:sz w:val="28"/>
          <w:szCs w:val="28"/>
        </w:rPr>
        <w:br/>
      </w:r>
      <w:r w:rsidRPr="00923D58">
        <w:rPr>
          <w:rStyle w:val="Enfasidelicata"/>
          <w:rFonts w:ascii="Bell MT" w:hAnsi="Bell MT"/>
          <w:i w:val="0"/>
          <w:iCs w:val="0"/>
          <w:sz w:val="28"/>
          <w:szCs w:val="28"/>
        </w:rPr>
        <w:br/>
      </w:r>
      <w:proofErr w:type="gramStart"/>
      <w:r w:rsidR="00DD33A8">
        <w:rPr>
          <w:rStyle w:val="Enfasidelicata"/>
          <w:rFonts w:ascii="Bell MT" w:hAnsi="Bell MT"/>
          <w:i w:val="0"/>
          <w:iCs w:val="0"/>
          <w:sz w:val="24"/>
          <w:szCs w:val="24"/>
        </w:rPr>
        <w:t>3.A.</w:t>
      </w:r>
      <w:proofErr w:type="gramEnd"/>
      <w:r w:rsidR="00DD33A8">
        <w:rPr>
          <w:rStyle w:val="Enfasidelicata"/>
          <w:rFonts w:ascii="Bell MT" w:hAnsi="Bell MT"/>
          <w:i w:val="0"/>
          <w:iCs w:val="0"/>
          <w:sz w:val="24"/>
          <w:szCs w:val="24"/>
        </w:rPr>
        <w:t xml:space="preserve">1 : </w:t>
      </w:r>
      <w:r w:rsidR="009967D5">
        <w:rPr>
          <w:rStyle w:val="Enfasidelicata"/>
          <w:rFonts w:ascii="Bell MT" w:hAnsi="Bell MT"/>
          <w:i w:val="0"/>
          <w:iCs w:val="0"/>
          <w:sz w:val="24"/>
          <w:szCs w:val="24"/>
        </w:rPr>
        <w:t xml:space="preserve">Graphic demo of mobile application: </w:t>
      </w:r>
      <w:r w:rsidR="009967D5" w:rsidRPr="009967D5">
        <w:rPr>
          <w:rStyle w:val="Enfasidelicata"/>
          <w:rFonts w:ascii="Bell MT" w:hAnsi="Bell MT"/>
          <w:i w:val="0"/>
          <w:iCs w:val="0"/>
          <w:sz w:val="24"/>
          <w:szCs w:val="24"/>
        </w:rPr>
        <w:t>https://customerlineup.bubbleapps.io</w:t>
      </w:r>
      <w:r w:rsidRPr="00923D58">
        <w:rPr>
          <w:rStyle w:val="Enfasidelicata"/>
          <w:rFonts w:ascii="Bell MT" w:hAnsi="Bell MT"/>
          <w:i w:val="0"/>
          <w:iCs w:val="0"/>
          <w:sz w:val="24"/>
          <w:szCs w:val="24"/>
        </w:rPr>
        <w:br/>
      </w:r>
    </w:p>
    <w:p w14:paraId="6550AB6A" w14:textId="61F944C9"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proofErr w:type="gramStart"/>
      <w:r w:rsidRPr="00923D58">
        <w:rPr>
          <w:rStyle w:val="Enfasidelicata"/>
          <w:rFonts w:ascii="Bell MT" w:hAnsi="Bell MT"/>
          <w:i w:val="0"/>
          <w:iCs w:val="0"/>
          <w:sz w:val="24"/>
          <w:szCs w:val="24"/>
        </w:rPr>
        <w:t>aliqua.Lorem</w:t>
      </w:r>
      <w:proofErr w:type="spellEnd"/>
      <w:proofErr w:type="gramEnd"/>
      <w:r w:rsidRPr="00923D58">
        <w:rPr>
          <w:rStyle w:val="Enfasidelicata"/>
          <w:rFonts w:ascii="Bell MT" w:hAnsi="Bell MT"/>
          <w:i w:val="0"/>
          <w:iCs w:val="0"/>
          <w:sz w:val="24"/>
          <w:szCs w:val="24"/>
        </w:rPr>
        <w:t xml:space="preserve">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 xml:space="preserve">.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6"/>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9"/>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4"/>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6"/>
        </w:numPr>
      </w:pPr>
      <w:proofErr w:type="spellStart"/>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sen</w:t>
      </w:r>
      <w:proofErr w:type="spellEnd"/>
      <w:r w:rsidRPr="00923D58">
        <w:rPr>
          <w:rStyle w:val="Enfasidelicata"/>
          <w:rFonts w:ascii="Bell MT" w:hAnsi="Bell MT"/>
          <w:i w:val="0"/>
          <w:iCs w:val="0"/>
          <w:color w:val="0D0D0D" w:themeColor="text1" w:themeTint="F2"/>
          <w:sz w:val="24"/>
          <w:szCs w:val="24"/>
        </w:rPr>
        <w:t xml:space="preserve">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38CFC1C7"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w:t>
      </w:r>
      <w:r w:rsidR="006332A6" w:rsidRPr="00923D58">
        <w:rPr>
          <w:rStyle w:val="Enfasidelicata"/>
          <w:rFonts w:ascii="Bell MT" w:hAnsi="Bell MT"/>
          <w:i w:val="0"/>
          <w:iCs w:val="0"/>
          <w:sz w:val="24"/>
          <w:szCs w:val="24"/>
        </w:rPr>
        <w:t>e opens the app</w:t>
      </w:r>
      <w:r w:rsidR="00111780" w:rsidRPr="00923D58">
        <w:rPr>
          <w:rStyle w:val="Enfasidelicata"/>
          <w:rFonts w:ascii="Bell MT" w:hAnsi="Bell MT"/>
          <w:i w:val="0"/>
          <w:iCs w:val="0"/>
          <w:sz w:val="24"/>
          <w:szCs w:val="24"/>
        </w:rPr>
        <w:t xml:space="preserve"> on his phone</w:t>
      </w:r>
      <w:r w:rsidR="006332A6" w:rsidRPr="00923D58">
        <w:rPr>
          <w:rStyle w:val="Enfasidelicata"/>
          <w:rFonts w:ascii="Bell MT" w:hAnsi="Bell MT"/>
          <w:i w:val="0"/>
          <w:iCs w:val="0"/>
          <w:sz w:val="24"/>
          <w:szCs w:val="24"/>
        </w:rPr>
        <w:t xml:space="preserve"> and clicks on the button to </w:t>
      </w:r>
      <w:r w:rsidR="006332A6" w:rsidRPr="00923D58">
        <w:rPr>
          <w:rStyle w:val="Enfasidelicata"/>
          <w:rFonts w:ascii="Bell MT" w:hAnsi="Bell MT"/>
          <w:sz w:val="24"/>
          <w:szCs w:val="24"/>
        </w:rPr>
        <w:t>“</w:t>
      </w:r>
      <w:r w:rsidRPr="00923D58">
        <w:rPr>
          <w:rStyle w:val="Enfasidelicata"/>
          <w:rFonts w:ascii="Bell MT" w:hAnsi="Bell MT"/>
          <w:sz w:val="24"/>
          <w:szCs w:val="24"/>
        </w:rPr>
        <w:t>Get</w:t>
      </w:r>
      <w:r w:rsidR="006332A6" w:rsidRPr="00923D58">
        <w:rPr>
          <w:rStyle w:val="Enfasidelicata"/>
          <w:rFonts w:ascii="Bell MT" w:hAnsi="Bell MT"/>
          <w:sz w:val="24"/>
          <w:szCs w:val="24"/>
        </w:rPr>
        <w:t xml:space="preserve"> a</w:t>
      </w:r>
      <w:r w:rsidRPr="00923D58">
        <w:rPr>
          <w:rStyle w:val="Enfasidelicata"/>
          <w:rFonts w:ascii="Bell MT" w:hAnsi="Bell MT"/>
          <w:sz w:val="24"/>
          <w:szCs w:val="24"/>
        </w:rPr>
        <w:t xml:space="preserve"> </w:t>
      </w:r>
      <w:r w:rsidR="006332A6" w:rsidRPr="00923D58">
        <w:rPr>
          <w:rStyle w:val="Enfasidelicata"/>
          <w:rFonts w:ascii="Bell MT" w:hAnsi="Bell MT"/>
          <w:sz w:val="24"/>
          <w:szCs w:val="24"/>
        </w:rPr>
        <w:t>ticket”</w:t>
      </w:r>
    </w:p>
    <w:p w14:paraId="79C61AA9" w14:textId="046B3B65" w:rsidR="006332A6"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commentRangeStart w:id="2"/>
      <w:r w:rsidRPr="00923D58">
        <w:rPr>
          <w:rStyle w:val="Enfasidelicata"/>
          <w:rFonts w:ascii="Bell MT" w:hAnsi="Bell MT"/>
          <w:i w:val="0"/>
          <w:iCs w:val="0"/>
          <w:sz w:val="24"/>
          <w:szCs w:val="24"/>
        </w:rPr>
        <w:t>He chooses the market he wants to go from a map</w:t>
      </w:r>
      <w:commentRangeEnd w:id="2"/>
      <w:r w:rsidR="00286382">
        <w:rPr>
          <w:rStyle w:val="Rimandocommento"/>
        </w:rPr>
        <w:commentReference w:id="2"/>
      </w:r>
    </w:p>
    <w:p w14:paraId="319A9C8B" w14:textId="4B4C89F8"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proofErr w:type="spellStart"/>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sen</w:t>
      </w:r>
      <w:proofErr w:type="spellEnd"/>
      <w:r w:rsidRPr="00923D58">
        <w:rPr>
          <w:rStyle w:val="Enfasidelicata"/>
          <w:rFonts w:ascii="Bell MT" w:hAnsi="Bell MT"/>
          <w:i w:val="0"/>
          <w:iCs w:val="0"/>
          <w:sz w:val="24"/>
          <w:szCs w:val="24"/>
        </w:rPr>
        <w:t xml:space="preserve">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The system sends a notification to remind about his </w:t>
      </w:r>
      <w:commentRangeStart w:id="3"/>
      <w:r w:rsidRPr="00923D58">
        <w:rPr>
          <w:rStyle w:val="Enfasidelicata"/>
          <w:rFonts w:ascii="Bell MT" w:hAnsi="Bell MT"/>
          <w:b/>
          <w:bCs/>
          <w:i w:val="0"/>
          <w:iCs w:val="0"/>
          <w:sz w:val="28"/>
          <w:szCs w:val="28"/>
        </w:rPr>
        <w:t>appointment</w:t>
      </w:r>
      <w:commentRangeEnd w:id="3"/>
      <w:r w:rsidR="001118E3" w:rsidRPr="00923D58">
        <w:rPr>
          <w:rStyle w:val="Rimandocommento"/>
          <w:rFonts w:ascii="Bell MT" w:hAnsi="Bell MT"/>
        </w:rPr>
        <w:commentReference w:id="3"/>
      </w:r>
      <w:r w:rsidR="00111780" w:rsidRPr="00923D58">
        <w:rPr>
          <w:rStyle w:val="Enfasidelicata"/>
          <w:rFonts w:ascii="Bell MT" w:hAnsi="Bell MT"/>
          <w:i w:val="0"/>
          <w:iCs w:val="0"/>
          <w:sz w:val="24"/>
          <w:szCs w:val="24"/>
        </w:rPr>
        <w:t xml:space="preserve">, </w:t>
      </w:r>
      <w:r w:rsidRPr="00923D58">
        <w:rPr>
          <w:rStyle w:val="Enfasidelicata"/>
          <w:rFonts w:ascii="Bell MT" w:hAnsi="Bell MT"/>
          <w:i w:val="0"/>
          <w:iCs w:val="0"/>
          <w:sz w:val="24"/>
          <w:szCs w:val="24"/>
        </w:rPr>
        <w:t xml:space="preserve">and </w:t>
      </w:r>
      <w:proofErr w:type="spellStart"/>
      <w:r w:rsidRPr="00923D58">
        <w:rPr>
          <w:rStyle w:val="Enfasidelicata"/>
          <w:rFonts w:ascii="Bell MT" w:hAnsi="Bell MT"/>
          <w:i w:val="0"/>
          <w:iCs w:val="0"/>
          <w:sz w:val="24"/>
          <w:szCs w:val="24"/>
        </w:rPr>
        <w:t>Hajsen</w:t>
      </w:r>
      <w:proofErr w:type="spellEnd"/>
      <w:r w:rsidRPr="00923D58">
        <w:rPr>
          <w:rStyle w:val="Enfasidelicata"/>
          <w:rFonts w:ascii="Bell MT" w:hAnsi="Bell MT"/>
          <w:i w:val="0"/>
          <w:iCs w:val="0"/>
          <w:sz w:val="24"/>
          <w:szCs w:val="24"/>
        </w:rPr>
        <w:t xml:space="preserve"> gets ready to go</w:t>
      </w:r>
    </w:p>
    <w:p w14:paraId="6D458FB5" w14:textId="7DC65F41"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clicks on the “Show ticket” and scans it in the </w:t>
      </w:r>
      <w:proofErr w:type="spellStart"/>
      <w:r w:rsidRPr="00923D58">
        <w:rPr>
          <w:rStyle w:val="Enfasidelicata"/>
          <w:rFonts w:ascii="Bell MT" w:hAnsi="Bell MT"/>
          <w:i w:val="0"/>
          <w:iCs w:val="0"/>
          <w:sz w:val="24"/>
          <w:szCs w:val="24"/>
        </w:rPr>
        <w:t>apposite</w:t>
      </w:r>
      <w:proofErr w:type="spellEnd"/>
      <w:r w:rsidRPr="00923D58">
        <w:rPr>
          <w:rStyle w:val="Enfasidelicata"/>
          <w:rFonts w:ascii="Bell MT" w:hAnsi="Bell MT"/>
          <w:i w:val="0"/>
          <w:iCs w:val="0"/>
          <w:sz w:val="24"/>
          <w:szCs w:val="24"/>
        </w:rPr>
        <w:t xml:space="preserve"> machine</w:t>
      </w:r>
    </w:p>
    <w:p w14:paraId="44026A6A" w14:textId="2ACC79A6"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6"/>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He opens the app on </w:t>
      </w:r>
      <w:commentRangeStart w:id="4"/>
      <w:r w:rsidRPr="00061068">
        <w:rPr>
          <w:rStyle w:val="Enfasidelicata"/>
          <w:rFonts w:ascii="Bell MT" w:hAnsi="Bell MT"/>
          <w:i w:val="0"/>
          <w:iCs w:val="0"/>
          <w:sz w:val="24"/>
          <w:szCs w:val="24"/>
        </w:rPr>
        <w:t>his phone</w:t>
      </w:r>
      <w:commentRangeEnd w:id="4"/>
      <w:r w:rsidRPr="00061068">
        <w:rPr>
          <w:rStyle w:val="Rimandocommento"/>
        </w:rPr>
        <w:commentReference w:id="4"/>
      </w:r>
      <w:r w:rsidRPr="00061068">
        <w:rPr>
          <w:rStyle w:val="Enfasidelicata"/>
          <w:rFonts w:ascii="Bell MT" w:hAnsi="Bell MT"/>
          <w:i w:val="0"/>
          <w:iCs w:val="0"/>
          <w:sz w:val="24"/>
          <w:szCs w:val="24"/>
        </w:rPr>
        <w:t xml:space="preserve"> and clicks on the button to </w:t>
      </w:r>
      <w:r w:rsidRPr="00923D58">
        <w:rPr>
          <w:rStyle w:val="Enfasidelicata"/>
          <w:rFonts w:ascii="Bell MT" w:hAnsi="Bell MT"/>
          <w:sz w:val="24"/>
          <w:szCs w:val="24"/>
        </w:rPr>
        <w:t>“Book a visit”</w:t>
      </w:r>
    </w:p>
    <w:p w14:paraId="7E0B395F" w14:textId="756616A9"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w:t>
      </w:r>
      <w:r w:rsidRPr="00923D58">
        <w:t>selects</w:t>
      </w:r>
      <w:r w:rsidRPr="00923D58">
        <w:rPr>
          <w:rStyle w:val="Enfasidelicata"/>
          <w:rFonts w:ascii="Bell MT" w:hAnsi="Bell MT"/>
          <w:i w:val="0"/>
          <w:iCs w:val="0"/>
          <w:sz w:val="24"/>
          <w:szCs w:val="24"/>
        </w:rPr>
        <w:t xml:space="preserve"> the time he would want to go</w:t>
      </w:r>
    </w:p>
    <w:p w14:paraId="4EB5CD68" w14:textId="0DB2837E" w:rsidR="00C60896"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1"/>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lastRenderedPageBreak/>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1"/>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 xml:space="preserve">He clicks on the “Show ticket” and scans it in the </w:t>
      </w:r>
      <w:proofErr w:type="spellStart"/>
      <w:r w:rsidRPr="00061068">
        <w:rPr>
          <w:rStyle w:val="Enfasidelicata"/>
          <w:rFonts w:ascii="Bell MT" w:hAnsi="Bell MT"/>
          <w:i w:val="0"/>
          <w:iCs w:val="0"/>
          <w:sz w:val="24"/>
          <w:szCs w:val="24"/>
        </w:rPr>
        <w:t>apposite</w:t>
      </w:r>
      <w:proofErr w:type="spellEnd"/>
      <w:r w:rsidRPr="00061068">
        <w:rPr>
          <w:rStyle w:val="Enfasidelicata"/>
          <w:rFonts w:ascii="Bell MT" w:hAnsi="Bell MT"/>
          <w:i w:val="0"/>
          <w:iCs w:val="0"/>
          <w:sz w:val="24"/>
          <w:szCs w:val="24"/>
        </w:rPr>
        <w:t xml:space="preserve"> machine</w:t>
      </w:r>
    </w:p>
    <w:p w14:paraId="18146AA6" w14:textId="65E3C6FF"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5"/>
      <w:r w:rsidRPr="00061068">
        <w:rPr>
          <w:rStyle w:val="Enfasidelicata"/>
          <w:rFonts w:ascii="Bell MT" w:hAnsi="Bell MT"/>
          <w:i w:val="0"/>
          <w:iCs w:val="0"/>
          <w:sz w:val="24"/>
          <w:szCs w:val="24"/>
        </w:rPr>
        <w:t>ticket to the cashier</w:t>
      </w:r>
      <w:commentRangeEnd w:id="5"/>
      <w:r w:rsidRPr="00061068">
        <w:rPr>
          <w:rStyle w:val="Rimandocommento"/>
        </w:rPr>
        <w:commentReference w:id="5"/>
      </w:r>
    </w:p>
    <w:p w14:paraId="277899B0" w14:textId="5F9E2A09" w:rsidR="005702C3" w:rsidRPr="00AD455C" w:rsidRDefault="00AD455C" w:rsidP="00923D58">
      <w:pPr>
        <w:pStyle w:val="Paragrafoelenco"/>
        <w:numPr>
          <w:ilvl w:val="0"/>
          <w:numId w:val="1"/>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6"/>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w:t>
      </w:r>
      <w:proofErr w:type="spellStart"/>
      <w:r>
        <w:rPr>
          <w:rStyle w:val="Enfasidelicata"/>
          <w:rFonts w:ascii="Bell MT" w:eastAsiaTheme="majorEastAsia" w:hAnsi="Bell MT" w:cstheme="majorBidi"/>
          <w:i w:val="0"/>
          <w:iCs w:val="0"/>
          <w:sz w:val="24"/>
          <w:szCs w:val="24"/>
        </w:rPr>
        <w:t>Ellelunga</w:t>
      </w:r>
      <w:proofErr w:type="spellEnd"/>
      <w:r>
        <w:rPr>
          <w:rStyle w:val="Enfasidelicata"/>
          <w:rFonts w:ascii="Bell MT" w:eastAsiaTheme="majorEastAsia" w:hAnsi="Bell MT" w:cstheme="majorBidi"/>
          <w:i w:val="0"/>
          <w:iCs w:val="0"/>
          <w:sz w:val="24"/>
          <w:szCs w:val="24"/>
        </w:rPr>
        <w:t>”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15E86BF3" w:rsidR="001D5207"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6"/>
      <w:r>
        <w:rPr>
          <w:rStyle w:val="Enfasidelicata"/>
          <w:rFonts w:ascii="Bell MT" w:eastAsiaTheme="majorEastAsia" w:hAnsi="Bell MT" w:cstheme="majorBidi"/>
          <w:i w:val="0"/>
          <w:iCs w:val="0"/>
          <w:sz w:val="24"/>
          <w:szCs w:val="24"/>
        </w:rPr>
        <w:t>current week</w:t>
      </w:r>
      <w:commentRangeEnd w:id="6"/>
      <w:r>
        <w:rPr>
          <w:rStyle w:val="Rimandocommento"/>
        </w:rPr>
        <w:commentReference w:id="6"/>
      </w:r>
    </w:p>
    <w:p w14:paraId="11116D5B" w14:textId="78111167" w:rsidR="005702C3" w:rsidRPr="00923D58" w:rsidRDefault="005702C3" w:rsidP="00923D58">
      <w:pPr>
        <w:pStyle w:val="Paragrafoelenco"/>
        <w:numPr>
          <w:ilvl w:val="0"/>
          <w:numId w:val="16"/>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Reading the </w:t>
      </w:r>
      <w:proofErr w:type="gramStart"/>
      <w:r w:rsidRPr="00923D58">
        <w:rPr>
          <w:rStyle w:val="Enfasidelicata"/>
          <w:rFonts w:ascii="Bell MT" w:hAnsi="Bell MT"/>
          <w:i w:val="0"/>
          <w:iCs w:val="0"/>
        </w:rPr>
        <w:t>ticket</w:t>
      </w:r>
      <w:proofErr w:type="gramEnd"/>
      <w:r w:rsidRPr="00923D58">
        <w:rPr>
          <w:rStyle w:val="Enfasidelicata"/>
          <w:rFonts w:ascii="Bell MT" w:hAnsi="Bell MT"/>
          <w:i w:val="0"/>
          <w:iCs w:val="0"/>
        </w:rPr>
        <w:t> he sees the time spot in which he can enter the market</w:t>
      </w:r>
    </w:p>
    <w:p w14:paraId="4F5F2864"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When the time is getting close to the appointment time, he gets back to the shop</w:t>
      </w:r>
    </w:p>
    <w:p w14:paraId="01B677D7"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After he finishes buying the groceries and paying for it, he shows the ticket to the cashier</w:t>
      </w:r>
    </w:p>
    <w:p w14:paraId="34637E7D" w14:textId="4F1E9436" w:rsidR="001D5207" w:rsidRDefault="00662ED3" w:rsidP="001D5207">
      <w:pPr>
        <w:pStyle w:val="Paragrafoelenco"/>
        <w:numPr>
          <w:ilvl w:val="0"/>
          <w:numId w:val="18"/>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598B9A8C">
      <w:pPr>
        <w:pStyle w:val="Paragrafoelenco"/>
        <w:numPr>
          <w:ilvl w:val="0"/>
          <w:numId w:val="14"/>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4"/>
        </w:numPr>
        <w:rPr>
          <w:rStyle w:val="Enfasidelicata"/>
          <w:rFonts w:ascii="Bell MT" w:hAnsi="Bell MT"/>
          <w:i w:val="0"/>
          <w:iCs w:val="0"/>
          <w:sz w:val="28"/>
          <w:szCs w:val="28"/>
        </w:rPr>
      </w:pPr>
      <w:proofErr w:type="spellStart"/>
      <w:r w:rsidRPr="00923D58">
        <w:rPr>
          <w:rStyle w:val="Enfasidelicata"/>
          <w:rFonts w:ascii="Bell MT" w:hAnsi="Bell MT"/>
          <w:i w:val="0"/>
          <w:iCs w:val="0"/>
          <w:sz w:val="28"/>
          <w:szCs w:val="28"/>
        </w:rPr>
        <w:t>Statecharts</w:t>
      </w:r>
      <w:proofErr w:type="spellEnd"/>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9"/>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71A62558" w14:textId="3FD85D34" w:rsidR="00766636" w:rsidRPr="003D51FB" w:rsidRDefault="00540A7B" w:rsidP="00923D58">
      <w:pPr>
        <w:pStyle w:val="Paragrafoelenco"/>
        <w:numPr>
          <w:ilvl w:val="0"/>
          <w:numId w:val="22"/>
        </w:numPr>
        <w:rPr>
          <w:rStyle w:val="Enfasidelicata"/>
          <w:rFonts w:ascii="Bell MT" w:hAnsi="Bell MT"/>
          <w:sz w:val="36"/>
          <w:szCs w:val="36"/>
        </w:rPr>
      </w:pPr>
      <w:r w:rsidRPr="003D51FB">
        <w:rPr>
          <w:rStyle w:val="Enfasidelicata"/>
          <w:rFonts w:ascii="Bell MT" w:hAnsi="Bell MT"/>
          <w:sz w:val="24"/>
          <w:szCs w:val="24"/>
        </w:rPr>
        <w:t xml:space="preserve"> </w:t>
      </w:r>
      <w:r w:rsidR="00195ED0" w:rsidRPr="00113680">
        <w:rPr>
          <w:rStyle w:val="Enfasidelicata"/>
          <w:rFonts w:ascii="Bell MT" w:hAnsi="Bell MT"/>
          <w:sz w:val="24"/>
          <w:szCs w:val="24"/>
        </w:rPr>
        <w:t>Fu</w:t>
      </w:r>
      <w:r w:rsidR="00195ED0" w:rsidRPr="00923D58">
        <w:rPr>
          <w:rStyle w:val="Enfasidelicata"/>
          <w:rFonts w:ascii="Bell MT" w:hAnsi="Bell MT"/>
          <w:sz w:val="28"/>
          <w:szCs w:val="28"/>
        </w:rPr>
        <w:t>nctional Requirements:</w:t>
      </w:r>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Paragrafoelenco"/>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Paragrafoelenco"/>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Enfasidelicata"/>
          <w:rFonts w:ascii="Bell MT" w:hAnsi="Bell MT"/>
          <w:sz w:val="36"/>
          <w:szCs w:val="36"/>
        </w:rPr>
      </w:pPr>
    </w:p>
    <w:p w14:paraId="2809D546" w14:textId="77777777" w:rsidR="003D51FB" w:rsidRDefault="003D51FB" w:rsidP="00195ED0">
      <w:pPr>
        <w:rPr>
          <w:rStyle w:val="Enfasidelicata"/>
          <w:rFonts w:ascii="Bell MT" w:hAnsi="Bell MT"/>
          <w:sz w:val="36"/>
          <w:szCs w:val="36"/>
        </w:rPr>
      </w:pPr>
    </w:p>
    <w:p w14:paraId="58439C2B" w14:textId="34CB11E9" w:rsidR="00766636" w:rsidRDefault="00766636" w:rsidP="00195ED0">
      <w:pPr>
        <w:rPr>
          <w:rStyle w:val="Enfasidelicata"/>
          <w:rFonts w:ascii="Bell MT" w:hAnsi="Bell MT"/>
          <w:sz w:val="36"/>
          <w:szCs w:val="36"/>
        </w:rPr>
      </w:pPr>
    </w:p>
    <w:p w14:paraId="6D7AEDE2" w14:textId="2004F9EE" w:rsidR="00766636" w:rsidRDefault="00766636" w:rsidP="00195ED0">
      <w:pPr>
        <w:rPr>
          <w:rStyle w:val="Enfasidelicata"/>
          <w:rFonts w:ascii="Bell MT" w:hAnsi="Bell MT"/>
          <w:sz w:val="36"/>
          <w:szCs w:val="36"/>
        </w:rPr>
      </w:pPr>
    </w:p>
    <w:p w14:paraId="79F4D8A1" w14:textId="41278908" w:rsidR="00766636" w:rsidRDefault="00766636" w:rsidP="00195ED0">
      <w:pPr>
        <w:rPr>
          <w:rStyle w:val="Enfasidelicata"/>
          <w:rFonts w:ascii="Bell MT" w:hAnsi="Bell MT"/>
          <w:sz w:val="36"/>
          <w:szCs w:val="36"/>
        </w:rPr>
      </w:pPr>
    </w:p>
    <w:p w14:paraId="24C0CB27" w14:textId="133E6971" w:rsidR="00766636" w:rsidRDefault="00766636" w:rsidP="00195ED0">
      <w:pPr>
        <w:rPr>
          <w:rStyle w:val="Enfasidelicata"/>
          <w:rFonts w:ascii="Bell MT" w:hAnsi="Bell MT"/>
          <w:sz w:val="36"/>
          <w:szCs w:val="36"/>
        </w:rPr>
      </w:pPr>
    </w:p>
    <w:p w14:paraId="5C5FD875" w14:textId="63FFFA7C" w:rsidR="00766636" w:rsidRDefault="00766636" w:rsidP="00195ED0">
      <w:pPr>
        <w:rPr>
          <w:rStyle w:val="Enfasidelicata"/>
          <w:rFonts w:ascii="Bell MT" w:hAnsi="Bell MT"/>
          <w:sz w:val="36"/>
          <w:szCs w:val="36"/>
        </w:rPr>
      </w:pPr>
    </w:p>
    <w:p w14:paraId="6E395C28" w14:textId="77777777" w:rsidR="00766636" w:rsidRDefault="00766636" w:rsidP="00195ED0">
      <w:pPr>
        <w:rPr>
          <w:rStyle w:val="Enfasidelicata"/>
          <w:rFonts w:ascii="Bell MT" w:hAnsi="Bell MT"/>
          <w:sz w:val="36"/>
          <w:szCs w:val="36"/>
        </w:rPr>
      </w:pPr>
    </w:p>
    <w:p w14:paraId="100A80B8" w14:textId="24E42C87" w:rsidR="00317503" w:rsidRDefault="00317503" w:rsidP="007C71D7">
      <w:pPr>
        <w:rPr>
          <w:rStyle w:val="Enfasidelicata"/>
          <w:rFonts w:ascii="Bell MT" w:hAnsi="Bell MT"/>
          <w:sz w:val="32"/>
          <w:szCs w:val="32"/>
        </w:rPr>
      </w:pPr>
    </w:p>
    <w:p w14:paraId="55E06442" w14:textId="77777777" w:rsidR="00317503" w:rsidRPr="00923D58" w:rsidRDefault="00317503" w:rsidP="00923D58">
      <w:pPr>
        <w:rPr>
          <w:rStyle w:val="Enfasidelicata"/>
          <w:rFonts w:ascii="Bell MT" w:hAnsi="Bell MT"/>
          <w:sz w:val="32"/>
          <w:szCs w:val="32"/>
        </w:rPr>
      </w:pPr>
    </w:p>
    <w:p w14:paraId="01883C2F" w14:textId="781BB5B0" w:rsidR="008D1FA9" w:rsidRDefault="008D1FA9">
      <w:pPr>
        <w:pStyle w:val="Paragrafoelenco"/>
        <w:rPr>
          <w:rFonts w:ascii="Bell MT" w:hAnsi="Bell MT" w:cs="Arial"/>
          <w:color w:val="000000"/>
          <w:shd w:val="clear" w:color="auto" w:fill="FFFFFF"/>
        </w:rPr>
      </w:pPr>
    </w:p>
    <w:p w14:paraId="5A162496" w14:textId="77777777" w:rsidR="00B25FA1" w:rsidRDefault="00B25FA1">
      <w:pPr>
        <w:pStyle w:val="Paragrafoelenco"/>
        <w:rPr>
          <w:rFonts w:ascii="Bell MT" w:hAnsi="Bell MT" w:cs="Arial"/>
          <w:color w:val="000000"/>
          <w:shd w:val="clear" w:color="auto" w:fill="FFFFFF"/>
        </w:rPr>
      </w:pPr>
    </w:p>
    <w:p w14:paraId="6AD0BFE3" w14:textId="655E5156" w:rsidR="008D1FA9" w:rsidRDefault="008D1FA9">
      <w:pPr>
        <w:pStyle w:val="Paragrafoelenco"/>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Paragrafoelenco"/>
        <w:rPr>
          <w:rFonts w:ascii="Bell MT" w:hAnsi="Bell MT" w:cs="Arial"/>
          <w:color w:val="000000"/>
          <w:shd w:val="clear" w:color="auto" w:fill="FFFFFF"/>
        </w:rPr>
      </w:pPr>
    </w:p>
    <w:p w14:paraId="61E36248" w14:textId="6B3E4530" w:rsidR="008D1FA9" w:rsidRDefault="008D1FA9">
      <w:pPr>
        <w:pStyle w:val="Paragrafoelenco"/>
        <w:rPr>
          <w:rFonts w:ascii="Bell MT" w:hAnsi="Bell MT" w:cs="Arial"/>
          <w:color w:val="000000"/>
          <w:shd w:val="clear" w:color="auto" w:fill="FFFFFF"/>
        </w:rPr>
      </w:pPr>
    </w:p>
    <w:p w14:paraId="4EF124E5" w14:textId="142132BF" w:rsidR="008D1FA9" w:rsidRDefault="008D1FA9">
      <w:pPr>
        <w:pStyle w:val="Paragrafoelenco"/>
        <w:rPr>
          <w:rFonts w:ascii="Bell MT" w:hAnsi="Bell MT" w:cs="Arial"/>
          <w:color w:val="000000"/>
          <w:shd w:val="clear" w:color="auto" w:fill="FFFFFF"/>
        </w:rPr>
      </w:pPr>
    </w:p>
    <w:p w14:paraId="58A47CC9" w14:textId="39541C16" w:rsidR="008D1FA9" w:rsidRDefault="008D1FA9">
      <w:pPr>
        <w:pStyle w:val="Paragrafoelenco"/>
        <w:rPr>
          <w:rFonts w:ascii="Bell MT" w:hAnsi="Bell MT" w:cs="Arial"/>
          <w:color w:val="000000"/>
          <w:shd w:val="clear" w:color="auto" w:fill="FFFFFF"/>
        </w:rPr>
      </w:pPr>
    </w:p>
    <w:p w14:paraId="6AC65580" w14:textId="55CB03B6" w:rsidR="008D1FA9" w:rsidRDefault="008D1FA9">
      <w:pPr>
        <w:pStyle w:val="Paragrafoelenco"/>
        <w:rPr>
          <w:rFonts w:ascii="Bell MT" w:hAnsi="Bell MT" w:cs="Arial"/>
          <w:color w:val="000000"/>
          <w:shd w:val="clear" w:color="auto" w:fill="FFFFFF"/>
        </w:rPr>
      </w:pPr>
    </w:p>
    <w:p w14:paraId="685A52D4" w14:textId="6C287690" w:rsidR="008D1FA9" w:rsidRDefault="008D1FA9">
      <w:pPr>
        <w:pStyle w:val="Paragrafoelenco"/>
        <w:rPr>
          <w:rFonts w:ascii="Bell MT" w:hAnsi="Bell MT" w:cs="Arial"/>
          <w:color w:val="000000"/>
          <w:shd w:val="clear" w:color="auto" w:fill="FFFFFF"/>
        </w:rPr>
      </w:pPr>
    </w:p>
    <w:p w14:paraId="67597390" w14:textId="6DB341E3" w:rsidR="008D1FA9" w:rsidRDefault="008D1FA9">
      <w:pPr>
        <w:pStyle w:val="Paragrafoelenco"/>
        <w:rPr>
          <w:rFonts w:ascii="Bell MT" w:hAnsi="Bell MT" w:cs="Arial"/>
          <w:color w:val="000000"/>
          <w:shd w:val="clear" w:color="auto" w:fill="FFFFFF"/>
        </w:rPr>
      </w:pPr>
    </w:p>
    <w:p w14:paraId="10F394DC" w14:textId="6BA264E8" w:rsidR="008D1FA9" w:rsidRDefault="008D1FA9">
      <w:pPr>
        <w:pStyle w:val="Paragrafoelenco"/>
        <w:rPr>
          <w:rFonts w:ascii="Bell MT" w:hAnsi="Bell MT" w:cs="Arial"/>
          <w:color w:val="000000"/>
          <w:shd w:val="clear" w:color="auto" w:fill="FFFFFF"/>
        </w:rPr>
      </w:pPr>
    </w:p>
    <w:p w14:paraId="5005FFD5" w14:textId="1134696C" w:rsidR="008D1FA9" w:rsidRDefault="008D1FA9">
      <w:pPr>
        <w:pStyle w:val="Paragrafoelenco"/>
        <w:rPr>
          <w:rFonts w:ascii="Bell MT" w:hAnsi="Bell MT" w:cs="Arial"/>
          <w:color w:val="000000"/>
          <w:shd w:val="clear" w:color="auto" w:fill="FFFFFF"/>
        </w:rPr>
      </w:pPr>
    </w:p>
    <w:p w14:paraId="22BCFBF3" w14:textId="77777777" w:rsidR="008D1FA9" w:rsidRDefault="008D1FA9" w:rsidP="00923D58">
      <w:pPr>
        <w:pStyle w:val="Paragrafoelenco"/>
        <w:rPr>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ins w:id="7" w:author="Giorgio Romeo" w:date="2020-12-01T15:38:00Z"/>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1B79B9C8" w14:textId="27D8DD9D" w:rsidR="00D152F5" w:rsidRDefault="00D152F5" w:rsidP="005077B2">
      <w:pPr>
        <w:ind w:left="360"/>
        <w:rPr>
          <w:ins w:id="8" w:author="Giorgio Romeo" w:date="2020-12-01T15:38:00Z"/>
          <w:rStyle w:val="Enfasidelicata"/>
          <w:rFonts w:ascii="Bell MT" w:hAnsi="Bell MT"/>
          <w:i w:val="0"/>
          <w:iCs w:val="0"/>
          <w:sz w:val="24"/>
          <w:szCs w:val="24"/>
        </w:rPr>
      </w:pPr>
    </w:p>
    <w:p w14:paraId="45BA8D1A" w14:textId="77777777" w:rsidR="00D152F5" w:rsidRDefault="00D152F5" w:rsidP="005077B2">
      <w:pPr>
        <w:ind w:left="360"/>
        <w:rPr>
          <w:ins w:id="9" w:author="Giorgio Romeo" w:date="2020-12-01T15:38:00Z"/>
          <w:rStyle w:val="Enfasidelicata"/>
          <w:rFonts w:ascii="Bell MT" w:hAnsi="Bell MT"/>
          <w:i w:val="0"/>
          <w:iCs w:val="0"/>
          <w:sz w:val="24"/>
          <w:szCs w:val="24"/>
        </w:rPr>
      </w:pPr>
    </w:p>
    <w:p w14:paraId="194F77BD" w14:textId="77777777" w:rsidR="00D152F5" w:rsidRDefault="00D152F5" w:rsidP="00D152F5">
      <w:pPr>
        <w:pStyle w:val="Paragrafoelenco"/>
        <w:numPr>
          <w:ilvl w:val="0"/>
          <w:numId w:val="9"/>
        </w:numPr>
        <w:rPr>
          <w:ins w:id="10" w:author="Giorgio Romeo" w:date="2020-12-01T15:38:00Z"/>
          <w:rStyle w:val="Enfasidelicata"/>
          <w:rFonts w:ascii="Bell MT" w:hAnsi="Bell MT"/>
          <w:i w:val="0"/>
          <w:iCs w:val="0"/>
          <w:sz w:val="32"/>
          <w:szCs w:val="32"/>
        </w:rPr>
      </w:pPr>
      <w:ins w:id="11" w:author="Giorgio Romeo" w:date="2020-12-01T15:38:00Z">
        <w:r w:rsidRPr="00EE0195">
          <w:rPr>
            <w:rStyle w:val="Enfasidelicata"/>
            <w:rFonts w:ascii="Bell MT" w:hAnsi="Bell MT"/>
            <w:i w:val="0"/>
            <w:iCs w:val="0"/>
            <w:sz w:val="32"/>
            <w:szCs w:val="32"/>
          </w:rPr>
          <w:t xml:space="preserve">Assumptions, </w:t>
        </w:r>
        <w:proofErr w:type="gramStart"/>
        <w:r w:rsidRPr="00EE0195">
          <w:rPr>
            <w:rStyle w:val="Enfasidelicata"/>
            <w:rFonts w:ascii="Bell MT" w:hAnsi="Bell MT"/>
            <w:i w:val="0"/>
            <w:iCs w:val="0"/>
            <w:sz w:val="32"/>
            <w:szCs w:val="32"/>
          </w:rPr>
          <w:t>dependencies</w:t>
        </w:r>
        <w:proofErr w:type="gramEnd"/>
        <w:r w:rsidRPr="00EE0195">
          <w:rPr>
            <w:rStyle w:val="Enfasidelicata"/>
            <w:rFonts w:ascii="Bell MT" w:hAnsi="Bell MT"/>
            <w:i w:val="0"/>
            <w:iCs w:val="0"/>
            <w:sz w:val="32"/>
            <w:szCs w:val="32"/>
          </w:rPr>
          <w:t xml:space="preserve"> and constraints</w:t>
        </w:r>
      </w:ins>
    </w:p>
    <w:p w14:paraId="6585AF7B" w14:textId="77777777" w:rsidR="00D152F5" w:rsidRPr="00D152F5" w:rsidRDefault="00D152F5" w:rsidP="00D152F5">
      <w:pPr>
        <w:pStyle w:val="Paragrafoelenco"/>
        <w:ind w:left="630"/>
        <w:rPr>
          <w:rStyle w:val="Enfasidelicata"/>
          <w:rFonts w:ascii="Bell MT" w:hAnsi="Bell MT"/>
          <w:i w:val="0"/>
          <w:iCs w:val="0"/>
          <w:sz w:val="24"/>
          <w:szCs w:val="24"/>
          <w:rPrChange w:id="12" w:author="Giorgio Romeo" w:date="2020-12-01T15:38:00Z">
            <w:rPr>
              <w:rStyle w:val="Enfasidelicata"/>
              <w:rFonts w:ascii="Bell MT" w:hAnsi="Bell MT"/>
              <w:i w:val="0"/>
              <w:iCs w:val="0"/>
              <w:sz w:val="24"/>
              <w:szCs w:val="24"/>
            </w:rPr>
          </w:rPrChange>
        </w:rPr>
        <w:pPrChange w:id="13" w:author="Giorgio Romeo" w:date="2020-12-01T15:38:00Z">
          <w:pPr>
            <w:ind w:left="360"/>
          </w:pPr>
        </w:pPrChange>
      </w:pPr>
    </w:p>
    <w:tbl>
      <w:tblPr>
        <w:tblStyle w:val="Grigliatabella"/>
        <w:tblpPr w:leftFromText="141" w:rightFromText="141" w:vertAnchor="page" w:horzAnchor="margin" w:tblpXSpec="right" w:tblpY="8763"/>
        <w:tblW w:w="9332" w:type="dxa"/>
        <w:jc w:val="right"/>
        <w:tblLook w:val="04A0" w:firstRow="1" w:lastRow="0" w:firstColumn="1" w:lastColumn="0" w:noHBand="0" w:noVBand="1"/>
        <w:tblPrChange w:id="14" w:author="Giorgio Romeo" w:date="2020-12-01T15:40:00Z">
          <w:tblPr>
            <w:tblStyle w:val="Grigliatabella"/>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5">
          <w:tblGrid>
            <w:gridCol w:w="2928"/>
            <w:gridCol w:w="6257"/>
          </w:tblGrid>
        </w:tblGridChange>
      </w:tblGrid>
      <w:tr w:rsidR="00D152F5" w14:paraId="260A9BAA" w14:textId="77777777" w:rsidTr="00D152F5">
        <w:trPr>
          <w:trHeight w:val="440"/>
          <w:jc w:val="right"/>
          <w:ins w:id="16" w:author="Giorgio Romeo" w:date="2020-12-01T15:39:00Z"/>
          <w:trPrChange w:id="17" w:author="Giorgio Romeo" w:date="2020-12-01T15:40:00Z">
            <w:trPr>
              <w:trHeight w:val="440"/>
              <w:jc w:val="right"/>
            </w:trPr>
          </w:trPrChange>
        </w:trPr>
        <w:tc>
          <w:tcPr>
            <w:tcW w:w="3075" w:type="dxa"/>
            <w:vAlign w:val="center"/>
            <w:tcPrChange w:id="18" w:author="Giorgio Romeo" w:date="2020-12-01T15:40:00Z">
              <w:tcPr>
                <w:tcW w:w="2928" w:type="dxa"/>
                <w:vAlign w:val="center"/>
              </w:tcPr>
            </w:tcPrChange>
          </w:tcPr>
          <w:p w14:paraId="6EECA36A" w14:textId="77777777" w:rsidR="00D152F5" w:rsidRPr="00EE0195" w:rsidRDefault="00D152F5" w:rsidP="00D152F5">
            <w:pPr>
              <w:pStyle w:val="Paragrafoelenco"/>
              <w:ind w:left="0"/>
              <w:jc w:val="center"/>
              <w:rPr>
                <w:ins w:id="19" w:author="Giorgio Romeo" w:date="2020-12-01T15:39:00Z"/>
                <w:rFonts w:ascii="Bell MT" w:hAnsi="Bell MT" w:cs="Arial"/>
                <w:sz w:val="28"/>
                <w:szCs w:val="28"/>
                <w:shd w:val="clear" w:color="auto" w:fill="FFFFFF"/>
              </w:rPr>
            </w:pPr>
            <w:ins w:id="20" w:author="Giorgio Romeo" w:date="2020-12-01T15:39:00Z">
              <w:r>
                <w:rPr>
                  <w:rFonts w:ascii="Bell MT" w:hAnsi="Bell MT" w:cs="Arial"/>
                  <w:sz w:val="28"/>
                  <w:szCs w:val="28"/>
                  <w:shd w:val="clear" w:color="auto" w:fill="FFFFFF"/>
                </w:rPr>
                <w:t>A1</w:t>
              </w:r>
            </w:ins>
          </w:p>
        </w:tc>
        <w:tc>
          <w:tcPr>
            <w:tcW w:w="6257" w:type="dxa"/>
            <w:vAlign w:val="center"/>
            <w:tcPrChange w:id="21" w:author="Giorgio Romeo" w:date="2020-12-01T15:40:00Z">
              <w:tcPr>
                <w:tcW w:w="6257" w:type="dxa"/>
                <w:vAlign w:val="center"/>
              </w:tcPr>
            </w:tcPrChange>
          </w:tcPr>
          <w:p w14:paraId="07461119" w14:textId="77777777" w:rsidR="00D152F5" w:rsidRPr="00EE0195" w:rsidRDefault="00D152F5" w:rsidP="00D152F5">
            <w:pPr>
              <w:pStyle w:val="Paragrafoelenco"/>
              <w:ind w:left="0"/>
              <w:jc w:val="center"/>
              <w:rPr>
                <w:ins w:id="22" w:author="Giorgio Romeo" w:date="2020-12-01T15:39:00Z"/>
                <w:rFonts w:ascii="Bell MT" w:hAnsi="Bell MT" w:cs="Arial"/>
                <w:sz w:val="24"/>
                <w:szCs w:val="24"/>
                <w:shd w:val="clear" w:color="auto" w:fill="FFFFFF"/>
              </w:rPr>
            </w:pPr>
            <w:ins w:id="23" w:author="Giorgio Romeo" w:date="2020-12-01T15:39:00Z">
              <w:r>
                <w:rPr>
                  <w:rFonts w:ascii="Bell MT" w:hAnsi="Bell MT" w:cs="Arial"/>
                  <w:sz w:val="24"/>
                  <w:szCs w:val="24"/>
                  <w:shd w:val="clear" w:color="auto" w:fill="FFFFFF"/>
                </w:rPr>
                <w:t>Users will take the shortest path to shops</w:t>
              </w:r>
            </w:ins>
          </w:p>
        </w:tc>
      </w:tr>
      <w:tr w:rsidR="00D152F5" w14:paraId="6C66C6D9" w14:textId="77777777" w:rsidTr="00D152F5">
        <w:trPr>
          <w:trHeight w:val="506"/>
          <w:jc w:val="right"/>
          <w:ins w:id="24" w:author="Giorgio Romeo" w:date="2020-12-01T15:39:00Z"/>
          <w:trPrChange w:id="25" w:author="Giorgio Romeo" w:date="2020-12-01T15:40:00Z">
            <w:trPr>
              <w:trHeight w:val="506"/>
              <w:jc w:val="right"/>
            </w:trPr>
          </w:trPrChange>
        </w:trPr>
        <w:tc>
          <w:tcPr>
            <w:tcW w:w="3075" w:type="dxa"/>
            <w:vAlign w:val="center"/>
            <w:tcPrChange w:id="26" w:author="Giorgio Romeo" w:date="2020-12-01T15:40:00Z">
              <w:tcPr>
                <w:tcW w:w="2928" w:type="dxa"/>
                <w:vAlign w:val="center"/>
              </w:tcPr>
            </w:tcPrChange>
          </w:tcPr>
          <w:p w14:paraId="0002895A" w14:textId="77777777" w:rsidR="00D152F5" w:rsidRPr="00EE0195" w:rsidRDefault="00D152F5" w:rsidP="00D152F5">
            <w:pPr>
              <w:pStyle w:val="Paragrafoelenco"/>
              <w:ind w:left="0"/>
              <w:jc w:val="center"/>
              <w:rPr>
                <w:ins w:id="27" w:author="Giorgio Romeo" w:date="2020-12-01T15:39:00Z"/>
                <w:rFonts w:ascii="Bell MT" w:hAnsi="Bell MT" w:cs="Arial"/>
                <w:sz w:val="28"/>
                <w:szCs w:val="28"/>
                <w:shd w:val="clear" w:color="auto" w:fill="FFFFFF"/>
              </w:rPr>
            </w:pPr>
            <w:ins w:id="28" w:author="Giorgio Romeo" w:date="2020-12-01T15:39:00Z">
              <w:r>
                <w:rPr>
                  <w:rFonts w:ascii="Bell MT" w:hAnsi="Bell MT" w:cs="Arial"/>
                  <w:sz w:val="28"/>
                  <w:szCs w:val="28"/>
                  <w:shd w:val="clear" w:color="auto" w:fill="FFFFFF"/>
                </w:rPr>
                <w:t>A2</w:t>
              </w:r>
            </w:ins>
          </w:p>
        </w:tc>
        <w:tc>
          <w:tcPr>
            <w:tcW w:w="6257" w:type="dxa"/>
            <w:vAlign w:val="center"/>
            <w:tcPrChange w:id="29" w:author="Giorgio Romeo" w:date="2020-12-01T15:40:00Z">
              <w:tcPr>
                <w:tcW w:w="6257" w:type="dxa"/>
                <w:vAlign w:val="center"/>
              </w:tcPr>
            </w:tcPrChange>
          </w:tcPr>
          <w:p w14:paraId="7C5BE4D5" w14:textId="77777777" w:rsidR="00D152F5" w:rsidRPr="00EE0195" w:rsidRDefault="00D152F5" w:rsidP="00D152F5">
            <w:pPr>
              <w:pStyle w:val="Paragrafoelenco"/>
              <w:ind w:left="0"/>
              <w:jc w:val="center"/>
              <w:rPr>
                <w:ins w:id="30" w:author="Giorgio Romeo" w:date="2020-12-01T15:39:00Z"/>
                <w:rFonts w:ascii="Bell MT" w:hAnsi="Bell MT" w:cs="Arial"/>
                <w:sz w:val="24"/>
                <w:szCs w:val="24"/>
                <w:shd w:val="clear" w:color="auto" w:fill="FFFFFF"/>
              </w:rPr>
            </w:pPr>
            <w:ins w:id="31" w:author="Giorgio Romeo" w:date="2020-12-01T15:39: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D152F5" w14:paraId="7CC094B6" w14:textId="77777777" w:rsidTr="00D152F5">
        <w:trPr>
          <w:trHeight w:val="398"/>
          <w:jc w:val="right"/>
          <w:ins w:id="32" w:author="Giorgio Romeo" w:date="2020-12-01T15:39:00Z"/>
          <w:trPrChange w:id="33" w:author="Giorgio Romeo" w:date="2020-12-01T15:40:00Z">
            <w:trPr>
              <w:trHeight w:val="398"/>
              <w:jc w:val="right"/>
            </w:trPr>
          </w:trPrChange>
        </w:trPr>
        <w:tc>
          <w:tcPr>
            <w:tcW w:w="3075" w:type="dxa"/>
            <w:vAlign w:val="center"/>
            <w:tcPrChange w:id="34" w:author="Giorgio Romeo" w:date="2020-12-01T15:40:00Z">
              <w:tcPr>
                <w:tcW w:w="2928" w:type="dxa"/>
                <w:vAlign w:val="center"/>
              </w:tcPr>
            </w:tcPrChange>
          </w:tcPr>
          <w:p w14:paraId="3DE76A31" w14:textId="77777777" w:rsidR="00D152F5" w:rsidRPr="00EE0195" w:rsidRDefault="00D152F5" w:rsidP="00D152F5">
            <w:pPr>
              <w:pStyle w:val="Paragrafoelenco"/>
              <w:ind w:left="0"/>
              <w:jc w:val="center"/>
              <w:rPr>
                <w:ins w:id="35" w:author="Giorgio Romeo" w:date="2020-12-01T15:39:00Z"/>
                <w:rFonts w:ascii="Bell MT" w:hAnsi="Bell MT" w:cs="Arial"/>
                <w:sz w:val="28"/>
                <w:szCs w:val="28"/>
                <w:shd w:val="clear" w:color="auto" w:fill="FFFFFF"/>
              </w:rPr>
            </w:pPr>
            <w:ins w:id="36" w:author="Giorgio Romeo" w:date="2020-12-01T15:39:00Z">
              <w:r>
                <w:rPr>
                  <w:rFonts w:ascii="Bell MT" w:hAnsi="Bell MT" w:cs="Arial"/>
                  <w:sz w:val="28"/>
                  <w:szCs w:val="28"/>
                  <w:shd w:val="clear" w:color="auto" w:fill="FFFFFF"/>
                </w:rPr>
                <w:t>A3</w:t>
              </w:r>
            </w:ins>
          </w:p>
        </w:tc>
        <w:tc>
          <w:tcPr>
            <w:tcW w:w="6257" w:type="dxa"/>
            <w:vAlign w:val="center"/>
            <w:tcPrChange w:id="37" w:author="Giorgio Romeo" w:date="2020-12-01T15:40:00Z">
              <w:tcPr>
                <w:tcW w:w="6257" w:type="dxa"/>
                <w:vAlign w:val="center"/>
              </w:tcPr>
            </w:tcPrChange>
          </w:tcPr>
          <w:p w14:paraId="71E1C146" w14:textId="77777777" w:rsidR="00D152F5" w:rsidRPr="00EE0195" w:rsidRDefault="00D152F5" w:rsidP="00D152F5">
            <w:pPr>
              <w:pStyle w:val="Paragrafoelenco"/>
              <w:ind w:left="0"/>
              <w:jc w:val="center"/>
              <w:rPr>
                <w:ins w:id="38" w:author="Giorgio Romeo" w:date="2020-12-01T15:39:00Z"/>
                <w:rFonts w:ascii="Bell MT" w:hAnsi="Bell MT" w:cs="Arial"/>
                <w:shd w:val="clear" w:color="auto" w:fill="FFFFFF"/>
              </w:rPr>
            </w:pPr>
            <w:ins w:id="39" w:author="Giorgio Romeo" w:date="2020-12-01T15:39:00Z">
              <w:r>
                <w:rPr>
                  <w:rFonts w:ascii="Bell MT" w:hAnsi="Bell MT" w:cs="Arial"/>
                  <w:sz w:val="24"/>
                  <w:szCs w:val="24"/>
                  <w:shd w:val="clear" w:color="auto" w:fill="FFFFFF"/>
                </w:rPr>
                <w:t>Data about store departments and items collocation in departments is correct</w:t>
              </w:r>
            </w:ins>
          </w:p>
        </w:tc>
      </w:tr>
      <w:tr w:rsidR="00D152F5" w14:paraId="45BAF09E" w14:textId="77777777" w:rsidTr="00D152F5">
        <w:trPr>
          <w:trHeight w:val="117"/>
          <w:jc w:val="right"/>
          <w:ins w:id="40" w:author="Giorgio Romeo" w:date="2020-12-01T15:39:00Z"/>
          <w:trPrChange w:id="41" w:author="Giorgio Romeo" w:date="2020-12-01T15:40:00Z">
            <w:trPr>
              <w:trHeight w:val="117"/>
              <w:jc w:val="right"/>
            </w:trPr>
          </w:trPrChange>
        </w:trPr>
        <w:tc>
          <w:tcPr>
            <w:tcW w:w="3075" w:type="dxa"/>
            <w:vAlign w:val="center"/>
            <w:tcPrChange w:id="42" w:author="Giorgio Romeo" w:date="2020-12-01T15:40:00Z">
              <w:tcPr>
                <w:tcW w:w="2928" w:type="dxa"/>
                <w:vAlign w:val="center"/>
              </w:tcPr>
            </w:tcPrChange>
          </w:tcPr>
          <w:p w14:paraId="0315F4BF" w14:textId="77777777" w:rsidR="00D152F5" w:rsidRPr="00EE0195" w:rsidRDefault="00D152F5" w:rsidP="00D152F5">
            <w:pPr>
              <w:pStyle w:val="Paragrafoelenco"/>
              <w:ind w:left="0"/>
              <w:jc w:val="center"/>
              <w:rPr>
                <w:ins w:id="43" w:author="Giorgio Romeo" w:date="2020-12-01T15:39:00Z"/>
                <w:rFonts w:ascii="Bell MT" w:hAnsi="Bell MT" w:cs="Arial"/>
                <w:sz w:val="28"/>
                <w:szCs w:val="28"/>
                <w:shd w:val="clear" w:color="auto" w:fill="FFFFFF"/>
              </w:rPr>
            </w:pPr>
            <w:ins w:id="44" w:author="Giorgio Romeo" w:date="2020-12-01T15:39:00Z">
              <w:r>
                <w:rPr>
                  <w:rFonts w:ascii="Bell MT" w:hAnsi="Bell MT" w:cs="Arial"/>
                  <w:sz w:val="28"/>
                  <w:szCs w:val="28"/>
                  <w:shd w:val="clear" w:color="auto" w:fill="FFFFFF"/>
                </w:rPr>
                <w:t>A4</w:t>
              </w:r>
            </w:ins>
          </w:p>
        </w:tc>
        <w:tc>
          <w:tcPr>
            <w:tcW w:w="6257" w:type="dxa"/>
            <w:vAlign w:val="center"/>
            <w:tcPrChange w:id="45" w:author="Giorgio Romeo" w:date="2020-12-01T15:40:00Z">
              <w:tcPr>
                <w:tcW w:w="6257" w:type="dxa"/>
                <w:vAlign w:val="center"/>
              </w:tcPr>
            </w:tcPrChange>
          </w:tcPr>
          <w:p w14:paraId="7C5AE2C7" w14:textId="77777777" w:rsidR="00D152F5" w:rsidRPr="00EE0195" w:rsidRDefault="00D152F5" w:rsidP="00D152F5">
            <w:pPr>
              <w:pStyle w:val="Paragrafoelenco"/>
              <w:ind w:left="0"/>
              <w:jc w:val="center"/>
              <w:rPr>
                <w:ins w:id="46" w:author="Giorgio Romeo" w:date="2020-12-01T15:39:00Z"/>
                <w:rFonts w:ascii="Bell MT" w:hAnsi="Bell MT" w:cs="Arial"/>
                <w:sz w:val="24"/>
                <w:szCs w:val="24"/>
                <w:shd w:val="clear" w:color="auto" w:fill="FFFFFF"/>
              </w:rPr>
            </w:pPr>
            <w:ins w:id="47" w:author="Giorgio Romeo" w:date="2020-12-01T15:39:00Z">
              <w:r>
                <w:rPr>
                  <w:rFonts w:ascii="Bell MT" w:hAnsi="Bell MT" w:cs="Arial"/>
                  <w:sz w:val="24"/>
                  <w:szCs w:val="24"/>
                  <w:shd w:val="clear" w:color="auto" w:fill="FFFFFF"/>
                </w:rPr>
                <w:t>All store entrances and exits will have turnstiles gates</w:t>
              </w:r>
            </w:ins>
          </w:p>
        </w:tc>
      </w:tr>
      <w:tr w:rsidR="00D152F5" w14:paraId="7E60B38E" w14:textId="77777777" w:rsidTr="00D152F5">
        <w:trPr>
          <w:trHeight w:val="117"/>
          <w:jc w:val="right"/>
          <w:ins w:id="48" w:author="Giorgio Romeo" w:date="2020-12-01T15:39:00Z"/>
          <w:trPrChange w:id="49" w:author="Giorgio Romeo" w:date="2020-12-01T15:40:00Z">
            <w:trPr>
              <w:trHeight w:val="117"/>
              <w:jc w:val="right"/>
            </w:trPr>
          </w:trPrChange>
        </w:trPr>
        <w:tc>
          <w:tcPr>
            <w:tcW w:w="3075" w:type="dxa"/>
            <w:vAlign w:val="center"/>
            <w:tcPrChange w:id="50" w:author="Giorgio Romeo" w:date="2020-12-01T15:40:00Z">
              <w:tcPr>
                <w:tcW w:w="2928" w:type="dxa"/>
                <w:vAlign w:val="center"/>
              </w:tcPr>
            </w:tcPrChange>
          </w:tcPr>
          <w:p w14:paraId="2FADC5C6" w14:textId="77777777" w:rsidR="00D152F5" w:rsidRPr="00EE0195" w:rsidRDefault="00D152F5" w:rsidP="00D152F5">
            <w:pPr>
              <w:pStyle w:val="Paragrafoelenco"/>
              <w:ind w:left="0"/>
              <w:jc w:val="center"/>
              <w:rPr>
                <w:ins w:id="51" w:author="Giorgio Romeo" w:date="2020-12-01T15:39:00Z"/>
                <w:rFonts w:ascii="Bell MT" w:hAnsi="Bell MT" w:cs="Arial"/>
                <w:sz w:val="28"/>
                <w:szCs w:val="28"/>
                <w:shd w:val="clear" w:color="auto" w:fill="FFFFFF"/>
              </w:rPr>
            </w:pPr>
            <w:ins w:id="52" w:author="Giorgio Romeo" w:date="2020-12-01T15:39: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6257" w:type="dxa"/>
            <w:vAlign w:val="center"/>
            <w:tcPrChange w:id="53" w:author="Giorgio Romeo" w:date="2020-12-01T15:40:00Z">
              <w:tcPr>
                <w:tcW w:w="6257" w:type="dxa"/>
                <w:vAlign w:val="center"/>
              </w:tcPr>
            </w:tcPrChange>
          </w:tcPr>
          <w:p w14:paraId="388917BE" w14:textId="77777777" w:rsidR="00D152F5" w:rsidRPr="00EE0195" w:rsidRDefault="00D152F5" w:rsidP="00D152F5">
            <w:pPr>
              <w:pStyle w:val="Paragrafoelenco"/>
              <w:ind w:left="0"/>
              <w:jc w:val="center"/>
              <w:rPr>
                <w:ins w:id="54" w:author="Giorgio Romeo" w:date="2020-12-01T15:39:00Z"/>
                <w:rFonts w:ascii="Bell MT" w:hAnsi="Bell MT" w:cs="Arial"/>
                <w:sz w:val="24"/>
                <w:szCs w:val="24"/>
                <w:shd w:val="clear" w:color="auto" w:fill="FFFFFF"/>
              </w:rPr>
            </w:pPr>
            <w:ins w:id="55" w:author="Giorgio Romeo" w:date="2020-12-01T15:39:00Z">
              <w:r>
                <w:rPr>
                  <w:rFonts w:ascii="Bell MT" w:hAnsi="Bell MT" w:cs="Arial"/>
                  <w:sz w:val="24"/>
                  <w:szCs w:val="24"/>
                  <w:shd w:val="clear" w:color="auto" w:fill="FFFFFF"/>
                </w:rPr>
                <w:t>Users in stores will abide to local norms on social distancing</w:t>
              </w:r>
            </w:ins>
          </w:p>
        </w:tc>
      </w:tr>
    </w:tbl>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68CD71C4" w14:textId="2C925DF2" w:rsidR="009961E2" w:rsidRDefault="009961E2" w:rsidP="00923D58">
      <w:pPr>
        <w:ind w:left="360"/>
        <w:rPr>
          <w:rStyle w:val="Enfasidelicata"/>
          <w:rFonts w:ascii="Bell MT" w:hAnsi="Bell MT"/>
          <w:i w:val="0"/>
          <w:iCs w:val="0"/>
          <w:sz w:val="24"/>
          <w:szCs w:val="24"/>
        </w:rPr>
      </w:pPr>
    </w:p>
    <w:p w14:paraId="062ADC6B" w14:textId="35569DA2" w:rsidR="009961E2" w:rsidRDefault="009961E2" w:rsidP="00923D58">
      <w:pPr>
        <w:ind w:left="360"/>
        <w:rPr>
          <w:rStyle w:val="Enfasidelicata"/>
          <w:rFonts w:ascii="Bell MT" w:hAnsi="Bell MT"/>
          <w:i w:val="0"/>
          <w:iCs w:val="0"/>
          <w:sz w:val="24"/>
          <w:szCs w:val="24"/>
        </w:rPr>
      </w:pPr>
    </w:p>
    <w:p w14:paraId="56EA227F" w14:textId="6F3A4963" w:rsidR="009961E2" w:rsidRDefault="009961E2" w:rsidP="00923D58">
      <w:pPr>
        <w:ind w:left="360"/>
        <w:rPr>
          <w:rStyle w:val="Enfasidelicata"/>
          <w:rFonts w:ascii="Bell MT" w:hAnsi="Bell MT"/>
          <w:i w:val="0"/>
          <w:iCs w:val="0"/>
          <w:sz w:val="24"/>
          <w:szCs w:val="24"/>
        </w:rPr>
      </w:pPr>
    </w:p>
    <w:p w14:paraId="2A1E4058" w14:textId="659740AA"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923D58">
      <w:pPr>
        <w:ind w:left="360"/>
        <w:rPr>
          <w:rStyle w:val="Enfasidelicata"/>
          <w:rFonts w:ascii="Bell MT" w:hAnsi="Bell MT"/>
          <w:i w:val="0"/>
          <w:iCs w:val="0"/>
          <w:sz w:val="24"/>
          <w:szCs w:val="24"/>
        </w:rPr>
      </w:pPr>
    </w:p>
    <w:p w14:paraId="7B0A2BFA" w14:textId="5046168C" w:rsidR="009961E2" w:rsidRDefault="009961E2" w:rsidP="00923D58">
      <w:pPr>
        <w:ind w:left="360"/>
        <w:rPr>
          <w:rStyle w:val="Enfasidelicata"/>
          <w:rFonts w:ascii="Bell MT" w:hAnsi="Bell MT"/>
          <w:i w:val="0"/>
          <w:iCs w:val="0"/>
          <w:sz w:val="24"/>
          <w:szCs w:val="24"/>
        </w:rPr>
      </w:pPr>
    </w:p>
    <w:p w14:paraId="2BDBD519" w14:textId="2B578E10" w:rsidR="009961E2" w:rsidDel="00D152F5" w:rsidRDefault="009961E2" w:rsidP="00923D58">
      <w:pPr>
        <w:ind w:left="360"/>
        <w:rPr>
          <w:del w:id="56" w:author="Giorgio Romeo" w:date="2020-12-01T15:40:00Z"/>
          <w:rStyle w:val="Enfasidelicata"/>
          <w:rFonts w:ascii="Bell MT" w:hAnsi="Bell MT"/>
          <w:i w:val="0"/>
          <w:iCs w:val="0"/>
          <w:sz w:val="24"/>
          <w:szCs w:val="24"/>
        </w:rPr>
      </w:pPr>
    </w:p>
    <w:p w14:paraId="0B555EEC" w14:textId="58F1D474" w:rsidR="009961E2" w:rsidDel="00D152F5" w:rsidRDefault="009961E2" w:rsidP="00923D58">
      <w:pPr>
        <w:ind w:left="360"/>
        <w:rPr>
          <w:del w:id="57" w:author="Giorgio Romeo" w:date="2020-12-01T15:40:00Z"/>
          <w:rStyle w:val="Enfasidelicata"/>
          <w:rFonts w:ascii="Bell MT" w:hAnsi="Bell MT"/>
          <w:i w:val="0"/>
          <w:iCs w:val="0"/>
          <w:sz w:val="24"/>
          <w:szCs w:val="24"/>
        </w:rPr>
      </w:pPr>
    </w:p>
    <w:p w14:paraId="2C8C43A5" w14:textId="3C69365E" w:rsidR="009961E2" w:rsidRPr="00923D58" w:rsidDel="00D152F5" w:rsidRDefault="009961E2" w:rsidP="00923D58">
      <w:pPr>
        <w:ind w:left="360"/>
        <w:rPr>
          <w:del w:id="58" w:author="Giorgio Romeo" w:date="2020-12-01T15:40:00Z"/>
          <w:rStyle w:val="Enfasidelicata"/>
          <w:rFonts w:ascii="Bell MT" w:hAnsi="Bell MT"/>
          <w:i w:val="0"/>
          <w:iCs w:val="0"/>
          <w:sz w:val="24"/>
          <w:szCs w:val="24"/>
        </w:rPr>
      </w:pPr>
    </w:p>
    <w:p w14:paraId="0A926BAE" w14:textId="50703B69" w:rsidR="008B1B38" w:rsidRPr="00923D58" w:rsidDel="00D152F5" w:rsidRDefault="008B1B38" w:rsidP="00923D58">
      <w:pPr>
        <w:pStyle w:val="Paragrafoelenco"/>
        <w:rPr>
          <w:del w:id="59" w:author="Giorgio Romeo" w:date="2020-12-01T15:40:00Z"/>
          <w:rStyle w:val="Enfasidelicata"/>
          <w:rFonts w:ascii="Bell MT" w:hAnsi="Bell MT"/>
          <w:i w:val="0"/>
          <w:iCs w:val="0"/>
          <w:sz w:val="24"/>
          <w:szCs w:val="24"/>
        </w:rPr>
      </w:pPr>
    </w:p>
    <w:p w14:paraId="7E1118B0" w14:textId="2FE5156D" w:rsidR="00FD6EF9"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19"/>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rStyle w:val="Enfasidelicata"/>
          <w:rFonts w:ascii="Bell MT" w:hAnsi="Bell MT"/>
          <w:sz w:val="32"/>
          <w:szCs w:val="32"/>
        </w:rPr>
      </w:pPr>
    </w:p>
    <w:p w14:paraId="7DDB4D30" w14:textId="422EBA2E" w:rsidR="009961E2" w:rsidRPr="00B920D4" w:rsidRDefault="00B45AC3">
      <w:pPr>
        <w:pStyle w:val="Paragrafoelenco"/>
        <w:numPr>
          <w:ilvl w:val="0"/>
          <w:numId w:val="40"/>
        </w:numPr>
        <w:spacing w:line="240" w:lineRule="auto"/>
        <w:rPr>
          <w:rStyle w:val="Enfasidelicata"/>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B70FCF" w:rsidRPr="00394E50" w:rsidRDefault="00B70FCF"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B70FCF" w:rsidRPr="00394E50" w:rsidRDefault="00B70FCF" w:rsidP="00B920D4">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B70FCF" w:rsidRPr="00C916B9" w:rsidRDefault="00B70FCF"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B70FCF" w:rsidRPr="00C916B9" w:rsidRDefault="00B70FCF" w:rsidP="00B920D4">
                      <w:pPr>
                        <w:pStyle w:val="Didascalia"/>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132955" w:rsidRPr="00B920D4">
        <w:rPr>
          <w:rStyle w:val="Enfasidelicata"/>
          <w:rFonts w:ascii="Bell MT" w:hAnsi="Bell MT"/>
          <w:i w:val="0"/>
          <w:iCs w:val="0"/>
          <w:sz w:val="24"/>
          <w:szCs w:val="24"/>
        </w:rPr>
        <w:t>Mobile App</w:t>
      </w:r>
      <w:r w:rsidR="00881403">
        <w:rPr>
          <w:rStyle w:val="Enfasidelicata"/>
          <w:rFonts w:ascii="Bell MT" w:hAnsi="Bell MT"/>
          <w:i w:val="0"/>
          <w:iCs w:val="0"/>
          <w:sz w:val="24"/>
          <w:szCs w:val="24"/>
        </w:rPr>
        <w:t>, this</w:t>
      </w:r>
      <w:r w:rsidR="00132955" w:rsidRPr="00B920D4">
        <w:rPr>
          <w:rStyle w:val="Enfasidelicata"/>
          <w:rFonts w:ascii="Bell MT" w:hAnsi="Bell MT"/>
          <w:i w:val="0"/>
          <w:iCs w:val="0"/>
          <w:sz w:val="24"/>
          <w:szCs w:val="24"/>
        </w:rPr>
        <w:t xml:space="preserve"> must be easy to use, as it </w:t>
      </w:r>
      <w:r w:rsidR="00307B50">
        <w:rPr>
          <w:rStyle w:val="Enfasidelicata"/>
          <w:rFonts w:ascii="Bell MT" w:hAnsi="Bell MT"/>
          <w:i w:val="0"/>
          <w:iCs w:val="0"/>
          <w:sz w:val="24"/>
          <w:szCs w:val="24"/>
        </w:rPr>
        <w:t>will have</w:t>
      </w:r>
      <w:r w:rsidR="00132955" w:rsidRPr="00B920D4">
        <w:rPr>
          <w:rStyle w:val="Enfasidelicata"/>
          <w:rFonts w:ascii="Bell MT" w:hAnsi="Bell MT"/>
          <w:i w:val="0"/>
          <w:iCs w:val="0"/>
          <w:sz w:val="24"/>
          <w:szCs w:val="24"/>
        </w:rPr>
        <w:t xml:space="preserve"> to be used from people of all ages, this means that the interface must be very minimal and direct</w:t>
      </w:r>
      <w:r w:rsidR="003A6295">
        <w:rPr>
          <w:rStyle w:val="Enfasidelicata"/>
          <w:rFonts w:ascii="Bell MT" w:hAnsi="Bell MT"/>
          <w:i w:val="0"/>
          <w:iCs w:val="0"/>
          <w:sz w:val="24"/>
          <w:szCs w:val="24"/>
        </w:rPr>
        <w:t>. The app will allow virtual users to get a ticket, book visits, as well as monitor their tickets and visit</w:t>
      </w:r>
      <w:r w:rsidR="00C46FED">
        <w:rPr>
          <w:rStyle w:val="Enfasidelicata"/>
          <w:rFonts w:ascii="Bell MT" w:hAnsi="Bell MT"/>
          <w:i w:val="0"/>
          <w:iCs w:val="0"/>
          <w:sz w:val="24"/>
          <w:szCs w:val="24"/>
        </w:rPr>
        <w:t xml:space="preserve">s, </w:t>
      </w:r>
      <w:r w:rsidR="00BB10B8">
        <w:rPr>
          <w:rStyle w:val="Enfasidelicata"/>
          <w:rFonts w:ascii="Bell MT" w:hAnsi="Bell MT"/>
          <w:i w:val="0"/>
          <w:iCs w:val="0"/>
          <w:sz w:val="24"/>
          <w:szCs w:val="24"/>
        </w:rPr>
        <w:t xml:space="preserve">either if the virtual user has an account </w:t>
      </w:r>
      <w:r w:rsidR="003865BD">
        <w:rPr>
          <w:rStyle w:val="Enfasidelicata"/>
          <w:rFonts w:ascii="Bell MT" w:hAnsi="Bell MT"/>
          <w:i w:val="0"/>
          <w:iCs w:val="0"/>
          <w:sz w:val="24"/>
          <w:szCs w:val="24"/>
        </w:rPr>
        <w:t>or not. If user does not login, the app will just consider him as a guest</w:t>
      </w:r>
      <w:r w:rsidR="000A44A8">
        <w:rPr>
          <w:rStyle w:val="Enfasidelicata"/>
          <w:rFonts w:ascii="Bell MT" w:hAnsi="Bell MT"/>
          <w:i w:val="0"/>
          <w:iCs w:val="0"/>
          <w:sz w:val="24"/>
          <w:szCs w:val="24"/>
        </w:rPr>
        <w:t>.</w:t>
      </w:r>
      <w:r w:rsidR="001F6074">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Pr>
          <w:rStyle w:val="Enfasidelicata"/>
          <w:rFonts w:ascii="Bell MT" w:hAnsi="Bell MT"/>
          <w:i w:val="0"/>
          <w:iCs w:val="0"/>
          <w:sz w:val="24"/>
          <w:szCs w:val="24"/>
        </w:rPr>
        <w:t>Here we can see some</w:t>
      </w:r>
      <w:r w:rsidR="00C208EB">
        <w:rPr>
          <w:rStyle w:val="Enfasidelicata"/>
          <w:rFonts w:ascii="Bell MT" w:hAnsi="Bell MT"/>
          <w:i w:val="0"/>
          <w:iCs w:val="0"/>
          <w:sz w:val="24"/>
          <w:szCs w:val="24"/>
        </w:rPr>
        <w:t xml:space="preserve"> draft</w:t>
      </w:r>
      <w:r w:rsidR="001F6074">
        <w:rPr>
          <w:rStyle w:val="Enfasidelicata"/>
          <w:rFonts w:ascii="Bell MT" w:hAnsi="Bell MT"/>
          <w:i w:val="0"/>
          <w:iCs w:val="0"/>
          <w:sz w:val="24"/>
          <w:szCs w:val="24"/>
        </w:rPr>
        <w:t xml:space="preserve"> mockups</w:t>
      </w:r>
      <w:r>
        <w:rPr>
          <w:rStyle w:val="Enfasidelicata"/>
          <w:rFonts w:ascii="Bell MT" w:hAnsi="Bell MT"/>
          <w:i w:val="0"/>
          <w:iCs w:val="0"/>
          <w:sz w:val="24"/>
          <w:szCs w:val="24"/>
        </w:rPr>
        <w:t>*</w:t>
      </w:r>
      <w:r w:rsidR="00C208EB">
        <w:rPr>
          <w:rStyle w:val="Enfasidelicata"/>
          <w:rFonts w:ascii="Bell MT" w:hAnsi="Bell MT"/>
          <w:i w:val="0"/>
          <w:iCs w:val="0"/>
          <w:sz w:val="24"/>
          <w:szCs w:val="24"/>
        </w:rPr>
        <w:t xml:space="preserve"> with </w:t>
      </w:r>
      <w:r w:rsidR="007C5236">
        <w:rPr>
          <w:rStyle w:val="Enfasidelicata"/>
          <w:rFonts w:ascii="Bell MT" w:hAnsi="Bell MT"/>
          <w:i w:val="0"/>
          <w:iCs w:val="0"/>
          <w:sz w:val="24"/>
          <w:szCs w:val="24"/>
        </w:rPr>
        <w:t>colours and graphics not optimized</w:t>
      </w:r>
      <w:r w:rsidR="00496130">
        <w:rPr>
          <w:rStyle w:val="Enfasidelicata"/>
          <w:rFonts w:ascii="Bell MT" w:hAnsi="Bell MT"/>
          <w:i w:val="0"/>
          <w:iCs w:val="0"/>
          <w:sz w:val="24"/>
          <w:szCs w:val="24"/>
        </w:rPr>
        <w:t>:</w:t>
      </w:r>
      <w:r w:rsidR="009961E2" w:rsidRPr="00B45AC3">
        <w:rPr>
          <w:rStyle w:val="Enfasidelicata"/>
          <w:rFonts w:ascii="Bell MT" w:hAnsi="Bell MT"/>
          <w:i w:val="0"/>
          <w:iCs w:val="0"/>
          <w:sz w:val="24"/>
          <w:szCs w:val="24"/>
        </w:rPr>
        <w:br/>
      </w:r>
    </w:p>
    <w:p w14:paraId="1819572C" w14:textId="52ACD87E" w:rsidR="00B45AC3" w:rsidRDefault="00B45AC3" w:rsidP="00B45AC3">
      <w:pPr>
        <w:pStyle w:val="Paragrafoelenco"/>
        <w:spacing w:line="240" w:lineRule="auto"/>
        <w:ind w:left="1505"/>
        <w:rPr>
          <w:rStyle w:val="Enfasidelicata"/>
          <w:rFonts w:ascii="Bell MT" w:hAnsi="Bell MT"/>
          <w:i w:val="0"/>
          <w:iCs w:val="0"/>
          <w:sz w:val="24"/>
          <w:szCs w:val="24"/>
        </w:rPr>
      </w:pPr>
    </w:p>
    <w:p w14:paraId="0D6DBC5F" w14:textId="77777777" w:rsidR="00B45AC3" w:rsidRDefault="00E5360E" w:rsidP="00B45AC3">
      <w:pPr>
        <w:spacing w:line="240" w:lineRule="auto"/>
        <w:ind w:left="720"/>
        <w:rPr>
          <w:rStyle w:val="Enfasidelicata"/>
          <w:rFonts w:ascii="Bell MT" w:hAnsi="Bell MT"/>
          <w:i w:val="0"/>
          <w:iCs w:val="0"/>
          <w:sz w:val="24"/>
          <w:szCs w:val="24"/>
        </w:rPr>
      </w:pPr>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23A51B0A" w14:textId="24D45724" w:rsidR="00F95DA5" w:rsidRPr="00B920D4" w:rsidRDefault="00B45AC3" w:rsidP="00B920D4">
      <w:pPr>
        <w:spacing w:line="240" w:lineRule="auto"/>
        <w:ind w:left="720"/>
        <w:rPr>
          <w:rStyle w:val="Enfasidelicata"/>
          <w:rFonts w:ascii="Bell MT" w:hAnsi="Bell MT"/>
          <w:sz w:val="24"/>
          <w:szCs w:val="24"/>
        </w:rPr>
      </w:pP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39657757" w14:textId="16A7DC1D" w:rsidR="009C361D" w:rsidRPr="0008156E" w:rsidRDefault="00405582" w:rsidP="00B920D4">
      <w:pPr>
        <w:spacing w:line="240" w:lineRule="auto"/>
        <w:ind w:left="720"/>
        <w:jc w:val="both"/>
        <w:rPr>
          <w:rStyle w:val="Enfasidelicata"/>
          <w:rFonts w:ascii="Bell MT" w:hAnsi="Bell MT"/>
          <w:i w:val="0"/>
          <w:iCs w:val="0"/>
          <w:sz w:val="24"/>
          <w:szCs w:val="24"/>
        </w:rPr>
      </w:pPr>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B70FCF" w:rsidRPr="00F45241" w:rsidRDefault="00B70FCF" w:rsidP="00B920D4">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B70FCF" w:rsidRPr="00F45241" w:rsidRDefault="00B70FCF" w:rsidP="00B920D4">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B70FCF" w:rsidRPr="00B70500" w:rsidRDefault="00B70FCF" w:rsidP="00B920D4">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B70FCF" w:rsidRPr="00B70500" w:rsidRDefault="00B70FCF" w:rsidP="00B920D4">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B70FCF" w:rsidRPr="00CE15D9" w:rsidRDefault="00B70FCF"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B70FCF" w:rsidRPr="00CE15D9" w:rsidRDefault="00B70FCF" w:rsidP="00B920D4">
                      <w:pPr>
                        <w:pStyle w:val="Didascalia"/>
                        <w:jc w:val="center"/>
                        <w:rPr>
                          <w:noProof/>
                        </w:rPr>
                      </w:pPr>
                      <w:r>
                        <w:t>Ticket Confirmation</w:t>
                      </w:r>
                    </w:p>
                  </w:txbxContent>
                </v:textbox>
                <w10:wrap type="topAndBottom"/>
              </v:shape>
            </w:pict>
          </mc:Fallback>
        </mc:AlternateContent>
      </w:r>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B70FCF" w:rsidRPr="00126B00" w:rsidRDefault="00B70FCF"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B70FCF" w:rsidRPr="00126B00" w:rsidRDefault="00B70FCF"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F877BD" w:rsidRPr="0008156E">
        <w:rPr>
          <w:rStyle w:val="Enfasidelicata"/>
          <w:rFonts w:ascii="Bell MT" w:hAnsi="Bell MT"/>
          <w:i w:val="0"/>
          <w:iCs w:val="0"/>
          <w:sz w:val="24"/>
          <w:szCs w:val="24"/>
        </w:rPr>
        <w:t xml:space="preserve">In the case of </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book a visit</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 after the shop selection, the app will allow registered users to select their shopping list:</w:t>
      </w:r>
    </w:p>
    <w:p w14:paraId="3E4FD0B2" w14:textId="77777777"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77777777" w:rsidR="00C26CA6" w:rsidRPr="00B920D4" w:rsidRDefault="00107C29" w:rsidP="00564211">
      <w:pPr>
        <w:pStyle w:val="Paragrafoelenco"/>
        <w:numPr>
          <w:ilvl w:val="0"/>
          <w:numId w:val="40"/>
        </w:numPr>
        <w:spacing w:line="240" w:lineRule="auto"/>
        <w:rPr>
          <w:rFonts w:ascii="Bell MT" w:hAnsi="Bell MT"/>
          <w:sz w:val="24"/>
          <w:szCs w:val="24"/>
        </w:rPr>
      </w:pPr>
      <w:r>
        <w:t xml:space="preserve">Physical </w:t>
      </w:r>
      <w:r w:rsidR="002C7473">
        <w:t xml:space="preserve">ticket dispensers, that will be installed in front of each shop, </w:t>
      </w:r>
      <w:r w:rsidR="00D63385">
        <w:t xml:space="preserve">acting as proxies for the system. Physical ticket dispensers will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60"/>
      <w:r w:rsidR="001D5F33">
        <w:t>t</w:t>
      </w:r>
      <w:r w:rsidR="00564211">
        <w:t>o</w:t>
      </w:r>
      <w:commentRangeEnd w:id="60"/>
      <w:r w:rsidR="00564211">
        <w:rPr>
          <w:rStyle w:val="Rimandocommento"/>
        </w:rPr>
        <w:commentReference w:id="60"/>
      </w:r>
      <w:r w:rsidR="00564211">
        <w:t>.</w:t>
      </w:r>
    </w:p>
    <w:p w14:paraId="080859F3" w14:textId="219A399A" w:rsidR="00DF3309" w:rsidRPr="00B920D4" w:rsidRDefault="00C26CA6" w:rsidP="00B920D4">
      <w:pPr>
        <w:pStyle w:val="Paragrafoelenco"/>
        <w:numPr>
          <w:ilvl w:val="0"/>
          <w:numId w:val="40"/>
        </w:numPr>
        <w:spacing w:line="240" w:lineRule="auto"/>
        <w:rPr>
          <w:rStyle w:val="Enfasidelicata"/>
          <w:rFonts w:ascii="Bell MT" w:hAnsi="Bell MT"/>
          <w:i w:val="0"/>
          <w:iCs w:val="0"/>
          <w:sz w:val="24"/>
          <w:szCs w:val="24"/>
        </w:rPr>
      </w:pPr>
      <w:r>
        <w:t xml:space="preserve">Admin interface, that will be </w:t>
      </w:r>
      <w:r w:rsidR="002758CE">
        <w:t xml:space="preserve">a more </w:t>
      </w:r>
      <w:r w:rsidR="00E44E1C">
        <w:t>statistics-oriented</w:t>
      </w:r>
      <w:r w:rsidR="002758CE">
        <w:t xml:space="preserve"> </w:t>
      </w:r>
      <w:r w:rsidR="00E559C0">
        <w:t>panel</w:t>
      </w:r>
      <w:r w:rsidR="00380D90">
        <w:t>, accessible through a desktop app (requiring an Authorized Account)</w:t>
      </w:r>
      <w:r w:rsidR="00E559C0">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7FD87938" w:rsidR="00D7758F" w:rsidRPr="00B920D4" w:rsidRDefault="0000765C" w:rsidP="00D7758F">
      <w:pPr>
        <w:pStyle w:val="Paragrafoelenco"/>
        <w:numPr>
          <w:ilvl w:val="0"/>
          <w:numId w:val="41"/>
        </w:numPr>
        <w:spacing w:line="240" w:lineRule="auto"/>
        <w:rPr>
          <w:rStyle w:val="Enfasidelicata"/>
          <w:rFonts w:ascii="Bell MT" w:hAnsi="Bell MT"/>
          <w:sz w:val="32"/>
          <w:szCs w:val="32"/>
        </w:rPr>
      </w:pPr>
      <w:r>
        <w:rPr>
          <w:rStyle w:val="Enfasidelicata"/>
          <w:rFonts w:ascii="Bell MT" w:hAnsi="Bell MT"/>
          <w:sz w:val="24"/>
          <w:szCs w:val="24"/>
        </w:rPr>
        <w:t xml:space="preserve">Virtual Users must have a device that </w:t>
      </w:r>
      <w:r w:rsidR="00992B7C">
        <w:rPr>
          <w:rStyle w:val="Enfasidelicata"/>
          <w:rFonts w:ascii="Bell MT" w:hAnsi="Bell MT"/>
          <w:sz w:val="24"/>
          <w:szCs w:val="24"/>
        </w:rPr>
        <w:t>can download and run the app</w:t>
      </w:r>
      <w:r w:rsidR="008E2DC4">
        <w:rPr>
          <w:rStyle w:val="Enfasidelicata"/>
          <w:rFonts w:ascii="Bell MT" w:hAnsi="Bell MT"/>
          <w:sz w:val="24"/>
          <w:szCs w:val="24"/>
        </w:rPr>
        <w:t xml:space="preserve">. </w:t>
      </w:r>
      <w:r w:rsidR="00C93545">
        <w:rPr>
          <w:rStyle w:val="Enfasidelicata"/>
          <w:rFonts w:ascii="Bell MT" w:hAnsi="Bell MT"/>
          <w:sz w:val="24"/>
          <w:szCs w:val="24"/>
        </w:rPr>
        <w:t>To</w:t>
      </w:r>
      <w:r w:rsidR="008E2DC4">
        <w:rPr>
          <w:rStyle w:val="Enfasidelicata"/>
          <w:rFonts w:ascii="Bell MT" w:hAnsi="Bell MT"/>
          <w:sz w:val="24"/>
          <w:szCs w:val="24"/>
        </w:rPr>
        <w:t xml:space="preserve"> use </w:t>
      </w:r>
      <w:proofErr w:type="gramStart"/>
      <w:r w:rsidR="00E44E1C">
        <w:rPr>
          <w:rStyle w:val="Enfasidelicata"/>
          <w:rFonts w:ascii="Bell MT" w:hAnsi="Bell MT"/>
          <w:sz w:val="24"/>
          <w:szCs w:val="24"/>
        </w:rPr>
        <w:t>all of</w:t>
      </w:r>
      <w:proofErr w:type="gramEnd"/>
      <w:r w:rsidR="008E2DC4">
        <w:rPr>
          <w:rStyle w:val="Enfasidelicata"/>
          <w:rFonts w:ascii="Bell MT" w:hAnsi="Bell MT"/>
          <w:sz w:val="24"/>
          <w:szCs w:val="24"/>
        </w:rPr>
        <w:t xml:space="preserve"> the functionalities, as the notifications </w:t>
      </w:r>
      <w:r w:rsidR="00E23EC8">
        <w:rPr>
          <w:rStyle w:val="Enfasidelicata"/>
          <w:rFonts w:ascii="Bell MT" w:hAnsi="Bell MT"/>
          <w:sz w:val="24"/>
          <w:szCs w:val="24"/>
        </w:rPr>
        <w:t xml:space="preserve">about the traveling time to a shop when the time is close to user’s turn, the </w:t>
      </w:r>
      <w:r w:rsidR="00C53971">
        <w:rPr>
          <w:rStyle w:val="Enfasidelicata"/>
          <w:rFonts w:ascii="Bell MT" w:hAnsi="Bell MT"/>
          <w:sz w:val="24"/>
          <w:szCs w:val="24"/>
        </w:rPr>
        <w:t>device must have GPS</w:t>
      </w:r>
      <w:r w:rsidR="00060634">
        <w:rPr>
          <w:rStyle w:val="Enfasidelicata"/>
          <w:rFonts w:ascii="Bell MT" w:hAnsi="Bell MT"/>
          <w:sz w:val="24"/>
          <w:szCs w:val="24"/>
        </w:rPr>
        <w:t xml:space="preserve"> turned on.</w:t>
      </w:r>
    </w:p>
    <w:p w14:paraId="76FC40BD" w14:textId="3FD1435F" w:rsidR="00DF3309" w:rsidRPr="00380D90" w:rsidRDefault="00FB16C1" w:rsidP="00B920D4">
      <w:pPr>
        <w:pStyle w:val="Paragrafoelenco"/>
        <w:numPr>
          <w:ilvl w:val="0"/>
          <w:numId w:val="41"/>
        </w:numPr>
        <w:spacing w:line="240" w:lineRule="auto"/>
        <w:rPr>
          <w:rStyle w:val="Enfasidelicata"/>
          <w:rFonts w:ascii="Bell MT" w:hAnsi="Bell MT"/>
          <w:sz w:val="32"/>
          <w:szCs w:val="32"/>
        </w:rPr>
      </w:pPr>
      <w:r w:rsidRPr="00B920D4">
        <w:rPr>
          <w:rStyle w:val="Enfasidelicata"/>
          <w:rFonts w:ascii="Bell MT" w:hAnsi="Bell MT"/>
          <w:sz w:val="24"/>
          <w:szCs w:val="24"/>
        </w:rPr>
        <w:t>Dispens</w:t>
      </w:r>
      <w:r w:rsidR="00B36225">
        <w:rPr>
          <w:rStyle w:val="Enfasidelicata"/>
          <w:rFonts w:ascii="Bell MT" w:hAnsi="Bell MT"/>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DF3309" w:rsidRPr="00380D90">
        <w:rPr>
          <w:rStyle w:val="Enfasidelicata"/>
          <w:rFonts w:ascii="Bell MT" w:hAnsi="Bell MT"/>
          <w:sz w:val="32"/>
          <w:szCs w:val="32"/>
        </w:rPr>
        <w:br/>
      </w:r>
    </w:p>
    <w:p w14:paraId="2BD87754" w14:textId="726DAA8F"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17ACB8AF" w:rsidR="00FB16C1" w:rsidRPr="00B920D4" w:rsidRDefault="00E75F51">
      <w:pPr>
        <w:pStyle w:val="Paragrafoelenco"/>
        <w:numPr>
          <w:ilvl w:val="0"/>
          <w:numId w:val="42"/>
        </w:numPr>
        <w:spacing w:line="240" w:lineRule="auto"/>
        <w:rPr>
          <w:rStyle w:val="Enfasidelicata"/>
          <w:rFonts w:ascii="Bell MT" w:hAnsi="Bell MT"/>
          <w:sz w:val="24"/>
          <w:szCs w:val="24"/>
        </w:rPr>
      </w:pPr>
      <w:r>
        <w:rPr>
          <w:rStyle w:val="Enfasidelicata"/>
          <w:rFonts w:ascii="Bell MT" w:hAnsi="Bell MT"/>
          <w:sz w:val="24"/>
          <w:szCs w:val="24"/>
        </w:rPr>
        <w:t>The s</w:t>
      </w:r>
      <w:r w:rsidR="00101732" w:rsidRPr="00B920D4">
        <w:rPr>
          <w:rStyle w:val="Enfasidelicata"/>
          <w:rFonts w:ascii="Bell MT" w:hAnsi="Bell MT"/>
          <w:sz w:val="24"/>
          <w:szCs w:val="24"/>
        </w:rPr>
        <w:t xml:space="preserve">ystem will need to </w:t>
      </w:r>
      <w:r>
        <w:rPr>
          <w:rStyle w:val="Enfasidelicata"/>
          <w:rFonts w:ascii="Bell MT" w:hAnsi="Bell MT"/>
          <w:sz w:val="24"/>
          <w:szCs w:val="24"/>
        </w:rPr>
        <w:t xml:space="preserve">access to </w:t>
      </w:r>
      <w:r w:rsidR="00C028CD">
        <w:rPr>
          <w:rStyle w:val="Enfasidelicata"/>
          <w:rFonts w:ascii="Bell MT" w:hAnsi="Bell MT"/>
          <w:sz w:val="24"/>
          <w:szCs w:val="24"/>
        </w:rPr>
        <w:t xml:space="preserve">some external </w:t>
      </w:r>
      <w:r w:rsidR="000445A6" w:rsidRPr="00B920D4">
        <w:rPr>
          <w:rStyle w:val="Enfasidelicata"/>
          <w:rFonts w:ascii="Bell MT" w:hAnsi="Bell MT"/>
          <w:sz w:val="24"/>
          <w:szCs w:val="24"/>
        </w:rPr>
        <w:t xml:space="preserve">APIs </w:t>
      </w:r>
      <w:r w:rsidR="00C93545" w:rsidRPr="00E75F51">
        <w:rPr>
          <w:rStyle w:val="Enfasidelicata"/>
          <w:rFonts w:ascii="Bell MT" w:hAnsi="Bell MT"/>
          <w:sz w:val="24"/>
          <w:szCs w:val="24"/>
        </w:rPr>
        <w:t>to</w:t>
      </w:r>
      <w:r w:rsidR="000445A6" w:rsidRPr="00B920D4">
        <w:rPr>
          <w:rStyle w:val="Enfasidelicata"/>
          <w:rFonts w:ascii="Bell MT" w:hAnsi="Bell MT"/>
          <w:sz w:val="24"/>
          <w:szCs w:val="24"/>
        </w:rPr>
        <w:t xml:space="preserve"> </w:t>
      </w:r>
      <w:r w:rsidR="000C0004" w:rsidRPr="00B920D4">
        <w:rPr>
          <w:rStyle w:val="Enfasidelicata"/>
          <w:rFonts w:ascii="Bell MT" w:hAnsi="Bell MT"/>
          <w:sz w:val="24"/>
          <w:szCs w:val="24"/>
        </w:rPr>
        <w:t>access to maps</w:t>
      </w:r>
      <w:r w:rsidR="00C028CD">
        <w:rPr>
          <w:rStyle w:val="Enfasidelicata"/>
          <w:rFonts w:ascii="Bell MT" w:hAnsi="Bell MT"/>
          <w:sz w:val="24"/>
          <w:szCs w:val="24"/>
        </w:rPr>
        <w:t>, needed for user localization, user</w:t>
      </w:r>
      <w:r w:rsidR="005B16B3">
        <w:rPr>
          <w:rStyle w:val="Enfasidelicata"/>
          <w:rFonts w:ascii="Bell MT" w:hAnsi="Bell MT"/>
          <w:sz w:val="24"/>
          <w:szCs w:val="24"/>
        </w:rPr>
        <w:t>-</w:t>
      </w:r>
      <w:r w:rsidR="00C028CD">
        <w:rPr>
          <w:rStyle w:val="Enfasidelicata"/>
          <w:rFonts w:ascii="Bell MT" w:hAnsi="Bell MT"/>
          <w:sz w:val="24"/>
          <w:szCs w:val="24"/>
        </w:rPr>
        <w:t>to</w:t>
      </w:r>
      <w:r w:rsidR="005B16B3">
        <w:rPr>
          <w:rStyle w:val="Enfasidelicata"/>
          <w:rFonts w:ascii="Bell MT" w:hAnsi="Bell MT"/>
          <w:sz w:val="24"/>
          <w:szCs w:val="24"/>
        </w:rPr>
        <w:t>-s</w:t>
      </w:r>
      <w:r w:rsidR="00C028CD">
        <w:rPr>
          <w:rStyle w:val="Enfasidelicata"/>
          <w:rFonts w:ascii="Bell MT" w:hAnsi="Bell MT"/>
          <w:sz w:val="24"/>
          <w:szCs w:val="24"/>
        </w:rPr>
        <w:t xml:space="preserve">tore </w:t>
      </w:r>
      <w:proofErr w:type="gramStart"/>
      <w:r w:rsidR="005B16B3">
        <w:rPr>
          <w:rStyle w:val="Enfasidelicata"/>
          <w:rFonts w:ascii="Bell MT" w:hAnsi="Bell MT"/>
          <w:sz w:val="24"/>
          <w:szCs w:val="24"/>
        </w:rPr>
        <w:t>distance</w:t>
      </w:r>
      <w:proofErr w:type="gramEnd"/>
      <w:r w:rsidR="005B16B3">
        <w:rPr>
          <w:rStyle w:val="Enfasidelicata"/>
          <w:rFonts w:ascii="Bell MT" w:hAnsi="Bell MT"/>
          <w:sz w:val="24"/>
          <w:szCs w:val="24"/>
        </w:rPr>
        <w:t xml:space="preserve"> </w:t>
      </w:r>
      <w:r w:rsidR="00C20BFD">
        <w:rPr>
          <w:rStyle w:val="Enfasidelicata"/>
          <w:rFonts w:ascii="Bell MT" w:hAnsi="Bell MT"/>
          <w:sz w:val="24"/>
          <w:szCs w:val="24"/>
        </w:rPr>
        <w:t>and time estimation and to find</w:t>
      </w:r>
      <w:r w:rsidR="000C0004" w:rsidRPr="00B920D4">
        <w:rPr>
          <w:rStyle w:val="Enfasidelicata"/>
          <w:rFonts w:ascii="Bell MT" w:hAnsi="Bell MT"/>
          <w:sz w:val="24"/>
          <w:szCs w:val="24"/>
        </w:rPr>
        <w:t xml:space="preserve"> stor</w:t>
      </w:r>
      <w:r w:rsidR="00C20BFD">
        <w:rPr>
          <w:rStyle w:val="Enfasidelicata"/>
          <w:rFonts w:ascii="Bell MT" w:hAnsi="Bell MT"/>
          <w:sz w:val="24"/>
          <w:szCs w:val="24"/>
        </w:rPr>
        <w:t>es near a given address</w:t>
      </w:r>
      <w:r w:rsidR="000C0004" w:rsidRPr="00B920D4">
        <w:rPr>
          <w:rStyle w:val="Enfasidelicata"/>
          <w:rFonts w:ascii="Bell MT" w:hAnsi="Bell MT"/>
          <w:sz w:val="24"/>
          <w:szCs w:val="24"/>
        </w:rPr>
        <w:t>.</w:t>
      </w:r>
    </w:p>
    <w:p w14:paraId="3EE19CCE" w14:textId="205F4657" w:rsidR="009D004F" w:rsidRDefault="00380D90" w:rsidP="00FB16C1">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Devices that run the app </w:t>
      </w:r>
      <w:r w:rsidR="00684D5E">
        <w:rPr>
          <w:rStyle w:val="Enfasidelicata"/>
          <w:rFonts w:ascii="Bell MT" w:hAnsi="Bell MT"/>
          <w:sz w:val="24"/>
          <w:szCs w:val="24"/>
        </w:rPr>
        <w:t>will</w:t>
      </w:r>
      <w:r>
        <w:rPr>
          <w:rStyle w:val="Enfasidelicata"/>
          <w:rFonts w:ascii="Bell MT" w:hAnsi="Bell MT"/>
          <w:sz w:val="24"/>
          <w:szCs w:val="24"/>
        </w:rPr>
        <w:t xml:space="preserve"> have as operating system IOS</w:t>
      </w:r>
      <w:r w:rsidR="00376F86">
        <w:rPr>
          <w:rStyle w:val="Enfasidelicata"/>
          <w:rFonts w:ascii="Bell MT" w:hAnsi="Bell MT"/>
          <w:sz w:val="24"/>
          <w:szCs w:val="24"/>
        </w:rPr>
        <w:t xml:space="preserve"> 9+</w:t>
      </w:r>
      <w:r>
        <w:rPr>
          <w:rStyle w:val="Enfasidelicata"/>
          <w:rFonts w:ascii="Bell MT" w:hAnsi="Bell MT"/>
          <w:sz w:val="24"/>
          <w:szCs w:val="24"/>
        </w:rPr>
        <w:t xml:space="preserve"> or Android</w:t>
      </w:r>
      <w:r w:rsidR="00376F86">
        <w:rPr>
          <w:rStyle w:val="Enfasidelicata"/>
          <w:rFonts w:ascii="Bell MT" w:hAnsi="Bell MT"/>
          <w:sz w:val="24"/>
          <w:szCs w:val="24"/>
        </w:rPr>
        <w:t xml:space="preserve"> 4.0.3+</w:t>
      </w:r>
      <w:r>
        <w:rPr>
          <w:rStyle w:val="Enfasidelicata"/>
          <w:rFonts w:ascii="Bell MT" w:hAnsi="Bell MT"/>
          <w:sz w:val="24"/>
          <w:szCs w:val="24"/>
        </w:rPr>
        <w:t>.</w:t>
      </w:r>
    </w:p>
    <w:p w14:paraId="3CBC2902" w14:textId="7CEC730C" w:rsidR="00C93545" w:rsidRPr="00B920D4" w:rsidRDefault="00376F86">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A relational DBMS is required for managing store and tickets data and to allow lookups.</w:t>
      </w:r>
    </w:p>
    <w:p w14:paraId="16069BF5" w14:textId="3F0C7FCD" w:rsidR="00376F86" w:rsidRDefault="00376F86" w:rsidP="00B920D4">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Shop manager’s PC that runs desktop app </w:t>
      </w:r>
      <w:r w:rsidR="00684D5E">
        <w:rPr>
          <w:rStyle w:val="Enfasidelicata"/>
          <w:rFonts w:ascii="Bell MT" w:hAnsi="Bell MT"/>
          <w:sz w:val="24"/>
          <w:szCs w:val="24"/>
        </w:rPr>
        <w:t>will</w:t>
      </w:r>
      <w:r>
        <w:rPr>
          <w:rStyle w:val="Enfasidelicata"/>
          <w:rFonts w:ascii="Bell MT" w:hAnsi="Bell MT"/>
          <w:sz w:val="24"/>
          <w:szCs w:val="24"/>
        </w:rPr>
        <w:t xml:space="preserve"> have Windows 10 as operating system.</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Virtual user devices connect to the system via </w:t>
      </w:r>
      <w:r w:rsidR="00533346" w:rsidRPr="00B920D4">
        <w:rPr>
          <w:rStyle w:val="Enfasidelicata"/>
          <w:rFonts w:ascii="Bell MT" w:hAnsi="Bell MT"/>
          <w:sz w:val="24"/>
          <w:szCs w:val="24"/>
        </w:rPr>
        <w:t>Internet</w:t>
      </w:r>
      <w:r w:rsidR="00684D5E">
        <w:rPr>
          <w:rStyle w:val="Enfasidelicata"/>
          <w:rFonts w:ascii="Bell MT" w:hAnsi="Bell MT"/>
          <w:sz w:val="24"/>
          <w:szCs w:val="24"/>
        </w:rPr>
        <w:t>.</w:t>
      </w:r>
    </w:p>
    <w:p w14:paraId="0028FAE0" w14:textId="1A0674D3" w:rsidR="00533346" w:rsidRPr="00B920D4" w:rsidRDefault="00533346"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Ticket dispensers </w:t>
      </w:r>
      <w:r w:rsidR="0012126E" w:rsidRPr="00B920D4">
        <w:rPr>
          <w:rStyle w:val="Enfasidelicata"/>
          <w:rFonts w:ascii="Bell MT" w:hAnsi="Bell MT"/>
          <w:sz w:val="24"/>
          <w:szCs w:val="24"/>
        </w:rPr>
        <w:t>can</w:t>
      </w:r>
      <w:r w:rsidR="00BC5397" w:rsidRPr="00B920D4">
        <w:rPr>
          <w:rStyle w:val="Enfasidelicata"/>
          <w:rFonts w:ascii="Bell MT" w:hAnsi="Bell MT"/>
          <w:sz w:val="24"/>
          <w:szCs w:val="24"/>
        </w:rPr>
        <w:t xml:space="preserve"> </w:t>
      </w:r>
      <w:r w:rsidRPr="00B920D4">
        <w:rPr>
          <w:rStyle w:val="Enfasidelicata"/>
          <w:rFonts w:ascii="Bell MT" w:hAnsi="Bell MT"/>
          <w:sz w:val="24"/>
          <w:szCs w:val="24"/>
        </w:rPr>
        <w:t xml:space="preserve">connect to system via </w:t>
      </w:r>
      <w:r w:rsidR="00684D5E">
        <w:rPr>
          <w:rStyle w:val="Enfasidelicata"/>
          <w:rFonts w:ascii="Bell MT" w:hAnsi="Bell MT"/>
          <w:sz w:val="24"/>
          <w:szCs w:val="24"/>
        </w:rPr>
        <w:t xml:space="preserve">ethernet </w:t>
      </w:r>
      <w:r w:rsidR="00BC5397" w:rsidRPr="00B920D4">
        <w:rPr>
          <w:rStyle w:val="Enfasidelicata"/>
          <w:rFonts w:ascii="Bell MT" w:hAnsi="Bell MT"/>
          <w:sz w:val="24"/>
          <w:szCs w:val="24"/>
        </w:rPr>
        <w:t>cable</w:t>
      </w:r>
      <w:r w:rsidR="00706224" w:rsidRPr="00B920D4">
        <w:rPr>
          <w:rStyle w:val="Enfasidelicata"/>
          <w:rFonts w:ascii="Bell MT" w:hAnsi="Bell MT"/>
          <w:sz w:val="24"/>
          <w:szCs w:val="24"/>
        </w:rPr>
        <w:t xml:space="preserve"> or </w:t>
      </w:r>
      <w:r w:rsidR="00684D5E">
        <w:rPr>
          <w:rStyle w:val="Enfasidelicata"/>
          <w:rFonts w:ascii="Bell MT" w:hAnsi="Bell MT"/>
          <w:sz w:val="24"/>
          <w:szCs w:val="24"/>
        </w:rPr>
        <w:t>by a wireless connection</w:t>
      </w:r>
      <w:r w:rsidR="0012126E" w:rsidRPr="00B920D4">
        <w:rPr>
          <w:rStyle w:val="Enfasidelicata"/>
          <w:rFonts w:ascii="Bell MT" w:hAnsi="Bell MT"/>
          <w:sz w:val="24"/>
          <w:szCs w:val="24"/>
        </w:rPr>
        <w:t>.</w:t>
      </w:r>
      <w:r w:rsidR="00BC5397" w:rsidRPr="00B920D4">
        <w:rPr>
          <w:rStyle w:val="Enfasidelicata"/>
          <w:rFonts w:ascii="Bell MT" w:hAnsi="Bell MT"/>
          <w:sz w:val="24"/>
          <w:szCs w:val="24"/>
        </w:rPr>
        <w:t xml:space="preserve"> </w:t>
      </w:r>
    </w:p>
    <w:p w14:paraId="5E6DDC43" w14:textId="1B3A8306" w:rsidR="00B25FA1" w:rsidRPr="00B43D73" w:rsidRDefault="00684D5E" w:rsidP="00B920D4">
      <w:pPr>
        <w:pStyle w:val="Paragrafoelenco"/>
        <w:numPr>
          <w:ilvl w:val="0"/>
          <w:numId w:val="43"/>
        </w:numPr>
        <w:spacing w:line="240" w:lineRule="auto"/>
        <w:rPr>
          <w:rStyle w:val="Enfasidelicata"/>
          <w:rFonts w:ascii="Bell MT" w:hAnsi="Bell MT"/>
          <w:sz w:val="32"/>
          <w:szCs w:val="32"/>
        </w:rPr>
      </w:pPr>
      <w:r>
        <w:rPr>
          <w:rStyle w:val="Enfasidelicata"/>
          <w:rFonts w:ascii="Bell MT" w:hAnsi="Bell MT"/>
          <w:sz w:val="24"/>
          <w:szCs w:val="24"/>
        </w:rPr>
        <w:t>Desktop app connects to the system</w:t>
      </w:r>
      <w:r w:rsidR="00B43D73" w:rsidRPr="00B920D4">
        <w:rPr>
          <w:rStyle w:val="Enfasidelicata"/>
          <w:rFonts w:ascii="Bell MT" w:hAnsi="Bell MT"/>
          <w:sz w:val="24"/>
          <w:szCs w:val="24"/>
        </w:rPr>
        <w:t xml:space="preserve"> via </w:t>
      </w:r>
      <w:commentRangeStart w:id="61"/>
      <w:r w:rsidR="00B43D73" w:rsidRPr="00B920D4">
        <w:rPr>
          <w:rStyle w:val="Enfasidelicata"/>
          <w:rFonts w:ascii="Bell MT" w:hAnsi="Bell MT"/>
          <w:sz w:val="24"/>
          <w:szCs w:val="24"/>
        </w:rPr>
        <w:t>Internet</w:t>
      </w:r>
      <w:commentRangeEnd w:id="61"/>
      <w:r w:rsidR="00B43D73" w:rsidRPr="00B920D4">
        <w:rPr>
          <w:rStyle w:val="Rimandocommento"/>
          <w:rFonts w:ascii="Bell MT" w:hAnsi="Bell MT"/>
          <w:sz w:val="24"/>
          <w:szCs w:val="24"/>
        </w:rPr>
        <w:commentReference w:id="61"/>
      </w:r>
      <w:r w:rsidR="00B43D73" w:rsidRPr="00B920D4">
        <w:rPr>
          <w:rStyle w:val="Enfasidelicata"/>
          <w:rFonts w:ascii="Bell MT" w:hAnsi="Bell MT"/>
          <w:sz w:val="24"/>
          <w:szCs w:val="24"/>
        </w:rPr>
        <w:t>.</w:t>
      </w:r>
      <w:r w:rsidR="00B43D73">
        <w:rPr>
          <w:rStyle w:val="Enfasidelicata"/>
          <w:rFonts w:ascii="Bell MT" w:hAnsi="Bell MT"/>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44DBD149" w14:textId="3FF8BEBD" w:rsidR="00D64D7E" w:rsidRDefault="00D64D7E" w:rsidP="00923D58">
      <w:pPr>
        <w:pStyle w:val="Paragrafoelenco"/>
        <w:rPr>
          <w:rStyle w:val="Enfasidelicata"/>
          <w:rFonts w:ascii="Bell MT" w:hAnsi="Bell MT"/>
          <w:sz w:val="32"/>
          <w:szCs w:val="32"/>
        </w:rPr>
      </w:pPr>
    </w:p>
    <w:p w14:paraId="44BA3951" w14:textId="3735BE67" w:rsidR="00D64D7E" w:rsidRDefault="00D64D7E" w:rsidP="00923D58">
      <w:pPr>
        <w:pStyle w:val="Paragrafoelenco"/>
        <w:rPr>
          <w:rStyle w:val="Enfasidelicata"/>
          <w:rFonts w:ascii="Bell MT" w:hAnsi="Bell MT"/>
          <w:sz w:val="32"/>
          <w:szCs w:val="32"/>
        </w:rPr>
      </w:pPr>
    </w:p>
    <w:p w14:paraId="23D6576D" w14:textId="70E4BA8D" w:rsidR="00D64D7E" w:rsidRDefault="00D64D7E" w:rsidP="00923D58">
      <w:pPr>
        <w:pStyle w:val="Paragrafoelenco"/>
        <w:rPr>
          <w:rStyle w:val="Enfasidelicata"/>
          <w:rFonts w:ascii="Bell MT" w:hAnsi="Bell MT"/>
          <w:sz w:val="32"/>
          <w:szCs w:val="32"/>
        </w:rPr>
      </w:pPr>
    </w:p>
    <w:p w14:paraId="11D597C8" w14:textId="4A2C7E24" w:rsidR="00D64D7E" w:rsidRDefault="00D64D7E" w:rsidP="00923D58">
      <w:pPr>
        <w:pStyle w:val="Paragrafoelenco"/>
        <w:rPr>
          <w:rStyle w:val="Enfasidelicata"/>
          <w:rFonts w:ascii="Bell MT" w:hAnsi="Bell MT"/>
          <w:sz w:val="32"/>
          <w:szCs w:val="32"/>
        </w:rPr>
      </w:pPr>
    </w:p>
    <w:p w14:paraId="27F0048B" w14:textId="67DAC318" w:rsidR="00D64D7E" w:rsidRDefault="00D64D7E" w:rsidP="00923D58">
      <w:pPr>
        <w:pStyle w:val="Paragrafoelenco"/>
        <w:rPr>
          <w:rStyle w:val="Enfasidelicata"/>
          <w:rFonts w:ascii="Bell MT" w:hAnsi="Bell MT"/>
          <w:sz w:val="32"/>
          <w:szCs w:val="32"/>
        </w:rPr>
      </w:pPr>
    </w:p>
    <w:p w14:paraId="4E7B4EF4" w14:textId="6B90BB4F" w:rsidR="0081493E" w:rsidRDefault="0081493E" w:rsidP="00923D58">
      <w:pPr>
        <w:pStyle w:val="Paragrafoelenco"/>
        <w:rPr>
          <w:rStyle w:val="Enfasidelicata"/>
          <w:rFonts w:ascii="Bell MT" w:hAnsi="Bell MT"/>
          <w:sz w:val="32"/>
          <w:szCs w:val="32"/>
        </w:rPr>
      </w:pPr>
    </w:p>
    <w:p w14:paraId="2A6EA948" w14:textId="77777777" w:rsidR="0081493E" w:rsidRPr="00DF3309" w:rsidRDefault="0081493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19"/>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38"/>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39"/>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4"/>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3F34CE58" w:rsidR="00290739" w:rsidRDefault="00290739" w:rsidP="00290739">
      <w:pPr>
        <w:spacing w:line="240" w:lineRule="auto"/>
        <w:rPr>
          <w:rStyle w:val="Enfasidelicata"/>
          <w:rFonts w:ascii="Bell MT" w:hAnsi="Bell MT"/>
          <w:sz w:val="36"/>
          <w:szCs w:val="36"/>
        </w:rPr>
      </w:pPr>
    </w:p>
    <w:p w14:paraId="67DCE0EE" w14:textId="1FADF7EF" w:rsidR="00290739" w:rsidRDefault="00290739" w:rsidP="00290739">
      <w:pPr>
        <w:spacing w:line="240" w:lineRule="auto"/>
        <w:rPr>
          <w:rStyle w:val="Enfasidelicata"/>
          <w:rFonts w:ascii="Bell MT" w:hAnsi="Bell MT"/>
          <w:sz w:val="36"/>
          <w:szCs w:val="36"/>
        </w:rPr>
      </w:pPr>
    </w:p>
    <w:p w14:paraId="700D4DC2" w14:textId="496D05AF" w:rsidR="00290739" w:rsidRDefault="00290739" w:rsidP="00290739">
      <w:pPr>
        <w:spacing w:line="240" w:lineRule="auto"/>
        <w:rPr>
          <w:rStyle w:val="Enfasidelicata"/>
          <w:rFonts w:ascii="Bell MT" w:hAnsi="Bell MT"/>
          <w:sz w:val="36"/>
          <w:szCs w:val="36"/>
        </w:rPr>
      </w:pPr>
    </w:p>
    <w:p w14:paraId="767FEE4D" w14:textId="24E5F71C" w:rsidR="00290739" w:rsidRDefault="00290739"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39"/>
        </w:numPr>
        <w:spacing w:line="240" w:lineRule="auto"/>
        <w:rPr>
          <w:rStyle w:val="Enfasidelicata"/>
          <w:rFonts w:ascii="Bell MT" w:hAnsi="Bell MT"/>
          <w:sz w:val="28"/>
          <w:szCs w:val="28"/>
        </w:rPr>
      </w:pPr>
      <w:r w:rsidRPr="007C71D7">
        <w:rPr>
          <w:rStyle w:val="Enfasidelicata"/>
          <w:rFonts w:ascii="Bell MT" w:hAnsi="Bell MT"/>
          <w:sz w:val="28"/>
          <w:szCs w:val="28"/>
        </w:rPr>
        <w:lastRenderedPageBreak/>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2F9249CC" w:rsidR="00B25FA1" w:rsidRDefault="00D64D7E" w:rsidP="00B25FA1">
            <w:pPr>
              <w:pStyle w:val="Paragrafoelenco"/>
              <w:numPr>
                <w:ilvl w:val="0"/>
                <w:numId w:val="32"/>
              </w:numPr>
              <w:spacing w:after="200" w:line="288" w:lineRule="auto"/>
              <w:rPr>
                <w:rStyle w:val="Enfasidelicata"/>
                <w:rFonts w:ascii="Bell MT" w:hAnsi="Bell MT"/>
                <w:i w:val="0"/>
                <w:iCs w:val="0"/>
                <w:sz w:val="28"/>
                <w:szCs w:val="28"/>
              </w:rPr>
            </w:pPr>
            <w:r>
              <w:rPr>
                <w:rStyle w:val="Enfasidelicata"/>
                <w:rFonts w:ascii="Bell MT" w:hAnsi="Bell MT"/>
                <w:i w:val="0"/>
                <w:iCs w:val="0"/>
                <w:sz w:val="28"/>
                <w:szCs w:val="28"/>
              </w:rPr>
              <w:t>If the user</w:t>
            </w:r>
            <w:r w:rsidR="00B25FA1" w:rsidRPr="00835339">
              <w:rPr>
                <w:rStyle w:val="Enfasidelicata"/>
                <w:rFonts w:ascii="Bell MT" w:hAnsi="Bell MT"/>
                <w:i w:val="0"/>
                <w:iCs w:val="0"/>
                <w:sz w:val="28"/>
                <w:szCs w:val="28"/>
              </w:rPr>
              <w:t xml:space="preserve"> </w:t>
            </w:r>
            <w:r>
              <w:rPr>
                <w:rStyle w:val="Enfasidelicata"/>
                <w:rFonts w:ascii="Bell MT" w:hAnsi="Bell MT"/>
                <w:i w:val="0"/>
                <w:iCs w:val="0"/>
                <w:sz w:val="28"/>
                <w:szCs w:val="28"/>
              </w:rPr>
              <w:t xml:space="preserve">wants to login as a </w:t>
            </w:r>
            <w:r w:rsidR="00B83466">
              <w:rPr>
                <w:rStyle w:val="Enfasidelicata"/>
                <w:rFonts w:ascii="Bell MT" w:hAnsi="Bell MT"/>
                <w:i w:val="0"/>
                <w:iCs w:val="0"/>
                <w:sz w:val="28"/>
                <w:szCs w:val="28"/>
              </w:rPr>
              <w:t>guest,</w:t>
            </w:r>
            <w:r>
              <w:rPr>
                <w:rStyle w:val="Enfasidelicata"/>
                <w:rFonts w:ascii="Bell MT" w:hAnsi="Bell MT"/>
                <w:i w:val="0"/>
                <w:iCs w:val="0"/>
                <w:sz w:val="28"/>
                <w:szCs w:val="28"/>
              </w:rPr>
              <w:t xml:space="preserve"> he directly selects either </w:t>
            </w:r>
            <w:r w:rsidRPr="00B920D4">
              <w:rPr>
                <w:rStyle w:val="Enfasidelicata"/>
                <w:rFonts w:ascii="Bell MT" w:hAnsi="Bell MT"/>
                <w:sz w:val="28"/>
                <w:szCs w:val="28"/>
              </w:rPr>
              <w:t>“Get a ticket”</w:t>
            </w:r>
            <w:r>
              <w:rPr>
                <w:rStyle w:val="Enfasidelicata"/>
                <w:rFonts w:ascii="Bell MT" w:hAnsi="Bell MT"/>
                <w:i w:val="0"/>
                <w:iCs w:val="0"/>
                <w:sz w:val="28"/>
                <w:szCs w:val="28"/>
              </w:rPr>
              <w:t xml:space="preserve"> or </w:t>
            </w:r>
            <w:r w:rsidRPr="00B920D4">
              <w:rPr>
                <w:rStyle w:val="Enfasidelicata"/>
                <w:rFonts w:ascii="Bell MT" w:hAnsi="Bell MT"/>
                <w:sz w:val="28"/>
                <w:szCs w:val="28"/>
              </w:rPr>
              <w:t>“Book a visit</w:t>
            </w:r>
            <w:r w:rsidR="00B83466" w:rsidRPr="00B920D4">
              <w:rPr>
                <w:rStyle w:val="Enfasidelicata"/>
                <w:rFonts w:ascii="Bell MT" w:hAnsi="Bell MT"/>
                <w:sz w:val="28"/>
                <w:szCs w:val="28"/>
              </w:rPr>
              <w:t>”</w:t>
            </w:r>
            <w:r w:rsidR="00B83466">
              <w:rPr>
                <w:rStyle w:val="Enfasidelicata"/>
                <w:rFonts w:ascii="Bell MT" w:hAnsi="Bell MT"/>
                <w:i w:val="0"/>
                <w:iCs w:val="0"/>
                <w:sz w:val="28"/>
                <w:szCs w:val="28"/>
              </w:rPr>
              <w:t xml:space="preserve"> button, otherwise he </w:t>
            </w:r>
            <w:r w:rsidR="00B25FA1" w:rsidRPr="00835339">
              <w:rPr>
                <w:rStyle w:val="Enfasidelicata"/>
                <w:rFonts w:ascii="Bell MT" w:hAnsi="Bell MT"/>
                <w:i w:val="0"/>
                <w:iCs w:val="0"/>
                <w:sz w:val="28"/>
                <w:szCs w:val="28"/>
              </w:rPr>
              <w:t>inserts username and password</w:t>
            </w:r>
            <w:r w:rsidR="00B25FA1">
              <w:rPr>
                <w:rStyle w:val="Enfasidelicata"/>
                <w:rFonts w:ascii="Bell MT" w:hAnsi="Bell MT"/>
                <w:i w:val="0"/>
                <w:iCs w:val="0"/>
                <w:sz w:val="28"/>
                <w:szCs w:val="28"/>
              </w:rPr>
              <w:t xml:space="preserve"> into the </w:t>
            </w:r>
            <w:r w:rsidR="00B25FA1" w:rsidRPr="005D46C8">
              <w:rPr>
                <w:rStyle w:val="Enfasidelicata"/>
                <w:rFonts w:ascii="Bell MT" w:hAnsi="Bell MT"/>
                <w:sz w:val="28"/>
                <w:szCs w:val="28"/>
              </w:rPr>
              <w:t>“Username”</w:t>
            </w:r>
            <w:r w:rsidR="00B25FA1">
              <w:rPr>
                <w:rStyle w:val="Enfasidelicata"/>
                <w:rFonts w:ascii="Bell MT" w:hAnsi="Bell MT"/>
                <w:i w:val="0"/>
                <w:iCs w:val="0"/>
                <w:sz w:val="28"/>
                <w:szCs w:val="28"/>
              </w:rPr>
              <w:t xml:space="preserve"> and “</w:t>
            </w:r>
            <w:r w:rsidR="00B25FA1" w:rsidRPr="005D46C8">
              <w:rPr>
                <w:rStyle w:val="Enfasidelicata"/>
                <w:rFonts w:ascii="Bell MT" w:hAnsi="Bell MT"/>
                <w:sz w:val="28"/>
                <w:szCs w:val="28"/>
              </w:rPr>
              <w:t>Password</w:t>
            </w:r>
            <w:r w:rsidR="00B25FA1">
              <w:rPr>
                <w:rStyle w:val="Enfasidelicata"/>
                <w:rFonts w:ascii="Bell MT" w:hAnsi="Bell MT"/>
                <w:i w:val="0"/>
                <w:iCs w:val="0"/>
                <w:sz w:val="28"/>
                <w:szCs w:val="28"/>
              </w:rPr>
              <w:t>” fields, respectively.</w:t>
            </w:r>
          </w:p>
          <w:p w14:paraId="7B807213" w14:textId="77777777" w:rsidR="00B25FA1"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pPr>
              <w:numPr>
                <w:ilvl w:val="0"/>
                <w:numId w:val="27"/>
              </w:num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p>
          <w:p w14:paraId="538A1015" w14:textId="7014EBD8" w:rsidR="00D64D7E" w:rsidRPr="00B920D4" w:rsidRDefault="00D64D7E" w:rsidP="00B920D4">
            <w:pPr>
              <w:spacing w:after="200" w:line="288" w:lineRule="auto"/>
              <w:contextualSpacing/>
              <w:rPr>
                <w:rFonts w:ascii="Bell MT" w:hAnsi="Bell MT"/>
                <w:sz w:val="28"/>
                <w:szCs w:val="28"/>
              </w:rPr>
            </w:pP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39"/>
        </w:numPr>
        <w:spacing w:line="240" w:lineRule="auto"/>
        <w:rPr>
          <w:ins w:id="62" w:author="Giorgio Romeo" w:date="2020-12-01T15:52:00Z"/>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39"/>
        <w:tblW w:w="0" w:type="auto"/>
        <w:tblLook w:val="04A0" w:firstRow="1" w:lastRow="0" w:firstColumn="1" w:lastColumn="0" w:noHBand="0" w:noVBand="1"/>
        <w:tblPrChange w:id="63" w:author="Giorgio Romeo" w:date="2020-12-01T15:52:00Z">
          <w:tblPr>
            <w:tblStyle w:val="Grigliatabella"/>
            <w:tblpPr w:leftFromText="141" w:rightFromText="141" w:vertAnchor="text" w:horzAnchor="margin" w:tblpXSpec="center" w:tblpY="379"/>
            <w:tblW w:w="0" w:type="auto"/>
            <w:tblLook w:val="04A0" w:firstRow="1" w:lastRow="0" w:firstColumn="1" w:lastColumn="0" w:noHBand="0" w:noVBand="1"/>
          </w:tblPr>
        </w:tblPrChange>
      </w:tblPr>
      <w:tblGrid>
        <w:gridCol w:w="1985"/>
        <w:gridCol w:w="6815"/>
        <w:tblGridChange w:id="64">
          <w:tblGrid>
            <w:gridCol w:w="1985"/>
            <w:gridCol w:w="6815"/>
          </w:tblGrid>
        </w:tblGridChange>
      </w:tblGrid>
      <w:tr w:rsidR="00B70FCF" w14:paraId="4E8A1C98" w14:textId="77777777" w:rsidTr="00B70FCF">
        <w:trPr>
          <w:trHeight w:val="215"/>
          <w:trPrChange w:id="65" w:author="Giorgio Romeo" w:date="2020-12-01T15:52:00Z">
            <w:trPr>
              <w:trHeight w:val="215"/>
            </w:trPr>
          </w:trPrChange>
        </w:trPr>
        <w:tc>
          <w:tcPr>
            <w:tcW w:w="1985" w:type="dxa"/>
            <w:tcPrChange w:id="66" w:author="Giorgio Romeo" w:date="2020-12-01T15:52:00Z">
              <w:tcPr>
                <w:tcW w:w="1985" w:type="dxa"/>
              </w:tcPr>
            </w:tcPrChange>
          </w:tcPr>
          <w:p w14:paraId="127D3EA7" w14:textId="77777777" w:rsidR="00B70FCF" w:rsidRDefault="00B70FCF" w:rsidP="00B70FCF">
            <w:pPr>
              <w:pStyle w:val="Paragrafoelenco"/>
              <w:ind w:left="0"/>
              <w:jc w:val="center"/>
              <w:rPr>
                <w:moveTo w:id="67" w:author="Giorgio Romeo" w:date="2020-12-01T15:52:00Z"/>
                <w:rStyle w:val="Enfasidelicata"/>
                <w:rFonts w:ascii="Bell MT" w:hAnsi="Bell MT"/>
                <w:i w:val="0"/>
                <w:iCs w:val="0"/>
                <w:sz w:val="32"/>
                <w:szCs w:val="32"/>
              </w:rPr>
            </w:pPr>
            <w:moveToRangeStart w:id="68" w:author="Giorgio Romeo" w:date="2020-12-01T15:52:00Z" w:name="move57730380"/>
            <w:moveTo w:id="69" w:author="Giorgio Romeo" w:date="2020-12-01T15:52:00Z">
              <w:r>
                <w:rPr>
                  <w:rStyle w:val="Enfasidelicata"/>
                  <w:rFonts w:ascii="Bell MT" w:hAnsi="Bell MT"/>
                  <w:i w:val="0"/>
                  <w:iCs w:val="0"/>
                  <w:sz w:val="32"/>
                  <w:szCs w:val="32"/>
                </w:rPr>
                <w:t>Actors</w:t>
              </w:r>
            </w:moveTo>
          </w:p>
        </w:tc>
        <w:tc>
          <w:tcPr>
            <w:tcW w:w="6815" w:type="dxa"/>
            <w:tcPrChange w:id="70" w:author="Giorgio Romeo" w:date="2020-12-01T15:52:00Z">
              <w:tcPr>
                <w:tcW w:w="6815" w:type="dxa"/>
              </w:tcPr>
            </w:tcPrChange>
          </w:tcPr>
          <w:p w14:paraId="69D94071" w14:textId="77777777" w:rsidR="00B70FCF" w:rsidRPr="00235177" w:rsidRDefault="00B70FCF" w:rsidP="00B70FCF">
            <w:pPr>
              <w:pStyle w:val="Paragrafoelenco"/>
              <w:ind w:left="0"/>
              <w:rPr>
                <w:moveTo w:id="71" w:author="Giorgio Romeo" w:date="2020-12-01T15:52:00Z"/>
                <w:rStyle w:val="Enfasidelicata"/>
                <w:rFonts w:ascii="Bell MT" w:hAnsi="Bell MT"/>
                <w:i w:val="0"/>
                <w:iCs w:val="0"/>
                <w:sz w:val="28"/>
                <w:szCs w:val="28"/>
              </w:rPr>
            </w:pPr>
            <w:moveTo w:id="72" w:author="Giorgio Romeo" w:date="2020-12-01T15:52:00Z">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moveTo>
          </w:p>
        </w:tc>
      </w:tr>
      <w:tr w:rsidR="00B70FCF" w14:paraId="1D23ED62" w14:textId="77777777" w:rsidTr="00B70FCF">
        <w:trPr>
          <w:trHeight w:val="361"/>
          <w:trPrChange w:id="73" w:author="Giorgio Romeo" w:date="2020-12-01T15:52:00Z">
            <w:trPr>
              <w:trHeight w:val="361"/>
            </w:trPr>
          </w:trPrChange>
        </w:trPr>
        <w:tc>
          <w:tcPr>
            <w:tcW w:w="1985" w:type="dxa"/>
            <w:tcPrChange w:id="74" w:author="Giorgio Romeo" w:date="2020-12-01T15:52:00Z">
              <w:tcPr>
                <w:tcW w:w="1985" w:type="dxa"/>
              </w:tcPr>
            </w:tcPrChange>
          </w:tcPr>
          <w:p w14:paraId="2377E27D" w14:textId="77777777" w:rsidR="00B70FCF" w:rsidRDefault="00B70FCF" w:rsidP="00B70FCF">
            <w:pPr>
              <w:pStyle w:val="Paragrafoelenco"/>
              <w:ind w:left="0"/>
              <w:jc w:val="center"/>
              <w:rPr>
                <w:moveTo w:id="75" w:author="Giorgio Romeo" w:date="2020-12-01T15:52:00Z"/>
                <w:rStyle w:val="Enfasidelicata"/>
                <w:rFonts w:ascii="Bell MT" w:hAnsi="Bell MT"/>
                <w:i w:val="0"/>
                <w:iCs w:val="0"/>
                <w:sz w:val="32"/>
                <w:szCs w:val="32"/>
              </w:rPr>
            </w:pPr>
            <w:moveTo w:id="76" w:author="Giorgio Romeo" w:date="2020-12-01T15:52:00Z">
              <w:r>
                <w:rPr>
                  <w:rStyle w:val="Enfasidelicata"/>
                  <w:rFonts w:ascii="Bell MT" w:hAnsi="Bell MT"/>
                  <w:i w:val="0"/>
                  <w:iCs w:val="0"/>
                  <w:sz w:val="32"/>
                  <w:szCs w:val="32"/>
                </w:rPr>
                <w:t>Entry condition</w:t>
              </w:r>
            </w:moveTo>
          </w:p>
        </w:tc>
        <w:tc>
          <w:tcPr>
            <w:tcW w:w="6815" w:type="dxa"/>
            <w:tcPrChange w:id="77" w:author="Giorgio Romeo" w:date="2020-12-01T15:52:00Z">
              <w:tcPr>
                <w:tcW w:w="6815" w:type="dxa"/>
              </w:tcPr>
            </w:tcPrChange>
          </w:tcPr>
          <w:p w14:paraId="4938A522" w14:textId="77777777" w:rsidR="00B70FCF" w:rsidRPr="00235177" w:rsidRDefault="00B70FCF" w:rsidP="00B70FCF">
            <w:pPr>
              <w:pStyle w:val="Paragrafoelenco"/>
              <w:ind w:left="0"/>
              <w:rPr>
                <w:moveTo w:id="78" w:author="Giorgio Romeo" w:date="2020-12-01T15:52:00Z"/>
                <w:rStyle w:val="Enfasidelicata"/>
                <w:rFonts w:ascii="Bell MT" w:hAnsi="Bell MT"/>
                <w:i w:val="0"/>
                <w:iCs w:val="0"/>
                <w:sz w:val="28"/>
                <w:szCs w:val="28"/>
              </w:rPr>
            </w:pPr>
            <w:moveTo w:id="79" w:author="Giorgio Romeo" w:date="2020-12-01T15:52: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moveTo>
          </w:p>
        </w:tc>
      </w:tr>
      <w:tr w:rsidR="00B70FCF" w14:paraId="2EBDF930" w14:textId="77777777" w:rsidTr="00B70FCF">
        <w:trPr>
          <w:trHeight w:val="4868"/>
          <w:trPrChange w:id="80" w:author="Giorgio Romeo" w:date="2020-12-01T15:52:00Z">
            <w:trPr>
              <w:trHeight w:val="4868"/>
            </w:trPr>
          </w:trPrChange>
        </w:trPr>
        <w:tc>
          <w:tcPr>
            <w:tcW w:w="1985" w:type="dxa"/>
            <w:tcPrChange w:id="81" w:author="Giorgio Romeo" w:date="2020-12-01T15:52:00Z">
              <w:tcPr>
                <w:tcW w:w="1985" w:type="dxa"/>
              </w:tcPr>
            </w:tcPrChange>
          </w:tcPr>
          <w:p w14:paraId="06568EE3" w14:textId="77777777" w:rsidR="00B70FCF" w:rsidRDefault="00B70FCF" w:rsidP="00B70FCF">
            <w:pPr>
              <w:pStyle w:val="Paragrafoelenco"/>
              <w:ind w:left="0"/>
              <w:jc w:val="center"/>
              <w:rPr>
                <w:moveTo w:id="82" w:author="Giorgio Romeo" w:date="2020-12-01T15:52:00Z"/>
                <w:rStyle w:val="Enfasidelicata"/>
                <w:rFonts w:ascii="Bell MT" w:hAnsi="Bell MT"/>
                <w:i w:val="0"/>
                <w:iCs w:val="0"/>
                <w:sz w:val="32"/>
                <w:szCs w:val="32"/>
              </w:rPr>
            </w:pPr>
            <w:moveTo w:id="83" w:author="Giorgio Romeo" w:date="2020-12-01T15:52:00Z">
              <w:r>
                <w:rPr>
                  <w:rStyle w:val="Enfasidelicata"/>
                  <w:rFonts w:ascii="Bell MT" w:hAnsi="Bell MT"/>
                  <w:i w:val="0"/>
                  <w:iCs w:val="0"/>
                  <w:sz w:val="32"/>
                  <w:szCs w:val="32"/>
                </w:rPr>
                <w:t>Events flow</w:t>
              </w:r>
            </w:moveTo>
          </w:p>
        </w:tc>
        <w:tc>
          <w:tcPr>
            <w:tcW w:w="6815" w:type="dxa"/>
            <w:tcPrChange w:id="84" w:author="Giorgio Romeo" w:date="2020-12-01T15:52:00Z">
              <w:tcPr>
                <w:tcW w:w="6815" w:type="dxa"/>
              </w:tcPr>
            </w:tcPrChange>
          </w:tcPr>
          <w:p w14:paraId="41B45C7A" w14:textId="77777777" w:rsidR="00B70FCF" w:rsidRPr="00701CE5" w:rsidRDefault="00B70FCF" w:rsidP="00B70FCF">
            <w:pPr>
              <w:pStyle w:val="Paragrafoelenco"/>
              <w:numPr>
                <w:ilvl w:val="0"/>
                <w:numId w:val="26"/>
              </w:numPr>
              <w:ind w:left="357" w:hanging="357"/>
              <w:rPr>
                <w:moveTo w:id="85" w:author="Giorgio Romeo" w:date="2020-12-01T15:52:00Z"/>
                <w:rStyle w:val="Enfasidelicata"/>
                <w:rFonts w:ascii="Bell MT" w:hAnsi="Bell MT"/>
                <w:i w:val="0"/>
                <w:iCs w:val="0"/>
                <w:sz w:val="28"/>
                <w:szCs w:val="28"/>
              </w:rPr>
            </w:pPr>
            <w:moveTo w:id="86" w:author="Giorgio Romeo" w:date="2020-12-01T15:52: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moveTo>
          </w:p>
          <w:p w14:paraId="3F4C8F22" w14:textId="77777777" w:rsidR="00B70FCF" w:rsidRDefault="00B70FCF" w:rsidP="00B70FCF">
            <w:pPr>
              <w:pStyle w:val="Paragrafoelenco"/>
              <w:numPr>
                <w:ilvl w:val="0"/>
                <w:numId w:val="26"/>
              </w:numPr>
              <w:ind w:left="357" w:hanging="357"/>
              <w:rPr>
                <w:moveTo w:id="87" w:author="Giorgio Romeo" w:date="2020-12-01T15:52:00Z"/>
                <w:rStyle w:val="Enfasidelicata"/>
                <w:rFonts w:ascii="Bell MT" w:hAnsi="Bell MT"/>
                <w:i w:val="0"/>
                <w:iCs w:val="0"/>
                <w:sz w:val="28"/>
                <w:szCs w:val="28"/>
              </w:rPr>
            </w:pPr>
            <w:moveTo w:id="88" w:author="Giorgio Romeo" w:date="2020-12-01T15:52:00Z">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moveTo>
          </w:p>
          <w:p w14:paraId="771BEAE2" w14:textId="77777777" w:rsidR="00B70FCF" w:rsidRDefault="00B70FCF" w:rsidP="00B70FCF">
            <w:pPr>
              <w:pStyle w:val="Paragrafoelenco"/>
              <w:numPr>
                <w:ilvl w:val="0"/>
                <w:numId w:val="26"/>
              </w:numPr>
              <w:ind w:left="357" w:hanging="357"/>
              <w:rPr>
                <w:moveTo w:id="89" w:author="Giorgio Romeo" w:date="2020-12-01T15:52:00Z"/>
                <w:rStyle w:val="Enfasidelicata"/>
                <w:rFonts w:ascii="Bell MT" w:hAnsi="Bell MT"/>
                <w:i w:val="0"/>
                <w:iCs w:val="0"/>
                <w:sz w:val="28"/>
                <w:szCs w:val="28"/>
              </w:rPr>
            </w:pPr>
            <w:moveTo w:id="90" w:author="Giorgio Romeo" w:date="2020-12-01T15:5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moveTo>
          </w:p>
          <w:p w14:paraId="050ED0A6" w14:textId="77777777" w:rsidR="00B70FCF" w:rsidRPr="00701CE5" w:rsidRDefault="00B70FCF" w:rsidP="00B70FCF">
            <w:pPr>
              <w:pStyle w:val="Paragrafoelenco"/>
              <w:numPr>
                <w:ilvl w:val="0"/>
                <w:numId w:val="26"/>
              </w:numPr>
              <w:ind w:left="357" w:hanging="357"/>
              <w:rPr>
                <w:moveTo w:id="91" w:author="Giorgio Romeo" w:date="2020-12-01T15:52:00Z"/>
                <w:rStyle w:val="Enfasidelicata"/>
                <w:rFonts w:ascii="Bell MT" w:hAnsi="Bell MT"/>
                <w:i w:val="0"/>
                <w:iCs w:val="0"/>
                <w:sz w:val="28"/>
                <w:szCs w:val="28"/>
              </w:rPr>
            </w:pPr>
            <w:moveTo w:id="92" w:author="Giorgio Romeo" w:date="2020-12-01T15:5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moveTo>
          </w:p>
          <w:p w14:paraId="24671D30" w14:textId="77777777" w:rsidR="00B70FCF" w:rsidRPr="00701CE5" w:rsidRDefault="00B70FCF" w:rsidP="00B70FCF">
            <w:pPr>
              <w:pStyle w:val="Paragrafoelenco"/>
              <w:numPr>
                <w:ilvl w:val="0"/>
                <w:numId w:val="26"/>
              </w:numPr>
              <w:rPr>
                <w:moveTo w:id="93" w:author="Giorgio Romeo" w:date="2020-12-01T15:52:00Z"/>
                <w:rStyle w:val="Enfasidelicata"/>
                <w:rFonts w:ascii="Bell MT" w:hAnsi="Bell MT"/>
                <w:i w:val="0"/>
                <w:iCs w:val="0"/>
                <w:sz w:val="28"/>
                <w:szCs w:val="28"/>
              </w:rPr>
            </w:pPr>
            <w:moveTo w:id="94" w:author="Giorgio Romeo" w:date="2020-12-01T15:52:00Z">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moveTo>
          </w:p>
          <w:p w14:paraId="22D78CB6" w14:textId="77777777" w:rsidR="00B70FCF" w:rsidRPr="00701CE5" w:rsidRDefault="00B70FCF" w:rsidP="00B70FCF">
            <w:pPr>
              <w:pStyle w:val="Paragrafoelenco"/>
              <w:numPr>
                <w:ilvl w:val="0"/>
                <w:numId w:val="26"/>
              </w:numPr>
              <w:rPr>
                <w:moveTo w:id="95" w:author="Giorgio Romeo" w:date="2020-12-01T15:52:00Z"/>
                <w:rStyle w:val="Enfasidelicata"/>
                <w:rFonts w:ascii="Bell MT" w:hAnsi="Bell MT"/>
                <w:i w:val="0"/>
                <w:iCs w:val="0"/>
                <w:sz w:val="28"/>
                <w:szCs w:val="28"/>
              </w:rPr>
            </w:pPr>
            <w:moveTo w:id="96" w:author="Giorgio Romeo" w:date="2020-12-01T15:52:00Z">
              <w:r w:rsidRPr="00701CE5">
                <w:rPr>
                  <w:rStyle w:val="Enfasidelicata"/>
                  <w:rFonts w:ascii="Bell MT" w:hAnsi="Bell MT"/>
                  <w:i w:val="0"/>
                  <w:iCs w:val="0"/>
                  <w:sz w:val="28"/>
                  <w:szCs w:val="28"/>
                </w:rPr>
                <w:t>The system notifies the user that the procedure has been successfully managed.</w:t>
              </w:r>
            </w:moveTo>
          </w:p>
          <w:p w14:paraId="423DE687" w14:textId="77777777" w:rsidR="00B70FCF" w:rsidRPr="00701CE5" w:rsidRDefault="00B70FCF" w:rsidP="00B70FCF">
            <w:pPr>
              <w:pStyle w:val="Paragrafoelenco"/>
              <w:numPr>
                <w:ilvl w:val="0"/>
                <w:numId w:val="26"/>
              </w:numPr>
              <w:rPr>
                <w:moveTo w:id="97" w:author="Giorgio Romeo" w:date="2020-12-01T15:52:00Z"/>
                <w:rStyle w:val="Enfasidelicata"/>
                <w:rFonts w:ascii="Bell MT" w:hAnsi="Bell MT"/>
                <w:i w:val="0"/>
                <w:iCs w:val="0"/>
                <w:sz w:val="28"/>
                <w:szCs w:val="28"/>
              </w:rPr>
            </w:pPr>
            <w:moveTo w:id="98" w:author="Giorgio Romeo" w:date="2020-12-01T15:52:00Z">
              <w:r w:rsidRPr="00701CE5">
                <w:rPr>
                  <w:rStyle w:val="Enfasidelicata"/>
                  <w:rFonts w:ascii="Bell MT" w:hAnsi="Bell MT"/>
                  <w:i w:val="0"/>
                  <w:iCs w:val="0"/>
                  <w:sz w:val="28"/>
                  <w:szCs w:val="28"/>
                </w:rPr>
                <w:t>The system sends to the user the virtual ticket containing:</w:t>
              </w:r>
            </w:moveTo>
          </w:p>
          <w:p w14:paraId="5BC19CA9" w14:textId="77777777" w:rsidR="00B70FCF" w:rsidRDefault="00B70FCF" w:rsidP="00B70FCF">
            <w:pPr>
              <w:pStyle w:val="Paragrafoelenco"/>
              <w:numPr>
                <w:ilvl w:val="0"/>
                <w:numId w:val="34"/>
              </w:numPr>
              <w:ind w:left="754" w:hanging="357"/>
              <w:rPr>
                <w:moveTo w:id="99" w:author="Giorgio Romeo" w:date="2020-12-01T15:52:00Z"/>
                <w:rStyle w:val="Enfasidelicata"/>
                <w:rFonts w:ascii="Bell MT" w:hAnsi="Bell MT"/>
                <w:i w:val="0"/>
                <w:iCs w:val="0"/>
                <w:sz w:val="28"/>
                <w:szCs w:val="28"/>
              </w:rPr>
            </w:pPr>
            <w:moveTo w:id="100" w:author="Giorgio Romeo" w:date="2020-12-01T15:52:00Z">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moveTo>
          </w:p>
          <w:p w14:paraId="2DA3F482" w14:textId="77777777" w:rsidR="00B70FCF" w:rsidRDefault="00B70FCF" w:rsidP="00B70FCF">
            <w:pPr>
              <w:pStyle w:val="Paragrafoelenco"/>
              <w:numPr>
                <w:ilvl w:val="0"/>
                <w:numId w:val="34"/>
              </w:numPr>
              <w:ind w:left="754" w:hanging="357"/>
              <w:rPr>
                <w:moveTo w:id="101" w:author="Giorgio Romeo" w:date="2020-12-01T15:52:00Z"/>
                <w:rStyle w:val="Enfasidelicata"/>
                <w:rFonts w:ascii="Bell MT" w:hAnsi="Bell MT"/>
                <w:i w:val="0"/>
                <w:iCs w:val="0"/>
                <w:sz w:val="28"/>
                <w:szCs w:val="28"/>
              </w:rPr>
            </w:pPr>
            <w:moveTo w:id="102" w:author="Giorgio Romeo" w:date="2020-12-01T15:52:00Z">
              <w:r>
                <w:rPr>
                  <w:rStyle w:val="Enfasidelicata"/>
                  <w:rFonts w:ascii="Bell MT" w:hAnsi="Bell MT"/>
                  <w:i w:val="0"/>
                  <w:iCs w:val="0"/>
                  <w:sz w:val="28"/>
                  <w:szCs w:val="28"/>
                </w:rPr>
                <w:t>The store’s name and address.</w:t>
              </w:r>
            </w:moveTo>
          </w:p>
          <w:p w14:paraId="05E7F566" w14:textId="77777777" w:rsidR="00B70FCF" w:rsidRPr="00701CE5" w:rsidRDefault="00B70FCF" w:rsidP="00B70FCF">
            <w:pPr>
              <w:pStyle w:val="Paragrafoelenco"/>
              <w:numPr>
                <w:ilvl w:val="0"/>
                <w:numId w:val="34"/>
              </w:numPr>
              <w:ind w:left="754" w:hanging="357"/>
              <w:rPr>
                <w:moveTo w:id="103" w:author="Giorgio Romeo" w:date="2020-12-01T15:52:00Z"/>
                <w:rStyle w:val="Enfasidelicata"/>
                <w:rFonts w:ascii="Bell MT" w:hAnsi="Bell MT"/>
                <w:i w:val="0"/>
                <w:iCs w:val="0"/>
                <w:sz w:val="28"/>
                <w:szCs w:val="28"/>
              </w:rPr>
            </w:pPr>
            <w:moveTo w:id="104" w:author="Giorgio Romeo" w:date="2020-12-01T15:52:00Z">
              <w:r>
                <w:rPr>
                  <w:rStyle w:val="Enfasidelicata"/>
                  <w:rFonts w:ascii="Bell MT" w:hAnsi="Bell MT"/>
                  <w:i w:val="0"/>
                  <w:iCs w:val="0"/>
                  <w:sz w:val="28"/>
                  <w:szCs w:val="28"/>
                </w:rPr>
                <w:t>The QR code to enter (and exit) the store.</w:t>
              </w:r>
            </w:moveTo>
          </w:p>
        </w:tc>
      </w:tr>
      <w:tr w:rsidR="00B70FCF" w14:paraId="45C3437F" w14:textId="77777777" w:rsidTr="00B70FCF">
        <w:trPr>
          <w:trHeight w:val="361"/>
          <w:trPrChange w:id="105" w:author="Giorgio Romeo" w:date="2020-12-01T15:52:00Z">
            <w:trPr>
              <w:trHeight w:val="361"/>
            </w:trPr>
          </w:trPrChange>
        </w:trPr>
        <w:tc>
          <w:tcPr>
            <w:tcW w:w="1985" w:type="dxa"/>
            <w:tcPrChange w:id="106" w:author="Giorgio Romeo" w:date="2020-12-01T15:52:00Z">
              <w:tcPr>
                <w:tcW w:w="1985" w:type="dxa"/>
              </w:tcPr>
            </w:tcPrChange>
          </w:tcPr>
          <w:p w14:paraId="490D6394" w14:textId="77777777" w:rsidR="00B70FCF" w:rsidRDefault="00B70FCF" w:rsidP="00B70FCF">
            <w:pPr>
              <w:pStyle w:val="Paragrafoelenco"/>
              <w:ind w:left="0"/>
              <w:jc w:val="center"/>
              <w:rPr>
                <w:moveTo w:id="107" w:author="Giorgio Romeo" w:date="2020-12-01T15:52:00Z"/>
                <w:rStyle w:val="Enfasidelicata"/>
                <w:rFonts w:ascii="Bell MT" w:hAnsi="Bell MT"/>
                <w:i w:val="0"/>
                <w:iCs w:val="0"/>
                <w:sz w:val="32"/>
                <w:szCs w:val="32"/>
              </w:rPr>
            </w:pPr>
            <w:moveTo w:id="108" w:author="Giorgio Romeo" w:date="2020-12-01T15:52:00Z">
              <w:r>
                <w:rPr>
                  <w:rStyle w:val="Enfasidelicata"/>
                  <w:rFonts w:ascii="Bell MT" w:hAnsi="Bell MT"/>
                  <w:i w:val="0"/>
                  <w:iCs w:val="0"/>
                  <w:sz w:val="32"/>
                  <w:szCs w:val="32"/>
                </w:rPr>
                <w:t>Exit condition</w:t>
              </w:r>
            </w:moveTo>
          </w:p>
        </w:tc>
        <w:tc>
          <w:tcPr>
            <w:tcW w:w="6815" w:type="dxa"/>
            <w:tcPrChange w:id="109" w:author="Giorgio Romeo" w:date="2020-12-01T15:52:00Z">
              <w:tcPr>
                <w:tcW w:w="6815" w:type="dxa"/>
              </w:tcPr>
            </w:tcPrChange>
          </w:tcPr>
          <w:p w14:paraId="21B20700" w14:textId="77777777" w:rsidR="00B70FCF" w:rsidRPr="002967F3" w:rsidRDefault="00B70FCF" w:rsidP="00B70FCF">
            <w:pPr>
              <w:pStyle w:val="Paragrafoelenco"/>
              <w:ind w:left="0"/>
              <w:rPr>
                <w:moveTo w:id="110" w:author="Giorgio Romeo" w:date="2020-12-01T15:52:00Z"/>
                <w:rStyle w:val="Enfasidelicata"/>
                <w:rFonts w:ascii="Bell MT" w:hAnsi="Bell MT"/>
                <w:i w:val="0"/>
                <w:iCs w:val="0"/>
                <w:sz w:val="28"/>
                <w:szCs w:val="28"/>
              </w:rPr>
            </w:pPr>
            <w:moveTo w:id="111" w:author="Giorgio Romeo" w:date="2020-12-01T15:52:00Z">
              <w:r>
                <w:rPr>
                  <w:rStyle w:val="Enfasidelicata"/>
                  <w:rFonts w:ascii="Bell MT" w:hAnsi="Bell MT"/>
                  <w:i w:val="0"/>
                  <w:iCs w:val="0"/>
                  <w:sz w:val="28"/>
                  <w:szCs w:val="28"/>
                </w:rPr>
                <w:t xml:space="preserve">The user successfully receives the virtual ticket. </w:t>
              </w:r>
            </w:moveTo>
          </w:p>
        </w:tc>
      </w:tr>
      <w:tr w:rsidR="00B70FCF" w14:paraId="5B35C405" w14:textId="77777777" w:rsidTr="00B70FCF">
        <w:trPr>
          <w:trHeight w:val="404"/>
          <w:trPrChange w:id="112" w:author="Giorgio Romeo" w:date="2020-12-01T15:52:00Z">
            <w:trPr>
              <w:trHeight w:val="404"/>
            </w:trPr>
          </w:trPrChange>
        </w:trPr>
        <w:tc>
          <w:tcPr>
            <w:tcW w:w="1985" w:type="dxa"/>
            <w:tcPrChange w:id="113" w:author="Giorgio Romeo" w:date="2020-12-01T15:52:00Z">
              <w:tcPr>
                <w:tcW w:w="1985" w:type="dxa"/>
              </w:tcPr>
            </w:tcPrChange>
          </w:tcPr>
          <w:p w14:paraId="6F013753" w14:textId="77777777" w:rsidR="00B70FCF" w:rsidRDefault="00B70FCF" w:rsidP="00B70FCF">
            <w:pPr>
              <w:pStyle w:val="Paragrafoelenco"/>
              <w:ind w:left="0"/>
              <w:jc w:val="center"/>
              <w:rPr>
                <w:moveTo w:id="114" w:author="Giorgio Romeo" w:date="2020-12-01T15:52:00Z"/>
                <w:rStyle w:val="Enfasidelicata"/>
                <w:rFonts w:ascii="Bell MT" w:hAnsi="Bell MT"/>
                <w:i w:val="0"/>
                <w:iCs w:val="0"/>
                <w:sz w:val="32"/>
                <w:szCs w:val="32"/>
              </w:rPr>
            </w:pPr>
            <w:moveTo w:id="115" w:author="Giorgio Romeo" w:date="2020-12-01T15:52:00Z">
              <w:r>
                <w:rPr>
                  <w:rStyle w:val="Enfasidelicata"/>
                  <w:rFonts w:ascii="Bell MT" w:hAnsi="Bell MT"/>
                  <w:i w:val="0"/>
                  <w:iCs w:val="0"/>
                  <w:sz w:val="32"/>
                  <w:szCs w:val="32"/>
                </w:rPr>
                <w:t>Exceptions</w:t>
              </w:r>
            </w:moveTo>
          </w:p>
        </w:tc>
        <w:tc>
          <w:tcPr>
            <w:tcW w:w="6815" w:type="dxa"/>
            <w:tcPrChange w:id="116" w:author="Giorgio Romeo" w:date="2020-12-01T15:52:00Z">
              <w:tcPr>
                <w:tcW w:w="6815" w:type="dxa"/>
              </w:tcPr>
            </w:tcPrChange>
          </w:tcPr>
          <w:p w14:paraId="1CB46357" w14:textId="77777777" w:rsidR="00B70FCF" w:rsidRDefault="00B70FCF" w:rsidP="00B70FCF">
            <w:pPr>
              <w:pStyle w:val="Paragrafoelenco"/>
              <w:numPr>
                <w:ilvl w:val="0"/>
                <w:numId w:val="48"/>
              </w:numPr>
              <w:ind w:left="357" w:hanging="357"/>
              <w:rPr>
                <w:moveTo w:id="117" w:author="Giorgio Romeo" w:date="2020-12-01T15:52:00Z"/>
                <w:rStyle w:val="Enfasidelicata"/>
                <w:rFonts w:ascii="Bell MT" w:hAnsi="Bell MT"/>
                <w:i w:val="0"/>
                <w:iCs w:val="0"/>
                <w:sz w:val="28"/>
                <w:szCs w:val="28"/>
              </w:rPr>
            </w:pPr>
            <w:moveTo w:id="118" w:author="Giorgio Romeo" w:date="2020-12-01T15:52:00Z">
              <w:r>
                <w:rPr>
                  <w:rStyle w:val="Enfasidelicata"/>
                  <w:rFonts w:ascii="Bell MT" w:hAnsi="Bell MT"/>
                  <w:i w:val="0"/>
                  <w:iCs w:val="0"/>
                  <w:sz w:val="28"/>
                  <w:szCs w:val="28"/>
                </w:rPr>
                <w:t xml:space="preserve">The user refuses the provided time slot clicking on the </w:t>
              </w:r>
              <w:commentRangeStart w:id="119"/>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commentRangeEnd w:id="119"/>
              <w:r>
                <w:rPr>
                  <w:rStyle w:val="Rimandocommento"/>
                </w:rPr>
                <w:commentReference w:id="119"/>
              </w:r>
              <w:r>
                <w:rPr>
                  <w:rStyle w:val="Enfasidelicata"/>
                  <w:rFonts w:ascii="Bell MT" w:hAnsi="Bell MT"/>
                  <w:i w:val="0"/>
                  <w:iCs w:val="0"/>
                  <w:sz w:val="28"/>
                  <w:szCs w:val="28"/>
                </w:rPr>
                <w:t>button.</w:t>
              </w:r>
            </w:moveTo>
          </w:p>
          <w:p w14:paraId="4F53C191" w14:textId="77777777" w:rsidR="00B70FCF" w:rsidRPr="001C2511" w:rsidRDefault="00B70FCF" w:rsidP="00B70FCF">
            <w:pPr>
              <w:pStyle w:val="Paragrafoelenco"/>
              <w:ind w:left="357"/>
              <w:rPr>
                <w:moveTo w:id="120" w:author="Giorgio Romeo" w:date="2020-12-01T15:52:00Z"/>
                <w:rStyle w:val="Enfasidelicata"/>
                <w:rFonts w:ascii="Bell MT" w:hAnsi="Bell MT"/>
                <w:i w:val="0"/>
                <w:iCs w:val="0"/>
                <w:sz w:val="28"/>
                <w:szCs w:val="28"/>
              </w:rPr>
            </w:pPr>
            <w:moveTo w:id="121" w:author="Giorgio Romeo" w:date="2020-12-01T15:52:00Z">
              <w:r>
                <w:rPr>
                  <w:rStyle w:val="Enfasidelicata"/>
                  <w:rFonts w:ascii="Bell MT" w:hAnsi="Bell MT"/>
                  <w:i w:val="0"/>
                  <w:iCs w:val="0"/>
                  <w:sz w:val="28"/>
                  <w:szCs w:val="28"/>
                </w:rPr>
                <w:t>The system redirects the user to the selection 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3).</w:t>
              </w:r>
            </w:moveTo>
          </w:p>
        </w:tc>
      </w:tr>
      <w:moveToRangeEnd w:id="68"/>
    </w:tbl>
    <w:p w14:paraId="3B7B9698" w14:textId="157AF792" w:rsidR="00B70FCF" w:rsidRDefault="00B70FCF" w:rsidP="00B70FCF">
      <w:pPr>
        <w:spacing w:line="240" w:lineRule="auto"/>
        <w:rPr>
          <w:ins w:id="122" w:author="Giorgio Romeo" w:date="2020-12-01T15:52:00Z"/>
          <w:rStyle w:val="Enfasidelicata"/>
          <w:rFonts w:ascii="Bell MT" w:hAnsi="Bell MT"/>
          <w:sz w:val="28"/>
          <w:szCs w:val="28"/>
        </w:rPr>
      </w:pPr>
    </w:p>
    <w:p w14:paraId="29785E94" w14:textId="09D112A2" w:rsidR="00B70FCF" w:rsidRDefault="00B70FCF" w:rsidP="00B70FCF">
      <w:pPr>
        <w:spacing w:line="240" w:lineRule="auto"/>
        <w:rPr>
          <w:ins w:id="123" w:author="Giorgio Romeo" w:date="2020-12-01T15:52:00Z"/>
          <w:rStyle w:val="Enfasidelicata"/>
          <w:rFonts w:ascii="Bell MT" w:hAnsi="Bell MT"/>
          <w:sz w:val="28"/>
          <w:szCs w:val="28"/>
        </w:rPr>
      </w:pPr>
    </w:p>
    <w:p w14:paraId="34C4938A" w14:textId="745CE1EE" w:rsidR="00B70FCF" w:rsidRDefault="00B70FCF" w:rsidP="00B70FCF">
      <w:pPr>
        <w:spacing w:line="240" w:lineRule="auto"/>
        <w:rPr>
          <w:ins w:id="124" w:author="Giorgio Romeo" w:date="2020-12-01T15:52:00Z"/>
          <w:rStyle w:val="Enfasidelicata"/>
          <w:rFonts w:ascii="Bell MT" w:hAnsi="Bell MT"/>
          <w:sz w:val="28"/>
          <w:szCs w:val="28"/>
        </w:rPr>
      </w:pPr>
    </w:p>
    <w:p w14:paraId="2A546EA2" w14:textId="04250A68" w:rsidR="00B70FCF" w:rsidRDefault="00B70FCF" w:rsidP="00B70FCF">
      <w:pPr>
        <w:spacing w:line="240" w:lineRule="auto"/>
        <w:rPr>
          <w:ins w:id="125" w:author="Giorgio Romeo" w:date="2020-12-01T15:52:00Z"/>
          <w:rStyle w:val="Enfasidelicata"/>
          <w:rFonts w:ascii="Bell MT" w:hAnsi="Bell MT"/>
          <w:sz w:val="28"/>
          <w:szCs w:val="28"/>
        </w:rPr>
      </w:pPr>
    </w:p>
    <w:p w14:paraId="1C0CEB2F" w14:textId="36A734C7" w:rsidR="00B70FCF" w:rsidRDefault="00B70FCF" w:rsidP="00B70FCF">
      <w:pPr>
        <w:spacing w:line="240" w:lineRule="auto"/>
        <w:rPr>
          <w:ins w:id="126" w:author="Giorgio Romeo" w:date="2020-12-01T15:52:00Z"/>
          <w:rStyle w:val="Enfasidelicata"/>
          <w:rFonts w:ascii="Bell MT" w:hAnsi="Bell MT"/>
          <w:sz w:val="28"/>
          <w:szCs w:val="28"/>
        </w:rPr>
      </w:pPr>
    </w:p>
    <w:p w14:paraId="47A093CE" w14:textId="765313AF" w:rsidR="00B70FCF" w:rsidRDefault="00B70FCF" w:rsidP="00B70FCF">
      <w:pPr>
        <w:spacing w:line="240" w:lineRule="auto"/>
        <w:rPr>
          <w:ins w:id="127" w:author="Giorgio Romeo" w:date="2020-12-01T15:52:00Z"/>
          <w:rStyle w:val="Enfasidelicata"/>
          <w:rFonts w:ascii="Bell MT" w:hAnsi="Bell MT"/>
          <w:sz w:val="28"/>
          <w:szCs w:val="28"/>
        </w:rPr>
      </w:pPr>
    </w:p>
    <w:p w14:paraId="6C271636" w14:textId="328BF65A" w:rsidR="00B70FCF" w:rsidRDefault="00B70FCF" w:rsidP="00B70FCF">
      <w:pPr>
        <w:spacing w:line="240" w:lineRule="auto"/>
        <w:rPr>
          <w:ins w:id="128" w:author="Giorgio Romeo" w:date="2020-12-01T15:52:00Z"/>
          <w:rStyle w:val="Enfasidelicata"/>
          <w:rFonts w:ascii="Bell MT" w:hAnsi="Bell MT"/>
          <w:sz w:val="28"/>
          <w:szCs w:val="28"/>
        </w:rPr>
      </w:pPr>
    </w:p>
    <w:p w14:paraId="3E76A15A" w14:textId="6818DE8C" w:rsidR="00B70FCF" w:rsidRDefault="00B70FCF" w:rsidP="00B70FCF">
      <w:pPr>
        <w:spacing w:line="240" w:lineRule="auto"/>
        <w:rPr>
          <w:ins w:id="129" w:author="Giorgio Romeo" w:date="2020-12-01T15:52:00Z"/>
          <w:rStyle w:val="Enfasidelicata"/>
          <w:rFonts w:ascii="Bell MT" w:hAnsi="Bell MT"/>
          <w:sz w:val="28"/>
          <w:szCs w:val="28"/>
        </w:rPr>
      </w:pPr>
    </w:p>
    <w:p w14:paraId="1D1E8D6F" w14:textId="3824965E" w:rsidR="00B70FCF" w:rsidRDefault="00B70FCF" w:rsidP="00B70FCF">
      <w:pPr>
        <w:spacing w:line="240" w:lineRule="auto"/>
        <w:rPr>
          <w:ins w:id="130" w:author="Giorgio Romeo" w:date="2020-12-01T15:52:00Z"/>
          <w:rStyle w:val="Enfasidelicata"/>
          <w:rFonts w:ascii="Bell MT" w:hAnsi="Bell MT"/>
          <w:sz w:val="28"/>
          <w:szCs w:val="28"/>
        </w:rPr>
      </w:pPr>
    </w:p>
    <w:p w14:paraId="6EA97314" w14:textId="75B0CBC9" w:rsidR="00B70FCF" w:rsidRDefault="00B70FCF" w:rsidP="00B70FCF">
      <w:pPr>
        <w:spacing w:line="240" w:lineRule="auto"/>
        <w:rPr>
          <w:ins w:id="131" w:author="Giorgio Romeo" w:date="2020-12-01T15:52:00Z"/>
          <w:rStyle w:val="Enfasidelicata"/>
          <w:rFonts w:ascii="Bell MT" w:hAnsi="Bell MT"/>
          <w:sz w:val="28"/>
          <w:szCs w:val="28"/>
        </w:rPr>
      </w:pPr>
    </w:p>
    <w:p w14:paraId="1A86D23C" w14:textId="413C1725" w:rsidR="00B70FCF" w:rsidRDefault="00B70FCF" w:rsidP="00B70FCF">
      <w:pPr>
        <w:spacing w:line="240" w:lineRule="auto"/>
        <w:rPr>
          <w:ins w:id="132" w:author="Giorgio Romeo" w:date="2020-12-01T15:52:00Z"/>
          <w:rStyle w:val="Enfasidelicata"/>
          <w:rFonts w:ascii="Bell MT" w:hAnsi="Bell MT"/>
          <w:sz w:val="28"/>
          <w:szCs w:val="28"/>
        </w:rPr>
      </w:pPr>
    </w:p>
    <w:p w14:paraId="3950CDFE" w14:textId="6BFB6429" w:rsidR="00B70FCF" w:rsidRDefault="00B70FCF" w:rsidP="00B70FCF">
      <w:pPr>
        <w:spacing w:line="240" w:lineRule="auto"/>
        <w:rPr>
          <w:ins w:id="133" w:author="Giorgio Romeo" w:date="2020-12-01T15:52:00Z"/>
          <w:rStyle w:val="Enfasidelicata"/>
          <w:rFonts w:ascii="Bell MT" w:hAnsi="Bell MT"/>
          <w:sz w:val="28"/>
          <w:szCs w:val="28"/>
        </w:rPr>
      </w:pPr>
    </w:p>
    <w:p w14:paraId="263E5F66" w14:textId="41DE921D" w:rsidR="00B70FCF" w:rsidRDefault="00B70FCF" w:rsidP="00B70FCF">
      <w:pPr>
        <w:spacing w:line="240" w:lineRule="auto"/>
        <w:rPr>
          <w:ins w:id="134" w:author="Giorgio Romeo" w:date="2020-12-01T15:52:00Z"/>
          <w:rStyle w:val="Enfasidelicata"/>
          <w:rFonts w:ascii="Bell MT" w:hAnsi="Bell MT"/>
          <w:sz w:val="28"/>
          <w:szCs w:val="28"/>
        </w:rPr>
      </w:pPr>
    </w:p>
    <w:p w14:paraId="12983602" w14:textId="745CAB89" w:rsidR="00B70FCF" w:rsidRDefault="00B70FCF" w:rsidP="00B70FCF">
      <w:pPr>
        <w:spacing w:line="240" w:lineRule="auto"/>
        <w:rPr>
          <w:ins w:id="135" w:author="Giorgio Romeo" w:date="2020-12-01T15:52:00Z"/>
          <w:rStyle w:val="Enfasidelicata"/>
          <w:rFonts w:ascii="Bell MT" w:hAnsi="Bell MT"/>
          <w:sz w:val="28"/>
          <w:szCs w:val="28"/>
        </w:rPr>
      </w:pPr>
    </w:p>
    <w:p w14:paraId="222DAB8B" w14:textId="4D1AC83D" w:rsidR="00B70FCF" w:rsidRDefault="00B70FCF" w:rsidP="00B70FCF">
      <w:pPr>
        <w:spacing w:line="240" w:lineRule="auto"/>
        <w:rPr>
          <w:ins w:id="136" w:author="Giorgio Romeo" w:date="2020-12-01T15:52:00Z"/>
          <w:rStyle w:val="Enfasidelicata"/>
          <w:rFonts w:ascii="Bell MT" w:hAnsi="Bell MT"/>
          <w:sz w:val="28"/>
          <w:szCs w:val="28"/>
        </w:rPr>
      </w:pPr>
    </w:p>
    <w:p w14:paraId="1780B6B6" w14:textId="3FEE22D5" w:rsidR="00B70FCF" w:rsidRDefault="00B70FCF" w:rsidP="00B70FCF">
      <w:pPr>
        <w:spacing w:line="240" w:lineRule="auto"/>
        <w:rPr>
          <w:ins w:id="137" w:author="Giorgio Romeo" w:date="2020-12-01T15:52:00Z"/>
          <w:rStyle w:val="Enfasidelicata"/>
          <w:rFonts w:ascii="Bell MT" w:hAnsi="Bell MT"/>
          <w:sz w:val="28"/>
          <w:szCs w:val="28"/>
        </w:rPr>
      </w:pPr>
    </w:p>
    <w:p w14:paraId="2DBB207E" w14:textId="7EDA56D0" w:rsidR="00B70FCF" w:rsidRDefault="00B70FCF" w:rsidP="00B70FCF">
      <w:pPr>
        <w:spacing w:line="240" w:lineRule="auto"/>
        <w:rPr>
          <w:ins w:id="138" w:author="Giorgio Romeo" w:date="2020-12-01T15:52:00Z"/>
          <w:rStyle w:val="Enfasidelicata"/>
          <w:rFonts w:ascii="Bell MT" w:hAnsi="Bell MT"/>
          <w:sz w:val="28"/>
          <w:szCs w:val="28"/>
        </w:rPr>
      </w:pPr>
    </w:p>
    <w:p w14:paraId="19416FFD" w14:textId="7E71EB4A" w:rsidR="00B70FCF" w:rsidRDefault="00B70FCF" w:rsidP="00B70FCF">
      <w:pPr>
        <w:spacing w:line="240" w:lineRule="auto"/>
        <w:rPr>
          <w:ins w:id="139" w:author="Giorgio Romeo" w:date="2020-12-01T15:52:00Z"/>
          <w:rStyle w:val="Enfasidelicata"/>
          <w:rFonts w:ascii="Bell MT" w:hAnsi="Bell MT"/>
          <w:sz w:val="28"/>
          <w:szCs w:val="28"/>
        </w:rPr>
      </w:pPr>
    </w:p>
    <w:p w14:paraId="735C606E" w14:textId="39EC4131" w:rsidR="00B70FCF" w:rsidRDefault="00B70FCF" w:rsidP="00B70FCF">
      <w:pPr>
        <w:spacing w:line="240" w:lineRule="auto"/>
        <w:rPr>
          <w:ins w:id="140" w:author="Giorgio Romeo" w:date="2020-12-01T15:52:00Z"/>
          <w:rStyle w:val="Enfasidelicata"/>
          <w:rFonts w:ascii="Bell MT" w:hAnsi="Bell MT"/>
          <w:sz w:val="28"/>
          <w:szCs w:val="28"/>
        </w:rPr>
      </w:pPr>
    </w:p>
    <w:p w14:paraId="378DB790" w14:textId="52C7E315" w:rsidR="00B70FCF" w:rsidRDefault="00B70FCF" w:rsidP="00B70FCF">
      <w:pPr>
        <w:spacing w:line="240" w:lineRule="auto"/>
        <w:rPr>
          <w:ins w:id="141" w:author="Giorgio Romeo" w:date="2020-12-01T15:52:00Z"/>
          <w:rStyle w:val="Enfasidelicata"/>
          <w:rFonts w:ascii="Bell MT" w:hAnsi="Bell MT"/>
          <w:sz w:val="28"/>
          <w:szCs w:val="28"/>
        </w:rPr>
      </w:pPr>
    </w:p>
    <w:p w14:paraId="595F7950" w14:textId="3EBDE65A" w:rsidR="00B70FCF" w:rsidRDefault="00B70FCF" w:rsidP="00B70FCF">
      <w:pPr>
        <w:spacing w:line="240" w:lineRule="auto"/>
        <w:rPr>
          <w:ins w:id="142" w:author="Giorgio Romeo" w:date="2020-12-01T15:52:00Z"/>
          <w:rStyle w:val="Enfasidelicata"/>
          <w:rFonts w:ascii="Bell MT" w:hAnsi="Bell MT"/>
          <w:sz w:val="28"/>
          <w:szCs w:val="28"/>
        </w:rPr>
      </w:pPr>
    </w:p>
    <w:p w14:paraId="163AE0F1" w14:textId="6BD433A6" w:rsidR="00B70FCF" w:rsidRDefault="00B70FCF" w:rsidP="00B70FCF">
      <w:pPr>
        <w:spacing w:line="240" w:lineRule="auto"/>
        <w:rPr>
          <w:ins w:id="143" w:author="Giorgio Romeo" w:date="2020-12-01T15:52:00Z"/>
          <w:rStyle w:val="Enfasidelicata"/>
          <w:rFonts w:ascii="Bell MT" w:hAnsi="Bell MT"/>
          <w:sz w:val="28"/>
          <w:szCs w:val="28"/>
        </w:rPr>
      </w:pPr>
    </w:p>
    <w:p w14:paraId="46CE46B0" w14:textId="727AB09E" w:rsidR="00B70FCF" w:rsidRDefault="00B70FCF" w:rsidP="00B70FCF">
      <w:pPr>
        <w:spacing w:line="240" w:lineRule="auto"/>
        <w:rPr>
          <w:ins w:id="144" w:author="Giorgio Romeo" w:date="2020-12-01T15:52:00Z"/>
          <w:rStyle w:val="Enfasidelicata"/>
          <w:rFonts w:ascii="Bell MT" w:hAnsi="Bell MT"/>
          <w:sz w:val="28"/>
          <w:szCs w:val="28"/>
        </w:rPr>
      </w:pPr>
    </w:p>
    <w:p w14:paraId="67D67FB4" w14:textId="2AEE0238" w:rsidR="00B70FCF" w:rsidRDefault="00B70FCF" w:rsidP="00B70FCF">
      <w:pPr>
        <w:spacing w:line="240" w:lineRule="auto"/>
        <w:rPr>
          <w:ins w:id="145" w:author="Giorgio Romeo" w:date="2020-12-01T15:52:00Z"/>
          <w:rStyle w:val="Enfasidelicata"/>
          <w:rFonts w:ascii="Bell MT" w:hAnsi="Bell MT"/>
          <w:sz w:val="28"/>
          <w:szCs w:val="28"/>
        </w:rPr>
      </w:pPr>
    </w:p>
    <w:p w14:paraId="07D7F26B" w14:textId="77777777" w:rsidR="00B70FCF" w:rsidRPr="00B70FCF" w:rsidRDefault="00B70FCF" w:rsidP="00B70FCF">
      <w:pPr>
        <w:spacing w:line="240" w:lineRule="auto"/>
        <w:rPr>
          <w:ins w:id="146" w:author="Giorgio Romeo" w:date="2020-12-01T15:52:00Z"/>
          <w:rStyle w:val="Enfasidelicata"/>
          <w:rFonts w:ascii="Bell MT" w:hAnsi="Bell MT"/>
          <w:sz w:val="28"/>
          <w:szCs w:val="28"/>
          <w:rPrChange w:id="147" w:author="Giorgio Romeo" w:date="2020-12-01T15:52:00Z">
            <w:rPr>
              <w:ins w:id="148" w:author="Giorgio Romeo" w:date="2020-12-01T15:52:00Z"/>
              <w:rStyle w:val="Enfasidelicata"/>
              <w:rFonts w:ascii="Bell MT" w:hAnsi="Bell MT"/>
              <w:sz w:val="28"/>
              <w:szCs w:val="28"/>
            </w:rPr>
          </w:rPrChange>
        </w:rPr>
        <w:pPrChange w:id="149" w:author="Giorgio Romeo" w:date="2020-12-01T15:52:00Z">
          <w:pPr>
            <w:pStyle w:val="Paragrafoelenco"/>
            <w:numPr>
              <w:numId w:val="39"/>
            </w:numPr>
            <w:spacing w:line="240" w:lineRule="auto"/>
            <w:ind w:left="1352" w:hanging="360"/>
          </w:pPr>
        </w:pPrChange>
      </w:pPr>
    </w:p>
    <w:p w14:paraId="7D9ADD9D" w14:textId="44446BF4" w:rsidR="00B70FCF" w:rsidRDefault="00B70FCF" w:rsidP="00290739">
      <w:pPr>
        <w:pStyle w:val="Paragrafoelenco"/>
        <w:numPr>
          <w:ilvl w:val="0"/>
          <w:numId w:val="39"/>
        </w:numPr>
        <w:spacing w:line="240" w:lineRule="auto"/>
        <w:rPr>
          <w:rStyle w:val="Enfasidelicata"/>
          <w:rFonts w:ascii="Bell MT" w:hAnsi="Bell MT"/>
          <w:sz w:val="28"/>
          <w:szCs w:val="28"/>
        </w:rPr>
      </w:pPr>
      <w:ins w:id="150" w:author="Giorgio Romeo" w:date="2020-12-01T15:53:00Z">
        <w:r>
          <w:rPr>
            <w:rStyle w:val="Enfasidelicata"/>
            <w:rFonts w:ascii="Bell MT" w:hAnsi="Bell MT"/>
            <w:sz w:val="28"/>
            <w:szCs w:val="28"/>
          </w:rPr>
          <w:lastRenderedPageBreak/>
          <w:t>Suggestion Alternative Stores (Get Virtual Ticket)</w:t>
        </w:r>
      </w:ins>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B70FCF" w14:paraId="3174656C" w14:textId="029D3122" w:rsidTr="00D64D7E">
        <w:trPr>
          <w:trHeight w:val="215"/>
        </w:trPr>
        <w:tc>
          <w:tcPr>
            <w:tcW w:w="1985" w:type="dxa"/>
          </w:tcPr>
          <w:p w14:paraId="6C3C34CD" w14:textId="4FD3423B" w:rsidR="00D64D7E" w:rsidDel="00B70FCF" w:rsidRDefault="00D64D7E" w:rsidP="00D64D7E">
            <w:pPr>
              <w:pStyle w:val="Paragrafoelenco"/>
              <w:ind w:left="0"/>
              <w:jc w:val="center"/>
              <w:rPr>
                <w:moveFrom w:id="151" w:author="Giorgio Romeo" w:date="2020-12-01T15:52:00Z"/>
                <w:rStyle w:val="Enfasidelicata"/>
                <w:rFonts w:ascii="Bell MT" w:hAnsi="Bell MT"/>
                <w:i w:val="0"/>
                <w:iCs w:val="0"/>
                <w:sz w:val="32"/>
                <w:szCs w:val="32"/>
              </w:rPr>
            </w:pPr>
            <w:moveFromRangeStart w:id="152" w:author="Giorgio Romeo" w:date="2020-12-01T15:52:00Z" w:name="move57730380"/>
            <w:moveFrom w:id="153" w:author="Giorgio Romeo" w:date="2020-12-01T15:52:00Z">
              <w:r w:rsidDel="00B70FCF">
                <w:rPr>
                  <w:rStyle w:val="Enfasidelicata"/>
                  <w:rFonts w:ascii="Bell MT" w:hAnsi="Bell MT"/>
                  <w:i w:val="0"/>
                  <w:iCs w:val="0"/>
                  <w:sz w:val="32"/>
                  <w:szCs w:val="32"/>
                </w:rPr>
                <w:t>Actors</w:t>
              </w:r>
            </w:moveFrom>
          </w:p>
        </w:tc>
        <w:tc>
          <w:tcPr>
            <w:tcW w:w="6815" w:type="dxa"/>
          </w:tcPr>
          <w:p w14:paraId="5CC29FAC" w14:textId="3D445C7E" w:rsidR="00D64D7E" w:rsidRPr="00235177" w:rsidDel="00B70FCF" w:rsidRDefault="00D64D7E" w:rsidP="00D64D7E">
            <w:pPr>
              <w:pStyle w:val="Paragrafoelenco"/>
              <w:ind w:left="0"/>
              <w:rPr>
                <w:moveFrom w:id="154" w:author="Giorgio Romeo" w:date="2020-12-01T15:52:00Z"/>
                <w:rStyle w:val="Enfasidelicata"/>
                <w:rFonts w:ascii="Bell MT" w:hAnsi="Bell MT"/>
                <w:i w:val="0"/>
                <w:iCs w:val="0"/>
                <w:sz w:val="28"/>
                <w:szCs w:val="28"/>
              </w:rPr>
            </w:pPr>
            <w:moveFrom w:id="155" w:author="Giorgio Romeo" w:date="2020-12-01T15:52:00Z">
              <w:r w:rsidDel="00B70FCF">
                <w:rPr>
                  <w:rStyle w:val="Enfasidelicata"/>
                  <w:rFonts w:ascii="Bell MT" w:hAnsi="Bell MT"/>
                  <w:i w:val="0"/>
                  <w:iCs w:val="0"/>
                  <w:sz w:val="28"/>
                  <w:szCs w:val="28"/>
                </w:rPr>
                <w:t xml:space="preserve">Virtual </w:t>
              </w:r>
              <w:r w:rsidRPr="00235177" w:rsidDel="00B70FCF">
                <w:rPr>
                  <w:rStyle w:val="Enfasidelicata"/>
                  <w:rFonts w:ascii="Bell MT" w:hAnsi="Bell MT"/>
                  <w:i w:val="0"/>
                  <w:iCs w:val="0"/>
                  <w:sz w:val="28"/>
                  <w:szCs w:val="28"/>
                </w:rPr>
                <w:t>User</w:t>
              </w:r>
            </w:moveFrom>
          </w:p>
        </w:tc>
      </w:tr>
      <w:tr w:rsidR="00D64D7E" w:rsidDel="00B70FCF" w14:paraId="58CDC9E6" w14:textId="1AC79A78" w:rsidTr="00D64D7E">
        <w:trPr>
          <w:trHeight w:val="361"/>
        </w:trPr>
        <w:tc>
          <w:tcPr>
            <w:tcW w:w="1985" w:type="dxa"/>
          </w:tcPr>
          <w:p w14:paraId="5963B534" w14:textId="3D891843" w:rsidR="00D64D7E" w:rsidDel="00B70FCF" w:rsidRDefault="00D64D7E" w:rsidP="00D64D7E">
            <w:pPr>
              <w:pStyle w:val="Paragrafoelenco"/>
              <w:ind w:left="0"/>
              <w:jc w:val="center"/>
              <w:rPr>
                <w:moveFrom w:id="156" w:author="Giorgio Romeo" w:date="2020-12-01T15:52:00Z"/>
                <w:rStyle w:val="Enfasidelicata"/>
                <w:rFonts w:ascii="Bell MT" w:hAnsi="Bell MT"/>
                <w:i w:val="0"/>
                <w:iCs w:val="0"/>
                <w:sz w:val="32"/>
                <w:szCs w:val="32"/>
              </w:rPr>
            </w:pPr>
            <w:moveFrom w:id="157" w:author="Giorgio Romeo" w:date="2020-12-01T15:52:00Z">
              <w:r w:rsidDel="00B70FCF">
                <w:rPr>
                  <w:rStyle w:val="Enfasidelicata"/>
                  <w:rFonts w:ascii="Bell MT" w:hAnsi="Bell MT"/>
                  <w:i w:val="0"/>
                  <w:iCs w:val="0"/>
                  <w:sz w:val="32"/>
                  <w:szCs w:val="32"/>
                </w:rPr>
                <w:t>Entry condition</w:t>
              </w:r>
            </w:moveFrom>
          </w:p>
        </w:tc>
        <w:tc>
          <w:tcPr>
            <w:tcW w:w="6815" w:type="dxa"/>
          </w:tcPr>
          <w:p w14:paraId="612B64FB" w14:textId="1A250F45" w:rsidR="00D64D7E" w:rsidRPr="00235177" w:rsidDel="00B70FCF" w:rsidRDefault="00D64D7E" w:rsidP="00D64D7E">
            <w:pPr>
              <w:pStyle w:val="Paragrafoelenco"/>
              <w:ind w:left="0"/>
              <w:rPr>
                <w:moveFrom w:id="158" w:author="Giorgio Romeo" w:date="2020-12-01T15:52:00Z"/>
                <w:rStyle w:val="Enfasidelicata"/>
                <w:rFonts w:ascii="Bell MT" w:hAnsi="Bell MT"/>
                <w:i w:val="0"/>
                <w:iCs w:val="0"/>
                <w:sz w:val="28"/>
                <w:szCs w:val="28"/>
              </w:rPr>
            </w:pPr>
            <w:moveFrom w:id="159" w:author="Giorgio Romeo" w:date="2020-12-01T15:52:00Z">
              <w:r w:rsidRPr="00235177" w:rsidDel="00B70FCF">
                <w:rPr>
                  <w:rStyle w:val="Enfasidelicata"/>
                  <w:rFonts w:ascii="Bell MT" w:hAnsi="Bell MT"/>
                  <w:i w:val="0"/>
                  <w:iCs w:val="0"/>
                  <w:sz w:val="28"/>
                  <w:szCs w:val="28"/>
                </w:rPr>
                <w:t>The</w:t>
              </w:r>
              <w:r w:rsidDel="00B70FCF">
                <w:rPr>
                  <w:rStyle w:val="Enfasidelicata"/>
                  <w:rFonts w:ascii="Bell MT" w:hAnsi="Bell MT"/>
                  <w:i w:val="0"/>
                  <w:iCs w:val="0"/>
                  <w:sz w:val="28"/>
                  <w:szCs w:val="28"/>
                </w:rPr>
                <w:t xml:space="preserve"> virtual</w:t>
              </w:r>
              <w:r w:rsidRPr="00235177" w:rsidDel="00B70FCF">
                <w:rPr>
                  <w:rStyle w:val="Enfasidelicata"/>
                  <w:rFonts w:ascii="Bell MT" w:hAnsi="Bell MT"/>
                  <w:i w:val="0"/>
                  <w:iCs w:val="0"/>
                  <w:sz w:val="28"/>
                  <w:szCs w:val="28"/>
                </w:rPr>
                <w:t xml:space="preserve"> user is already</w:t>
              </w:r>
              <w:r w:rsidDel="00B70FCF">
                <w:rPr>
                  <w:rStyle w:val="Enfasidelicata"/>
                  <w:rFonts w:ascii="Bell MT" w:hAnsi="Bell MT"/>
                  <w:i w:val="0"/>
                  <w:iCs w:val="0"/>
                  <w:sz w:val="28"/>
                  <w:szCs w:val="28"/>
                </w:rPr>
                <w:t xml:space="preserve"> logged into</w:t>
              </w:r>
              <w:r w:rsidRPr="00235177" w:rsidDel="00B70FCF">
                <w:rPr>
                  <w:rStyle w:val="Enfasidelicata"/>
                  <w:rFonts w:ascii="Bell MT" w:hAnsi="Bell MT"/>
                  <w:i w:val="0"/>
                  <w:iCs w:val="0"/>
                  <w:sz w:val="28"/>
                  <w:szCs w:val="28"/>
                </w:rPr>
                <w:t xml:space="preserve"> C</w:t>
              </w:r>
              <w:r w:rsidDel="00B70FCF">
                <w:rPr>
                  <w:rStyle w:val="Enfasidelicata"/>
                  <w:rFonts w:ascii="Bell MT" w:hAnsi="Bell MT"/>
                  <w:i w:val="0"/>
                  <w:iCs w:val="0"/>
                  <w:sz w:val="28"/>
                  <w:szCs w:val="28"/>
                </w:rPr>
                <w:t>L</w:t>
              </w:r>
              <w:r w:rsidRPr="00235177" w:rsidDel="00B70FCF">
                <w:rPr>
                  <w:rStyle w:val="Enfasidelicata"/>
                  <w:rFonts w:ascii="Bell MT" w:hAnsi="Bell MT"/>
                  <w:i w:val="0"/>
                  <w:iCs w:val="0"/>
                  <w:sz w:val="28"/>
                  <w:szCs w:val="28"/>
                </w:rPr>
                <w:t>up app</w:t>
              </w:r>
              <w:r w:rsidDel="00B70FCF">
                <w:rPr>
                  <w:rStyle w:val="Enfasidelicata"/>
                  <w:rFonts w:ascii="Bell MT" w:hAnsi="Bell MT"/>
                  <w:i w:val="0"/>
                  <w:iCs w:val="0"/>
                  <w:sz w:val="28"/>
                  <w:szCs w:val="28"/>
                </w:rPr>
                <w:t xml:space="preserve"> or he wants to access as a guest</w:t>
              </w:r>
            </w:moveFrom>
          </w:p>
        </w:tc>
      </w:tr>
      <w:tr w:rsidR="00D64D7E" w:rsidDel="00B70FCF" w14:paraId="4EB4AC29" w14:textId="61E9F82A" w:rsidTr="00B920D4">
        <w:trPr>
          <w:trHeight w:val="4868"/>
        </w:trPr>
        <w:tc>
          <w:tcPr>
            <w:tcW w:w="1985" w:type="dxa"/>
          </w:tcPr>
          <w:p w14:paraId="69C758CA" w14:textId="4C0667CE" w:rsidR="00D64D7E" w:rsidDel="00B70FCF" w:rsidRDefault="00D64D7E" w:rsidP="00D64D7E">
            <w:pPr>
              <w:pStyle w:val="Paragrafoelenco"/>
              <w:ind w:left="0"/>
              <w:jc w:val="center"/>
              <w:rPr>
                <w:moveFrom w:id="160" w:author="Giorgio Romeo" w:date="2020-12-01T15:52:00Z"/>
                <w:rStyle w:val="Enfasidelicata"/>
                <w:rFonts w:ascii="Bell MT" w:hAnsi="Bell MT"/>
                <w:i w:val="0"/>
                <w:iCs w:val="0"/>
                <w:sz w:val="32"/>
                <w:szCs w:val="32"/>
              </w:rPr>
            </w:pPr>
            <w:moveFrom w:id="161" w:author="Giorgio Romeo" w:date="2020-12-01T15:52:00Z">
              <w:r w:rsidDel="00B70FCF">
                <w:rPr>
                  <w:rStyle w:val="Enfasidelicata"/>
                  <w:rFonts w:ascii="Bell MT" w:hAnsi="Bell MT"/>
                  <w:i w:val="0"/>
                  <w:iCs w:val="0"/>
                  <w:sz w:val="32"/>
                  <w:szCs w:val="32"/>
                </w:rPr>
                <w:t>Events flow</w:t>
              </w:r>
            </w:moveFrom>
          </w:p>
        </w:tc>
        <w:tc>
          <w:tcPr>
            <w:tcW w:w="6815" w:type="dxa"/>
          </w:tcPr>
          <w:p w14:paraId="1FA62E3A" w14:textId="1639C1CA" w:rsidR="00D64D7E" w:rsidRPr="00701CE5" w:rsidDel="00B70FCF" w:rsidRDefault="00D64D7E" w:rsidP="00D64D7E">
            <w:pPr>
              <w:pStyle w:val="Paragrafoelenco"/>
              <w:numPr>
                <w:ilvl w:val="0"/>
                <w:numId w:val="26"/>
              </w:numPr>
              <w:ind w:left="357" w:hanging="357"/>
              <w:rPr>
                <w:moveFrom w:id="162" w:author="Giorgio Romeo" w:date="2020-12-01T15:52:00Z"/>
                <w:rStyle w:val="Enfasidelicata"/>
                <w:rFonts w:ascii="Bell MT" w:hAnsi="Bell MT"/>
                <w:i w:val="0"/>
                <w:iCs w:val="0"/>
                <w:sz w:val="28"/>
                <w:szCs w:val="28"/>
              </w:rPr>
            </w:pPr>
            <w:moveFrom w:id="163" w:author="Giorgio Romeo" w:date="2020-12-01T15:52:00Z">
              <w:r w:rsidRPr="00AC798A" w:rsidDel="00B70FCF">
                <w:rPr>
                  <w:rStyle w:val="Enfasidelicata"/>
                  <w:rFonts w:ascii="Bell MT" w:hAnsi="Bell MT"/>
                  <w:i w:val="0"/>
                  <w:iCs w:val="0"/>
                  <w:sz w:val="28"/>
                  <w:szCs w:val="28"/>
                </w:rPr>
                <w:t>The user selects the</w:t>
              </w:r>
              <w:r w:rsidRPr="00AC798A" w:rsidDel="00B70FCF">
                <w:rPr>
                  <w:rStyle w:val="Enfasidelicata"/>
                  <w:rFonts w:ascii="Bell MT" w:hAnsi="Bell MT"/>
                  <w:sz w:val="28"/>
                  <w:szCs w:val="28"/>
                </w:rPr>
                <w:t xml:space="preserve"> “Get </w:t>
              </w:r>
              <w:r w:rsidR="00B83466" w:rsidDel="00B70FCF">
                <w:rPr>
                  <w:rStyle w:val="Enfasidelicata"/>
                  <w:rFonts w:ascii="Bell MT" w:hAnsi="Bell MT"/>
                  <w:sz w:val="28"/>
                  <w:szCs w:val="28"/>
                </w:rPr>
                <w:t>a</w:t>
              </w:r>
              <w:r w:rsidRPr="00AC798A" w:rsidDel="00B70FCF">
                <w:rPr>
                  <w:rStyle w:val="Enfasidelicata"/>
                  <w:rFonts w:ascii="Bell MT" w:hAnsi="Bell MT"/>
                  <w:sz w:val="28"/>
                  <w:szCs w:val="28"/>
                </w:rPr>
                <w:t xml:space="preserve"> ticket” </w:t>
              </w:r>
              <w:r w:rsidRPr="00AC798A" w:rsidDel="00B70FCF">
                <w:rPr>
                  <w:rStyle w:val="Enfasidelicata"/>
                  <w:rFonts w:ascii="Bell MT" w:hAnsi="Bell MT"/>
                  <w:i w:val="0"/>
                  <w:iCs w:val="0"/>
                  <w:sz w:val="28"/>
                  <w:szCs w:val="28"/>
                </w:rPr>
                <w:t>button.</w:t>
              </w:r>
            </w:moveFrom>
          </w:p>
          <w:p w14:paraId="45482FAD" w14:textId="0A41D82E" w:rsidR="00D64D7E" w:rsidDel="00B70FCF" w:rsidRDefault="00D64D7E" w:rsidP="00D64D7E">
            <w:pPr>
              <w:pStyle w:val="Paragrafoelenco"/>
              <w:numPr>
                <w:ilvl w:val="0"/>
                <w:numId w:val="26"/>
              </w:numPr>
              <w:ind w:left="357" w:hanging="357"/>
              <w:rPr>
                <w:moveFrom w:id="164" w:author="Giorgio Romeo" w:date="2020-12-01T15:52:00Z"/>
                <w:rStyle w:val="Enfasidelicata"/>
                <w:rFonts w:ascii="Bell MT" w:hAnsi="Bell MT"/>
                <w:i w:val="0"/>
                <w:iCs w:val="0"/>
                <w:sz w:val="28"/>
                <w:szCs w:val="28"/>
              </w:rPr>
            </w:pPr>
            <w:moveFrom w:id="165" w:author="Giorgio Romeo" w:date="2020-12-01T15:52:00Z">
              <w:r w:rsidRPr="00701CE5" w:rsidDel="00B70FCF">
                <w:rPr>
                  <w:rStyle w:val="Enfasidelicata"/>
                  <w:rFonts w:ascii="Bell MT" w:hAnsi="Bell MT"/>
                  <w:i w:val="0"/>
                  <w:iCs w:val="0"/>
                  <w:sz w:val="28"/>
                  <w:szCs w:val="28"/>
                </w:rPr>
                <w:t xml:space="preserve">The system redirects the user to a page where he can select the </w:t>
              </w:r>
              <w:r w:rsidR="00527327" w:rsidDel="00B70FCF">
                <w:rPr>
                  <w:rStyle w:val="Enfasidelicata"/>
                  <w:rFonts w:ascii="Bell MT" w:hAnsi="Bell MT"/>
                  <w:i w:val="0"/>
                  <w:iCs w:val="0"/>
                  <w:sz w:val="28"/>
                  <w:szCs w:val="28"/>
                </w:rPr>
                <w:t>store</w:t>
              </w:r>
              <w:r w:rsidRPr="00701CE5" w:rsidDel="00B70FCF">
                <w:rPr>
                  <w:rStyle w:val="Enfasidelicata"/>
                  <w:rFonts w:ascii="Bell MT" w:hAnsi="Bell MT"/>
                  <w:i w:val="0"/>
                  <w:iCs w:val="0"/>
                  <w:sz w:val="28"/>
                  <w:szCs w:val="28"/>
                </w:rPr>
                <w:t xml:space="preserve"> where he would want to go (from a map)</w:t>
              </w:r>
              <w:r w:rsidR="0081493E" w:rsidDel="00B70FCF">
                <w:rPr>
                  <w:rStyle w:val="Enfasidelicata"/>
                  <w:rFonts w:ascii="Bell MT" w:hAnsi="Bell MT"/>
                  <w:i w:val="0"/>
                  <w:iCs w:val="0"/>
                  <w:sz w:val="28"/>
                  <w:szCs w:val="28"/>
                </w:rPr>
                <w:t>.</w:t>
              </w:r>
            </w:moveFrom>
          </w:p>
          <w:p w14:paraId="2415D84C" w14:textId="18608886" w:rsidR="0081493E" w:rsidDel="00B70FCF" w:rsidRDefault="0081493E" w:rsidP="00D64D7E">
            <w:pPr>
              <w:pStyle w:val="Paragrafoelenco"/>
              <w:numPr>
                <w:ilvl w:val="0"/>
                <w:numId w:val="26"/>
              </w:numPr>
              <w:ind w:left="357" w:hanging="357"/>
              <w:rPr>
                <w:moveFrom w:id="166" w:author="Giorgio Romeo" w:date="2020-12-01T15:52:00Z"/>
                <w:rStyle w:val="Enfasidelicata"/>
                <w:rFonts w:ascii="Bell MT" w:hAnsi="Bell MT"/>
                <w:i w:val="0"/>
                <w:iCs w:val="0"/>
                <w:sz w:val="28"/>
                <w:szCs w:val="28"/>
              </w:rPr>
            </w:pPr>
            <w:moveFrom w:id="167" w:author="Giorgio Romeo" w:date="2020-12-01T15:52:00Z">
              <w:r w:rsidDel="00B70FCF">
                <w:rPr>
                  <w:rStyle w:val="Enfasidelicata"/>
                  <w:rFonts w:ascii="Bell MT" w:hAnsi="Bell MT"/>
                  <w:i w:val="0"/>
                  <w:iCs w:val="0"/>
                  <w:sz w:val="28"/>
                  <w:szCs w:val="28"/>
                </w:rPr>
                <w:t>T</w:t>
              </w:r>
              <w:r w:rsidRPr="00701CE5" w:rsidDel="00B70FCF">
                <w:rPr>
                  <w:rStyle w:val="Enfasidelicata"/>
                  <w:rFonts w:ascii="Bell MT" w:hAnsi="Bell MT"/>
                  <w:i w:val="0"/>
                  <w:iCs w:val="0"/>
                  <w:sz w:val="28"/>
                  <w:szCs w:val="28"/>
                </w:rPr>
                <w:t xml:space="preserve">he user selects a </w:t>
              </w:r>
              <w:r w:rsidDel="00B70FCF">
                <w:rPr>
                  <w:rStyle w:val="Enfasidelicata"/>
                  <w:rFonts w:ascii="Bell MT" w:hAnsi="Bell MT"/>
                  <w:i w:val="0"/>
                  <w:iCs w:val="0"/>
                  <w:sz w:val="28"/>
                  <w:szCs w:val="28"/>
                </w:rPr>
                <w:t>store</w:t>
              </w:r>
              <w:r w:rsidRPr="00701CE5" w:rsidDel="00B70FCF">
                <w:rPr>
                  <w:rStyle w:val="Enfasidelicata"/>
                  <w:rFonts w:ascii="Bell MT" w:hAnsi="Bell MT"/>
                  <w:i w:val="0"/>
                  <w:iCs w:val="0"/>
                  <w:sz w:val="28"/>
                  <w:szCs w:val="28"/>
                </w:rPr>
                <w:t xml:space="preserve"> from the map</w:t>
              </w:r>
              <w:r w:rsidDel="00B70FCF">
                <w:rPr>
                  <w:rStyle w:val="Enfasidelicata"/>
                  <w:rFonts w:ascii="Bell MT" w:hAnsi="Bell MT"/>
                  <w:i w:val="0"/>
                  <w:iCs w:val="0"/>
                  <w:sz w:val="28"/>
                  <w:szCs w:val="28"/>
                </w:rPr>
                <w:t>.</w:t>
              </w:r>
            </w:moveFrom>
          </w:p>
          <w:p w14:paraId="152065B3" w14:textId="39AED74B" w:rsidR="0081493E" w:rsidRPr="00701CE5" w:rsidDel="00B70FCF" w:rsidRDefault="0081493E" w:rsidP="00D64D7E">
            <w:pPr>
              <w:pStyle w:val="Paragrafoelenco"/>
              <w:numPr>
                <w:ilvl w:val="0"/>
                <w:numId w:val="26"/>
              </w:numPr>
              <w:ind w:left="357" w:hanging="357"/>
              <w:rPr>
                <w:moveFrom w:id="168" w:author="Giorgio Romeo" w:date="2020-12-01T15:52:00Z"/>
                <w:rStyle w:val="Enfasidelicata"/>
                <w:rFonts w:ascii="Bell MT" w:hAnsi="Bell MT"/>
                <w:i w:val="0"/>
                <w:iCs w:val="0"/>
                <w:sz w:val="28"/>
                <w:szCs w:val="28"/>
              </w:rPr>
            </w:pPr>
            <w:moveFrom w:id="169" w:author="Giorgio Romeo" w:date="2020-12-01T15:52:00Z">
              <w:r w:rsidDel="00B70FCF">
                <w:rPr>
                  <w:rStyle w:val="Enfasidelicata"/>
                  <w:rFonts w:ascii="Bell MT" w:hAnsi="Bell MT"/>
                  <w:i w:val="0"/>
                  <w:iCs w:val="0"/>
                  <w:sz w:val="28"/>
                  <w:szCs w:val="28"/>
                </w:rPr>
                <w:t>T</w:t>
              </w:r>
              <w:r w:rsidRPr="00701CE5" w:rsidDel="00B70FCF">
                <w:rPr>
                  <w:rStyle w:val="Enfasidelicata"/>
                  <w:rFonts w:ascii="Bell MT" w:hAnsi="Bell MT"/>
                  <w:i w:val="0"/>
                  <w:iCs w:val="0"/>
                  <w:sz w:val="28"/>
                  <w:szCs w:val="28"/>
                </w:rPr>
                <w:t xml:space="preserve">he system provides </w:t>
              </w:r>
              <w:r w:rsidDel="00B70FCF">
                <w:rPr>
                  <w:rStyle w:val="Enfasidelicata"/>
                  <w:rFonts w:ascii="Bell MT" w:hAnsi="Bell MT"/>
                  <w:i w:val="0"/>
                  <w:iCs w:val="0"/>
                  <w:sz w:val="28"/>
                  <w:szCs w:val="28"/>
                </w:rPr>
                <w:t>the first available time slot for the selected store.</w:t>
              </w:r>
            </w:moveFrom>
          </w:p>
          <w:p w14:paraId="18C77998" w14:textId="5582DA9A" w:rsidR="00D64D7E" w:rsidRPr="00701CE5" w:rsidDel="00B70FCF" w:rsidRDefault="00726F4C" w:rsidP="00D64D7E">
            <w:pPr>
              <w:pStyle w:val="Paragrafoelenco"/>
              <w:numPr>
                <w:ilvl w:val="0"/>
                <w:numId w:val="26"/>
              </w:numPr>
              <w:rPr>
                <w:moveFrom w:id="170" w:author="Giorgio Romeo" w:date="2020-12-01T15:52:00Z"/>
                <w:rStyle w:val="Enfasidelicata"/>
                <w:rFonts w:ascii="Bell MT" w:hAnsi="Bell MT"/>
                <w:i w:val="0"/>
                <w:iCs w:val="0"/>
                <w:sz w:val="28"/>
                <w:szCs w:val="28"/>
              </w:rPr>
            </w:pPr>
            <w:moveFrom w:id="171" w:author="Giorgio Romeo" w:date="2020-12-01T15:52:00Z">
              <w:r w:rsidDel="00B70FCF">
                <w:rPr>
                  <w:rStyle w:val="Enfasidelicata"/>
                  <w:rFonts w:ascii="Bell MT" w:hAnsi="Bell MT"/>
                  <w:i w:val="0"/>
                  <w:iCs w:val="0"/>
                  <w:sz w:val="28"/>
                  <w:szCs w:val="28"/>
                </w:rPr>
                <w:t>The user</w:t>
              </w:r>
              <w:r w:rsidR="0081493E" w:rsidDel="00B70FCF">
                <w:rPr>
                  <w:rStyle w:val="Enfasidelicata"/>
                  <w:rFonts w:ascii="Bell MT" w:hAnsi="Bell MT"/>
                  <w:i w:val="0"/>
                  <w:iCs w:val="0"/>
                  <w:sz w:val="28"/>
                  <w:szCs w:val="28"/>
                </w:rPr>
                <w:t xml:space="preserve"> clicks </w:t>
              </w:r>
              <w:r w:rsidR="00D64D7E" w:rsidRPr="00701CE5" w:rsidDel="00B70FCF">
                <w:rPr>
                  <w:rStyle w:val="Enfasidelicata"/>
                  <w:rFonts w:ascii="Bell MT" w:hAnsi="Bell MT"/>
                  <w:i w:val="0"/>
                  <w:iCs w:val="0"/>
                  <w:sz w:val="28"/>
                  <w:szCs w:val="28"/>
                </w:rPr>
                <w:t xml:space="preserve">on the </w:t>
              </w:r>
              <w:r w:rsidR="00D64D7E" w:rsidRPr="00701CE5" w:rsidDel="00B70FCF">
                <w:rPr>
                  <w:rStyle w:val="Enfasidelicata"/>
                  <w:rFonts w:ascii="Bell MT" w:hAnsi="Bell MT"/>
                  <w:sz w:val="28"/>
                  <w:szCs w:val="28"/>
                </w:rPr>
                <w:t xml:space="preserve">“Confirm” </w:t>
              </w:r>
              <w:r w:rsidR="00D64D7E" w:rsidRPr="00701CE5" w:rsidDel="00B70FCF">
                <w:rPr>
                  <w:rStyle w:val="Enfasidelicata"/>
                  <w:rFonts w:ascii="Bell MT" w:hAnsi="Bell MT"/>
                  <w:i w:val="0"/>
                  <w:iCs w:val="0"/>
                  <w:sz w:val="28"/>
                  <w:szCs w:val="28"/>
                </w:rPr>
                <w:t>button</w:t>
              </w:r>
              <w:r w:rsidDel="00B70FCF">
                <w:rPr>
                  <w:rStyle w:val="Enfasidelicata"/>
                  <w:rFonts w:ascii="Bell MT" w:hAnsi="Bell MT"/>
                  <w:i w:val="0"/>
                  <w:iCs w:val="0"/>
                  <w:sz w:val="28"/>
                  <w:szCs w:val="28"/>
                </w:rPr>
                <w:t>.</w:t>
              </w:r>
            </w:moveFrom>
          </w:p>
          <w:p w14:paraId="37906CFF" w14:textId="14D15529" w:rsidR="00D64D7E" w:rsidRPr="00701CE5" w:rsidDel="00B70FCF" w:rsidRDefault="00D64D7E" w:rsidP="00D64D7E">
            <w:pPr>
              <w:pStyle w:val="Paragrafoelenco"/>
              <w:numPr>
                <w:ilvl w:val="0"/>
                <w:numId w:val="26"/>
              </w:numPr>
              <w:rPr>
                <w:moveFrom w:id="172" w:author="Giorgio Romeo" w:date="2020-12-01T15:52:00Z"/>
                <w:rStyle w:val="Enfasidelicata"/>
                <w:rFonts w:ascii="Bell MT" w:hAnsi="Bell MT"/>
                <w:i w:val="0"/>
                <w:iCs w:val="0"/>
                <w:sz w:val="28"/>
                <w:szCs w:val="28"/>
              </w:rPr>
            </w:pPr>
            <w:moveFrom w:id="173" w:author="Giorgio Romeo" w:date="2020-12-01T15:52:00Z">
              <w:r w:rsidRPr="00701CE5" w:rsidDel="00B70FCF">
                <w:rPr>
                  <w:rStyle w:val="Enfasidelicata"/>
                  <w:rFonts w:ascii="Bell MT" w:hAnsi="Bell MT"/>
                  <w:i w:val="0"/>
                  <w:iCs w:val="0"/>
                  <w:sz w:val="28"/>
                  <w:szCs w:val="28"/>
                </w:rPr>
                <w:t>The system notifies the user that the procedure has been successfully managed.</w:t>
              </w:r>
            </w:moveFrom>
          </w:p>
          <w:p w14:paraId="3AB255FE" w14:textId="0B628BB9" w:rsidR="00D64D7E" w:rsidRPr="00701CE5" w:rsidDel="00B70FCF" w:rsidRDefault="00D64D7E" w:rsidP="00D64D7E">
            <w:pPr>
              <w:pStyle w:val="Paragrafoelenco"/>
              <w:numPr>
                <w:ilvl w:val="0"/>
                <w:numId w:val="26"/>
              </w:numPr>
              <w:rPr>
                <w:moveFrom w:id="174" w:author="Giorgio Romeo" w:date="2020-12-01T15:52:00Z"/>
                <w:rStyle w:val="Enfasidelicata"/>
                <w:rFonts w:ascii="Bell MT" w:hAnsi="Bell MT"/>
                <w:i w:val="0"/>
                <w:iCs w:val="0"/>
                <w:sz w:val="28"/>
                <w:szCs w:val="28"/>
              </w:rPr>
            </w:pPr>
            <w:moveFrom w:id="175" w:author="Giorgio Romeo" w:date="2020-12-01T15:52:00Z">
              <w:r w:rsidRPr="00701CE5" w:rsidDel="00B70FCF">
                <w:rPr>
                  <w:rStyle w:val="Enfasidelicata"/>
                  <w:rFonts w:ascii="Bell MT" w:hAnsi="Bell MT"/>
                  <w:i w:val="0"/>
                  <w:iCs w:val="0"/>
                  <w:sz w:val="28"/>
                  <w:szCs w:val="28"/>
                </w:rPr>
                <w:t>The system sends to the user the virtual ticket containing:</w:t>
              </w:r>
            </w:moveFrom>
          </w:p>
          <w:p w14:paraId="6699C591" w14:textId="50DFC854" w:rsidR="00D64D7E" w:rsidDel="00B70FCF" w:rsidRDefault="00D64D7E" w:rsidP="00D64D7E">
            <w:pPr>
              <w:pStyle w:val="Paragrafoelenco"/>
              <w:numPr>
                <w:ilvl w:val="0"/>
                <w:numId w:val="34"/>
              </w:numPr>
              <w:ind w:left="754" w:hanging="357"/>
              <w:rPr>
                <w:moveFrom w:id="176" w:author="Giorgio Romeo" w:date="2020-12-01T15:52:00Z"/>
                <w:rStyle w:val="Enfasidelicata"/>
                <w:rFonts w:ascii="Bell MT" w:hAnsi="Bell MT"/>
                <w:i w:val="0"/>
                <w:iCs w:val="0"/>
                <w:sz w:val="28"/>
                <w:szCs w:val="28"/>
              </w:rPr>
            </w:pPr>
            <w:moveFrom w:id="177" w:author="Giorgio Romeo" w:date="2020-12-01T15:52:00Z">
              <w:r w:rsidRPr="00701CE5" w:rsidDel="00B70FCF">
                <w:rPr>
                  <w:rStyle w:val="Enfasidelicata"/>
                  <w:rFonts w:ascii="Bell MT" w:hAnsi="Bell MT"/>
                  <w:i w:val="0"/>
                  <w:iCs w:val="0"/>
                  <w:sz w:val="28"/>
                  <w:szCs w:val="28"/>
                </w:rPr>
                <w:t>The user’s selected</w:t>
              </w:r>
              <w:r w:rsidDel="00B70FCF">
                <w:rPr>
                  <w:rStyle w:val="Enfasidelicata"/>
                  <w:rFonts w:ascii="Bell MT" w:hAnsi="Bell MT"/>
                  <w:i w:val="0"/>
                  <w:iCs w:val="0"/>
                  <w:sz w:val="28"/>
                  <w:szCs w:val="28"/>
                </w:rPr>
                <w:t xml:space="preserve"> time</w:t>
              </w:r>
              <w:r w:rsidR="00EF1EC8" w:rsidDel="00B70FCF">
                <w:rPr>
                  <w:rStyle w:val="Enfasidelicata"/>
                  <w:rFonts w:ascii="Bell MT" w:hAnsi="Bell MT"/>
                  <w:i w:val="0"/>
                  <w:iCs w:val="0"/>
                  <w:sz w:val="28"/>
                  <w:szCs w:val="28"/>
                </w:rPr>
                <w:t xml:space="preserve"> slot</w:t>
              </w:r>
              <w:r w:rsidDel="00B70FCF">
                <w:rPr>
                  <w:rStyle w:val="Enfasidelicata"/>
                  <w:rFonts w:ascii="Bell MT" w:hAnsi="Bell MT"/>
                  <w:i w:val="0"/>
                  <w:iCs w:val="0"/>
                  <w:sz w:val="28"/>
                  <w:szCs w:val="28"/>
                </w:rPr>
                <w:t>.</w:t>
              </w:r>
            </w:moveFrom>
          </w:p>
          <w:p w14:paraId="343D32C7" w14:textId="312B8D66" w:rsidR="00D64D7E" w:rsidDel="00B70FCF" w:rsidRDefault="00D64D7E" w:rsidP="00D64D7E">
            <w:pPr>
              <w:pStyle w:val="Paragrafoelenco"/>
              <w:numPr>
                <w:ilvl w:val="0"/>
                <w:numId w:val="34"/>
              </w:numPr>
              <w:ind w:left="754" w:hanging="357"/>
              <w:rPr>
                <w:moveFrom w:id="178" w:author="Giorgio Romeo" w:date="2020-12-01T15:52:00Z"/>
                <w:rStyle w:val="Enfasidelicata"/>
                <w:rFonts w:ascii="Bell MT" w:hAnsi="Bell MT"/>
                <w:i w:val="0"/>
                <w:iCs w:val="0"/>
                <w:sz w:val="28"/>
                <w:szCs w:val="28"/>
              </w:rPr>
            </w:pPr>
            <w:moveFrom w:id="179" w:author="Giorgio Romeo" w:date="2020-12-01T15:52:00Z">
              <w:r w:rsidDel="00B70FCF">
                <w:rPr>
                  <w:rStyle w:val="Enfasidelicata"/>
                  <w:rFonts w:ascii="Bell MT" w:hAnsi="Bell MT"/>
                  <w:i w:val="0"/>
                  <w:iCs w:val="0"/>
                  <w:sz w:val="28"/>
                  <w:szCs w:val="28"/>
                </w:rPr>
                <w:t xml:space="preserve">The </w:t>
              </w:r>
              <w:r w:rsidR="00527327" w:rsidDel="00B70FCF">
                <w:rPr>
                  <w:rStyle w:val="Enfasidelicata"/>
                  <w:rFonts w:ascii="Bell MT" w:hAnsi="Bell MT"/>
                  <w:i w:val="0"/>
                  <w:iCs w:val="0"/>
                  <w:sz w:val="28"/>
                  <w:szCs w:val="28"/>
                </w:rPr>
                <w:t>store</w:t>
              </w:r>
              <w:r w:rsidDel="00B70FCF">
                <w:rPr>
                  <w:rStyle w:val="Enfasidelicata"/>
                  <w:rFonts w:ascii="Bell MT" w:hAnsi="Bell MT"/>
                  <w:i w:val="0"/>
                  <w:iCs w:val="0"/>
                  <w:sz w:val="28"/>
                  <w:szCs w:val="28"/>
                </w:rPr>
                <w:t>’s name and address.</w:t>
              </w:r>
            </w:moveFrom>
          </w:p>
          <w:p w14:paraId="2AD1D3BC" w14:textId="4A2AAADF" w:rsidR="00D64D7E" w:rsidRPr="00701CE5" w:rsidDel="00B70FCF" w:rsidRDefault="00D64D7E" w:rsidP="00D64D7E">
            <w:pPr>
              <w:pStyle w:val="Paragrafoelenco"/>
              <w:numPr>
                <w:ilvl w:val="0"/>
                <w:numId w:val="34"/>
              </w:numPr>
              <w:ind w:left="754" w:hanging="357"/>
              <w:rPr>
                <w:moveFrom w:id="180" w:author="Giorgio Romeo" w:date="2020-12-01T15:52:00Z"/>
                <w:rStyle w:val="Enfasidelicata"/>
                <w:rFonts w:ascii="Bell MT" w:hAnsi="Bell MT"/>
                <w:i w:val="0"/>
                <w:iCs w:val="0"/>
                <w:sz w:val="28"/>
                <w:szCs w:val="28"/>
              </w:rPr>
            </w:pPr>
            <w:moveFrom w:id="181" w:author="Giorgio Romeo" w:date="2020-12-01T15:52:00Z">
              <w:r w:rsidDel="00B70FCF">
                <w:rPr>
                  <w:rStyle w:val="Enfasidelicata"/>
                  <w:rFonts w:ascii="Bell MT" w:hAnsi="Bell MT"/>
                  <w:i w:val="0"/>
                  <w:iCs w:val="0"/>
                  <w:sz w:val="28"/>
                  <w:szCs w:val="28"/>
                </w:rPr>
                <w:t>The QR code to enter</w:t>
              </w:r>
              <w:r w:rsidR="00EF1EC8" w:rsidDel="00B70FCF">
                <w:rPr>
                  <w:rStyle w:val="Enfasidelicata"/>
                  <w:rFonts w:ascii="Bell MT" w:hAnsi="Bell MT"/>
                  <w:i w:val="0"/>
                  <w:iCs w:val="0"/>
                  <w:sz w:val="28"/>
                  <w:szCs w:val="28"/>
                </w:rPr>
                <w:t xml:space="preserve"> (and exit)</w:t>
              </w:r>
              <w:r w:rsidDel="00B70FCF">
                <w:rPr>
                  <w:rStyle w:val="Enfasidelicata"/>
                  <w:rFonts w:ascii="Bell MT" w:hAnsi="Bell MT"/>
                  <w:i w:val="0"/>
                  <w:iCs w:val="0"/>
                  <w:sz w:val="28"/>
                  <w:szCs w:val="28"/>
                </w:rPr>
                <w:t xml:space="preserve"> the </w:t>
              </w:r>
              <w:r w:rsidR="00527327" w:rsidDel="00B70FCF">
                <w:rPr>
                  <w:rStyle w:val="Enfasidelicata"/>
                  <w:rFonts w:ascii="Bell MT" w:hAnsi="Bell MT"/>
                  <w:i w:val="0"/>
                  <w:iCs w:val="0"/>
                  <w:sz w:val="28"/>
                  <w:szCs w:val="28"/>
                </w:rPr>
                <w:t>store</w:t>
              </w:r>
              <w:r w:rsidDel="00B70FCF">
                <w:rPr>
                  <w:rStyle w:val="Enfasidelicata"/>
                  <w:rFonts w:ascii="Bell MT" w:hAnsi="Bell MT"/>
                  <w:i w:val="0"/>
                  <w:iCs w:val="0"/>
                  <w:sz w:val="28"/>
                  <w:szCs w:val="28"/>
                </w:rPr>
                <w:t>.</w:t>
              </w:r>
            </w:moveFrom>
          </w:p>
        </w:tc>
      </w:tr>
      <w:tr w:rsidR="00D64D7E" w:rsidDel="00B70FCF" w14:paraId="33F0E2A6" w14:textId="73ED2B3C" w:rsidTr="00D64D7E">
        <w:trPr>
          <w:trHeight w:val="361"/>
        </w:trPr>
        <w:tc>
          <w:tcPr>
            <w:tcW w:w="1985" w:type="dxa"/>
          </w:tcPr>
          <w:p w14:paraId="043D8B12" w14:textId="6E5FCD77" w:rsidR="00D64D7E" w:rsidDel="00B70FCF" w:rsidRDefault="00D64D7E" w:rsidP="00D64D7E">
            <w:pPr>
              <w:pStyle w:val="Paragrafoelenco"/>
              <w:ind w:left="0"/>
              <w:jc w:val="center"/>
              <w:rPr>
                <w:moveFrom w:id="182" w:author="Giorgio Romeo" w:date="2020-12-01T15:52:00Z"/>
                <w:rStyle w:val="Enfasidelicata"/>
                <w:rFonts w:ascii="Bell MT" w:hAnsi="Bell MT"/>
                <w:i w:val="0"/>
                <w:iCs w:val="0"/>
                <w:sz w:val="32"/>
                <w:szCs w:val="32"/>
              </w:rPr>
            </w:pPr>
            <w:moveFrom w:id="183" w:author="Giorgio Romeo" w:date="2020-12-01T15:52:00Z">
              <w:r w:rsidDel="00B70FCF">
                <w:rPr>
                  <w:rStyle w:val="Enfasidelicata"/>
                  <w:rFonts w:ascii="Bell MT" w:hAnsi="Bell MT"/>
                  <w:i w:val="0"/>
                  <w:iCs w:val="0"/>
                  <w:sz w:val="32"/>
                  <w:szCs w:val="32"/>
                </w:rPr>
                <w:t>Exit condition</w:t>
              </w:r>
            </w:moveFrom>
          </w:p>
        </w:tc>
        <w:tc>
          <w:tcPr>
            <w:tcW w:w="6815" w:type="dxa"/>
          </w:tcPr>
          <w:p w14:paraId="480CF3C7" w14:textId="5E40B85A" w:rsidR="00D64D7E" w:rsidRPr="002967F3" w:rsidDel="00B70FCF" w:rsidRDefault="00D64D7E" w:rsidP="00D64D7E">
            <w:pPr>
              <w:pStyle w:val="Paragrafoelenco"/>
              <w:ind w:left="0"/>
              <w:rPr>
                <w:moveFrom w:id="184" w:author="Giorgio Romeo" w:date="2020-12-01T15:52:00Z"/>
                <w:rStyle w:val="Enfasidelicata"/>
                <w:rFonts w:ascii="Bell MT" w:hAnsi="Bell MT"/>
                <w:i w:val="0"/>
                <w:iCs w:val="0"/>
                <w:sz w:val="28"/>
                <w:szCs w:val="28"/>
              </w:rPr>
            </w:pPr>
            <w:moveFrom w:id="185" w:author="Giorgio Romeo" w:date="2020-12-01T15:52:00Z">
              <w:r w:rsidDel="00B70FCF">
                <w:rPr>
                  <w:rStyle w:val="Enfasidelicata"/>
                  <w:rFonts w:ascii="Bell MT" w:hAnsi="Bell MT"/>
                  <w:i w:val="0"/>
                  <w:iCs w:val="0"/>
                  <w:sz w:val="28"/>
                  <w:szCs w:val="28"/>
                </w:rPr>
                <w:t xml:space="preserve">The user successfully receives the virtual ticket. </w:t>
              </w:r>
            </w:moveFrom>
          </w:p>
        </w:tc>
      </w:tr>
      <w:tr w:rsidR="00D64D7E" w:rsidDel="00B70FCF" w14:paraId="3F459EA8" w14:textId="3DA490DE" w:rsidTr="00D64D7E">
        <w:trPr>
          <w:trHeight w:val="404"/>
        </w:trPr>
        <w:tc>
          <w:tcPr>
            <w:tcW w:w="1985" w:type="dxa"/>
          </w:tcPr>
          <w:p w14:paraId="3B33CD7A" w14:textId="67860866" w:rsidR="00D64D7E" w:rsidDel="00B70FCF" w:rsidRDefault="00D64D7E" w:rsidP="00D64D7E">
            <w:pPr>
              <w:pStyle w:val="Paragrafoelenco"/>
              <w:ind w:left="0"/>
              <w:jc w:val="center"/>
              <w:rPr>
                <w:moveFrom w:id="186" w:author="Giorgio Romeo" w:date="2020-12-01T15:52:00Z"/>
                <w:rStyle w:val="Enfasidelicata"/>
                <w:rFonts w:ascii="Bell MT" w:hAnsi="Bell MT"/>
                <w:i w:val="0"/>
                <w:iCs w:val="0"/>
                <w:sz w:val="32"/>
                <w:szCs w:val="32"/>
              </w:rPr>
            </w:pPr>
            <w:moveFrom w:id="187" w:author="Giorgio Romeo" w:date="2020-12-01T15:52:00Z">
              <w:r w:rsidDel="00B70FCF">
                <w:rPr>
                  <w:rStyle w:val="Enfasidelicata"/>
                  <w:rFonts w:ascii="Bell MT" w:hAnsi="Bell MT"/>
                  <w:i w:val="0"/>
                  <w:iCs w:val="0"/>
                  <w:sz w:val="32"/>
                  <w:szCs w:val="32"/>
                </w:rPr>
                <w:t>Exceptions</w:t>
              </w:r>
            </w:moveFrom>
          </w:p>
        </w:tc>
        <w:tc>
          <w:tcPr>
            <w:tcW w:w="6815" w:type="dxa"/>
          </w:tcPr>
          <w:p w14:paraId="3E50F58F" w14:textId="7C4CB5CE" w:rsidR="00726F4C" w:rsidDel="00B70FCF" w:rsidRDefault="00726F4C" w:rsidP="00726F4C">
            <w:pPr>
              <w:pStyle w:val="Paragrafoelenco"/>
              <w:numPr>
                <w:ilvl w:val="0"/>
                <w:numId w:val="48"/>
              </w:numPr>
              <w:ind w:left="357" w:hanging="357"/>
              <w:rPr>
                <w:moveFrom w:id="188" w:author="Giorgio Romeo" w:date="2020-12-01T15:52:00Z"/>
                <w:rStyle w:val="Enfasidelicata"/>
                <w:rFonts w:ascii="Bell MT" w:hAnsi="Bell MT"/>
                <w:i w:val="0"/>
                <w:iCs w:val="0"/>
                <w:sz w:val="28"/>
                <w:szCs w:val="28"/>
              </w:rPr>
            </w:pPr>
            <w:moveFrom w:id="189" w:author="Giorgio Romeo" w:date="2020-12-01T15:52:00Z">
              <w:r w:rsidDel="00B70FCF">
                <w:rPr>
                  <w:rStyle w:val="Enfasidelicata"/>
                  <w:rFonts w:ascii="Bell MT" w:hAnsi="Bell MT"/>
                  <w:i w:val="0"/>
                  <w:iCs w:val="0"/>
                  <w:sz w:val="28"/>
                  <w:szCs w:val="28"/>
                </w:rPr>
                <w:t xml:space="preserve">The user </w:t>
              </w:r>
              <w:r w:rsidR="0012331D" w:rsidDel="00B70FCF">
                <w:rPr>
                  <w:rStyle w:val="Enfasidelicata"/>
                  <w:rFonts w:ascii="Bell MT" w:hAnsi="Bell MT"/>
                  <w:i w:val="0"/>
                  <w:iCs w:val="0"/>
                  <w:sz w:val="28"/>
                  <w:szCs w:val="28"/>
                </w:rPr>
                <w:t>refuses</w:t>
              </w:r>
              <w:r w:rsidDel="00B70FCF">
                <w:rPr>
                  <w:rStyle w:val="Enfasidelicata"/>
                  <w:rFonts w:ascii="Bell MT" w:hAnsi="Bell MT"/>
                  <w:i w:val="0"/>
                  <w:iCs w:val="0"/>
                  <w:sz w:val="28"/>
                  <w:szCs w:val="28"/>
                </w:rPr>
                <w:t xml:space="preserve"> the provided time slot clicking on the </w:t>
              </w:r>
              <w:commentRangeStart w:id="190"/>
              <w:r w:rsidR="00EF1EC8" w:rsidRPr="00EA3631" w:rsidDel="00B70FCF">
                <w:rPr>
                  <w:rStyle w:val="Enfasidelicata"/>
                  <w:rFonts w:ascii="Bell MT" w:hAnsi="Bell MT"/>
                  <w:sz w:val="28"/>
                  <w:szCs w:val="28"/>
                </w:rPr>
                <w:t>“</w:t>
              </w:r>
              <w:r w:rsidR="0012331D" w:rsidDel="00B70FCF">
                <w:rPr>
                  <w:rStyle w:val="Enfasidelicata"/>
                  <w:rFonts w:ascii="Bell MT" w:hAnsi="Bell MT"/>
                  <w:sz w:val="28"/>
                  <w:szCs w:val="28"/>
                </w:rPr>
                <w:t>Cancel</w:t>
              </w:r>
              <w:r w:rsidR="00EF1EC8" w:rsidRPr="00EA3631" w:rsidDel="00B70FCF">
                <w:rPr>
                  <w:rStyle w:val="Enfasidelicata"/>
                  <w:rFonts w:ascii="Bell MT" w:hAnsi="Bell MT"/>
                  <w:sz w:val="28"/>
                  <w:szCs w:val="28"/>
                </w:rPr>
                <w:t>”</w:t>
              </w:r>
              <w:r w:rsidR="00EF1EC8" w:rsidDel="00B70FCF">
                <w:rPr>
                  <w:rStyle w:val="Enfasidelicata"/>
                  <w:rFonts w:ascii="Bell MT" w:hAnsi="Bell MT"/>
                  <w:sz w:val="28"/>
                  <w:szCs w:val="28"/>
                </w:rPr>
                <w:t xml:space="preserve"> </w:t>
              </w:r>
              <w:commentRangeEnd w:id="190"/>
              <w:r w:rsidR="0012331D" w:rsidDel="00B70FCF">
                <w:rPr>
                  <w:rStyle w:val="Rimandocommento"/>
                </w:rPr>
                <w:commentReference w:id="190"/>
              </w:r>
              <w:r w:rsidR="00EF1EC8" w:rsidDel="00B70FCF">
                <w:rPr>
                  <w:rStyle w:val="Enfasidelicata"/>
                  <w:rFonts w:ascii="Bell MT" w:hAnsi="Bell MT"/>
                  <w:i w:val="0"/>
                  <w:iCs w:val="0"/>
                  <w:sz w:val="28"/>
                  <w:szCs w:val="28"/>
                </w:rPr>
                <w:t>button.</w:t>
              </w:r>
            </w:moveFrom>
          </w:p>
          <w:p w14:paraId="4D5E8C9F" w14:textId="3AB144AE" w:rsidR="001C2511" w:rsidRPr="001C2511" w:rsidDel="00B70FCF" w:rsidRDefault="00EF1EC8" w:rsidP="001C2511">
            <w:pPr>
              <w:pStyle w:val="Paragrafoelenco"/>
              <w:ind w:left="357"/>
              <w:rPr>
                <w:moveFrom w:id="191" w:author="Giorgio Romeo" w:date="2020-12-01T15:52:00Z"/>
                <w:rStyle w:val="Enfasidelicata"/>
                <w:rFonts w:ascii="Bell MT" w:hAnsi="Bell MT"/>
                <w:i w:val="0"/>
                <w:iCs w:val="0"/>
                <w:sz w:val="28"/>
                <w:szCs w:val="28"/>
              </w:rPr>
            </w:pPr>
            <w:moveFrom w:id="192" w:author="Giorgio Romeo" w:date="2020-12-01T15:52:00Z">
              <w:r w:rsidDel="00B70FCF">
                <w:rPr>
                  <w:rStyle w:val="Enfasidelicata"/>
                  <w:rFonts w:ascii="Bell MT" w:hAnsi="Bell MT"/>
                  <w:i w:val="0"/>
                  <w:iCs w:val="0"/>
                  <w:sz w:val="28"/>
                  <w:szCs w:val="28"/>
                </w:rPr>
                <w:t>The system redirects the user to the selection page (</w:t>
              </w:r>
              <w:r w:rsidRPr="00EA3631" w:rsidDel="00B70FCF">
                <w:rPr>
                  <w:rStyle w:val="Enfasidelicata"/>
                  <w:rFonts w:ascii="Bell MT" w:hAnsi="Bell MT"/>
                  <w:sz w:val="28"/>
                  <w:szCs w:val="28"/>
                </w:rPr>
                <w:t>Events flow</w:t>
              </w:r>
              <w:r w:rsidDel="00B70FCF">
                <w:rPr>
                  <w:rStyle w:val="Enfasidelicata"/>
                  <w:rFonts w:ascii="Bell MT" w:hAnsi="Bell MT"/>
                  <w:i w:val="0"/>
                  <w:iCs w:val="0"/>
                  <w:sz w:val="28"/>
                  <w:szCs w:val="28"/>
                </w:rPr>
                <w:t xml:space="preserve"> starts again from </w:t>
              </w:r>
              <w:r w:rsidR="00513AD3" w:rsidDel="00B70FCF">
                <w:rPr>
                  <w:rStyle w:val="Enfasidelicata"/>
                  <w:rFonts w:ascii="Bell MT" w:hAnsi="Bell MT"/>
                  <w:i w:val="0"/>
                  <w:iCs w:val="0"/>
                  <w:sz w:val="28"/>
                  <w:szCs w:val="28"/>
                </w:rPr>
                <w:t>event</w:t>
              </w:r>
              <w:r w:rsidDel="00B70FCF">
                <w:rPr>
                  <w:rStyle w:val="Enfasidelicata"/>
                  <w:rFonts w:ascii="Bell MT" w:hAnsi="Bell MT"/>
                  <w:i w:val="0"/>
                  <w:iCs w:val="0"/>
                  <w:sz w:val="28"/>
                  <w:szCs w:val="28"/>
                </w:rPr>
                <w:t xml:space="preserve"> 3).</w:t>
              </w:r>
            </w:moveFrom>
          </w:p>
        </w:tc>
      </w:tr>
    </w:tbl>
    <w:tbl>
      <w:tblPr>
        <w:tblStyle w:val="Grigliatabella"/>
        <w:tblpPr w:leftFromText="141" w:rightFromText="141" w:vertAnchor="text" w:horzAnchor="margin" w:tblpXSpec="right" w:tblpY="278"/>
        <w:tblW w:w="0" w:type="auto"/>
        <w:tblLook w:val="04A0" w:firstRow="1" w:lastRow="0" w:firstColumn="1" w:lastColumn="0" w:noHBand="0" w:noVBand="1"/>
      </w:tblPr>
      <w:tblGrid>
        <w:gridCol w:w="1985"/>
        <w:gridCol w:w="6849"/>
      </w:tblGrid>
      <w:tr w:rsidR="00981513" w14:paraId="20C089E7" w14:textId="77777777" w:rsidTr="00981513">
        <w:trPr>
          <w:trHeight w:val="215"/>
          <w:ins w:id="193" w:author="Giorgio Romeo" w:date="2020-12-01T15:59:00Z"/>
        </w:trPr>
        <w:tc>
          <w:tcPr>
            <w:tcW w:w="1985" w:type="dxa"/>
          </w:tcPr>
          <w:moveFromRangeEnd w:id="152"/>
          <w:p w14:paraId="5B206784" w14:textId="77777777" w:rsidR="00981513" w:rsidRPr="006B5465" w:rsidRDefault="00981513" w:rsidP="00981513">
            <w:pPr>
              <w:pStyle w:val="Paragrafoelenco"/>
              <w:ind w:left="0"/>
              <w:jc w:val="center"/>
              <w:rPr>
                <w:ins w:id="194" w:author="Giorgio Romeo" w:date="2020-12-01T15:59:00Z"/>
                <w:rStyle w:val="Enfasidelicata"/>
                <w:rFonts w:ascii="Bell MT" w:hAnsi="Bell MT"/>
                <w:i w:val="0"/>
                <w:iCs w:val="0"/>
                <w:sz w:val="32"/>
                <w:szCs w:val="32"/>
              </w:rPr>
            </w:pPr>
            <w:ins w:id="195" w:author="Giorgio Romeo" w:date="2020-12-01T15:59:00Z">
              <w:r w:rsidRPr="006B5465">
                <w:rPr>
                  <w:rStyle w:val="Enfasidelicata"/>
                  <w:rFonts w:ascii="Bell MT" w:hAnsi="Bell MT"/>
                  <w:i w:val="0"/>
                  <w:iCs w:val="0"/>
                  <w:sz w:val="32"/>
                  <w:szCs w:val="32"/>
                </w:rPr>
                <w:t>Actors</w:t>
              </w:r>
            </w:ins>
          </w:p>
        </w:tc>
        <w:tc>
          <w:tcPr>
            <w:tcW w:w="6849" w:type="dxa"/>
          </w:tcPr>
          <w:p w14:paraId="053015CA" w14:textId="77777777" w:rsidR="00981513" w:rsidRPr="00923D58" w:rsidRDefault="00981513" w:rsidP="00981513">
            <w:pPr>
              <w:pStyle w:val="Paragrafoelenco"/>
              <w:ind w:left="0"/>
              <w:rPr>
                <w:ins w:id="196" w:author="Giorgio Romeo" w:date="2020-12-01T15:59:00Z"/>
                <w:rStyle w:val="Enfasidelicata"/>
                <w:rFonts w:ascii="Bell MT" w:hAnsi="Bell MT"/>
                <w:i w:val="0"/>
                <w:iCs w:val="0"/>
                <w:sz w:val="28"/>
                <w:szCs w:val="28"/>
              </w:rPr>
            </w:pPr>
            <w:ins w:id="197" w:author="Giorgio Romeo" w:date="2020-12-01T15:59: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981513" w14:paraId="53F961B5" w14:textId="77777777" w:rsidTr="00981513">
        <w:trPr>
          <w:trHeight w:val="361"/>
          <w:ins w:id="198" w:author="Giorgio Romeo" w:date="2020-12-01T15:59:00Z"/>
        </w:trPr>
        <w:tc>
          <w:tcPr>
            <w:tcW w:w="1985" w:type="dxa"/>
          </w:tcPr>
          <w:p w14:paraId="15771A25" w14:textId="77777777" w:rsidR="00981513" w:rsidRPr="006B5465" w:rsidRDefault="00981513" w:rsidP="00981513">
            <w:pPr>
              <w:pStyle w:val="Paragrafoelenco"/>
              <w:ind w:left="0"/>
              <w:jc w:val="center"/>
              <w:rPr>
                <w:ins w:id="199" w:author="Giorgio Romeo" w:date="2020-12-01T15:59:00Z"/>
                <w:rStyle w:val="Enfasidelicata"/>
                <w:rFonts w:ascii="Bell MT" w:hAnsi="Bell MT"/>
                <w:i w:val="0"/>
                <w:iCs w:val="0"/>
                <w:sz w:val="32"/>
                <w:szCs w:val="32"/>
              </w:rPr>
            </w:pPr>
            <w:ins w:id="200" w:author="Giorgio Romeo" w:date="2020-12-01T15:59:00Z">
              <w:r w:rsidRPr="006B5465">
                <w:rPr>
                  <w:rStyle w:val="Enfasidelicata"/>
                  <w:rFonts w:ascii="Bell MT" w:hAnsi="Bell MT"/>
                  <w:i w:val="0"/>
                  <w:iCs w:val="0"/>
                  <w:sz w:val="32"/>
                  <w:szCs w:val="32"/>
                </w:rPr>
                <w:t>Entry condition</w:t>
              </w:r>
            </w:ins>
          </w:p>
        </w:tc>
        <w:tc>
          <w:tcPr>
            <w:tcW w:w="6849" w:type="dxa"/>
          </w:tcPr>
          <w:p w14:paraId="1532ABE6" w14:textId="3F3EDDBC" w:rsidR="00981513" w:rsidRPr="00923D58" w:rsidRDefault="00981513" w:rsidP="00981513">
            <w:pPr>
              <w:pStyle w:val="Paragrafoelenco"/>
              <w:ind w:left="0"/>
              <w:rPr>
                <w:ins w:id="201" w:author="Giorgio Romeo" w:date="2020-12-01T15:59:00Z"/>
                <w:rStyle w:val="Enfasidelicata"/>
                <w:rFonts w:ascii="Bell MT" w:hAnsi="Bell MT"/>
                <w:i w:val="0"/>
                <w:iCs w:val="0"/>
                <w:sz w:val="28"/>
                <w:szCs w:val="28"/>
              </w:rPr>
            </w:pPr>
            <w:ins w:id="202" w:author="Giorgio Romeo" w:date="2020-12-01T15:59: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w:t>
              </w:r>
            </w:ins>
            <w:ins w:id="203" w:author="Giorgio Romeo" w:date="2020-12-01T16:12:00Z">
              <w:r w:rsidR="006D5A98">
                <w:rPr>
                  <w:rStyle w:val="Enfasidelicata"/>
                  <w:rFonts w:ascii="Bell MT" w:hAnsi="Bell MT"/>
                  <w:i w:val="0"/>
                  <w:iCs w:val="0"/>
                  <w:sz w:val="28"/>
                  <w:szCs w:val="28"/>
                </w:rPr>
                <w:t xml:space="preserve">r </w:t>
              </w:r>
            </w:ins>
            <w:ins w:id="204" w:author="Giorgio Romeo" w:date="2020-12-01T15:59:00Z">
              <w:r>
                <w:rPr>
                  <w:rStyle w:val="Enfasidelicata"/>
                  <w:rFonts w:ascii="Bell MT" w:hAnsi="Bell MT"/>
                  <w:i w:val="0"/>
                  <w:iCs w:val="0"/>
                  <w:sz w:val="28"/>
                  <w:szCs w:val="28"/>
                </w:rPr>
                <w:t>he wants to access as a guest</w:t>
              </w:r>
            </w:ins>
          </w:p>
        </w:tc>
      </w:tr>
      <w:tr w:rsidR="00981513" w14:paraId="1E952BC4" w14:textId="77777777" w:rsidTr="00981513">
        <w:trPr>
          <w:trHeight w:val="2152"/>
          <w:ins w:id="205" w:author="Giorgio Romeo" w:date="2020-12-01T15:59:00Z"/>
        </w:trPr>
        <w:tc>
          <w:tcPr>
            <w:tcW w:w="1985" w:type="dxa"/>
          </w:tcPr>
          <w:p w14:paraId="21263DB7" w14:textId="77777777" w:rsidR="00981513" w:rsidRPr="006B5465" w:rsidRDefault="00981513" w:rsidP="00981513">
            <w:pPr>
              <w:pStyle w:val="Paragrafoelenco"/>
              <w:ind w:left="0"/>
              <w:jc w:val="center"/>
              <w:rPr>
                <w:ins w:id="206" w:author="Giorgio Romeo" w:date="2020-12-01T15:59:00Z"/>
                <w:rStyle w:val="Enfasidelicata"/>
                <w:rFonts w:ascii="Bell MT" w:hAnsi="Bell MT"/>
                <w:i w:val="0"/>
                <w:iCs w:val="0"/>
                <w:sz w:val="32"/>
                <w:szCs w:val="32"/>
              </w:rPr>
            </w:pPr>
            <w:ins w:id="207" w:author="Giorgio Romeo" w:date="2020-12-01T15:59:00Z">
              <w:r w:rsidRPr="006B5465">
                <w:rPr>
                  <w:rStyle w:val="Enfasidelicata"/>
                  <w:rFonts w:ascii="Bell MT" w:hAnsi="Bell MT"/>
                  <w:i w:val="0"/>
                  <w:iCs w:val="0"/>
                  <w:sz w:val="32"/>
                  <w:szCs w:val="32"/>
                </w:rPr>
                <w:t>Events flow</w:t>
              </w:r>
            </w:ins>
          </w:p>
        </w:tc>
        <w:tc>
          <w:tcPr>
            <w:tcW w:w="6849" w:type="dxa"/>
          </w:tcPr>
          <w:p w14:paraId="531A4A9B" w14:textId="77777777" w:rsidR="00981513" w:rsidRDefault="00981513" w:rsidP="00981513">
            <w:pPr>
              <w:pStyle w:val="Paragrafoelenco"/>
              <w:numPr>
                <w:ilvl w:val="0"/>
                <w:numId w:val="46"/>
              </w:numPr>
              <w:rPr>
                <w:ins w:id="208" w:author="Giorgio Romeo" w:date="2020-12-01T15:59:00Z"/>
                <w:rStyle w:val="Enfasidelicata"/>
                <w:rFonts w:ascii="Bell MT" w:hAnsi="Bell MT"/>
                <w:i w:val="0"/>
                <w:iCs w:val="0"/>
                <w:sz w:val="28"/>
                <w:szCs w:val="28"/>
              </w:rPr>
            </w:pPr>
            <w:ins w:id="209" w:author="Giorgio Romeo" w:date="2020-12-01T15:59:00Z">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 (the user selects a time slot: case 3.a).</w:t>
              </w:r>
            </w:ins>
          </w:p>
          <w:p w14:paraId="32ACEDD5" w14:textId="77777777" w:rsidR="00981513" w:rsidRPr="00664977" w:rsidRDefault="00981513" w:rsidP="00981513">
            <w:pPr>
              <w:pStyle w:val="Paragrafoelenco"/>
              <w:numPr>
                <w:ilvl w:val="0"/>
                <w:numId w:val="46"/>
              </w:numPr>
              <w:rPr>
                <w:ins w:id="210" w:author="Giorgio Romeo" w:date="2020-12-01T15:59:00Z"/>
                <w:rStyle w:val="Enfasidelicata"/>
                <w:rFonts w:ascii="Bell MT" w:hAnsi="Bell MT"/>
                <w:i w:val="0"/>
                <w:iCs w:val="0"/>
                <w:sz w:val="28"/>
                <w:szCs w:val="28"/>
              </w:rPr>
            </w:pPr>
            <w:ins w:id="211" w:author="Giorgio Romeo" w:date="2020-12-01T15:59:00Z">
              <w:r>
                <w:rPr>
                  <w:rStyle w:val="Enfasidelicata"/>
                  <w:rFonts w:ascii="Bell MT" w:hAnsi="Bell MT"/>
                  <w:i w:val="0"/>
                  <w:iCs w:val="0"/>
                  <w:sz w:val="28"/>
                  <w:szCs w:val="28"/>
                </w:rPr>
                <w:t xml:space="preserve">The user remains inactive </w:t>
              </w:r>
              <w:commentRangeStart w:id="212"/>
              <w:r>
                <w:rPr>
                  <w:rStyle w:val="Enfasidelicata"/>
                  <w:rFonts w:ascii="Bell MT" w:hAnsi="Bell MT"/>
                  <w:i w:val="0"/>
                  <w:iCs w:val="0"/>
                  <w:sz w:val="28"/>
                  <w:szCs w:val="28"/>
                </w:rPr>
                <w:t xml:space="preserve">(no actions performed) </w:t>
              </w:r>
              <w:commentRangeEnd w:id="212"/>
              <w:r>
                <w:rPr>
                  <w:rStyle w:val="Rimandocommento"/>
                </w:rPr>
                <w:commentReference w:id="212"/>
              </w:r>
              <w:r>
                <w:rPr>
                  <w:rStyle w:val="Enfasidelicata"/>
                  <w:rFonts w:ascii="Bell MT" w:hAnsi="Bell MT"/>
                  <w:i w:val="0"/>
                  <w:iCs w:val="0"/>
                  <w:sz w:val="28"/>
                  <w:szCs w:val="28"/>
                </w:rPr>
                <w:t>for 30 seconds.</w:t>
              </w:r>
            </w:ins>
          </w:p>
          <w:p w14:paraId="2F2CCFD5" w14:textId="77777777" w:rsidR="00981513" w:rsidRDefault="00981513" w:rsidP="00981513">
            <w:pPr>
              <w:pStyle w:val="Paragrafoelenco"/>
              <w:numPr>
                <w:ilvl w:val="0"/>
                <w:numId w:val="46"/>
              </w:numPr>
              <w:rPr>
                <w:ins w:id="213" w:author="Giorgio Romeo" w:date="2020-12-01T15:59:00Z"/>
                <w:rStyle w:val="Enfasidelicata"/>
                <w:rFonts w:ascii="Bell MT" w:hAnsi="Bell MT"/>
                <w:i w:val="0"/>
                <w:iCs w:val="0"/>
                <w:sz w:val="28"/>
                <w:szCs w:val="28"/>
              </w:rPr>
            </w:pPr>
            <w:ins w:id="214" w:author="Giorgio Romeo" w:date="2020-12-01T15:59:00Z">
              <w:r>
                <w:rPr>
                  <w:rStyle w:val="Enfasidelicata"/>
                  <w:rFonts w:ascii="Bell MT" w:hAnsi="Bell MT"/>
                  <w:i w:val="0"/>
                  <w:iCs w:val="0"/>
                  <w:sz w:val="28"/>
                  <w:szCs w:val="28"/>
                </w:rPr>
                <w:t>The system notifies to the user the possibility to lookup further stores with an available time slot preceding the already provided one.</w:t>
              </w:r>
            </w:ins>
          </w:p>
          <w:p w14:paraId="652DF4D8" w14:textId="77777777" w:rsidR="00981513" w:rsidRDefault="00981513" w:rsidP="00981513">
            <w:pPr>
              <w:pStyle w:val="Paragrafoelenco"/>
              <w:numPr>
                <w:ilvl w:val="0"/>
                <w:numId w:val="46"/>
              </w:numPr>
              <w:rPr>
                <w:ins w:id="215" w:author="Giorgio Romeo" w:date="2020-12-01T15:59:00Z"/>
                <w:rStyle w:val="Enfasidelicata"/>
                <w:rFonts w:ascii="Bell MT" w:hAnsi="Bell MT"/>
                <w:i w:val="0"/>
                <w:iCs w:val="0"/>
                <w:sz w:val="28"/>
                <w:szCs w:val="28"/>
              </w:rPr>
            </w:pPr>
            <w:ins w:id="216" w:author="Giorgio Romeo" w:date="2020-12-01T15:59:00Z">
              <w:r>
                <w:rPr>
                  <w:rStyle w:val="Enfasidelicata"/>
                  <w:rFonts w:ascii="Bell MT" w:hAnsi="Bell MT"/>
                  <w:i w:val="0"/>
                  <w:iCs w:val="0"/>
                  <w:sz w:val="28"/>
                  <w:szCs w:val="28"/>
                </w:rPr>
                <w:t>The user clicks on the received notification.</w:t>
              </w:r>
            </w:ins>
          </w:p>
          <w:p w14:paraId="2F16F3D6" w14:textId="77777777" w:rsidR="00981513" w:rsidRPr="005C2BF6" w:rsidRDefault="00981513" w:rsidP="00981513">
            <w:pPr>
              <w:pStyle w:val="Paragrafoelenco"/>
              <w:numPr>
                <w:ilvl w:val="0"/>
                <w:numId w:val="46"/>
              </w:numPr>
              <w:rPr>
                <w:ins w:id="217" w:author="Giorgio Romeo" w:date="2020-12-01T15:59:00Z"/>
                <w:rStyle w:val="Enfasidelicata"/>
                <w:rFonts w:ascii="Bell MT" w:hAnsi="Bell MT"/>
                <w:i w:val="0"/>
                <w:iCs w:val="0"/>
                <w:sz w:val="28"/>
                <w:szCs w:val="28"/>
              </w:rPr>
            </w:pPr>
            <w:ins w:id="218" w:author="Giorgio Romeo" w:date="2020-12-01T15:59:00Z">
              <w:r>
                <w:rPr>
                  <w:rStyle w:val="Enfasidelicata"/>
                  <w:rFonts w:ascii="Bell MT" w:hAnsi="Bell MT"/>
                  <w:i w:val="0"/>
                  <w:iCs w:val="0"/>
                  <w:sz w:val="28"/>
                  <w:szCs w:val="28"/>
                </w:rPr>
                <w:t>The system provides to the user a list with further available stores.</w:t>
              </w:r>
            </w:ins>
          </w:p>
        </w:tc>
      </w:tr>
      <w:tr w:rsidR="00981513" w14:paraId="7F4A1E0E" w14:textId="77777777" w:rsidTr="00981513">
        <w:trPr>
          <w:trHeight w:val="361"/>
          <w:ins w:id="219" w:author="Giorgio Romeo" w:date="2020-12-01T15:59:00Z"/>
        </w:trPr>
        <w:tc>
          <w:tcPr>
            <w:tcW w:w="1985" w:type="dxa"/>
          </w:tcPr>
          <w:p w14:paraId="5BBCBB91" w14:textId="77777777" w:rsidR="00981513" w:rsidRPr="006B5465" w:rsidRDefault="00981513" w:rsidP="00981513">
            <w:pPr>
              <w:pStyle w:val="Paragrafoelenco"/>
              <w:ind w:left="0"/>
              <w:jc w:val="center"/>
              <w:rPr>
                <w:ins w:id="220" w:author="Giorgio Romeo" w:date="2020-12-01T15:59:00Z"/>
                <w:rStyle w:val="Enfasidelicata"/>
                <w:rFonts w:ascii="Bell MT" w:hAnsi="Bell MT"/>
                <w:i w:val="0"/>
                <w:iCs w:val="0"/>
                <w:sz w:val="32"/>
                <w:szCs w:val="32"/>
              </w:rPr>
            </w:pPr>
            <w:ins w:id="221" w:author="Giorgio Romeo" w:date="2020-12-01T15:59:00Z">
              <w:r w:rsidRPr="006B5465">
                <w:rPr>
                  <w:rStyle w:val="Enfasidelicata"/>
                  <w:rFonts w:ascii="Bell MT" w:hAnsi="Bell MT"/>
                  <w:i w:val="0"/>
                  <w:iCs w:val="0"/>
                  <w:sz w:val="32"/>
                  <w:szCs w:val="32"/>
                </w:rPr>
                <w:t>Exit condition</w:t>
              </w:r>
            </w:ins>
          </w:p>
        </w:tc>
        <w:tc>
          <w:tcPr>
            <w:tcW w:w="6849" w:type="dxa"/>
          </w:tcPr>
          <w:p w14:paraId="7274A0CF" w14:textId="77777777" w:rsidR="00981513" w:rsidRPr="006B5465" w:rsidRDefault="00981513" w:rsidP="00981513">
            <w:pPr>
              <w:pStyle w:val="Paragrafoelenco"/>
              <w:ind w:left="0"/>
              <w:rPr>
                <w:ins w:id="222" w:author="Giorgio Romeo" w:date="2020-12-01T15:59:00Z"/>
                <w:rStyle w:val="Enfasidelicata"/>
                <w:rFonts w:ascii="Bell MT" w:hAnsi="Bell MT"/>
                <w:i w:val="0"/>
                <w:iCs w:val="0"/>
                <w:sz w:val="28"/>
                <w:szCs w:val="28"/>
              </w:rPr>
            </w:pPr>
            <w:ins w:id="223" w:author="Giorgio Romeo" w:date="2020-12-01T15:59:00Z">
              <w:r>
                <w:rPr>
                  <w:rStyle w:val="Enfasidelicata"/>
                  <w:rFonts w:ascii="Bell MT" w:hAnsi="Bell MT"/>
                  <w:i w:val="0"/>
                  <w:iCs w:val="0"/>
                  <w:sz w:val="28"/>
                  <w:szCs w:val="28"/>
                </w:rPr>
                <w:t>The user successfully receives the list of further stores.</w:t>
              </w:r>
            </w:ins>
          </w:p>
        </w:tc>
      </w:tr>
      <w:tr w:rsidR="00981513" w14:paraId="668AD873" w14:textId="77777777" w:rsidTr="00981513">
        <w:trPr>
          <w:trHeight w:val="361"/>
          <w:ins w:id="224" w:author="Giorgio Romeo" w:date="2020-12-01T15:59:00Z"/>
        </w:trPr>
        <w:tc>
          <w:tcPr>
            <w:tcW w:w="1985" w:type="dxa"/>
          </w:tcPr>
          <w:p w14:paraId="596FFED6" w14:textId="77777777" w:rsidR="00981513" w:rsidRPr="006B5465" w:rsidRDefault="00981513" w:rsidP="00981513">
            <w:pPr>
              <w:pStyle w:val="Paragrafoelenco"/>
              <w:ind w:left="0"/>
              <w:jc w:val="center"/>
              <w:rPr>
                <w:ins w:id="225" w:author="Giorgio Romeo" w:date="2020-12-01T15:59:00Z"/>
                <w:rStyle w:val="Enfasidelicata"/>
                <w:rFonts w:ascii="Bell MT" w:hAnsi="Bell MT"/>
                <w:i w:val="0"/>
                <w:iCs w:val="0"/>
                <w:sz w:val="32"/>
                <w:szCs w:val="32"/>
              </w:rPr>
            </w:pPr>
            <w:ins w:id="226" w:author="Giorgio Romeo" w:date="2020-12-01T15:59:00Z">
              <w:r w:rsidRPr="006B5465">
                <w:rPr>
                  <w:rStyle w:val="Enfasidelicata"/>
                  <w:rFonts w:ascii="Bell MT" w:hAnsi="Bell MT"/>
                  <w:i w:val="0"/>
                  <w:iCs w:val="0"/>
                  <w:sz w:val="32"/>
                  <w:szCs w:val="32"/>
                </w:rPr>
                <w:t>Exceptions</w:t>
              </w:r>
            </w:ins>
          </w:p>
        </w:tc>
        <w:tc>
          <w:tcPr>
            <w:tcW w:w="6849" w:type="dxa"/>
          </w:tcPr>
          <w:p w14:paraId="38904C68" w14:textId="77777777" w:rsidR="00981513" w:rsidRDefault="00981513" w:rsidP="00981513">
            <w:pPr>
              <w:pStyle w:val="Paragrafoelenco"/>
              <w:numPr>
                <w:ilvl w:val="0"/>
                <w:numId w:val="54"/>
              </w:numPr>
              <w:ind w:left="357" w:hanging="357"/>
              <w:rPr>
                <w:ins w:id="227" w:author="Giorgio Romeo" w:date="2020-12-01T15:59:00Z"/>
                <w:rStyle w:val="Enfasidelicata"/>
                <w:rFonts w:ascii="Bell MT" w:hAnsi="Bell MT"/>
                <w:i w:val="0"/>
                <w:iCs w:val="0"/>
                <w:sz w:val="28"/>
                <w:szCs w:val="28"/>
              </w:rPr>
            </w:pPr>
            <w:ins w:id="228" w:author="Giorgio Romeo" w:date="2020-12-01T15:59:00Z">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ins>
          </w:p>
          <w:p w14:paraId="12D00481" w14:textId="77777777" w:rsidR="00981513" w:rsidRDefault="00981513" w:rsidP="00981513">
            <w:pPr>
              <w:pStyle w:val="Paragrafoelenco"/>
              <w:ind w:left="357"/>
              <w:rPr>
                <w:ins w:id="229" w:author="Giorgio Romeo" w:date="2020-12-01T15:59:00Z"/>
                <w:rStyle w:val="Enfasidelicata"/>
                <w:rFonts w:ascii="Bell MT" w:hAnsi="Bell MT"/>
                <w:i w:val="0"/>
                <w:iCs w:val="0"/>
                <w:sz w:val="28"/>
                <w:szCs w:val="28"/>
              </w:rPr>
            </w:pPr>
            <w:ins w:id="230" w:author="Giorgio Romeo" w:date="2020-12-01T15:59: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ins>
          </w:p>
          <w:p w14:paraId="514990B8" w14:textId="77777777" w:rsidR="00981513" w:rsidRDefault="00981513" w:rsidP="00981513">
            <w:pPr>
              <w:pStyle w:val="Paragrafoelenco"/>
              <w:numPr>
                <w:ilvl w:val="0"/>
                <w:numId w:val="54"/>
              </w:numPr>
              <w:ind w:left="357" w:hanging="357"/>
              <w:rPr>
                <w:ins w:id="231" w:author="Giorgio Romeo" w:date="2020-12-01T15:59:00Z"/>
                <w:rStyle w:val="Enfasidelicata"/>
                <w:rFonts w:ascii="Bell MT" w:hAnsi="Bell MT"/>
                <w:i w:val="0"/>
                <w:iCs w:val="0"/>
                <w:sz w:val="28"/>
                <w:szCs w:val="28"/>
              </w:rPr>
            </w:pPr>
            <w:ins w:id="232" w:author="Giorgio Romeo" w:date="2020-12-01T15:59:00Z">
              <w:r>
                <w:rPr>
                  <w:rStyle w:val="Enfasidelicata"/>
                  <w:rFonts w:ascii="Bell MT" w:hAnsi="Bell MT"/>
                  <w:i w:val="0"/>
                  <w:iCs w:val="0"/>
                  <w:sz w:val="28"/>
                  <w:szCs w:val="28"/>
                </w:rPr>
                <w:t>The user does not click on the notification.</w:t>
              </w:r>
            </w:ins>
          </w:p>
          <w:p w14:paraId="0E41C41B" w14:textId="77777777" w:rsidR="00981513" w:rsidRDefault="00981513" w:rsidP="00981513">
            <w:pPr>
              <w:pStyle w:val="Paragrafoelenco"/>
              <w:ind w:left="357"/>
              <w:rPr>
                <w:ins w:id="233" w:author="Giorgio Romeo" w:date="2020-12-01T15:59:00Z"/>
                <w:rStyle w:val="Enfasidelicata"/>
                <w:rFonts w:ascii="Bell MT" w:hAnsi="Bell MT"/>
                <w:i w:val="0"/>
                <w:iCs w:val="0"/>
                <w:sz w:val="28"/>
                <w:szCs w:val="28"/>
              </w:rPr>
            </w:pPr>
            <w:ins w:id="234" w:author="Giorgio Romeo" w:date="2020-12-01T15:59:00Z">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ins>
          </w:p>
          <w:p w14:paraId="0C0CEA72" w14:textId="77777777" w:rsidR="00981513" w:rsidRPr="006C6F3F" w:rsidRDefault="00981513" w:rsidP="00981513">
            <w:pPr>
              <w:rPr>
                <w:ins w:id="235" w:author="Giorgio Romeo" w:date="2020-12-01T15:59:00Z"/>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ins w:id="236" w:author="Giorgio Romeo" w:date="2020-12-01T15:52:00Z"/>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ins w:id="237" w:author="Giorgio Romeo" w:date="2020-12-01T11:22:00Z"/>
          <w:rStyle w:val="Enfasidelicata"/>
          <w:rFonts w:ascii="Bell MT" w:hAnsi="Bell MT"/>
          <w:sz w:val="28"/>
          <w:szCs w:val="28"/>
        </w:rPr>
      </w:pPr>
    </w:p>
    <w:p w14:paraId="5F170107" w14:textId="77777777" w:rsidR="00FD69AF" w:rsidRDefault="00FD69AF">
      <w:pPr>
        <w:pStyle w:val="Paragrafoelenco"/>
        <w:numPr>
          <w:ilvl w:val="0"/>
          <w:numId w:val="39"/>
        </w:numPr>
        <w:spacing w:after="240" w:line="240" w:lineRule="auto"/>
        <w:rPr>
          <w:moveTo w:id="238" w:author="Giorgio Romeo" w:date="2020-12-01T11:22:00Z"/>
          <w:rStyle w:val="Enfasidelicata"/>
          <w:rFonts w:ascii="Bell MT" w:hAnsi="Bell MT"/>
          <w:sz w:val="28"/>
          <w:szCs w:val="28"/>
        </w:rPr>
        <w:pPrChange w:id="239" w:author="Giorgio Romeo" w:date="2020-12-01T11:22:00Z">
          <w:pPr>
            <w:pStyle w:val="Paragrafoelenco"/>
            <w:numPr>
              <w:numId w:val="53"/>
            </w:numPr>
            <w:spacing w:after="240" w:line="240" w:lineRule="auto"/>
            <w:ind w:left="1352" w:hanging="360"/>
          </w:pPr>
        </w:pPrChange>
      </w:pPr>
      <w:moveToRangeStart w:id="240" w:author="Giorgio Romeo" w:date="2020-12-01T11:22:00Z" w:name="move57714187"/>
      <w:moveTo w:id="241" w:author="Giorgio Romeo" w:date="2020-12-01T11:22:00Z">
        <w:r>
          <w:rPr>
            <w:rStyle w:val="Enfasidelicata"/>
            <w:rFonts w:ascii="Bell MT" w:hAnsi="Bell MT"/>
            <w:sz w:val="28"/>
            <w:szCs w:val="28"/>
          </w:rPr>
          <w:t>Book Visit</w:t>
        </w:r>
      </w:moveTo>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FD69AF" w14:paraId="2F03CF38" w14:textId="77777777" w:rsidTr="00FD69AF">
        <w:trPr>
          <w:trHeight w:val="215"/>
          <w:ins w:id="242" w:author="Giorgio Romeo" w:date="2020-12-01T11:23:00Z"/>
        </w:trPr>
        <w:tc>
          <w:tcPr>
            <w:tcW w:w="1985" w:type="dxa"/>
          </w:tcPr>
          <w:moveToRangeEnd w:id="240"/>
          <w:p w14:paraId="07FDBF21" w14:textId="77777777" w:rsidR="00FD69AF" w:rsidRPr="006B5465" w:rsidRDefault="00FD69AF" w:rsidP="00FD69AF">
            <w:pPr>
              <w:pStyle w:val="Paragrafoelenco"/>
              <w:ind w:left="0"/>
              <w:jc w:val="center"/>
              <w:rPr>
                <w:ins w:id="243" w:author="Giorgio Romeo" w:date="2020-12-01T11:23:00Z"/>
                <w:rStyle w:val="Enfasidelicata"/>
                <w:rFonts w:ascii="Bell MT" w:hAnsi="Bell MT"/>
                <w:i w:val="0"/>
                <w:iCs w:val="0"/>
                <w:sz w:val="32"/>
                <w:szCs w:val="32"/>
              </w:rPr>
            </w:pPr>
            <w:ins w:id="244" w:author="Giorgio Romeo" w:date="2020-12-01T11:23:00Z">
              <w:r w:rsidRPr="006B5465">
                <w:rPr>
                  <w:rStyle w:val="Enfasidelicata"/>
                  <w:rFonts w:ascii="Bell MT" w:hAnsi="Bell MT"/>
                  <w:i w:val="0"/>
                  <w:iCs w:val="0"/>
                  <w:sz w:val="32"/>
                  <w:szCs w:val="32"/>
                </w:rPr>
                <w:t>Actors</w:t>
              </w:r>
            </w:ins>
          </w:p>
        </w:tc>
        <w:tc>
          <w:tcPr>
            <w:tcW w:w="6849" w:type="dxa"/>
          </w:tcPr>
          <w:p w14:paraId="2C9A1AD3" w14:textId="77777777" w:rsidR="00FD69AF" w:rsidRPr="00923D58" w:rsidRDefault="00FD69AF" w:rsidP="00FD69AF">
            <w:pPr>
              <w:pStyle w:val="Paragrafoelenco"/>
              <w:ind w:left="0"/>
              <w:rPr>
                <w:ins w:id="245" w:author="Giorgio Romeo" w:date="2020-12-01T11:23:00Z"/>
                <w:rStyle w:val="Enfasidelicata"/>
                <w:rFonts w:ascii="Bell MT" w:hAnsi="Bell MT"/>
                <w:i w:val="0"/>
                <w:iCs w:val="0"/>
                <w:sz w:val="28"/>
                <w:szCs w:val="28"/>
              </w:rPr>
            </w:pPr>
            <w:ins w:id="246" w:author="Giorgio Romeo" w:date="2020-12-01T11:2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FD69AF" w14:paraId="4DCB3641" w14:textId="77777777" w:rsidTr="00FD69AF">
        <w:trPr>
          <w:trHeight w:val="361"/>
          <w:ins w:id="247" w:author="Giorgio Romeo" w:date="2020-12-01T11:23:00Z"/>
        </w:trPr>
        <w:tc>
          <w:tcPr>
            <w:tcW w:w="1985" w:type="dxa"/>
          </w:tcPr>
          <w:p w14:paraId="40316485" w14:textId="77777777" w:rsidR="00FD69AF" w:rsidRPr="006B5465" w:rsidRDefault="00FD69AF" w:rsidP="00FD69AF">
            <w:pPr>
              <w:pStyle w:val="Paragrafoelenco"/>
              <w:ind w:left="0"/>
              <w:jc w:val="center"/>
              <w:rPr>
                <w:ins w:id="248" w:author="Giorgio Romeo" w:date="2020-12-01T11:23:00Z"/>
                <w:rStyle w:val="Enfasidelicata"/>
                <w:rFonts w:ascii="Bell MT" w:hAnsi="Bell MT"/>
                <w:i w:val="0"/>
                <w:iCs w:val="0"/>
                <w:sz w:val="32"/>
                <w:szCs w:val="32"/>
              </w:rPr>
            </w:pPr>
            <w:ins w:id="249" w:author="Giorgio Romeo" w:date="2020-12-01T11:23:00Z">
              <w:r w:rsidRPr="006B5465">
                <w:rPr>
                  <w:rStyle w:val="Enfasidelicata"/>
                  <w:rFonts w:ascii="Bell MT" w:hAnsi="Bell MT"/>
                  <w:i w:val="0"/>
                  <w:iCs w:val="0"/>
                  <w:sz w:val="32"/>
                  <w:szCs w:val="32"/>
                </w:rPr>
                <w:t>Entry condition</w:t>
              </w:r>
            </w:ins>
          </w:p>
        </w:tc>
        <w:tc>
          <w:tcPr>
            <w:tcW w:w="6849" w:type="dxa"/>
          </w:tcPr>
          <w:p w14:paraId="41EA1F9A" w14:textId="77777777" w:rsidR="00FD69AF" w:rsidRPr="00923D58" w:rsidRDefault="00FD69AF" w:rsidP="00FD69AF">
            <w:pPr>
              <w:pStyle w:val="Paragrafoelenco"/>
              <w:ind w:left="0"/>
              <w:rPr>
                <w:ins w:id="250" w:author="Giorgio Romeo" w:date="2020-12-01T11:23:00Z"/>
                <w:rStyle w:val="Enfasidelicata"/>
                <w:rFonts w:ascii="Bell MT" w:hAnsi="Bell MT"/>
                <w:i w:val="0"/>
                <w:iCs w:val="0"/>
                <w:sz w:val="28"/>
                <w:szCs w:val="28"/>
              </w:rPr>
            </w:pPr>
            <w:ins w:id="251" w:author="Giorgio Romeo" w:date="2020-12-01T11:2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FD69AF" w14:paraId="02448247" w14:textId="77777777" w:rsidTr="00FD69AF">
        <w:trPr>
          <w:trHeight w:val="7682"/>
          <w:ins w:id="252" w:author="Giorgio Romeo" w:date="2020-12-01T11:23:00Z"/>
        </w:trPr>
        <w:tc>
          <w:tcPr>
            <w:tcW w:w="1985" w:type="dxa"/>
          </w:tcPr>
          <w:p w14:paraId="07ED3741" w14:textId="77777777" w:rsidR="00FD69AF" w:rsidRPr="006B5465" w:rsidRDefault="00FD69AF" w:rsidP="00FD69AF">
            <w:pPr>
              <w:pStyle w:val="Paragrafoelenco"/>
              <w:ind w:left="0"/>
              <w:jc w:val="center"/>
              <w:rPr>
                <w:ins w:id="253" w:author="Giorgio Romeo" w:date="2020-12-01T11:23:00Z"/>
                <w:rStyle w:val="Enfasidelicata"/>
                <w:rFonts w:ascii="Bell MT" w:hAnsi="Bell MT"/>
                <w:i w:val="0"/>
                <w:iCs w:val="0"/>
                <w:sz w:val="32"/>
                <w:szCs w:val="32"/>
              </w:rPr>
            </w:pPr>
            <w:ins w:id="254" w:author="Giorgio Romeo" w:date="2020-12-01T11:23:00Z">
              <w:r w:rsidRPr="006B5465">
                <w:rPr>
                  <w:rStyle w:val="Enfasidelicata"/>
                  <w:rFonts w:ascii="Bell MT" w:hAnsi="Bell MT"/>
                  <w:i w:val="0"/>
                  <w:iCs w:val="0"/>
                  <w:sz w:val="32"/>
                  <w:szCs w:val="32"/>
                </w:rPr>
                <w:t>Events flow</w:t>
              </w:r>
            </w:ins>
          </w:p>
        </w:tc>
        <w:tc>
          <w:tcPr>
            <w:tcW w:w="6849" w:type="dxa"/>
          </w:tcPr>
          <w:p w14:paraId="326D71B6" w14:textId="77777777" w:rsidR="00FD69AF" w:rsidRPr="00835339" w:rsidRDefault="00FD69AF" w:rsidP="00FD69AF">
            <w:pPr>
              <w:pStyle w:val="Paragrafoelenco"/>
              <w:numPr>
                <w:ilvl w:val="0"/>
                <w:numId w:val="37"/>
              </w:numPr>
              <w:rPr>
                <w:ins w:id="255" w:author="Giorgio Romeo" w:date="2020-12-01T11:23:00Z"/>
                <w:rStyle w:val="Enfasidelicata"/>
                <w:rFonts w:ascii="Bell MT" w:hAnsi="Bell MT"/>
                <w:i w:val="0"/>
                <w:iCs w:val="0"/>
                <w:sz w:val="28"/>
                <w:szCs w:val="28"/>
              </w:rPr>
            </w:pPr>
            <w:ins w:id="256" w:author="Giorgio Romeo" w:date="2020-12-01T11:23: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ins>
          </w:p>
          <w:p w14:paraId="2BB01654" w14:textId="77777777" w:rsidR="00FD69AF" w:rsidRDefault="00FD69AF" w:rsidP="00FD69AF">
            <w:pPr>
              <w:pStyle w:val="Paragrafoelenco"/>
              <w:numPr>
                <w:ilvl w:val="0"/>
                <w:numId w:val="37"/>
              </w:numPr>
              <w:rPr>
                <w:ins w:id="257" w:author="Giorgio Romeo" w:date="2020-12-01T11:23:00Z"/>
                <w:rStyle w:val="Enfasidelicata"/>
                <w:rFonts w:ascii="Bell MT" w:hAnsi="Bell MT"/>
                <w:i w:val="0"/>
                <w:iCs w:val="0"/>
                <w:sz w:val="28"/>
                <w:szCs w:val="28"/>
              </w:rPr>
            </w:pPr>
            <w:ins w:id="258" w:author="Giorgio Romeo" w:date="2020-12-01T11:23:00Z">
              <w:r>
                <w:rPr>
                  <w:rStyle w:val="Enfasidelicata"/>
                  <w:rFonts w:ascii="Bell MT" w:hAnsi="Bell MT"/>
                  <w:i w:val="0"/>
                  <w:iCs w:val="0"/>
                  <w:sz w:val="28"/>
                  <w:szCs w:val="28"/>
                </w:rPr>
                <w:t>The system redirects the user to a page where she can select the time slot or the store where she would want to go (from a map)</w:t>
              </w:r>
            </w:ins>
          </w:p>
          <w:p w14:paraId="1D556BBC" w14:textId="77777777" w:rsidR="00FD69AF" w:rsidRDefault="00FD69AF" w:rsidP="00FD69AF">
            <w:pPr>
              <w:pStyle w:val="Paragrafoelenco"/>
              <w:numPr>
                <w:ilvl w:val="0"/>
                <w:numId w:val="37"/>
              </w:numPr>
              <w:rPr>
                <w:ins w:id="259" w:author="Giorgio Romeo" w:date="2020-12-01T11:23:00Z"/>
                <w:rStyle w:val="Enfasidelicata"/>
                <w:rFonts w:ascii="Bell MT" w:hAnsi="Bell MT"/>
                <w:i w:val="0"/>
                <w:iCs w:val="0"/>
                <w:sz w:val="28"/>
                <w:szCs w:val="28"/>
              </w:rPr>
            </w:pPr>
          </w:p>
          <w:p w14:paraId="7112CF41" w14:textId="77777777" w:rsidR="00FD69AF" w:rsidRDefault="00FD69AF" w:rsidP="00FD69AF">
            <w:pPr>
              <w:pStyle w:val="Paragrafoelenco"/>
              <w:numPr>
                <w:ilvl w:val="0"/>
                <w:numId w:val="28"/>
              </w:numPr>
              <w:ind w:left="754" w:hanging="357"/>
              <w:rPr>
                <w:ins w:id="260" w:author="Giorgio Romeo" w:date="2020-12-01T11:23:00Z"/>
                <w:rStyle w:val="Enfasidelicata"/>
                <w:rFonts w:ascii="Bell MT" w:hAnsi="Bell MT"/>
                <w:i w:val="0"/>
                <w:iCs w:val="0"/>
                <w:sz w:val="28"/>
                <w:szCs w:val="28"/>
              </w:rPr>
            </w:pPr>
            <w:ins w:id="261" w:author="Giorgio Romeo" w:date="2020-12-01T11:23:00Z">
              <w:r>
                <w:rPr>
                  <w:rStyle w:val="Enfasidelicata"/>
                  <w:rFonts w:ascii="Bell MT" w:hAnsi="Bell MT"/>
                  <w:i w:val="0"/>
                  <w:iCs w:val="0"/>
                  <w:sz w:val="28"/>
                  <w:szCs w:val="28"/>
                </w:rPr>
                <w:t>If the user selects the time slot, the system provides, through the map, the first 10 available stores closest to the user’s current position.</w:t>
              </w:r>
            </w:ins>
          </w:p>
          <w:p w14:paraId="79A5E726" w14:textId="77777777" w:rsidR="00FD69AF" w:rsidRDefault="00FD69AF" w:rsidP="00FD69AF">
            <w:pPr>
              <w:pStyle w:val="Paragrafoelenco"/>
              <w:numPr>
                <w:ilvl w:val="0"/>
                <w:numId w:val="28"/>
              </w:numPr>
              <w:ind w:left="754" w:hanging="357"/>
              <w:rPr>
                <w:ins w:id="262" w:author="Giorgio Romeo" w:date="2020-12-01T11:23:00Z"/>
                <w:rStyle w:val="Enfasidelicata"/>
                <w:rFonts w:ascii="Bell MT" w:hAnsi="Bell MT"/>
                <w:i w:val="0"/>
                <w:iCs w:val="0"/>
                <w:sz w:val="28"/>
                <w:szCs w:val="28"/>
              </w:rPr>
            </w:pPr>
            <w:ins w:id="263" w:author="Giorgio Romeo" w:date="2020-12-01T11:23:00Z">
              <w:r>
                <w:rPr>
                  <w:rStyle w:val="Enfasidelicata"/>
                  <w:rFonts w:ascii="Bell MT" w:hAnsi="Bell MT"/>
                  <w:i w:val="0"/>
                  <w:iCs w:val="0"/>
                  <w:sz w:val="28"/>
                  <w:szCs w:val="28"/>
                </w:rPr>
                <w:t>If the user selects a store from the map, the system provides the list of available time slots for the current day.</w:t>
              </w:r>
            </w:ins>
          </w:p>
          <w:p w14:paraId="6CA1846E" w14:textId="77777777" w:rsidR="00FD69AF" w:rsidRDefault="00FD69AF" w:rsidP="00FD69AF">
            <w:pPr>
              <w:pStyle w:val="Paragrafoelenco"/>
              <w:numPr>
                <w:ilvl w:val="0"/>
                <w:numId w:val="37"/>
              </w:numPr>
              <w:rPr>
                <w:ins w:id="264" w:author="Giorgio Romeo" w:date="2020-12-01T11:23:00Z"/>
                <w:rStyle w:val="Enfasidelicata"/>
                <w:rFonts w:ascii="Bell MT" w:hAnsi="Bell MT"/>
                <w:i w:val="0"/>
                <w:iCs w:val="0"/>
                <w:sz w:val="28"/>
                <w:szCs w:val="28"/>
              </w:rPr>
            </w:pPr>
            <w:ins w:id="265" w:author="Giorgio Romeo" w:date="2020-12-01T11:23:00Z">
              <w:r>
                <w:rPr>
                  <w:rStyle w:val="Enfasidelicata"/>
                  <w:rFonts w:ascii="Bell MT" w:hAnsi="Bell MT"/>
                  <w:i w:val="0"/>
                  <w:iCs w:val="0"/>
                  <w:sz w:val="28"/>
                  <w:szCs w:val="28"/>
                </w:rPr>
                <w:t xml:space="preserve">The user selects either a store from the map (case a) or a time slot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ins>
          </w:p>
          <w:p w14:paraId="0B6251E5" w14:textId="77777777" w:rsidR="00FD69AF" w:rsidRDefault="00FD69AF" w:rsidP="00FD69AF">
            <w:pPr>
              <w:pStyle w:val="Paragrafoelenco"/>
              <w:numPr>
                <w:ilvl w:val="0"/>
                <w:numId w:val="37"/>
              </w:numPr>
              <w:rPr>
                <w:ins w:id="266" w:author="Giorgio Romeo" w:date="2020-12-01T11:23:00Z"/>
                <w:rStyle w:val="Enfasidelicata"/>
                <w:rFonts w:ascii="Bell MT" w:hAnsi="Bell MT"/>
                <w:i w:val="0"/>
                <w:iCs w:val="0"/>
                <w:sz w:val="28"/>
                <w:szCs w:val="28"/>
              </w:rPr>
            </w:pPr>
            <w:ins w:id="267" w:author="Giorgio Romeo" w:date="2020-12-01T11:23:00Z">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ins>
          </w:p>
          <w:p w14:paraId="55EC8140" w14:textId="77777777" w:rsidR="00FD69AF" w:rsidRDefault="00FD69AF" w:rsidP="00FD69AF">
            <w:pPr>
              <w:pStyle w:val="Paragrafoelenco"/>
              <w:numPr>
                <w:ilvl w:val="0"/>
                <w:numId w:val="37"/>
              </w:numPr>
              <w:rPr>
                <w:ins w:id="268" w:author="Giorgio Romeo" w:date="2020-12-01T11:23:00Z"/>
                <w:rStyle w:val="Enfasidelicata"/>
                <w:rFonts w:ascii="Bell MT" w:hAnsi="Bell MT"/>
                <w:i w:val="0"/>
                <w:iCs w:val="0"/>
                <w:sz w:val="28"/>
                <w:szCs w:val="28"/>
              </w:rPr>
            </w:pPr>
            <w:ins w:id="269" w:author="Giorgio Romeo" w:date="2020-12-01T11:23:00Z">
              <w:r>
                <w:rPr>
                  <w:rStyle w:val="Enfasidelicata"/>
                  <w:rFonts w:ascii="Bell MT" w:hAnsi="Bell MT"/>
                  <w:i w:val="0"/>
                  <w:iCs w:val="0"/>
                  <w:sz w:val="28"/>
                  <w:szCs w:val="28"/>
                </w:rPr>
                <w:t xml:space="preserve">The user </w:t>
              </w:r>
              <w:commentRangeStart w:id="270"/>
              <w:r>
                <w:rPr>
                  <w:rStyle w:val="Enfasidelicata"/>
                  <w:rFonts w:ascii="Bell MT" w:hAnsi="Bell MT"/>
                  <w:i w:val="0"/>
                  <w:iCs w:val="0"/>
                  <w:sz w:val="28"/>
                  <w:szCs w:val="28"/>
                </w:rPr>
                <w:t>optionally</w:t>
              </w:r>
              <w:commentRangeEnd w:id="270"/>
              <w:r>
                <w:rPr>
                  <w:rStyle w:val="Rimandocommento"/>
                </w:rPr>
                <w:commentReference w:id="270"/>
              </w:r>
              <w:r>
                <w:rPr>
                  <w:rStyle w:val="Enfasidelicata"/>
                  <w:rFonts w:ascii="Bell MT" w:hAnsi="Bell MT"/>
                  <w:i w:val="0"/>
                  <w:iCs w:val="0"/>
                  <w:sz w:val="28"/>
                  <w:szCs w:val="28"/>
                </w:rPr>
                <w:t xml:space="preserve"> fills the previous fields, then she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6D2763E4" w14:textId="77777777" w:rsidR="00FD69AF" w:rsidRDefault="00FD69AF" w:rsidP="00FD69AF">
            <w:pPr>
              <w:pStyle w:val="Paragrafoelenco"/>
              <w:numPr>
                <w:ilvl w:val="0"/>
                <w:numId w:val="26"/>
              </w:numPr>
              <w:rPr>
                <w:ins w:id="271" w:author="Giorgio Romeo" w:date="2020-12-01T11:23:00Z"/>
                <w:rStyle w:val="Enfasidelicata"/>
                <w:rFonts w:ascii="Bell MT" w:hAnsi="Bell MT"/>
                <w:i w:val="0"/>
                <w:iCs w:val="0"/>
                <w:sz w:val="28"/>
                <w:szCs w:val="28"/>
              </w:rPr>
            </w:pPr>
            <w:ins w:id="272" w:author="Giorgio Romeo" w:date="2020-12-01T11:23:00Z">
              <w:r>
                <w:rPr>
                  <w:rStyle w:val="Enfasidelicata"/>
                  <w:rFonts w:ascii="Bell MT" w:hAnsi="Bell MT"/>
                  <w:i w:val="0"/>
                  <w:iCs w:val="0"/>
                  <w:sz w:val="28"/>
                  <w:szCs w:val="28"/>
                </w:rPr>
                <w:t>The system notifies the user that the procedure has been successfully managed.</w:t>
              </w:r>
            </w:ins>
          </w:p>
          <w:p w14:paraId="1B301465" w14:textId="77777777" w:rsidR="00FD69AF" w:rsidRDefault="00FD69AF" w:rsidP="00FD69AF">
            <w:pPr>
              <w:pStyle w:val="Paragrafoelenco"/>
              <w:numPr>
                <w:ilvl w:val="0"/>
                <w:numId w:val="26"/>
              </w:numPr>
              <w:rPr>
                <w:ins w:id="273" w:author="Giorgio Romeo" w:date="2020-12-01T11:23:00Z"/>
                <w:rStyle w:val="Enfasidelicata"/>
                <w:rFonts w:ascii="Bell MT" w:hAnsi="Bell MT"/>
                <w:i w:val="0"/>
                <w:iCs w:val="0"/>
                <w:sz w:val="28"/>
                <w:szCs w:val="28"/>
              </w:rPr>
            </w:pPr>
            <w:ins w:id="274" w:author="Giorgio Romeo" w:date="2020-12-01T11:23:00Z">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ins>
          </w:p>
          <w:p w14:paraId="1E8B3631" w14:textId="77777777" w:rsidR="00FD69AF" w:rsidRDefault="00FD69AF" w:rsidP="00FD69AF">
            <w:pPr>
              <w:pStyle w:val="Paragrafoelenco"/>
              <w:numPr>
                <w:ilvl w:val="0"/>
                <w:numId w:val="35"/>
              </w:numPr>
              <w:ind w:left="754" w:hanging="357"/>
              <w:rPr>
                <w:ins w:id="275" w:author="Giorgio Romeo" w:date="2020-12-01T11:23:00Z"/>
                <w:rStyle w:val="Enfasidelicata"/>
                <w:rFonts w:ascii="Bell MT" w:hAnsi="Bell MT"/>
                <w:i w:val="0"/>
                <w:iCs w:val="0"/>
                <w:sz w:val="28"/>
                <w:szCs w:val="28"/>
              </w:rPr>
            </w:pPr>
            <w:ins w:id="276" w:author="Giorgio Romeo" w:date="2020-12-01T11:23:00Z">
              <w:r>
                <w:rPr>
                  <w:rStyle w:val="Enfasidelicata"/>
                  <w:rFonts w:ascii="Bell MT" w:hAnsi="Bell MT"/>
                  <w:i w:val="0"/>
                  <w:iCs w:val="0"/>
                  <w:sz w:val="28"/>
                  <w:szCs w:val="28"/>
                </w:rPr>
                <w:t>The user’s selected time slot.</w:t>
              </w:r>
            </w:ins>
          </w:p>
          <w:p w14:paraId="5DAAC4EC" w14:textId="77777777" w:rsidR="00FD69AF" w:rsidRDefault="00FD69AF" w:rsidP="00FD69AF">
            <w:pPr>
              <w:pStyle w:val="Paragrafoelenco"/>
              <w:numPr>
                <w:ilvl w:val="0"/>
                <w:numId w:val="35"/>
              </w:numPr>
              <w:ind w:left="754" w:hanging="357"/>
              <w:rPr>
                <w:ins w:id="277" w:author="Giorgio Romeo" w:date="2020-12-01T11:23:00Z"/>
                <w:rStyle w:val="Enfasidelicata"/>
                <w:rFonts w:ascii="Bell MT" w:hAnsi="Bell MT"/>
                <w:i w:val="0"/>
                <w:iCs w:val="0"/>
                <w:sz w:val="28"/>
                <w:szCs w:val="28"/>
              </w:rPr>
            </w:pPr>
            <w:ins w:id="278" w:author="Giorgio Romeo" w:date="2020-12-01T11:23:00Z">
              <w:r>
                <w:rPr>
                  <w:rStyle w:val="Enfasidelicata"/>
                  <w:rFonts w:ascii="Bell MT" w:hAnsi="Bell MT"/>
                  <w:i w:val="0"/>
                  <w:iCs w:val="0"/>
                  <w:sz w:val="28"/>
                  <w:szCs w:val="28"/>
                </w:rPr>
                <w:t>The store’s name and address.</w:t>
              </w:r>
            </w:ins>
          </w:p>
          <w:p w14:paraId="7B518ABE" w14:textId="77777777" w:rsidR="00FD69AF" w:rsidRPr="000C5592" w:rsidRDefault="00FD69AF" w:rsidP="00FD69AF">
            <w:pPr>
              <w:pStyle w:val="Paragrafoelenco"/>
              <w:numPr>
                <w:ilvl w:val="0"/>
                <w:numId w:val="35"/>
              </w:numPr>
              <w:ind w:left="754" w:hanging="357"/>
              <w:rPr>
                <w:ins w:id="279" w:author="Giorgio Romeo" w:date="2020-12-01T11:23:00Z"/>
                <w:rStyle w:val="Enfasidelicata"/>
                <w:rFonts w:ascii="Bell MT" w:hAnsi="Bell MT"/>
                <w:i w:val="0"/>
                <w:iCs w:val="0"/>
                <w:sz w:val="28"/>
                <w:szCs w:val="28"/>
              </w:rPr>
            </w:pPr>
            <w:ins w:id="280" w:author="Giorgio Romeo" w:date="2020-12-01T11:23:00Z">
              <w:r>
                <w:rPr>
                  <w:rStyle w:val="Enfasidelicata"/>
                  <w:rFonts w:ascii="Bell MT" w:hAnsi="Bell MT"/>
                  <w:i w:val="0"/>
                  <w:iCs w:val="0"/>
                  <w:sz w:val="28"/>
                  <w:szCs w:val="28"/>
                </w:rPr>
                <w:t>The QR code to enter (and exit) the store.</w:t>
              </w:r>
            </w:ins>
          </w:p>
        </w:tc>
      </w:tr>
      <w:tr w:rsidR="00FD69AF" w14:paraId="35E02AFF" w14:textId="77777777" w:rsidTr="00FD69AF">
        <w:trPr>
          <w:trHeight w:val="361"/>
          <w:ins w:id="281" w:author="Giorgio Romeo" w:date="2020-12-01T11:23:00Z"/>
        </w:trPr>
        <w:tc>
          <w:tcPr>
            <w:tcW w:w="1985" w:type="dxa"/>
          </w:tcPr>
          <w:p w14:paraId="19469CF6" w14:textId="77777777" w:rsidR="00FD69AF" w:rsidRPr="006B5465" w:rsidRDefault="00FD69AF" w:rsidP="00FD69AF">
            <w:pPr>
              <w:pStyle w:val="Paragrafoelenco"/>
              <w:ind w:left="0"/>
              <w:jc w:val="center"/>
              <w:rPr>
                <w:ins w:id="282" w:author="Giorgio Romeo" w:date="2020-12-01T11:23:00Z"/>
                <w:rStyle w:val="Enfasidelicata"/>
                <w:rFonts w:ascii="Bell MT" w:hAnsi="Bell MT"/>
                <w:i w:val="0"/>
                <w:iCs w:val="0"/>
                <w:sz w:val="32"/>
                <w:szCs w:val="32"/>
              </w:rPr>
            </w:pPr>
            <w:ins w:id="283" w:author="Giorgio Romeo" w:date="2020-12-01T11:23:00Z">
              <w:r w:rsidRPr="006B5465">
                <w:rPr>
                  <w:rStyle w:val="Enfasidelicata"/>
                  <w:rFonts w:ascii="Bell MT" w:hAnsi="Bell MT"/>
                  <w:i w:val="0"/>
                  <w:iCs w:val="0"/>
                  <w:sz w:val="32"/>
                  <w:szCs w:val="32"/>
                </w:rPr>
                <w:t>Exit condition</w:t>
              </w:r>
            </w:ins>
          </w:p>
        </w:tc>
        <w:tc>
          <w:tcPr>
            <w:tcW w:w="6849" w:type="dxa"/>
          </w:tcPr>
          <w:p w14:paraId="45004191" w14:textId="77777777" w:rsidR="00FD69AF" w:rsidRPr="006B5465" w:rsidRDefault="00FD69AF" w:rsidP="00FD69AF">
            <w:pPr>
              <w:pStyle w:val="Paragrafoelenco"/>
              <w:ind w:left="0"/>
              <w:rPr>
                <w:ins w:id="284" w:author="Giorgio Romeo" w:date="2020-12-01T11:23:00Z"/>
                <w:rStyle w:val="Enfasidelicata"/>
                <w:rFonts w:ascii="Bell MT" w:hAnsi="Bell MT"/>
                <w:i w:val="0"/>
                <w:iCs w:val="0"/>
                <w:sz w:val="28"/>
                <w:szCs w:val="28"/>
              </w:rPr>
            </w:pPr>
            <w:ins w:id="285" w:author="Giorgio Romeo" w:date="2020-12-01T11:23:00Z">
              <w:r>
                <w:rPr>
                  <w:rStyle w:val="Enfasidelicata"/>
                  <w:rFonts w:ascii="Bell MT" w:hAnsi="Bell MT"/>
                  <w:i w:val="0"/>
                  <w:iCs w:val="0"/>
                  <w:sz w:val="28"/>
                  <w:szCs w:val="28"/>
                </w:rPr>
                <w:t>The user successfully receives the virtual ticket.</w:t>
              </w:r>
            </w:ins>
          </w:p>
        </w:tc>
      </w:tr>
      <w:tr w:rsidR="00FD69AF" w14:paraId="156193D1" w14:textId="77777777" w:rsidTr="00FD69AF">
        <w:trPr>
          <w:trHeight w:val="2967"/>
          <w:ins w:id="286" w:author="Giorgio Romeo" w:date="2020-12-01T11:23:00Z"/>
        </w:trPr>
        <w:tc>
          <w:tcPr>
            <w:tcW w:w="1985" w:type="dxa"/>
          </w:tcPr>
          <w:p w14:paraId="73DE51E0" w14:textId="77777777" w:rsidR="00FD69AF" w:rsidRPr="006B5465" w:rsidRDefault="00FD69AF" w:rsidP="00FD69AF">
            <w:pPr>
              <w:pStyle w:val="Paragrafoelenco"/>
              <w:ind w:left="0"/>
              <w:jc w:val="center"/>
              <w:rPr>
                <w:ins w:id="287" w:author="Giorgio Romeo" w:date="2020-12-01T11:23:00Z"/>
                <w:rStyle w:val="Enfasidelicata"/>
                <w:rFonts w:ascii="Bell MT" w:hAnsi="Bell MT"/>
                <w:i w:val="0"/>
                <w:iCs w:val="0"/>
                <w:sz w:val="32"/>
                <w:szCs w:val="32"/>
              </w:rPr>
            </w:pPr>
            <w:ins w:id="288" w:author="Giorgio Romeo" w:date="2020-12-01T11:23:00Z">
              <w:r w:rsidRPr="006B5465">
                <w:rPr>
                  <w:rStyle w:val="Enfasidelicata"/>
                  <w:rFonts w:ascii="Bell MT" w:hAnsi="Bell MT"/>
                  <w:i w:val="0"/>
                  <w:iCs w:val="0"/>
                  <w:sz w:val="32"/>
                  <w:szCs w:val="32"/>
                </w:rPr>
                <w:lastRenderedPageBreak/>
                <w:t>Exceptions</w:t>
              </w:r>
            </w:ins>
          </w:p>
        </w:tc>
        <w:tc>
          <w:tcPr>
            <w:tcW w:w="6849" w:type="dxa"/>
          </w:tcPr>
          <w:p w14:paraId="32F7E507" w14:textId="77777777" w:rsidR="00FD69AF" w:rsidRDefault="00FD69AF" w:rsidP="00FD69AF">
            <w:pPr>
              <w:pStyle w:val="Paragrafoelenco"/>
              <w:numPr>
                <w:ilvl w:val="0"/>
                <w:numId w:val="49"/>
              </w:numPr>
              <w:ind w:left="357" w:hanging="357"/>
              <w:rPr>
                <w:ins w:id="289" w:author="Giorgio Romeo" w:date="2020-12-01T11:23:00Z"/>
                <w:rStyle w:val="Enfasidelicata"/>
                <w:rFonts w:ascii="Bell MT" w:hAnsi="Bell MT"/>
                <w:i w:val="0"/>
                <w:iCs w:val="0"/>
                <w:sz w:val="28"/>
                <w:szCs w:val="28"/>
              </w:rPr>
            </w:pPr>
            <w:ins w:id="290" w:author="Giorgio Romeo" w:date="2020-12-01T11:23:00Z">
              <w:r>
                <w:rPr>
                  <w:rStyle w:val="Enfasidelicata"/>
                  <w:rFonts w:ascii="Bell MT" w:hAnsi="Bell MT"/>
                  <w:i w:val="0"/>
                  <w:iCs w:val="0"/>
                  <w:sz w:val="28"/>
                  <w:szCs w:val="28"/>
                </w:rPr>
                <w:t xml:space="preserve">The user clicks on the </w:t>
              </w:r>
              <w:r w:rsidRPr="00EA3631">
                <w:rPr>
                  <w:rStyle w:val="Enfasidelicata"/>
                  <w:rFonts w:ascii="Bell MT" w:hAnsi="Bell MT"/>
                  <w:sz w:val="28"/>
                  <w:szCs w:val="28"/>
                </w:rPr>
                <w:t>“Cancel”</w:t>
              </w:r>
              <w:r>
                <w:rPr>
                  <w:rStyle w:val="Enfasidelicata"/>
                  <w:rFonts w:ascii="Bell MT" w:hAnsi="Bell MT"/>
                  <w:i w:val="0"/>
                  <w:iCs w:val="0"/>
                  <w:sz w:val="28"/>
                  <w:szCs w:val="28"/>
                </w:rPr>
                <w:t xml:space="preserve"> button in the event 4.</w:t>
              </w:r>
            </w:ins>
          </w:p>
          <w:p w14:paraId="6B1A11AF" w14:textId="77777777" w:rsidR="00FD69AF" w:rsidRPr="009957C7" w:rsidRDefault="00FD69AF" w:rsidP="00FD69AF">
            <w:pPr>
              <w:pStyle w:val="Paragrafoelenco"/>
              <w:ind w:left="357"/>
              <w:rPr>
                <w:ins w:id="291" w:author="Giorgio Romeo" w:date="2020-12-01T11:23:00Z"/>
                <w:rStyle w:val="Enfasidelicata"/>
                <w:rFonts w:ascii="Bell MT" w:hAnsi="Bell MT"/>
                <w:i w:val="0"/>
                <w:iCs w:val="0"/>
                <w:sz w:val="28"/>
                <w:szCs w:val="28"/>
              </w:rPr>
            </w:pPr>
            <w:ins w:id="292" w:author="Giorgio Romeo" w:date="2020-12-01T11:23:00Z">
              <w:r>
                <w:rPr>
                  <w:rStyle w:val="Enfasidelicata"/>
                  <w:rFonts w:ascii="Bell MT" w:hAnsi="Bell MT"/>
                  <w:i w:val="0"/>
                  <w:iCs w:val="0"/>
                  <w:sz w:val="28"/>
                  <w:szCs w:val="28"/>
                </w:rPr>
                <w:t>The system redirects the user to the initial selection page (</w:t>
              </w:r>
              <w:r w:rsidRPr="009D5178">
                <w:rPr>
                  <w:rStyle w:val="Enfasidelicata"/>
                  <w:rFonts w:ascii="Bell MT" w:hAnsi="Bell MT"/>
                  <w:sz w:val="28"/>
                  <w:szCs w:val="28"/>
                  <w:rPrChange w:id="293" w:author="Giorgio Romeo" w:date="2020-12-01T11:57: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starts again from event 3).</w:t>
              </w:r>
            </w:ins>
          </w:p>
          <w:p w14:paraId="6225661A" w14:textId="77777777" w:rsidR="00FD69AF" w:rsidRDefault="00FD69AF" w:rsidP="00FD69AF">
            <w:pPr>
              <w:pStyle w:val="Paragrafoelenco"/>
              <w:numPr>
                <w:ilvl w:val="0"/>
                <w:numId w:val="49"/>
              </w:numPr>
              <w:ind w:left="357" w:hanging="357"/>
              <w:rPr>
                <w:ins w:id="294" w:author="Giorgio Romeo" w:date="2020-12-01T11:23:00Z"/>
                <w:rStyle w:val="Enfasidelicata"/>
                <w:rFonts w:ascii="Bell MT" w:hAnsi="Bell MT"/>
                <w:i w:val="0"/>
                <w:iCs w:val="0"/>
                <w:sz w:val="28"/>
                <w:szCs w:val="28"/>
              </w:rPr>
            </w:pPr>
            <w:ins w:id="295" w:author="Giorgio Romeo" w:date="2020-12-01T11:23:00Z">
              <w:r>
                <w:rPr>
                  <w:rStyle w:val="Enfasidelicata"/>
                  <w:rFonts w:ascii="Bell MT" w:hAnsi="Bell MT"/>
                  <w:i w:val="0"/>
                  <w:iCs w:val="0"/>
                  <w:sz w:val="28"/>
                  <w:szCs w:val="28"/>
                </w:rPr>
                <w:t xml:space="preserve">The user clicks on the </w:t>
              </w:r>
              <w:r w:rsidRPr="00B920D4">
                <w:rPr>
                  <w:rStyle w:val="Enfasidelicata"/>
                  <w:rFonts w:ascii="Bell MT" w:hAnsi="Bell MT"/>
                  <w:sz w:val="28"/>
                  <w:szCs w:val="28"/>
                </w:rPr>
                <w:t>“Cancel”</w:t>
              </w:r>
              <w:r>
                <w:rPr>
                  <w:rStyle w:val="Enfasidelicata"/>
                  <w:rFonts w:ascii="Bell MT" w:hAnsi="Bell MT"/>
                  <w:i w:val="0"/>
                  <w:iCs w:val="0"/>
                  <w:sz w:val="28"/>
                  <w:szCs w:val="28"/>
                </w:rPr>
                <w:t xml:space="preserve"> button in the event 6.</w:t>
              </w:r>
            </w:ins>
          </w:p>
          <w:p w14:paraId="4FCAD347" w14:textId="77777777" w:rsidR="00FD69AF" w:rsidRPr="009957C7" w:rsidRDefault="00FD69AF" w:rsidP="00FD69AF">
            <w:pPr>
              <w:pStyle w:val="Paragrafoelenco"/>
              <w:ind w:left="357"/>
              <w:rPr>
                <w:ins w:id="296" w:author="Giorgio Romeo" w:date="2020-12-01T11:23:00Z"/>
                <w:rStyle w:val="Enfasidelicata"/>
                <w:rFonts w:ascii="Bell MT" w:hAnsi="Bell MT"/>
                <w:i w:val="0"/>
                <w:iCs w:val="0"/>
                <w:sz w:val="28"/>
                <w:szCs w:val="28"/>
              </w:rPr>
            </w:pPr>
            <w:ins w:id="297" w:author="Giorgio Romeo" w:date="2020-12-01T11:23:00Z">
              <w:r>
                <w:rPr>
                  <w:rStyle w:val="Enfasidelicata"/>
                  <w:rFonts w:ascii="Bell MT" w:hAnsi="Bell MT"/>
                  <w:i w:val="0"/>
                  <w:iCs w:val="0"/>
                  <w:sz w:val="28"/>
                  <w:szCs w:val="28"/>
                </w:rPr>
                <w:t>The system redirects the user to the second selection page (</w:t>
              </w:r>
              <w:r w:rsidRPr="009D5178">
                <w:rPr>
                  <w:rStyle w:val="Enfasidelicata"/>
                  <w:rFonts w:ascii="Bell MT" w:hAnsi="Bell MT"/>
                  <w:sz w:val="28"/>
                  <w:szCs w:val="28"/>
                  <w:rPrChange w:id="298" w:author="Giorgio Romeo" w:date="2020-12-01T11:57: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starts again from event 4).</w:t>
              </w:r>
            </w:ins>
          </w:p>
          <w:p w14:paraId="4216B772" w14:textId="1F3CA138" w:rsidR="00FD69AF" w:rsidRDefault="00FD69AF" w:rsidP="00FD69AF">
            <w:pPr>
              <w:pStyle w:val="Paragrafoelenco"/>
              <w:numPr>
                <w:ilvl w:val="0"/>
                <w:numId w:val="49"/>
              </w:numPr>
              <w:ind w:left="357" w:hanging="357"/>
              <w:rPr>
                <w:ins w:id="299" w:author="Giorgio Romeo" w:date="2020-12-01T11:23:00Z"/>
                <w:rStyle w:val="Enfasidelicata"/>
                <w:rFonts w:ascii="Bell MT" w:hAnsi="Bell MT"/>
                <w:i w:val="0"/>
                <w:iCs w:val="0"/>
                <w:sz w:val="28"/>
                <w:szCs w:val="28"/>
              </w:rPr>
            </w:pPr>
            <w:commentRangeStart w:id="300"/>
            <w:ins w:id="301" w:author="Giorgio Romeo" w:date="2020-12-01T11:23:00Z">
              <w:r>
                <w:rPr>
                  <w:rStyle w:val="Enfasidelicata"/>
                  <w:rFonts w:ascii="Bell MT" w:hAnsi="Bell MT"/>
                  <w:i w:val="0"/>
                  <w:iCs w:val="0"/>
                  <w:sz w:val="28"/>
                  <w:szCs w:val="28"/>
                </w:rPr>
                <w:t xml:space="preserve">The user has not authorized the use of GPS. </w:t>
              </w:r>
            </w:ins>
          </w:p>
          <w:p w14:paraId="7401B616" w14:textId="1F01AB5C" w:rsidR="00FD69AF" w:rsidRDefault="00FD69AF">
            <w:pPr>
              <w:pStyle w:val="Paragrafoelenco"/>
              <w:ind w:left="357"/>
              <w:rPr>
                <w:ins w:id="302" w:author="Giorgio Romeo" w:date="2020-12-01T11:23:00Z"/>
                <w:rStyle w:val="Enfasidelicata"/>
                <w:rFonts w:ascii="Bell MT" w:hAnsi="Bell MT"/>
                <w:i w:val="0"/>
                <w:iCs w:val="0"/>
                <w:sz w:val="28"/>
                <w:szCs w:val="28"/>
              </w:rPr>
              <w:pPrChange w:id="303" w:author="Unknown" w:date="2020-12-01T11:23:00Z">
                <w:pPr>
                  <w:pStyle w:val="Paragrafoelenco"/>
                  <w:framePr w:hSpace="141" w:wrap="around" w:vAnchor="text" w:hAnchor="margin" w:xAlign="right" w:y="352"/>
                  <w:ind w:left="357"/>
                </w:pPr>
              </w:pPrChange>
            </w:pPr>
            <w:ins w:id="304" w:author="Giorgio Romeo" w:date="2020-12-01T11:24:00Z">
              <w:r>
                <w:rPr>
                  <w:rStyle w:val="Enfasidelicata"/>
                  <w:rFonts w:ascii="Bell MT" w:hAnsi="Bell MT"/>
                  <w:i w:val="0"/>
                  <w:iCs w:val="0"/>
                  <w:sz w:val="28"/>
                  <w:szCs w:val="28"/>
                </w:rPr>
                <w:t xml:space="preserve">The system computes the </w:t>
              </w:r>
            </w:ins>
            <w:ins w:id="305" w:author="Giorgio Romeo" w:date="2020-12-01T11:27:00Z">
              <w:r w:rsidR="00B6387C">
                <w:rPr>
                  <w:rStyle w:val="Enfasidelicata"/>
                  <w:rFonts w:ascii="Bell MT" w:hAnsi="Bell MT"/>
                  <w:i w:val="0"/>
                  <w:iCs w:val="0"/>
                  <w:sz w:val="28"/>
                  <w:szCs w:val="28"/>
                </w:rPr>
                <w:t>10 stores with the least number of tickets</w:t>
              </w:r>
            </w:ins>
            <w:ins w:id="306" w:author="Giorgio Romeo" w:date="2020-12-01T11:28:00Z">
              <w:r w:rsidR="00B6387C">
                <w:rPr>
                  <w:rStyle w:val="Enfasidelicata"/>
                  <w:rFonts w:ascii="Bell MT" w:hAnsi="Bell MT"/>
                  <w:i w:val="0"/>
                  <w:iCs w:val="0"/>
                  <w:sz w:val="28"/>
                  <w:szCs w:val="28"/>
                </w:rPr>
                <w:t xml:space="preserve"> booked</w:t>
              </w:r>
            </w:ins>
            <w:ins w:id="307" w:author="Giorgio Romeo" w:date="2020-12-01T11:27:00Z">
              <w:r w:rsidR="00B6387C">
                <w:rPr>
                  <w:rStyle w:val="Enfasidelicata"/>
                  <w:rFonts w:ascii="Bell MT" w:hAnsi="Bell MT"/>
                  <w:i w:val="0"/>
                  <w:iCs w:val="0"/>
                  <w:sz w:val="28"/>
                  <w:szCs w:val="28"/>
                </w:rPr>
                <w:t xml:space="preserve"> for the selected time slot</w:t>
              </w:r>
            </w:ins>
            <w:ins w:id="308" w:author="Giorgio Romeo" w:date="2020-12-01T11:28:00Z">
              <w:r w:rsidR="00B6387C">
                <w:rPr>
                  <w:rStyle w:val="Enfasidelicata"/>
                  <w:rFonts w:ascii="Bell MT" w:hAnsi="Bell MT"/>
                  <w:i w:val="0"/>
                  <w:iCs w:val="0"/>
                  <w:sz w:val="28"/>
                  <w:szCs w:val="28"/>
                </w:rPr>
                <w:t xml:space="preserve"> and provides them to the user.</w:t>
              </w:r>
            </w:ins>
            <w:commentRangeEnd w:id="300"/>
            <w:ins w:id="309" w:author="Giorgio Romeo" w:date="2020-12-01T11:29:00Z">
              <w:r w:rsidR="00B6387C">
                <w:rPr>
                  <w:rStyle w:val="Rimandocommento"/>
                </w:rPr>
                <w:commentReference w:id="300"/>
              </w:r>
            </w:ins>
          </w:p>
          <w:p w14:paraId="7C88563E" w14:textId="77777777" w:rsidR="00FD69AF" w:rsidRPr="00B920D4" w:rsidRDefault="00FD69AF" w:rsidP="00FD69AF">
            <w:pPr>
              <w:rPr>
                <w:ins w:id="310" w:author="Giorgio Romeo" w:date="2020-12-01T11:23:00Z"/>
                <w:rStyle w:val="Enfasidelicata"/>
                <w:rFonts w:ascii="Bell MT" w:hAnsi="Bell MT"/>
                <w:i w:val="0"/>
                <w:iCs w:val="0"/>
                <w:sz w:val="28"/>
                <w:szCs w:val="28"/>
              </w:rPr>
            </w:pPr>
          </w:p>
        </w:tc>
      </w:tr>
    </w:tbl>
    <w:p w14:paraId="4612ECE6" w14:textId="77777777" w:rsidR="00FD69AF" w:rsidRPr="00B25FA1" w:rsidRDefault="00FD69AF" w:rsidP="007C71D7">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637"/>
        <w:tblW w:w="0" w:type="auto"/>
        <w:tblLook w:val="04A0" w:firstRow="1" w:lastRow="0" w:firstColumn="1" w:lastColumn="0" w:noHBand="0" w:noVBand="1"/>
        <w:tblPrChange w:id="311" w:author="Giorgio Romeo" w:date="2020-12-01T11:21:00Z">
          <w:tblPr>
            <w:tblStyle w:val="Grigliatabella"/>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312">
          <w:tblGrid>
            <w:gridCol w:w="1985"/>
            <w:gridCol w:w="6849"/>
          </w:tblGrid>
        </w:tblGridChange>
      </w:tblGrid>
      <w:tr w:rsidR="0012331D" w:rsidDel="00FD69AF" w14:paraId="7FFEA476" w14:textId="508CF9C7" w:rsidTr="00FD69AF">
        <w:trPr>
          <w:trHeight w:val="215"/>
          <w:del w:id="313" w:author="Giorgio Romeo" w:date="2020-12-01T11:23:00Z"/>
          <w:trPrChange w:id="314" w:author="Giorgio Romeo" w:date="2020-12-01T11:21:00Z">
            <w:trPr>
              <w:trHeight w:val="215"/>
            </w:trPr>
          </w:trPrChange>
        </w:trPr>
        <w:tc>
          <w:tcPr>
            <w:tcW w:w="1985" w:type="dxa"/>
            <w:tcPrChange w:id="315" w:author="Giorgio Romeo" w:date="2020-12-01T11:21:00Z">
              <w:tcPr>
                <w:tcW w:w="1985" w:type="dxa"/>
              </w:tcPr>
            </w:tcPrChange>
          </w:tcPr>
          <w:p w14:paraId="1FC1B9BB" w14:textId="44D6B641" w:rsidR="0012331D" w:rsidRPr="006B5465" w:rsidDel="00FD69AF" w:rsidRDefault="0012331D" w:rsidP="00FD69AF">
            <w:pPr>
              <w:pStyle w:val="Paragrafoelenco"/>
              <w:ind w:left="0"/>
              <w:jc w:val="center"/>
              <w:rPr>
                <w:del w:id="316" w:author="Giorgio Romeo" w:date="2020-12-01T11:23:00Z"/>
                <w:rStyle w:val="Enfasidelicata"/>
                <w:rFonts w:ascii="Bell MT" w:hAnsi="Bell MT"/>
                <w:i w:val="0"/>
                <w:iCs w:val="0"/>
                <w:sz w:val="32"/>
                <w:szCs w:val="32"/>
              </w:rPr>
            </w:pPr>
            <w:del w:id="317" w:author="Giorgio Romeo" w:date="2020-12-01T11:23:00Z">
              <w:r w:rsidRPr="006B5465" w:rsidDel="00FD69AF">
                <w:rPr>
                  <w:rStyle w:val="Enfasidelicata"/>
                  <w:rFonts w:ascii="Bell MT" w:hAnsi="Bell MT"/>
                  <w:i w:val="0"/>
                  <w:iCs w:val="0"/>
                  <w:sz w:val="32"/>
                  <w:szCs w:val="32"/>
                </w:rPr>
                <w:delText>Actors</w:delText>
              </w:r>
            </w:del>
          </w:p>
        </w:tc>
        <w:tc>
          <w:tcPr>
            <w:tcW w:w="6849" w:type="dxa"/>
            <w:tcPrChange w:id="318" w:author="Giorgio Romeo" w:date="2020-12-01T11:21:00Z">
              <w:tcPr>
                <w:tcW w:w="6849" w:type="dxa"/>
              </w:tcPr>
            </w:tcPrChange>
          </w:tcPr>
          <w:p w14:paraId="65FEEE08" w14:textId="1A6FDD64" w:rsidR="0012331D" w:rsidRPr="00923D58" w:rsidDel="00FD69AF" w:rsidRDefault="0012331D" w:rsidP="00FD69AF">
            <w:pPr>
              <w:pStyle w:val="Paragrafoelenco"/>
              <w:ind w:left="0"/>
              <w:rPr>
                <w:del w:id="319" w:author="Giorgio Romeo" w:date="2020-12-01T11:23:00Z"/>
                <w:rStyle w:val="Enfasidelicata"/>
                <w:rFonts w:ascii="Bell MT" w:hAnsi="Bell MT"/>
                <w:i w:val="0"/>
                <w:iCs w:val="0"/>
                <w:sz w:val="28"/>
                <w:szCs w:val="28"/>
              </w:rPr>
            </w:pPr>
            <w:del w:id="320" w:author="Giorgio Romeo" w:date="2020-12-01T11:23:00Z">
              <w:r w:rsidDel="00FD69AF">
                <w:rPr>
                  <w:rStyle w:val="Enfasidelicata"/>
                  <w:rFonts w:ascii="Bell MT" w:hAnsi="Bell MT"/>
                  <w:i w:val="0"/>
                  <w:iCs w:val="0"/>
                  <w:sz w:val="28"/>
                  <w:szCs w:val="28"/>
                </w:rPr>
                <w:delText xml:space="preserve">Virtual </w:delText>
              </w:r>
              <w:r w:rsidRPr="00923D58" w:rsidDel="00FD69AF">
                <w:rPr>
                  <w:rStyle w:val="Enfasidelicata"/>
                  <w:rFonts w:ascii="Bell MT" w:hAnsi="Bell MT"/>
                  <w:i w:val="0"/>
                  <w:iCs w:val="0"/>
                  <w:sz w:val="28"/>
                  <w:szCs w:val="28"/>
                </w:rPr>
                <w:delText>User</w:delText>
              </w:r>
            </w:del>
          </w:p>
        </w:tc>
      </w:tr>
      <w:tr w:rsidR="0012331D" w:rsidDel="00FD69AF" w14:paraId="2FDCFC94" w14:textId="0FE12761" w:rsidTr="00FD69AF">
        <w:trPr>
          <w:trHeight w:val="361"/>
          <w:del w:id="321" w:author="Giorgio Romeo" w:date="2020-12-01T11:23:00Z"/>
          <w:trPrChange w:id="322" w:author="Giorgio Romeo" w:date="2020-12-01T11:21:00Z">
            <w:trPr>
              <w:trHeight w:val="361"/>
            </w:trPr>
          </w:trPrChange>
        </w:trPr>
        <w:tc>
          <w:tcPr>
            <w:tcW w:w="1985" w:type="dxa"/>
            <w:tcPrChange w:id="323" w:author="Giorgio Romeo" w:date="2020-12-01T11:21:00Z">
              <w:tcPr>
                <w:tcW w:w="1985" w:type="dxa"/>
              </w:tcPr>
            </w:tcPrChange>
          </w:tcPr>
          <w:p w14:paraId="66F830DC" w14:textId="69795D31" w:rsidR="0012331D" w:rsidRPr="006B5465" w:rsidDel="00FD69AF" w:rsidRDefault="0012331D" w:rsidP="00FD69AF">
            <w:pPr>
              <w:pStyle w:val="Paragrafoelenco"/>
              <w:ind w:left="0"/>
              <w:jc w:val="center"/>
              <w:rPr>
                <w:del w:id="324" w:author="Giorgio Romeo" w:date="2020-12-01T11:23:00Z"/>
                <w:rStyle w:val="Enfasidelicata"/>
                <w:rFonts w:ascii="Bell MT" w:hAnsi="Bell MT"/>
                <w:i w:val="0"/>
                <w:iCs w:val="0"/>
                <w:sz w:val="32"/>
                <w:szCs w:val="32"/>
              </w:rPr>
            </w:pPr>
            <w:del w:id="325" w:author="Giorgio Romeo" w:date="2020-12-01T11:23:00Z">
              <w:r w:rsidRPr="006B5465" w:rsidDel="00FD69AF">
                <w:rPr>
                  <w:rStyle w:val="Enfasidelicata"/>
                  <w:rFonts w:ascii="Bell MT" w:hAnsi="Bell MT"/>
                  <w:i w:val="0"/>
                  <w:iCs w:val="0"/>
                  <w:sz w:val="32"/>
                  <w:szCs w:val="32"/>
                </w:rPr>
                <w:delText>Entry condition</w:delText>
              </w:r>
            </w:del>
          </w:p>
        </w:tc>
        <w:tc>
          <w:tcPr>
            <w:tcW w:w="6849" w:type="dxa"/>
            <w:tcPrChange w:id="326" w:author="Giorgio Romeo" w:date="2020-12-01T11:21:00Z">
              <w:tcPr>
                <w:tcW w:w="6849" w:type="dxa"/>
              </w:tcPr>
            </w:tcPrChange>
          </w:tcPr>
          <w:p w14:paraId="5A775AA3" w14:textId="15419440" w:rsidR="0012331D" w:rsidRPr="00923D58" w:rsidDel="00FD69AF" w:rsidRDefault="0012331D" w:rsidP="00FD69AF">
            <w:pPr>
              <w:pStyle w:val="Paragrafoelenco"/>
              <w:ind w:left="0"/>
              <w:rPr>
                <w:del w:id="327" w:author="Giorgio Romeo" w:date="2020-12-01T11:23:00Z"/>
                <w:rStyle w:val="Enfasidelicata"/>
                <w:rFonts w:ascii="Bell MT" w:hAnsi="Bell MT"/>
                <w:i w:val="0"/>
                <w:iCs w:val="0"/>
                <w:sz w:val="28"/>
                <w:szCs w:val="28"/>
              </w:rPr>
            </w:pPr>
            <w:del w:id="328" w:author="Giorgio Romeo" w:date="2020-12-01T11:23:00Z">
              <w:r w:rsidRPr="00235177" w:rsidDel="00FD69AF">
                <w:rPr>
                  <w:rStyle w:val="Enfasidelicata"/>
                  <w:rFonts w:ascii="Bell MT" w:hAnsi="Bell MT"/>
                  <w:i w:val="0"/>
                  <w:iCs w:val="0"/>
                  <w:sz w:val="28"/>
                  <w:szCs w:val="28"/>
                </w:rPr>
                <w:delText>The</w:delText>
              </w:r>
              <w:r w:rsidDel="00FD69AF">
                <w:rPr>
                  <w:rStyle w:val="Enfasidelicata"/>
                  <w:rFonts w:ascii="Bell MT" w:hAnsi="Bell MT"/>
                  <w:i w:val="0"/>
                  <w:iCs w:val="0"/>
                  <w:sz w:val="28"/>
                  <w:szCs w:val="28"/>
                </w:rPr>
                <w:delText xml:space="preserve"> virtual</w:delText>
              </w:r>
              <w:r w:rsidRPr="00235177" w:rsidDel="00FD69AF">
                <w:rPr>
                  <w:rStyle w:val="Enfasidelicata"/>
                  <w:rFonts w:ascii="Bell MT" w:hAnsi="Bell MT"/>
                  <w:i w:val="0"/>
                  <w:iCs w:val="0"/>
                  <w:sz w:val="28"/>
                  <w:szCs w:val="28"/>
                </w:rPr>
                <w:delText xml:space="preserve"> user is already</w:delText>
              </w:r>
              <w:r w:rsidDel="00FD69AF">
                <w:rPr>
                  <w:rStyle w:val="Enfasidelicata"/>
                  <w:rFonts w:ascii="Bell MT" w:hAnsi="Bell MT"/>
                  <w:i w:val="0"/>
                  <w:iCs w:val="0"/>
                  <w:sz w:val="28"/>
                  <w:szCs w:val="28"/>
                </w:rPr>
                <w:delText xml:space="preserve"> logged into</w:delText>
              </w:r>
              <w:r w:rsidRPr="00235177" w:rsidDel="00FD69AF">
                <w:rPr>
                  <w:rStyle w:val="Enfasidelicata"/>
                  <w:rFonts w:ascii="Bell MT" w:hAnsi="Bell MT"/>
                  <w:i w:val="0"/>
                  <w:iCs w:val="0"/>
                  <w:sz w:val="28"/>
                  <w:szCs w:val="28"/>
                </w:rPr>
                <w:delText xml:space="preserve"> C</w:delText>
              </w:r>
              <w:r w:rsidDel="00FD69AF">
                <w:rPr>
                  <w:rStyle w:val="Enfasidelicata"/>
                  <w:rFonts w:ascii="Bell MT" w:hAnsi="Bell MT"/>
                  <w:i w:val="0"/>
                  <w:iCs w:val="0"/>
                  <w:sz w:val="28"/>
                  <w:szCs w:val="28"/>
                </w:rPr>
                <w:delText>L</w:delText>
              </w:r>
              <w:r w:rsidRPr="00235177" w:rsidDel="00FD69AF">
                <w:rPr>
                  <w:rStyle w:val="Enfasidelicata"/>
                  <w:rFonts w:ascii="Bell MT" w:hAnsi="Bell MT"/>
                  <w:i w:val="0"/>
                  <w:iCs w:val="0"/>
                  <w:sz w:val="28"/>
                  <w:szCs w:val="28"/>
                </w:rPr>
                <w:delText>up app</w:delText>
              </w:r>
              <w:r w:rsidDel="00FD69AF">
                <w:rPr>
                  <w:rStyle w:val="Enfasidelicata"/>
                  <w:rFonts w:ascii="Bell MT" w:hAnsi="Bell MT"/>
                  <w:i w:val="0"/>
                  <w:iCs w:val="0"/>
                  <w:sz w:val="28"/>
                  <w:szCs w:val="28"/>
                </w:rPr>
                <w:delText xml:space="preserve"> or she wants to access as a guest</w:delText>
              </w:r>
            </w:del>
          </w:p>
        </w:tc>
      </w:tr>
      <w:tr w:rsidR="0012331D" w:rsidDel="00FD69AF" w14:paraId="6F0BEC43" w14:textId="1F29BA69" w:rsidTr="00FD69AF">
        <w:trPr>
          <w:trHeight w:val="7682"/>
          <w:del w:id="329" w:author="Giorgio Romeo" w:date="2020-12-01T11:23:00Z"/>
          <w:trPrChange w:id="330" w:author="Giorgio Romeo" w:date="2020-12-01T11:21:00Z">
            <w:trPr>
              <w:trHeight w:val="7682"/>
            </w:trPr>
          </w:trPrChange>
        </w:trPr>
        <w:tc>
          <w:tcPr>
            <w:tcW w:w="1985" w:type="dxa"/>
            <w:tcPrChange w:id="331" w:author="Giorgio Romeo" w:date="2020-12-01T11:21:00Z">
              <w:tcPr>
                <w:tcW w:w="1985" w:type="dxa"/>
              </w:tcPr>
            </w:tcPrChange>
          </w:tcPr>
          <w:p w14:paraId="4BD279AE" w14:textId="4CAC84F1" w:rsidR="0012331D" w:rsidRPr="006B5465" w:rsidDel="00FD69AF" w:rsidRDefault="0012331D" w:rsidP="00FD69AF">
            <w:pPr>
              <w:pStyle w:val="Paragrafoelenco"/>
              <w:ind w:left="0"/>
              <w:jc w:val="center"/>
              <w:rPr>
                <w:del w:id="332" w:author="Giorgio Romeo" w:date="2020-12-01T11:23:00Z"/>
                <w:rStyle w:val="Enfasidelicata"/>
                <w:rFonts w:ascii="Bell MT" w:hAnsi="Bell MT"/>
                <w:i w:val="0"/>
                <w:iCs w:val="0"/>
                <w:sz w:val="32"/>
                <w:szCs w:val="32"/>
              </w:rPr>
            </w:pPr>
            <w:del w:id="333" w:author="Giorgio Romeo" w:date="2020-12-01T11:23:00Z">
              <w:r w:rsidRPr="006B5465" w:rsidDel="00FD69AF">
                <w:rPr>
                  <w:rStyle w:val="Enfasidelicata"/>
                  <w:rFonts w:ascii="Bell MT" w:hAnsi="Bell MT"/>
                  <w:i w:val="0"/>
                  <w:iCs w:val="0"/>
                  <w:sz w:val="32"/>
                  <w:szCs w:val="32"/>
                </w:rPr>
                <w:delText>Events flow</w:delText>
              </w:r>
            </w:del>
          </w:p>
        </w:tc>
        <w:tc>
          <w:tcPr>
            <w:tcW w:w="6849" w:type="dxa"/>
            <w:tcPrChange w:id="334" w:author="Giorgio Romeo" w:date="2020-12-01T11:21:00Z">
              <w:tcPr>
                <w:tcW w:w="6849" w:type="dxa"/>
              </w:tcPr>
            </w:tcPrChange>
          </w:tcPr>
          <w:p w14:paraId="6492DFBA" w14:textId="21118B3A" w:rsidR="0012331D" w:rsidRPr="00835339" w:rsidDel="00FD69AF" w:rsidRDefault="0012331D" w:rsidP="00FD69AF">
            <w:pPr>
              <w:pStyle w:val="Paragrafoelenco"/>
              <w:numPr>
                <w:ilvl w:val="0"/>
                <w:numId w:val="37"/>
              </w:numPr>
              <w:rPr>
                <w:del w:id="335" w:author="Giorgio Romeo" w:date="2020-12-01T11:23:00Z"/>
                <w:rStyle w:val="Enfasidelicata"/>
                <w:rFonts w:ascii="Bell MT" w:hAnsi="Bell MT"/>
                <w:i w:val="0"/>
                <w:iCs w:val="0"/>
                <w:sz w:val="28"/>
                <w:szCs w:val="28"/>
              </w:rPr>
            </w:pPr>
            <w:del w:id="336" w:author="Giorgio Romeo" w:date="2020-12-01T11:23:00Z">
              <w:r w:rsidRPr="00AC798A" w:rsidDel="00FD69AF">
                <w:rPr>
                  <w:rStyle w:val="Enfasidelicata"/>
                  <w:rFonts w:ascii="Bell MT" w:hAnsi="Bell MT"/>
                  <w:i w:val="0"/>
                  <w:iCs w:val="0"/>
                  <w:sz w:val="28"/>
                  <w:szCs w:val="28"/>
                </w:rPr>
                <w:delText>The user selects the</w:delText>
              </w:r>
              <w:r w:rsidRPr="00AC798A" w:rsidDel="00FD69AF">
                <w:rPr>
                  <w:rStyle w:val="Enfasidelicata"/>
                  <w:rFonts w:ascii="Bell MT" w:hAnsi="Bell MT"/>
                  <w:sz w:val="28"/>
                  <w:szCs w:val="28"/>
                </w:rPr>
                <w:delText xml:space="preserve"> “Book a visit” </w:delText>
              </w:r>
              <w:r w:rsidRPr="00AC798A" w:rsidDel="00FD69AF">
                <w:rPr>
                  <w:rStyle w:val="Enfasidelicata"/>
                  <w:rFonts w:ascii="Bell MT" w:hAnsi="Bell MT"/>
                  <w:i w:val="0"/>
                  <w:iCs w:val="0"/>
                  <w:sz w:val="28"/>
                  <w:szCs w:val="28"/>
                </w:rPr>
                <w:delText>button.</w:delText>
              </w:r>
            </w:del>
          </w:p>
          <w:p w14:paraId="19A1E2EB" w14:textId="165A4626" w:rsidR="006A4109" w:rsidDel="00FD69AF" w:rsidRDefault="0012331D" w:rsidP="00FD69AF">
            <w:pPr>
              <w:pStyle w:val="Paragrafoelenco"/>
              <w:numPr>
                <w:ilvl w:val="0"/>
                <w:numId w:val="37"/>
              </w:numPr>
              <w:rPr>
                <w:del w:id="337" w:author="Giorgio Romeo" w:date="2020-12-01T11:23:00Z"/>
                <w:rStyle w:val="Enfasidelicata"/>
                <w:rFonts w:ascii="Bell MT" w:hAnsi="Bell MT"/>
                <w:i w:val="0"/>
                <w:iCs w:val="0"/>
                <w:sz w:val="28"/>
                <w:szCs w:val="28"/>
              </w:rPr>
            </w:pPr>
            <w:del w:id="338" w:author="Giorgio Romeo" w:date="2020-12-01T11:23:00Z">
              <w:r w:rsidDel="00FD69AF">
                <w:rPr>
                  <w:rStyle w:val="Enfasidelicata"/>
                  <w:rFonts w:ascii="Bell MT" w:hAnsi="Bell MT"/>
                  <w:i w:val="0"/>
                  <w:iCs w:val="0"/>
                  <w:sz w:val="28"/>
                  <w:szCs w:val="28"/>
                </w:rPr>
                <w:delText>The system redirects the user to a page where she can select the time slot or the store where she would want to go (from a map)</w:delText>
              </w:r>
            </w:del>
            <w:del w:id="339" w:author="Giorgio Romeo" w:date="2020-12-01T09:08:00Z">
              <w:r w:rsidDel="006A4109">
                <w:rPr>
                  <w:rStyle w:val="Enfasidelicata"/>
                  <w:rFonts w:ascii="Bell MT" w:hAnsi="Bell MT"/>
                  <w:i w:val="0"/>
                  <w:iCs w:val="0"/>
                  <w:sz w:val="28"/>
                  <w:szCs w:val="28"/>
                </w:rPr>
                <w:delText>:</w:delText>
              </w:r>
            </w:del>
          </w:p>
          <w:p w14:paraId="4C37CF78" w14:textId="1AC5E6A3" w:rsidR="0012331D" w:rsidDel="00FD69AF" w:rsidRDefault="0012331D" w:rsidP="00FD69AF">
            <w:pPr>
              <w:pStyle w:val="Paragrafoelenco"/>
              <w:numPr>
                <w:ilvl w:val="0"/>
                <w:numId w:val="28"/>
              </w:numPr>
              <w:ind w:left="754" w:hanging="357"/>
              <w:rPr>
                <w:del w:id="340" w:author="Giorgio Romeo" w:date="2020-12-01T11:23:00Z"/>
                <w:rStyle w:val="Enfasidelicata"/>
                <w:rFonts w:ascii="Bell MT" w:hAnsi="Bell MT"/>
                <w:i w:val="0"/>
                <w:iCs w:val="0"/>
                <w:sz w:val="28"/>
                <w:szCs w:val="28"/>
              </w:rPr>
            </w:pPr>
            <w:del w:id="341" w:author="Giorgio Romeo" w:date="2020-12-01T11:23:00Z">
              <w:r w:rsidDel="00FD69AF">
                <w:rPr>
                  <w:rStyle w:val="Enfasidelicata"/>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00FD69AF">
            <w:pPr>
              <w:pStyle w:val="Paragrafoelenco"/>
              <w:numPr>
                <w:ilvl w:val="0"/>
                <w:numId w:val="28"/>
              </w:numPr>
              <w:ind w:left="754" w:hanging="357"/>
              <w:rPr>
                <w:del w:id="342" w:author="Giorgio Romeo" w:date="2020-12-01T11:23:00Z"/>
                <w:rStyle w:val="Enfasidelicata"/>
                <w:rFonts w:ascii="Bell MT" w:hAnsi="Bell MT"/>
                <w:i w:val="0"/>
                <w:iCs w:val="0"/>
                <w:sz w:val="28"/>
                <w:szCs w:val="28"/>
              </w:rPr>
            </w:pPr>
            <w:del w:id="343" w:author="Giorgio Romeo" w:date="2020-12-01T11:23:00Z">
              <w:r w:rsidDel="00FD69AF">
                <w:rPr>
                  <w:rStyle w:val="Enfasidelicata"/>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00FD69AF">
            <w:pPr>
              <w:pStyle w:val="Paragrafoelenco"/>
              <w:numPr>
                <w:ilvl w:val="0"/>
                <w:numId w:val="37"/>
              </w:numPr>
              <w:rPr>
                <w:del w:id="344" w:author="Giorgio Romeo" w:date="2020-12-01T11:23:00Z"/>
                <w:rStyle w:val="Enfasidelicata"/>
                <w:rFonts w:ascii="Bell MT" w:hAnsi="Bell MT"/>
                <w:i w:val="0"/>
                <w:iCs w:val="0"/>
                <w:sz w:val="28"/>
                <w:szCs w:val="28"/>
              </w:rPr>
            </w:pPr>
            <w:del w:id="345" w:author="Giorgio Romeo" w:date="2020-12-01T11:23:00Z">
              <w:r w:rsidDel="00FD69AF">
                <w:rPr>
                  <w:rStyle w:val="Enfasidelicata"/>
                  <w:rFonts w:ascii="Bell MT" w:hAnsi="Bell MT"/>
                  <w:i w:val="0"/>
                  <w:iCs w:val="0"/>
                  <w:sz w:val="28"/>
                  <w:szCs w:val="28"/>
                </w:rPr>
                <w:delText xml:space="preserve">The user selects either a store from the map (case a) or a time slot (case b), then she clicks on the </w:delText>
              </w:r>
              <w:r w:rsidRPr="00235177" w:rsidDel="00FD69AF">
                <w:rPr>
                  <w:rStyle w:val="Enfasidelicata"/>
                  <w:rFonts w:ascii="Bell MT" w:hAnsi="Bell MT"/>
                  <w:sz w:val="28"/>
                  <w:szCs w:val="28"/>
                </w:rPr>
                <w:delText>“Confirm”</w:delText>
              </w:r>
              <w:r w:rsidDel="00FD69AF">
                <w:rPr>
                  <w:rStyle w:val="Enfasidelicata"/>
                  <w:rFonts w:ascii="Bell MT" w:hAnsi="Bell MT"/>
                  <w:sz w:val="28"/>
                  <w:szCs w:val="28"/>
                </w:rPr>
                <w:delText xml:space="preserve"> </w:delText>
              </w:r>
              <w:r w:rsidDel="00FD69AF">
                <w:rPr>
                  <w:rStyle w:val="Enfasidelicata"/>
                  <w:rFonts w:ascii="Bell MT" w:hAnsi="Bell MT"/>
                  <w:i w:val="0"/>
                  <w:iCs w:val="0"/>
                  <w:sz w:val="28"/>
                  <w:szCs w:val="28"/>
                </w:rPr>
                <w:delText>button.</w:delText>
              </w:r>
            </w:del>
          </w:p>
          <w:p w14:paraId="615980B8" w14:textId="7FDB7A39" w:rsidR="0012331D" w:rsidDel="00FD69AF" w:rsidRDefault="0012331D" w:rsidP="00FD69AF">
            <w:pPr>
              <w:pStyle w:val="Paragrafoelenco"/>
              <w:numPr>
                <w:ilvl w:val="0"/>
                <w:numId w:val="37"/>
              </w:numPr>
              <w:rPr>
                <w:del w:id="346" w:author="Giorgio Romeo" w:date="2020-12-01T11:23:00Z"/>
                <w:rStyle w:val="Enfasidelicata"/>
                <w:rFonts w:ascii="Bell MT" w:hAnsi="Bell MT"/>
                <w:i w:val="0"/>
                <w:iCs w:val="0"/>
                <w:sz w:val="28"/>
                <w:szCs w:val="28"/>
              </w:rPr>
            </w:pPr>
            <w:del w:id="347" w:author="Giorgio Romeo" w:date="2020-12-01T11:23:00Z">
              <w:r w:rsidDel="00FD69AF">
                <w:rPr>
                  <w:rStyle w:val="Enfasidelicata"/>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00FD69AF">
            <w:pPr>
              <w:pStyle w:val="Paragrafoelenco"/>
              <w:numPr>
                <w:ilvl w:val="0"/>
                <w:numId w:val="37"/>
              </w:numPr>
              <w:rPr>
                <w:del w:id="348" w:author="Giorgio Romeo" w:date="2020-12-01T11:23:00Z"/>
                <w:rStyle w:val="Enfasidelicata"/>
                <w:rFonts w:ascii="Bell MT" w:hAnsi="Bell MT"/>
                <w:i w:val="0"/>
                <w:iCs w:val="0"/>
                <w:sz w:val="28"/>
                <w:szCs w:val="28"/>
              </w:rPr>
            </w:pPr>
            <w:del w:id="349" w:author="Giorgio Romeo" w:date="2020-12-01T11:23:00Z">
              <w:r w:rsidDel="00FD69AF">
                <w:rPr>
                  <w:rStyle w:val="Enfasidelicata"/>
                  <w:rFonts w:ascii="Bell MT" w:hAnsi="Bell MT"/>
                  <w:i w:val="0"/>
                  <w:iCs w:val="0"/>
                  <w:sz w:val="28"/>
                  <w:szCs w:val="28"/>
                </w:rPr>
                <w:delText xml:space="preserve">The user </w:delText>
              </w:r>
              <w:commentRangeStart w:id="350"/>
              <w:r w:rsidDel="00FD69AF">
                <w:rPr>
                  <w:rStyle w:val="Enfasidelicata"/>
                  <w:rFonts w:ascii="Bell MT" w:hAnsi="Bell MT"/>
                  <w:i w:val="0"/>
                  <w:iCs w:val="0"/>
                  <w:sz w:val="28"/>
                  <w:szCs w:val="28"/>
                </w:rPr>
                <w:delText>optionally</w:delText>
              </w:r>
              <w:commentRangeEnd w:id="350"/>
              <w:r w:rsidDel="00FD69AF">
                <w:rPr>
                  <w:rStyle w:val="Rimandocommento"/>
                </w:rPr>
                <w:commentReference w:id="350"/>
              </w:r>
              <w:r w:rsidDel="00FD69AF">
                <w:rPr>
                  <w:rStyle w:val="Enfasidelicata"/>
                  <w:rFonts w:ascii="Bell MT" w:hAnsi="Bell MT"/>
                  <w:i w:val="0"/>
                  <w:iCs w:val="0"/>
                  <w:sz w:val="28"/>
                  <w:szCs w:val="28"/>
                </w:rPr>
                <w:delText xml:space="preserve"> fills the previous fields, then she clicks on the </w:delText>
              </w:r>
              <w:r w:rsidRPr="00AC798A" w:rsidDel="00FD69AF">
                <w:rPr>
                  <w:rStyle w:val="Enfasidelicata"/>
                  <w:rFonts w:ascii="Bell MT" w:hAnsi="Bell MT"/>
                  <w:sz w:val="28"/>
                  <w:szCs w:val="28"/>
                </w:rPr>
                <w:delText>“Confirm”</w:delText>
              </w:r>
              <w:r w:rsidDel="00FD69AF">
                <w:rPr>
                  <w:rStyle w:val="Enfasidelicata"/>
                  <w:rFonts w:ascii="Bell MT" w:hAnsi="Bell MT"/>
                  <w:i w:val="0"/>
                  <w:iCs w:val="0"/>
                  <w:sz w:val="28"/>
                  <w:szCs w:val="28"/>
                </w:rPr>
                <w:delText xml:space="preserve"> button.</w:delText>
              </w:r>
            </w:del>
          </w:p>
          <w:p w14:paraId="7F9A7997" w14:textId="69372DE1" w:rsidR="0012331D" w:rsidDel="00FD69AF" w:rsidRDefault="0012331D" w:rsidP="00FD69AF">
            <w:pPr>
              <w:pStyle w:val="Paragrafoelenco"/>
              <w:numPr>
                <w:ilvl w:val="0"/>
                <w:numId w:val="26"/>
              </w:numPr>
              <w:rPr>
                <w:del w:id="351" w:author="Giorgio Romeo" w:date="2020-12-01T11:23:00Z"/>
                <w:rStyle w:val="Enfasidelicata"/>
                <w:rFonts w:ascii="Bell MT" w:hAnsi="Bell MT"/>
                <w:i w:val="0"/>
                <w:iCs w:val="0"/>
                <w:sz w:val="28"/>
                <w:szCs w:val="28"/>
              </w:rPr>
            </w:pPr>
            <w:del w:id="352" w:author="Giorgio Romeo" w:date="2020-12-01T11:23:00Z">
              <w:r w:rsidDel="00FD69AF">
                <w:rPr>
                  <w:rStyle w:val="Enfasidelicata"/>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00FD69AF">
            <w:pPr>
              <w:pStyle w:val="Paragrafoelenco"/>
              <w:numPr>
                <w:ilvl w:val="0"/>
                <w:numId w:val="26"/>
              </w:numPr>
              <w:rPr>
                <w:del w:id="353" w:author="Giorgio Romeo" w:date="2020-12-01T11:23:00Z"/>
                <w:rStyle w:val="Enfasidelicata"/>
                <w:rFonts w:ascii="Bell MT" w:hAnsi="Bell MT"/>
                <w:i w:val="0"/>
                <w:iCs w:val="0"/>
                <w:sz w:val="28"/>
                <w:szCs w:val="28"/>
              </w:rPr>
            </w:pPr>
            <w:del w:id="354" w:author="Giorgio Romeo" w:date="2020-12-01T11:23:00Z">
              <w:r w:rsidDel="00FD69AF">
                <w:rPr>
                  <w:rStyle w:val="Enfasidelicata"/>
                  <w:rFonts w:ascii="Bell MT" w:hAnsi="Bell MT"/>
                  <w:i w:val="0"/>
                  <w:iCs w:val="0"/>
                  <w:sz w:val="28"/>
                  <w:szCs w:val="28"/>
                </w:rPr>
                <w:delText xml:space="preserve">The system sends to the user the virtual ticket </w:delText>
              </w:r>
              <w:r w:rsidRPr="00352FFD" w:rsidDel="00FD69AF">
                <w:rPr>
                  <w:rStyle w:val="Enfasidelicata"/>
                  <w:rFonts w:ascii="Bell MT" w:hAnsi="Bell MT"/>
                  <w:i w:val="0"/>
                  <w:iCs w:val="0"/>
                  <w:sz w:val="28"/>
                  <w:szCs w:val="28"/>
                </w:rPr>
                <w:delText>c</w:delText>
              </w:r>
              <w:r w:rsidRPr="00A73290" w:rsidDel="00FD69AF">
                <w:rPr>
                  <w:rStyle w:val="Enfasidelicata"/>
                  <w:rFonts w:ascii="Bell MT" w:hAnsi="Bell MT"/>
                  <w:i w:val="0"/>
                  <w:iCs w:val="0"/>
                  <w:sz w:val="28"/>
                  <w:szCs w:val="28"/>
                </w:rPr>
                <w:delText>ontaining</w:delText>
              </w:r>
              <w:r w:rsidDel="00FD69AF">
                <w:rPr>
                  <w:rStyle w:val="Enfasidelicata"/>
                  <w:rFonts w:ascii="Bell MT" w:hAnsi="Bell MT"/>
                  <w:i w:val="0"/>
                  <w:iCs w:val="0"/>
                  <w:sz w:val="28"/>
                  <w:szCs w:val="28"/>
                </w:rPr>
                <w:delText>:</w:delText>
              </w:r>
            </w:del>
          </w:p>
          <w:p w14:paraId="43E92ABF" w14:textId="4D30B5BE" w:rsidR="0012331D" w:rsidDel="00FD69AF" w:rsidRDefault="0012331D" w:rsidP="00FD69AF">
            <w:pPr>
              <w:pStyle w:val="Paragrafoelenco"/>
              <w:numPr>
                <w:ilvl w:val="0"/>
                <w:numId w:val="35"/>
              </w:numPr>
              <w:ind w:left="754" w:hanging="357"/>
              <w:rPr>
                <w:del w:id="355" w:author="Giorgio Romeo" w:date="2020-12-01T11:23:00Z"/>
                <w:rStyle w:val="Enfasidelicata"/>
                <w:rFonts w:ascii="Bell MT" w:hAnsi="Bell MT"/>
                <w:i w:val="0"/>
                <w:iCs w:val="0"/>
                <w:sz w:val="28"/>
                <w:szCs w:val="28"/>
              </w:rPr>
            </w:pPr>
            <w:del w:id="356" w:author="Giorgio Romeo" w:date="2020-12-01T11:23:00Z">
              <w:r w:rsidDel="00FD69AF">
                <w:rPr>
                  <w:rStyle w:val="Enfasidelicata"/>
                  <w:rFonts w:ascii="Bell MT" w:hAnsi="Bell MT"/>
                  <w:i w:val="0"/>
                  <w:iCs w:val="0"/>
                  <w:sz w:val="28"/>
                  <w:szCs w:val="28"/>
                </w:rPr>
                <w:delText>The user’s selected time slot.</w:delText>
              </w:r>
            </w:del>
          </w:p>
          <w:p w14:paraId="6319AB90" w14:textId="37A3524D" w:rsidR="0012331D" w:rsidDel="00FD69AF" w:rsidRDefault="0012331D" w:rsidP="00FD69AF">
            <w:pPr>
              <w:pStyle w:val="Paragrafoelenco"/>
              <w:numPr>
                <w:ilvl w:val="0"/>
                <w:numId w:val="35"/>
              </w:numPr>
              <w:ind w:left="754" w:hanging="357"/>
              <w:rPr>
                <w:del w:id="357" w:author="Giorgio Romeo" w:date="2020-12-01T11:23:00Z"/>
                <w:rStyle w:val="Enfasidelicata"/>
                <w:rFonts w:ascii="Bell MT" w:hAnsi="Bell MT"/>
                <w:i w:val="0"/>
                <w:iCs w:val="0"/>
                <w:sz w:val="28"/>
                <w:szCs w:val="28"/>
              </w:rPr>
            </w:pPr>
            <w:del w:id="358" w:author="Giorgio Romeo" w:date="2020-12-01T11:23:00Z">
              <w:r w:rsidDel="00FD69AF">
                <w:rPr>
                  <w:rStyle w:val="Enfasidelicata"/>
                  <w:rFonts w:ascii="Bell MT" w:hAnsi="Bell MT"/>
                  <w:i w:val="0"/>
                  <w:iCs w:val="0"/>
                  <w:sz w:val="28"/>
                  <w:szCs w:val="28"/>
                </w:rPr>
                <w:delText>The store’s name and address.</w:delText>
              </w:r>
            </w:del>
          </w:p>
          <w:p w14:paraId="6AD7ACC5" w14:textId="03318E38" w:rsidR="0012331D" w:rsidRPr="000C5592" w:rsidDel="00FD69AF" w:rsidRDefault="0012331D" w:rsidP="00FD69AF">
            <w:pPr>
              <w:pStyle w:val="Paragrafoelenco"/>
              <w:numPr>
                <w:ilvl w:val="0"/>
                <w:numId w:val="35"/>
              </w:numPr>
              <w:ind w:left="754" w:hanging="357"/>
              <w:rPr>
                <w:del w:id="359" w:author="Giorgio Romeo" w:date="2020-12-01T11:23:00Z"/>
                <w:rStyle w:val="Enfasidelicata"/>
                <w:rFonts w:ascii="Bell MT" w:hAnsi="Bell MT"/>
                <w:i w:val="0"/>
                <w:iCs w:val="0"/>
                <w:sz w:val="28"/>
                <w:szCs w:val="28"/>
              </w:rPr>
            </w:pPr>
            <w:del w:id="360" w:author="Giorgio Romeo" w:date="2020-12-01T11:23:00Z">
              <w:r w:rsidDel="00FD69AF">
                <w:rPr>
                  <w:rStyle w:val="Enfasidelicata"/>
                  <w:rFonts w:ascii="Bell MT" w:hAnsi="Bell MT"/>
                  <w:i w:val="0"/>
                  <w:iCs w:val="0"/>
                  <w:sz w:val="28"/>
                  <w:szCs w:val="28"/>
                </w:rPr>
                <w:delText>The QR code to enter (and exit) the store.</w:delText>
              </w:r>
            </w:del>
          </w:p>
        </w:tc>
      </w:tr>
      <w:tr w:rsidR="0012331D" w:rsidDel="00FD69AF" w14:paraId="619F221F" w14:textId="72BA01FB" w:rsidTr="00FD69AF">
        <w:trPr>
          <w:trHeight w:val="361"/>
          <w:del w:id="361" w:author="Giorgio Romeo" w:date="2020-12-01T11:23:00Z"/>
          <w:trPrChange w:id="362" w:author="Giorgio Romeo" w:date="2020-12-01T11:21:00Z">
            <w:trPr>
              <w:trHeight w:val="361"/>
            </w:trPr>
          </w:trPrChange>
        </w:trPr>
        <w:tc>
          <w:tcPr>
            <w:tcW w:w="1985" w:type="dxa"/>
            <w:tcPrChange w:id="363" w:author="Giorgio Romeo" w:date="2020-12-01T11:21:00Z">
              <w:tcPr>
                <w:tcW w:w="1985" w:type="dxa"/>
              </w:tcPr>
            </w:tcPrChange>
          </w:tcPr>
          <w:p w14:paraId="3773B95B" w14:textId="3AC5A564" w:rsidR="0012331D" w:rsidRPr="006B5465" w:rsidDel="00FD69AF" w:rsidRDefault="0012331D" w:rsidP="00FD69AF">
            <w:pPr>
              <w:pStyle w:val="Paragrafoelenco"/>
              <w:ind w:left="0"/>
              <w:jc w:val="center"/>
              <w:rPr>
                <w:del w:id="364" w:author="Giorgio Romeo" w:date="2020-12-01T11:23:00Z"/>
                <w:rStyle w:val="Enfasidelicata"/>
                <w:rFonts w:ascii="Bell MT" w:hAnsi="Bell MT"/>
                <w:i w:val="0"/>
                <w:iCs w:val="0"/>
                <w:sz w:val="32"/>
                <w:szCs w:val="32"/>
              </w:rPr>
            </w:pPr>
            <w:del w:id="365" w:author="Giorgio Romeo" w:date="2020-12-01T11:23:00Z">
              <w:r w:rsidRPr="006B5465" w:rsidDel="00FD69AF">
                <w:rPr>
                  <w:rStyle w:val="Enfasidelicata"/>
                  <w:rFonts w:ascii="Bell MT" w:hAnsi="Bell MT"/>
                  <w:i w:val="0"/>
                  <w:iCs w:val="0"/>
                  <w:sz w:val="32"/>
                  <w:szCs w:val="32"/>
                </w:rPr>
                <w:delText>Exit condition</w:delText>
              </w:r>
            </w:del>
          </w:p>
        </w:tc>
        <w:tc>
          <w:tcPr>
            <w:tcW w:w="6849" w:type="dxa"/>
            <w:tcPrChange w:id="366" w:author="Giorgio Romeo" w:date="2020-12-01T11:21:00Z">
              <w:tcPr>
                <w:tcW w:w="6849" w:type="dxa"/>
              </w:tcPr>
            </w:tcPrChange>
          </w:tcPr>
          <w:p w14:paraId="6D9AAB00" w14:textId="40F42EF3" w:rsidR="0012331D" w:rsidRPr="006B5465" w:rsidDel="00FD69AF" w:rsidRDefault="0012331D" w:rsidP="00FD69AF">
            <w:pPr>
              <w:pStyle w:val="Paragrafoelenco"/>
              <w:ind w:left="0"/>
              <w:rPr>
                <w:del w:id="367" w:author="Giorgio Romeo" w:date="2020-12-01T11:23:00Z"/>
                <w:rStyle w:val="Enfasidelicata"/>
                <w:rFonts w:ascii="Bell MT" w:hAnsi="Bell MT"/>
                <w:i w:val="0"/>
                <w:iCs w:val="0"/>
                <w:sz w:val="28"/>
                <w:szCs w:val="28"/>
              </w:rPr>
            </w:pPr>
            <w:del w:id="368" w:author="Giorgio Romeo" w:date="2020-12-01T11:23:00Z">
              <w:r w:rsidDel="00FD69AF">
                <w:rPr>
                  <w:rStyle w:val="Enfasidelicata"/>
                  <w:rFonts w:ascii="Bell MT" w:hAnsi="Bell MT"/>
                  <w:i w:val="0"/>
                  <w:iCs w:val="0"/>
                  <w:sz w:val="28"/>
                  <w:szCs w:val="28"/>
                </w:rPr>
                <w:delText>The user successfully receives the virtual ticket.</w:delText>
              </w:r>
            </w:del>
          </w:p>
        </w:tc>
      </w:tr>
      <w:tr w:rsidR="0012331D" w:rsidDel="00FD69AF" w14:paraId="4A2BA0FB" w14:textId="08A39E54" w:rsidTr="00FD69AF">
        <w:trPr>
          <w:trHeight w:val="2967"/>
          <w:del w:id="369" w:author="Giorgio Romeo" w:date="2020-12-01T11:23:00Z"/>
          <w:trPrChange w:id="370" w:author="Giorgio Romeo" w:date="2020-12-01T11:21:00Z">
            <w:trPr>
              <w:trHeight w:val="361"/>
            </w:trPr>
          </w:trPrChange>
        </w:trPr>
        <w:tc>
          <w:tcPr>
            <w:tcW w:w="1985" w:type="dxa"/>
            <w:tcPrChange w:id="371" w:author="Giorgio Romeo" w:date="2020-12-01T11:21:00Z">
              <w:tcPr>
                <w:tcW w:w="1985" w:type="dxa"/>
              </w:tcPr>
            </w:tcPrChange>
          </w:tcPr>
          <w:p w14:paraId="30ECFAAB" w14:textId="24C58306" w:rsidR="0012331D" w:rsidRPr="006B5465" w:rsidDel="00FD69AF" w:rsidRDefault="0012331D" w:rsidP="00FD69AF">
            <w:pPr>
              <w:pStyle w:val="Paragrafoelenco"/>
              <w:ind w:left="0"/>
              <w:jc w:val="center"/>
              <w:rPr>
                <w:del w:id="372" w:author="Giorgio Romeo" w:date="2020-12-01T11:23:00Z"/>
                <w:rStyle w:val="Enfasidelicata"/>
                <w:rFonts w:ascii="Bell MT" w:hAnsi="Bell MT"/>
                <w:i w:val="0"/>
                <w:iCs w:val="0"/>
                <w:sz w:val="32"/>
                <w:szCs w:val="32"/>
              </w:rPr>
            </w:pPr>
            <w:del w:id="373" w:author="Giorgio Romeo" w:date="2020-12-01T11:23:00Z">
              <w:r w:rsidRPr="006B5465" w:rsidDel="00FD69AF">
                <w:rPr>
                  <w:rStyle w:val="Enfasidelicata"/>
                  <w:rFonts w:ascii="Bell MT" w:hAnsi="Bell MT"/>
                  <w:i w:val="0"/>
                  <w:iCs w:val="0"/>
                  <w:sz w:val="32"/>
                  <w:szCs w:val="32"/>
                </w:rPr>
                <w:delText>Exceptions</w:delText>
              </w:r>
            </w:del>
          </w:p>
        </w:tc>
        <w:tc>
          <w:tcPr>
            <w:tcW w:w="6849" w:type="dxa"/>
            <w:tcPrChange w:id="374" w:author="Giorgio Romeo" w:date="2020-12-01T11:21:00Z">
              <w:tcPr>
                <w:tcW w:w="6849" w:type="dxa"/>
              </w:tcPr>
            </w:tcPrChange>
          </w:tcPr>
          <w:p w14:paraId="0E59522F" w14:textId="0FAA4218" w:rsidR="0012331D" w:rsidDel="00FD69AF" w:rsidRDefault="0012331D" w:rsidP="00FD69AF">
            <w:pPr>
              <w:pStyle w:val="Paragrafoelenco"/>
              <w:numPr>
                <w:ilvl w:val="0"/>
                <w:numId w:val="49"/>
              </w:numPr>
              <w:ind w:left="357" w:hanging="357"/>
              <w:rPr>
                <w:del w:id="375" w:author="Giorgio Romeo" w:date="2020-12-01T11:23:00Z"/>
                <w:rStyle w:val="Enfasidelicata"/>
                <w:rFonts w:ascii="Bell MT" w:hAnsi="Bell MT"/>
                <w:i w:val="0"/>
                <w:iCs w:val="0"/>
                <w:sz w:val="28"/>
                <w:szCs w:val="28"/>
              </w:rPr>
            </w:pPr>
            <w:del w:id="376" w:author="Giorgio Romeo" w:date="2020-12-01T11:23:00Z">
              <w:r w:rsidDel="00FD69AF">
                <w:rPr>
                  <w:rStyle w:val="Enfasidelicata"/>
                  <w:rFonts w:ascii="Bell MT" w:hAnsi="Bell MT"/>
                  <w:i w:val="0"/>
                  <w:iCs w:val="0"/>
                  <w:sz w:val="28"/>
                  <w:szCs w:val="28"/>
                </w:rPr>
                <w:delText xml:space="preserve">The user clicks on the </w:delText>
              </w:r>
              <w:r w:rsidRPr="00EA3631"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377" w:author="Giorgio Romeo" w:date="2020-12-01T09:15:00Z">
              <w:r w:rsidDel="001C54E3">
                <w:rPr>
                  <w:rStyle w:val="Enfasidelicata"/>
                  <w:rFonts w:ascii="Bell MT" w:hAnsi="Bell MT"/>
                  <w:i w:val="0"/>
                  <w:iCs w:val="0"/>
                  <w:sz w:val="28"/>
                  <w:szCs w:val="28"/>
                </w:rPr>
                <w:delText>3</w:delText>
              </w:r>
            </w:del>
            <w:del w:id="378" w:author="Giorgio Romeo" w:date="2020-12-01T11:23:00Z">
              <w:r w:rsidDel="00FD69AF">
                <w:rPr>
                  <w:rStyle w:val="Enfasidelicata"/>
                  <w:rFonts w:ascii="Bell MT" w:hAnsi="Bell MT"/>
                  <w:i w:val="0"/>
                  <w:iCs w:val="0"/>
                  <w:sz w:val="28"/>
                  <w:szCs w:val="28"/>
                </w:rPr>
                <w:delText>.</w:delText>
              </w:r>
            </w:del>
          </w:p>
          <w:p w14:paraId="4707CBA7" w14:textId="49D971BE" w:rsidR="00FD69AF" w:rsidRPr="00FD69AF" w:rsidDel="00FD69AF" w:rsidRDefault="0012331D">
            <w:pPr>
              <w:pStyle w:val="Paragrafoelenco"/>
              <w:ind w:left="357"/>
              <w:rPr>
                <w:del w:id="379" w:author="Giorgio Romeo" w:date="2020-12-01T11:16:00Z"/>
                <w:rStyle w:val="Enfasidelicata"/>
                <w:rFonts w:ascii="Bell MT" w:hAnsi="Bell MT"/>
                <w:i w:val="0"/>
                <w:iCs w:val="0"/>
                <w:sz w:val="28"/>
                <w:szCs w:val="28"/>
              </w:rPr>
              <w:pPrChange w:id="380" w:author="Unknown" w:date="2020-12-01T11:16:00Z">
                <w:pPr>
                  <w:pStyle w:val="Paragrafoelenco"/>
                  <w:framePr w:hSpace="141" w:wrap="around" w:vAnchor="text" w:hAnchor="margin" w:xAlign="right" w:y="489"/>
                  <w:ind w:left="357"/>
                </w:pPr>
              </w:pPrChange>
            </w:pPr>
            <w:del w:id="381" w:author="Giorgio Romeo" w:date="2020-12-01T11:23:00Z">
              <w:r w:rsidDel="00FD69AF">
                <w:rPr>
                  <w:rStyle w:val="Enfasidelicata"/>
                  <w:rFonts w:ascii="Bell MT" w:hAnsi="Bell MT"/>
                  <w:i w:val="0"/>
                  <w:iCs w:val="0"/>
                  <w:sz w:val="28"/>
                  <w:szCs w:val="28"/>
                </w:rPr>
                <w:delText xml:space="preserve">The system redirects the user to the initial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382" w:author="Giorgio Romeo" w:date="2020-12-01T09:15:00Z">
              <w:r w:rsidDel="001C54E3">
                <w:rPr>
                  <w:rStyle w:val="Enfasidelicata"/>
                  <w:rFonts w:ascii="Bell MT" w:hAnsi="Bell MT"/>
                  <w:i w:val="0"/>
                  <w:iCs w:val="0"/>
                  <w:sz w:val="28"/>
                  <w:szCs w:val="28"/>
                </w:rPr>
                <w:delText>2</w:delText>
              </w:r>
            </w:del>
            <w:del w:id="383" w:author="Giorgio Romeo" w:date="2020-12-01T11:23:00Z">
              <w:r w:rsidDel="00FD69AF">
                <w:rPr>
                  <w:rStyle w:val="Enfasidelicata"/>
                  <w:rFonts w:ascii="Bell MT" w:hAnsi="Bell MT"/>
                  <w:i w:val="0"/>
                  <w:iCs w:val="0"/>
                  <w:sz w:val="28"/>
                  <w:szCs w:val="28"/>
                </w:rPr>
                <w:delText>).</w:delText>
              </w:r>
            </w:del>
          </w:p>
          <w:p w14:paraId="426423F3" w14:textId="3135742D" w:rsidR="0012331D" w:rsidDel="00FD69AF" w:rsidRDefault="0012331D" w:rsidP="00FD69AF">
            <w:pPr>
              <w:pStyle w:val="Paragrafoelenco"/>
              <w:numPr>
                <w:ilvl w:val="0"/>
                <w:numId w:val="49"/>
              </w:numPr>
              <w:ind w:left="357" w:hanging="357"/>
              <w:rPr>
                <w:del w:id="384" w:author="Giorgio Romeo" w:date="2020-12-01T11:23:00Z"/>
                <w:rStyle w:val="Enfasidelicata"/>
                <w:rFonts w:ascii="Bell MT" w:hAnsi="Bell MT"/>
                <w:i w:val="0"/>
                <w:iCs w:val="0"/>
                <w:sz w:val="28"/>
                <w:szCs w:val="28"/>
              </w:rPr>
            </w:pPr>
            <w:del w:id="385" w:author="Giorgio Romeo" w:date="2020-12-01T11:23:00Z">
              <w:r w:rsidDel="00FD69AF">
                <w:rPr>
                  <w:rStyle w:val="Enfasidelicata"/>
                  <w:rFonts w:ascii="Bell MT" w:hAnsi="Bell MT"/>
                  <w:i w:val="0"/>
                  <w:iCs w:val="0"/>
                  <w:sz w:val="28"/>
                  <w:szCs w:val="28"/>
                </w:rPr>
                <w:delText xml:space="preserve">The user clicks on the </w:delText>
              </w:r>
              <w:r w:rsidRPr="00B920D4"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386" w:author="Giorgio Romeo" w:date="2020-12-01T09:15:00Z">
              <w:r w:rsidDel="001C54E3">
                <w:rPr>
                  <w:rStyle w:val="Enfasidelicata"/>
                  <w:rFonts w:ascii="Bell MT" w:hAnsi="Bell MT"/>
                  <w:i w:val="0"/>
                  <w:iCs w:val="0"/>
                  <w:sz w:val="28"/>
                  <w:szCs w:val="28"/>
                </w:rPr>
                <w:delText>5</w:delText>
              </w:r>
            </w:del>
            <w:del w:id="387" w:author="Giorgio Romeo" w:date="2020-12-01T11:23:00Z">
              <w:r w:rsidDel="00FD69AF">
                <w:rPr>
                  <w:rStyle w:val="Enfasidelicata"/>
                  <w:rFonts w:ascii="Bell MT" w:hAnsi="Bell MT"/>
                  <w:i w:val="0"/>
                  <w:iCs w:val="0"/>
                  <w:sz w:val="28"/>
                  <w:szCs w:val="28"/>
                </w:rPr>
                <w:delText>.</w:delText>
              </w:r>
            </w:del>
          </w:p>
          <w:p w14:paraId="16C3E83D" w14:textId="1577893E" w:rsidR="0012331D" w:rsidDel="00FD69AF" w:rsidRDefault="0012331D" w:rsidP="00FD69AF">
            <w:pPr>
              <w:pStyle w:val="Paragrafoelenco"/>
              <w:ind w:left="357"/>
              <w:rPr>
                <w:del w:id="388" w:author="Giorgio Romeo" w:date="2020-12-01T11:23:00Z"/>
                <w:rStyle w:val="Enfasidelicata"/>
                <w:rFonts w:ascii="Bell MT" w:hAnsi="Bell MT"/>
                <w:i w:val="0"/>
                <w:iCs w:val="0"/>
                <w:sz w:val="28"/>
                <w:szCs w:val="28"/>
              </w:rPr>
            </w:pPr>
            <w:del w:id="389" w:author="Giorgio Romeo" w:date="2020-12-01T11:23:00Z">
              <w:r w:rsidDel="00FD69AF">
                <w:rPr>
                  <w:rStyle w:val="Enfasidelicata"/>
                  <w:rFonts w:ascii="Bell MT" w:hAnsi="Bell MT"/>
                  <w:i w:val="0"/>
                  <w:iCs w:val="0"/>
                  <w:sz w:val="28"/>
                  <w:szCs w:val="28"/>
                </w:rPr>
                <w:delText xml:space="preserve">The system redirects the user to the second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390" w:author="Giorgio Romeo" w:date="2020-12-01T09:15:00Z">
              <w:r w:rsidDel="001C54E3">
                <w:rPr>
                  <w:rStyle w:val="Enfasidelicata"/>
                  <w:rFonts w:ascii="Bell MT" w:hAnsi="Bell MT"/>
                  <w:i w:val="0"/>
                  <w:iCs w:val="0"/>
                  <w:sz w:val="28"/>
                  <w:szCs w:val="28"/>
                </w:rPr>
                <w:delText>3</w:delText>
              </w:r>
            </w:del>
            <w:del w:id="391" w:author="Giorgio Romeo" w:date="2020-12-01T11:23:00Z">
              <w:r w:rsidDel="00FD69AF">
                <w:rPr>
                  <w:rStyle w:val="Enfasidelicata"/>
                  <w:rFonts w:ascii="Bell MT" w:hAnsi="Bell MT"/>
                  <w:i w:val="0"/>
                  <w:iCs w:val="0"/>
                  <w:sz w:val="28"/>
                  <w:szCs w:val="28"/>
                </w:rPr>
                <w:delText>).</w:delText>
              </w:r>
            </w:del>
          </w:p>
          <w:p w14:paraId="74B12028" w14:textId="25D8C8FF" w:rsidR="0012331D" w:rsidRPr="00B920D4" w:rsidDel="00FD69AF" w:rsidRDefault="0012331D" w:rsidP="00FD69AF">
            <w:pPr>
              <w:rPr>
                <w:del w:id="392" w:author="Giorgio Romeo" w:date="2020-12-01T11:23:00Z"/>
                <w:rStyle w:val="Enfasidelicata"/>
                <w:rFonts w:ascii="Bell MT" w:hAnsi="Bell MT"/>
                <w:i w:val="0"/>
                <w:iCs w:val="0"/>
                <w:sz w:val="28"/>
                <w:szCs w:val="28"/>
              </w:rPr>
            </w:pPr>
          </w:p>
        </w:tc>
      </w:tr>
    </w:tbl>
    <w:p w14:paraId="7817CC43" w14:textId="04B96438" w:rsidR="00B25FA1" w:rsidDel="00FD69AF" w:rsidRDefault="00B25FA1" w:rsidP="00B920D4">
      <w:pPr>
        <w:pStyle w:val="Paragrafoelenco"/>
        <w:numPr>
          <w:ilvl w:val="0"/>
          <w:numId w:val="39"/>
        </w:numPr>
        <w:spacing w:after="240" w:line="240" w:lineRule="auto"/>
        <w:ind w:left="1349" w:hanging="357"/>
        <w:rPr>
          <w:moveFrom w:id="393" w:author="Giorgio Romeo" w:date="2020-12-01T11:22:00Z"/>
          <w:rStyle w:val="Enfasidelicata"/>
          <w:rFonts w:ascii="Bell MT" w:hAnsi="Bell MT"/>
          <w:sz w:val="28"/>
          <w:szCs w:val="28"/>
        </w:rPr>
      </w:pPr>
      <w:moveFromRangeStart w:id="394" w:author="Giorgio Romeo" w:date="2020-12-01T11:22:00Z" w:name="move57714187"/>
      <w:moveFrom w:id="395" w:author="Giorgio Romeo" w:date="2020-12-01T11:22:00Z">
        <w:r w:rsidDel="00FD69AF">
          <w:rPr>
            <w:rStyle w:val="Enfasidelicata"/>
            <w:rFonts w:ascii="Bell MT" w:hAnsi="Bell MT"/>
            <w:sz w:val="28"/>
            <w:szCs w:val="28"/>
          </w:rPr>
          <w:t>Book Visit</w:t>
        </w:r>
      </w:moveFrom>
    </w:p>
    <w:moveFromRangeEnd w:id="394"/>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174EF86E" w14:textId="74370478" w:rsidR="00B83466" w:rsidDel="00664977" w:rsidRDefault="00B83466" w:rsidP="00B83466">
      <w:pPr>
        <w:spacing w:line="240" w:lineRule="auto"/>
        <w:rPr>
          <w:del w:id="396" w:author="Giorgio Romeo" w:date="2020-12-01T12:11:00Z"/>
          <w:rStyle w:val="Enfasidelicata"/>
          <w:rFonts w:ascii="Bell MT" w:hAnsi="Bell MT"/>
          <w:sz w:val="28"/>
          <w:szCs w:val="28"/>
        </w:rPr>
      </w:pPr>
    </w:p>
    <w:p w14:paraId="6CCBA9C8" w14:textId="7DB36A2C" w:rsidR="00B83466" w:rsidDel="00664977" w:rsidRDefault="00B83466" w:rsidP="00B83466">
      <w:pPr>
        <w:spacing w:line="240" w:lineRule="auto"/>
        <w:rPr>
          <w:del w:id="397" w:author="Giorgio Romeo" w:date="2020-12-01T12:11:00Z"/>
          <w:rStyle w:val="Enfasidelicata"/>
          <w:rFonts w:ascii="Bell MT" w:hAnsi="Bell MT"/>
          <w:sz w:val="28"/>
          <w:szCs w:val="28"/>
        </w:rPr>
      </w:pPr>
    </w:p>
    <w:p w14:paraId="388BBB27" w14:textId="66FD207B" w:rsidR="00B83466" w:rsidDel="00664977" w:rsidRDefault="00B83466" w:rsidP="00B83466">
      <w:pPr>
        <w:spacing w:line="240" w:lineRule="auto"/>
        <w:rPr>
          <w:del w:id="398" w:author="Giorgio Romeo" w:date="2020-12-01T12:11:00Z"/>
          <w:rStyle w:val="Enfasidelicata"/>
          <w:rFonts w:ascii="Bell MT" w:hAnsi="Bell MT"/>
          <w:sz w:val="28"/>
          <w:szCs w:val="28"/>
        </w:rPr>
      </w:pPr>
    </w:p>
    <w:p w14:paraId="47346780" w14:textId="2C89882F" w:rsidR="00B83466" w:rsidDel="00664977" w:rsidRDefault="00B83466" w:rsidP="00B83466">
      <w:pPr>
        <w:spacing w:line="240" w:lineRule="auto"/>
        <w:rPr>
          <w:del w:id="399" w:author="Giorgio Romeo" w:date="2020-12-01T12:11:00Z"/>
          <w:rStyle w:val="Enfasidelicata"/>
          <w:rFonts w:ascii="Bell MT" w:hAnsi="Bell MT"/>
          <w:sz w:val="28"/>
          <w:szCs w:val="28"/>
        </w:rPr>
      </w:pPr>
    </w:p>
    <w:p w14:paraId="25EC1B7F" w14:textId="333A48DE" w:rsidR="00B83466" w:rsidDel="00664977" w:rsidRDefault="00B83466" w:rsidP="00B83466">
      <w:pPr>
        <w:spacing w:line="240" w:lineRule="auto"/>
        <w:rPr>
          <w:del w:id="400" w:author="Giorgio Romeo" w:date="2020-12-01T12:11:00Z"/>
          <w:rStyle w:val="Enfasidelicata"/>
          <w:rFonts w:ascii="Bell MT" w:hAnsi="Bell MT"/>
          <w:sz w:val="28"/>
          <w:szCs w:val="28"/>
        </w:rPr>
      </w:pPr>
    </w:p>
    <w:p w14:paraId="6C1E5CC2" w14:textId="5E0A45A9" w:rsidR="00B83466" w:rsidDel="00664977" w:rsidRDefault="00B83466" w:rsidP="00B83466">
      <w:pPr>
        <w:spacing w:line="240" w:lineRule="auto"/>
        <w:rPr>
          <w:del w:id="401" w:author="Giorgio Romeo" w:date="2020-12-01T12:11:00Z"/>
          <w:rStyle w:val="Enfasidelicata"/>
          <w:rFonts w:ascii="Bell MT" w:hAnsi="Bell MT"/>
          <w:sz w:val="28"/>
          <w:szCs w:val="28"/>
        </w:rPr>
      </w:pPr>
    </w:p>
    <w:p w14:paraId="273189BD" w14:textId="4B1F5C81" w:rsidR="00B83466" w:rsidDel="00664977" w:rsidRDefault="00B83466" w:rsidP="00B83466">
      <w:pPr>
        <w:spacing w:line="240" w:lineRule="auto"/>
        <w:rPr>
          <w:del w:id="402" w:author="Giorgio Romeo" w:date="2020-12-01T12:11:00Z"/>
          <w:rStyle w:val="Enfasidelicata"/>
          <w:rFonts w:ascii="Bell MT" w:hAnsi="Bell MT"/>
          <w:sz w:val="28"/>
          <w:szCs w:val="28"/>
        </w:rPr>
      </w:pPr>
    </w:p>
    <w:p w14:paraId="23227EA2" w14:textId="0D2CA139" w:rsidR="00B83466" w:rsidDel="00664977" w:rsidRDefault="00B83466" w:rsidP="00B83466">
      <w:pPr>
        <w:spacing w:line="240" w:lineRule="auto"/>
        <w:rPr>
          <w:del w:id="403" w:author="Giorgio Romeo" w:date="2020-12-01T12:11:00Z"/>
          <w:rStyle w:val="Enfasidelicata"/>
          <w:rFonts w:ascii="Bell MT" w:hAnsi="Bell MT"/>
          <w:sz w:val="28"/>
          <w:szCs w:val="28"/>
        </w:rPr>
      </w:pPr>
    </w:p>
    <w:p w14:paraId="0690A7BB" w14:textId="0431D1D1" w:rsidR="00B83466" w:rsidDel="00664977" w:rsidRDefault="00B83466" w:rsidP="00B83466">
      <w:pPr>
        <w:spacing w:line="240" w:lineRule="auto"/>
        <w:rPr>
          <w:del w:id="404" w:author="Giorgio Romeo" w:date="2020-12-01T12:11:00Z"/>
          <w:rStyle w:val="Enfasidelicata"/>
          <w:rFonts w:ascii="Bell MT" w:hAnsi="Bell MT"/>
          <w:sz w:val="28"/>
          <w:szCs w:val="28"/>
        </w:rPr>
      </w:pPr>
    </w:p>
    <w:p w14:paraId="10642002" w14:textId="064AE4B2" w:rsidR="00B83466" w:rsidDel="00664977" w:rsidRDefault="00B83466" w:rsidP="00B83466">
      <w:pPr>
        <w:spacing w:line="240" w:lineRule="auto"/>
        <w:rPr>
          <w:del w:id="405" w:author="Giorgio Romeo" w:date="2020-12-01T12:11:00Z"/>
          <w:rStyle w:val="Enfasidelicata"/>
          <w:rFonts w:ascii="Bell MT" w:hAnsi="Bell MT"/>
          <w:sz w:val="28"/>
          <w:szCs w:val="28"/>
        </w:rPr>
      </w:pPr>
    </w:p>
    <w:p w14:paraId="09D39C7E" w14:textId="023422C3" w:rsidR="00B83466" w:rsidDel="00664977" w:rsidRDefault="00B83466" w:rsidP="00B83466">
      <w:pPr>
        <w:spacing w:line="240" w:lineRule="auto"/>
        <w:rPr>
          <w:del w:id="406" w:author="Giorgio Romeo" w:date="2020-12-01T12:11:00Z"/>
          <w:rStyle w:val="Enfasidelicata"/>
          <w:rFonts w:ascii="Bell MT" w:hAnsi="Bell MT"/>
          <w:sz w:val="28"/>
          <w:szCs w:val="28"/>
        </w:rPr>
      </w:pPr>
    </w:p>
    <w:p w14:paraId="7D046EA4" w14:textId="252638C1" w:rsidR="00B83466" w:rsidDel="00664977" w:rsidRDefault="00B83466" w:rsidP="00B83466">
      <w:pPr>
        <w:spacing w:line="240" w:lineRule="auto"/>
        <w:rPr>
          <w:del w:id="407" w:author="Giorgio Romeo" w:date="2020-12-01T12:11:00Z"/>
          <w:rStyle w:val="Enfasidelicata"/>
          <w:rFonts w:ascii="Bell MT" w:hAnsi="Bell MT"/>
          <w:sz w:val="28"/>
          <w:szCs w:val="28"/>
        </w:rPr>
      </w:pPr>
    </w:p>
    <w:p w14:paraId="0953E66D" w14:textId="465C1A82" w:rsidR="00B83466" w:rsidDel="00664977" w:rsidRDefault="00B83466" w:rsidP="00B83466">
      <w:pPr>
        <w:spacing w:line="240" w:lineRule="auto"/>
        <w:rPr>
          <w:del w:id="408" w:author="Giorgio Romeo" w:date="2020-12-01T12:11:00Z"/>
          <w:rStyle w:val="Enfasidelicata"/>
          <w:rFonts w:ascii="Bell MT" w:hAnsi="Bell MT"/>
          <w:sz w:val="28"/>
          <w:szCs w:val="28"/>
        </w:rPr>
      </w:pPr>
    </w:p>
    <w:p w14:paraId="234BD24F" w14:textId="5671C843" w:rsidR="00B83466" w:rsidDel="00664977" w:rsidRDefault="00B83466" w:rsidP="00B83466">
      <w:pPr>
        <w:spacing w:line="240" w:lineRule="auto"/>
        <w:rPr>
          <w:del w:id="409" w:author="Giorgio Romeo" w:date="2020-12-01T12:11:00Z"/>
          <w:rStyle w:val="Enfasidelicata"/>
          <w:rFonts w:ascii="Bell MT" w:hAnsi="Bell MT"/>
          <w:sz w:val="28"/>
          <w:szCs w:val="28"/>
        </w:rPr>
      </w:pPr>
    </w:p>
    <w:p w14:paraId="75F4950D" w14:textId="661CA6C7" w:rsidR="00B83466" w:rsidDel="00664977" w:rsidRDefault="00B83466" w:rsidP="00B83466">
      <w:pPr>
        <w:spacing w:line="240" w:lineRule="auto"/>
        <w:rPr>
          <w:del w:id="410" w:author="Giorgio Romeo" w:date="2020-12-01T12:11:00Z"/>
          <w:rStyle w:val="Enfasidelicata"/>
          <w:rFonts w:ascii="Bell MT" w:hAnsi="Bell MT"/>
          <w:sz w:val="28"/>
          <w:szCs w:val="28"/>
        </w:rPr>
      </w:pPr>
    </w:p>
    <w:p w14:paraId="00B406F0" w14:textId="17D3EA53" w:rsidR="00B83466" w:rsidDel="00664977" w:rsidRDefault="00B83466" w:rsidP="00B83466">
      <w:pPr>
        <w:spacing w:line="240" w:lineRule="auto"/>
        <w:rPr>
          <w:del w:id="411" w:author="Giorgio Romeo" w:date="2020-12-01T12:11:00Z"/>
          <w:rStyle w:val="Enfasidelicata"/>
          <w:rFonts w:ascii="Bell MT" w:hAnsi="Bell MT"/>
          <w:sz w:val="28"/>
          <w:szCs w:val="28"/>
        </w:rPr>
      </w:pPr>
    </w:p>
    <w:p w14:paraId="223EC14F" w14:textId="37D12B40" w:rsidR="00B83466" w:rsidDel="00664977" w:rsidRDefault="00B83466" w:rsidP="00B83466">
      <w:pPr>
        <w:spacing w:line="240" w:lineRule="auto"/>
        <w:rPr>
          <w:del w:id="412" w:author="Giorgio Romeo" w:date="2020-12-01T12:11:00Z"/>
          <w:rStyle w:val="Enfasidelicata"/>
          <w:rFonts w:ascii="Bell MT" w:hAnsi="Bell MT"/>
          <w:sz w:val="28"/>
          <w:szCs w:val="28"/>
        </w:rPr>
      </w:pPr>
    </w:p>
    <w:p w14:paraId="4ED3243B" w14:textId="6E74F975" w:rsidR="00B83466" w:rsidRPr="00B83466" w:rsidDel="00664977" w:rsidRDefault="00B83466" w:rsidP="00B920D4">
      <w:pPr>
        <w:spacing w:line="240" w:lineRule="auto"/>
        <w:rPr>
          <w:del w:id="413" w:author="Giorgio Romeo" w:date="2020-12-01T12:11:00Z"/>
          <w:rStyle w:val="Enfasidelicata"/>
          <w:rFonts w:ascii="Bell MT" w:hAnsi="Bell MT"/>
          <w:sz w:val="28"/>
          <w:szCs w:val="28"/>
        </w:rPr>
      </w:pPr>
    </w:p>
    <w:p w14:paraId="4118D4A2" w14:textId="4CF0A8E6" w:rsidR="00B83466" w:rsidRDefault="00B83466">
      <w:pPr>
        <w:pStyle w:val="Paragrafoelenco"/>
        <w:numPr>
          <w:ilvl w:val="0"/>
          <w:numId w:val="39"/>
        </w:numPr>
        <w:spacing w:line="240" w:lineRule="auto"/>
        <w:rPr>
          <w:rStyle w:val="Enfasidelicata"/>
          <w:rFonts w:ascii="Bell MT" w:hAnsi="Bell MT"/>
          <w:sz w:val="28"/>
          <w:szCs w:val="28"/>
        </w:rPr>
        <w:pPrChange w:id="414" w:author="Giorgio Romeo" w:date="2020-12-01T11:22:00Z">
          <w:pPr>
            <w:pStyle w:val="Paragrafoelenco"/>
            <w:numPr>
              <w:numId w:val="53"/>
            </w:numPr>
            <w:spacing w:line="240" w:lineRule="auto"/>
            <w:ind w:left="1352" w:hanging="360"/>
          </w:pPr>
        </w:pPrChange>
      </w:pPr>
      <w:r>
        <w:rPr>
          <w:rStyle w:val="Enfasidelicata"/>
          <w:rFonts w:ascii="Bell MT" w:hAnsi="Bell MT"/>
          <w:sz w:val="28"/>
          <w:szCs w:val="28"/>
        </w:rPr>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ins w:id="415"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14:paraId="235F8E52" w14:textId="77777777" w:rsidTr="0084516D">
        <w:trPr>
          <w:trHeight w:val="215"/>
        </w:trPr>
        <w:tc>
          <w:tcPr>
            <w:tcW w:w="1985" w:type="dxa"/>
          </w:tcPr>
          <w:p w14:paraId="7CC8E654"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42391821" w14:textId="2D94A114" w:rsidR="0084516D" w:rsidRPr="00923D58" w:rsidRDefault="00527327"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0084516D" w:rsidRPr="00923D58">
              <w:rPr>
                <w:rStyle w:val="Enfasidelicata"/>
                <w:rFonts w:ascii="Bell MT" w:hAnsi="Bell MT"/>
                <w:i w:val="0"/>
                <w:iCs w:val="0"/>
                <w:sz w:val="28"/>
                <w:szCs w:val="28"/>
              </w:rPr>
              <w:t>User</w:t>
            </w:r>
          </w:p>
        </w:tc>
      </w:tr>
      <w:tr w:rsidR="0084516D" w14:paraId="0B804B22" w14:textId="77777777" w:rsidTr="0084516D">
        <w:trPr>
          <w:trHeight w:val="361"/>
        </w:trPr>
        <w:tc>
          <w:tcPr>
            <w:tcW w:w="1985" w:type="dxa"/>
          </w:tcPr>
          <w:p w14:paraId="23E39B95"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DD47B04" w14:textId="3C7033E6" w:rsidR="0084516D" w:rsidRPr="00923D58" w:rsidRDefault="00513AD3" w:rsidP="0084516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84516D" w14:paraId="17D93874" w14:textId="77777777" w:rsidTr="00B920D4">
        <w:trPr>
          <w:trHeight w:val="2152"/>
        </w:trPr>
        <w:tc>
          <w:tcPr>
            <w:tcW w:w="1985" w:type="dxa"/>
          </w:tcPr>
          <w:p w14:paraId="53CF026F"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718D0910" w14:textId="2C497D43" w:rsidR="009D5178" w:rsidRPr="009D5178" w:rsidRDefault="00513AD3">
            <w:pPr>
              <w:pStyle w:val="Paragrafoelenco"/>
              <w:numPr>
                <w:ilvl w:val="0"/>
                <w:numId w:val="45"/>
              </w:numPr>
              <w:rPr>
                <w:rStyle w:val="Enfasidelicata"/>
                <w:rFonts w:ascii="Bell MT" w:hAnsi="Bell MT"/>
                <w:i w:val="0"/>
                <w:iCs w:val="0"/>
                <w:sz w:val="28"/>
                <w:szCs w:val="28"/>
              </w:rPr>
              <w:pPrChange w:id="416" w:author="Unknown" w:date="2020-12-01T12:02:00Z">
                <w:pPr>
                  <w:pStyle w:val="Paragrafoelenco"/>
                  <w:framePr w:hSpace="141" w:wrap="around" w:vAnchor="text" w:hAnchor="margin" w:xAlign="right" w:y="359"/>
                  <w:numPr>
                    <w:numId w:val="45"/>
                  </w:numPr>
                  <w:ind w:left="360" w:hanging="360"/>
                </w:pPr>
              </w:pPrChange>
            </w:pPr>
            <w:r>
              <w:rPr>
                <w:rStyle w:val="Enfasidelicata"/>
                <w:rFonts w:ascii="Bell MT" w:hAnsi="Bell MT"/>
                <w:i w:val="0"/>
                <w:iCs w:val="0"/>
                <w:sz w:val="28"/>
                <w:szCs w:val="28"/>
              </w:rPr>
              <w:t xml:space="preserve">The first </w:t>
            </w:r>
            <w:del w:id="417" w:author="Giorgio Romeo" w:date="2020-12-01T12:01:00Z">
              <w:r w:rsidDel="009D5178">
                <w:rPr>
                  <w:rStyle w:val="Enfasidelicata"/>
                  <w:rFonts w:ascii="Bell MT" w:hAnsi="Bell MT"/>
                  <w:i w:val="0"/>
                  <w:iCs w:val="0"/>
                  <w:sz w:val="28"/>
                  <w:szCs w:val="28"/>
                </w:rPr>
                <w:delText xml:space="preserve">two </w:delText>
              </w:r>
            </w:del>
            <w:ins w:id="418" w:author="Giorgio Romeo" w:date="2020-12-01T12:01:00Z">
              <w:r w:rsidR="009D5178">
                <w:rPr>
                  <w:rStyle w:val="Enfasidelicata"/>
                  <w:rFonts w:ascii="Bell MT" w:hAnsi="Bell MT"/>
                  <w:i w:val="0"/>
                  <w:iCs w:val="0"/>
                  <w:sz w:val="28"/>
                  <w:szCs w:val="28"/>
                </w:rPr>
                <w:t xml:space="preserve">three </w:t>
              </w:r>
            </w:ins>
            <w:r>
              <w:rPr>
                <w:rStyle w:val="Enfasidelicata"/>
                <w:rFonts w:ascii="Bell MT" w:hAnsi="Bell MT"/>
                <w:i w:val="0"/>
                <w:iCs w:val="0"/>
                <w:sz w:val="28"/>
                <w:szCs w:val="28"/>
              </w:rPr>
              <w:t xml:space="preserve">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w:t>
            </w:r>
            <w:ins w:id="419" w:author="Giorgio Romeo" w:date="2020-12-01T09:08:00Z">
              <w:r w:rsidR="006A4109">
                <w:rPr>
                  <w:rStyle w:val="Enfasidelicata"/>
                  <w:rFonts w:ascii="Bell MT" w:hAnsi="Bell MT"/>
                  <w:i w:val="0"/>
                  <w:iCs w:val="0"/>
                  <w:sz w:val="28"/>
                  <w:szCs w:val="28"/>
                </w:rPr>
                <w:t xml:space="preserve"> (the user selects a store</w:t>
              </w:r>
            </w:ins>
            <w:ins w:id="420" w:author="Giorgio Romeo" w:date="2020-12-01T12:01:00Z">
              <w:r w:rsidR="009D5178">
                <w:rPr>
                  <w:rStyle w:val="Enfasidelicata"/>
                  <w:rFonts w:ascii="Bell MT" w:hAnsi="Bell MT"/>
                  <w:i w:val="0"/>
                  <w:iCs w:val="0"/>
                  <w:sz w:val="28"/>
                  <w:szCs w:val="28"/>
                </w:rPr>
                <w:t>: case 3.</w:t>
              </w:r>
            </w:ins>
            <w:ins w:id="421" w:author="Giorgio Romeo" w:date="2020-12-01T12:02:00Z">
              <w:r w:rsidR="009D5178">
                <w:rPr>
                  <w:rStyle w:val="Enfasidelicata"/>
                  <w:rFonts w:ascii="Bell MT" w:hAnsi="Bell MT"/>
                  <w:i w:val="0"/>
                  <w:iCs w:val="0"/>
                  <w:sz w:val="28"/>
                  <w:szCs w:val="28"/>
                </w:rPr>
                <w:t>b</w:t>
              </w:r>
            </w:ins>
            <w:ins w:id="422" w:author="Giorgio Romeo" w:date="2020-12-01T09:08:00Z">
              <w:r w:rsidR="006A4109">
                <w:rPr>
                  <w:rStyle w:val="Enfasidelicata"/>
                  <w:rFonts w:ascii="Bell MT" w:hAnsi="Bell MT"/>
                  <w:i w:val="0"/>
                  <w:iCs w:val="0"/>
                  <w:sz w:val="28"/>
                  <w:szCs w:val="28"/>
                </w:rPr>
                <w:t>)</w:t>
              </w:r>
            </w:ins>
            <w:r>
              <w:rPr>
                <w:rStyle w:val="Enfasidelicata"/>
                <w:rFonts w:ascii="Bell MT" w:hAnsi="Bell MT"/>
                <w:i w:val="0"/>
                <w:iCs w:val="0"/>
                <w:sz w:val="28"/>
                <w:szCs w:val="28"/>
              </w:rPr>
              <w:t>.</w:t>
            </w:r>
          </w:p>
          <w:p w14:paraId="5D00D738" w14:textId="3CB2E290" w:rsidR="009D5178" w:rsidRDefault="009D5178" w:rsidP="009D5178">
            <w:pPr>
              <w:pStyle w:val="Paragrafoelenco"/>
              <w:numPr>
                <w:ilvl w:val="0"/>
                <w:numId w:val="45"/>
              </w:numPr>
              <w:rPr>
                <w:ins w:id="423" w:author="Giorgio Romeo" w:date="2020-12-01T12:00:00Z"/>
                <w:rStyle w:val="Enfasidelicata"/>
                <w:rFonts w:ascii="Bell MT" w:hAnsi="Bell MT"/>
                <w:i w:val="0"/>
                <w:iCs w:val="0"/>
                <w:sz w:val="28"/>
                <w:szCs w:val="28"/>
              </w:rPr>
            </w:pPr>
            <w:ins w:id="424" w:author="Giorgio Romeo" w:date="2020-12-01T12:00:00Z">
              <w:r>
                <w:rPr>
                  <w:rStyle w:val="Enfasidelicata"/>
                  <w:rFonts w:ascii="Bell MT" w:hAnsi="Bell MT"/>
                  <w:i w:val="0"/>
                  <w:iCs w:val="0"/>
                  <w:sz w:val="28"/>
                  <w:szCs w:val="28"/>
                </w:rPr>
                <w:t xml:space="preserve">The </w:t>
              </w:r>
            </w:ins>
            <w:del w:id="425" w:author="Giorgio Romeo" w:date="2020-12-01T11:59:00Z">
              <w:r w:rsidR="00513AD3" w:rsidDel="009D5178">
                <w:rPr>
                  <w:rStyle w:val="Enfasidelicata"/>
                  <w:rFonts w:ascii="Bell MT" w:hAnsi="Bell MT"/>
                  <w:i w:val="0"/>
                  <w:iCs w:val="0"/>
                  <w:sz w:val="28"/>
                  <w:szCs w:val="28"/>
                </w:rPr>
                <w:delText>If t</w:delText>
              </w:r>
            </w:del>
            <w:del w:id="426" w:author="Giorgio Romeo" w:date="2020-12-01T12:00:00Z">
              <w:r w:rsidR="00513AD3" w:rsidDel="009D5178">
                <w:rPr>
                  <w:rStyle w:val="Enfasidelicata"/>
                  <w:rFonts w:ascii="Bell MT" w:hAnsi="Bell MT"/>
                  <w:i w:val="0"/>
                  <w:iCs w:val="0"/>
                  <w:sz w:val="28"/>
                  <w:szCs w:val="28"/>
                </w:rPr>
                <w:delText xml:space="preserve">he </w:delText>
              </w:r>
            </w:del>
            <w:r w:rsidR="00513AD3">
              <w:rPr>
                <w:rStyle w:val="Enfasidelicata"/>
                <w:rFonts w:ascii="Bell MT" w:hAnsi="Bell MT"/>
                <w:i w:val="0"/>
                <w:iCs w:val="0"/>
                <w:sz w:val="28"/>
                <w:szCs w:val="28"/>
              </w:rPr>
              <w:t xml:space="preserve">user remains inactive </w:t>
            </w:r>
            <w:commentRangeStart w:id="427"/>
            <w:r w:rsidR="00A811EC">
              <w:rPr>
                <w:rStyle w:val="Enfasidelicata"/>
                <w:rFonts w:ascii="Bell MT" w:hAnsi="Bell MT"/>
                <w:i w:val="0"/>
                <w:iCs w:val="0"/>
                <w:sz w:val="28"/>
                <w:szCs w:val="28"/>
              </w:rPr>
              <w:t xml:space="preserve">(no actions performed) </w:t>
            </w:r>
            <w:commentRangeEnd w:id="427"/>
            <w:r w:rsidR="00A811EC">
              <w:rPr>
                <w:rStyle w:val="Rimandocommento"/>
              </w:rPr>
              <w:commentReference w:id="427"/>
            </w:r>
            <w:r w:rsidR="00A811EC">
              <w:rPr>
                <w:rStyle w:val="Enfasidelicata"/>
                <w:rFonts w:ascii="Bell MT" w:hAnsi="Bell MT"/>
                <w:i w:val="0"/>
                <w:iCs w:val="0"/>
                <w:sz w:val="28"/>
                <w:szCs w:val="28"/>
              </w:rPr>
              <w:t>for</w:t>
            </w:r>
            <w:r w:rsidR="00513AD3">
              <w:rPr>
                <w:rStyle w:val="Enfasidelicata"/>
                <w:rFonts w:ascii="Bell MT" w:hAnsi="Bell MT"/>
                <w:i w:val="0"/>
                <w:iCs w:val="0"/>
                <w:sz w:val="28"/>
                <w:szCs w:val="28"/>
              </w:rPr>
              <w:t xml:space="preserve"> 30 seconds</w:t>
            </w:r>
            <w:ins w:id="428" w:author="Giorgio Romeo" w:date="2020-12-01T12:00:00Z">
              <w:r>
                <w:rPr>
                  <w:rStyle w:val="Enfasidelicata"/>
                  <w:rFonts w:ascii="Bell MT" w:hAnsi="Bell MT"/>
                  <w:i w:val="0"/>
                  <w:iCs w:val="0"/>
                  <w:sz w:val="28"/>
                  <w:szCs w:val="28"/>
                </w:rPr>
                <w:t>.</w:t>
              </w:r>
            </w:ins>
          </w:p>
          <w:p w14:paraId="04BF46A9" w14:textId="044D6D1E" w:rsidR="006A4109" w:rsidRPr="009D5178" w:rsidRDefault="009D5178">
            <w:pPr>
              <w:pStyle w:val="Paragrafoelenco"/>
              <w:numPr>
                <w:ilvl w:val="0"/>
                <w:numId w:val="45"/>
              </w:numPr>
              <w:rPr>
                <w:ins w:id="429" w:author="Giorgio Romeo" w:date="2020-12-01T09:07:00Z"/>
                <w:rStyle w:val="Enfasidelicata"/>
                <w:rFonts w:ascii="Bell MT" w:hAnsi="Bell MT"/>
                <w:i w:val="0"/>
                <w:iCs w:val="0"/>
                <w:sz w:val="28"/>
                <w:szCs w:val="28"/>
              </w:rPr>
              <w:pPrChange w:id="430" w:author="Unknown" w:date="2020-12-01T11:57:00Z">
                <w:pPr>
                  <w:pStyle w:val="Paragrafoelenco"/>
                  <w:framePr w:hSpace="141" w:wrap="around" w:vAnchor="text" w:hAnchor="margin" w:xAlign="right" w:y="359"/>
                  <w:numPr>
                    <w:numId w:val="45"/>
                  </w:numPr>
                  <w:ind w:left="360" w:hanging="360"/>
                </w:pPr>
              </w:pPrChange>
            </w:pPr>
            <w:ins w:id="431" w:author="Giorgio Romeo" w:date="2020-12-01T12:00:00Z">
              <w:r>
                <w:rPr>
                  <w:rStyle w:val="Enfasidelicata"/>
                  <w:rFonts w:ascii="Bell MT" w:hAnsi="Bell MT"/>
                  <w:i w:val="0"/>
                  <w:iCs w:val="0"/>
                  <w:sz w:val="28"/>
                  <w:szCs w:val="28"/>
                </w:rPr>
                <w:t>T</w:t>
              </w:r>
            </w:ins>
            <w:del w:id="432" w:author="Giorgio Romeo" w:date="2020-12-01T12:00:00Z">
              <w:r w:rsidR="00A811EC" w:rsidDel="009D5178">
                <w:rPr>
                  <w:rStyle w:val="Enfasidelicata"/>
                  <w:rFonts w:ascii="Bell MT" w:hAnsi="Bell MT"/>
                  <w:i w:val="0"/>
                  <w:iCs w:val="0"/>
                  <w:sz w:val="28"/>
                  <w:szCs w:val="28"/>
                </w:rPr>
                <w:delText>, t</w:delText>
              </w:r>
            </w:del>
            <w:r w:rsidR="0084516D">
              <w:rPr>
                <w:rStyle w:val="Enfasidelicata"/>
                <w:rFonts w:ascii="Bell MT" w:hAnsi="Bell MT"/>
                <w:i w:val="0"/>
                <w:iCs w:val="0"/>
                <w:sz w:val="28"/>
                <w:szCs w:val="28"/>
              </w:rPr>
              <w:t xml:space="preserve">he system </w:t>
            </w:r>
            <w:del w:id="433" w:author="Giorgio Romeo" w:date="2020-12-01T09:02:00Z">
              <w:r w:rsidR="0084516D" w:rsidDel="00B920D4">
                <w:rPr>
                  <w:rStyle w:val="Enfasidelicata"/>
                  <w:rFonts w:ascii="Bell MT" w:hAnsi="Bell MT"/>
                  <w:i w:val="0"/>
                  <w:iCs w:val="0"/>
                  <w:sz w:val="28"/>
                  <w:szCs w:val="28"/>
                </w:rPr>
                <w:delText xml:space="preserve">both provides a list of available times for the current day and </w:delText>
              </w:r>
            </w:del>
            <w:r w:rsidR="0084516D">
              <w:rPr>
                <w:rStyle w:val="Enfasidelicata"/>
                <w:rFonts w:ascii="Bell MT" w:hAnsi="Bell MT"/>
                <w:i w:val="0"/>
                <w:iCs w:val="0"/>
                <w:sz w:val="28"/>
                <w:szCs w:val="28"/>
              </w:rPr>
              <w:t>notifies to the user the possibility to</w:t>
            </w:r>
            <w:ins w:id="434" w:author="Giorgio Romeo" w:date="2020-12-01T11:57:00Z">
              <w:r>
                <w:rPr>
                  <w:rStyle w:val="Enfasidelicata"/>
                  <w:rFonts w:ascii="Bell MT" w:hAnsi="Bell MT"/>
                  <w:i w:val="0"/>
                  <w:iCs w:val="0"/>
                  <w:sz w:val="28"/>
                  <w:szCs w:val="28"/>
                </w:rPr>
                <w:t xml:space="preserve"> </w:t>
              </w:r>
            </w:ins>
            <w:ins w:id="435" w:author="Giorgio Romeo" w:date="2020-12-01T09:07:00Z">
              <w:r w:rsidR="006A4109" w:rsidRPr="009D5178">
                <w:rPr>
                  <w:rStyle w:val="Enfasidelicata"/>
                  <w:rFonts w:ascii="Bell MT" w:hAnsi="Bell MT"/>
                  <w:i w:val="0"/>
                  <w:iCs w:val="0"/>
                  <w:sz w:val="28"/>
                  <w:szCs w:val="28"/>
                </w:rPr>
                <w:t>lookup further available time slots for days other than the current one.</w:t>
              </w:r>
            </w:ins>
          </w:p>
          <w:p w14:paraId="77C03D92" w14:textId="6204719E" w:rsidR="0084516D" w:rsidDel="009D5178" w:rsidRDefault="0084516D" w:rsidP="0084516D">
            <w:pPr>
              <w:pStyle w:val="Paragrafoelenco"/>
              <w:numPr>
                <w:ilvl w:val="0"/>
                <w:numId w:val="45"/>
              </w:numPr>
              <w:rPr>
                <w:del w:id="436" w:author="Giorgio Romeo" w:date="2020-12-01T11:58:00Z"/>
                <w:rStyle w:val="Enfasidelicata"/>
                <w:rFonts w:ascii="Bell MT" w:hAnsi="Bell MT"/>
                <w:i w:val="0"/>
                <w:iCs w:val="0"/>
                <w:sz w:val="28"/>
                <w:szCs w:val="28"/>
              </w:rPr>
            </w:pPr>
            <w:del w:id="437" w:author="Giorgio Romeo" w:date="2020-12-01T09:07:00Z">
              <w:r w:rsidDel="006A4109">
                <w:rPr>
                  <w:rStyle w:val="Enfasidelicata"/>
                  <w:rFonts w:ascii="Bell MT" w:hAnsi="Bell MT"/>
                  <w:i w:val="0"/>
                  <w:iCs w:val="0"/>
                  <w:sz w:val="28"/>
                  <w:szCs w:val="28"/>
                </w:rPr>
                <w:delText xml:space="preserve"> </w:delText>
              </w:r>
            </w:del>
            <w:del w:id="438" w:author="Giorgio Romeo" w:date="2020-12-01T11:58:00Z">
              <w:r w:rsidDel="009D5178">
                <w:rPr>
                  <w:rStyle w:val="Enfasidelicata"/>
                  <w:rFonts w:ascii="Bell MT" w:hAnsi="Bell MT"/>
                  <w:i w:val="0"/>
                  <w:iCs w:val="0"/>
                  <w:sz w:val="28"/>
                  <w:szCs w:val="28"/>
                </w:rPr>
                <w:delText>lookup further available time slots for days other than the current one.</w:delText>
              </w:r>
            </w:del>
          </w:p>
          <w:p w14:paraId="1E644EC0" w14:textId="6F46A84B" w:rsidR="006A4109" w:rsidRDefault="00B920D4" w:rsidP="0084516D">
            <w:pPr>
              <w:pStyle w:val="Paragrafoelenco"/>
              <w:numPr>
                <w:ilvl w:val="0"/>
                <w:numId w:val="45"/>
              </w:numPr>
              <w:rPr>
                <w:ins w:id="439" w:author="Giorgio Romeo" w:date="2020-12-01T09:04:00Z"/>
                <w:rStyle w:val="Enfasidelicata"/>
                <w:rFonts w:ascii="Bell MT" w:hAnsi="Bell MT"/>
                <w:i w:val="0"/>
                <w:iCs w:val="0"/>
                <w:sz w:val="28"/>
                <w:szCs w:val="28"/>
              </w:rPr>
            </w:pPr>
            <w:ins w:id="440" w:author="Giorgio Romeo" w:date="2020-12-01T09:03:00Z">
              <w:r>
                <w:rPr>
                  <w:rStyle w:val="Enfasidelicata"/>
                  <w:rFonts w:ascii="Bell MT" w:hAnsi="Bell MT"/>
                  <w:i w:val="0"/>
                  <w:iCs w:val="0"/>
                  <w:sz w:val="28"/>
                  <w:szCs w:val="28"/>
                </w:rPr>
                <w:t>T</w:t>
              </w:r>
            </w:ins>
            <w:del w:id="441" w:author="Giorgio Romeo" w:date="2020-12-01T09:03:00Z">
              <w:r w:rsidR="0084516D" w:rsidDel="00B920D4">
                <w:rPr>
                  <w:rStyle w:val="Enfasidelicata"/>
                  <w:rFonts w:ascii="Bell MT" w:hAnsi="Bell MT"/>
                  <w:i w:val="0"/>
                  <w:iCs w:val="0"/>
                  <w:sz w:val="28"/>
                  <w:szCs w:val="28"/>
                </w:rPr>
                <w:delText>If t</w:delText>
              </w:r>
            </w:del>
            <w:r w:rsidR="0084516D">
              <w:rPr>
                <w:rStyle w:val="Enfasidelicata"/>
                <w:rFonts w:ascii="Bell MT" w:hAnsi="Bell MT"/>
                <w:i w:val="0"/>
                <w:iCs w:val="0"/>
                <w:sz w:val="28"/>
                <w:szCs w:val="28"/>
              </w:rPr>
              <w:t xml:space="preserve">he user </w:t>
            </w:r>
            <w:commentRangeStart w:id="442"/>
            <w:del w:id="443" w:author="Giorgio Romeo" w:date="2020-12-01T09:02:00Z">
              <w:r w:rsidR="0084516D" w:rsidDel="00B920D4">
                <w:rPr>
                  <w:rStyle w:val="Enfasidelicata"/>
                  <w:rFonts w:ascii="Bell MT" w:hAnsi="Bell MT"/>
                  <w:i w:val="0"/>
                  <w:iCs w:val="0"/>
                  <w:sz w:val="28"/>
                  <w:szCs w:val="28"/>
                </w:rPr>
                <w:delText>selects</w:delText>
              </w:r>
              <w:r w:rsidR="00527327" w:rsidDel="00B920D4">
                <w:rPr>
                  <w:rStyle w:val="Enfasidelicata"/>
                  <w:rFonts w:ascii="Bell MT" w:hAnsi="Bell MT"/>
                  <w:i w:val="0"/>
                  <w:iCs w:val="0"/>
                  <w:sz w:val="28"/>
                  <w:szCs w:val="28"/>
                </w:rPr>
                <w:delText xml:space="preserve"> </w:delText>
              </w:r>
            </w:del>
            <w:r w:rsidR="00527327">
              <w:rPr>
                <w:rStyle w:val="Enfasidelicata"/>
                <w:rFonts w:ascii="Bell MT" w:hAnsi="Bell MT"/>
                <w:i w:val="0"/>
                <w:iCs w:val="0"/>
                <w:sz w:val="28"/>
                <w:szCs w:val="28"/>
              </w:rPr>
              <w:t>clicks</w:t>
            </w:r>
            <w:r w:rsidR="0084516D">
              <w:rPr>
                <w:rStyle w:val="Enfasidelicata"/>
                <w:rFonts w:ascii="Bell MT" w:hAnsi="Bell MT"/>
                <w:sz w:val="28"/>
                <w:szCs w:val="28"/>
              </w:rPr>
              <w:t xml:space="preserve"> </w:t>
            </w:r>
            <w:r w:rsidR="0084516D">
              <w:rPr>
                <w:rStyle w:val="Enfasidelicata"/>
                <w:rFonts w:ascii="Bell MT" w:hAnsi="Bell MT"/>
                <w:i w:val="0"/>
                <w:iCs w:val="0"/>
                <w:sz w:val="28"/>
                <w:szCs w:val="28"/>
              </w:rPr>
              <w:t xml:space="preserve">on the </w:t>
            </w:r>
            <w:ins w:id="444" w:author="Giorgio Romeo" w:date="2020-12-01T09:03:00Z">
              <w:r>
                <w:rPr>
                  <w:rStyle w:val="Enfasidelicata"/>
                  <w:rFonts w:ascii="Bell MT" w:hAnsi="Bell MT"/>
                  <w:i w:val="0"/>
                  <w:iCs w:val="0"/>
                  <w:sz w:val="28"/>
                  <w:szCs w:val="28"/>
                </w:rPr>
                <w:t xml:space="preserve">received </w:t>
              </w:r>
            </w:ins>
            <w:r w:rsidR="0084516D">
              <w:rPr>
                <w:rStyle w:val="Enfasidelicata"/>
                <w:rFonts w:ascii="Bell MT" w:hAnsi="Bell MT"/>
                <w:i w:val="0"/>
                <w:iCs w:val="0"/>
                <w:sz w:val="28"/>
                <w:szCs w:val="28"/>
              </w:rPr>
              <w:t>notification</w:t>
            </w:r>
            <w:commentRangeEnd w:id="442"/>
            <w:r>
              <w:rPr>
                <w:rStyle w:val="Rimandocommento"/>
              </w:rPr>
              <w:commentReference w:id="442"/>
            </w:r>
            <w:ins w:id="445" w:author="Giorgio Romeo" w:date="2020-12-01T09:04:00Z">
              <w:r w:rsidR="006A4109">
                <w:rPr>
                  <w:rStyle w:val="Enfasidelicata"/>
                  <w:rFonts w:ascii="Bell MT" w:hAnsi="Bell MT"/>
                  <w:i w:val="0"/>
                  <w:iCs w:val="0"/>
                  <w:sz w:val="28"/>
                  <w:szCs w:val="28"/>
                </w:rPr>
                <w:t>.</w:t>
              </w:r>
            </w:ins>
          </w:p>
          <w:p w14:paraId="2506FB08" w14:textId="37703680" w:rsidR="0084516D" w:rsidRPr="005C2BF6" w:rsidRDefault="0084516D" w:rsidP="0084516D">
            <w:pPr>
              <w:pStyle w:val="Paragrafoelenco"/>
              <w:numPr>
                <w:ilvl w:val="0"/>
                <w:numId w:val="45"/>
              </w:numPr>
              <w:rPr>
                <w:rStyle w:val="Enfasidelicata"/>
                <w:rFonts w:ascii="Bell MT" w:hAnsi="Bell MT"/>
                <w:i w:val="0"/>
                <w:iCs w:val="0"/>
                <w:sz w:val="28"/>
                <w:szCs w:val="28"/>
              </w:rPr>
            </w:pPr>
            <w:del w:id="446" w:author="Giorgio Romeo" w:date="2020-12-01T09:04:00Z">
              <w:r w:rsidDel="006A4109">
                <w:rPr>
                  <w:rStyle w:val="Enfasidelicata"/>
                  <w:rFonts w:ascii="Bell MT" w:hAnsi="Bell MT"/>
                  <w:i w:val="0"/>
                  <w:iCs w:val="0"/>
                  <w:sz w:val="28"/>
                  <w:szCs w:val="28"/>
                </w:rPr>
                <w:delText>, t</w:delText>
              </w:r>
            </w:del>
            <w:ins w:id="447" w:author="Giorgio Romeo" w:date="2020-12-01T09:04:00Z">
              <w:r w:rsidR="006A4109">
                <w:rPr>
                  <w:rStyle w:val="Enfasidelicata"/>
                  <w:rFonts w:ascii="Bell MT" w:hAnsi="Bell MT"/>
                  <w:i w:val="0"/>
                  <w:iCs w:val="0"/>
                  <w:sz w:val="28"/>
                  <w:szCs w:val="28"/>
                </w:rPr>
                <w:t>T</w:t>
              </w:r>
            </w:ins>
            <w:r>
              <w:rPr>
                <w:rStyle w:val="Enfasidelicata"/>
                <w:rFonts w:ascii="Bell MT" w:hAnsi="Bell MT"/>
                <w:i w:val="0"/>
                <w:iCs w:val="0"/>
                <w:sz w:val="28"/>
                <w:szCs w:val="28"/>
              </w:rPr>
              <w:t>he system provides to the user a second list with further available time</w:t>
            </w:r>
            <w:ins w:id="448" w:author="Giorgio Romeo" w:date="2020-12-01T09:03:00Z">
              <w:r w:rsidR="00B920D4">
                <w:rPr>
                  <w:rStyle w:val="Enfasidelicata"/>
                  <w:rFonts w:ascii="Bell MT" w:hAnsi="Bell MT"/>
                  <w:i w:val="0"/>
                  <w:iCs w:val="0"/>
                  <w:sz w:val="28"/>
                  <w:szCs w:val="28"/>
                </w:rPr>
                <w:t xml:space="preserve"> slots</w:t>
              </w:r>
            </w:ins>
            <w:del w:id="449" w:author="Giorgio Romeo" w:date="2020-12-01T09:03:00Z">
              <w:r w:rsidDel="00B920D4">
                <w:rPr>
                  <w:rStyle w:val="Enfasidelicata"/>
                  <w:rFonts w:ascii="Bell MT" w:hAnsi="Bell MT"/>
                  <w:i w:val="0"/>
                  <w:iCs w:val="0"/>
                  <w:sz w:val="28"/>
                  <w:szCs w:val="28"/>
                </w:rPr>
                <w:delText>s</w:delText>
              </w:r>
            </w:del>
            <w:r>
              <w:rPr>
                <w:rStyle w:val="Enfasidelicata"/>
                <w:rFonts w:ascii="Bell MT" w:hAnsi="Bell MT"/>
                <w:i w:val="0"/>
                <w:iCs w:val="0"/>
                <w:sz w:val="28"/>
                <w:szCs w:val="28"/>
              </w:rPr>
              <w:t xml:space="preserve">. </w:t>
            </w:r>
            <w:del w:id="450" w:author="Giorgio Romeo" w:date="2020-12-01T09:04:00Z">
              <w:r w:rsidDel="006A4109">
                <w:rPr>
                  <w:rStyle w:val="Enfasidelicata"/>
                  <w:rFonts w:ascii="Bell MT" w:hAnsi="Bell MT"/>
                  <w:i w:val="0"/>
                  <w:iCs w:val="0"/>
                  <w:sz w:val="28"/>
                  <w:szCs w:val="28"/>
                </w:rPr>
                <w:delText xml:space="preserve">Otherwise, the user can select </w:delText>
              </w:r>
              <w:r w:rsidR="00527327" w:rsidDel="006A4109">
                <w:rPr>
                  <w:rStyle w:val="Enfasidelicata"/>
                  <w:rFonts w:ascii="Bell MT" w:hAnsi="Bell MT"/>
                  <w:i w:val="0"/>
                  <w:iCs w:val="0"/>
                  <w:sz w:val="28"/>
                  <w:szCs w:val="28"/>
                </w:rPr>
                <w:delText>only an available</w:delText>
              </w:r>
              <w:r w:rsidDel="006A4109">
                <w:rPr>
                  <w:rStyle w:val="Enfasidelicata"/>
                  <w:rFonts w:ascii="Bell MT" w:hAnsi="Bell MT"/>
                  <w:i w:val="0"/>
                  <w:iCs w:val="0"/>
                  <w:sz w:val="28"/>
                  <w:szCs w:val="28"/>
                </w:rPr>
                <w:delText xml:space="preserve"> time from the initial list.</w:delText>
              </w:r>
            </w:del>
          </w:p>
        </w:tc>
      </w:tr>
      <w:tr w:rsidR="0084516D" w14:paraId="2567D569" w14:textId="77777777" w:rsidTr="0084516D">
        <w:trPr>
          <w:trHeight w:val="361"/>
        </w:trPr>
        <w:tc>
          <w:tcPr>
            <w:tcW w:w="1985" w:type="dxa"/>
          </w:tcPr>
          <w:p w14:paraId="035765C1"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4AE745A6" w14:textId="164CC13B" w:rsidR="0084516D" w:rsidRPr="006B5465" w:rsidRDefault="0084516D"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time</w:t>
            </w:r>
            <w:ins w:id="451" w:author="Giorgio Romeo" w:date="2020-12-01T09:04:00Z">
              <w:r w:rsidR="006A4109">
                <w:rPr>
                  <w:rStyle w:val="Enfasidelicata"/>
                  <w:rFonts w:ascii="Bell MT" w:hAnsi="Bell MT"/>
                  <w:i w:val="0"/>
                  <w:iCs w:val="0"/>
                  <w:sz w:val="28"/>
                  <w:szCs w:val="28"/>
                </w:rPr>
                <w:t xml:space="preserve"> slots</w:t>
              </w:r>
            </w:ins>
            <w:del w:id="452" w:author="Giorgio Romeo" w:date="2020-12-01T09:04:00Z">
              <w:r w:rsidDel="006A4109">
                <w:rPr>
                  <w:rStyle w:val="Enfasidelicata"/>
                  <w:rFonts w:ascii="Bell MT" w:hAnsi="Bell MT"/>
                  <w:i w:val="0"/>
                  <w:iCs w:val="0"/>
                  <w:sz w:val="28"/>
                  <w:szCs w:val="28"/>
                </w:rPr>
                <w:delText>s</w:delText>
              </w:r>
            </w:del>
            <w:r>
              <w:rPr>
                <w:rStyle w:val="Enfasidelicata"/>
                <w:rFonts w:ascii="Bell MT" w:hAnsi="Bell MT"/>
                <w:i w:val="0"/>
                <w:iCs w:val="0"/>
                <w:sz w:val="28"/>
                <w:szCs w:val="28"/>
              </w:rPr>
              <w:t>.</w:t>
            </w:r>
          </w:p>
        </w:tc>
      </w:tr>
      <w:tr w:rsidR="0084516D" w14:paraId="173F071B" w14:textId="77777777" w:rsidTr="0084516D">
        <w:trPr>
          <w:trHeight w:val="361"/>
        </w:trPr>
        <w:tc>
          <w:tcPr>
            <w:tcW w:w="1985" w:type="dxa"/>
          </w:tcPr>
          <w:p w14:paraId="1B72EA66"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BDA7106" w14:textId="2DDC9DDC" w:rsidR="00664977" w:rsidRDefault="00664977" w:rsidP="006A4109">
            <w:pPr>
              <w:pStyle w:val="Paragrafoelenco"/>
              <w:numPr>
                <w:ilvl w:val="0"/>
                <w:numId w:val="51"/>
              </w:numPr>
              <w:ind w:left="357" w:hanging="357"/>
              <w:rPr>
                <w:ins w:id="453" w:author="Giorgio Romeo" w:date="2020-12-01T12:04:00Z"/>
                <w:rStyle w:val="Enfasidelicata"/>
                <w:rFonts w:ascii="Bell MT" w:hAnsi="Bell MT"/>
                <w:i w:val="0"/>
                <w:iCs w:val="0"/>
                <w:sz w:val="28"/>
                <w:szCs w:val="28"/>
              </w:rPr>
            </w:pPr>
            <w:ins w:id="454" w:author="Giorgio Romeo" w:date="2020-12-01T12:03:00Z">
              <w:r>
                <w:rPr>
                  <w:rStyle w:val="Enfasidelicata"/>
                  <w:rFonts w:ascii="Bell MT" w:hAnsi="Bell MT"/>
                  <w:i w:val="0"/>
                  <w:iCs w:val="0"/>
                  <w:sz w:val="28"/>
                  <w:szCs w:val="28"/>
                </w:rPr>
                <w:t xml:space="preserve">The user selects a provided </w:t>
              </w:r>
            </w:ins>
            <w:ins w:id="455" w:author="Giorgio Romeo" w:date="2020-12-01T12:04:00Z">
              <w:r>
                <w:rPr>
                  <w:rStyle w:val="Enfasidelicata"/>
                  <w:rFonts w:ascii="Bell MT" w:hAnsi="Bell MT"/>
                  <w:i w:val="0"/>
                  <w:iCs w:val="0"/>
                  <w:sz w:val="28"/>
                  <w:szCs w:val="28"/>
                </w:rPr>
                <w:t>time slot without being inactive 30 seconds.</w:t>
              </w:r>
            </w:ins>
          </w:p>
          <w:p w14:paraId="03A0C3D6" w14:textId="606E3772" w:rsidR="00664977" w:rsidRDefault="00664977">
            <w:pPr>
              <w:pStyle w:val="Paragrafoelenco"/>
              <w:ind w:left="357"/>
              <w:rPr>
                <w:ins w:id="456" w:author="Giorgio Romeo" w:date="2020-12-01T12:03:00Z"/>
                <w:rStyle w:val="Enfasidelicata"/>
                <w:rFonts w:ascii="Bell MT" w:hAnsi="Bell MT"/>
                <w:i w:val="0"/>
                <w:iCs w:val="0"/>
                <w:sz w:val="28"/>
                <w:szCs w:val="28"/>
              </w:rPr>
              <w:pPrChange w:id="457" w:author="Unknown" w:date="2020-12-01T12:04:00Z">
                <w:pPr>
                  <w:pStyle w:val="Paragrafoelenco"/>
                  <w:framePr w:hSpace="141" w:wrap="around" w:vAnchor="text" w:hAnchor="margin" w:xAlign="right" w:y="359"/>
                  <w:numPr>
                    <w:numId w:val="51"/>
                  </w:numPr>
                  <w:ind w:left="357" w:hanging="357"/>
                </w:pPr>
              </w:pPrChange>
            </w:pPr>
            <w:ins w:id="458" w:author="Giorgio Romeo" w:date="2020-12-01T12:08:00Z">
              <w:r>
                <w:rPr>
                  <w:rStyle w:val="Enfasidelicata"/>
                  <w:rFonts w:ascii="Bell MT" w:hAnsi="Bell MT"/>
                  <w:i w:val="0"/>
                  <w:iCs w:val="0"/>
                  <w:sz w:val="28"/>
                  <w:szCs w:val="28"/>
                </w:rPr>
                <w:t xml:space="preserve">The </w:t>
              </w:r>
              <w:r w:rsidRPr="00664977">
                <w:rPr>
                  <w:rStyle w:val="Enfasidelicata"/>
                  <w:rFonts w:ascii="Bell MT" w:hAnsi="Bell MT"/>
                  <w:sz w:val="28"/>
                  <w:szCs w:val="28"/>
                  <w:rPrChange w:id="459" w:author="Giorgio Romeo" w:date="2020-12-01T12:08: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proceeds from event </w:t>
              </w:r>
            </w:ins>
            <w:ins w:id="460" w:author="Giorgio Romeo" w:date="2020-12-01T12:09:00Z">
              <w:r>
                <w:rPr>
                  <w:rStyle w:val="Enfasidelicata"/>
                  <w:rFonts w:ascii="Bell MT" w:hAnsi="Bell MT"/>
                  <w:i w:val="0"/>
                  <w:iCs w:val="0"/>
                  <w:sz w:val="28"/>
                  <w:szCs w:val="28"/>
                </w:rPr>
                <w:t>5</w:t>
              </w:r>
            </w:ins>
            <w:ins w:id="461" w:author="Giorgio Romeo" w:date="2020-12-01T12:08:00Z">
              <w:r>
                <w:rPr>
                  <w:rStyle w:val="Enfasidelicata"/>
                  <w:rFonts w:ascii="Bell MT" w:hAnsi="Bell MT"/>
                  <w:i w:val="0"/>
                  <w:iCs w:val="0"/>
                  <w:sz w:val="28"/>
                  <w:szCs w:val="28"/>
                </w:rPr>
                <w:t xml:space="preserve"> of </w:t>
              </w:r>
              <w:r w:rsidRPr="00664977">
                <w:rPr>
                  <w:rStyle w:val="Enfasidelicata"/>
                  <w:rFonts w:ascii="Bell MT" w:hAnsi="Bell MT"/>
                  <w:sz w:val="28"/>
                  <w:szCs w:val="28"/>
                  <w:rPrChange w:id="462" w:author="Giorgio Romeo" w:date="2020-12-01T12:11:00Z">
                    <w:rPr>
                      <w:rStyle w:val="Enfasidelicata"/>
                      <w:rFonts w:ascii="Bell MT" w:hAnsi="Bell MT"/>
                      <w:i w:val="0"/>
                      <w:iCs w:val="0"/>
                      <w:sz w:val="28"/>
                      <w:szCs w:val="28"/>
                    </w:rPr>
                  </w:rPrChange>
                </w:rPr>
                <w:t>“Book visit”</w:t>
              </w:r>
              <w:r>
                <w:rPr>
                  <w:rStyle w:val="Enfasidelicata"/>
                  <w:rFonts w:ascii="Bell MT" w:hAnsi="Bell MT"/>
                  <w:i w:val="0"/>
                  <w:iCs w:val="0"/>
                  <w:sz w:val="28"/>
                  <w:szCs w:val="28"/>
                </w:rPr>
                <w:t xml:space="preserve"> use case</w:t>
              </w:r>
            </w:ins>
            <w:ins w:id="463" w:author="Giorgio Romeo" w:date="2020-12-01T12:09:00Z">
              <w:r>
                <w:rPr>
                  <w:rStyle w:val="Enfasidelicata"/>
                  <w:rFonts w:ascii="Bell MT" w:hAnsi="Bell MT"/>
                  <w:i w:val="0"/>
                  <w:iCs w:val="0"/>
                  <w:sz w:val="28"/>
                  <w:szCs w:val="28"/>
                </w:rPr>
                <w:t>.</w:t>
              </w:r>
            </w:ins>
          </w:p>
          <w:p w14:paraId="691F02B8" w14:textId="27F9F937" w:rsidR="0084516D" w:rsidRDefault="006A4109" w:rsidP="006A4109">
            <w:pPr>
              <w:pStyle w:val="Paragrafoelenco"/>
              <w:numPr>
                <w:ilvl w:val="0"/>
                <w:numId w:val="51"/>
              </w:numPr>
              <w:ind w:left="357" w:hanging="357"/>
              <w:rPr>
                <w:ins w:id="464" w:author="Giorgio Romeo" w:date="2020-12-01T09:05:00Z"/>
                <w:rStyle w:val="Enfasidelicata"/>
                <w:rFonts w:ascii="Bell MT" w:hAnsi="Bell MT"/>
                <w:i w:val="0"/>
                <w:iCs w:val="0"/>
                <w:sz w:val="28"/>
                <w:szCs w:val="28"/>
              </w:rPr>
            </w:pPr>
            <w:ins w:id="465" w:author="Giorgio Romeo" w:date="2020-12-01T09:05:00Z">
              <w:r>
                <w:rPr>
                  <w:rStyle w:val="Enfasidelicata"/>
                  <w:rFonts w:ascii="Bell MT" w:hAnsi="Bell MT"/>
                  <w:i w:val="0"/>
                  <w:iCs w:val="0"/>
                  <w:sz w:val="28"/>
                  <w:szCs w:val="28"/>
                </w:rPr>
                <w:t>The user does not click on the notification.</w:t>
              </w:r>
            </w:ins>
          </w:p>
          <w:p w14:paraId="229708F3" w14:textId="0D4341DA" w:rsidR="006A4109" w:rsidRPr="006A4109" w:rsidRDefault="006A4109">
            <w:pPr>
              <w:pStyle w:val="Paragrafoelenco"/>
              <w:ind w:left="357"/>
              <w:rPr>
                <w:rStyle w:val="Enfasidelicata"/>
                <w:rFonts w:ascii="Bell MT" w:hAnsi="Bell MT"/>
                <w:i w:val="0"/>
                <w:iCs w:val="0"/>
                <w:sz w:val="28"/>
                <w:szCs w:val="28"/>
              </w:rPr>
              <w:pPrChange w:id="466" w:author="Unknown" w:date="2020-12-01T09:05:00Z">
                <w:pPr>
                  <w:framePr w:hSpace="141" w:wrap="around" w:vAnchor="text" w:hAnchor="margin" w:xAlign="right" w:y="359"/>
                </w:pPr>
              </w:pPrChange>
            </w:pPr>
            <w:ins w:id="467" w:author="Giorgio Romeo" w:date="2020-12-01T09:05:00Z">
              <w:r>
                <w:rPr>
                  <w:rStyle w:val="Enfasidelicata"/>
                  <w:rFonts w:ascii="Bell MT" w:hAnsi="Bell MT"/>
                  <w:i w:val="0"/>
                  <w:iCs w:val="0"/>
                  <w:sz w:val="28"/>
                  <w:szCs w:val="28"/>
                </w:rPr>
                <w:t xml:space="preserve">The user </w:t>
              </w:r>
            </w:ins>
            <w:ins w:id="468" w:author="Giorgio Romeo" w:date="2020-12-01T09:06:00Z">
              <w:r>
                <w:rPr>
                  <w:rStyle w:val="Enfasidelicata"/>
                  <w:rFonts w:ascii="Bell MT" w:hAnsi="Bell MT"/>
                  <w:i w:val="0"/>
                  <w:iCs w:val="0"/>
                  <w:sz w:val="28"/>
                  <w:szCs w:val="28"/>
                </w:rPr>
                <w:t>can select only the initial provided time slots</w:t>
              </w:r>
            </w:ins>
            <w:ins w:id="469" w:author="Giorgio Romeo" w:date="2020-12-01T12:10:00Z">
              <w:r w:rsidR="00664977">
                <w:rPr>
                  <w:rStyle w:val="Enfasidelicata"/>
                  <w:rFonts w:ascii="Bell MT" w:hAnsi="Bell MT"/>
                  <w:i w:val="0"/>
                  <w:iCs w:val="0"/>
                  <w:sz w:val="28"/>
                  <w:szCs w:val="28"/>
                </w:rPr>
                <w:t xml:space="preserve"> (the </w:t>
              </w:r>
              <w:r w:rsidR="00664977" w:rsidRPr="00664977">
                <w:rPr>
                  <w:rStyle w:val="Enfasidelicata"/>
                  <w:rFonts w:ascii="Bell MT" w:hAnsi="Bell MT"/>
                  <w:sz w:val="28"/>
                  <w:szCs w:val="28"/>
                  <w:rPrChange w:id="470" w:author="Giorgio Romeo" w:date="2020-12-01T12:11:00Z">
                    <w:rPr>
                      <w:rStyle w:val="Enfasidelicata"/>
                      <w:rFonts w:ascii="Bell MT" w:hAnsi="Bell MT"/>
                      <w:i w:val="0"/>
                      <w:iCs w:val="0"/>
                      <w:sz w:val="28"/>
                      <w:szCs w:val="28"/>
                    </w:rPr>
                  </w:rPrChange>
                </w:rPr>
                <w:t>Events flow</w:t>
              </w:r>
              <w:r w:rsidR="00664977">
                <w:rPr>
                  <w:rStyle w:val="Enfasidelicata"/>
                  <w:rFonts w:ascii="Bell MT" w:hAnsi="Bell MT"/>
                  <w:i w:val="0"/>
                  <w:iCs w:val="0"/>
                  <w:sz w:val="28"/>
                  <w:szCs w:val="28"/>
                </w:rPr>
                <w:t xml:space="preserve"> proceeds from event 4 of </w:t>
              </w:r>
              <w:r w:rsidR="00664977" w:rsidRPr="00664977">
                <w:rPr>
                  <w:rStyle w:val="Enfasidelicata"/>
                  <w:rFonts w:ascii="Bell MT" w:hAnsi="Bell MT"/>
                  <w:sz w:val="28"/>
                  <w:szCs w:val="28"/>
                  <w:rPrChange w:id="471" w:author="Giorgio Romeo" w:date="2020-12-01T12:11:00Z">
                    <w:rPr>
                      <w:rStyle w:val="Enfasidelicata"/>
                      <w:rFonts w:ascii="Bell MT" w:hAnsi="Bell MT"/>
                      <w:i w:val="0"/>
                      <w:iCs w:val="0"/>
                      <w:sz w:val="28"/>
                      <w:szCs w:val="28"/>
                    </w:rPr>
                  </w:rPrChange>
                </w:rPr>
                <w:t>“Book visit”</w:t>
              </w:r>
              <w:r w:rsidR="00664977">
                <w:rPr>
                  <w:rStyle w:val="Enfasidelicata"/>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ins w:id="472" w:author="Giorgio Romeo" w:date="2020-12-01T11:21:00Z"/>
          <w:rStyle w:val="Enfasidelicata"/>
          <w:rFonts w:ascii="Bell MT" w:hAnsi="Bell MT"/>
          <w:sz w:val="28"/>
          <w:szCs w:val="28"/>
        </w:rPr>
      </w:pPr>
    </w:p>
    <w:p w14:paraId="7B6AA212" w14:textId="44D883C0" w:rsidR="00FD69AF" w:rsidRDefault="00FD69AF" w:rsidP="00FD69AF">
      <w:pPr>
        <w:spacing w:line="240" w:lineRule="auto"/>
        <w:rPr>
          <w:ins w:id="473" w:author="Giorgio Romeo" w:date="2020-12-01T11:21:00Z"/>
          <w:rStyle w:val="Enfasidelicata"/>
          <w:rFonts w:ascii="Bell MT" w:hAnsi="Bell MT"/>
          <w:sz w:val="28"/>
          <w:szCs w:val="28"/>
        </w:rPr>
      </w:pPr>
    </w:p>
    <w:p w14:paraId="4143364A" w14:textId="4A86910B" w:rsidR="00FD69AF" w:rsidRDefault="00FD69AF" w:rsidP="00FD69AF">
      <w:pPr>
        <w:spacing w:line="240" w:lineRule="auto"/>
        <w:rPr>
          <w:ins w:id="474" w:author="Giorgio Romeo" w:date="2020-12-01T11:21:00Z"/>
          <w:rStyle w:val="Enfasidelicata"/>
          <w:rFonts w:ascii="Bell MT" w:hAnsi="Bell MT"/>
          <w:sz w:val="28"/>
          <w:szCs w:val="28"/>
        </w:rPr>
      </w:pPr>
    </w:p>
    <w:p w14:paraId="27773CDF" w14:textId="246703BE" w:rsidR="00FD69AF" w:rsidRDefault="00FD69AF" w:rsidP="00FD69AF">
      <w:pPr>
        <w:spacing w:line="240" w:lineRule="auto"/>
        <w:rPr>
          <w:ins w:id="475" w:author="Giorgio Romeo" w:date="2020-12-01T11:21:00Z"/>
          <w:rStyle w:val="Enfasidelicata"/>
          <w:rFonts w:ascii="Bell MT" w:hAnsi="Bell MT"/>
          <w:sz w:val="28"/>
          <w:szCs w:val="28"/>
        </w:rPr>
      </w:pPr>
    </w:p>
    <w:p w14:paraId="1F074380" w14:textId="74B5572B" w:rsidR="00FD69AF" w:rsidRDefault="00FD69AF" w:rsidP="00FD69AF">
      <w:pPr>
        <w:spacing w:line="240" w:lineRule="auto"/>
        <w:rPr>
          <w:ins w:id="476" w:author="Giorgio Romeo" w:date="2020-12-01T11:21:00Z"/>
          <w:rStyle w:val="Enfasidelicata"/>
          <w:rFonts w:ascii="Bell MT" w:hAnsi="Bell MT"/>
          <w:sz w:val="28"/>
          <w:szCs w:val="28"/>
        </w:rPr>
      </w:pPr>
    </w:p>
    <w:p w14:paraId="7351D658" w14:textId="2ABF83D1" w:rsidR="0084516D" w:rsidRDefault="0084516D">
      <w:pPr>
        <w:pStyle w:val="Paragrafoelenco"/>
        <w:numPr>
          <w:ilvl w:val="0"/>
          <w:numId w:val="39"/>
        </w:numPr>
        <w:spacing w:line="240" w:lineRule="auto"/>
        <w:rPr>
          <w:ins w:id="477" w:author="Giorgio Romeo" w:date="2020-12-01T16:03:00Z"/>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ins w:id="478"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278"/>
        <w:tblW w:w="0" w:type="auto"/>
        <w:jc w:val="right"/>
        <w:tblLook w:val="04A0" w:firstRow="1" w:lastRow="0" w:firstColumn="1" w:lastColumn="0" w:noHBand="0" w:noVBand="1"/>
        <w:tblPrChange w:id="479" w:author="Giorgio Romeo" w:date="2020-12-01T16:03:00Z">
          <w:tblPr>
            <w:tblStyle w:val="Grigliatabella"/>
            <w:tblpPr w:leftFromText="141" w:rightFromText="141" w:vertAnchor="text" w:horzAnchor="margin" w:tblpXSpec="center" w:tblpY="278"/>
            <w:tblW w:w="0" w:type="auto"/>
            <w:tblLook w:val="04A0" w:firstRow="1" w:lastRow="0" w:firstColumn="1" w:lastColumn="0" w:noHBand="0" w:noVBand="1"/>
          </w:tblPr>
        </w:tblPrChange>
      </w:tblPr>
      <w:tblGrid>
        <w:gridCol w:w="1985"/>
        <w:gridCol w:w="6849"/>
        <w:tblGridChange w:id="480">
          <w:tblGrid>
            <w:gridCol w:w="1985"/>
            <w:gridCol w:w="6849"/>
          </w:tblGrid>
        </w:tblGridChange>
      </w:tblGrid>
      <w:tr w:rsidR="00981513" w14:paraId="27C1D4F0" w14:textId="77777777" w:rsidTr="00981513">
        <w:trPr>
          <w:trHeight w:val="215"/>
          <w:jc w:val="right"/>
          <w:ins w:id="481" w:author="Giorgio Romeo" w:date="2020-12-01T16:03:00Z"/>
          <w:trPrChange w:id="482" w:author="Giorgio Romeo" w:date="2020-12-01T16:03:00Z">
            <w:trPr>
              <w:trHeight w:val="215"/>
            </w:trPr>
          </w:trPrChange>
        </w:trPr>
        <w:tc>
          <w:tcPr>
            <w:tcW w:w="1985" w:type="dxa"/>
            <w:tcPrChange w:id="483" w:author="Giorgio Romeo" w:date="2020-12-01T16:03:00Z">
              <w:tcPr>
                <w:tcW w:w="1985" w:type="dxa"/>
              </w:tcPr>
            </w:tcPrChange>
          </w:tcPr>
          <w:p w14:paraId="25610E80" w14:textId="77777777" w:rsidR="00981513" w:rsidRPr="006B5465" w:rsidRDefault="00981513" w:rsidP="00981513">
            <w:pPr>
              <w:pStyle w:val="Paragrafoelenco"/>
              <w:ind w:left="0"/>
              <w:jc w:val="center"/>
              <w:rPr>
                <w:ins w:id="484" w:author="Giorgio Romeo" w:date="2020-12-01T16:03:00Z"/>
                <w:rStyle w:val="Enfasidelicata"/>
                <w:rFonts w:ascii="Bell MT" w:hAnsi="Bell MT"/>
                <w:i w:val="0"/>
                <w:iCs w:val="0"/>
                <w:sz w:val="32"/>
                <w:szCs w:val="32"/>
              </w:rPr>
            </w:pPr>
            <w:ins w:id="485" w:author="Giorgio Romeo" w:date="2020-12-01T16:03:00Z">
              <w:r w:rsidRPr="006B5465">
                <w:rPr>
                  <w:rStyle w:val="Enfasidelicata"/>
                  <w:rFonts w:ascii="Bell MT" w:hAnsi="Bell MT"/>
                  <w:i w:val="0"/>
                  <w:iCs w:val="0"/>
                  <w:sz w:val="32"/>
                  <w:szCs w:val="32"/>
                </w:rPr>
                <w:t>Actors</w:t>
              </w:r>
            </w:ins>
          </w:p>
        </w:tc>
        <w:tc>
          <w:tcPr>
            <w:tcW w:w="6849" w:type="dxa"/>
            <w:tcPrChange w:id="486" w:author="Giorgio Romeo" w:date="2020-12-01T16:03:00Z">
              <w:tcPr>
                <w:tcW w:w="6849" w:type="dxa"/>
              </w:tcPr>
            </w:tcPrChange>
          </w:tcPr>
          <w:p w14:paraId="177612F4" w14:textId="77777777" w:rsidR="00981513" w:rsidRPr="00923D58" w:rsidRDefault="00981513" w:rsidP="00981513">
            <w:pPr>
              <w:pStyle w:val="Paragrafoelenco"/>
              <w:ind w:left="0"/>
              <w:rPr>
                <w:ins w:id="487" w:author="Giorgio Romeo" w:date="2020-12-01T16:03:00Z"/>
                <w:rStyle w:val="Enfasidelicata"/>
                <w:rFonts w:ascii="Bell MT" w:hAnsi="Bell MT"/>
                <w:i w:val="0"/>
                <w:iCs w:val="0"/>
                <w:sz w:val="28"/>
                <w:szCs w:val="28"/>
              </w:rPr>
            </w:pPr>
            <w:ins w:id="488" w:author="Giorgio Romeo" w:date="2020-12-01T16:0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981513" w14:paraId="7CD834A2" w14:textId="77777777" w:rsidTr="00981513">
        <w:trPr>
          <w:trHeight w:val="361"/>
          <w:jc w:val="right"/>
          <w:ins w:id="489" w:author="Giorgio Romeo" w:date="2020-12-01T16:03:00Z"/>
          <w:trPrChange w:id="490" w:author="Giorgio Romeo" w:date="2020-12-01T16:03:00Z">
            <w:trPr>
              <w:trHeight w:val="361"/>
            </w:trPr>
          </w:trPrChange>
        </w:trPr>
        <w:tc>
          <w:tcPr>
            <w:tcW w:w="1985" w:type="dxa"/>
            <w:tcPrChange w:id="491" w:author="Giorgio Romeo" w:date="2020-12-01T16:03:00Z">
              <w:tcPr>
                <w:tcW w:w="1985" w:type="dxa"/>
              </w:tcPr>
            </w:tcPrChange>
          </w:tcPr>
          <w:p w14:paraId="5212BACD" w14:textId="77777777" w:rsidR="00981513" w:rsidRPr="006B5465" w:rsidRDefault="00981513" w:rsidP="00981513">
            <w:pPr>
              <w:pStyle w:val="Paragrafoelenco"/>
              <w:ind w:left="0"/>
              <w:jc w:val="center"/>
              <w:rPr>
                <w:ins w:id="492" w:author="Giorgio Romeo" w:date="2020-12-01T16:03:00Z"/>
                <w:rStyle w:val="Enfasidelicata"/>
                <w:rFonts w:ascii="Bell MT" w:hAnsi="Bell MT"/>
                <w:i w:val="0"/>
                <w:iCs w:val="0"/>
                <w:sz w:val="32"/>
                <w:szCs w:val="32"/>
              </w:rPr>
            </w:pPr>
            <w:ins w:id="493" w:author="Giorgio Romeo" w:date="2020-12-01T16:03:00Z">
              <w:r w:rsidRPr="006B5465">
                <w:rPr>
                  <w:rStyle w:val="Enfasidelicata"/>
                  <w:rFonts w:ascii="Bell MT" w:hAnsi="Bell MT"/>
                  <w:i w:val="0"/>
                  <w:iCs w:val="0"/>
                  <w:sz w:val="32"/>
                  <w:szCs w:val="32"/>
                </w:rPr>
                <w:t>Entry condition</w:t>
              </w:r>
            </w:ins>
          </w:p>
        </w:tc>
        <w:tc>
          <w:tcPr>
            <w:tcW w:w="6849" w:type="dxa"/>
            <w:tcPrChange w:id="494" w:author="Giorgio Romeo" w:date="2020-12-01T16:03:00Z">
              <w:tcPr>
                <w:tcW w:w="6849" w:type="dxa"/>
              </w:tcPr>
            </w:tcPrChange>
          </w:tcPr>
          <w:p w14:paraId="33952C7B" w14:textId="77777777" w:rsidR="00981513" w:rsidRPr="00923D58" w:rsidRDefault="00981513" w:rsidP="00981513">
            <w:pPr>
              <w:pStyle w:val="Paragrafoelenco"/>
              <w:ind w:left="0"/>
              <w:rPr>
                <w:ins w:id="495" w:author="Giorgio Romeo" w:date="2020-12-01T16:03:00Z"/>
                <w:rStyle w:val="Enfasidelicata"/>
                <w:rFonts w:ascii="Bell MT" w:hAnsi="Bell MT"/>
                <w:i w:val="0"/>
                <w:iCs w:val="0"/>
                <w:sz w:val="28"/>
                <w:szCs w:val="28"/>
              </w:rPr>
            </w:pPr>
            <w:ins w:id="496" w:author="Giorgio Romeo" w:date="2020-12-01T16:0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981513" w14:paraId="7C3D18FD" w14:textId="77777777" w:rsidTr="00981513">
        <w:trPr>
          <w:trHeight w:val="2152"/>
          <w:jc w:val="right"/>
          <w:ins w:id="497" w:author="Giorgio Romeo" w:date="2020-12-01T16:03:00Z"/>
          <w:trPrChange w:id="498" w:author="Giorgio Romeo" w:date="2020-12-01T16:03:00Z">
            <w:trPr>
              <w:trHeight w:val="2152"/>
            </w:trPr>
          </w:trPrChange>
        </w:trPr>
        <w:tc>
          <w:tcPr>
            <w:tcW w:w="1985" w:type="dxa"/>
            <w:tcPrChange w:id="499" w:author="Giorgio Romeo" w:date="2020-12-01T16:03:00Z">
              <w:tcPr>
                <w:tcW w:w="1985" w:type="dxa"/>
              </w:tcPr>
            </w:tcPrChange>
          </w:tcPr>
          <w:p w14:paraId="0D6835C6" w14:textId="77777777" w:rsidR="00981513" w:rsidRPr="006B5465" w:rsidRDefault="00981513" w:rsidP="00981513">
            <w:pPr>
              <w:pStyle w:val="Paragrafoelenco"/>
              <w:ind w:left="0"/>
              <w:jc w:val="center"/>
              <w:rPr>
                <w:ins w:id="500" w:author="Giorgio Romeo" w:date="2020-12-01T16:03:00Z"/>
                <w:rStyle w:val="Enfasidelicata"/>
                <w:rFonts w:ascii="Bell MT" w:hAnsi="Bell MT"/>
                <w:i w:val="0"/>
                <w:iCs w:val="0"/>
                <w:sz w:val="32"/>
                <w:szCs w:val="32"/>
              </w:rPr>
            </w:pPr>
            <w:ins w:id="501" w:author="Giorgio Romeo" w:date="2020-12-01T16:03:00Z">
              <w:r w:rsidRPr="006B5465">
                <w:rPr>
                  <w:rStyle w:val="Enfasidelicata"/>
                  <w:rFonts w:ascii="Bell MT" w:hAnsi="Bell MT"/>
                  <w:i w:val="0"/>
                  <w:iCs w:val="0"/>
                  <w:sz w:val="32"/>
                  <w:szCs w:val="32"/>
                </w:rPr>
                <w:t>Events flow</w:t>
              </w:r>
            </w:ins>
          </w:p>
        </w:tc>
        <w:tc>
          <w:tcPr>
            <w:tcW w:w="6849" w:type="dxa"/>
            <w:tcPrChange w:id="502" w:author="Giorgio Romeo" w:date="2020-12-01T16:03:00Z">
              <w:tcPr>
                <w:tcW w:w="6849" w:type="dxa"/>
              </w:tcPr>
            </w:tcPrChange>
          </w:tcPr>
          <w:p w14:paraId="71E39769" w14:textId="77777777" w:rsidR="00981513" w:rsidRDefault="00981513" w:rsidP="00981513">
            <w:pPr>
              <w:pStyle w:val="Paragrafoelenco"/>
              <w:numPr>
                <w:ilvl w:val="0"/>
                <w:numId w:val="56"/>
              </w:numPr>
              <w:rPr>
                <w:ins w:id="503" w:author="Giorgio Romeo" w:date="2020-12-01T16:03:00Z"/>
                <w:rStyle w:val="Enfasidelicata"/>
                <w:rFonts w:ascii="Bell MT" w:hAnsi="Bell MT"/>
                <w:i w:val="0"/>
                <w:iCs w:val="0"/>
                <w:sz w:val="28"/>
                <w:szCs w:val="28"/>
              </w:rPr>
            </w:pPr>
            <w:ins w:id="504" w:author="Giorgio Romeo" w:date="2020-12-01T16:03:00Z">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ins>
          </w:p>
          <w:p w14:paraId="433496F9" w14:textId="77777777" w:rsidR="00981513" w:rsidRPr="00664977" w:rsidRDefault="00981513" w:rsidP="00981513">
            <w:pPr>
              <w:pStyle w:val="Paragrafoelenco"/>
              <w:numPr>
                <w:ilvl w:val="0"/>
                <w:numId w:val="56"/>
              </w:numPr>
              <w:rPr>
                <w:ins w:id="505" w:author="Giorgio Romeo" w:date="2020-12-01T16:03:00Z"/>
                <w:rStyle w:val="Enfasidelicata"/>
                <w:rFonts w:ascii="Bell MT" w:hAnsi="Bell MT"/>
                <w:i w:val="0"/>
                <w:iCs w:val="0"/>
                <w:sz w:val="28"/>
                <w:szCs w:val="28"/>
              </w:rPr>
            </w:pPr>
            <w:ins w:id="506" w:author="Giorgio Romeo" w:date="2020-12-01T16:03:00Z">
              <w:r>
                <w:rPr>
                  <w:rStyle w:val="Enfasidelicata"/>
                  <w:rFonts w:ascii="Bell MT" w:hAnsi="Bell MT"/>
                  <w:i w:val="0"/>
                  <w:iCs w:val="0"/>
                  <w:sz w:val="28"/>
                  <w:szCs w:val="28"/>
                </w:rPr>
                <w:t xml:space="preserve">The user remains inactive </w:t>
              </w:r>
              <w:commentRangeStart w:id="507"/>
              <w:r>
                <w:rPr>
                  <w:rStyle w:val="Enfasidelicata"/>
                  <w:rFonts w:ascii="Bell MT" w:hAnsi="Bell MT"/>
                  <w:i w:val="0"/>
                  <w:iCs w:val="0"/>
                  <w:sz w:val="28"/>
                  <w:szCs w:val="28"/>
                </w:rPr>
                <w:t xml:space="preserve">(no actions performed) </w:t>
              </w:r>
              <w:commentRangeEnd w:id="507"/>
              <w:r>
                <w:rPr>
                  <w:rStyle w:val="Rimandocommento"/>
                </w:rPr>
                <w:commentReference w:id="507"/>
              </w:r>
              <w:r>
                <w:rPr>
                  <w:rStyle w:val="Enfasidelicata"/>
                  <w:rFonts w:ascii="Bell MT" w:hAnsi="Bell MT"/>
                  <w:i w:val="0"/>
                  <w:iCs w:val="0"/>
                  <w:sz w:val="28"/>
                  <w:szCs w:val="28"/>
                </w:rPr>
                <w:t>for 30 seconds.</w:t>
              </w:r>
            </w:ins>
          </w:p>
          <w:p w14:paraId="5390A3CD" w14:textId="77777777" w:rsidR="00981513" w:rsidRDefault="00981513" w:rsidP="00981513">
            <w:pPr>
              <w:pStyle w:val="Paragrafoelenco"/>
              <w:numPr>
                <w:ilvl w:val="0"/>
                <w:numId w:val="56"/>
              </w:numPr>
              <w:rPr>
                <w:ins w:id="508" w:author="Giorgio Romeo" w:date="2020-12-01T16:03:00Z"/>
                <w:rStyle w:val="Enfasidelicata"/>
                <w:rFonts w:ascii="Bell MT" w:hAnsi="Bell MT"/>
                <w:i w:val="0"/>
                <w:iCs w:val="0"/>
                <w:sz w:val="28"/>
                <w:szCs w:val="28"/>
              </w:rPr>
            </w:pPr>
            <w:ins w:id="509" w:author="Giorgio Romeo" w:date="2020-12-01T16:03:00Z">
              <w:r>
                <w:rPr>
                  <w:rStyle w:val="Enfasidelicata"/>
                  <w:rFonts w:ascii="Bell MT" w:hAnsi="Bell MT"/>
                  <w:i w:val="0"/>
                  <w:iCs w:val="0"/>
                  <w:sz w:val="28"/>
                  <w:szCs w:val="28"/>
                </w:rPr>
                <w:t>The system notifies to the user the possibility to lookup further available stores for the selected time slot.</w:t>
              </w:r>
            </w:ins>
          </w:p>
          <w:p w14:paraId="6EE8C50A" w14:textId="77777777" w:rsidR="00981513" w:rsidRDefault="00981513" w:rsidP="00981513">
            <w:pPr>
              <w:pStyle w:val="Paragrafoelenco"/>
              <w:numPr>
                <w:ilvl w:val="0"/>
                <w:numId w:val="56"/>
              </w:numPr>
              <w:rPr>
                <w:ins w:id="510" w:author="Giorgio Romeo" w:date="2020-12-01T16:03:00Z"/>
                <w:rStyle w:val="Enfasidelicata"/>
                <w:rFonts w:ascii="Bell MT" w:hAnsi="Bell MT"/>
                <w:i w:val="0"/>
                <w:iCs w:val="0"/>
                <w:sz w:val="28"/>
                <w:szCs w:val="28"/>
              </w:rPr>
            </w:pPr>
            <w:ins w:id="511" w:author="Giorgio Romeo" w:date="2020-12-01T16:03:00Z">
              <w:r>
                <w:rPr>
                  <w:rStyle w:val="Enfasidelicata"/>
                  <w:rFonts w:ascii="Bell MT" w:hAnsi="Bell MT"/>
                  <w:i w:val="0"/>
                  <w:iCs w:val="0"/>
                  <w:sz w:val="28"/>
                  <w:szCs w:val="28"/>
                </w:rPr>
                <w:t>The user clicks on the received notification.</w:t>
              </w:r>
            </w:ins>
          </w:p>
          <w:p w14:paraId="72DBFB1A" w14:textId="77777777" w:rsidR="00981513" w:rsidRPr="005C2BF6" w:rsidRDefault="00981513" w:rsidP="00981513">
            <w:pPr>
              <w:pStyle w:val="Paragrafoelenco"/>
              <w:numPr>
                <w:ilvl w:val="0"/>
                <w:numId w:val="56"/>
              </w:numPr>
              <w:rPr>
                <w:ins w:id="512" w:author="Giorgio Romeo" w:date="2020-12-01T16:03:00Z"/>
                <w:rStyle w:val="Enfasidelicata"/>
                <w:rFonts w:ascii="Bell MT" w:hAnsi="Bell MT"/>
                <w:i w:val="0"/>
                <w:iCs w:val="0"/>
                <w:sz w:val="28"/>
                <w:szCs w:val="28"/>
              </w:rPr>
            </w:pPr>
            <w:ins w:id="513" w:author="Giorgio Romeo" w:date="2020-12-01T16:03:00Z">
              <w:r>
                <w:rPr>
                  <w:rStyle w:val="Enfasidelicata"/>
                  <w:rFonts w:ascii="Bell MT" w:hAnsi="Bell MT"/>
                  <w:i w:val="0"/>
                  <w:iCs w:val="0"/>
                  <w:sz w:val="28"/>
                  <w:szCs w:val="28"/>
                </w:rPr>
                <w:t>The system provides to the user a list with further available stores.</w:t>
              </w:r>
            </w:ins>
          </w:p>
        </w:tc>
      </w:tr>
      <w:tr w:rsidR="00981513" w14:paraId="75E5C85C" w14:textId="77777777" w:rsidTr="00981513">
        <w:trPr>
          <w:trHeight w:val="361"/>
          <w:jc w:val="right"/>
          <w:ins w:id="514" w:author="Giorgio Romeo" w:date="2020-12-01T16:03:00Z"/>
          <w:trPrChange w:id="515" w:author="Giorgio Romeo" w:date="2020-12-01T16:03:00Z">
            <w:trPr>
              <w:trHeight w:val="361"/>
            </w:trPr>
          </w:trPrChange>
        </w:trPr>
        <w:tc>
          <w:tcPr>
            <w:tcW w:w="1985" w:type="dxa"/>
            <w:tcPrChange w:id="516" w:author="Giorgio Romeo" w:date="2020-12-01T16:03:00Z">
              <w:tcPr>
                <w:tcW w:w="1985" w:type="dxa"/>
              </w:tcPr>
            </w:tcPrChange>
          </w:tcPr>
          <w:p w14:paraId="4EF4AE8D" w14:textId="77777777" w:rsidR="00981513" w:rsidRPr="006B5465" w:rsidRDefault="00981513" w:rsidP="00981513">
            <w:pPr>
              <w:pStyle w:val="Paragrafoelenco"/>
              <w:ind w:left="0"/>
              <w:jc w:val="center"/>
              <w:rPr>
                <w:ins w:id="517" w:author="Giorgio Romeo" w:date="2020-12-01T16:03:00Z"/>
                <w:rStyle w:val="Enfasidelicata"/>
                <w:rFonts w:ascii="Bell MT" w:hAnsi="Bell MT"/>
                <w:i w:val="0"/>
                <w:iCs w:val="0"/>
                <w:sz w:val="32"/>
                <w:szCs w:val="32"/>
              </w:rPr>
            </w:pPr>
            <w:ins w:id="518" w:author="Giorgio Romeo" w:date="2020-12-01T16:03:00Z">
              <w:r w:rsidRPr="006B5465">
                <w:rPr>
                  <w:rStyle w:val="Enfasidelicata"/>
                  <w:rFonts w:ascii="Bell MT" w:hAnsi="Bell MT"/>
                  <w:i w:val="0"/>
                  <w:iCs w:val="0"/>
                  <w:sz w:val="32"/>
                  <w:szCs w:val="32"/>
                </w:rPr>
                <w:t>Exit condition</w:t>
              </w:r>
            </w:ins>
          </w:p>
        </w:tc>
        <w:tc>
          <w:tcPr>
            <w:tcW w:w="6849" w:type="dxa"/>
            <w:tcPrChange w:id="519" w:author="Giorgio Romeo" w:date="2020-12-01T16:03:00Z">
              <w:tcPr>
                <w:tcW w:w="6849" w:type="dxa"/>
              </w:tcPr>
            </w:tcPrChange>
          </w:tcPr>
          <w:p w14:paraId="1BD92ED1" w14:textId="77777777" w:rsidR="00981513" w:rsidRPr="006B5465" w:rsidRDefault="00981513" w:rsidP="00981513">
            <w:pPr>
              <w:pStyle w:val="Paragrafoelenco"/>
              <w:ind w:left="0"/>
              <w:rPr>
                <w:ins w:id="520" w:author="Giorgio Romeo" w:date="2020-12-01T16:03:00Z"/>
                <w:rStyle w:val="Enfasidelicata"/>
                <w:rFonts w:ascii="Bell MT" w:hAnsi="Bell MT"/>
                <w:i w:val="0"/>
                <w:iCs w:val="0"/>
                <w:sz w:val="28"/>
                <w:szCs w:val="28"/>
              </w:rPr>
            </w:pPr>
            <w:ins w:id="521" w:author="Giorgio Romeo" w:date="2020-12-01T16:03:00Z">
              <w:r>
                <w:rPr>
                  <w:rStyle w:val="Enfasidelicata"/>
                  <w:rFonts w:ascii="Bell MT" w:hAnsi="Bell MT"/>
                  <w:i w:val="0"/>
                  <w:iCs w:val="0"/>
                  <w:sz w:val="28"/>
                  <w:szCs w:val="28"/>
                </w:rPr>
                <w:t>The user successfully receives the list of further available stores.</w:t>
              </w:r>
            </w:ins>
          </w:p>
        </w:tc>
      </w:tr>
      <w:tr w:rsidR="00981513" w14:paraId="1F1B7FF6" w14:textId="77777777" w:rsidTr="00981513">
        <w:trPr>
          <w:trHeight w:val="361"/>
          <w:jc w:val="right"/>
          <w:ins w:id="522" w:author="Giorgio Romeo" w:date="2020-12-01T16:03:00Z"/>
          <w:trPrChange w:id="523" w:author="Giorgio Romeo" w:date="2020-12-01T16:03:00Z">
            <w:trPr>
              <w:trHeight w:val="361"/>
            </w:trPr>
          </w:trPrChange>
        </w:trPr>
        <w:tc>
          <w:tcPr>
            <w:tcW w:w="1985" w:type="dxa"/>
            <w:tcPrChange w:id="524" w:author="Giorgio Romeo" w:date="2020-12-01T16:03:00Z">
              <w:tcPr>
                <w:tcW w:w="1985" w:type="dxa"/>
              </w:tcPr>
            </w:tcPrChange>
          </w:tcPr>
          <w:p w14:paraId="0B4479B8" w14:textId="77777777" w:rsidR="00981513" w:rsidRPr="006B5465" w:rsidRDefault="00981513" w:rsidP="00981513">
            <w:pPr>
              <w:pStyle w:val="Paragrafoelenco"/>
              <w:ind w:left="0"/>
              <w:jc w:val="center"/>
              <w:rPr>
                <w:ins w:id="525" w:author="Giorgio Romeo" w:date="2020-12-01T16:03:00Z"/>
                <w:rStyle w:val="Enfasidelicata"/>
                <w:rFonts w:ascii="Bell MT" w:hAnsi="Bell MT"/>
                <w:i w:val="0"/>
                <w:iCs w:val="0"/>
                <w:sz w:val="32"/>
                <w:szCs w:val="32"/>
              </w:rPr>
            </w:pPr>
            <w:ins w:id="526" w:author="Giorgio Romeo" w:date="2020-12-01T16:03:00Z">
              <w:r w:rsidRPr="006B5465">
                <w:rPr>
                  <w:rStyle w:val="Enfasidelicata"/>
                  <w:rFonts w:ascii="Bell MT" w:hAnsi="Bell MT"/>
                  <w:i w:val="0"/>
                  <w:iCs w:val="0"/>
                  <w:sz w:val="32"/>
                  <w:szCs w:val="32"/>
                </w:rPr>
                <w:t>Exceptions</w:t>
              </w:r>
            </w:ins>
          </w:p>
        </w:tc>
        <w:tc>
          <w:tcPr>
            <w:tcW w:w="6849" w:type="dxa"/>
            <w:tcPrChange w:id="527" w:author="Giorgio Romeo" w:date="2020-12-01T16:03:00Z">
              <w:tcPr>
                <w:tcW w:w="6849" w:type="dxa"/>
              </w:tcPr>
            </w:tcPrChange>
          </w:tcPr>
          <w:p w14:paraId="5CFE4AE7" w14:textId="77777777" w:rsidR="00981513" w:rsidRDefault="00981513" w:rsidP="00981513">
            <w:pPr>
              <w:pStyle w:val="Paragrafoelenco"/>
              <w:numPr>
                <w:ilvl w:val="0"/>
                <w:numId w:val="57"/>
              </w:numPr>
              <w:ind w:left="357" w:hanging="357"/>
              <w:rPr>
                <w:ins w:id="528" w:author="Giorgio Romeo" w:date="2020-12-01T16:03:00Z"/>
                <w:rStyle w:val="Enfasidelicata"/>
                <w:rFonts w:ascii="Bell MT" w:hAnsi="Bell MT"/>
                <w:i w:val="0"/>
                <w:iCs w:val="0"/>
                <w:sz w:val="28"/>
                <w:szCs w:val="28"/>
              </w:rPr>
            </w:pPr>
            <w:ins w:id="529" w:author="Giorgio Romeo" w:date="2020-12-01T16:03:00Z">
              <w:r>
                <w:rPr>
                  <w:rStyle w:val="Enfasidelicata"/>
                  <w:rFonts w:ascii="Bell MT" w:hAnsi="Bell MT"/>
                  <w:i w:val="0"/>
                  <w:iCs w:val="0"/>
                  <w:sz w:val="28"/>
                  <w:szCs w:val="28"/>
                </w:rPr>
                <w:t>The user selects a provided store without being inactive 30 seconds.</w:t>
              </w:r>
            </w:ins>
          </w:p>
          <w:p w14:paraId="228C6F90" w14:textId="77777777" w:rsidR="00981513" w:rsidRDefault="00981513" w:rsidP="00981513">
            <w:pPr>
              <w:pStyle w:val="Paragrafoelenco"/>
              <w:ind w:left="357"/>
              <w:rPr>
                <w:ins w:id="530" w:author="Giorgio Romeo" w:date="2020-12-01T16:03:00Z"/>
                <w:rStyle w:val="Enfasidelicata"/>
                <w:rFonts w:ascii="Bell MT" w:hAnsi="Bell MT"/>
                <w:i w:val="0"/>
                <w:iCs w:val="0"/>
                <w:sz w:val="28"/>
                <w:szCs w:val="28"/>
              </w:rPr>
            </w:pPr>
            <w:ins w:id="531" w:author="Giorgio Romeo" w:date="2020-12-01T16:03: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00A0B385" w14:textId="77777777" w:rsidR="00981513" w:rsidRDefault="00981513" w:rsidP="00981513">
            <w:pPr>
              <w:pStyle w:val="Paragrafoelenco"/>
              <w:numPr>
                <w:ilvl w:val="0"/>
                <w:numId w:val="57"/>
              </w:numPr>
              <w:ind w:left="357" w:hanging="357"/>
              <w:rPr>
                <w:ins w:id="532" w:author="Giorgio Romeo" w:date="2020-12-01T16:03:00Z"/>
                <w:rStyle w:val="Enfasidelicata"/>
                <w:rFonts w:ascii="Bell MT" w:hAnsi="Bell MT"/>
                <w:i w:val="0"/>
                <w:iCs w:val="0"/>
                <w:sz w:val="28"/>
                <w:szCs w:val="28"/>
              </w:rPr>
            </w:pPr>
            <w:ins w:id="533" w:author="Giorgio Romeo" w:date="2020-12-01T16:03:00Z">
              <w:r>
                <w:rPr>
                  <w:rStyle w:val="Enfasidelicata"/>
                  <w:rFonts w:ascii="Bell MT" w:hAnsi="Bell MT"/>
                  <w:i w:val="0"/>
                  <w:iCs w:val="0"/>
                  <w:sz w:val="28"/>
                  <w:szCs w:val="28"/>
                </w:rPr>
                <w:t>The user does not click on the notification.</w:t>
              </w:r>
            </w:ins>
          </w:p>
          <w:p w14:paraId="30139E61" w14:textId="77777777" w:rsidR="00981513" w:rsidRDefault="00981513" w:rsidP="00981513">
            <w:pPr>
              <w:pStyle w:val="Paragrafoelenco"/>
              <w:ind w:left="357"/>
              <w:rPr>
                <w:ins w:id="534" w:author="Giorgio Romeo" w:date="2020-12-01T16:03:00Z"/>
                <w:rStyle w:val="Enfasidelicata"/>
                <w:rFonts w:ascii="Bell MT" w:hAnsi="Bell MT"/>
                <w:i w:val="0"/>
                <w:iCs w:val="0"/>
                <w:sz w:val="28"/>
                <w:szCs w:val="28"/>
              </w:rPr>
            </w:pPr>
            <w:ins w:id="535" w:author="Giorgio Romeo" w:date="2020-12-01T16:03:00Z">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7BAFB764" w14:textId="77777777" w:rsidR="00981513" w:rsidRPr="006C6F3F" w:rsidRDefault="00981513" w:rsidP="00981513">
            <w:pPr>
              <w:rPr>
                <w:ins w:id="536" w:author="Giorgio Romeo" w:date="2020-12-01T16:03:00Z"/>
                <w:rStyle w:val="Enfasidelicata"/>
                <w:rFonts w:ascii="Bell MT" w:hAnsi="Bell MT"/>
                <w:i w:val="0"/>
                <w:iCs w:val="0"/>
                <w:sz w:val="28"/>
                <w:szCs w:val="28"/>
              </w:rPr>
            </w:pPr>
          </w:p>
        </w:tc>
      </w:tr>
    </w:tbl>
    <w:p w14:paraId="1030BA14" w14:textId="79451B56" w:rsidR="00981513" w:rsidRDefault="00981513" w:rsidP="00981513">
      <w:pPr>
        <w:spacing w:line="240" w:lineRule="auto"/>
        <w:rPr>
          <w:ins w:id="537" w:author="Giorgio Romeo" w:date="2020-12-01T16:03:00Z"/>
          <w:rStyle w:val="Enfasidelicata"/>
          <w:rFonts w:ascii="Bell MT" w:hAnsi="Bell MT"/>
          <w:sz w:val="28"/>
          <w:szCs w:val="28"/>
        </w:rPr>
      </w:pPr>
    </w:p>
    <w:p w14:paraId="6B36B24B" w14:textId="2C62DFCF" w:rsidR="00981513" w:rsidRDefault="00981513" w:rsidP="00981513">
      <w:pPr>
        <w:spacing w:line="240" w:lineRule="auto"/>
        <w:rPr>
          <w:ins w:id="538" w:author="Giorgio Romeo" w:date="2020-12-01T16:03:00Z"/>
          <w:rStyle w:val="Enfasidelicata"/>
          <w:rFonts w:ascii="Bell MT" w:hAnsi="Bell MT"/>
          <w:sz w:val="28"/>
          <w:szCs w:val="28"/>
        </w:rPr>
      </w:pPr>
    </w:p>
    <w:p w14:paraId="6830C5B7" w14:textId="321DDC31" w:rsidR="00981513" w:rsidRDefault="00981513" w:rsidP="00981513">
      <w:pPr>
        <w:spacing w:line="240" w:lineRule="auto"/>
        <w:rPr>
          <w:ins w:id="539" w:author="Giorgio Romeo" w:date="2020-12-01T16:03:00Z"/>
          <w:rStyle w:val="Enfasidelicata"/>
          <w:rFonts w:ascii="Bell MT" w:hAnsi="Bell MT"/>
          <w:sz w:val="28"/>
          <w:szCs w:val="28"/>
        </w:rPr>
      </w:pPr>
    </w:p>
    <w:p w14:paraId="3E950E0E" w14:textId="77490926" w:rsidR="00981513" w:rsidRDefault="00981513" w:rsidP="00981513">
      <w:pPr>
        <w:spacing w:line="240" w:lineRule="auto"/>
        <w:rPr>
          <w:ins w:id="540" w:author="Giorgio Romeo" w:date="2020-12-01T16:03:00Z"/>
          <w:rStyle w:val="Enfasidelicata"/>
          <w:rFonts w:ascii="Bell MT" w:hAnsi="Bell MT"/>
          <w:sz w:val="28"/>
          <w:szCs w:val="28"/>
        </w:rPr>
      </w:pPr>
    </w:p>
    <w:p w14:paraId="47F0DD62" w14:textId="7E69C5B3" w:rsidR="00981513" w:rsidRDefault="00981513" w:rsidP="00981513">
      <w:pPr>
        <w:spacing w:line="240" w:lineRule="auto"/>
        <w:rPr>
          <w:ins w:id="541" w:author="Giorgio Romeo" w:date="2020-12-01T16:03:00Z"/>
          <w:rStyle w:val="Enfasidelicata"/>
          <w:rFonts w:ascii="Bell MT" w:hAnsi="Bell MT"/>
          <w:sz w:val="28"/>
          <w:szCs w:val="28"/>
        </w:rPr>
      </w:pPr>
    </w:p>
    <w:p w14:paraId="3AD260B5" w14:textId="33D4E32F" w:rsidR="00981513" w:rsidRDefault="00981513" w:rsidP="00981513">
      <w:pPr>
        <w:spacing w:line="240" w:lineRule="auto"/>
        <w:rPr>
          <w:ins w:id="542" w:author="Giorgio Romeo" w:date="2020-12-01T16:03:00Z"/>
          <w:rStyle w:val="Enfasidelicata"/>
          <w:rFonts w:ascii="Bell MT" w:hAnsi="Bell MT"/>
          <w:sz w:val="28"/>
          <w:szCs w:val="28"/>
        </w:rPr>
      </w:pPr>
    </w:p>
    <w:p w14:paraId="091C5D57" w14:textId="20358F3A" w:rsidR="00981513" w:rsidRDefault="00981513" w:rsidP="00981513">
      <w:pPr>
        <w:spacing w:line="240" w:lineRule="auto"/>
        <w:rPr>
          <w:ins w:id="543" w:author="Giorgio Romeo" w:date="2020-12-01T16:03:00Z"/>
          <w:rStyle w:val="Enfasidelicata"/>
          <w:rFonts w:ascii="Bell MT" w:hAnsi="Bell MT"/>
          <w:sz w:val="28"/>
          <w:szCs w:val="28"/>
        </w:rPr>
      </w:pPr>
    </w:p>
    <w:p w14:paraId="41C45586" w14:textId="2411CB06" w:rsidR="00981513" w:rsidRDefault="00981513" w:rsidP="00981513">
      <w:pPr>
        <w:spacing w:line="240" w:lineRule="auto"/>
        <w:rPr>
          <w:ins w:id="544" w:author="Giorgio Romeo" w:date="2020-12-01T16:03:00Z"/>
          <w:rStyle w:val="Enfasidelicata"/>
          <w:rFonts w:ascii="Bell MT" w:hAnsi="Bell MT"/>
          <w:sz w:val="28"/>
          <w:szCs w:val="28"/>
        </w:rPr>
      </w:pPr>
    </w:p>
    <w:p w14:paraId="59A67ABF" w14:textId="62BFDBDC" w:rsidR="00981513" w:rsidRDefault="00981513" w:rsidP="00981513">
      <w:pPr>
        <w:spacing w:line="240" w:lineRule="auto"/>
        <w:rPr>
          <w:ins w:id="545" w:author="Giorgio Romeo" w:date="2020-12-01T16:03:00Z"/>
          <w:rStyle w:val="Enfasidelicata"/>
          <w:rFonts w:ascii="Bell MT" w:hAnsi="Bell MT"/>
          <w:sz w:val="28"/>
          <w:szCs w:val="28"/>
        </w:rPr>
      </w:pPr>
    </w:p>
    <w:p w14:paraId="75626507" w14:textId="5ACAC324" w:rsidR="00981513" w:rsidRDefault="00981513" w:rsidP="00981513">
      <w:pPr>
        <w:spacing w:line="240" w:lineRule="auto"/>
        <w:rPr>
          <w:ins w:id="546" w:author="Giorgio Romeo" w:date="2020-12-01T16:03:00Z"/>
          <w:rStyle w:val="Enfasidelicata"/>
          <w:rFonts w:ascii="Bell MT" w:hAnsi="Bell MT"/>
          <w:sz w:val="28"/>
          <w:szCs w:val="28"/>
        </w:rPr>
      </w:pPr>
    </w:p>
    <w:p w14:paraId="2FAD10D3" w14:textId="1D6B32D7" w:rsidR="00981513" w:rsidRDefault="00981513" w:rsidP="00981513">
      <w:pPr>
        <w:spacing w:line="240" w:lineRule="auto"/>
        <w:rPr>
          <w:ins w:id="547" w:author="Giorgio Romeo" w:date="2020-12-01T16:03:00Z"/>
          <w:rStyle w:val="Enfasidelicata"/>
          <w:rFonts w:ascii="Bell MT" w:hAnsi="Bell MT"/>
          <w:sz w:val="28"/>
          <w:szCs w:val="28"/>
        </w:rPr>
      </w:pPr>
    </w:p>
    <w:p w14:paraId="348A20D2" w14:textId="3219F367" w:rsidR="00981513" w:rsidRDefault="00981513" w:rsidP="00981513">
      <w:pPr>
        <w:spacing w:line="240" w:lineRule="auto"/>
        <w:rPr>
          <w:ins w:id="548" w:author="Giorgio Romeo" w:date="2020-12-01T16:03:00Z"/>
          <w:rStyle w:val="Enfasidelicata"/>
          <w:rFonts w:ascii="Bell MT" w:hAnsi="Bell MT"/>
          <w:sz w:val="28"/>
          <w:szCs w:val="28"/>
        </w:rPr>
      </w:pPr>
    </w:p>
    <w:p w14:paraId="289B8B77" w14:textId="72420DEC" w:rsidR="00981513" w:rsidRDefault="00981513" w:rsidP="00981513">
      <w:pPr>
        <w:spacing w:line="240" w:lineRule="auto"/>
        <w:rPr>
          <w:ins w:id="549" w:author="Giorgio Romeo" w:date="2020-12-01T16:03:00Z"/>
          <w:rStyle w:val="Enfasidelicata"/>
          <w:rFonts w:ascii="Bell MT" w:hAnsi="Bell MT"/>
          <w:sz w:val="28"/>
          <w:szCs w:val="28"/>
        </w:rPr>
      </w:pPr>
    </w:p>
    <w:p w14:paraId="6B1D11B0" w14:textId="553C8FFC" w:rsidR="00981513" w:rsidRDefault="00981513" w:rsidP="00981513">
      <w:pPr>
        <w:spacing w:line="240" w:lineRule="auto"/>
        <w:rPr>
          <w:ins w:id="550" w:author="Giorgio Romeo" w:date="2020-12-01T16:03:00Z"/>
          <w:rStyle w:val="Enfasidelicata"/>
          <w:rFonts w:ascii="Bell MT" w:hAnsi="Bell MT"/>
          <w:sz w:val="28"/>
          <w:szCs w:val="28"/>
        </w:rPr>
      </w:pPr>
    </w:p>
    <w:p w14:paraId="0F6CAAEA" w14:textId="56E589DB" w:rsidR="00981513" w:rsidRDefault="00981513" w:rsidP="00981513">
      <w:pPr>
        <w:spacing w:line="240" w:lineRule="auto"/>
        <w:rPr>
          <w:ins w:id="551" w:author="Giorgio Romeo" w:date="2020-12-01T16:03:00Z"/>
          <w:rStyle w:val="Enfasidelicata"/>
          <w:rFonts w:ascii="Bell MT" w:hAnsi="Bell MT"/>
          <w:sz w:val="28"/>
          <w:szCs w:val="28"/>
        </w:rPr>
      </w:pPr>
    </w:p>
    <w:p w14:paraId="3EE66EE6" w14:textId="29394D51" w:rsidR="00981513" w:rsidRDefault="00981513" w:rsidP="00981513">
      <w:pPr>
        <w:spacing w:line="240" w:lineRule="auto"/>
        <w:rPr>
          <w:ins w:id="552" w:author="Giorgio Romeo" w:date="2020-12-01T16:03:00Z"/>
          <w:rStyle w:val="Enfasidelicata"/>
          <w:rFonts w:ascii="Bell MT" w:hAnsi="Bell MT"/>
          <w:sz w:val="28"/>
          <w:szCs w:val="28"/>
        </w:rPr>
      </w:pPr>
    </w:p>
    <w:p w14:paraId="1657D526" w14:textId="4298D98A" w:rsidR="00981513" w:rsidRDefault="00981513" w:rsidP="00981513">
      <w:pPr>
        <w:spacing w:line="240" w:lineRule="auto"/>
        <w:rPr>
          <w:ins w:id="553" w:author="Giorgio Romeo" w:date="2020-12-01T16:03:00Z"/>
          <w:rStyle w:val="Enfasidelicata"/>
          <w:rFonts w:ascii="Bell MT" w:hAnsi="Bell MT"/>
          <w:sz w:val="28"/>
          <w:szCs w:val="28"/>
        </w:rPr>
      </w:pPr>
    </w:p>
    <w:p w14:paraId="7CDE4897" w14:textId="7693B14D" w:rsidR="00981513" w:rsidRDefault="00981513" w:rsidP="00981513">
      <w:pPr>
        <w:spacing w:line="240" w:lineRule="auto"/>
        <w:rPr>
          <w:ins w:id="554" w:author="Giorgio Romeo" w:date="2020-12-01T16:03:00Z"/>
          <w:rStyle w:val="Enfasidelicata"/>
          <w:rFonts w:ascii="Bell MT" w:hAnsi="Bell MT"/>
          <w:sz w:val="28"/>
          <w:szCs w:val="28"/>
        </w:rPr>
      </w:pPr>
    </w:p>
    <w:p w14:paraId="1B05DF45" w14:textId="4B531D20" w:rsidR="00981513" w:rsidRDefault="00981513" w:rsidP="00981513">
      <w:pPr>
        <w:spacing w:line="240" w:lineRule="auto"/>
        <w:rPr>
          <w:ins w:id="555" w:author="Giorgio Romeo" w:date="2020-12-01T16:03:00Z"/>
          <w:rStyle w:val="Enfasidelicata"/>
          <w:rFonts w:ascii="Bell MT" w:hAnsi="Bell MT"/>
          <w:sz w:val="28"/>
          <w:szCs w:val="28"/>
        </w:rPr>
      </w:pPr>
    </w:p>
    <w:p w14:paraId="4E914445" w14:textId="35F4D745" w:rsidR="00981513" w:rsidRDefault="00981513" w:rsidP="00981513">
      <w:pPr>
        <w:spacing w:line="240" w:lineRule="auto"/>
        <w:rPr>
          <w:ins w:id="556" w:author="Giorgio Romeo" w:date="2020-12-01T16:03:00Z"/>
          <w:rStyle w:val="Enfasidelicata"/>
          <w:rFonts w:ascii="Bell MT" w:hAnsi="Bell MT"/>
          <w:sz w:val="28"/>
          <w:szCs w:val="28"/>
        </w:rPr>
      </w:pPr>
    </w:p>
    <w:p w14:paraId="0CF3417E" w14:textId="6B2446ED" w:rsidR="00981513" w:rsidRDefault="00981513" w:rsidP="00981513">
      <w:pPr>
        <w:spacing w:line="240" w:lineRule="auto"/>
        <w:rPr>
          <w:ins w:id="557" w:author="Giorgio Romeo" w:date="2020-12-01T16:03:00Z"/>
          <w:rStyle w:val="Enfasidelicata"/>
          <w:rFonts w:ascii="Bell MT" w:hAnsi="Bell MT"/>
          <w:sz w:val="28"/>
          <w:szCs w:val="28"/>
        </w:rPr>
      </w:pPr>
    </w:p>
    <w:p w14:paraId="69C1EF3A" w14:textId="50036B19" w:rsidR="00981513" w:rsidRDefault="00981513" w:rsidP="00981513">
      <w:pPr>
        <w:spacing w:line="240" w:lineRule="auto"/>
        <w:rPr>
          <w:ins w:id="558" w:author="Giorgio Romeo" w:date="2020-12-01T16:03:00Z"/>
          <w:rStyle w:val="Enfasidelicata"/>
          <w:rFonts w:ascii="Bell MT" w:hAnsi="Bell MT"/>
          <w:sz w:val="28"/>
          <w:szCs w:val="28"/>
        </w:rPr>
      </w:pPr>
    </w:p>
    <w:p w14:paraId="2E306E8E" w14:textId="130E1A93" w:rsidR="00981513" w:rsidRDefault="00981513" w:rsidP="00981513">
      <w:pPr>
        <w:spacing w:line="240" w:lineRule="auto"/>
        <w:rPr>
          <w:ins w:id="559" w:author="Giorgio Romeo" w:date="2020-12-01T16:03:00Z"/>
          <w:rStyle w:val="Enfasidelicata"/>
          <w:rFonts w:ascii="Bell MT" w:hAnsi="Bell MT"/>
          <w:sz w:val="28"/>
          <w:szCs w:val="28"/>
        </w:rPr>
      </w:pPr>
    </w:p>
    <w:p w14:paraId="1F1E3CD7" w14:textId="6610C9DD" w:rsidR="00981513" w:rsidRDefault="00981513" w:rsidP="00981513">
      <w:pPr>
        <w:spacing w:line="240" w:lineRule="auto"/>
        <w:rPr>
          <w:ins w:id="560" w:author="Giorgio Romeo" w:date="2020-12-01T16:03:00Z"/>
          <w:rStyle w:val="Enfasidelicata"/>
          <w:rFonts w:ascii="Bell MT" w:hAnsi="Bell MT"/>
          <w:sz w:val="28"/>
          <w:szCs w:val="28"/>
        </w:rPr>
      </w:pPr>
    </w:p>
    <w:p w14:paraId="2D1D013F" w14:textId="77777777" w:rsidR="00981513" w:rsidRPr="00981513" w:rsidRDefault="00981513" w:rsidP="00981513">
      <w:pPr>
        <w:spacing w:line="240" w:lineRule="auto"/>
        <w:rPr>
          <w:ins w:id="561" w:author="Giorgio Romeo" w:date="2020-12-01T16:03:00Z"/>
          <w:rStyle w:val="Enfasidelicata"/>
          <w:rFonts w:ascii="Bell MT" w:hAnsi="Bell MT"/>
          <w:sz w:val="28"/>
          <w:szCs w:val="28"/>
          <w:rPrChange w:id="562" w:author="Giorgio Romeo" w:date="2020-12-01T16:03:00Z">
            <w:rPr>
              <w:ins w:id="563" w:author="Giorgio Romeo" w:date="2020-12-01T16:03:00Z"/>
              <w:rStyle w:val="Enfasidelicata"/>
              <w:rFonts w:ascii="Bell MT" w:hAnsi="Bell MT"/>
              <w:sz w:val="28"/>
              <w:szCs w:val="28"/>
            </w:rPr>
          </w:rPrChange>
        </w:rPr>
        <w:pPrChange w:id="564" w:author="Giorgio Romeo" w:date="2020-12-01T16:03:00Z">
          <w:pPr>
            <w:pStyle w:val="Paragrafoelenco"/>
            <w:numPr>
              <w:numId w:val="39"/>
            </w:numPr>
            <w:spacing w:line="240" w:lineRule="auto"/>
            <w:ind w:left="1352" w:hanging="360"/>
          </w:pPr>
        </w:pPrChange>
      </w:pPr>
    </w:p>
    <w:p w14:paraId="3F4DE7B9" w14:textId="518B0A58" w:rsidR="00981513" w:rsidRDefault="00981513">
      <w:pPr>
        <w:pStyle w:val="Paragrafoelenco"/>
        <w:numPr>
          <w:ilvl w:val="0"/>
          <w:numId w:val="39"/>
        </w:numPr>
        <w:spacing w:line="240" w:lineRule="auto"/>
        <w:rPr>
          <w:ins w:id="565" w:author="Giorgio Romeo" w:date="2020-12-01T16:18:00Z"/>
          <w:rStyle w:val="Enfasidelicata"/>
          <w:rFonts w:ascii="Bell MT" w:hAnsi="Bell MT"/>
          <w:sz w:val="28"/>
          <w:szCs w:val="28"/>
        </w:rPr>
      </w:pPr>
      <w:commentRangeStart w:id="566"/>
      <w:ins w:id="567" w:author="Giorgio Romeo" w:date="2020-12-01T16:04:00Z">
        <w:r>
          <w:rPr>
            <w:rStyle w:val="Enfasidelicata"/>
            <w:rFonts w:ascii="Bell MT" w:hAnsi="Bell MT"/>
            <w:sz w:val="28"/>
            <w:szCs w:val="28"/>
          </w:rPr>
          <w:lastRenderedPageBreak/>
          <w:t xml:space="preserve">Periodic </w:t>
        </w:r>
      </w:ins>
      <w:ins w:id="568" w:author="Giorgio Romeo" w:date="2020-12-01T16:09:00Z">
        <w:r w:rsidR="006D5A98">
          <w:rPr>
            <w:rStyle w:val="Enfasidelicata"/>
            <w:rFonts w:ascii="Bell MT" w:hAnsi="Bell MT"/>
            <w:sz w:val="28"/>
            <w:szCs w:val="28"/>
          </w:rPr>
          <w:t>N</w:t>
        </w:r>
      </w:ins>
      <w:ins w:id="569" w:author="Giorgio Romeo" w:date="2020-12-01T16:04:00Z">
        <w:r>
          <w:rPr>
            <w:rStyle w:val="Enfasidelicata"/>
            <w:rFonts w:ascii="Bell MT" w:hAnsi="Bell MT"/>
            <w:sz w:val="28"/>
            <w:szCs w:val="28"/>
          </w:rPr>
          <w:t>otification</w:t>
        </w:r>
      </w:ins>
      <w:commentRangeEnd w:id="566"/>
      <w:ins w:id="570" w:author="Giorgio Romeo" w:date="2020-12-01T16:09:00Z">
        <w:r w:rsidR="006D5A98">
          <w:rPr>
            <w:rStyle w:val="Enfasidelicata"/>
            <w:rFonts w:ascii="Bell MT" w:hAnsi="Bell MT"/>
            <w:sz w:val="28"/>
            <w:szCs w:val="28"/>
          </w:rPr>
          <w:t xml:space="preserve"> of Time Slots</w:t>
        </w:r>
      </w:ins>
      <w:ins w:id="571" w:author="Giorgio Romeo" w:date="2020-12-01T16:04:00Z">
        <w:r>
          <w:rPr>
            <w:rStyle w:val="Rimandocommento"/>
          </w:rPr>
          <w:commentReference w:id="566"/>
        </w:r>
      </w:ins>
    </w:p>
    <w:tbl>
      <w:tblPr>
        <w:tblStyle w:val="Grigliatabella"/>
        <w:tblpPr w:leftFromText="141" w:rightFromText="141" w:vertAnchor="text" w:horzAnchor="margin" w:tblpXSpec="right" w:tblpY="153"/>
        <w:tblW w:w="0" w:type="auto"/>
        <w:tblLook w:val="04A0" w:firstRow="1" w:lastRow="0" w:firstColumn="1" w:lastColumn="0" w:noHBand="0" w:noVBand="1"/>
      </w:tblPr>
      <w:tblGrid>
        <w:gridCol w:w="1985"/>
        <w:gridCol w:w="6849"/>
        <w:tblGridChange w:id="572">
          <w:tblGrid>
            <w:gridCol w:w="1985"/>
            <w:gridCol w:w="6849"/>
          </w:tblGrid>
        </w:tblGridChange>
      </w:tblGrid>
      <w:tr w:rsidR="004B7AB1" w14:paraId="4624E33E" w14:textId="77777777" w:rsidTr="004B7AB1">
        <w:trPr>
          <w:trHeight w:val="215"/>
          <w:ins w:id="573" w:author="Giorgio Romeo" w:date="2020-12-01T16:25:00Z"/>
        </w:trPr>
        <w:tc>
          <w:tcPr>
            <w:tcW w:w="1985" w:type="dxa"/>
          </w:tcPr>
          <w:p w14:paraId="2477C729" w14:textId="77777777" w:rsidR="004B7AB1" w:rsidRPr="006B5465" w:rsidRDefault="004B7AB1" w:rsidP="004B7AB1">
            <w:pPr>
              <w:pStyle w:val="Paragrafoelenco"/>
              <w:ind w:left="0"/>
              <w:jc w:val="center"/>
              <w:rPr>
                <w:ins w:id="574" w:author="Giorgio Romeo" w:date="2020-12-01T16:25:00Z"/>
                <w:rStyle w:val="Enfasidelicata"/>
                <w:rFonts w:ascii="Bell MT" w:hAnsi="Bell MT"/>
                <w:i w:val="0"/>
                <w:iCs w:val="0"/>
                <w:sz w:val="32"/>
                <w:szCs w:val="32"/>
              </w:rPr>
            </w:pPr>
            <w:ins w:id="575" w:author="Giorgio Romeo" w:date="2020-12-01T16:25:00Z">
              <w:r w:rsidRPr="006B5465">
                <w:rPr>
                  <w:rStyle w:val="Enfasidelicata"/>
                  <w:rFonts w:ascii="Bell MT" w:hAnsi="Bell MT"/>
                  <w:i w:val="0"/>
                  <w:iCs w:val="0"/>
                  <w:sz w:val="32"/>
                  <w:szCs w:val="32"/>
                </w:rPr>
                <w:t>Actors</w:t>
              </w:r>
            </w:ins>
          </w:p>
        </w:tc>
        <w:tc>
          <w:tcPr>
            <w:tcW w:w="6849" w:type="dxa"/>
          </w:tcPr>
          <w:p w14:paraId="2220247F" w14:textId="77777777" w:rsidR="004B7AB1" w:rsidRPr="00923D58" w:rsidRDefault="004B7AB1" w:rsidP="004B7AB1">
            <w:pPr>
              <w:pStyle w:val="Paragrafoelenco"/>
              <w:ind w:left="0"/>
              <w:rPr>
                <w:ins w:id="576" w:author="Giorgio Romeo" w:date="2020-12-01T16:25:00Z"/>
                <w:rStyle w:val="Enfasidelicata"/>
                <w:rFonts w:ascii="Bell MT" w:hAnsi="Bell MT"/>
                <w:i w:val="0"/>
                <w:iCs w:val="0"/>
                <w:sz w:val="28"/>
                <w:szCs w:val="28"/>
              </w:rPr>
            </w:pPr>
            <w:ins w:id="577" w:author="Giorgio Romeo" w:date="2020-12-01T16:25: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4B7AB1" w14:paraId="519906CA" w14:textId="77777777" w:rsidTr="004B7AB1">
        <w:trPr>
          <w:trHeight w:val="361"/>
          <w:ins w:id="578" w:author="Giorgio Romeo" w:date="2020-12-01T16:25:00Z"/>
        </w:trPr>
        <w:tc>
          <w:tcPr>
            <w:tcW w:w="1985" w:type="dxa"/>
          </w:tcPr>
          <w:p w14:paraId="102EA9D4" w14:textId="77777777" w:rsidR="004B7AB1" w:rsidRPr="006B5465" w:rsidRDefault="004B7AB1" w:rsidP="004B7AB1">
            <w:pPr>
              <w:pStyle w:val="Paragrafoelenco"/>
              <w:ind w:left="0"/>
              <w:jc w:val="center"/>
              <w:rPr>
                <w:ins w:id="579" w:author="Giorgio Romeo" w:date="2020-12-01T16:25:00Z"/>
                <w:rStyle w:val="Enfasidelicata"/>
                <w:rFonts w:ascii="Bell MT" w:hAnsi="Bell MT"/>
                <w:i w:val="0"/>
                <w:iCs w:val="0"/>
                <w:sz w:val="32"/>
                <w:szCs w:val="32"/>
              </w:rPr>
            </w:pPr>
            <w:ins w:id="580" w:author="Giorgio Romeo" w:date="2020-12-01T16:25:00Z">
              <w:r w:rsidRPr="006B5465">
                <w:rPr>
                  <w:rStyle w:val="Enfasidelicata"/>
                  <w:rFonts w:ascii="Bell MT" w:hAnsi="Bell MT"/>
                  <w:i w:val="0"/>
                  <w:iCs w:val="0"/>
                  <w:sz w:val="32"/>
                  <w:szCs w:val="32"/>
                </w:rPr>
                <w:t>Entry condition</w:t>
              </w:r>
            </w:ins>
          </w:p>
        </w:tc>
        <w:tc>
          <w:tcPr>
            <w:tcW w:w="6849" w:type="dxa"/>
          </w:tcPr>
          <w:p w14:paraId="6935D77F" w14:textId="77777777" w:rsidR="004B7AB1" w:rsidRPr="00923D58" w:rsidRDefault="004B7AB1" w:rsidP="004B7AB1">
            <w:pPr>
              <w:pStyle w:val="Paragrafoelenco"/>
              <w:ind w:left="0"/>
              <w:rPr>
                <w:ins w:id="581" w:author="Giorgio Romeo" w:date="2020-12-01T16:25:00Z"/>
                <w:rStyle w:val="Enfasidelicata"/>
                <w:rFonts w:ascii="Bell MT" w:hAnsi="Bell MT"/>
                <w:i w:val="0"/>
                <w:iCs w:val="0"/>
                <w:sz w:val="28"/>
                <w:szCs w:val="28"/>
              </w:rPr>
            </w:pPr>
            <w:ins w:id="582" w:author="Giorgio Romeo" w:date="2020-12-01T16:25: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4B7AB1" w14:paraId="79BDED06" w14:textId="77777777" w:rsidTr="004B7AB1">
        <w:trPr>
          <w:trHeight w:val="2152"/>
          <w:ins w:id="583" w:author="Giorgio Romeo" w:date="2020-12-01T16:25:00Z"/>
        </w:trPr>
        <w:tc>
          <w:tcPr>
            <w:tcW w:w="1985" w:type="dxa"/>
          </w:tcPr>
          <w:p w14:paraId="76A6638C" w14:textId="77777777" w:rsidR="004B7AB1" w:rsidRPr="006B5465" w:rsidRDefault="004B7AB1" w:rsidP="004B7AB1">
            <w:pPr>
              <w:pStyle w:val="Paragrafoelenco"/>
              <w:ind w:left="0"/>
              <w:jc w:val="center"/>
              <w:rPr>
                <w:ins w:id="584" w:author="Giorgio Romeo" w:date="2020-12-01T16:25:00Z"/>
                <w:rStyle w:val="Enfasidelicata"/>
                <w:rFonts w:ascii="Bell MT" w:hAnsi="Bell MT"/>
                <w:i w:val="0"/>
                <w:iCs w:val="0"/>
                <w:sz w:val="32"/>
                <w:szCs w:val="32"/>
              </w:rPr>
            </w:pPr>
            <w:ins w:id="585" w:author="Giorgio Romeo" w:date="2020-12-01T16:25:00Z">
              <w:r w:rsidRPr="006B5465">
                <w:rPr>
                  <w:rStyle w:val="Enfasidelicata"/>
                  <w:rFonts w:ascii="Bell MT" w:hAnsi="Bell MT"/>
                  <w:i w:val="0"/>
                  <w:iCs w:val="0"/>
                  <w:sz w:val="32"/>
                  <w:szCs w:val="32"/>
                </w:rPr>
                <w:t>Events flow</w:t>
              </w:r>
            </w:ins>
          </w:p>
        </w:tc>
        <w:tc>
          <w:tcPr>
            <w:tcW w:w="6849" w:type="dxa"/>
          </w:tcPr>
          <w:p w14:paraId="6845EED6" w14:textId="77777777" w:rsidR="004B7AB1" w:rsidRDefault="004B7AB1" w:rsidP="004B7AB1">
            <w:pPr>
              <w:pStyle w:val="Paragrafoelenco"/>
              <w:numPr>
                <w:ilvl w:val="0"/>
                <w:numId w:val="58"/>
              </w:numPr>
              <w:rPr>
                <w:ins w:id="586" w:author="Giorgio Romeo" w:date="2020-12-01T16:25:00Z"/>
                <w:rStyle w:val="Enfasidelicata"/>
                <w:rFonts w:ascii="Bell MT" w:hAnsi="Bell MT"/>
                <w:i w:val="0"/>
                <w:iCs w:val="0"/>
                <w:sz w:val="28"/>
                <w:szCs w:val="28"/>
              </w:rPr>
            </w:pPr>
            <w:commentRangeStart w:id="587"/>
            <w:ins w:id="588" w:author="Giorgio Romeo" w:date="2020-12-01T16:25:00Z">
              <w:r>
                <w:rPr>
                  <w:rStyle w:val="Enfasidelicata"/>
                  <w:rFonts w:ascii="Bell MT" w:hAnsi="Bell MT"/>
                  <w:i w:val="0"/>
                  <w:iCs w:val="0"/>
                  <w:sz w:val="28"/>
                  <w:szCs w:val="28"/>
                </w:rPr>
                <w:t>The user accesses the notification panel</w:t>
              </w:r>
              <w:commentRangeEnd w:id="587"/>
              <w:r>
                <w:rPr>
                  <w:rStyle w:val="Rimandocommento"/>
                </w:rPr>
                <w:commentReference w:id="587"/>
              </w:r>
              <w:r>
                <w:rPr>
                  <w:rStyle w:val="Enfasidelicata"/>
                  <w:rFonts w:ascii="Bell MT" w:hAnsi="Bell MT"/>
                  <w:i w:val="0"/>
                  <w:iCs w:val="0"/>
                  <w:sz w:val="28"/>
                  <w:szCs w:val="28"/>
                </w:rPr>
                <w:t>.</w:t>
              </w:r>
            </w:ins>
          </w:p>
          <w:p w14:paraId="5DE8870B" w14:textId="77777777" w:rsidR="004B7AB1" w:rsidRDefault="004B7AB1" w:rsidP="004B7AB1">
            <w:pPr>
              <w:pStyle w:val="Paragrafoelenco"/>
              <w:numPr>
                <w:ilvl w:val="0"/>
                <w:numId w:val="58"/>
              </w:numPr>
              <w:rPr>
                <w:ins w:id="589" w:author="Giorgio Romeo" w:date="2020-12-01T16:25:00Z"/>
                <w:rStyle w:val="Enfasidelicata"/>
                <w:rFonts w:ascii="Bell MT" w:hAnsi="Bell MT"/>
                <w:i w:val="0"/>
                <w:iCs w:val="0"/>
                <w:sz w:val="28"/>
                <w:szCs w:val="28"/>
              </w:rPr>
            </w:pPr>
            <w:ins w:id="590" w:author="Giorgio Romeo" w:date="2020-12-01T16:25:00Z">
              <w:r>
                <w:rPr>
                  <w:rStyle w:val="Enfasidelicata"/>
                  <w:rFonts w:ascii="Bell MT" w:hAnsi="Bell MT"/>
                  <w:i w:val="0"/>
                  <w:iCs w:val="0"/>
                  <w:sz w:val="28"/>
                  <w:szCs w:val="28"/>
                </w:rPr>
                <w:t>The user selects one or more stores she wants to be notified about.</w:t>
              </w:r>
            </w:ins>
          </w:p>
          <w:p w14:paraId="3C91A223" w14:textId="77777777" w:rsidR="004B7AB1" w:rsidRDefault="004B7AB1" w:rsidP="004B7AB1">
            <w:pPr>
              <w:pStyle w:val="Paragrafoelenco"/>
              <w:numPr>
                <w:ilvl w:val="0"/>
                <w:numId w:val="58"/>
              </w:numPr>
              <w:rPr>
                <w:ins w:id="591" w:author="Giorgio Romeo" w:date="2020-12-01T16:25:00Z"/>
                <w:rStyle w:val="Enfasidelicata"/>
                <w:rFonts w:ascii="Bell MT" w:hAnsi="Bell MT"/>
                <w:i w:val="0"/>
                <w:iCs w:val="0"/>
                <w:sz w:val="28"/>
                <w:szCs w:val="28"/>
              </w:rPr>
            </w:pPr>
            <w:ins w:id="592" w:author="Giorgio Romeo" w:date="2020-12-01T16:25:00Z">
              <w:r>
                <w:rPr>
                  <w:rStyle w:val="Enfasidelicata"/>
                  <w:rFonts w:ascii="Bell MT" w:hAnsi="Bell MT"/>
                  <w:i w:val="0"/>
                  <w:iCs w:val="0"/>
                  <w:sz w:val="28"/>
                  <w:szCs w:val="28"/>
                </w:rPr>
                <w:t>The user selects a day or a time range.</w:t>
              </w:r>
            </w:ins>
          </w:p>
          <w:p w14:paraId="3A05FD32" w14:textId="77777777" w:rsidR="004B7AB1" w:rsidRDefault="004B7AB1" w:rsidP="004B7AB1">
            <w:pPr>
              <w:pStyle w:val="Paragrafoelenco"/>
              <w:numPr>
                <w:ilvl w:val="0"/>
                <w:numId w:val="58"/>
              </w:numPr>
              <w:rPr>
                <w:ins w:id="593" w:author="Giorgio Romeo" w:date="2020-12-01T16:25:00Z"/>
                <w:rStyle w:val="Enfasidelicata"/>
                <w:rFonts w:ascii="Bell MT" w:hAnsi="Bell MT"/>
                <w:i w:val="0"/>
                <w:iCs w:val="0"/>
                <w:sz w:val="28"/>
                <w:szCs w:val="28"/>
              </w:rPr>
            </w:pPr>
            <w:ins w:id="594" w:author="Giorgio Romeo" w:date="2020-12-01T16:25:00Z">
              <w:r>
                <w:rPr>
                  <w:rStyle w:val="Enfasidelicata"/>
                  <w:rFonts w:ascii="Bell MT" w:hAnsi="Bell MT"/>
                  <w:i w:val="0"/>
                  <w:iCs w:val="0"/>
                  <w:sz w:val="28"/>
                  <w:szCs w:val="28"/>
                </w:rPr>
                <w:t>The user selects how often she wants to be notified.</w:t>
              </w:r>
            </w:ins>
          </w:p>
          <w:p w14:paraId="12CF30E6" w14:textId="77777777" w:rsidR="004B7AB1" w:rsidRDefault="004B7AB1" w:rsidP="004B7AB1">
            <w:pPr>
              <w:pStyle w:val="Paragrafoelenco"/>
              <w:numPr>
                <w:ilvl w:val="0"/>
                <w:numId w:val="58"/>
              </w:numPr>
              <w:rPr>
                <w:ins w:id="595" w:author="Giorgio Romeo" w:date="2020-12-01T16:25:00Z"/>
                <w:rStyle w:val="Enfasidelicata"/>
                <w:rFonts w:ascii="Bell MT" w:hAnsi="Bell MT"/>
                <w:i w:val="0"/>
                <w:iCs w:val="0"/>
                <w:sz w:val="28"/>
                <w:szCs w:val="28"/>
              </w:rPr>
            </w:pPr>
            <w:ins w:id="596" w:author="Giorgio Romeo" w:date="2020-12-01T16:25:00Z">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319390D7" w14:textId="77777777" w:rsidR="004B7AB1" w:rsidRPr="00701CE5" w:rsidRDefault="004B7AB1" w:rsidP="004B7AB1">
            <w:pPr>
              <w:pStyle w:val="Paragrafoelenco"/>
              <w:numPr>
                <w:ilvl w:val="0"/>
                <w:numId w:val="58"/>
              </w:numPr>
              <w:rPr>
                <w:ins w:id="597" w:author="Giorgio Romeo" w:date="2020-12-01T16:25:00Z"/>
                <w:rStyle w:val="Enfasidelicata"/>
                <w:rFonts w:ascii="Bell MT" w:hAnsi="Bell MT"/>
                <w:i w:val="0"/>
                <w:iCs w:val="0"/>
                <w:sz w:val="28"/>
                <w:szCs w:val="28"/>
              </w:rPr>
            </w:pPr>
            <w:ins w:id="598" w:author="Giorgio Romeo" w:date="2020-12-01T16:25:00Z">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ins>
          </w:p>
          <w:p w14:paraId="0528652C" w14:textId="77777777" w:rsidR="004B7AB1" w:rsidRPr="005C2BF6" w:rsidRDefault="004B7AB1" w:rsidP="004B7AB1">
            <w:pPr>
              <w:pStyle w:val="Paragrafoelenco"/>
              <w:ind w:left="360"/>
              <w:rPr>
                <w:ins w:id="599" w:author="Giorgio Romeo" w:date="2020-12-01T16:25:00Z"/>
                <w:rStyle w:val="Enfasidelicata"/>
                <w:rFonts w:ascii="Bell MT" w:hAnsi="Bell MT"/>
                <w:i w:val="0"/>
                <w:iCs w:val="0"/>
                <w:sz w:val="28"/>
                <w:szCs w:val="28"/>
              </w:rPr>
            </w:pPr>
          </w:p>
        </w:tc>
      </w:tr>
      <w:tr w:rsidR="004B7AB1" w14:paraId="19F8D023" w14:textId="77777777" w:rsidTr="004B7AB1">
        <w:trPr>
          <w:trHeight w:val="361"/>
          <w:ins w:id="600" w:author="Giorgio Romeo" w:date="2020-12-01T16:25:00Z"/>
        </w:trPr>
        <w:tc>
          <w:tcPr>
            <w:tcW w:w="1985" w:type="dxa"/>
          </w:tcPr>
          <w:p w14:paraId="063AE72F" w14:textId="77777777" w:rsidR="004B7AB1" w:rsidRPr="006B5465" w:rsidRDefault="004B7AB1" w:rsidP="004B7AB1">
            <w:pPr>
              <w:pStyle w:val="Paragrafoelenco"/>
              <w:ind w:left="0"/>
              <w:jc w:val="center"/>
              <w:rPr>
                <w:ins w:id="601" w:author="Giorgio Romeo" w:date="2020-12-01T16:25:00Z"/>
                <w:rStyle w:val="Enfasidelicata"/>
                <w:rFonts w:ascii="Bell MT" w:hAnsi="Bell MT"/>
                <w:i w:val="0"/>
                <w:iCs w:val="0"/>
                <w:sz w:val="32"/>
                <w:szCs w:val="32"/>
              </w:rPr>
            </w:pPr>
            <w:ins w:id="602" w:author="Giorgio Romeo" w:date="2020-12-01T16:25:00Z">
              <w:r w:rsidRPr="006B5465">
                <w:rPr>
                  <w:rStyle w:val="Enfasidelicata"/>
                  <w:rFonts w:ascii="Bell MT" w:hAnsi="Bell MT"/>
                  <w:i w:val="0"/>
                  <w:iCs w:val="0"/>
                  <w:sz w:val="32"/>
                  <w:szCs w:val="32"/>
                </w:rPr>
                <w:t>Exit condition</w:t>
              </w:r>
            </w:ins>
          </w:p>
        </w:tc>
        <w:tc>
          <w:tcPr>
            <w:tcW w:w="6849" w:type="dxa"/>
          </w:tcPr>
          <w:p w14:paraId="1CC3AE0C" w14:textId="77777777" w:rsidR="004B7AB1" w:rsidRPr="006B5465" w:rsidRDefault="004B7AB1" w:rsidP="004B7AB1">
            <w:pPr>
              <w:pStyle w:val="Paragrafoelenco"/>
              <w:ind w:left="0"/>
              <w:rPr>
                <w:ins w:id="603" w:author="Giorgio Romeo" w:date="2020-12-01T16:25:00Z"/>
                <w:rStyle w:val="Enfasidelicata"/>
                <w:rFonts w:ascii="Bell MT" w:hAnsi="Bell MT"/>
                <w:i w:val="0"/>
                <w:iCs w:val="0"/>
                <w:sz w:val="28"/>
                <w:szCs w:val="28"/>
              </w:rPr>
            </w:pPr>
            <w:commentRangeStart w:id="604"/>
            <w:ins w:id="605" w:author="Giorgio Romeo" w:date="2020-12-01T16:25:00Z">
              <w:r>
                <w:rPr>
                  <w:rStyle w:val="Enfasidelicata"/>
                  <w:rFonts w:ascii="Bell MT" w:hAnsi="Bell MT"/>
                  <w:i w:val="0"/>
                  <w:iCs w:val="0"/>
                  <w:sz w:val="28"/>
                  <w:szCs w:val="28"/>
                </w:rPr>
                <w:t>The user’s notification system is correctly updated.</w:t>
              </w:r>
              <w:commentRangeEnd w:id="604"/>
              <w:r>
                <w:rPr>
                  <w:rStyle w:val="Rimandocommento"/>
                </w:rPr>
                <w:commentReference w:id="604"/>
              </w:r>
            </w:ins>
          </w:p>
        </w:tc>
      </w:tr>
      <w:tr w:rsidR="004B7AB1" w14:paraId="131BEFF4" w14:textId="77777777" w:rsidTr="004B7AB1">
        <w:trPr>
          <w:trHeight w:val="361"/>
          <w:ins w:id="606" w:author="Giorgio Romeo" w:date="2020-12-01T16:25:00Z"/>
        </w:trPr>
        <w:tc>
          <w:tcPr>
            <w:tcW w:w="1985" w:type="dxa"/>
          </w:tcPr>
          <w:p w14:paraId="79559704" w14:textId="77777777" w:rsidR="004B7AB1" w:rsidRPr="006B5465" w:rsidRDefault="004B7AB1" w:rsidP="004B7AB1">
            <w:pPr>
              <w:pStyle w:val="Paragrafoelenco"/>
              <w:ind w:left="0"/>
              <w:jc w:val="center"/>
              <w:rPr>
                <w:ins w:id="607" w:author="Giorgio Romeo" w:date="2020-12-01T16:25:00Z"/>
                <w:rStyle w:val="Enfasidelicata"/>
                <w:rFonts w:ascii="Bell MT" w:hAnsi="Bell MT"/>
                <w:i w:val="0"/>
                <w:iCs w:val="0"/>
                <w:sz w:val="32"/>
                <w:szCs w:val="32"/>
              </w:rPr>
            </w:pPr>
            <w:ins w:id="608" w:author="Giorgio Romeo" w:date="2020-12-01T16:25:00Z">
              <w:r w:rsidRPr="006B5465">
                <w:rPr>
                  <w:rStyle w:val="Enfasidelicata"/>
                  <w:rFonts w:ascii="Bell MT" w:hAnsi="Bell MT"/>
                  <w:i w:val="0"/>
                  <w:iCs w:val="0"/>
                  <w:sz w:val="32"/>
                  <w:szCs w:val="32"/>
                </w:rPr>
                <w:t>Exceptions</w:t>
              </w:r>
            </w:ins>
          </w:p>
        </w:tc>
        <w:tc>
          <w:tcPr>
            <w:tcW w:w="6849" w:type="dxa"/>
          </w:tcPr>
          <w:p w14:paraId="638F7F85" w14:textId="77777777" w:rsidR="004B7AB1" w:rsidRPr="006C6F3F" w:rsidRDefault="004B7AB1" w:rsidP="004B7AB1">
            <w:pPr>
              <w:pStyle w:val="Paragrafoelenco"/>
              <w:ind w:left="357"/>
              <w:rPr>
                <w:ins w:id="609" w:author="Giorgio Romeo" w:date="2020-12-01T16:25:00Z"/>
                <w:rStyle w:val="Enfasidelicata"/>
                <w:rFonts w:ascii="Bell MT" w:hAnsi="Bell MT"/>
                <w:i w:val="0"/>
                <w:iCs w:val="0"/>
                <w:sz w:val="28"/>
                <w:szCs w:val="28"/>
              </w:rPr>
            </w:pPr>
          </w:p>
        </w:tc>
      </w:tr>
    </w:tbl>
    <w:p w14:paraId="5E18C2E2" w14:textId="36A27F3D" w:rsidR="004B7AB1" w:rsidRDefault="004B7AB1" w:rsidP="004B7AB1">
      <w:pPr>
        <w:spacing w:line="240" w:lineRule="auto"/>
        <w:rPr>
          <w:ins w:id="610" w:author="Giorgio Romeo" w:date="2020-12-01T16:18:00Z"/>
          <w:rStyle w:val="Enfasidelicata"/>
          <w:rFonts w:ascii="Bell MT" w:hAnsi="Bell MT"/>
          <w:sz w:val="28"/>
          <w:szCs w:val="28"/>
        </w:rPr>
      </w:pPr>
    </w:p>
    <w:p w14:paraId="12F80A39" w14:textId="50ACF5FC" w:rsidR="004B7AB1" w:rsidRDefault="004B7AB1" w:rsidP="004B7AB1">
      <w:pPr>
        <w:spacing w:line="240" w:lineRule="auto"/>
        <w:rPr>
          <w:ins w:id="611" w:author="Giorgio Romeo" w:date="2020-12-01T16:18:00Z"/>
          <w:rStyle w:val="Enfasidelicata"/>
          <w:rFonts w:ascii="Bell MT" w:hAnsi="Bell MT"/>
          <w:sz w:val="28"/>
          <w:szCs w:val="28"/>
        </w:rPr>
      </w:pPr>
    </w:p>
    <w:p w14:paraId="1665B71D" w14:textId="572EA2F5" w:rsidR="004B7AB1" w:rsidRDefault="004B7AB1" w:rsidP="004B7AB1">
      <w:pPr>
        <w:spacing w:line="240" w:lineRule="auto"/>
        <w:rPr>
          <w:ins w:id="612" w:author="Giorgio Romeo" w:date="2020-12-01T16:18:00Z"/>
          <w:rStyle w:val="Enfasidelicata"/>
          <w:rFonts w:ascii="Bell MT" w:hAnsi="Bell MT"/>
          <w:sz w:val="28"/>
          <w:szCs w:val="28"/>
        </w:rPr>
      </w:pPr>
    </w:p>
    <w:p w14:paraId="332E7F86" w14:textId="19DF0E73" w:rsidR="004B7AB1" w:rsidRDefault="004B7AB1" w:rsidP="004B7AB1">
      <w:pPr>
        <w:spacing w:line="240" w:lineRule="auto"/>
        <w:rPr>
          <w:ins w:id="613" w:author="Giorgio Romeo" w:date="2020-12-01T16:18:00Z"/>
          <w:rStyle w:val="Enfasidelicata"/>
          <w:rFonts w:ascii="Bell MT" w:hAnsi="Bell MT"/>
          <w:sz w:val="28"/>
          <w:szCs w:val="28"/>
        </w:rPr>
      </w:pPr>
    </w:p>
    <w:p w14:paraId="1D3A124B" w14:textId="57DC89C8" w:rsidR="004B7AB1" w:rsidRDefault="004B7AB1" w:rsidP="004B7AB1">
      <w:pPr>
        <w:spacing w:line="240" w:lineRule="auto"/>
        <w:rPr>
          <w:ins w:id="614" w:author="Giorgio Romeo" w:date="2020-12-01T16:18:00Z"/>
          <w:rStyle w:val="Enfasidelicata"/>
          <w:rFonts w:ascii="Bell MT" w:hAnsi="Bell MT"/>
          <w:sz w:val="28"/>
          <w:szCs w:val="28"/>
        </w:rPr>
      </w:pPr>
    </w:p>
    <w:p w14:paraId="429EA2E2" w14:textId="5ADBA126" w:rsidR="004B7AB1" w:rsidRDefault="004B7AB1" w:rsidP="004B7AB1">
      <w:pPr>
        <w:spacing w:line="240" w:lineRule="auto"/>
        <w:rPr>
          <w:ins w:id="615" w:author="Giorgio Romeo" w:date="2020-12-01T16:18:00Z"/>
          <w:rStyle w:val="Enfasidelicata"/>
          <w:rFonts w:ascii="Bell MT" w:hAnsi="Bell MT"/>
          <w:sz w:val="28"/>
          <w:szCs w:val="28"/>
        </w:rPr>
      </w:pPr>
    </w:p>
    <w:p w14:paraId="36C221F8" w14:textId="66552902" w:rsidR="004B7AB1" w:rsidRDefault="004B7AB1" w:rsidP="004B7AB1">
      <w:pPr>
        <w:spacing w:line="240" w:lineRule="auto"/>
        <w:rPr>
          <w:ins w:id="616" w:author="Giorgio Romeo" w:date="2020-12-01T16:18:00Z"/>
          <w:rStyle w:val="Enfasidelicata"/>
          <w:rFonts w:ascii="Bell MT" w:hAnsi="Bell MT"/>
          <w:sz w:val="28"/>
          <w:szCs w:val="28"/>
        </w:rPr>
      </w:pPr>
    </w:p>
    <w:p w14:paraId="6C131348" w14:textId="32D79E07" w:rsidR="004B7AB1" w:rsidRDefault="004B7AB1" w:rsidP="004B7AB1">
      <w:pPr>
        <w:spacing w:line="240" w:lineRule="auto"/>
        <w:rPr>
          <w:ins w:id="617" w:author="Giorgio Romeo" w:date="2020-12-01T16:18:00Z"/>
          <w:rStyle w:val="Enfasidelicata"/>
          <w:rFonts w:ascii="Bell MT" w:hAnsi="Bell MT"/>
          <w:sz w:val="28"/>
          <w:szCs w:val="28"/>
        </w:rPr>
      </w:pPr>
    </w:p>
    <w:p w14:paraId="14D6498A" w14:textId="77777777" w:rsidR="004B7AB1" w:rsidRDefault="004B7AB1" w:rsidP="004B7AB1">
      <w:pPr>
        <w:spacing w:line="240" w:lineRule="auto"/>
        <w:rPr>
          <w:ins w:id="618" w:author="Giorgio Romeo" w:date="2020-12-01T16:18:00Z"/>
          <w:rStyle w:val="Enfasidelicata"/>
          <w:rFonts w:ascii="Bell MT" w:hAnsi="Bell MT"/>
          <w:sz w:val="28"/>
          <w:szCs w:val="28"/>
        </w:rPr>
      </w:pPr>
    </w:p>
    <w:p w14:paraId="59A1F678" w14:textId="3579335C" w:rsidR="004B7AB1" w:rsidRDefault="004B7AB1" w:rsidP="004B7AB1">
      <w:pPr>
        <w:spacing w:line="240" w:lineRule="auto"/>
        <w:rPr>
          <w:ins w:id="619" w:author="Giorgio Romeo" w:date="2020-12-01T16:18:00Z"/>
          <w:rStyle w:val="Enfasidelicata"/>
          <w:rFonts w:ascii="Bell MT" w:hAnsi="Bell MT"/>
          <w:sz w:val="28"/>
          <w:szCs w:val="28"/>
        </w:rPr>
      </w:pPr>
    </w:p>
    <w:p w14:paraId="05B41B21" w14:textId="69817822" w:rsidR="004B7AB1" w:rsidRDefault="004B7AB1" w:rsidP="004B7AB1">
      <w:pPr>
        <w:spacing w:line="240" w:lineRule="auto"/>
        <w:rPr>
          <w:ins w:id="620" w:author="Giorgio Romeo" w:date="2020-12-01T16:18:00Z"/>
          <w:rStyle w:val="Enfasidelicata"/>
          <w:rFonts w:ascii="Bell MT" w:hAnsi="Bell MT"/>
          <w:sz w:val="28"/>
          <w:szCs w:val="28"/>
        </w:rPr>
      </w:pPr>
    </w:p>
    <w:p w14:paraId="26EAA491" w14:textId="77777777" w:rsidR="004B7AB1" w:rsidRPr="004B7AB1" w:rsidRDefault="004B7AB1" w:rsidP="004B7AB1">
      <w:pPr>
        <w:spacing w:line="240" w:lineRule="auto"/>
        <w:rPr>
          <w:ins w:id="621" w:author="Giorgio Romeo" w:date="2020-12-01T16:18:00Z"/>
          <w:rStyle w:val="Enfasidelicata"/>
          <w:rFonts w:ascii="Bell MT" w:hAnsi="Bell MT"/>
          <w:sz w:val="28"/>
          <w:szCs w:val="28"/>
          <w:rPrChange w:id="622" w:author="Giorgio Romeo" w:date="2020-12-01T16:18:00Z">
            <w:rPr>
              <w:ins w:id="623" w:author="Giorgio Romeo" w:date="2020-12-01T16:18:00Z"/>
              <w:rStyle w:val="Enfasidelicata"/>
              <w:rFonts w:ascii="Bell MT" w:hAnsi="Bell MT"/>
              <w:sz w:val="28"/>
              <w:szCs w:val="28"/>
            </w:rPr>
          </w:rPrChange>
        </w:rPr>
        <w:pPrChange w:id="624" w:author="Giorgio Romeo" w:date="2020-12-01T16:18:00Z">
          <w:pPr>
            <w:pStyle w:val="Paragrafoelenco"/>
            <w:numPr>
              <w:numId w:val="39"/>
            </w:numPr>
            <w:spacing w:line="240" w:lineRule="auto"/>
            <w:ind w:left="1352" w:hanging="360"/>
          </w:pPr>
        </w:pPrChange>
      </w:pPr>
    </w:p>
    <w:p w14:paraId="1793A987" w14:textId="32914F09" w:rsidR="004B7AB1" w:rsidRPr="007C71D7" w:rsidRDefault="004B7AB1">
      <w:pPr>
        <w:pStyle w:val="Paragrafoelenco"/>
        <w:numPr>
          <w:ilvl w:val="0"/>
          <w:numId w:val="39"/>
        </w:numPr>
        <w:spacing w:line="240" w:lineRule="auto"/>
        <w:rPr>
          <w:rStyle w:val="Enfasidelicata"/>
          <w:rFonts w:ascii="Bell MT" w:hAnsi="Bell MT"/>
          <w:sz w:val="28"/>
          <w:szCs w:val="28"/>
        </w:rPr>
        <w:pPrChange w:id="625" w:author="Giorgio Romeo" w:date="2020-12-01T11:22:00Z">
          <w:pPr>
            <w:pStyle w:val="Paragrafoelenco"/>
            <w:numPr>
              <w:numId w:val="53"/>
            </w:numPr>
            <w:spacing w:line="240" w:lineRule="auto"/>
            <w:ind w:left="1352" w:hanging="360"/>
          </w:pPr>
        </w:pPrChange>
      </w:pPr>
      <w:ins w:id="626" w:author="Giorgio Romeo" w:date="2020-12-01T16:19:00Z">
        <w:r>
          <w:rPr>
            <w:rStyle w:val="Enfasidelicata"/>
            <w:rFonts w:ascii="Bell MT" w:hAnsi="Bell MT"/>
            <w:sz w:val="28"/>
            <w:szCs w:val="28"/>
          </w:rPr>
          <w:t>Monitor Entrances</w:t>
        </w:r>
      </w:ins>
    </w:p>
    <w:tbl>
      <w:tblPr>
        <w:tblStyle w:val="Grigliatabella"/>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00B920D4">
        <w:trPr>
          <w:trHeight w:val="215"/>
          <w:del w:id="627" w:author="Giorgio Romeo" w:date="2020-12-01T16:03:00Z"/>
        </w:trPr>
        <w:tc>
          <w:tcPr>
            <w:tcW w:w="1985" w:type="dxa"/>
          </w:tcPr>
          <w:p w14:paraId="408AF1D2" w14:textId="52563DBB" w:rsidR="00527327" w:rsidRPr="006B5465" w:rsidDel="00981513" w:rsidRDefault="00527327" w:rsidP="00527327">
            <w:pPr>
              <w:pStyle w:val="Paragrafoelenco"/>
              <w:ind w:left="0"/>
              <w:jc w:val="center"/>
              <w:rPr>
                <w:del w:id="628" w:author="Giorgio Romeo" w:date="2020-12-01T16:03:00Z"/>
                <w:rStyle w:val="Enfasidelicata"/>
                <w:rFonts w:ascii="Bell MT" w:hAnsi="Bell MT"/>
                <w:i w:val="0"/>
                <w:iCs w:val="0"/>
                <w:sz w:val="32"/>
                <w:szCs w:val="32"/>
              </w:rPr>
            </w:pPr>
            <w:del w:id="629" w:author="Giorgio Romeo" w:date="2020-12-01T16:03:00Z">
              <w:r w:rsidRPr="006B5465" w:rsidDel="00981513">
                <w:rPr>
                  <w:rStyle w:val="Enfasidelicata"/>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Paragrafoelenco"/>
              <w:ind w:left="0"/>
              <w:rPr>
                <w:del w:id="630" w:author="Giorgio Romeo" w:date="2020-12-01T16:03:00Z"/>
                <w:rStyle w:val="Enfasidelicata"/>
                <w:rFonts w:ascii="Bell MT" w:hAnsi="Bell MT"/>
                <w:i w:val="0"/>
                <w:iCs w:val="0"/>
                <w:sz w:val="28"/>
                <w:szCs w:val="28"/>
              </w:rPr>
            </w:pPr>
            <w:del w:id="631" w:author="Giorgio Romeo" w:date="2020-12-01T16:03:00Z">
              <w:r w:rsidDel="00981513">
                <w:rPr>
                  <w:rStyle w:val="Enfasidelicata"/>
                  <w:rFonts w:ascii="Bell MT" w:hAnsi="Bell MT"/>
                  <w:i w:val="0"/>
                  <w:iCs w:val="0"/>
                  <w:sz w:val="28"/>
                  <w:szCs w:val="28"/>
                </w:rPr>
                <w:delText xml:space="preserve">Virtual </w:delText>
              </w:r>
              <w:r w:rsidRPr="00923D58" w:rsidDel="00981513">
                <w:rPr>
                  <w:rStyle w:val="Enfasidelicata"/>
                  <w:rFonts w:ascii="Bell MT" w:hAnsi="Bell MT"/>
                  <w:i w:val="0"/>
                  <w:iCs w:val="0"/>
                  <w:sz w:val="28"/>
                  <w:szCs w:val="28"/>
                </w:rPr>
                <w:delText>User</w:delText>
              </w:r>
            </w:del>
          </w:p>
        </w:tc>
      </w:tr>
      <w:tr w:rsidR="00527327" w:rsidDel="00981513" w14:paraId="47BBFB8D" w14:textId="4474C942" w:rsidTr="00B920D4">
        <w:trPr>
          <w:trHeight w:val="361"/>
          <w:del w:id="632" w:author="Giorgio Romeo" w:date="2020-12-01T16:03:00Z"/>
        </w:trPr>
        <w:tc>
          <w:tcPr>
            <w:tcW w:w="1985" w:type="dxa"/>
          </w:tcPr>
          <w:p w14:paraId="7D7D37F1" w14:textId="44D7DBB6" w:rsidR="00527327" w:rsidRPr="006B5465" w:rsidDel="00981513" w:rsidRDefault="00527327" w:rsidP="00527327">
            <w:pPr>
              <w:pStyle w:val="Paragrafoelenco"/>
              <w:ind w:left="0"/>
              <w:jc w:val="center"/>
              <w:rPr>
                <w:del w:id="633" w:author="Giorgio Romeo" w:date="2020-12-01T16:03:00Z"/>
                <w:rStyle w:val="Enfasidelicata"/>
                <w:rFonts w:ascii="Bell MT" w:hAnsi="Bell MT"/>
                <w:i w:val="0"/>
                <w:iCs w:val="0"/>
                <w:sz w:val="32"/>
                <w:szCs w:val="32"/>
              </w:rPr>
            </w:pPr>
            <w:del w:id="634" w:author="Giorgio Romeo" w:date="2020-12-01T16:03:00Z">
              <w:r w:rsidRPr="006B5465" w:rsidDel="00981513">
                <w:rPr>
                  <w:rStyle w:val="Enfasidelicata"/>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Paragrafoelenco"/>
              <w:ind w:left="0"/>
              <w:rPr>
                <w:del w:id="635" w:author="Giorgio Romeo" w:date="2020-12-01T16:03:00Z"/>
                <w:rStyle w:val="Enfasidelicata"/>
                <w:rFonts w:ascii="Bell MT" w:hAnsi="Bell MT"/>
                <w:i w:val="0"/>
                <w:iCs w:val="0"/>
                <w:sz w:val="28"/>
                <w:szCs w:val="28"/>
              </w:rPr>
            </w:pPr>
            <w:del w:id="636" w:author="Giorgio Romeo" w:date="2020-12-01T16:03:00Z">
              <w:r w:rsidRPr="00235177" w:rsidDel="00981513">
                <w:rPr>
                  <w:rStyle w:val="Enfasidelicata"/>
                  <w:rFonts w:ascii="Bell MT" w:hAnsi="Bell MT"/>
                  <w:i w:val="0"/>
                  <w:iCs w:val="0"/>
                  <w:sz w:val="28"/>
                  <w:szCs w:val="28"/>
                </w:rPr>
                <w:delText>The</w:delText>
              </w:r>
              <w:r w:rsidDel="00981513">
                <w:rPr>
                  <w:rStyle w:val="Enfasidelicata"/>
                  <w:rFonts w:ascii="Bell MT" w:hAnsi="Bell MT"/>
                  <w:i w:val="0"/>
                  <w:iCs w:val="0"/>
                  <w:sz w:val="28"/>
                  <w:szCs w:val="28"/>
                </w:rPr>
                <w:delText xml:space="preserve"> virtual</w:delText>
              </w:r>
              <w:r w:rsidRPr="00235177" w:rsidDel="00981513">
                <w:rPr>
                  <w:rStyle w:val="Enfasidelicata"/>
                  <w:rFonts w:ascii="Bell MT" w:hAnsi="Bell MT"/>
                  <w:i w:val="0"/>
                  <w:iCs w:val="0"/>
                  <w:sz w:val="28"/>
                  <w:szCs w:val="28"/>
                </w:rPr>
                <w:delText xml:space="preserve"> user is already</w:delText>
              </w:r>
              <w:r w:rsidDel="00981513">
                <w:rPr>
                  <w:rStyle w:val="Enfasidelicata"/>
                  <w:rFonts w:ascii="Bell MT" w:hAnsi="Bell MT"/>
                  <w:i w:val="0"/>
                  <w:iCs w:val="0"/>
                  <w:sz w:val="28"/>
                  <w:szCs w:val="28"/>
                </w:rPr>
                <w:delText xml:space="preserve"> logged into</w:delText>
              </w:r>
              <w:r w:rsidRPr="00235177" w:rsidDel="00981513">
                <w:rPr>
                  <w:rStyle w:val="Enfasidelicata"/>
                  <w:rFonts w:ascii="Bell MT" w:hAnsi="Bell MT"/>
                  <w:i w:val="0"/>
                  <w:iCs w:val="0"/>
                  <w:sz w:val="28"/>
                  <w:szCs w:val="28"/>
                </w:rPr>
                <w:delText xml:space="preserve"> C</w:delText>
              </w:r>
              <w:r w:rsidDel="00981513">
                <w:rPr>
                  <w:rStyle w:val="Enfasidelicata"/>
                  <w:rFonts w:ascii="Bell MT" w:hAnsi="Bell MT"/>
                  <w:i w:val="0"/>
                  <w:iCs w:val="0"/>
                  <w:sz w:val="28"/>
                  <w:szCs w:val="28"/>
                </w:rPr>
                <w:delText>L</w:delText>
              </w:r>
              <w:r w:rsidRPr="00235177" w:rsidDel="00981513">
                <w:rPr>
                  <w:rStyle w:val="Enfasidelicata"/>
                  <w:rFonts w:ascii="Bell MT" w:hAnsi="Bell MT"/>
                  <w:i w:val="0"/>
                  <w:iCs w:val="0"/>
                  <w:sz w:val="28"/>
                  <w:szCs w:val="28"/>
                </w:rPr>
                <w:delText>up app</w:delText>
              </w:r>
              <w:r w:rsidDel="00981513">
                <w:rPr>
                  <w:rStyle w:val="Enfasidelicata"/>
                  <w:rFonts w:ascii="Bell MT" w:hAnsi="Bell MT"/>
                  <w:i w:val="0"/>
                  <w:iCs w:val="0"/>
                  <w:sz w:val="28"/>
                  <w:szCs w:val="28"/>
                </w:rPr>
                <w:delText xml:space="preserve"> or she wants to access as a guest</w:delText>
              </w:r>
            </w:del>
          </w:p>
        </w:tc>
      </w:tr>
      <w:tr w:rsidR="00527327" w:rsidDel="00981513" w14:paraId="0D247F35" w14:textId="0734EFFA" w:rsidTr="00B920D4">
        <w:trPr>
          <w:trHeight w:val="2152"/>
          <w:del w:id="637" w:author="Giorgio Romeo" w:date="2020-12-01T16:03:00Z"/>
        </w:trPr>
        <w:tc>
          <w:tcPr>
            <w:tcW w:w="1985" w:type="dxa"/>
          </w:tcPr>
          <w:p w14:paraId="11AE2618" w14:textId="40BEE72B" w:rsidR="00527327" w:rsidRPr="006B5465" w:rsidDel="00981513" w:rsidRDefault="00527327" w:rsidP="00527327">
            <w:pPr>
              <w:pStyle w:val="Paragrafoelenco"/>
              <w:ind w:left="0"/>
              <w:jc w:val="center"/>
              <w:rPr>
                <w:del w:id="638" w:author="Giorgio Romeo" w:date="2020-12-01T16:03:00Z"/>
                <w:rStyle w:val="Enfasidelicata"/>
                <w:rFonts w:ascii="Bell MT" w:hAnsi="Bell MT"/>
                <w:i w:val="0"/>
                <w:iCs w:val="0"/>
                <w:sz w:val="32"/>
                <w:szCs w:val="32"/>
              </w:rPr>
            </w:pPr>
            <w:del w:id="639" w:author="Giorgio Romeo" w:date="2020-12-01T16:03:00Z">
              <w:r w:rsidRPr="006B5465" w:rsidDel="00981513">
                <w:rPr>
                  <w:rStyle w:val="Enfasidelicata"/>
                  <w:rFonts w:ascii="Bell MT" w:hAnsi="Bell MT"/>
                  <w:i w:val="0"/>
                  <w:iCs w:val="0"/>
                  <w:sz w:val="32"/>
                  <w:szCs w:val="32"/>
                </w:rPr>
                <w:delText>Events flow</w:delText>
              </w:r>
            </w:del>
          </w:p>
        </w:tc>
        <w:tc>
          <w:tcPr>
            <w:tcW w:w="6849" w:type="dxa"/>
          </w:tcPr>
          <w:p w14:paraId="60F82056" w14:textId="61A80250" w:rsidR="00527327" w:rsidDel="00664977" w:rsidRDefault="00527327" w:rsidP="00981513">
            <w:pPr>
              <w:pStyle w:val="Paragrafoelenco"/>
              <w:numPr>
                <w:ilvl w:val="0"/>
                <w:numId w:val="56"/>
              </w:numPr>
              <w:rPr>
                <w:del w:id="640" w:author="Giorgio Romeo" w:date="2020-12-01T12:12:00Z"/>
                <w:rStyle w:val="Enfasidelicata"/>
                <w:rFonts w:ascii="Bell MT" w:hAnsi="Bell MT"/>
                <w:i w:val="0"/>
                <w:iCs w:val="0"/>
                <w:sz w:val="28"/>
                <w:szCs w:val="28"/>
              </w:rPr>
              <w:pPrChange w:id="641" w:author="Giorgio Romeo" w:date="2020-12-01T16:01:00Z">
                <w:pPr>
                  <w:pStyle w:val="Paragrafoelenco"/>
                  <w:framePr w:hSpace="141" w:wrap="around" w:vAnchor="text" w:hAnchor="margin" w:xAlign="right" w:y="396"/>
                  <w:numPr>
                    <w:numId w:val="46"/>
                  </w:numPr>
                  <w:ind w:left="360" w:hanging="360"/>
                </w:pPr>
              </w:pPrChange>
            </w:pPr>
            <w:del w:id="642" w:author="Giorgio Romeo" w:date="2020-12-01T12:12:00Z">
              <w:r w:rsidRPr="00AC798A" w:rsidDel="00664977">
                <w:rPr>
                  <w:rStyle w:val="Enfasidelicata"/>
                  <w:rFonts w:ascii="Bell MT" w:hAnsi="Bell MT"/>
                  <w:i w:val="0"/>
                  <w:iCs w:val="0"/>
                  <w:sz w:val="28"/>
                  <w:szCs w:val="28"/>
                </w:rPr>
                <w:delText xml:space="preserve">The user selects </w:delText>
              </w:r>
              <w:r w:rsidDel="00664977">
                <w:rPr>
                  <w:rStyle w:val="Enfasidelicata"/>
                  <w:rFonts w:ascii="Bell MT" w:hAnsi="Bell MT"/>
                  <w:i w:val="0"/>
                  <w:iCs w:val="0"/>
                  <w:sz w:val="28"/>
                  <w:szCs w:val="28"/>
                </w:rPr>
                <w:delText>a time.</w:delText>
              </w:r>
            </w:del>
          </w:p>
          <w:p w14:paraId="29FD773C" w14:textId="2D5D7FD1" w:rsidR="00527327" w:rsidDel="00981513" w:rsidRDefault="00527327" w:rsidP="00981513">
            <w:pPr>
              <w:pStyle w:val="Paragrafoelenco"/>
              <w:numPr>
                <w:ilvl w:val="0"/>
                <w:numId w:val="56"/>
              </w:numPr>
              <w:rPr>
                <w:del w:id="643" w:author="Giorgio Romeo" w:date="2020-12-01T16:03:00Z"/>
                <w:rStyle w:val="Enfasidelicata"/>
                <w:rFonts w:ascii="Bell MT" w:hAnsi="Bell MT"/>
                <w:i w:val="0"/>
                <w:iCs w:val="0"/>
                <w:sz w:val="28"/>
                <w:szCs w:val="28"/>
              </w:rPr>
              <w:pPrChange w:id="644" w:author="Giorgio Romeo" w:date="2020-12-01T16:01:00Z">
                <w:pPr>
                  <w:pStyle w:val="Paragrafoelenco"/>
                  <w:framePr w:hSpace="141" w:wrap="around" w:vAnchor="text" w:hAnchor="margin" w:xAlign="right" w:y="396"/>
                  <w:numPr>
                    <w:numId w:val="46"/>
                  </w:numPr>
                  <w:ind w:left="360" w:hanging="360"/>
                </w:pPr>
              </w:pPrChange>
            </w:pPr>
            <w:del w:id="645" w:author="Giorgio Romeo" w:date="2020-12-01T16:03:00Z">
              <w:r w:rsidDel="00981513">
                <w:rPr>
                  <w:rStyle w:val="Enfasidelicata"/>
                  <w:rFonts w:ascii="Bell MT" w:hAnsi="Bell MT"/>
                  <w:i w:val="0"/>
                  <w:iCs w:val="0"/>
                  <w:sz w:val="28"/>
                  <w:szCs w:val="28"/>
                </w:rPr>
                <w:delText xml:space="preserve">The system </w:delText>
              </w:r>
            </w:del>
            <w:del w:id="646" w:author="Giorgio Romeo" w:date="2020-12-01T12:13:00Z">
              <w:r w:rsidDel="00664977">
                <w:rPr>
                  <w:rStyle w:val="Enfasidelicata"/>
                  <w:rFonts w:ascii="Bell MT" w:hAnsi="Bell MT"/>
                  <w:i w:val="0"/>
                  <w:iCs w:val="0"/>
                  <w:sz w:val="28"/>
                  <w:szCs w:val="28"/>
                </w:rPr>
                <w:delText xml:space="preserve">both provides the available stores (selectable through the map) for the current day and </w:delText>
              </w:r>
            </w:del>
            <w:del w:id="647" w:author="Giorgio Romeo" w:date="2020-12-01T16:03:00Z">
              <w:r w:rsidDel="00981513">
                <w:rPr>
                  <w:rStyle w:val="Enfasidelicata"/>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rsidP="00981513">
            <w:pPr>
              <w:pStyle w:val="Paragrafoelenco"/>
              <w:numPr>
                <w:ilvl w:val="0"/>
                <w:numId w:val="56"/>
              </w:numPr>
              <w:rPr>
                <w:del w:id="648" w:author="Giorgio Romeo" w:date="2020-12-01T16:03:00Z"/>
                <w:rStyle w:val="Enfasidelicata"/>
                <w:rFonts w:ascii="Bell MT" w:hAnsi="Bell MT"/>
                <w:i w:val="0"/>
                <w:iCs w:val="0"/>
                <w:sz w:val="28"/>
                <w:szCs w:val="28"/>
              </w:rPr>
              <w:pPrChange w:id="649" w:author="Giorgio Romeo" w:date="2020-12-01T16:01:00Z">
                <w:pPr>
                  <w:pStyle w:val="Paragrafoelenco"/>
                  <w:framePr w:hSpace="141" w:wrap="around" w:vAnchor="text" w:hAnchor="margin" w:xAlign="right" w:y="396"/>
                  <w:numPr>
                    <w:numId w:val="46"/>
                  </w:numPr>
                  <w:ind w:left="360" w:hanging="360"/>
                </w:pPr>
              </w:pPrChange>
            </w:pPr>
            <w:del w:id="650" w:author="Giorgio Romeo" w:date="2020-12-01T12:14:00Z">
              <w:r w:rsidDel="007D7DB4">
                <w:rPr>
                  <w:rStyle w:val="Enfasidelicata"/>
                  <w:rFonts w:ascii="Bell MT" w:hAnsi="Bell MT"/>
                  <w:i w:val="0"/>
                  <w:iCs w:val="0"/>
                  <w:sz w:val="28"/>
                  <w:szCs w:val="28"/>
                </w:rPr>
                <w:delText>If the</w:delText>
              </w:r>
            </w:del>
            <w:del w:id="651" w:author="Giorgio Romeo" w:date="2020-12-01T16:03:00Z">
              <w:r w:rsidDel="00981513">
                <w:rPr>
                  <w:rStyle w:val="Enfasidelicata"/>
                  <w:rFonts w:ascii="Bell MT" w:hAnsi="Bell MT"/>
                  <w:i w:val="0"/>
                  <w:iCs w:val="0"/>
                  <w:sz w:val="28"/>
                  <w:szCs w:val="28"/>
                </w:rPr>
                <w:delText xml:space="preserve"> user clicks on the notification</w:delText>
              </w:r>
            </w:del>
            <w:del w:id="652" w:author="Giorgio Romeo" w:date="2020-12-01T12:14:00Z">
              <w:r w:rsidDel="007D7DB4">
                <w:rPr>
                  <w:rStyle w:val="Enfasidelicata"/>
                  <w:rFonts w:ascii="Bell MT" w:hAnsi="Bell MT"/>
                  <w:i w:val="0"/>
                  <w:iCs w:val="0"/>
                  <w:sz w:val="28"/>
                  <w:szCs w:val="28"/>
                </w:rPr>
                <w:delText>, the</w:delText>
              </w:r>
            </w:del>
            <w:del w:id="653" w:author="Giorgio Romeo" w:date="2020-12-01T16:03:00Z">
              <w:r w:rsidDel="00981513">
                <w:rPr>
                  <w:rStyle w:val="Enfasidelicata"/>
                  <w:rFonts w:ascii="Bell MT" w:hAnsi="Bell MT"/>
                  <w:i w:val="0"/>
                  <w:iCs w:val="0"/>
                  <w:sz w:val="28"/>
                  <w:szCs w:val="28"/>
                </w:rPr>
                <w:delText xml:space="preserve"> system provides to the user a list with further available stores.</w:delText>
              </w:r>
            </w:del>
            <w:del w:id="654" w:author="Giorgio Romeo" w:date="2020-12-01T12:14:00Z">
              <w:r w:rsidDel="007D7DB4">
                <w:rPr>
                  <w:rStyle w:val="Enfasidelicata"/>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00B920D4">
        <w:trPr>
          <w:trHeight w:val="361"/>
          <w:del w:id="655" w:author="Giorgio Romeo" w:date="2020-12-01T16:03:00Z"/>
        </w:trPr>
        <w:tc>
          <w:tcPr>
            <w:tcW w:w="1985" w:type="dxa"/>
          </w:tcPr>
          <w:p w14:paraId="4C30CBED" w14:textId="7AF230E7" w:rsidR="00527327" w:rsidRPr="006B5465" w:rsidDel="00981513" w:rsidRDefault="00527327" w:rsidP="00527327">
            <w:pPr>
              <w:pStyle w:val="Paragrafoelenco"/>
              <w:ind w:left="0"/>
              <w:jc w:val="center"/>
              <w:rPr>
                <w:del w:id="656" w:author="Giorgio Romeo" w:date="2020-12-01T16:03:00Z"/>
                <w:rStyle w:val="Enfasidelicata"/>
                <w:rFonts w:ascii="Bell MT" w:hAnsi="Bell MT"/>
                <w:i w:val="0"/>
                <w:iCs w:val="0"/>
                <w:sz w:val="32"/>
                <w:szCs w:val="32"/>
              </w:rPr>
            </w:pPr>
            <w:del w:id="657" w:author="Giorgio Romeo" w:date="2020-12-01T16:03:00Z">
              <w:r w:rsidRPr="006B5465" w:rsidDel="00981513">
                <w:rPr>
                  <w:rStyle w:val="Enfasidelicata"/>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Paragrafoelenco"/>
              <w:ind w:left="0"/>
              <w:rPr>
                <w:del w:id="658" w:author="Giorgio Romeo" w:date="2020-12-01T16:03:00Z"/>
                <w:rStyle w:val="Enfasidelicata"/>
                <w:rFonts w:ascii="Bell MT" w:hAnsi="Bell MT"/>
                <w:i w:val="0"/>
                <w:iCs w:val="0"/>
                <w:sz w:val="28"/>
                <w:szCs w:val="28"/>
              </w:rPr>
            </w:pPr>
            <w:del w:id="659" w:author="Giorgio Romeo" w:date="2020-12-01T16:03:00Z">
              <w:r w:rsidDel="00981513">
                <w:rPr>
                  <w:rStyle w:val="Enfasidelicata"/>
                  <w:rFonts w:ascii="Bell MT" w:hAnsi="Bell MT"/>
                  <w:i w:val="0"/>
                  <w:iCs w:val="0"/>
                  <w:sz w:val="28"/>
                  <w:szCs w:val="28"/>
                </w:rPr>
                <w:delText>The user successfully receives the list of further available stores.</w:delText>
              </w:r>
            </w:del>
          </w:p>
        </w:tc>
      </w:tr>
      <w:tr w:rsidR="00527327" w:rsidDel="00981513" w14:paraId="4BAAD3E3" w14:textId="7935F0BA" w:rsidTr="00B920D4">
        <w:trPr>
          <w:trHeight w:val="361"/>
          <w:del w:id="660" w:author="Giorgio Romeo" w:date="2020-12-01T16:03:00Z"/>
        </w:trPr>
        <w:tc>
          <w:tcPr>
            <w:tcW w:w="1985" w:type="dxa"/>
          </w:tcPr>
          <w:p w14:paraId="0AFDC59C" w14:textId="78DCFB14" w:rsidR="00527327" w:rsidRPr="006B5465" w:rsidDel="00981513" w:rsidRDefault="00527327" w:rsidP="00527327">
            <w:pPr>
              <w:pStyle w:val="Paragrafoelenco"/>
              <w:ind w:left="0"/>
              <w:jc w:val="center"/>
              <w:rPr>
                <w:del w:id="661" w:author="Giorgio Romeo" w:date="2020-12-01T16:03:00Z"/>
                <w:rStyle w:val="Enfasidelicata"/>
                <w:rFonts w:ascii="Bell MT" w:hAnsi="Bell MT"/>
                <w:i w:val="0"/>
                <w:iCs w:val="0"/>
                <w:sz w:val="32"/>
                <w:szCs w:val="32"/>
              </w:rPr>
            </w:pPr>
            <w:del w:id="662" w:author="Giorgio Romeo" w:date="2020-12-01T16:03:00Z">
              <w:r w:rsidRPr="006B5465" w:rsidDel="00981513">
                <w:rPr>
                  <w:rStyle w:val="Enfasidelicata"/>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663" w:author="Giorgio Romeo" w:date="2020-12-01T16:03:00Z"/>
                <w:rStyle w:val="Enfasidelicata"/>
                <w:rFonts w:ascii="Bell MT" w:hAnsi="Bell MT"/>
                <w:i w:val="0"/>
                <w:iCs w:val="0"/>
                <w:sz w:val="28"/>
                <w:szCs w:val="28"/>
              </w:rPr>
            </w:pPr>
          </w:p>
        </w:tc>
      </w:tr>
    </w:tbl>
    <w:tbl>
      <w:tblPr>
        <w:tblStyle w:val="Grigliatabella"/>
        <w:tblpPr w:leftFromText="141" w:rightFromText="141" w:vertAnchor="text" w:horzAnchor="margin" w:tblpXSpec="right" w:tblpY="198"/>
        <w:tblW w:w="0" w:type="auto"/>
        <w:tblLook w:val="04A0" w:firstRow="1" w:lastRow="0" w:firstColumn="1" w:lastColumn="0" w:noHBand="0" w:noVBand="1"/>
      </w:tblPr>
      <w:tblGrid>
        <w:gridCol w:w="1985"/>
        <w:gridCol w:w="6849"/>
        <w:tblGridChange w:id="664">
          <w:tblGrid>
            <w:gridCol w:w="1985"/>
            <w:gridCol w:w="6849"/>
          </w:tblGrid>
        </w:tblGridChange>
      </w:tblGrid>
      <w:tr w:rsidR="004B7AB1" w14:paraId="09FF2E74" w14:textId="77777777" w:rsidTr="004B7AB1">
        <w:trPr>
          <w:trHeight w:val="215"/>
          <w:ins w:id="665" w:author="Giorgio Romeo" w:date="2020-12-01T16:25:00Z"/>
        </w:trPr>
        <w:tc>
          <w:tcPr>
            <w:tcW w:w="1985" w:type="dxa"/>
          </w:tcPr>
          <w:p w14:paraId="7BA45A8B" w14:textId="77777777" w:rsidR="004B7AB1" w:rsidRPr="006B5465" w:rsidRDefault="004B7AB1" w:rsidP="004B7AB1">
            <w:pPr>
              <w:pStyle w:val="Paragrafoelenco"/>
              <w:ind w:left="0"/>
              <w:jc w:val="center"/>
              <w:rPr>
                <w:ins w:id="666" w:author="Giorgio Romeo" w:date="2020-12-01T16:25:00Z"/>
                <w:rStyle w:val="Enfasidelicata"/>
                <w:rFonts w:ascii="Bell MT" w:hAnsi="Bell MT"/>
                <w:i w:val="0"/>
                <w:iCs w:val="0"/>
                <w:sz w:val="32"/>
                <w:szCs w:val="32"/>
              </w:rPr>
            </w:pPr>
            <w:ins w:id="667" w:author="Giorgio Romeo" w:date="2020-12-01T16:25:00Z">
              <w:r w:rsidRPr="006B5465">
                <w:rPr>
                  <w:rStyle w:val="Enfasidelicata"/>
                  <w:rFonts w:ascii="Bell MT" w:hAnsi="Bell MT"/>
                  <w:i w:val="0"/>
                  <w:iCs w:val="0"/>
                  <w:sz w:val="32"/>
                  <w:szCs w:val="32"/>
                </w:rPr>
                <w:t>Actors</w:t>
              </w:r>
            </w:ins>
          </w:p>
        </w:tc>
        <w:tc>
          <w:tcPr>
            <w:tcW w:w="6849" w:type="dxa"/>
          </w:tcPr>
          <w:p w14:paraId="6B3276A9" w14:textId="77777777" w:rsidR="004B7AB1" w:rsidRPr="00923D58" w:rsidRDefault="004B7AB1" w:rsidP="004B7AB1">
            <w:pPr>
              <w:pStyle w:val="Paragrafoelenco"/>
              <w:ind w:left="0"/>
              <w:rPr>
                <w:ins w:id="668" w:author="Giorgio Romeo" w:date="2020-12-01T16:25:00Z"/>
                <w:rStyle w:val="Enfasidelicata"/>
                <w:rFonts w:ascii="Bell MT" w:hAnsi="Bell MT"/>
                <w:i w:val="0"/>
                <w:iCs w:val="0"/>
                <w:sz w:val="28"/>
                <w:szCs w:val="28"/>
              </w:rPr>
            </w:pPr>
            <w:ins w:id="669" w:author="Giorgio Romeo" w:date="2020-12-01T16:25:00Z">
              <w:r>
                <w:rPr>
                  <w:rStyle w:val="Enfasidelicata"/>
                  <w:rFonts w:ascii="Bell MT" w:hAnsi="Bell MT"/>
                  <w:i w:val="0"/>
                  <w:iCs w:val="0"/>
                  <w:sz w:val="28"/>
                  <w:szCs w:val="28"/>
                </w:rPr>
                <w:t>Store Manager</w:t>
              </w:r>
            </w:ins>
          </w:p>
        </w:tc>
      </w:tr>
      <w:tr w:rsidR="004B7AB1" w14:paraId="57C4FCF6" w14:textId="77777777" w:rsidTr="004B7AB1">
        <w:trPr>
          <w:trHeight w:val="361"/>
          <w:ins w:id="670" w:author="Giorgio Romeo" w:date="2020-12-01T16:25:00Z"/>
        </w:trPr>
        <w:tc>
          <w:tcPr>
            <w:tcW w:w="1985" w:type="dxa"/>
          </w:tcPr>
          <w:p w14:paraId="1DA5D1C3" w14:textId="77777777" w:rsidR="004B7AB1" w:rsidRPr="006B5465" w:rsidRDefault="004B7AB1" w:rsidP="004B7AB1">
            <w:pPr>
              <w:pStyle w:val="Paragrafoelenco"/>
              <w:ind w:left="0"/>
              <w:jc w:val="center"/>
              <w:rPr>
                <w:ins w:id="671" w:author="Giorgio Romeo" w:date="2020-12-01T16:25:00Z"/>
                <w:rStyle w:val="Enfasidelicata"/>
                <w:rFonts w:ascii="Bell MT" w:hAnsi="Bell MT"/>
                <w:i w:val="0"/>
                <w:iCs w:val="0"/>
                <w:sz w:val="32"/>
                <w:szCs w:val="32"/>
              </w:rPr>
            </w:pPr>
            <w:ins w:id="672" w:author="Giorgio Romeo" w:date="2020-12-01T16:25:00Z">
              <w:r w:rsidRPr="006B5465">
                <w:rPr>
                  <w:rStyle w:val="Enfasidelicata"/>
                  <w:rFonts w:ascii="Bell MT" w:hAnsi="Bell MT"/>
                  <w:i w:val="0"/>
                  <w:iCs w:val="0"/>
                  <w:sz w:val="32"/>
                  <w:szCs w:val="32"/>
                </w:rPr>
                <w:t>Entry condition</w:t>
              </w:r>
            </w:ins>
          </w:p>
        </w:tc>
        <w:tc>
          <w:tcPr>
            <w:tcW w:w="6849" w:type="dxa"/>
          </w:tcPr>
          <w:p w14:paraId="7D6CF376" w14:textId="77777777" w:rsidR="004B7AB1" w:rsidRPr="00923D58" w:rsidRDefault="004B7AB1" w:rsidP="004B7AB1">
            <w:pPr>
              <w:pStyle w:val="Paragrafoelenco"/>
              <w:ind w:left="0"/>
              <w:rPr>
                <w:ins w:id="673" w:author="Giorgio Romeo" w:date="2020-12-01T16:25:00Z"/>
                <w:rStyle w:val="Enfasidelicata"/>
                <w:rFonts w:ascii="Bell MT" w:hAnsi="Bell MT"/>
                <w:i w:val="0"/>
                <w:iCs w:val="0"/>
                <w:sz w:val="28"/>
                <w:szCs w:val="28"/>
              </w:rPr>
            </w:pPr>
            <w:ins w:id="674" w:author="Giorgio Romeo" w:date="2020-12-01T16:25:00Z">
              <w:r>
                <w:rPr>
                  <w:rStyle w:val="Enfasidelicata"/>
                  <w:rFonts w:ascii="Bell MT" w:hAnsi="Bell MT"/>
                  <w:i w:val="0"/>
                  <w:iCs w:val="0"/>
                  <w:sz w:val="28"/>
                  <w:szCs w:val="28"/>
                </w:rPr>
                <w:t>The store manager access CLup app through an authorized device.</w:t>
              </w:r>
            </w:ins>
          </w:p>
        </w:tc>
      </w:tr>
      <w:tr w:rsidR="004B7AB1" w14:paraId="677C278B" w14:textId="77777777" w:rsidTr="004B7AB1">
        <w:trPr>
          <w:trHeight w:val="2152"/>
          <w:ins w:id="675" w:author="Giorgio Romeo" w:date="2020-12-01T16:25:00Z"/>
        </w:trPr>
        <w:tc>
          <w:tcPr>
            <w:tcW w:w="1985" w:type="dxa"/>
          </w:tcPr>
          <w:p w14:paraId="3B295663" w14:textId="77777777" w:rsidR="004B7AB1" w:rsidRPr="006B5465" w:rsidRDefault="004B7AB1" w:rsidP="004B7AB1">
            <w:pPr>
              <w:pStyle w:val="Paragrafoelenco"/>
              <w:ind w:left="0"/>
              <w:jc w:val="center"/>
              <w:rPr>
                <w:ins w:id="676" w:author="Giorgio Romeo" w:date="2020-12-01T16:25:00Z"/>
                <w:rStyle w:val="Enfasidelicata"/>
                <w:rFonts w:ascii="Bell MT" w:hAnsi="Bell MT"/>
                <w:i w:val="0"/>
                <w:iCs w:val="0"/>
                <w:sz w:val="32"/>
                <w:szCs w:val="32"/>
              </w:rPr>
            </w:pPr>
            <w:ins w:id="677" w:author="Giorgio Romeo" w:date="2020-12-01T16:25:00Z">
              <w:r w:rsidRPr="006B5465">
                <w:rPr>
                  <w:rStyle w:val="Enfasidelicata"/>
                  <w:rFonts w:ascii="Bell MT" w:hAnsi="Bell MT"/>
                  <w:i w:val="0"/>
                  <w:iCs w:val="0"/>
                  <w:sz w:val="32"/>
                  <w:szCs w:val="32"/>
                </w:rPr>
                <w:t>Events flow</w:t>
              </w:r>
            </w:ins>
          </w:p>
        </w:tc>
        <w:tc>
          <w:tcPr>
            <w:tcW w:w="6849" w:type="dxa"/>
          </w:tcPr>
          <w:p w14:paraId="3BE3F8D2" w14:textId="77777777" w:rsidR="004B7AB1" w:rsidRDefault="004B7AB1" w:rsidP="004B7AB1">
            <w:pPr>
              <w:pStyle w:val="Paragrafoelenco"/>
              <w:numPr>
                <w:ilvl w:val="0"/>
                <w:numId w:val="59"/>
              </w:numPr>
              <w:ind w:left="357" w:hanging="357"/>
              <w:rPr>
                <w:ins w:id="678" w:author="Giorgio Romeo" w:date="2020-12-01T16:25:00Z"/>
                <w:rStyle w:val="Enfasidelicata"/>
                <w:rFonts w:ascii="Bell MT" w:hAnsi="Bell MT"/>
                <w:i w:val="0"/>
                <w:iCs w:val="0"/>
                <w:sz w:val="28"/>
                <w:szCs w:val="28"/>
              </w:rPr>
            </w:pPr>
            <w:ins w:id="679" w:author="Giorgio Romeo" w:date="2020-12-01T16:25:00Z">
              <w:r>
                <w:rPr>
                  <w:rStyle w:val="Enfasidelicata"/>
                  <w:rFonts w:ascii="Bell MT" w:hAnsi="Bell MT"/>
                  <w:i w:val="0"/>
                  <w:iCs w:val="0"/>
                  <w:sz w:val="28"/>
                  <w:szCs w:val="28"/>
                </w:rPr>
                <w:t>The store manager selects a store between those he manages.</w:t>
              </w:r>
            </w:ins>
          </w:p>
          <w:p w14:paraId="33CD567F" w14:textId="77777777" w:rsidR="004B7AB1" w:rsidRPr="002F480D" w:rsidRDefault="004B7AB1" w:rsidP="004B7AB1">
            <w:pPr>
              <w:pStyle w:val="Paragrafoelenco"/>
              <w:numPr>
                <w:ilvl w:val="0"/>
                <w:numId w:val="59"/>
              </w:numPr>
              <w:ind w:left="357" w:hanging="357"/>
              <w:rPr>
                <w:ins w:id="680" w:author="Giorgio Romeo" w:date="2020-12-01T16:25:00Z"/>
                <w:rStyle w:val="Enfasidelicata"/>
                <w:rFonts w:ascii="Bell MT" w:hAnsi="Bell MT"/>
                <w:i w:val="0"/>
                <w:iCs w:val="0"/>
                <w:sz w:val="28"/>
                <w:szCs w:val="28"/>
              </w:rPr>
            </w:pPr>
            <w:commentRangeStart w:id="681"/>
            <w:ins w:id="682" w:author="Giorgio Romeo" w:date="2020-12-01T16:25:00Z">
              <w:r>
                <w:rPr>
                  <w:rStyle w:val="Enfasidelicata"/>
                  <w:rFonts w:ascii="Bell MT" w:hAnsi="Bell MT"/>
                  <w:i w:val="0"/>
                  <w:iCs w:val="0"/>
                  <w:sz w:val="28"/>
                  <w:szCs w:val="28"/>
                </w:rPr>
                <w:t>The system redirects the store manager to a page where he can monitor the entrances in the selected store</w:t>
              </w:r>
              <w:commentRangeEnd w:id="681"/>
              <w:r>
                <w:rPr>
                  <w:rStyle w:val="Rimandocommento"/>
                </w:rPr>
                <w:commentReference w:id="681"/>
              </w:r>
            </w:ins>
          </w:p>
        </w:tc>
      </w:tr>
      <w:tr w:rsidR="004B7AB1" w14:paraId="34BECFF7" w14:textId="77777777" w:rsidTr="004B7AB1">
        <w:trPr>
          <w:trHeight w:val="361"/>
          <w:ins w:id="683" w:author="Giorgio Romeo" w:date="2020-12-01T16:25:00Z"/>
        </w:trPr>
        <w:tc>
          <w:tcPr>
            <w:tcW w:w="1985" w:type="dxa"/>
          </w:tcPr>
          <w:p w14:paraId="2105DE6F" w14:textId="77777777" w:rsidR="004B7AB1" w:rsidRPr="006B5465" w:rsidRDefault="004B7AB1" w:rsidP="004B7AB1">
            <w:pPr>
              <w:pStyle w:val="Paragrafoelenco"/>
              <w:ind w:left="0"/>
              <w:jc w:val="center"/>
              <w:rPr>
                <w:ins w:id="684" w:author="Giorgio Romeo" w:date="2020-12-01T16:25:00Z"/>
                <w:rStyle w:val="Enfasidelicata"/>
                <w:rFonts w:ascii="Bell MT" w:hAnsi="Bell MT"/>
                <w:i w:val="0"/>
                <w:iCs w:val="0"/>
                <w:sz w:val="32"/>
                <w:szCs w:val="32"/>
              </w:rPr>
            </w:pPr>
            <w:ins w:id="685" w:author="Giorgio Romeo" w:date="2020-12-01T16:25:00Z">
              <w:r w:rsidRPr="006B5465">
                <w:rPr>
                  <w:rStyle w:val="Enfasidelicata"/>
                  <w:rFonts w:ascii="Bell MT" w:hAnsi="Bell MT"/>
                  <w:i w:val="0"/>
                  <w:iCs w:val="0"/>
                  <w:sz w:val="32"/>
                  <w:szCs w:val="32"/>
                </w:rPr>
                <w:t>Exit condition</w:t>
              </w:r>
            </w:ins>
          </w:p>
        </w:tc>
        <w:tc>
          <w:tcPr>
            <w:tcW w:w="6849" w:type="dxa"/>
          </w:tcPr>
          <w:p w14:paraId="7933011E" w14:textId="77777777" w:rsidR="004B7AB1" w:rsidRPr="006B5465" w:rsidRDefault="004B7AB1" w:rsidP="004B7AB1">
            <w:pPr>
              <w:pStyle w:val="Paragrafoelenco"/>
              <w:ind w:left="0"/>
              <w:rPr>
                <w:ins w:id="686" w:author="Giorgio Romeo" w:date="2020-12-01T16:25:00Z"/>
                <w:rStyle w:val="Enfasidelicata"/>
                <w:rFonts w:ascii="Bell MT" w:hAnsi="Bell MT"/>
                <w:i w:val="0"/>
                <w:iCs w:val="0"/>
                <w:sz w:val="28"/>
                <w:szCs w:val="28"/>
              </w:rPr>
            </w:pPr>
            <w:ins w:id="687" w:author="Giorgio Romeo" w:date="2020-12-01T16:25:00Z">
              <w:r>
                <w:rPr>
                  <w:rStyle w:val="Enfasidelicata"/>
                  <w:rFonts w:ascii="Bell MT" w:hAnsi="Bell MT"/>
                  <w:i w:val="0"/>
                  <w:iCs w:val="0"/>
                  <w:sz w:val="28"/>
                  <w:szCs w:val="28"/>
                </w:rPr>
                <w:t>The store manager can monitor the entrances in the selected store</w:t>
              </w:r>
            </w:ins>
          </w:p>
        </w:tc>
      </w:tr>
      <w:tr w:rsidR="004B7AB1" w14:paraId="73458126" w14:textId="77777777" w:rsidTr="004B7AB1">
        <w:trPr>
          <w:trHeight w:val="361"/>
          <w:ins w:id="688" w:author="Giorgio Romeo" w:date="2020-12-01T16:25:00Z"/>
        </w:trPr>
        <w:tc>
          <w:tcPr>
            <w:tcW w:w="1985" w:type="dxa"/>
          </w:tcPr>
          <w:p w14:paraId="173CF825" w14:textId="77777777" w:rsidR="004B7AB1" w:rsidRPr="006B5465" w:rsidRDefault="004B7AB1" w:rsidP="004B7AB1">
            <w:pPr>
              <w:pStyle w:val="Paragrafoelenco"/>
              <w:ind w:left="0"/>
              <w:jc w:val="center"/>
              <w:rPr>
                <w:ins w:id="689" w:author="Giorgio Romeo" w:date="2020-12-01T16:25:00Z"/>
                <w:rStyle w:val="Enfasidelicata"/>
                <w:rFonts w:ascii="Bell MT" w:hAnsi="Bell MT"/>
                <w:i w:val="0"/>
                <w:iCs w:val="0"/>
                <w:sz w:val="32"/>
                <w:szCs w:val="32"/>
              </w:rPr>
            </w:pPr>
            <w:ins w:id="690" w:author="Giorgio Romeo" w:date="2020-12-01T16:25:00Z">
              <w:r w:rsidRPr="006B5465">
                <w:rPr>
                  <w:rStyle w:val="Enfasidelicata"/>
                  <w:rFonts w:ascii="Bell MT" w:hAnsi="Bell MT"/>
                  <w:i w:val="0"/>
                  <w:iCs w:val="0"/>
                  <w:sz w:val="32"/>
                  <w:szCs w:val="32"/>
                </w:rPr>
                <w:t>Exceptions</w:t>
              </w:r>
            </w:ins>
          </w:p>
        </w:tc>
        <w:tc>
          <w:tcPr>
            <w:tcW w:w="6849" w:type="dxa"/>
          </w:tcPr>
          <w:p w14:paraId="19086CE0" w14:textId="77777777" w:rsidR="004B7AB1" w:rsidRPr="006C6F3F" w:rsidRDefault="004B7AB1" w:rsidP="004B7AB1">
            <w:pPr>
              <w:pStyle w:val="Paragrafoelenco"/>
              <w:ind w:left="357"/>
              <w:rPr>
                <w:ins w:id="691" w:author="Giorgio Romeo" w:date="2020-12-01T16:25:00Z"/>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09246CE5" w:rsidR="00290739" w:rsidDel="004B7AB1" w:rsidRDefault="00290739" w:rsidP="00290739">
      <w:pPr>
        <w:spacing w:line="240" w:lineRule="auto"/>
        <w:rPr>
          <w:del w:id="692" w:author="Giorgio Romeo" w:date="2020-12-01T16:25:00Z"/>
          <w:rStyle w:val="Enfasidelicata"/>
          <w:rFonts w:ascii="Bell MT" w:hAnsi="Bell MT"/>
          <w:sz w:val="36"/>
          <w:szCs w:val="36"/>
        </w:rPr>
      </w:pPr>
    </w:p>
    <w:p w14:paraId="222BB632" w14:textId="55723ECB" w:rsidR="00290739" w:rsidDel="004B7AB1" w:rsidRDefault="00290739" w:rsidP="00290739">
      <w:pPr>
        <w:spacing w:line="240" w:lineRule="auto"/>
        <w:rPr>
          <w:del w:id="693" w:author="Giorgio Romeo" w:date="2020-12-01T16:25:00Z"/>
          <w:rStyle w:val="Enfasidelicata"/>
          <w:rFonts w:ascii="Bell MT" w:hAnsi="Bell MT"/>
          <w:sz w:val="36"/>
          <w:szCs w:val="36"/>
        </w:rPr>
      </w:pPr>
    </w:p>
    <w:p w14:paraId="55E6C770" w14:textId="1ADFD507" w:rsidR="00290739" w:rsidDel="004B7AB1" w:rsidRDefault="00290739" w:rsidP="00290739">
      <w:pPr>
        <w:spacing w:line="240" w:lineRule="auto"/>
        <w:rPr>
          <w:del w:id="694" w:author="Giorgio Romeo" w:date="2020-12-01T16:25:00Z"/>
          <w:rStyle w:val="Enfasidelicata"/>
          <w:rFonts w:ascii="Bell MT" w:hAnsi="Bell MT"/>
          <w:sz w:val="36"/>
          <w:szCs w:val="36"/>
        </w:rPr>
      </w:pPr>
    </w:p>
    <w:p w14:paraId="2730BB2B" w14:textId="17FC3ADF" w:rsidR="00290739" w:rsidDel="004B7AB1" w:rsidRDefault="00290739" w:rsidP="00290739">
      <w:pPr>
        <w:spacing w:line="240" w:lineRule="auto"/>
        <w:rPr>
          <w:del w:id="695" w:author="Giorgio Romeo" w:date="2020-12-01T16:25:00Z"/>
          <w:rStyle w:val="Enfasidelicata"/>
          <w:rFonts w:ascii="Bell MT" w:hAnsi="Bell MT"/>
          <w:sz w:val="36"/>
          <w:szCs w:val="36"/>
        </w:rPr>
      </w:pPr>
    </w:p>
    <w:p w14:paraId="0F7E161B" w14:textId="426B41DF" w:rsidR="00290739" w:rsidDel="004B7AB1" w:rsidRDefault="00290739" w:rsidP="00290739">
      <w:pPr>
        <w:spacing w:line="240" w:lineRule="auto"/>
        <w:rPr>
          <w:del w:id="696" w:author="Giorgio Romeo" w:date="2020-12-01T16:25:00Z"/>
          <w:rStyle w:val="Enfasidelicata"/>
          <w:rFonts w:ascii="Bell MT" w:hAnsi="Bell MT"/>
          <w:sz w:val="36"/>
          <w:szCs w:val="36"/>
        </w:rPr>
      </w:pPr>
    </w:p>
    <w:p w14:paraId="19CF6826" w14:textId="27CADF15" w:rsidR="00290739" w:rsidDel="004B7AB1" w:rsidRDefault="00290739" w:rsidP="00290739">
      <w:pPr>
        <w:spacing w:line="240" w:lineRule="auto"/>
        <w:rPr>
          <w:del w:id="697" w:author="Giorgio Romeo" w:date="2020-12-01T16:25:00Z"/>
          <w:rStyle w:val="Enfasidelicata"/>
          <w:rFonts w:ascii="Bell MT" w:hAnsi="Bell MT"/>
          <w:sz w:val="36"/>
          <w:szCs w:val="36"/>
        </w:rPr>
      </w:pPr>
    </w:p>
    <w:p w14:paraId="26B2BCD9" w14:textId="2CDCDEA7" w:rsidR="00290739" w:rsidDel="004B7AB1" w:rsidRDefault="00290739" w:rsidP="00290739">
      <w:pPr>
        <w:spacing w:line="240" w:lineRule="auto"/>
        <w:rPr>
          <w:del w:id="698" w:author="Giorgio Romeo" w:date="2020-12-01T16:25:00Z"/>
          <w:rStyle w:val="Enfasidelicata"/>
          <w:rFonts w:ascii="Bell MT" w:hAnsi="Bell MT"/>
          <w:sz w:val="36"/>
          <w:szCs w:val="36"/>
        </w:rPr>
      </w:pPr>
    </w:p>
    <w:p w14:paraId="3D5E2FB8" w14:textId="454751C0" w:rsidR="00981513" w:rsidDel="004B7AB1" w:rsidRDefault="00981513" w:rsidP="00290739">
      <w:pPr>
        <w:spacing w:line="240" w:lineRule="auto"/>
        <w:rPr>
          <w:del w:id="699" w:author="Giorgio Romeo" w:date="2020-12-01T16:25:00Z"/>
          <w:rStyle w:val="Enfasidelicata"/>
          <w:rFonts w:ascii="Bell MT" w:hAnsi="Bell MT"/>
          <w:sz w:val="36"/>
          <w:szCs w:val="36"/>
        </w:rPr>
      </w:pPr>
    </w:p>
    <w:p w14:paraId="17B18C77" w14:textId="5C181069" w:rsidR="00290739" w:rsidDel="004B7AB1" w:rsidRDefault="00290739" w:rsidP="00290739">
      <w:pPr>
        <w:spacing w:line="240" w:lineRule="auto"/>
        <w:rPr>
          <w:del w:id="700" w:author="Giorgio Romeo" w:date="2020-12-01T16:25:00Z"/>
          <w:rStyle w:val="Enfasidelicata"/>
          <w:rFonts w:ascii="Bell MT" w:hAnsi="Bell MT"/>
          <w:sz w:val="36"/>
          <w:szCs w:val="36"/>
        </w:rPr>
      </w:pPr>
    </w:p>
    <w:p w14:paraId="35B202DB" w14:textId="30568516" w:rsidR="004B7AB1" w:rsidDel="004B7AB1" w:rsidRDefault="004B7AB1" w:rsidP="00290739">
      <w:pPr>
        <w:spacing w:line="240" w:lineRule="auto"/>
        <w:rPr>
          <w:del w:id="701" w:author="Giorgio Romeo" w:date="2020-12-01T16:25:00Z"/>
          <w:rStyle w:val="Enfasidelicata"/>
          <w:rFonts w:ascii="Bell MT" w:hAnsi="Bell MT"/>
          <w:sz w:val="36"/>
          <w:szCs w:val="36"/>
        </w:rPr>
      </w:pPr>
    </w:p>
    <w:p w14:paraId="30E2AB5C" w14:textId="023C5D5C" w:rsidR="00290739" w:rsidRPr="00290739" w:rsidDel="004B7AB1" w:rsidRDefault="00290739" w:rsidP="007C71D7">
      <w:pPr>
        <w:spacing w:line="240" w:lineRule="auto"/>
        <w:rPr>
          <w:del w:id="702" w:author="Giorgio Romeo" w:date="2020-12-01T16:25:00Z"/>
          <w:rStyle w:val="Enfasidelicata"/>
          <w:rFonts w:ascii="Bell MT" w:hAnsi="Bell MT"/>
          <w:sz w:val="36"/>
          <w:szCs w:val="36"/>
        </w:rPr>
      </w:pPr>
    </w:p>
    <w:p w14:paraId="6B33BAD5" w14:textId="12AA2D7F"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19"/>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19"/>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B70FCF" w:rsidRDefault="00B70FCF">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B70FCF" w:rsidRDefault="00B70FCF">
      <w:pPr>
        <w:pStyle w:val="Testocommento"/>
      </w:pPr>
      <w:r>
        <w:rPr>
          <w:rStyle w:val="Rimandocommento"/>
        </w:rPr>
        <w:annotationRef/>
      </w:r>
      <w:r>
        <w:t>To be defined</w:t>
      </w:r>
    </w:p>
  </w:comment>
  <w:comment w:id="2" w:author="Giorgio Romeo" w:date="2020-11-23T23:19:00Z" w:initials="GR">
    <w:p w14:paraId="11C1CFDA" w14:textId="3ADBC08A" w:rsidR="00B70FCF" w:rsidRDefault="00B70FCF">
      <w:pPr>
        <w:pStyle w:val="Testocommento"/>
      </w:pPr>
      <w:r>
        <w:rPr>
          <w:rStyle w:val="Rimandocommento"/>
        </w:rPr>
        <w:annotationRef/>
      </w:r>
      <w:r>
        <w:t>The system asks before the time or the supermarket?</w:t>
      </w:r>
    </w:p>
  </w:comment>
  <w:comment w:id="3" w:author="Etion Pinari" w:date="2020-11-18T21:26:00Z" w:initials="EP">
    <w:p w14:paraId="66501ED4" w14:textId="57D074BC" w:rsidR="00B70FCF" w:rsidRDefault="00B70FCF">
      <w:pPr>
        <w:pStyle w:val="Testocommento"/>
      </w:pPr>
      <w:r>
        <w:rPr>
          <w:rStyle w:val="Rimandocommento"/>
        </w:rPr>
        <w:annotationRef/>
      </w:r>
      <w:r>
        <w:t>To be reworded</w:t>
      </w:r>
    </w:p>
  </w:comment>
  <w:comment w:id="4" w:author="Giorgio Romeo" w:date="2020-11-20T12:06:00Z" w:initials="GR">
    <w:p w14:paraId="1EBD6F0D" w14:textId="35E0911E" w:rsidR="00B70FCF" w:rsidRDefault="00B70FCF">
      <w:pPr>
        <w:pStyle w:val="Testocommento"/>
      </w:pPr>
      <w:r>
        <w:rPr>
          <w:rStyle w:val="Rimandocommento"/>
        </w:rPr>
        <w:annotationRef/>
      </w:r>
      <w:r>
        <w:t>Maybe it is better to be more generic, e.g., devices.</w:t>
      </w:r>
    </w:p>
  </w:comment>
  <w:comment w:id="5" w:author="Giorgio Romeo" w:date="2020-11-20T12:20:00Z" w:initials="GR">
    <w:p w14:paraId="6E56230A" w14:textId="3E80FD88" w:rsidR="00B70FCF" w:rsidRDefault="00B70FCF">
      <w:pPr>
        <w:pStyle w:val="Testocommento"/>
      </w:pPr>
      <w:r>
        <w:rPr>
          <w:rStyle w:val="Rimandocommento"/>
        </w:rPr>
        <w:annotationRef/>
      </w:r>
      <w:r>
        <w:t>We could describe the case in which he pays in the automated machines and exits through the turnstiles</w:t>
      </w:r>
    </w:p>
  </w:comment>
  <w:comment w:id="6" w:author="Etion Pinari" w:date="2020-11-21T18:24:00Z" w:initials="EP">
    <w:p w14:paraId="25875F96" w14:textId="215EEE10" w:rsidR="00B70FCF" w:rsidRPr="00886D10" w:rsidRDefault="00B70FCF">
      <w:pPr>
        <w:pStyle w:val="Testocommento"/>
        <w:rPr>
          <w:lang w:val="en-US"/>
        </w:rPr>
      </w:pPr>
      <w:r>
        <w:rPr>
          <w:rStyle w:val="Rimandocommento"/>
        </w:rPr>
        <w:annotationRef/>
      </w:r>
      <w:r w:rsidRPr="00886D10">
        <w:rPr>
          <w:lang w:val="en-US"/>
        </w:rPr>
        <w:t>More? Less?</w:t>
      </w:r>
    </w:p>
  </w:comment>
  <w:comment w:id="60" w:author="Cristian Sbrolli" w:date="2020-11-26T21:18:00Z" w:initials="CS">
    <w:p w14:paraId="7A5571A4" w14:textId="2B2988EC" w:rsidR="00B70FCF" w:rsidRDefault="00B70FCF">
      <w:pPr>
        <w:pStyle w:val="Testocommento"/>
      </w:pPr>
      <w:r>
        <w:rPr>
          <w:rStyle w:val="Rimandocommento"/>
        </w:rPr>
        <w:annotationRef/>
      </w:r>
      <w:r>
        <w:t>Only ticket or book a visit too?</w:t>
      </w:r>
    </w:p>
  </w:comment>
  <w:comment w:id="61" w:author="Cristian Sbrolli" w:date="2020-11-26T21:49:00Z" w:initials="CS">
    <w:p w14:paraId="78126874" w14:textId="27E2263B" w:rsidR="00B70FCF" w:rsidRDefault="00B70FCF">
      <w:pPr>
        <w:pStyle w:val="Testocommento"/>
      </w:pPr>
      <w:r>
        <w:rPr>
          <w:rStyle w:val="Rimandocommento"/>
        </w:rPr>
        <w:annotationRef/>
      </w:r>
      <w:r>
        <w:t>Or some sort or VPN?</w:t>
      </w:r>
    </w:p>
  </w:comment>
  <w:comment w:id="119" w:author="Giorgio Romeo" w:date="2020-12-01T08:46:00Z" w:initials="GR">
    <w:p w14:paraId="38ADE6AF" w14:textId="77777777" w:rsidR="00B70FCF" w:rsidRDefault="00B70FCF" w:rsidP="00B70FCF">
      <w:pPr>
        <w:pStyle w:val="Testocommento"/>
      </w:pPr>
      <w:r>
        <w:rPr>
          <w:rStyle w:val="Rimandocommento"/>
        </w:rPr>
        <w:annotationRef/>
      </w:r>
      <w:proofErr w:type="spellStart"/>
      <w:r>
        <w:t>Migliorabile</w:t>
      </w:r>
      <w:proofErr w:type="spellEnd"/>
    </w:p>
  </w:comment>
  <w:comment w:id="190" w:author="Giorgio Romeo" w:date="2020-12-01T08:46:00Z" w:initials="GR">
    <w:p w14:paraId="0B7F9EED" w14:textId="7E8399B7" w:rsidR="00B70FCF" w:rsidRDefault="00B70FCF">
      <w:pPr>
        <w:pStyle w:val="Testocommento"/>
      </w:pPr>
      <w:r>
        <w:rPr>
          <w:rStyle w:val="Rimandocommento"/>
        </w:rPr>
        <w:annotationRef/>
      </w:r>
      <w:proofErr w:type="spellStart"/>
      <w:r>
        <w:t>Migliorabile</w:t>
      </w:r>
      <w:proofErr w:type="spellEnd"/>
    </w:p>
  </w:comment>
  <w:comment w:id="212" w:author="Giorgio Romeo" w:date="2020-12-01T09:00:00Z" w:initials="GR">
    <w:p w14:paraId="779EA717" w14:textId="77777777" w:rsidR="00981513" w:rsidRDefault="00981513" w:rsidP="00981513">
      <w:pPr>
        <w:pStyle w:val="Testocommento"/>
      </w:pPr>
      <w:r>
        <w:rPr>
          <w:rStyle w:val="Rimandocommento"/>
        </w:rPr>
        <w:annotationRef/>
      </w:r>
      <w:proofErr w:type="spellStart"/>
      <w:r>
        <w:t>Meglio</w:t>
      </w:r>
      <w:proofErr w:type="spellEnd"/>
      <w:r>
        <w:t xml:space="preserve"> non </w:t>
      </w:r>
      <w:proofErr w:type="spellStart"/>
      <w:r>
        <w:t>specificare</w:t>
      </w:r>
      <w:proofErr w:type="spellEnd"/>
      <w:r>
        <w:t>?</w:t>
      </w:r>
    </w:p>
  </w:comment>
  <w:comment w:id="270" w:author="Giorgio Romeo" w:date="2020-11-25T08:12:00Z" w:initials="GR">
    <w:p w14:paraId="5B70862D" w14:textId="77777777" w:rsidR="00B70FCF" w:rsidRDefault="00B70FCF" w:rsidP="00FD69AF">
      <w:pPr>
        <w:pStyle w:val="Testocommento"/>
      </w:pPr>
      <w:r>
        <w:rPr>
          <w:rStyle w:val="Rimandocommento"/>
        </w:rPr>
        <w:annotationRef/>
      </w:r>
      <w:r>
        <w:t>It probably can be written better.</w:t>
      </w:r>
    </w:p>
  </w:comment>
  <w:comment w:id="300" w:author="Giorgio Romeo" w:date="2020-12-01T11:29:00Z" w:initials="GR">
    <w:p w14:paraId="1E179DEC" w14:textId="4E6BECB9" w:rsidR="00B70FCF" w:rsidRDefault="00B70FCF">
      <w:pPr>
        <w:pStyle w:val="Testocommento"/>
      </w:pPr>
      <w:r>
        <w:rPr>
          <w:rStyle w:val="Rimandocommento"/>
        </w:rPr>
        <w:annotationRef/>
      </w:r>
      <w:r>
        <w:t>DA REVISIONARE</w:t>
      </w:r>
    </w:p>
  </w:comment>
  <w:comment w:id="350" w:author="Giorgio Romeo" w:date="2020-11-25T08:12:00Z" w:initials="GR">
    <w:p w14:paraId="06CBA02B" w14:textId="77777777" w:rsidR="00B70FCF" w:rsidRDefault="00B70FCF" w:rsidP="0012331D">
      <w:pPr>
        <w:pStyle w:val="Testocommento"/>
      </w:pPr>
      <w:r>
        <w:rPr>
          <w:rStyle w:val="Rimandocommento"/>
        </w:rPr>
        <w:annotationRef/>
      </w:r>
      <w:r>
        <w:t>It probably can be written better.</w:t>
      </w:r>
    </w:p>
  </w:comment>
  <w:comment w:id="427" w:author="Giorgio Romeo" w:date="2020-12-01T09:00:00Z" w:initials="GR">
    <w:p w14:paraId="509D431A" w14:textId="5F129DF1" w:rsidR="00B70FCF" w:rsidRDefault="00B70FCF">
      <w:pPr>
        <w:pStyle w:val="Testocommento"/>
      </w:pPr>
      <w:r>
        <w:rPr>
          <w:rStyle w:val="Rimandocommento"/>
        </w:rPr>
        <w:annotationRef/>
      </w:r>
      <w:proofErr w:type="spellStart"/>
      <w:r>
        <w:t>Meglio</w:t>
      </w:r>
      <w:proofErr w:type="spellEnd"/>
      <w:r>
        <w:t xml:space="preserve"> non </w:t>
      </w:r>
      <w:proofErr w:type="spellStart"/>
      <w:r>
        <w:t>specificare</w:t>
      </w:r>
      <w:proofErr w:type="spellEnd"/>
      <w:r>
        <w:t>?</w:t>
      </w:r>
    </w:p>
  </w:comment>
  <w:comment w:id="442" w:author="Giorgio Romeo" w:date="2020-12-01T09:02:00Z" w:initials="GR">
    <w:p w14:paraId="567661B7" w14:textId="5ABAADE5" w:rsidR="00B70FCF" w:rsidRDefault="00B70FCF">
      <w:pPr>
        <w:pStyle w:val="Testocommento"/>
      </w:pPr>
      <w:r>
        <w:rPr>
          <w:rStyle w:val="Rimandocommento"/>
        </w:rPr>
        <w:annotationRef/>
      </w:r>
      <w:proofErr w:type="spellStart"/>
      <w:r>
        <w:t>Va</w:t>
      </w:r>
      <w:proofErr w:type="spellEnd"/>
      <w:r>
        <w:t xml:space="preserve"> bene?</w:t>
      </w:r>
    </w:p>
  </w:comment>
  <w:comment w:id="507" w:author="Giorgio Romeo" w:date="2020-12-01T09:00:00Z" w:initials="GR">
    <w:p w14:paraId="7D08CF90" w14:textId="77777777" w:rsidR="00981513" w:rsidRDefault="00981513" w:rsidP="00981513">
      <w:pPr>
        <w:pStyle w:val="Testocommento"/>
      </w:pPr>
      <w:r>
        <w:rPr>
          <w:rStyle w:val="Rimandocommento"/>
        </w:rPr>
        <w:annotationRef/>
      </w:r>
      <w:proofErr w:type="spellStart"/>
      <w:r>
        <w:t>Meglio</w:t>
      </w:r>
      <w:proofErr w:type="spellEnd"/>
      <w:r>
        <w:t xml:space="preserve"> non </w:t>
      </w:r>
      <w:proofErr w:type="spellStart"/>
      <w:r>
        <w:t>specificare</w:t>
      </w:r>
      <w:proofErr w:type="spellEnd"/>
      <w:r>
        <w:t>?</w:t>
      </w:r>
    </w:p>
  </w:comment>
  <w:comment w:id="566" w:author="Giorgio Romeo" w:date="2020-12-01T16:04:00Z" w:initials="GR">
    <w:p w14:paraId="0B48D1B2" w14:textId="51CC017E" w:rsidR="00981513" w:rsidRDefault="00981513">
      <w:pPr>
        <w:pStyle w:val="Testocommento"/>
      </w:pPr>
      <w:r>
        <w:rPr>
          <w:rStyle w:val="Rimandocommento"/>
        </w:rPr>
        <w:annotationRef/>
      </w:r>
      <w:proofErr w:type="spellStart"/>
      <w:r>
        <w:t>Rivedere</w:t>
      </w:r>
      <w:proofErr w:type="spellEnd"/>
      <w:r>
        <w:t xml:space="preserve"> il </w:t>
      </w:r>
      <w:proofErr w:type="spellStart"/>
      <w:r>
        <w:t>nome</w:t>
      </w:r>
      <w:proofErr w:type="spellEnd"/>
    </w:p>
  </w:comment>
  <w:comment w:id="587" w:author="Giorgio Romeo" w:date="2020-12-01T16:07:00Z" w:initials="GR">
    <w:p w14:paraId="31D126ED" w14:textId="77777777" w:rsidR="004B7AB1" w:rsidRDefault="004B7AB1" w:rsidP="004B7AB1">
      <w:pPr>
        <w:pStyle w:val="Testocommento"/>
      </w:pPr>
      <w:r>
        <w:rPr>
          <w:rStyle w:val="Rimandocommento"/>
        </w:rPr>
        <w:annotationRef/>
      </w:r>
      <w:proofErr w:type="spellStart"/>
      <w:r>
        <w:t>Rivedere</w:t>
      </w:r>
      <w:proofErr w:type="spellEnd"/>
    </w:p>
  </w:comment>
  <w:comment w:id="604" w:author="Giorgio Romeo" w:date="2020-12-01T16:18:00Z" w:initials="GR">
    <w:p w14:paraId="3FCF3048" w14:textId="77777777" w:rsidR="004B7AB1" w:rsidRDefault="004B7AB1" w:rsidP="004B7AB1">
      <w:pPr>
        <w:pStyle w:val="Testocommento"/>
      </w:pPr>
      <w:r>
        <w:rPr>
          <w:rStyle w:val="Rimandocommento"/>
        </w:rPr>
        <w:annotationRef/>
      </w:r>
      <w:r>
        <w:t xml:space="preserve">Da </w:t>
      </w:r>
      <w:proofErr w:type="spellStart"/>
      <w:r>
        <w:t>rivedere</w:t>
      </w:r>
      <w:proofErr w:type="spellEnd"/>
    </w:p>
  </w:comment>
  <w:comment w:id="681" w:author="Giorgio Romeo" w:date="2020-12-01T16:23:00Z" w:initials="GR">
    <w:p w14:paraId="4C787C59" w14:textId="77777777" w:rsidR="004B7AB1" w:rsidRDefault="004B7AB1" w:rsidP="004B7AB1">
      <w:pPr>
        <w:pStyle w:val="Testocommento"/>
      </w:pPr>
      <w:r>
        <w:rPr>
          <w:rStyle w:val="Rimandocommento"/>
        </w:rPr>
        <w:annotationRef/>
      </w:r>
      <w:r>
        <w:t>Da rivedere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0"/>
  <w15:commentEx w15:paraId="66501ED4" w15:done="0"/>
  <w15:commentEx w15:paraId="1EBD6F0D" w15:done="0"/>
  <w15:commentEx w15:paraId="6E56230A" w15:done="0"/>
  <w15:commentEx w15:paraId="25875F96" w15:done="0"/>
  <w15:commentEx w15:paraId="7A5571A4" w15:done="0"/>
  <w15:commentEx w15:paraId="78126874" w15:done="1"/>
  <w15:commentEx w15:paraId="38ADE6AF" w15:done="0"/>
  <w15:commentEx w15:paraId="0B7F9EED" w15:done="0"/>
  <w15:commentEx w15:paraId="779EA717" w15:done="0"/>
  <w15:commentEx w15:paraId="5B70862D" w15:done="0"/>
  <w15:commentEx w15:paraId="1E179DEC" w15:done="0"/>
  <w15:commentEx w15:paraId="06CBA02B" w15:done="0"/>
  <w15:commentEx w15:paraId="509D431A" w15:done="0"/>
  <w15:commentEx w15:paraId="567661B7" w15:done="0"/>
  <w15:commentEx w15:paraId="7D08CF90" w15:done="0"/>
  <w15:commentEx w15:paraId="0B48D1B2" w15:done="0"/>
  <w15:commentEx w15:paraId="31D126ED" w15:done="0"/>
  <w15:commentEx w15:paraId="3FCF3048" w15:done="0"/>
  <w15:commentEx w15:paraId="4C787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E55A" w16cex:dateUtc="2020-12-01T07:46:00Z"/>
  <w16cex:commentExtensible w16cex:durableId="23708158" w16cex:dateUtc="2020-12-01T07:46:00Z"/>
  <w16cex:commentExtensible w16cex:durableId="2370E58A" w16cex:dateUtc="2020-12-01T08:00:00Z"/>
  <w16cex:commentExtensible w16cex:durableId="2370A61B" w16cex:dateUtc="2020-11-25T07:12:00Z"/>
  <w16cex:commentExtensible w16cex:durableId="2370A785" w16cex:dateUtc="2020-12-01T10:29:00Z"/>
  <w16cex:commentExtensible w16cex:durableId="237082B5" w16cex:dateUtc="2020-11-25T07:12:00Z"/>
  <w16cex:commentExtensible w16cex:durableId="237084C5" w16cex:dateUtc="2020-12-01T08:00:00Z"/>
  <w16cex:commentExtensible w16cex:durableId="23708539" w16cex:dateUtc="2020-12-01T08:02:00Z"/>
  <w16cex:commentExtensible w16cex:durableId="2370B1C5" w16cex:dateUtc="2020-12-01T08:00:00Z"/>
  <w16cex:commentExtensible w16cex:durableId="2370E800" w16cex:dateUtc="2020-12-01T15:04:00Z"/>
  <w16cex:commentExtensible w16cex:durableId="2370E8D9" w16cex:dateUtc="2020-12-01T15:07:00Z"/>
  <w16cex:commentExtensible w16cex:durableId="2370EB4B" w16cex:dateUtc="2020-12-01T15:18:00Z"/>
  <w16cex:commentExtensible w16cex:durableId="2370EC7B" w16cex:dateUtc="2020-12-0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78126874" w16cid:durableId="236AA164"/>
  <w16cid:commentId w16cid:paraId="38ADE6AF" w16cid:durableId="2370E55A"/>
  <w16cid:commentId w16cid:paraId="0B7F9EED" w16cid:durableId="23708158"/>
  <w16cid:commentId w16cid:paraId="779EA717" w16cid:durableId="2370E58A"/>
  <w16cid:commentId w16cid:paraId="5B70862D" w16cid:durableId="2370A61B"/>
  <w16cid:commentId w16cid:paraId="1E179DEC" w16cid:durableId="2370A785"/>
  <w16cid:commentId w16cid:paraId="06CBA02B" w16cid:durableId="237082B5"/>
  <w16cid:commentId w16cid:paraId="509D431A" w16cid:durableId="237084C5"/>
  <w16cid:commentId w16cid:paraId="567661B7" w16cid:durableId="23708539"/>
  <w16cid:commentId w16cid:paraId="7D08CF90" w16cid:durableId="2370B1C5"/>
  <w16cid:commentId w16cid:paraId="0B48D1B2" w16cid:durableId="2370E800"/>
  <w16cid:commentId w16cid:paraId="31D126ED" w16cid:durableId="2370E8D9"/>
  <w16cid:commentId w16cid:paraId="3FCF3048" w16cid:durableId="2370EB4B"/>
  <w16cid:commentId w16cid:paraId="4C787C59" w16cid:durableId="2370E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EAD29" w14:textId="77777777" w:rsidR="00FF79E4" w:rsidRDefault="00FF79E4" w:rsidP="00936631">
      <w:pPr>
        <w:spacing w:after="0" w:line="240" w:lineRule="auto"/>
      </w:pPr>
      <w:r>
        <w:separator/>
      </w:r>
    </w:p>
  </w:endnote>
  <w:endnote w:type="continuationSeparator" w:id="0">
    <w:p w14:paraId="7D3C381E" w14:textId="77777777" w:rsidR="00FF79E4" w:rsidRDefault="00FF79E4"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2444D" w14:textId="77777777" w:rsidR="00FF79E4" w:rsidRDefault="00FF79E4" w:rsidP="00936631">
      <w:pPr>
        <w:spacing w:after="0" w:line="240" w:lineRule="auto"/>
      </w:pPr>
      <w:r>
        <w:separator/>
      </w:r>
    </w:p>
  </w:footnote>
  <w:footnote w:type="continuationSeparator" w:id="0">
    <w:p w14:paraId="4E139067" w14:textId="77777777" w:rsidR="00FF79E4" w:rsidRDefault="00FF79E4"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1"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1"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5"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3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48"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49"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52"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55"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6"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39"/>
  </w:num>
  <w:num w:numId="2">
    <w:abstractNumId w:val="54"/>
  </w:num>
  <w:num w:numId="3">
    <w:abstractNumId w:val="18"/>
  </w:num>
  <w:num w:numId="4">
    <w:abstractNumId w:val="19"/>
  </w:num>
  <w:num w:numId="5">
    <w:abstractNumId w:val="20"/>
  </w:num>
  <w:num w:numId="6">
    <w:abstractNumId w:val="57"/>
  </w:num>
  <w:num w:numId="7">
    <w:abstractNumId w:val="52"/>
  </w:num>
  <w:num w:numId="8">
    <w:abstractNumId w:val="49"/>
  </w:num>
  <w:num w:numId="9">
    <w:abstractNumId w:val="33"/>
  </w:num>
  <w:num w:numId="10">
    <w:abstractNumId w:val="13"/>
  </w:num>
  <w:num w:numId="11">
    <w:abstractNumId w:val="45"/>
  </w:num>
  <w:num w:numId="12">
    <w:abstractNumId w:val="56"/>
  </w:num>
  <w:num w:numId="13">
    <w:abstractNumId w:val="36"/>
  </w:num>
  <w:num w:numId="14">
    <w:abstractNumId w:val="6"/>
  </w:num>
  <w:num w:numId="15">
    <w:abstractNumId w:val="44"/>
  </w:num>
  <w:num w:numId="16">
    <w:abstractNumId w:val="2"/>
  </w:num>
  <w:num w:numId="17">
    <w:abstractNumId w:val="50"/>
  </w:num>
  <w:num w:numId="18">
    <w:abstractNumId w:val="1"/>
  </w:num>
  <w:num w:numId="19">
    <w:abstractNumId w:val="55"/>
  </w:num>
  <w:num w:numId="20">
    <w:abstractNumId w:val="0"/>
  </w:num>
  <w:num w:numId="21">
    <w:abstractNumId w:val="35"/>
  </w:num>
  <w:num w:numId="22">
    <w:abstractNumId w:val="51"/>
  </w:num>
  <w:num w:numId="23">
    <w:abstractNumId w:val="47"/>
  </w:num>
  <w:num w:numId="24">
    <w:abstractNumId w:val="3"/>
  </w:num>
  <w:num w:numId="25">
    <w:abstractNumId w:val="17"/>
  </w:num>
  <w:num w:numId="26">
    <w:abstractNumId w:val="5"/>
  </w:num>
  <w:num w:numId="27">
    <w:abstractNumId w:val="43"/>
  </w:num>
  <w:num w:numId="28">
    <w:abstractNumId w:val="9"/>
  </w:num>
  <w:num w:numId="29">
    <w:abstractNumId w:val="12"/>
  </w:num>
  <w:num w:numId="30">
    <w:abstractNumId w:val="37"/>
  </w:num>
  <w:num w:numId="31">
    <w:abstractNumId w:val="30"/>
  </w:num>
  <w:num w:numId="32">
    <w:abstractNumId w:val="38"/>
  </w:num>
  <w:num w:numId="33">
    <w:abstractNumId w:val="4"/>
  </w:num>
  <w:num w:numId="34">
    <w:abstractNumId w:val="26"/>
  </w:num>
  <w:num w:numId="35">
    <w:abstractNumId w:val="32"/>
  </w:num>
  <w:num w:numId="36">
    <w:abstractNumId w:val="29"/>
  </w:num>
  <w:num w:numId="37">
    <w:abstractNumId w:val="40"/>
  </w:num>
  <w:num w:numId="38">
    <w:abstractNumId w:val="48"/>
  </w:num>
  <w:num w:numId="39">
    <w:abstractNumId w:val="34"/>
  </w:num>
  <w:num w:numId="40">
    <w:abstractNumId w:val="11"/>
  </w:num>
  <w:num w:numId="41">
    <w:abstractNumId w:val="41"/>
  </w:num>
  <w:num w:numId="42">
    <w:abstractNumId w:val="21"/>
  </w:num>
  <w:num w:numId="43">
    <w:abstractNumId w:val="23"/>
  </w:num>
  <w:num w:numId="44">
    <w:abstractNumId w:val="42"/>
  </w:num>
  <w:num w:numId="45">
    <w:abstractNumId w:val="31"/>
  </w:num>
  <w:num w:numId="46">
    <w:abstractNumId w:val="25"/>
  </w:num>
  <w:num w:numId="47">
    <w:abstractNumId w:val="10"/>
  </w:num>
  <w:num w:numId="48">
    <w:abstractNumId w:val="46"/>
  </w:num>
  <w:num w:numId="49">
    <w:abstractNumId w:val="16"/>
  </w:num>
  <w:num w:numId="50">
    <w:abstractNumId w:val="58"/>
  </w:num>
  <w:num w:numId="51">
    <w:abstractNumId w:val="24"/>
  </w:num>
  <w:num w:numId="52">
    <w:abstractNumId w:val="53"/>
  </w:num>
  <w:num w:numId="53">
    <w:abstractNumId w:val="7"/>
  </w:num>
  <w:num w:numId="54">
    <w:abstractNumId w:val="22"/>
  </w:num>
  <w:num w:numId="55">
    <w:abstractNumId w:val="27"/>
  </w:num>
  <w:num w:numId="56">
    <w:abstractNumId w:val="14"/>
  </w:num>
  <w:num w:numId="57">
    <w:abstractNumId w:val="28"/>
  </w:num>
  <w:num w:numId="58">
    <w:abstractNumId w:val="8"/>
  </w:num>
  <w:num w:numId="59">
    <w:abstractNumId w:val="1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2331D"/>
    <w:rsid w:val="001319A8"/>
    <w:rsid w:val="00132955"/>
    <w:rsid w:val="00136588"/>
    <w:rsid w:val="0015313C"/>
    <w:rsid w:val="001624D2"/>
    <w:rsid w:val="0017272D"/>
    <w:rsid w:val="001826E7"/>
    <w:rsid w:val="00195ED0"/>
    <w:rsid w:val="001A3C22"/>
    <w:rsid w:val="001A5FAF"/>
    <w:rsid w:val="001C2511"/>
    <w:rsid w:val="001C54E3"/>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A7197"/>
    <w:rsid w:val="002C6D67"/>
    <w:rsid w:val="002C7473"/>
    <w:rsid w:val="002D330A"/>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5205B"/>
    <w:rsid w:val="004539B3"/>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16B3"/>
    <w:rsid w:val="005C0908"/>
    <w:rsid w:val="005C188C"/>
    <w:rsid w:val="005D4865"/>
    <w:rsid w:val="006332A6"/>
    <w:rsid w:val="00662ED3"/>
    <w:rsid w:val="00664977"/>
    <w:rsid w:val="006719AB"/>
    <w:rsid w:val="00684D5E"/>
    <w:rsid w:val="006952C9"/>
    <w:rsid w:val="006A4109"/>
    <w:rsid w:val="006B446F"/>
    <w:rsid w:val="006B5465"/>
    <w:rsid w:val="006C6F3F"/>
    <w:rsid w:val="006D2BE9"/>
    <w:rsid w:val="006D5A98"/>
    <w:rsid w:val="00701CE5"/>
    <w:rsid w:val="00706224"/>
    <w:rsid w:val="00726F4C"/>
    <w:rsid w:val="0076201B"/>
    <w:rsid w:val="007647F9"/>
    <w:rsid w:val="00766636"/>
    <w:rsid w:val="007B1FE7"/>
    <w:rsid w:val="007C5236"/>
    <w:rsid w:val="007C71D7"/>
    <w:rsid w:val="007D7DB4"/>
    <w:rsid w:val="008009D1"/>
    <w:rsid w:val="00806886"/>
    <w:rsid w:val="0081493E"/>
    <w:rsid w:val="00827931"/>
    <w:rsid w:val="00835339"/>
    <w:rsid w:val="00835705"/>
    <w:rsid w:val="0084516D"/>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81513"/>
    <w:rsid w:val="00992B7C"/>
    <w:rsid w:val="009961E2"/>
    <w:rsid w:val="00996610"/>
    <w:rsid w:val="009967D5"/>
    <w:rsid w:val="009C361D"/>
    <w:rsid w:val="009D004F"/>
    <w:rsid w:val="009D5178"/>
    <w:rsid w:val="009F3C83"/>
    <w:rsid w:val="009F4C2B"/>
    <w:rsid w:val="00A2714B"/>
    <w:rsid w:val="00A63558"/>
    <w:rsid w:val="00A811EC"/>
    <w:rsid w:val="00A8478A"/>
    <w:rsid w:val="00AB06D6"/>
    <w:rsid w:val="00AD455C"/>
    <w:rsid w:val="00AD5273"/>
    <w:rsid w:val="00B25FA1"/>
    <w:rsid w:val="00B36225"/>
    <w:rsid w:val="00B43D73"/>
    <w:rsid w:val="00B45AC3"/>
    <w:rsid w:val="00B63660"/>
    <w:rsid w:val="00B6387C"/>
    <w:rsid w:val="00B70FCF"/>
    <w:rsid w:val="00B76B18"/>
    <w:rsid w:val="00B83466"/>
    <w:rsid w:val="00B920D4"/>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152F5"/>
    <w:rsid w:val="00D302C7"/>
    <w:rsid w:val="00D61FE5"/>
    <w:rsid w:val="00D63385"/>
    <w:rsid w:val="00D64D7E"/>
    <w:rsid w:val="00D7758F"/>
    <w:rsid w:val="00DB57FD"/>
    <w:rsid w:val="00DC5D58"/>
    <w:rsid w:val="00DD33A8"/>
    <w:rsid w:val="00DF3309"/>
    <w:rsid w:val="00E23EC8"/>
    <w:rsid w:val="00E27365"/>
    <w:rsid w:val="00E36D1F"/>
    <w:rsid w:val="00E44E1C"/>
    <w:rsid w:val="00E5360E"/>
    <w:rsid w:val="00E559C0"/>
    <w:rsid w:val="00E71D0B"/>
    <w:rsid w:val="00E75F51"/>
    <w:rsid w:val="00EE658A"/>
    <w:rsid w:val="00EF1EC8"/>
    <w:rsid w:val="00F057DC"/>
    <w:rsid w:val="00F077B0"/>
    <w:rsid w:val="00F120B0"/>
    <w:rsid w:val="00F7002D"/>
    <w:rsid w:val="00F877BD"/>
    <w:rsid w:val="00F95DA5"/>
    <w:rsid w:val="00FB16C1"/>
    <w:rsid w:val="00FD69AF"/>
    <w:rsid w:val="00FD6EF9"/>
    <w:rsid w:val="00FF79E4"/>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0"/>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20</Pages>
  <Words>3747</Words>
  <Characters>21358</Characters>
  <Application>Microsoft Office Word</Application>
  <DocSecurity>0</DocSecurity>
  <Lines>177</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110</cp:revision>
  <cp:lastPrinted>2020-12-01T08:01:00Z</cp:lastPrinted>
  <dcterms:created xsi:type="dcterms:W3CDTF">2020-11-18T19:56:00Z</dcterms:created>
  <dcterms:modified xsi:type="dcterms:W3CDTF">2020-12-01T15:25:00Z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