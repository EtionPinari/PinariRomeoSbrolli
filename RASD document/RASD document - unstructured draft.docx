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43D97112"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ins w:id="3" w:author="Cristian Sbrolli" w:date="2020-12-23T11:07:00Z">
        <w:r w:rsidR="00B02349">
          <w:rPr>
            <w:rFonts w:eastAsia="Bell MT" w:cs="Bell MT"/>
            <w:szCs w:val="24"/>
          </w:rPr>
          <w:t xml:space="preserve"> related</w:t>
        </w:r>
      </w:ins>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4" w:author="Cristian Sbrolli" w:date="2020-12-20T11:43:00Z">
              <w:r w:rsidR="0031699F">
                <w:rPr>
                  <w:rFonts w:eastAsia="Bell MT" w:cs="Bell MT"/>
                  <w:szCs w:val="24"/>
                </w:rPr>
                <w:t>s</w:t>
              </w:r>
            </w:ins>
            <w:del w:id="5"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6"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1490A287" w:rsidR="00417F4B" w:rsidRDefault="00417F4B" w:rsidP="00417F4B">
      <w:pPr>
        <w:pStyle w:val="Paragrafoelenco"/>
        <w:spacing w:line="240" w:lineRule="auto"/>
        <w:rPr>
          <w:ins w:id="7" w:author="Giorgio Romeo" w:date="2020-12-23T08:43:00Z"/>
          <w:rStyle w:val="Enfasidelicata"/>
          <w:i w:val="0"/>
          <w:iCs w:val="0"/>
          <w:sz w:val="28"/>
          <w:szCs w:val="28"/>
        </w:rPr>
      </w:pPr>
    </w:p>
    <w:p w14:paraId="0BB7C60D" w14:textId="77777777" w:rsidR="0020663D" w:rsidRDefault="0020663D"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600F5E06"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ins w:id="8" w:author="Cristian Sbrolli" w:date="2020-12-23T11:07:00Z">
        <w:r w:rsidR="00B02349">
          <w:rPr>
            <w:rStyle w:val="Enfasidelicata"/>
            <w:i w:val="0"/>
            <w:iCs w:val="0"/>
            <w:szCs w:val="24"/>
          </w:rPr>
          <w:t xml:space="preserve"> related</w:t>
        </w:r>
      </w:ins>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9" w:author="Cristian Sbrolli" w:date="2020-12-20T11:45:00Z">
              <w:r w:rsidR="0031699F">
                <w:t>.</w:t>
              </w:r>
            </w:ins>
            <w:del w:id="10"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w:t>
      </w:r>
      <w:commentRangeStart w:id="11"/>
      <w:commentRangeStart w:id="12"/>
      <w:r>
        <w:rPr>
          <w:rStyle w:val="Enfasidelicata"/>
          <w:i w:val="0"/>
          <w:iCs w:val="0"/>
          <w:szCs w:val="24"/>
        </w:rPr>
        <w:t>to</w:t>
      </w:r>
      <w:commentRangeEnd w:id="11"/>
      <w:r w:rsidR="00B02349">
        <w:rPr>
          <w:rStyle w:val="Rimandocommento"/>
        </w:rPr>
        <w:commentReference w:id="11"/>
      </w:r>
      <w:commentRangeEnd w:id="12"/>
      <w:r w:rsidR="00B02349">
        <w:rPr>
          <w:rStyle w:val="Rimandocommento"/>
        </w:rPr>
        <w:commentReference w:id="12"/>
      </w:r>
      <w:r>
        <w:rPr>
          <w:rStyle w:val="Enfasidelicata"/>
          <w:i w:val="0"/>
          <w:iCs w:val="0"/>
          <w:szCs w:val="24"/>
        </w:rPr>
        <w:t>.”</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13"/>
      <w:r w:rsidRPr="00923D58">
        <w:rPr>
          <w:rStyle w:val="Enfasidelicata"/>
          <w:i w:val="0"/>
          <w:iCs w:val="0"/>
          <w:szCs w:val="24"/>
        </w:rPr>
        <w:t>Ticket</w:t>
      </w:r>
      <w:commentRangeEnd w:id="13"/>
      <w:r w:rsidRPr="00923D58">
        <w:rPr>
          <w:rStyle w:val="Rimandocommento"/>
        </w:rPr>
        <w:commentReference w:id="13"/>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ode that permits</w:t>
      </w:r>
      <w:del w:id="14" w:author="Giorgio Romeo" w:date="2020-12-23T08:43:00Z">
        <w:r w:rsidRPr="00923D58" w:rsidDel="0020663D">
          <w:rPr>
            <w:rStyle w:val="Enfasidelicata"/>
            <w:i w:val="0"/>
            <w:iCs w:val="0"/>
            <w:szCs w:val="24"/>
          </w:rPr>
          <w:delText xml:space="preserve"> you</w:delText>
        </w:r>
      </w:del>
      <w:r w:rsidRPr="00923D58">
        <w:rPr>
          <w:rStyle w:val="Enfasidelicata"/>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24358C42" w:rsidR="00434F51" w:rsidRDefault="00434F51" w:rsidP="00571C1D">
      <w:pPr>
        <w:spacing w:line="240" w:lineRule="auto"/>
        <w:ind w:left="720"/>
        <w:rPr>
          <w:ins w:id="15" w:author="Giorgio Romeo" w:date="2020-12-23T08:44:00Z"/>
          <w:rStyle w:val="Enfasidelicata"/>
          <w:i w:val="0"/>
          <w:iCs w:val="0"/>
          <w:szCs w:val="24"/>
        </w:rPr>
      </w:pPr>
    </w:p>
    <w:p w14:paraId="355287E9" w14:textId="77777777" w:rsidR="0020663D" w:rsidRPr="00923D58" w:rsidRDefault="0020663D"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16" w:author="Cristian Sbrolli" w:date="2020-12-20T12:00:00Z"/>
          <w:rStyle w:val="Enfasidelicata"/>
          <w:i w:val="0"/>
          <w:iCs w:val="0"/>
          <w:sz w:val="28"/>
          <w:szCs w:val="28"/>
        </w:rPr>
      </w:pPr>
      <w:del w:id="17"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8"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7CF114ED"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9"/>
      <w:commentRangeStart w:id="20"/>
      <w:r w:rsidRPr="699595DC">
        <w:rPr>
          <w:rStyle w:val="Enfasidelicata"/>
          <w:i w:val="0"/>
          <w:iCs w:val="0"/>
          <w:szCs w:val="24"/>
        </w:rPr>
        <w:t xml:space="preserve">He chooses the market </w:t>
      </w:r>
      <w:del w:id="21" w:author="Giorgio Romeo" w:date="2020-12-23T08:44:00Z">
        <w:r w:rsidRPr="699595DC" w:rsidDel="0020663D">
          <w:rPr>
            <w:rStyle w:val="Enfasidelicata"/>
            <w:i w:val="0"/>
            <w:iCs w:val="0"/>
            <w:szCs w:val="24"/>
          </w:rPr>
          <w:delText>he wants to go</w:delText>
        </w:r>
      </w:del>
      <w:ins w:id="22" w:author="Giorgio Romeo" w:date="2020-12-23T08:44:00Z">
        <w:r w:rsidR="0020663D">
          <w:rPr>
            <w:rStyle w:val="Enfasidelicata"/>
            <w:i w:val="0"/>
            <w:iCs w:val="0"/>
            <w:szCs w:val="24"/>
          </w:rPr>
          <w:t>“</w:t>
        </w:r>
      </w:ins>
      <w:ins w:id="23" w:author="Giorgio Romeo" w:date="2020-12-23T08:47:00Z">
        <w:r w:rsidR="0020663D">
          <w:rPr>
            <w:rStyle w:val="Enfasidelicata"/>
            <w:i w:val="0"/>
            <w:iCs w:val="0"/>
            <w:szCs w:val="24"/>
          </w:rPr>
          <w:t>Eurospim”</w:t>
        </w:r>
      </w:ins>
      <w:r w:rsidRPr="699595DC">
        <w:rPr>
          <w:rStyle w:val="Enfasidelicata"/>
          <w:i w:val="0"/>
          <w:iCs w:val="0"/>
          <w:szCs w:val="24"/>
        </w:rPr>
        <w:t xml:space="preserve"> from a map</w:t>
      </w:r>
      <w:commentRangeEnd w:id="19"/>
      <w:r>
        <w:commentReference w:id="19"/>
      </w:r>
      <w:commentRangeEnd w:id="20"/>
      <w:r>
        <w:commentReference w:id="20"/>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D17605B"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w:t>
      </w:r>
      <w:ins w:id="24" w:author="Giorgio Romeo" w:date="2020-12-23T08:46:00Z">
        <w:r w:rsidR="0020663D">
          <w:rPr>
            <w:rStyle w:val="Enfasidelicata"/>
            <w:i w:val="0"/>
            <w:iCs w:val="0"/>
            <w:szCs w:val="24"/>
          </w:rPr>
          <w:t xml:space="preserve">him </w:t>
        </w:r>
      </w:ins>
      <w:r w:rsidRPr="699595DC">
        <w:rPr>
          <w:rStyle w:val="Enfasidelicata"/>
          <w:i w:val="0"/>
          <w:iCs w:val="0"/>
          <w:szCs w:val="24"/>
        </w:rPr>
        <w:t xml:space="preserve">about his </w:t>
      </w:r>
      <w:commentRangeStart w:id="25"/>
      <w:commentRangeStart w:id="26"/>
      <w:r w:rsidRPr="00D01022">
        <w:rPr>
          <w:rStyle w:val="Enfasidelicata"/>
          <w:i w:val="0"/>
          <w:iCs w:val="0"/>
          <w:szCs w:val="24"/>
        </w:rPr>
        <w:t>appointment</w:t>
      </w:r>
      <w:commentRangeEnd w:id="25"/>
      <w:r>
        <w:commentReference w:id="25"/>
      </w:r>
      <w:commentRangeEnd w:id="26"/>
      <w:r>
        <w:commentReference w:id="26"/>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27"/>
      <w:commentRangeStart w:id="28"/>
      <w:r w:rsidRPr="699595DC">
        <w:rPr>
          <w:rStyle w:val="Enfasidelicata"/>
          <w:i w:val="0"/>
          <w:iCs w:val="0"/>
          <w:szCs w:val="24"/>
        </w:rPr>
        <w:t xml:space="preserve">his </w:t>
      </w:r>
      <w:commentRangeEnd w:id="27"/>
      <w:r>
        <w:commentReference w:id="27"/>
      </w:r>
      <w:commentRangeEnd w:id="28"/>
      <w:r>
        <w:commentReference w:id="28"/>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55DC461"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ins w:id="29" w:author="Giorgio Romeo" w:date="2020-12-23T08:49:00Z">
        <w:r w:rsidR="0020663D">
          <w:rPr>
            <w:rStyle w:val="Enfasidelicata"/>
            <w:i w:val="0"/>
            <w:iCs w:val="0"/>
            <w:szCs w:val="24"/>
          </w:rPr>
          <w:t xml:space="preserve">“18:00” as </w:t>
        </w:r>
      </w:ins>
      <w:del w:id="30" w:author="Giorgio Romeo" w:date="2020-12-23T08:49:00Z">
        <w:r w:rsidRPr="699595DC" w:rsidDel="0020663D">
          <w:rPr>
            <w:rStyle w:val="Enfasidelicata"/>
            <w:i w:val="0"/>
            <w:iCs w:val="0"/>
            <w:szCs w:val="24"/>
          </w:rPr>
          <w:delText xml:space="preserve">the </w:delText>
        </w:r>
      </w:del>
      <w:r w:rsidRPr="699595DC">
        <w:rPr>
          <w:rStyle w:val="Enfasidelicata"/>
          <w:i w:val="0"/>
          <w:iCs w:val="0"/>
          <w:szCs w:val="24"/>
        </w:rPr>
        <w:t>time</w:t>
      </w:r>
      <w:r w:rsidR="00FE7600">
        <w:rPr>
          <w:rStyle w:val="Enfasidelicata"/>
          <w:i w:val="0"/>
          <w:iCs w:val="0"/>
          <w:szCs w:val="24"/>
        </w:rPr>
        <w:t xml:space="preserve"> slot</w:t>
      </w:r>
      <w:r w:rsidRPr="699595DC">
        <w:rPr>
          <w:rStyle w:val="Enfasidelicata"/>
          <w:i w:val="0"/>
          <w:iCs w:val="0"/>
          <w:szCs w:val="24"/>
        </w:rPr>
        <w:t xml:space="preserve"> </w:t>
      </w:r>
      <w:del w:id="31" w:author="Giorgio Romeo" w:date="2020-12-23T08:49:00Z">
        <w:r w:rsidRPr="699595DC" w:rsidDel="0020663D">
          <w:rPr>
            <w:rStyle w:val="Enfasidelicata"/>
            <w:i w:val="0"/>
            <w:iCs w:val="0"/>
            <w:szCs w:val="24"/>
          </w:rPr>
          <w:delText>he would want to go</w:delText>
        </w:r>
      </w:del>
    </w:p>
    <w:p w14:paraId="4EB5CD68" w14:textId="3D564626"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ins w:id="32" w:author="Giorgio Romeo" w:date="2020-12-23T08:50:00Z">
        <w:r w:rsidR="0020663D">
          <w:rPr>
            <w:rStyle w:val="Enfasidelicata"/>
            <w:i w:val="0"/>
            <w:iCs w:val="0"/>
            <w:szCs w:val="24"/>
          </w:rPr>
          <w:t xml:space="preserve">the </w:t>
        </w:r>
      </w:ins>
      <w:del w:id="33" w:author="Giorgio Romeo" w:date="2020-12-23T08:50:00Z">
        <w:r w:rsidR="00FE7600" w:rsidDel="0020663D">
          <w:rPr>
            <w:rStyle w:val="Enfasidelicata"/>
            <w:i w:val="0"/>
            <w:iCs w:val="0"/>
            <w:szCs w:val="24"/>
          </w:rPr>
          <w:delText xml:space="preserve">a </w:delText>
        </w:r>
      </w:del>
      <w:r w:rsidR="00FE7600">
        <w:rPr>
          <w:rStyle w:val="Enfasidelicata"/>
          <w:i w:val="0"/>
          <w:iCs w:val="0"/>
          <w:szCs w:val="24"/>
        </w:rPr>
        <w:t>store</w:t>
      </w:r>
      <w:ins w:id="34" w:author="Giorgio Romeo" w:date="2020-12-23T08:50:00Z">
        <w:r w:rsidR="0020663D">
          <w:rPr>
            <w:rStyle w:val="Enfasidelicata"/>
            <w:i w:val="0"/>
            <w:iCs w:val="0"/>
            <w:szCs w:val="24"/>
          </w:rPr>
          <w:t xml:space="preserve"> “Ellelunga”</w:t>
        </w:r>
      </w:ins>
      <w:r w:rsidR="00FE7600">
        <w:rPr>
          <w:rStyle w:val="Enfasidelicata"/>
          <w:i w:val="0"/>
          <w:iCs w:val="0"/>
          <w:szCs w:val="24"/>
        </w:rPr>
        <w:t xml:space="preserve"> </w:t>
      </w:r>
      <w:r w:rsidR="0055106F">
        <w:rPr>
          <w:rStyle w:val="Enfasidelicata"/>
          <w:i w:val="0"/>
          <w:iCs w:val="0"/>
          <w:szCs w:val="24"/>
        </w:rPr>
        <w:t>from</w:t>
      </w:r>
      <w:r w:rsidR="00FE7600">
        <w:rPr>
          <w:rStyle w:val="Enfasidelicata"/>
          <w:i w:val="0"/>
          <w:iCs w:val="0"/>
          <w:szCs w:val="24"/>
        </w:rPr>
        <w:t xml:space="preserve"> a map between </w:t>
      </w:r>
      <w:del w:id="35" w:author="Giorgio Romeo" w:date="2020-12-23T08:50:00Z">
        <w:r w:rsidR="00FE7600" w:rsidDel="0020663D">
          <w:rPr>
            <w:rStyle w:val="Enfasidelicata"/>
            <w:i w:val="0"/>
            <w:iCs w:val="0"/>
            <w:szCs w:val="24"/>
          </w:rPr>
          <w:delText xml:space="preserve">those </w:delText>
        </w:r>
        <w:r w:rsidR="0055106F" w:rsidDel="0020663D">
          <w:rPr>
            <w:rStyle w:val="Enfasidelicata"/>
            <w:i w:val="0"/>
            <w:iCs w:val="0"/>
            <w:szCs w:val="24"/>
          </w:rPr>
          <w:delText>ones</w:delText>
        </w:r>
      </w:del>
      <w:ins w:id="36" w:author="Giorgio Romeo" w:date="2020-12-23T08:50:00Z">
        <w:r w:rsidR="0020663D">
          <w:rPr>
            <w:rStyle w:val="Enfasidelicata"/>
            <w:i w:val="0"/>
            <w:iCs w:val="0"/>
            <w:szCs w:val="24"/>
          </w:rPr>
          <w:t>the stores</w:t>
        </w:r>
      </w:ins>
      <w:r w:rsidR="0055106F">
        <w:rPr>
          <w:rStyle w:val="Enfasidelicata"/>
          <w:i w:val="0"/>
          <w:iCs w:val="0"/>
          <w:szCs w:val="24"/>
        </w:rPr>
        <w:t xml:space="preserve">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1B35DF8C"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w:t>
      </w:r>
      <w:ins w:id="37" w:author="Giorgio Romeo" w:date="2020-12-23T08:52:00Z">
        <w:r w:rsidR="0020663D">
          <w:rPr>
            <w:rStyle w:val="Enfasidelicata"/>
            <w:i w:val="0"/>
            <w:iCs w:val="0"/>
            <w:szCs w:val="24"/>
          </w:rPr>
          <w:t xml:space="preserve"> following day the</w:t>
        </w:r>
      </w:ins>
      <w:r w:rsidRPr="00061068">
        <w:rPr>
          <w:rStyle w:val="Enfasidelicata"/>
          <w:i w:val="0"/>
          <w:iCs w:val="0"/>
          <w:szCs w:val="24"/>
        </w:rPr>
        <w:t xml:space="preserv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38"/>
      <w:r w:rsidRPr="00061068">
        <w:rPr>
          <w:rStyle w:val="Enfasidelicata"/>
          <w:i w:val="0"/>
          <w:iCs w:val="0"/>
          <w:szCs w:val="24"/>
        </w:rPr>
        <w:t>ticket to the cashier</w:t>
      </w:r>
      <w:commentRangeEnd w:id="38"/>
      <w:r w:rsidRPr="00061068">
        <w:rPr>
          <w:rStyle w:val="Rimandocommento"/>
        </w:rPr>
        <w:commentReference w:id="38"/>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448C570" w14:textId="77777777" w:rsidR="00B02349" w:rsidRPr="002D6798" w:rsidRDefault="00B02349" w:rsidP="00B02349">
      <w:pPr>
        <w:pStyle w:val="Paragrafoelenco"/>
        <w:numPr>
          <w:ilvl w:val="0"/>
          <w:numId w:val="21"/>
        </w:numPr>
        <w:jc w:val="both"/>
        <w:rPr>
          <w:ins w:id="39" w:author="Cristian Sbrolli" w:date="2020-12-23T11:08:00Z"/>
          <w:rStyle w:val="Enfasidelicata"/>
          <w:rFonts w:eastAsiaTheme="majorEastAsia" w:cstheme="majorBidi"/>
          <w:i w:val="0"/>
          <w:iCs w:val="0"/>
          <w:szCs w:val="24"/>
        </w:rPr>
      </w:pPr>
      <w:ins w:id="40" w:author="Cristian Sbrolli" w:date="2020-12-23T11:08:00Z">
        <w:r>
          <w:rPr>
            <w:rStyle w:val="Enfasidelicata"/>
            <w:i w:val="0"/>
            <w:iCs w:val="0"/>
            <w:szCs w:val="24"/>
          </w:rPr>
          <w:t>Francesco wants to make a delicious dinner with pasta and tuna. Unfortunately, in the afternoon, he discovers that he is run out of pasta. Since he works until evening, he decides to book a visit for the current day:</w:t>
        </w:r>
      </w:ins>
    </w:p>
    <w:p w14:paraId="3E0FB1B5" w14:textId="70E8F696" w:rsidR="002D6798" w:rsidRPr="002D6798" w:rsidDel="00B02349" w:rsidRDefault="0055106F" w:rsidP="00295A63">
      <w:pPr>
        <w:pStyle w:val="Paragrafoelenco"/>
        <w:numPr>
          <w:ilvl w:val="0"/>
          <w:numId w:val="19"/>
        </w:numPr>
        <w:jc w:val="both"/>
        <w:rPr>
          <w:del w:id="41" w:author="Cristian Sbrolli" w:date="2020-12-23T11:08:00Z"/>
          <w:rStyle w:val="Enfasidelicata"/>
          <w:rFonts w:eastAsiaTheme="majorEastAsia" w:cstheme="majorBidi"/>
          <w:i w:val="0"/>
          <w:iCs w:val="0"/>
          <w:szCs w:val="24"/>
        </w:rPr>
      </w:pPr>
      <w:del w:id="42" w:author="Cristian Sbrolli" w:date="2020-12-23T11:08:00Z">
        <w:r w:rsidDel="00B02349">
          <w:rPr>
            <w:rStyle w:val="Enfasidelicata"/>
            <w:i w:val="0"/>
            <w:iCs w:val="0"/>
            <w:szCs w:val="24"/>
          </w:rPr>
          <w:delText xml:space="preserve">Francesco wants to make a delicious dinner with pasta and tuna. Unfortunately, </w:delText>
        </w:r>
        <w:r w:rsidR="002D6798" w:rsidDel="00B02349">
          <w:rPr>
            <w:rStyle w:val="Enfasidelicata"/>
            <w:i w:val="0"/>
            <w:iCs w:val="0"/>
            <w:szCs w:val="24"/>
          </w:rPr>
          <w:delText xml:space="preserve">just before dinner, circa at 19:00, </w:delText>
        </w:r>
        <w:r w:rsidDel="00B02349">
          <w:rPr>
            <w:rStyle w:val="Enfasidelicata"/>
            <w:i w:val="0"/>
            <w:iCs w:val="0"/>
            <w:szCs w:val="24"/>
          </w:rPr>
          <w:delText xml:space="preserve">he discovers that he is run out of pasta. Since </w:delText>
        </w:r>
        <w:r w:rsidR="002D6798" w:rsidDel="00B02349">
          <w:rPr>
            <w:rStyle w:val="Enfasidelicata"/>
            <w:i w:val="0"/>
            <w:iCs w:val="0"/>
            <w:szCs w:val="24"/>
          </w:rPr>
          <w:delText>he cannot wait the day after, he decides to book a visit for the current day:</w:delText>
        </w:r>
      </w:del>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43"/>
      <w:commentRangeStart w:id="44"/>
      <w:r w:rsidRPr="699595DC">
        <w:rPr>
          <w:rStyle w:val="Enfasidelicata"/>
          <w:i w:val="0"/>
          <w:iCs w:val="0"/>
          <w:szCs w:val="24"/>
        </w:rPr>
        <w:t xml:space="preserve">his </w:t>
      </w:r>
      <w:commentRangeEnd w:id="43"/>
      <w:r>
        <w:commentReference w:id="43"/>
      </w:r>
      <w:commentRangeEnd w:id="44"/>
      <w:r>
        <w:commentReference w:id="44"/>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26B0EB" w14:textId="77777777" w:rsidR="00B02349" w:rsidRDefault="00B02349" w:rsidP="00B02349">
      <w:pPr>
        <w:pStyle w:val="Paragrafoelenco"/>
        <w:numPr>
          <w:ilvl w:val="0"/>
          <w:numId w:val="21"/>
        </w:numPr>
        <w:spacing w:after="60" w:line="240" w:lineRule="auto"/>
        <w:jc w:val="both"/>
        <w:rPr>
          <w:ins w:id="45" w:author="Cristian Sbrolli" w:date="2020-12-23T11:08:00Z"/>
          <w:rStyle w:val="Enfasidelicata"/>
          <w:i w:val="0"/>
          <w:iCs w:val="0"/>
          <w:szCs w:val="24"/>
        </w:rPr>
      </w:pPr>
      <w:ins w:id="46" w:author="Cristian Sbrolli" w:date="2020-12-23T11:08:00Z">
        <w:r>
          <w:rPr>
            <w:rStyle w:val="Enfasidelicata"/>
            <w:i w:val="0"/>
            <w:iCs w:val="0"/>
            <w:szCs w:val="24"/>
          </w:rPr>
          <w:t xml:space="preserve">While he is inactive thinking about the stores, the applications notifies Francesco that there are further </w:t>
        </w:r>
        <w:commentRangeStart w:id="47"/>
        <w:r>
          <w:rPr>
            <w:rStyle w:val="Enfasidelicata"/>
            <w:i w:val="0"/>
            <w:iCs w:val="0"/>
            <w:szCs w:val="24"/>
          </w:rPr>
          <w:t>available</w:t>
        </w:r>
        <w:commentRangeEnd w:id="47"/>
        <w:r>
          <w:rPr>
            <w:rStyle w:val="Rimandocommento"/>
          </w:rPr>
          <w:commentReference w:id="47"/>
        </w:r>
        <w:r>
          <w:rPr>
            <w:rStyle w:val="Enfasidelicata"/>
            <w:i w:val="0"/>
            <w:iCs w:val="0"/>
            <w:szCs w:val="24"/>
          </w:rPr>
          <w:t xml:space="preserve"> stores</w:t>
        </w:r>
      </w:ins>
    </w:p>
    <w:p w14:paraId="46AAB903" w14:textId="5DA60BFC" w:rsidR="002D6798" w:rsidDel="00B02349" w:rsidRDefault="002D6798">
      <w:pPr>
        <w:pStyle w:val="Paragrafoelenco"/>
        <w:numPr>
          <w:ilvl w:val="0"/>
          <w:numId w:val="21"/>
        </w:numPr>
        <w:spacing w:after="60" w:line="240" w:lineRule="auto"/>
        <w:jc w:val="both"/>
        <w:rPr>
          <w:del w:id="48" w:author="Cristian Sbrolli" w:date="2020-12-23T11:08:00Z"/>
          <w:rStyle w:val="Enfasidelicata"/>
          <w:i w:val="0"/>
          <w:iCs w:val="0"/>
          <w:szCs w:val="24"/>
        </w:rPr>
      </w:pPr>
      <w:del w:id="49" w:author="Cristian Sbrolli" w:date="2020-12-23T11:08:00Z">
        <w:r w:rsidDel="00B02349">
          <w:rPr>
            <w:rStyle w:val="Enfasidelicata"/>
            <w:i w:val="0"/>
            <w:iCs w:val="0"/>
            <w:szCs w:val="24"/>
          </w:rPr>
          <w:delText>After 30 seconds of inactivity, the applications notifies Francesco that there are further available stores</w:delText>
        </w:r>
      </w:del>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4A3955E4"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w:t>
      </w:r>
      <w:ins w:id="50" w:author="Cristian Sbrolli" w:date="2020-12-23T11:08:00Z">
        <w:r w:rsidR="00B02349">
          <w:rPr>
            <w:rStyle w:val="Enfasidelicata"/>
            <w:i w:val="0"/>
            <w:iCs w:val="0"/>
            <w:szCs w:val="24"/>
          </w:rPr>
          <w:t>/or</w:t>
        </w:r>
      </w:ins>
      <w:r w:rsidRPr="00923D58">
        <w:rPr>
          <w:rStyle w:val="Enfasidelicata"/>
          <w:i w:val="0"/>
          <w:iCs w:val="0"/>
          <w:szCs w:val="24"/>
        </w:rPr>
        <w:t xml:space="preserve">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51"/>
      <w:r w:rsidRPr="00061068">
        <w:rPr>
          <w:rStyle w:val="Enfasidelicata"/>
          <w:i w:val="0"/>
          <w:iCs w:val="0"/>
          <w:szCs w:val="24"/>
        </w:rPr>
        <w:t>ticket to the cashier</w:t>
      </w:r>
      <w:commentRangeEnd w:id="51"/>
      <w:r w:rsidRPr="00061068">
        <w:rPr>
          <w:rStyle w:val="Rimandocommento"/>
        </w:rPr>
        <w:commentReference w:id="51"/>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68475F9" w14:textId="7FADB8F2" w:rsidR="003D153B" w:rsidRDefault="00C63A2D" w:rsidP="003D153B">
      <w:pPr>
        <w:pStyle w:val="Paragrafoelenco"/>
        <w:numPr>
          <w:ilvl w:val="0"/>
          <w:numId w:val="19"/>
        </w:numPr>
        <w:jc w:val="both"/>
        <w:rPr>
          <w:ins w:id="52" w:author="Giorgio Romeo" w:date="2020-12-23T10:10:00Z"/>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469D190B" w14:textId="77777777" w:rsidR="00074D89" w:rsidRDefault="00074D89">
      <w:pPr>
        <w:pStyle w:val="Paragrafoelenco"/>
        <w:ind w:left="810"/>
        <w:jc w:val="both"/>
        <w:rPr>
          <w:ins w:id="53" w:author="Giorgio Romeo" w:date="2020-12-23T09:53:00Z"/>
          <w:rStyle w:val="Enfasidelicata"/>
          <w:i w:val="0"/>
          <w:iCs w:val="0"/>
          <w:szCs w:val="24"/>
        </w:rPr>
        <w:pPrChange w:id="54" w:author="Giorgio Romeo" w:date="2020-12-23T10:10:00Z">
          <w:pPr>
            <w:pStyle w:val="Paragrafoelenco"/>
            <w:numPr>
              <w:numId w:val="19"/>
            </w:numPr>
            <w:ind w:left="810" w:hanging="360"/>
            <w:jc w:val="both"/>
          </w:pPr>
        </w:pPrChange>
      </w:pPr>
    </w:p>
    <w:p w14:paraId="5D715275" w14:textId="77777777" w:rsidR="003D153B" w:rsidRPr="003D153B" w:rsidRDefault="003D153B">
      <w:pPr>
        <w:pStyle w:val="Paragrafoelenco"/>
        <w:ind w:left="810"/>
        <w:jc w:val="both"/>
        <w:rPr>
          <w:ins w:id="55" w:author="Giorgio Romeo" w:date="2020-12-23T09:53:00Z"/>
          <w:rStyle w:val="Enfasidelicata"/>
          <w:i w:val="0"/>
          <w:iCs w:val="0"/>
          <w:szCs w:val="24"/>
        </w:rPr>
        <w:pPrChange w:id="56" w:author="Giorgio Romeo" w:date="2020-12-23T09:53:00Z">
          <w:pPr>
            <w:pStyle w:val="Paragrafoelenco"/>
            <w:numPr>
              <w:numId w:val="19"/>
            </w:numPr>
            <w:ind w:left="810" w:hanging="360"/>
            <w:jc w:val="both"/>
          </w:pPr>
        </w:pPrChange>
      </w:pPr>
    </w:p>
    <w:p w14:paraId="303AF2B0" w14:textId="7787FFFF" w:rsidR="000340CF" w:rsidRPr="000340CF" w:rsidRDefault="000D4E40">
      <w:pPr>
        <w:pStyle w:val="Paragrafoelenco"/>
        <w:numPr>
          <w:ilvl w:val="0"/>
          <w:numId w:val="19"/>
        </w:numPr>
        <w:jc w:val="both"/>
        <w:rPr>
          <w:ins w:id="57" w:author="Giorgio Romeo" w:date="2020-12-23T09:58:00Z"/>
          <w:rStyle w:val="Enfasidelicata"/>
          <w:i w:val="0"/>
          <w:iCs w:val="0"/>
          <w:szCs w:val="24"/>
        </w:rPr>
      </w:pPr>
      <w:ins w:id="58" w:author="Giorgio Romeo" w:date="2020-12-23T10:25:00Z">
        <w:r>
          <w:rPr>
            <w:rStyle w:val="Enfasidelicata"/>
            <w:i w:val="0"/>
            <w:iCs w:val="0"/>
            <w:szCs w:val="24"/>
          </w:rPr>
          <w:t>Silvia</w:t>
        </w:r>
      </w:ins>
      <w:ins w:id="59" w:author="Giorgio Romeo" w:date="2020-12-23T09:53:00Z">
        <w:r w:rsidR="003D153B">
          <w:rPr>
            <w:rStyle w:val="Enfasidelicata"/>
            <w:i w:val="0"/>
            <w:iCs w:val="0"/>
            <w:szCs w:val="24"/>
          </w:rPr>
          <w:t xml:space="preserve"> loves doing the shoppin</w:t>
        </w:r>
      </w:ins>
      <w:ins w:id="60" w:author="Giorgio Romeo" w:date="2020-12-23T09:54:00Z">
        <w:r w:rsidR="003D153B">
          <w:rPr>
            <w:rStyle w:val="Enfasidelicata"/>
            <w:i w:val="0"/>
            <w:iCs w:val="0"/>
            <w:szCs w:val="24"/>
          </w:rPr>
          <w:t xml:space="preserve">g </w:t>
        </w:r>
      </w:ins>
      <w:ins w:id="61" w:author="Giorgio Romeo" w:date="2020-12-23T09:55:00Z">
        <w:r w:rsidR="003D153B">
          <w:rPr>
            <w:rStyle w:val="Enfasidelicata"/>
            <w:i w:val="0"/>
            <w:iCs w:val="0"/>
            <w:szCs w:val="24"/>
          </w:rPr>
          <w:t>at “</w:t>
        </w:r>
        <w:r w:rsidR="000340CF">
          <w:rPr>
            <w:rStyle w:val="Enfasidelicata"/>
            <w:i w:val="0"/>
            <w:iCs w:val="0"/>
            <w:szCs w:val="24"/>
          </w:rPr>
          <w:t>W-Food” but unfortunately</w:t>
        </w:r>
      </w:ins>
      <w:ins w:id="62" w:author="Giorgio Romeo" w:date="2020-12-23T09:56:00Z">
        <w:r w:rsidR="000340CF">
          <w:rPr>
            <w:rStyle w:val="Enfasidelicata"/>
            <w:i w:val="0"/>
            <w:iCs w:val="0"/>
            <w:szCs w:val="24"/>
          </w:rPr>
          <w:t>, due to the great popularity of the store,</w:t>
        </w:r>
      </w:ins>
      <w:ins w:id="63" w:author="Giorgio Romeo" w:date="2020-12-23T09:55:00Z">
        <w:r w:rsidR="000340CF">
          <w:rPr>
            <w:rStyle w:val="Enfasidelicata"/>
            <w:i w:val="0"/>
            <w:iCs w:val="0"/>
            <w:szCs w:val="24"/>
          </w:rPr>
          <w:t xml:space="preserve"> she sometimes </w:t>
        </w:r>
      </w:ins>
      <w:ins w:id="64" w:author="Giorgio Romeo" w:date="2020-12-23T09:56:00Z">
        <w:r w:rsidR="000340CF">
          <w:rPr>
            <w:rStyle w:val="Enfasidelicata"/>
            <w:i w:val="0"/>
            <w:iCs w:val="0"/>
            <w:szCs w:val="24"/>
          </w:rPr>
          <w:t>does not manage to get a ticket or book a visit at the desired time slot</w:t>
        </w:r>
      </w:ins>
      <w:ins w:id="65" w:author="Giorgio Romeo" w:date="2020-12-23T09:57:00Z">
        <w:r w:rsidR="000340CF">
          <w:rPr>
            <w:rStyle w:val="Enfasidelicata"/>
            <w:i w:val="0"/>
            <w:iCs w:val="0"/>
            <w:szCs w:val="24"/>
          </w:rPr>
          <w:t>. To avoid further similar situations, she decides to activate the periodic notification on the availability of “W</w:t>
        </w:r>
      </w:ins>
      <w:ins w:id="66" w:author="Giorgio Romeo" w:date="2020-12-23T09:58:00Z">
        <w:r w:rsidR="000340CF">
          <w:rPr>
            <w:rStyle w:val="Enfasidelicata"/>
            <w:i w:val="0"/>
            <w:iCs w:val="0"/>
            <w:szCs w:val="24"/>
          </w:rPr>
          <w:t>-Food”. In particular:</w:t>
        </w:r>
      </w:ins>
    </w:p>
    <w:p w14:paraId="1FE079AA" w14:textId="77777777" w:rsidR="000340CF" w:rsidRDefault="000340CF" w:rsidP="000340CF">
      <w:pPr>
        <w:pStyle w:val="Paragrafoelenco"/>
        <w:numPr>
          <w:ilvl w:val="0"/>
          <w:numId w:val="109"/>
        </w:numPr>
        <w:ind w:left="1077" w:hanging="357"/>
        <w:rPr>
          <w:ins w:id="67" w:author="Giorgio Romeo" w:date="2020-12-23T10:01:00Z"/>
          <w:rStyle w:val="Enfasidelicata"/>
          <w:rFonts w:eastAsiaTheme="majorEastAsia" w:cstheme="majorBidi"/>
          <w:i w:val="0"/>
          <w:iCs w:val="0"/>
          <w:szCs w:val="24"/>
        </w:rPr>
      </w:pPr>
      <w:ins w:id="68" w:author="Giorgio Romeo" w:date="2020-12-23T10:01: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2FD8EE4E" w14:textId="27A5195E" w:rsidR="000340CF" w:rsidRDefault="000340CF" w:rsidP="000340CF">
      <w:pPr>
        <w:pStyle w:val="Paragrafoelenco"/>
        <w:numPr>
          <w:ilvl w:val="0"/>
          <w:numId w:val="109"/>
        </w:numPr>
        <w:ind w:left="1077" w:hanging="357"/>
        <w:jc w:val="both"/>
        <w:rPr>
          <w:ins w:id="69" w:author="Giorgio Romeo" w:date="2020-12-23T10:01:00Z"/>
          <w:rStyle w:val="Enfasidelicata"/>
          <w:i w:val="0"/>
          <w:iCs w:val="0"/>
          <w:szCs w:val="24"/>
        </w:rPr>
      </w:pPr>
      <w:ins w:id="70" w:author="Giorgio Romeo" w:date="2020-12-23T10:01:00Z">
        <w:r>
          <w:rPr>
            <w:rStyle w:val="Enfasidelicata"/>
            <w:i w:val="0"/>
            <w:iCs w:val="0"/>
            <w:szCs w:val="24"/>
          </w:rPr>
          <w:t>She open the notification panel</w:t>
        </w:r>
      </w:ins>
    </w:p>
    <w:p w14:paraId="03CAE4D9" w14:textId="24893398" w:rsidR="000340CF" w:rsidRDefault="000340CF" w:rsidP="000340CF">
      <w:pPr>
        <w:pStyle w:val="Paragrafoelenco"/>
        <w:numPr>
          <w:ilvl w:val="0"/>
          <w:numId w:val="109"/>
        </w:numPr>
        <w:ind w:left="1077" w:hanging="357"/>
        <w:jc w:val="both"/>
        <w:rPr>
          <w:ins w:id="71" w:author="Giorgio Romeo" w:date="2020-12-23T10:03:00Z"/>
          <w:rStyle w:val="Enfasidelicata"/>
          <w:i w:val="0"/>
          <w:iCs w:val="0"/>
          <w:szCs w:val="24"/>
        </w:rPr>
      </w:pPr>
      <w:ins w:id="72" w:author="Giorgio Romeo" w:date="2020-12-23T10:03:00Z">
        <w:r>
          <w:rPr>
            <w:rStyle w:val="Enfasidelicata"/>
            <w:i w:val="0"/>
            <w:iCs w:val="0"/>
            <w:szCs w:val="24"/>
          </w:rPr>
          <w:t>She insert “W-Food” as the store she wants to be notified about</w:t>
        </w:r>
      </w:ins>
    </w:p>
    <w:p w14:paraId="3E8D201E" w14:textId="15DDAB8D" w:rsidR="000340CF" w:rsidRDefault="000340CF" w:rsidP="000340CF">
      <w:pPr>
        <w:pStyle w:val="Paragrafoelenco"/>
        <w:numPr>
          <w:ilvl w:val="0"/>
          <w:numId w:val="109"/>
        </w:numPr>
        <w:ind w:left="1077" w:hanging="357"/>
        <w:jc w:val="both"/>
        <w:rPr>
          <w:ins w:id="73" w:author="Giorgio Romeo" w:date="2020-12-23T10:05:00Z"/>
          <w:rStyle w:val="Enfasidelicata"/>
          <w:i w:val="0"/>
          <w:iCs w:val="0"/>
          <w:szCs w:val="24"/>
        </w:rPr>
      </w:pPr>
      <w:ins w:id="74" w:author="Giorgio Romeo" w:date="2020-12-23T10:03:00Z">
        <w:r>
          <w:rPr>
            <w:rStyle w:val="Enfasidelicata"/>
            <w:i w:val="0"/>
            <w:iCs w:val="0"/>
            <w:szCs w:val="24"/>
          </w:rPr>
          <w:t xml:space="preserve">She selects </w:t>
        </w:r>
      </w:ins>
      <w:ins w:id="75" w:author="Giorgio Romeo" w:date="2020-12-23T10:04:00Z">
        <w:r>
          <w:rPr>
            <w:rStyle w:val="Enfasidelicata"/>
            <w:i w:val="0"/>
            <w:iCs w:val="0"/>
            <w:szCs w:val="24"/>
          </w:rPr>
          <w:t xml:space="preserve">“Monday, Tuesday, Wednesday, Sunday” as days and “from 14:00 to 20:00” </w:t>
        </w:r>
      </w:ins>
      <w:ins w:id="76" w:author="Giorgio Romeo" w:date="2020-12-23T10:05:00Z">
        <w:r>
          <w:rPr>
            <w:rStyle w:val="Enfasidelicata"/>
            <w:i w:val="0"/>
            <w:iCs w:val="0"/>
            <w:szCs w:val="24"/>
          </w:rPr>
          <w:t>as time range</w:t>
        </w:r>
      </w:ins>
    </w:p>
    <w:p w14:paraId="740B0502" w14:textId="105303B5" w:rsidR="000340CF" w:rsidRDefault="00074D89" w:rsidP="000340CF">
      <w:pPr>
        <w:pStyle w:val="Paragrafoelenco"/>
        <w:numPr>
          <w:ilvl w:val="0"/>
          <w:numId w:val="109"/>
        </w:numPr>
        <w:ind w:left="1077" w:hanging="357"/>
        <w:jc w:val="both"/>
        <w:rPr>
          <w:ins w:id="77" w:author="Giorgio Romeo" w:date="2020-12-23T10:06:00Z"/>
          <w:rStyle w:val="Enfasidelicata"/>
          <w:i w:val="0"/>
          <w:iCs w:val="0"/>
          <w:szCs w:val="24"/>
        </w:rPr>
      </w:pPr>
      <w:ins w:id="78" w:author="Giorgio Romeo" w:date="2020-12-23T10:07:00Z">
        <w:r>
          <w:rPr>
            <w:rStyle w:val="Enfasidelicata"/>
            <w:i w:val="0"/>
            <w:iCs w:val="0"/>
            <w:szCs w:val="24"/>
          </w:rPr>
          <w:t>Since she wants</w:t>
        </w:r>
      </w:ins>
      <w:ins w:id="79" w:author="Giorgio Romeo" w:date="2020-12-23T10:06:00Z">
        <w:r>
          <w:rPr>
            <w:rStyle w:val="Enfasidelicata"/>
            <w:i w:val="0"/>
            <w:iCs w:val="0"/>
            <w:szCs w:val="24"/>
          </w:rPr>
          <w:t xml:space="preserve"> to be notified every hour</w:t>
        </w:r>
      </w:ins>
      <w:ins w:id="80" w:author="Giorgio Romeo" w:date="2020-12-23T10:07:00Z">
        <w:r>
          <w:rPr>
            <w:rStyle w:val="Enfasidelicata"/>
            <w:i w:val="0"/>
            <w:iCs w:val="0"/>
            <w:szCs w:val="24"/>
          </w:rPr>
          <w:t>,</w:t>
        </w:r>
      </w:ins>
      <w:ins w:id="81" w:author="Giorgio Romeo" w:date="2020-12-23T10:06:00Z">
        <w:r>
          <w:rPr>
            <w:rStyle w:val="Enfasidelicata"/>
            <w:i w:val="0"/>
            <w:iCs w:val="0"/>
            <w:szCs w:val="24"/>
          </w:rPr>
          <w:t xml:space="preserve"> </w:t>
        </w:r>
      </w:ins>
      <w:ins w:id="82" w:author="Giorgio Romeo" w:date="2020-12-23T10:07:00Z">
        <w:r>
          <w:rPr>
            <w:rStyle w:val="Enfasidelicata"/>
            <w:i w:val="0"/>
            <w:iCs w:val="0"/>
            <w:szCs w:val="24"/>
          </w:rPr>
          <w:t xml:space="preserve">she </w:t>
        </w:r>
      </w:ins>
      <w:ins w:id="83" w:author="Giorgio Romeo" w:date="2020-12-23T10:06:00Z">
        <w:r>
          <w:rPr>
            <w:rStyle w:val="Enfasidelicata"/>
            <w:i w:val="0"/>
            <w:iCs w:val="0"/>
            <w:szCs w:val="24"/>
          </w:rPr>
          <w:t>insert</w:t>
        </w:r>
      </w:ins>
      <w:ins w:id="84" w:author="Giorgio Romeo" w:date="2020-12-23T10:07:00Z">
        <w:r>
          <w:rPr>
            <w:rStyle w:val="Enfasidelicata"/>
            <w:i w:val="0"/>
            <w:iCs w:val="0"/>
            <w:szCs w:val="24"/>
          </w:rPr>
          <w:t>s</w:t>
        </w:r>
      </w:ins>
      <w:ins w:id="85" w:author="Giorgio Romeo" w:date="2020-12-23T10:06:00Z">
        <w:r>
          <w:rPr>
            <w:rStyle w:val="Enfasidelicata"/>
            <w:i w:val="0"/>
            <w:iCs w:val="0"/>
            <w:szCs w:val="24"/>
          </w:rPr>
          <w:t xml:space="preserve"> “1 hour” as periodic time notification</w:t>
        </w:r>
      </w:ins>
    </w:p>
    <w:p w14:paraId="4D124AE1" w14:textId="5BC1ED9A" w:rsidR="00074D89" w:rsidRDefault="00074D89" w:rsidP="000340CF">
      <w:pPr>
        <w:pStyle w:val="Paragrafoelenco"/>
        <w:numPr>
          <w:ilvl w:val="0"/>
          <w:numId w:val="109"/>
        </w:numPr>
        <w:ind w:left="1077" w:hanging="357"/>
        <w:jc w:val="both"/>
        <w:rPr>
          <w:ins w:id="86" w:author="Giorgio Romeo" w:date="2020-12-23T10:07:00Z"/>
          <w:rStyle w:val="Enfasidelicata"/>
          <w:i w:val="0"/>
          <w:iCs w:val="0"/>
          <w:szCs w:val="24"/>
        </w:rPr>
      </w:pPr>
      <w:ins w:id="87" w:author="Giorgio Romeo" w:date="2020-12-23T10:06:00Z">
        <w:r>
          <w:rPr>
            <w:rStyle w:val="Enfasidelicata"/>
            <w:i w:val="0"/>
            <w:iCs w:val="0"/>
            <w:szCs w:val="24"/>
          </w:rPr>
          <w:t xml:space="preserve">She clicks on the </w:t>
        </w:r>
        <w:r w:rsidRPr="00074D89">
          <w:rPr>
            <w:rStyle w:val="Enfasidelicata"/>
            <w:szCs w:val="24"/>
            <w:rPrChange w:id="88" w:author="Giorgio Romeo" w:date="2020-12-23T10:06:00Z">
              <w:rPr>
                <w:rStyle w:val="Enfasidelicata"/>
                <w:i w:val="0"/>
                <w:iCs w:val="0"/>
                <w:szCs w:val="24"/>
              </w:rPr>
            </w:rPrChange>
          </w:rPr>
          <w:t>“Confirm”</w:t>
        </w:r>
        <w:r>
          <w:rPr>
            <w:rStyle w:val="Enfasidelicata"/>
            <w:i w:val="0"/>
            <w:iCs w:val="0"/>
            <w:szCs w:val="24"/>
          </w:rPr>
          <w:t xml:space="preserve"> button</w:t>
        </w:r>
      </w:ins>
    </w:p>
    <w:p w14:paraId="39C50549" w14:textId="13D6A207" w:rsidR="00074D89" w:rsidRDefault="00074D89" w:rsidP="000340CF">
      <w:pPr>
        <w:pStyle w:val="Paragrafoelenco"/>
        <w:numPr>
          <w:ilvl w:val="0"/>
          <w:numId w:val="109"/>
        </w:numPr>
        <w:ind w:left="1077" w:hanging="357"/>
        <w:jc w:val="both"/>
        <w:rPr>
          <w:ins w:id="89" w:author="Giorgio Romeo" w:date="2020-12-23T10:10:00Z"/>
          <w:rStyle w:val="Enfasidelicata"/>
          <w:i w:val="0"/>
          <w:iCs w:val="0"/>
          <w:szCs w:val="24"/>
        </w:rPr>
      </w:pPr>
      <w:ins w:id="90" w:author="Giorgio Romeo" w:date="2020-12-23T10:07:00Z">
        <w:r>
          <w:rPr>
            <w:rStyle w:val="Enfasidelicata"/>
            <w:i w:val="0"/>
            <w:iCs w:val="0"/>
            <w:szCs w:val="24"/>
          </w:rPr>
          <w:t xml:space="preserve">She receives </w:t>
        </w:r>
      </w:ins>
      <w:ins w:id="91" w:author="Giorgio Romeo" w:date="2020-12-23T10:08:00Z">
        <w:r>
          <w:rPr>
            <w:rStyle w:val="Enfasidelicata"/>
            <w:i w:val="0"/>
            <w:iCs w:val="0"/>
            <w:szCs w:val="24"/>
          </w:rPr>
          <w:t xml:space="preserve">a </w:t>
        </w:r>
      </w:ins>
      <w:ins w:id="92" w:author="Giorgio Romeo" w:date="2020-12-23T10:09:00Z">
        <w:r>
          <w:rPr>
            <w:rStyle w:val="Enfasidelicata"/>
            <w:i w:val="0"/>
            <w:iCs w:val="0"/>
            <w:szCs w:val="24"/>
          </w:rPr>
          <w:t>confirmation about</w:t>
        </w:r>
      </w:ins>
      <w:ins w:id="93" w:author="Giorgio Romeo" w:date="2020-12-23T10:08:00Z">
        <w:r>
          <w:rPr>
            <w:rStyle w:val="Enfasidelicata"/>
            <w:i w:val="0"/>
            <w:iCs w:val="0"/>
            <w:szCs w:val="24"/>
          </w:rPr>
          <w:t xml:space="preserve"> the successful update of the </w:t>
        </w:r>
      </w:ins>
      <w:ins w:id="94" w:author="Giorgio Romeo" w:date="2020-12-23T10:09:00Z">
        <w:r>
          <w:rPr>
            <w:rStyle w:val="Enfasidelicata"/>
            <w:i w:val="0"/>
            <w:iCs w:val="0"/>
            <w:szCs w:val="24"/>
          </w:rPr>
          <w:t xml:space="preserve">periodic </w:t>
        </w:r>
      </w:ins>
      <w:ins w:id="95" w:author="Giorgio Romeo" w:date="2020-12-23T10:08:00Z">
        <w:r>
          <w:rPr>
            <w:rStyle w:val="Enfasidelicata"/>
            <w:i w:val="0"/>
            <w:iCs w:val="0"/>
            <w:szCs w:val="24"/>
          </w:rPr>
          <w:t>notification system</w:t>
        </w:r>
      </w:ins>
    </w:p>
    <w:p w14:paraId="2C1290A7" w14:textId="77777777" w:rsidR="00074D89" w:rsidRPr="00FE7600" w:rsidRDefault="00074D89">
      <w:pPr>
        <w:pStyle w:val="Paragrafoelenco"/>
        <w:ind w:left="1077"/>
        <w:jc w:val="both"/>
        <w:rPr>
          <w:rStyle w:val="Enfasidelicata"/>
          <w:i w:val="0"/>
          <w:iCs w:val="0"/>
          <w:szCs w:val="24"/>
        </w:rPr>
        <w:pPrChange w:id="96" w:author="Giorgio Romeo" w:date="2020-12-23T10:10:00Z">
          <w:pPr>
            <w:pStyle w:val="Paragrafoelenco"/>
            <w:numPr>
              <w:numId w:val="19"/>
            </w:numPr>
            <w:ind w:left="810" w:hanging="360"/>
            <w:jc w:val="both"/>
          </w:pPr>
        </w:pPrChange>
      </w:pPr>
    </w:p>
    <w:p w14:paraId="5FAD5371" w14:textId="435B1EE9" w:rsidR="00FA17DD" w:rsidRDefault="00FA17DD" w:rsidP="00295A63">
      <w:pPr>
        <w:pStyle w:val="Paragrafoelenco"/>
        <w:rPr>
          <w:rStyle w:val="Enfasidelicata"/>
          <w:i w:val="0"/>
          <w:iCs w:val="0"/>
          <w:szCs w:val="24"/>
        </w:rPr>
      </w:pPr>
    </w:p>
    <w:p w14:paraId="16041040" w14:textId="29DAC169" w:rsidR="000B41AE" w:rsidRDefault="000B41AE" w:rsidP="000B41AE">
      <w:pPr>
        <w:pStyle w:val="Paragrafoelenco"/>
        <w:numPr>
          <w:ilvl w:val="0"/>
          <w:numId w:val="19"/>
        </w:numPr>
        <w:rPr>
          <w:ins w:id="97" w:author="Giorgio Romeo" w:date="2020-12-23T09:58:00Z"/>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 the shop</w:t>
      </w:r>
      <w:ins w:id="98" w:author="Giorgio Romeo" w:date="2020-12-23T09:58:00Z">
        <w:r w:rsidR="000340CF">
          <w:rPr>
            <w:rStyle w:val="Enfasidelicata"/>
            <w:rFonts w:eastAsiaTheme="majorEastAsia" w:cstheme="majorBidi"/>
            <w:i w:val="0"/>
            <w:iCs w:val="0"/>
            <w:szCs w:val="24"/>
          </w:rPr>
          <w:t>:</w:t>
        </w:r>
      </w:ins>
    </w:p>
    <w:p w14:paraId="483A923D" w14:textId="78645292" w:rsidR="000340CF" w:rsidRDefault="000340CF" w:rsidP="000340CF">
      <w:pPr>
        <w:pStyle w:val="Paragrafoelenco"/>
        <w:numPr>
          <w:ilvl w:val="0"/>
          <w:numId w:val="109"/>
        </w:numPr>
        <w:ind w:left="1077" w:hanging="357"/>
        <w:rPr>
          <w:ins w:id="99" w:author="Giorgio Romeo" w:date="2020-12-23T09:59:00Z"/>
          <w:rStyle w:val="Enfasidelicata"/>
          <w:rFonts w:eastAsiaTheme="majorEastAsia" w:cstheme="majorBidi"/>
          <w:i w:val="0"/>
          <w:iCs w:val="0"/>
          <w:szCs w:val="24"/>
        </w:rPr>
      </w:pPr>
      <w:ins w:id="100" w:author="Giorgio Romeo" w:date="2020-12-23T09:59:00Z">
        <w:r w:rsidRPr="699595DC">
          <w:rPr>
            <w:rStyle w:val="Enfasidelicata"/>
            <w:rFonts w:eastAsiaTheme="majorEastAsia" w:cstheme="majorBidi"/>
            <w:i w:val="0"/>
            <w:iCs w:val="0"/>
            <w:szCs w:val="24"/>
          </w:rPr>
          <w:t xml:space="preserve">She </w:t>
        </w:r>
      </w:ins>
      <w:ins w:id="101" w:author="Cristian Sbrolli" w:date="2020-12-23T11:09:00Z">
        <w:r w:rsidR="00B02349">
          <w:rPr>
            <w:rStyle w:val="Enfasidelicata"/>
            <w:rFonts w:eastAsiaTheme="majorEastAsia" w:cstheme="majorBidi"/>
            <w:i w:val="0"/>
            <w:iCs w:val="0"/>
            <w:szCs w:val="24"/>
          </w:rPr>
          <w:t>connects to</w:t>
        </w:r>
        <w:r w:rsidR="00B02349" w:rsidRPr="699595DC">
          <w:rPr>
            <w:rStyle w:val="Enfasidelicata"/>
            <w:rFonts w:eastAsiaTheme="majorEastAsia" w:cstheme="majorBidi"/>
            <w:i w:val="0"/>
            <w:iCs w:val="0"/>
            <w:szCs w:val="24"/>
          </w:rPr>
          <w:t xml:space="preserve"> </w:t>
        </w:r>
      </w:ins>
      <w:ins w:id="102" w:author="Giorgio Romeo" w:date="2020-12-23T09:59:00Z">
        <w:del w:id="103" w:author="Cristian Sbrolli" w:date="2020-12-23T11:09:00Z">
          <w:r w:rsidRPr="699595DC" w:rsidDel="00B02349">
            <w:rPr>
              <w:rStyle w:val="Enfasidelicata"/>
              <w:rFonts w:eastAsiaTheme="majorEastAsia" w:cstheme="majorBidi"/>
              <w:i w:val="0"/>
              <w:iCs w:val="0"/>
              <w:szCs w:val="24"/>
            </w:rPr>
            <w:delText xml:space="preserve">opens </w:delText>
          </w:r>
        </w:del>
        <w:r w:rsidRPr="699595DC">
          <w:rPr>
            <w:rStyle w:val="Enfasidelicata"/>
            <w:rFonts w:eastAsiaTheme="majorEastAsia" w:cstheme="majorBidi"/>
            <w:i w:val="0"/>
            <w:iCs w:val="0"/>
            <w:szCs w:val="24"/>
          </w:rPr>
          <w:t>the application on</w:t>
        </w:r>
        <w:del w:id="104" w:author="Cristian Sbrolli" w:date="2020-12-23T11:10:00Z">
          <w:r w:rsidRPr="699595DC" w:rsidDel="00B02349">
            <w:rPr>
              <w:rStyle w:val="Enfasidelicata"/>
              <w:rFonts w:eastAsiaTheme="majorEastAsia" w:cstheme="majorBidi"/>
              <w:i w:val="0"/>
              <w:iCs w:val="0"/>
              <w:szCs w:val="24"/>
            </w:rPr>
            <w:delText xml:space="preserve"> </w:delText>
          </w:r>
        </w:del>
        <w:r w:rsidRPr="699595DC">
          <w:rPr>
            <w:rStyle w:val="Enfasidelicata"/>
            <w:rFonts w:eastAsiaTheme="majorEastAsia" w:cstheme="majorBidi"/>
            <w:i w:val="0"/>
            <w:iCs w:val="0"/>
            <w:szCs w:val="24"/>
          </w:rPr>
          <w:t xml:space="preserve"> her devic</w:t>
        </w:r>
        <w:r>
          <w:rPr>
            <w:rStyle w:val="Enfasidelicata"/>
            <w:rFonts w:eastAsiaTheme="majorEastAsia" w:cstheme="majorBidi"/>
            <w:i w:val="0"/>
            <w:iCs w:val="0"/>
            <w:szCs w:val="24"/>
          </w:rPr>
          <w:t>e</w:t>
        </w:r>
      </w:ins>
    </w:p>
    <w:p w14:paraId="153D86FB" w14:textId="5AA93AD0" w:rsidR="000340CF" w:rsidRPr="000340CF" w:rsidDel="00B02349" w:rsidRDefault="000340CF" w:rsidP="000340CF">
      <w:pPr>
        <w:pStyle w:val="Paragrafoelenco"/>
        <w:numPr>
          <w:ilvl w:val="0"/>
          <w:numId w:val="109"/>
        </w:numPr>
        <w:ind w:left="1077" w:hanging="357"/>
        <w:rPr>
          <w:ins w:id="105" w:author="Giorgio Romeo" w:date="2020-12-23T09:59:00Z"/>
          <w:del w:id="106" w:author="Cristian Sbrolli" w:date="2020-12-23T11:09:00Z"/>
          <w:rStyle w:val="Enfasidelicata"/>
          <w:rFonts w:eastAsiaTheme="majorEastAsia" w:cstheme="majorBidi"/>
          <w:i w:val="0"/>
          <w:iCs w:val="0"/>
          <w:szCs w:val="24"/>
          <w:rPrChange w:id="107" w:author="Giorgio Romeo" w:date="2020-12-23T09:59:00Z">
            <w:rPr>
              <w:ins w:id="108" w:author="Giorgio Romeo" w:date="2020-12-23T09:59:00Z"/>
              <w:del w:id="109" w:author="Cristian Sbrolli" w:date="2020-12-23T11:09:00Z"/>
              <w:rStyle w:val="Enfasidelicata"/>
              <w:rFonts w:eastAsiaTheme="majorEastAsia" w:cstheme="majorBidi"/>
              <w:szCs w:val="24"/>
            </w:rPr>
          </w:rPrChange>
        </w:rPr>
      </w:pPr>
      <w:ins w:id="110" w:author="Giorgio Romeo" w:date="2020-12-23T09:59:00Z">
        <w:del w:id="111" w:author="Cristian Sbrolli" w:date="2020-12-23T11:09:00Z">
          <w:r w:rsidDel="00B02349">
            <w:rPr>
              <w:rStyle w:val="Enfasidelicata"/>
              <w:rFonts w:eastAsiaTheme="majorEastAsia" w:cstheme="majorBidi"/>
              <w:i w:val="0"/>
              <w:iCs w:val="0"/>
              <w:szCs w:val="24"/>
            </w:rPr>
            <w:delText xml:space="preserve">She presses on the button </w:delText>
          </w:r>
          <w:r w:rsidRPr="00295A63" w:rsidDel="00B02349">
            <w:rPr>
              <w:rStyle w:val="Enfasidelicata"/>
              <w:rFonts w:eastAsiaTheme="majorEastAsia" w:cstheme="majorBidi"/>
              <w:szCs w:val="24"/>
            </w:rPr>
            <w:delText>“Log in as manager</w:delText>
          </w:r>
          <w:r w:rsidDel="00B02349">
            <w:rPr>
              <w:rStyle w:val="Enfasidelicata"/>
              <w:rFonts w:eastAsiaTheme="majorEastAsia" w:cstheme="majorBidi"/>
              <w:szCs w:val="24"/>
            </w:rPr>
            <w:delText>”</w:delText>
          </w:r>
        </w:del>
      </w:ins>
    </w:p>
    <w:p w14:paraId="3B6A30CD" w14:textId="39F65084" w:rsidR="000340CF" w:rsidRDefault="000340CF" w:rsidP="000340CF">
      <w:pPr>
        <w:pStyle w:val="Paragrafoelenco"/>
        <w:numPr>
          <w:ilvl w:val="0"/>
          <w:numId w:val="109"/>
        </w:numPr>
        <w:ind w:left="1077" w:hanging="357"/>
        <w:rPr>
          <w:ins w:id="112" w:author="Giorgio Romeo" w:date="2020-12-23T09:59:00Z"/>
          <w:rStyle w:val="Enfasidelicata"/>
          <w:rFonts w:eastAsiaTheme="majorEastAsia" w:cstheme="majorBidi"/>
          <w:i w:val="0"/>
          <w:iCs w:val="0"/>
          <w:szCs w:val="24"/>
        </w:rPr>
      </w:pPr>
      <w:ins w:id="113" w:author="Giorgio Romeo" w:date="2020-12-23T09:59:00Z">
        <w:r>
          <w:rPr>
            <w:rStyle w:val="Enfasidelicata"/>
            <w:rFonts w:eastAsiaTheme="majorEastAsia" w:cstheme="majorBidi"/>
            <w:i w:val="0"/>
            <w:iCs w:val="0"/>
            <w:szCs w:val="24"/>
          </w:rPr>
          <w:t>She logs in with the credentials of her authorized account</w:t>
        </w:r>
      </w:ins>
    </w:p>
    <w:p w14:paraId="397BBBAF" w14:textId="23252197" w:rsidR="000340CF" w:rsidRDefault="000340CF" w:rsidP="000340CF">
      <w:pPr>
        <w:pStyle w:val="Paragrafoelenco"/>
        <w:numPr>
          <w:ilvl w:val="0"/>
          <w:numId w:val="109"/>
        </w:numPr>
        <w:ind w:left="1077" w:hanging="357"/>
        <w:rPr>
          <w:ins w:id="114" w:author="Giorgio Romeo" w:date="2020-12-23T10:00:00Z"/>
          <w:rStyle w:val="Enfasidelicata"/>
          <w:rFonts w:eastAsiaTheme="majorEastAsia" w:cstheme="majorBidi"/>
          <w:i w:val="0"/>
          <w:iCs w:val="0"/>
          <w:szCs w:val="24"/>
        </w:rPr>
      </w:pPr>
      <w:ins w:id="115" w:author="Giorgio Romeo" w:date="2020-12-23T09:59:00Z">
        <w:r>
          <w:rPr>
            <w:rStyle w:val="Enfasidelicata"/>
            <w:rFonts w:eastAsiaTheme="majorEastAsia" w:cstheme="majorBidi"/>
            <w:i w:val="0"/>
            <w:iCs w:val="0"/>
            <w:szCs w:val="24"/>
          </w:rPr>
          <w:t>On the home page she sees the button “Statistics and Diagnostics” and presses it</w:t>
        </w:r>
      </w:ins>
    </w:p>
    <w:p w14:paraId="62866975" w14:textId="6F89ADC8" w:rsidR="000340CF" w:rsidRDefault="000340CF">
      <w:pPr>
        <w:pStyle w:val="Paragrafoelenco"/>
        <w:numPr>
          <w:ilvl w:val="0"/>
          <w:numId w:val="109"/>
        </w:numPr>
        <w:ind w:left="1077" w:hanging="357"/>
        <w:rPr>
          <w:rStyle w:val="Enfasidelicata"/>
          <w:rFonts w:eastAsiaTheme="majorEastAsia" w:cstheme="majorBidi"/>
          <w:i w:val="0"/>
          <w:iCs w:val="0"/>
          <w:szCs w:val="24"/>
        </w:rPr>
        <w:pPrChange w:id="116" w:author="Giorgio Romeo" w:date="2020-12-23T09:58:00Z">
          <w:pPr>
            <w:pStyle w:val="Paragrafoelenco"/>
            <w:numPr>
              <w:numId w:val="19"/>
            </w:numPr>
            <w:ind w:left="810" w:hanging="360"/>
          </w:pPr>
        </w:pPrChange>
      </w:pPr>
      <w:ins w:id="117" w:author="Giorgio Romeo" w:date="2020-12-23T10:00:00Z">
        <w:r w:rsidRPr="699595DC">
          <w:rPr>
            <w:rStyle w:val="Enfasidelicata"/>
            <w:rFonts w:eastAsiaTheme="majorEastAsia" w:cstheme="majorBidi"/>
            <w:i w:val="0"/>
            <w:iCs w:val="0"/>
            <w:szCs w:val="24"/>
          </w:rPr>
          <w:t>In front of her there are number of effective and expected entrances for the current</w:t>
        </w:r>
        <w:r>
          <w:rPr>
            <w:rStyle w:val="Enfasidelicata"/>
            <w:rFonts w:eastAsiaTheme="majorEastAsia" w:cstheme="majorBidi"/>
            <w:i w:val="0"/>
            <w:iCs w:val="0"/>
            <w:szCs w:val="24"/>
          </w:rPr>
          <w:t xml:space="preserve"> week</w:t>
        </w:r>
      </w:ins>
    </w:p>
    <w:p w14:paraId="34F0128F" w14:textId="06EB522F" w:rsidR="000B41AE" w:rsidDel="000340CF" w:rsidRDefault="000B41AE" w:rsidP="000B41AE">
      <w:pPr>
        <w:pStyle w:val="Puntoelenco"/>
        <w:tabs>
          <w:tab w:val="num" w:pos="1080"/>
        </w:tabs>
        <w:ind w:left="1080"/>
        <w:rPr>
          <w:del w:id="118" w:author="Giorgio Romeo" w:date="2020-12-23T09:59:00Z"/>
          <w:rStyle w:val="Enfasidelicata"/>
          <w:rFonts w:eastAsiaTheme="majorEastAsia" w:cstheme="majorBidi"/>
          <w:i w:val="0"/>
          <w:iCs w:val="0"/>
          <w:szCs w:val="24"/>
        </w:rPr>
      </w:pPr>
      <w:del w:id="119" w:author="Giorgio Romeo" w:date="2020-12-23T09:59:00Z">
        <w:r w:rsidRPr="699595DC" w:rsidDel="000340CF">
          <w:rPr>
            <w:rStyle w:val="Enfasidelicata"/>
            <w:rFonts w:eastAsiaTheme="majorEastAsia" w:cstheme="majorBidi"/>
            <w:i w:val="0"/>
            <w:iCs w:val="0"/>
            <w:szCs w:val="24"/>
          </w:rPr>
          <w:delText>She opens the application on  her device</w:delText>
        </w:r>
      </w:del>
    </w:p>
    <w:p w14:paraId="7904D156" w14:textId="2FDBC3F9" w:rsidR="000B41AE" w:rsidRDefault="000B41AE">
      <w:pPr>
        <w:pStyle w:val="Puntoelenco"/>
        <w:numPr>
          <w:ilvl w:val="0"/>
          <w:numId w:val="0"/>
        </w:numPr>
        <w:tabs>
          <w:tab w:val="num" w:pos="1080"/>
        </w:tabs>
        <w:rPr>
          <w:rStyle w:val="Enfasidelicata"/>
          <w:rFonts w:eastAsiaTheme="majorEastAsia" w:cstheme="majorBidi"/>
          <w:i w:val="0"/>
          <w:iCs w:val="0"/>
          <w:szCs w:val="24"/>
        </w:rPr>
        <w:pPrChange w:id="120" w:author="Giorgio Romeo" w:date="2020-12-23T09:59:00Z">
          <w:pPr>
            <w:pStyle w:val="Puntoelenco"/>
            <w:tabs>
              <w:tab w:val="num" w:pos="1080"/>
            </w:tabs>
            <w:ind w:left="1080"/>
          </w:pPr>
        </w:pPrChange>
      </w:pPr>
      <w:del w:id="121" w:author="Giorgio Romeo" w:date="2020-12-23T09:59:00Z">
        <w:r w:rsidDel="000340CF">
          <w:rPr>
            <w:rStyle w:val="Enfasidelicata"/>
            <w:rFonts w:eastAsiaTheme="majorEastAsia" w:cstheme="majorBidi"/>
            <w:i w:val="0"/>
            <w:iCs w:val="0"/>
            <w:szCs w:val="24"/>
          </w:rPr>
          <w:delText xml:space="preserve">She presses on the button </w:delText>
        </w:r>
        <w:r w:rsidRPr="00295A63" w:rsidDel="000340CF">
          <w:rPr>
            <w:rStyle w:val="Enfasidelicata"/>
            <w:rFonts w:eastAsiaTheme="majorEastAsia" w:cstheme="majorBidi"/>
            <w:szCs w:val="24"/>
          </w:rPr>
          <w:delText>“Log in as manager”</w:delText>
        </w:r>
      </w:del>
    </w:p>
    <w:p w14:paraId="48DFC4D5" w14:textId="2304CB3A" w:rsidR="000B41AE" w:rsidDel="000340CF" w:rsidRDefault="000B41AE">
      <w:pPr>
        <w:pStyle w:val="Puntoelenco"/>
        <w:numPr>
          <w:ilvl w:val="0"/>
          <w:numId w:val="0"/>
        </w:numPr>
        <w:tabs>
          <w:tab w:val="num" w:pos="1080"/>
        </w:tabs>
        <w:ind w:left="1080"/>
        <w:rPr>
          <w:del w:id="122" w:author="Giorgio Romeo" w:date="2020-12-23T10:00:00Z"/>
          <w:rStyle w:val="Enfasidelicata"/>
          <w:rFonts w:eastAsiaTheme="majorEastAsia" w:cstheme="majorBidi"/>
          <w:i w:val="0"/>
          <w:iCs w:val="0"/>
          <w:szCs w:val="24"/>
        </w:rPr>
        <w:pPrChange w:id="123" w:author="Giorgio Romeo" w:date="2020-12-23T09:59:00Z">
          <w:pPr>
            <w:pStyle w:val="Puntoelenco"/>
            <w:tabs>
              <w:tab w:val="num" w:pos="1080"/>
            </w:tabs>
            <w:ind w:left="1080"/>
          </w:pPr>
        </w:pPrChange>
      </w:pPr>
      <w:del w:id="124" w:author="Giorgio Romeo" w:date="2020-12-23T09:59:00Z">
        <w:r w:rsidDel="000340CF">
          <w:rPr>
            <w:rStyle w:val="Enfasidelicata"/>
            <w:rFonts w:eastAsiaTheme="majorEastAsia" w:cstheme="majorBidi"/>
            <w:i w:val="0"/>
            <w:iCs w:val="0"/>
            <w:szCs w:val="24"/>
          </w:rPr>
          <w:delText xml:space="preserve">She logs in with </w:delText>
        </w:r>
        <w:r w:rsidR="00187C6E" w:rsidDel="000340CF">
          <w:rPr>
            <w:rStyle w:val="Enfasidelicata"/>
            <w:rFonts w:eastAsiaTheme="majorEastAsia" w:cstheme="majorBidi"/>
            <w:i w:val="0"/>
            <w:iCs w:val="0"/>
            <w:szCs w:val="24"/>
          </w:rPr>
          <w:delText>the</w:delText>
        </w:r>
        <w:r w:rsidDel="000340CF">
          <w:rPr>
            <w:rStyle w:val="Enfasidelicata"/>
            <w:rFonts w:eastAsiaTheme="majorEastAsia" w:cstheme="majorBidi"/>
            <w:i w:val="0"/>
            <w:iCs w:val="0"/>
            <w:szCs w:val="24"/>
          </w:rPr>
          <w:delText xml:space="preserve"> credentials</w:delText>
        </w:r>
        <w:r w:rsidR="00187C6E" w:rsidDel="000340CF">
          <w:rPr>
            <w:rStyle w:val="Enfasidelicata"/>
            <w:rFonts w:eastAsiaTheme="majorEastAsia" w:cstheme="majorBidi"/>
            <w:i w:val="0"/>
            <w:iCs w:val="0"/>
            <w:szCs w:val="24"/>
          </w:rPr>
          <w:delText xml:space="preserve"> of her authorized account</w:delText>
        </w:r>
      </w:del>
    </w:p>
    <w:p w14:paraId="4B8EEB22" w14:textId="20FC49AE" w:rsidR="000B41AE" w:rsidDel="000340CF" w:rsidRDefault="000B41AE">
      <w:pPr>
        <w:pStyle w:val="Puntoelenco"/>
        <w:numPr>
          <w:ilvl w:val="0"/>
          <w:numId w:val="0"/>
        </w:numPr>
        <w:rPr>
          <w:del w:id="125" w:author="Giorgio Romeo" w:date="2020-12-23T10:00:00Z"/>
          <w:rStyle w:val="Enfasidelicata"/>
          <w:rFonts w:eastAsiaTheme="majorEastAsia" w:cstheme="majorBidi"/>
          <w:i w:val="0"/>
          <w:iCs w:val="0"/>
          <w:szCs w:val="24"/>
        </w:rPr>
        <w:pPrChange w:id="126" w:author="Giorgio Romeo" w:date="2020-12-23T10:00:00Z">
          <w:pPr>
            <w:pStyle w:val="Puntoelenco"/>
            <w:tabs>
              <w:tab w:val="num" w:pos="1080"/>
            </w:tabs>
            <w:ind w:left="1080"/>
          </w:pPr>
        </w:pPrChange>
      </w:pPr>
      <w:del w:id="127" w:author="Giorgio Romeo" w:date="2020-12-23T10:00:00Z">
        <w:r w:rsidDel="000340CF">
          <w:rPr>
            <w:rStyle w:val="Enfasidelicata"/>
            <w:rFonts w:eastAsiaTheme="majorEastAsia" w:cstheme="majorBidi"/>
            <w:i w:val="0"/>
            <w:iCs w:val="0"/>
            <w:szCs w:val="24"/>
          </w:rPr>
          <w:delText>On the home page she sees the button “Statistics and Diagnostics” and presses it</w:delText>
        </w:r>
      </w:del>
    </w:p>
    <w:p w14:paraId="44DF4354" w14:textId="112DC9CC" w:rsidR="000B41AE" w:rsidRDefault="000B41AE">
      <w:pPr>
        <w:pStyle w:val="Puntoelenco"/>
        <w:numPr>
          <w:ilvl w:val="0"/>
          <w:numId w:val="0"/>
        </w:numPr>
        <w:tabs>
          <w:tab w:val="num" w:pos="1080"/>
        </w:tabs>
        <w:ind w:left="1080"/>
        <w:rPr>
          <w:rStyle w:val="Enfasidelicata"/>
          <w:rFonts w:eastAsiaTheme="majorEastAsia" w:cstheme="majorBidi"/>
          <w:i w:val="0"/>
          <w:iCs w:val="0"/>
          <w:szCs w:val="24"/>
        </w:rPr>
        <w:pPrChange w:id="128" w:author="Giorgio Romeo" w:date="2020-12-23T10:00:00Z">
          <w:pPr>
            <w:pStyle w:val="Puntoelenco"/>
            <w:tabs>
              <w:tab w:val="num" w:pos="1080"/>
            </w:tabs>
            <w:ind w:left="1080"/>
          </w:pPr>
        </w:pPrChange>
      </w:pPr>
      <w:del w:id="129" w:author="Giorgio Romeo" w:date="2020-12-23T10:00:00Z">
        <w:r w:rsidRPr="699595DC" w:rsidDel="000340CF">
          <w:rPr>
            <w:rStyle w:val="Enfasidelicata"/>
            <w:rFonts w:eastAsiaTheme="majorEastAsia" w:cstheme="majorBidi"/>
            <w:i w:val="0"/>
            <w:iCs w:val="0"/>
            <w:szCs w:val="24"/>
          </w:rPr>
          <w:delText xml:space="preserve">In front of her there are number of effective and expected entrances for the </w:delText>
        </w:r>
        <w:commentRangeStart w:id="130"/>
        <w:r w:rsidRPr="699595DC" w:rsidDel="000340CF">
          <w:rPr>
            <w:rStyle w:val="Enfasidelicata"/>
            <w:rFonts w:eastAsiaTheme="majorEastAsia" w:cstheme="majorBidi"/>
            <w:i w:val="0"/>
            <w:iCs w:val="0"/>
            <w:szCs w:val="24"/>
          </w:rPr>
          <w:delText>current week</w:delText>
        </w:r>
      </w:del>
      <w:commentRangeEnd w:id="130"/>
      <w:r>
        <w:commentReference w:id="130"/>
      </w:r>
    </w:p>
    <w:p w14:paraId="1A87126C" w14:textId="67373F6C" w:rsidR="00FE7600" w:rsidRDefault="00FE7600" w:rsidP="00295A63">
      <w:pPr>
        <w:pStyle w:val="Paragrafoelenco"/>
        <w:ind w:left="810"/>
        <w:rPr>
          <w:ins w:id="131" w:author="Giorgio Romeo" w:date="2020-12-23T09:51:00Z"/>
          <w:rStyle w:val="Enfasidelicata"/>
          <w:rFonts w:eastAsiaTheme="majorEastAsia" w:cstheme="majorBidi"/>
          <w:i w:val="0"/>
          <w:iCs w:val="0"/>
          <w:szCs w:val="24"/>
        </w:rPr>
      </w:pPr>
    </w:p>
    <w:p w14:paraId="4D89045A" w14:textId="1C78BCAD" w:rsidR="003D153B" w:rsidRDefault="003D153B" w:rsidP="00295A63">
      <w:pPr>
        <w:pStyle w:val="Paragrafoelenco"/>
        <w:ind w:left="810"/>
        <w:rPr>
          <w:ins w:id="132" w:author="Giorgio Romeo" w:date="2020-12-23T09:51:00Z"/>
          <w:rStyle w:val="Enfasidelicata"/>
          <w:rFonts w:eastAsiaTheme="majorEastAsia" w:cstheme="majorBidi"/>
          <w:i w:val="0"/>
          <w:iCs w:val="0"/>
          <w:szCs w:val="24"/>
        </w:rPr>
      </w:pPr>
    </w:p>
    <w:p w14:paraId="5EEAF35D" w14:textId="768731AA" w:rsidR="003D153B" w:rsidRDefault="003D153B" w:rsidP="00295A63">
      <w:pPr>
        <w:pStyle w:val="Paragrafoelenco"/>
        <w:ind w:left="810"/>
        <w:rPr>
          <w:ins w:id="133" w:author="Giorgio Romeo" w:date="2020-12-23T09:51:00Z"/>
          <w:rStyle w:val="Enfasidelicata"/>
          <w:rFonts w:eastAsiaTheme="majorEastAsia" w:cstheme="majorBidi"/>
          <w:i w:val="0"/>
          <w:iCs w:val="0"/>
          <w:szCs w:val="24"/>
        </w:rPr>
      </w:pPr>
    </w:p>
    <w:p w14:paraId="3B8942C4" w14:textId="1BD3245C" w:rsidR="003D153B" w:rsidRDefault="003D153B" w:rsidP="00295A63">
      <w:pPr>
        <w:pStyle w:val="Paragrafoelenco"/>
        <w:ind w:left="810"/>
        <w:rPr>
          <w:ins w:id="134" w:author="Giorgio Romeo" w:date="2020-12-23T09:51:00Z"/>
          <w:rStyle w:val="Enfasidelicata"/>
          <w:rFonts w:eastAsiaTheme="majorEastAsia" w:cstheme="majorBidi"/>
          <w:i w:val="0"/>
          <w:iCs w:val="0"/>
          <w:szCs w:val="24"/>
        </w:rPr>
      </w:pPr>
    </w:p>
    <w:p w14:paraId="0E269805" w14:textId="79A2ACF0" w:rsidR="003D153B" w:rsidRDefault="003D153B" w:rsidP="00295A63">
      <w:pPr>
        <w:pStyle w:val="Paragrafoelenco"/>
        <w:ind w:left="810"/>
        <w:rPr>
          <w:ins w:id="135" w:author="Giorgio Romeo" w:date="2020-12-23T09:51:00Z"/>
          <w:rStyle w:val="Enfasidelicata"/>
          <w:rFonts w:eastAsiaTheme="majorEastAsia" w:cstheme="majorBidi"/>
          <w:i w:val="0"/>
          <w:iCs w:val="0"/>
          <w:szCs w:val="24"/>
        </w:rPr>
      </w:pPr>
    </w:p>
    <w:p w14:paraId="70D16B12" w14:textId="2D05835B" w:rsidR="003D153B" w:rsidRDefault="003D153B" w:rsidP="00295A63">
      <w:pPr>
        <w:pStyle w:val="Paragrafoelenco"/>
        <w:ind w:left="810"/>
        <w:rPr>
          <w:ins w:id="136" w:author="Giorgio Romeo" w:date="2020-12-23T09:51:00Z"/>
          <w:rStyle w:val="Enfasidelicata"/>
          <w:rFonts w:eastAsiaTheme="majorEastAsia" w:cstheme="majorBidi"/>
          <w:i w:val="0"/>
          <w:iCs w:val="0"/>
          <w:szCs w:val="24"/>
        </w:rPr>
      </w:pPr>
    </w:p>
    <w:p w14:paraId="215086DF" w14:textId="2952E298" w:rsidR="003D153B" w:rsidRDefault="003D153B" w:rsidP="00295A63">
      <w:pPr>
        <w:pStyle w:val="Paragrafoelenco"/>
        <w:ind w:left="810"/>
        <w:rPr>
          <w:ins w:id="137" w:author="Giorgio Romeo" w:date="2020-12-23T09:51:00Z"/>
          <w:rStyle w:val="Enfasidelicata"/>
          <w:rFonts w:eastAsiaTheme="majorEastAsia" w:cstheme="majorBidi"/>
          <w:i w:val="0"/>
          <w:iCs w:val="0"/>
          <w:szCs w:val="24"/>
        </w:rPr>
      </w:pPr>
    </w:p>
    <w:p w14:paraId="6BCBA2EE" w14:textId="77777777" w:rsidR="003D153B" w:rsidRDefault="003D153B"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lastRenderedPageBreak/>
        <w:t xml:space="preserve">Etion, who is the manager of one of the grocery shops of the chain “Carre-4”, wants to register a further store in CLup. In particular: </w:t>
      </w:r>
    </w:p>
    <w:p w14:paraId="00FC0DA6" w14:textId="099FD53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w:t>
      </w:r>
      <w:ins w:id="138" w:author="Cristian Sbrolli" w:date="2020-12-23T11:09:00Z">
        <w:r w:rsidR="00B02349">
          <w:rPr>
            <w:rStyle w:val="Enfasidelicata"/>
            <w:rFonts w:eastAsiaTheme="majorEastAsia" w:cstheme="majorBidi"/>
            <w:i w:val="0"/>
            <w:iCs w:val="0"/>
            <w:szCs w:val="24"/>
          </w:rPr>
          <w:t>connects to</w:t>
        </w:r>
        <w:r w:rsidR="00B02349" w:rsidRPr="699595DC">
          <w:rPr>
            <w:rStyle w:val="Enfasidelicata"/>
            <w:rFonts w:eastAsiaTheme="majorEastAsia" w:cstheme="majorBidi"/>
            <w:i w:val="0"/>
            <w:iCs w:val="0"/>
            <w:szCs w:val="24"/>
          </w:rPr>
          <w:t xml:space="preserve"> the</w:t>
        </w:r>
        <w:r w:rsidR="00B02349" w:rsidRPr="699595DC" w:rsidDel="00B02349">
          <w:rPr>
            <w:rStyle w:val="Enfasidelicata"/>
            <w:rFonts w:eastAsiaTheme="majorEastAsia" w:cstheme="majorBidi"/>
            <w:i w:val="0"/>
            <w:iCs w:val="0"/>
            <w:szCs w:val="24"/>
          </w:rPr>
          <w:t xml:space="preserve"> </w:t>
        </w:r>
      </w:ins>
      <w:del w:id="139" w:author="Cristian Sbrolli" w:date="2020-12-23T11:09:00Z">
        <w:r w:rsidRPr="699595DC" w:rsidDel="00B02349">
          <w:rPr>
            <w:rStyle w:val="Enfasidelicata"/>
            <w:rFonts w:eastAsiaTheme="majorEastAsia" w:cstheme="majorBidi"/>
            <w:i w:val="0"/>
            <w:iCs w:val="0"/>
            <w:szCs w:val="24"/>
          </w:rPr>
          <w:delText xml:space="preserve">opens the </w:delText>
        </w:r>
      </w:del>
      <w:r w:rsidRPr="699595DC">
        <w:rPr>
          <w:rStyle w:val="Enfasidelicata"/>
          <w:rFonts w:eastAsiaTheme="majorEastAsia" w:cstheme="majorBidi"/>
          <w:i w:val="0"/>
          <w:iCs w:val="0"/>
          <w:szCs w:val="24"/>
        </w:rPr>
        <w:t xml:space="preserve">application on </w:t>
      </w:r>
      <w:del w:id="140" w:author="Cristian Sbrolli" w:date="2020-12-23T11:09:00Z">
        <w:r w:rsidRPr="699595DC" w:rsidDel="00B02349">
          <w:rPr>
            <w:rStyle w:val="Enfasidelicata"/>
            <w:rFonts w:eastAsiaTheme="majorEastAsia" w:cstheme="majorBidi"/>
            <w:i w:val="0"/>
            <w:iCs w:val="0"/>
            <w:szCs w:val="24"/>
          </w:rPr>
          <w:delText xml:space="preserve"> </w:delText>
        </w:r>
      </w:del>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46F6494A" w:rsidR="000F66EE" w:rsidDel="00B02349" w:rsidRDefault="000F66EE" w:rsidP="000F66EE">
      <w:pPr>
        <w:pStyle w:val="Puntoelenco"/>
        <w:tabs>
          <w:tab w:val="num" w:pos="1080"/>
        </w:tabs>
        <w:ind w:left="1080"/>
        <w:rPr>
          <w:del w:id="141" w:author="Cristian Sbrolli" w:date="2020-12-23T11:09:00Z"/>
          <w:rStyle w:val="Enfasidelicata"/>
          <w:rFonts w:eastAsiaTheme="majorEastAsia" w:cstheme="majorBidi"/>
          <w:i w:val="0"/>
          <w:iCs w:val="0"/>
          <w:szCs w:val="24"/>
        </w:rPr>
      </w:pPr>
      <w:del w:id="142" w:author="Cristian Sbrolli" w:date="2020-12-23T11:09:00Z">
        <w:r w:rsidDel="00B02349">
          <w:rPr>
            <w:rStyle w:val="Enfasidelicata"/>
            <w:rFonts w:eastAsiaTheme="majorEastAsia" w:cstheme="majorBidi"/>
            <w:i w:val="0"/>
            <w:iCs w:val="0"/>
            <w:szCs w:val="24"/>
          </w:rPr>
          <w:delText xml:space="preserve">He presses on the button </w:delText>
        </w:r>
        <w:r w:rsidRPr="000C5B8C" w:rsidDel="00B02349">
          <w:rPr>
            <w:rStyle w:val="Enfasidelicata"/>
            <w:rFonts w:eastAsiaTheme="majorEastAsia" w:cstheme="majorBidi"/>
            <w:szCs w:val="24"/>
          </w:rPr>
          <w:delText>“Log in as manager”</w:delText>
        </w:r>
      </w:del>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43" w:author="Giorgio Romeo" w:date="2020-12-23T09:51:00Z"/>
          <w:rStyle w:val="Enfasidelicata"/>
          <w:rFonts w:eastAsiaTheme="majorEastAsia" w:cstheme="majorBidi"/>
          <w:i w:val="0"/>
          <w:iCs w:val="0"/>
          <w:szCs w:val="24"/>
        </w:rPr>
      </w:pPr>
    </w:p>
    <w:p w14:paraId="453DDE45" w14:textId="08844DDD" w:rsidR="000F66EE" w:rsidDel="003D153B" w:rsidRDefault="000F66EE" w:rsidP="000F66EE">
      <w:pPr>
        <w:rPr>
          <w:del w:id="144" w:author="Giorgio Romeo" w:date="2020-12-23T09:51:00Z"/>
          <w:rStyle w:val="Enfasidelicata"/>
          <w:rFonts w:eastAsiaTheme="majorEastAsia" w:cstheme="majorBidi"/>
          <w:i w:val="0"/>
          <w:iCs w:val="0"/>
          <w:szCs w:val="24"/>
        </w:rPr>
      </w:pPr>
    </w:p>
    <w:p w14:paraId="11ADE304" w14:textId="56ABB9AD" w:rsidR="000F66EE" w:rsidDel="003D153B" w:rsidRDefault="000F66EE" w:rsidP="000F66EE">
      <w:pPr>
        <w:rPr>
          <w:del w:id="145" w:author="Giorgio Romeo" w:date="2020-12-23T09:51:00Z"/>
          <w:rStyle w:val="Enfasidelicata"/>
          <w:rFonts w:eastAsiaTheme="majorEastAsia" w:cstheme="majorBidi"/>
          <w:i w:val="0"/>
          <w:iCs w:val="0"/>
          <w:szCs w:val="24"/>
        </w:rPr>
      </w:pPr>
    </w:p>
    <w:p w14:paraId="379A3DC5" w14:textId="14FF0A00" w:rsidR="000F66EE" w:rsidDel="003D153B" w:rsidRDefault="000F66EE" w:rsidP="000F66EE">
      <w:pPr>
        <w:rPr>
          <w:del w:id="146" w:author="Giorgio Romeo" w:date="2020-12-23T09:51:00Z"/>
          <w:rStyle w:val="Enfasidelicata"/>
          <w:rFonts w:eastAsiaTheme="majorEastAsia" w:cstheme="majorBidi"/>
          <w:i w:val="0"/>
          <w:iCs w:val="0"/>
          <w:szCs w:val="24"/>
        </w:rPr>
      </w:pPr>
    </w:p>
    <w:p w14:paraId="06F29891" w14:textId="172F67E9" w:rsidR="000F66EE" w:rsidDel="003D153B" w:rsidRDefault="000F66EE" w:rsidP="000F66EE">
      <w:pPr>
        <w:rPr>
          <w:del w:id="147" w:author="Giorgio Romeo" w:date="2020-12-23T09:51:00Z"/>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7601ED09" w:rsidR="000F66EE" w:rsidRPr="00295A63" w:rsidRDefault="000F66EE" w:rsidP="00295A63">
      <w:pPr>
        <w:pStyle w:val="Paragrafoelenco"/>
        <w:numPr>
          <w:ilvl w:val="0"/>
          <w:numId w:val="19"/>
        </w:numPr>
        <w:rPr>
          <w:rStyle w:val="Enfasidelicata"/>
          <w:rFonts w:eastAsiaTheme="majorEastAsia" w:cstheme="majorBidi"/>
          <w:i w:val="0"/>
          <w:iCs w:val="0"/>
          <w:szCs w:val="24"/>
        </w:rPr>
      </w:pPr>
      <w:del w:id="148" w:author="Giorgio Romeo" w:date="2020-12-23T08:53:00Z">
        <w:r w:rsidDel="003A1DD3">
          <w:rPr>
            <w:rStyle w:val="Enfasidelicata"/>
            <w:rFonts w:eastAsiaTheme="majorEastAsia" w:cstheme="majorBidi"/>
            <w:i w:val="0"/>
            <w:iCs w:val="0"/>
            <w:szCs w:val="24"/>
          </w:rPr>
          <w:delText xml:space="preserve">At the moment </w:delText>
        </w:r>
      </w:del>
      <w:r>
        <w:rPr>
          <w:rStyle w:val="Enfasidelicata"/>
          <w:rFonts w:eastAsiaTheme="majorEastAsia" w:cstheme="majorBidi"/>
          <w:i w:val="0"/>
          <w:iCs w:val="0"/>
          <w:szCs w:val="24"/>
        </w:rPr>
        <w:t>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w:t>
      </w:r>
      <w:ins w:id="149" w:author="Giorgio Romeo" w:date="2020-12-23T08:53:00Z">
        <w:r w:rsidR="003A1DD3">
          <w:rPr>
            <w:rStyle w:val="Enfasidelicata"/>
            <w:rFonts w:eastAsiaTheme="majorEastAsia" w:cstheme="majorBidi"/>
            <w:i w:val="0"/>
            <w:iCs w:val="0"/>
            <w:szCs w:val="24"/>
          </w:rPr>
          <w:t xml:space="preserve"> currently</w:t>
        </w:r>
      </w:ins>
      <w:r w:rsidR="00B51230">
        <w:rPr>
          <w:rStyle w:val="Enfasidelicata"/>
          <w:rFonts w:eastAsiaTheme="majorEastAsia" w:cstheme="majorBidi"/>
          <w:i w:val="0"/>
          <w:iCs w:val="0"/>
          <w:szCs w:val="24"/>
        </w:rPr>
        <w:t xml:space="preserve"> a</w:t>
      </w:r>
      <w:ins w:id="150" w:author="Giorgio Romeo" w:date="2020-12-23T08:53:00Z">
        <w:r w:rsidR="0020663D">
          <w:rPr>
            <w:rStyle w:val="Enfasidelicata"/>
            <w:rFonts w:eastAsiaTheme="majorEastAsia" w:cstheme="majorBidi"/>
            <w:i w:val="0"/>
            <w:iCs w:val="0"/>
            <w:szCs w:val="24"/>
          </w:rPr>
          <w:t>t</w:t>
        </w:r>
      </w:ins>
      <w:r w:rsidR="00B51230">
        <w:rPr>
          <w:rStyle w:val="Enfasidelicata"/>
          <w:rFonts w:eastAsiaTheme="majorEastAsia" w:cstheme="majorBidi"/>
          <w:i w:val="0"/>
          <w:iCs w:val="0"/>
          <w:szCs w:val="24"/>
        </w:rPr>
        <w:t xml:space="preserve">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37671BB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w:t>
      </w:r>
      <w:ins w:id="151" w:author="Cristian Sbrolli" w:date="2020-12-23T11:09:00Z">
        <w:r w:rsidR="00B02349">
          <w:rPr>
            <w:rStyle w:val="Enfasidelicata"/>
            <w:rFonts w:eastAsiaTheme="majorEastAsia" w:cstheme="majorBidi"/>
            <w:i w:val="0"/>
            <w:iCs w:val="0"/>
            <w:szCs w:val="24"/>
          </w:rPr>
          <w:t xml:space="preserve">connects to </w:t>
        </w:r>
      </w:ins>
      <w:del w:id="152" w:author="Cristian Sbrolli" w:date="2020-12-23T11:09:00Z">
        <w:r w:rsidR="00FA17DD" w:rsidRPr="699595DC" w:rsidDel="00B02349">
          <w:rPr>
            <w:rStyle w:val="Enfasidelicata"/>
            <w:rFonts w:eastAsiaTheme="majorEastAsia" w:cstheme="majorBidi"/>
            <w:i w:val="0"/>
            <w:iCs w:val="0"/>
            <w:szCs w:val="24"/>
          </w:rPr>
          <w:delText xml:space="preserve">opens </w:delText>
        </w:r>
      </w:del>
      <w:r w:rsidR="00FA17DD" w:rsidRPr="699595DC">
        <w:rPr>
          <w:rStyle w:val="Enfasidelicata"/>
          <w:rFonts w:eastAsiaTheme="majorEastAsia" w:cstheme="majorBidi"/>
          <w:i w:val="0"/>
          <w:iCs w:val="0"/>
          <w:szCs w:val="24"/>
        </w:rPr>
        <w:t xml:space="preserve">the application </w:t>
      </w:r>
      <w:del w:id="153" w:author="Cristian Sbrolli" w:date="2020-12-23T11:09:00Z">
        <w:r w:rsidR="00FA17DD" w:rsidRPr="699595DC" w:rsidDel="00B02349">
          <w:rPr>
            <w:rStyle w:val="Enfasidelicata"/>
            <w:rFonts w:eastAsiaTheme="majorEastAsia" w:cstheme="majorBidi"/>
            <w:i w:val="0"/>
            <w:iCs w:val="0"/>
            <w:szCs w:val="24"/>
          </w:rPr>
          <w:delText xml:space="preserve">on  </w:delText>
        </w:r>
        <w:r w:rsidDel="00B02349">
          <w:rPr>
            <w:rStyle w:val="Enfasidelicata"/>
            <w:rFonts w:eastAsiaTheme="majorEastAsia" w:cstheme="majorBidi"/>
            <w:i w:val="0"/>
            <w:iCs w:val="0"/>
            <w:szCs w:val="24"/>
          </w:rPr>
          <w:delText>his</w:delText>
        </w:r>
      </w:del>
      <w:ins w:id="154" w:author="Cristian Sbrolli" w:date="2020-12-23T11:09:00Z">
        <w:r w:rsidR="00B02349" w:rsidRPr="699595DC">
          <w:rPr>
            <w:rStyle w:val="Enfasidelicata"/>
            <w:rFonts w:eastAsiaTheme="majorEastAsia" w:cstheme="majorBidi"/>
            <w:i w:val="0"/>
            <w:iCs w:val="0"/>
            <w:szCs w:val="24"/>
          </w:rPr>
          <w:t>on his</w:t>
        </w:r>
      </w:ins>
      <w:r w:rsidR="00FA17DD" w:rsidRPr="699595DC">
        <w:rPr>
          <w:rStyle w:val="Enfasidelicata"/>
          <w:rFonts w:eastAsiaTheme="majorEastAsia" w:cstheme="majorBidi"/>
          <w:i w:val="0"/>
          <w:iCs w:val="0"/>
          <w:szCs w:val="24"/>
        </w:rPr>
        <w:t xml:space="preserve"> device</w:t>
      </w:r>
    </w:p>
    <w:p w14:paraId="15453041" w14:textId="75F67055" w:rsidR="00FA17DD" w:rsidDel="00B02349" w:rsidRDefault="000B41AE" w:rsidP="00FA17DD">
      <w:pPr>
        <w:pStyle w:val="Puntoelenco"/>
        <w:tabs>
          <w:tab w:val="num" w:pos="1080"/>
        </w:tabs>
        <w:ind w:left="1080"/>
        <w:rPr>
          <w:del w:id="155" w:author="Cristian Sbrolli" w:date="2020-12-23T11:09:00Z"/>
          <w:rStyle w:val="Enfasidelicata"/>
          <w:rFonts w:eastAsiaTheme="majorEastAsia" w:cstheme="majorBidi"/>
          <w:i w:val="0"/>
          <w:iCs w:val="0"/>
          <w:szCs w:val="24"/>
        </w:rPr>
      </w:pPr>
      <w:del w:id="156" w:author="Cristian Sbrolli" w:date="2020-12-23T11:09:00Z">
        <w:r w:rsidDel="00B02349">
          <w:rPr>
            <w:rStyle w:val="Enfasidelicata"/>
            <w:rFonts w:eastAsiaTheme="majorEastAsia" w:cstheme="majorBidi"/>
            <w:i w:val="0"/>
            <w:iCs w:val="0"/>
            <w:szCs w:val="24"/>
          </w:rPr>
          <w:delText>He</w:delText>
        </w:r>
        <w:r w:rsidR="00FA17DD" w:rsidDel="00B02349">
          <w:rPr>
            <w:rStyle w:val="Enfasidelicata"/>
            <w:rFonts w:eastAsiaTheme="majorEastAsia" w:cstheme="majorBidi"/>
            <w:i w:val="0"/>
            <w:iCs w:val="0"/>
            <w:szCs w:val="24"/>
          </w:rPr>
          <w:delText xml:space="preserve"> presses on the button </w:delText>
        </w:r>
        <w:r w:rsidRPr="00295A63" w:rsidDel="00B02349">
          <w:rPr>
            <w:rStyle w:val="Enfasidelicata"/>
            <w:rFonts w:eastAsiaTheme="majorEastAsia" w:cstheme="majorBidi"/>
            <w:szCs w:val="24"/>
          </w:rPr>
          <w:delText>“L</w:delText>
        </w:r>
        <w:r w:rsidR="00FA17DD" w:rsidRPr="00295A63" w:rsidDel="00B02349">
          <w:rPr>
            <w:rStyle w:val="Enfasidelicata"/>
            <w:rFonts w:eastAsiaTheme="majorEastAsia" w:cstheme="majorBidi"/>
            <w:szCs w:val="24"/>
          </w:rPr>
          <w:delText>og in as manager</w:delText>
        </w:r>
        <w:r w:rsidRPr="00295A63" w:rsidDel="00B02349">
          <w:rPr>
            <w:rStyle w:val="Enfasidelicata"/>
            <w:rFonts w:eastAsiaTheme="majorEastAsia" w:cstheme="majorBidi"/>
            <w:szCs w:val="24"/>
          </w:rPr>
          <w:delText>”</w:delText>
        </w:r>
      </w:del>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10B21B2E" w:rsidR="000F66EE" w:rsidDel="003D153B" w:rsidRDefault="000F66EE" w:rsidP="000F66EE">
      <w:pPr>
        <w:pStyle w:val="Puntoelenco"/>
        <w:numPr>
          <w:ilvl w:val="0"/>
          <w:numId w:val="0"/>
        </w:numPr>
        <w:tabs>
          <w:tab w:val="num" w:pos="1080"/>
        </w:tabs>
        <w:rPr>
          <w:del w:id="157" w:author="Giorgio Romeo" w:date="2020-12-23T09:51:00Z"/>
          <w:rStyle w:val="Enfasidelicata"/>
          <w:rFonts w:eastAsiaTheme="majorEastAsia" w:cstheme="majorBidi"/>
          <w:i w:val="0"/>
          <w:iCs w:val="0"/>
          <w:szCs w:val="24"/>
        </w:rPr>
      </w:pPr>
    </w:p>
    <w:p w14:paraId="08596A71" w14:textId="1BC97CC5" w:rsidR="000F66EE" w:rsidDel="003D153B" w:rsidRDefault="000F66EE" w:rsidP="000F66EE">
      <w:pPr>
        <w:pStyle w:val="Puntoelenco"/>
        <w:numPr>
          <w:ilvl w:val="0"/>
          <w:numId w:val="0"/>
        </w:numPr>
        <w:tabs>
          <w:tab w:val="num" w:pos="1080"/>
        </w:tabs>
        <w:rPr>
          <w:del w:id="158" w:author="Giorgio Romeo" w:date="2020-12-23T09:51:00Z"/>
          <w:rStyle w:val="Enfasidelicata"/>
          <w:rFonts w:eastAsiaTheme="majorEastAsia" w:cstheme="majorBidi"/>
          <w:i w:val="0"/>
          <w:iCs w:val="0"/>
          <w:szCs w:val="24"/>
        </w:rPr>
      </w:pPr>
    </w:p>
    <w:p w14:paraId="01A68962" w14:textId="1BC448DE" w:rsidR="000F66EE" w:rsidDel="003D153B" w:rsidRDefault="000F66EE" w:rsidP="000F66EE">
      <w:pPr>
        <w:pStyle w:val="Puntoelenco"/>
        <w:numPr>
          <w:ilvl w:val="0"/>
          <w:numId w:val="0"/>
        </w:numPr>
        <w:tabs>
          <w:tab w:val="num" w:pos="1080"/>
        </w:tabs>
        <w:rPr>
          <w:del w:id="159" w:author="Giorgio Romeo" w:date="2020-12-23T09:51:00Z"/>
          <w:rStyle w:val="Enfasidelicata"/>
          <w:rFonts w:eastAsiaTheme="majorEastAsia" w:cstheme="majorBidi"/>
          <w:i w:val="0"/>
          <w:iCs w:val="0"/>
          <w:szCs w:val="24"/>
        </w:rPr>
      </w:pPr>
    </w:p>
    <w:p w14:paraId="7BAC6CA6" w14:textId="542C2212" w:rsidR="000F66EE" w:rsidDel="003D153B" w:rsidRDefault="000F66EE" w:rsidP="00295A63">
      <w:pPr>
        <w:pStyle w:val="Puntoelenco"/>
        <w:numPr>
          <w:ilvl w:val="0"/>
          <w:numId w:val="0"/>
        </w:numPr>
        <w:ind w:left="360"/>
        <w:rPr>
          <w:del w:id="160" w:author="Giorgio Romeo" w:date="2020-12-23T09:51:00Z"/>
          <w:rStyle w:val="Enfasidelicata"/>
          <w:rFonts w:eastAsiaTheme="majorEastAsia" w:cstheme="majorBidi"/>
          <w:i w:val="0"/>
          <w:iCs w:val="0"/>
          <w:szCs w:val="24"/>
        </w:rPr>
      </w:pPr>
    </w:p>
    <w:p w14:paraId="5BD534B8" w14:textId="3C23F9EF" w:rsidR="00FA17DD" w:rsidDel="003D153B" w:rsidRDefault="00FA17DD" w:rsidP="00FA17DD">
      <w:pPr>
        <w:pStyle w:val="Puntoelenco"/>
        <w:numPr>
          <w:ilvl w:val="0"/>
          <w:numId w:val="0"/>
        </w:numPr>
        <w:tabs>
          <w:tab w:val="num" w:pos="1080"/>
        </w:tabs>
        <w:rPr>
          <w:del w:id="161" w:author="Giorgio Romeo" w:date="2020-12-23T09:51:00Z"/>
          <w:rStyle w:val="Enfasidelicata"/>
          <w:rFonts w:eastAsiaTheme="majorEastAsia" w:cstheme="majorBidi"/>
          <w:i w:val="0"/>
          <w:iCs w:val="0"/>
          <w:szCs w:val="24"/>
        </w:rPr>
      </w:pPr>
    </w:p>
    <w:p w14:paraId="036DCD18" w14:textId="4B382728" w:rsidR="000F5F35" w:rsidDel="003D153B" w:rsidRDefault="000F5F35" w:rsidP="00FA17DD">
      <w:pPr>
        <w:pStyle w:val="Puntoelenco"/>
        <w:numPr>
          <w:ilvl w:val="0"/>
          <w:numId w:val="0"/>
        </w:numPr>
        <w:tabs>
          <w:tab w:val="num" w:pos="1080"/>
        </w:tabs>
        <w:rPr>
          <w:del w:id="162" w:author="Giorgio Romeo" w:date="2020-12-23T09:51:00Z"/>
          <w:rStyle w:val="Enfasidelicata"/>
          <w:rFonts w:eastAsiaTheme="majorEastAsia" w:cstheme="majorBidi"/>
          <w:i w:val="0"/>
          <w:iCs w:val="0"/>
          <w:szCs w:val="24"/>
        </w:rPr>
      </w:pPr>
    </w:p>
    <w:p w14:paraId="3C7C6920" w14:textId="4443017F" w:rsidR="000F5F35" w:rsidDel="003D153B" w:rsidRDefault="000F5F35" w:rsidP="00FA17DD">
      <w:pPr>
        <w:pStyle w:val="Puntoelenco"/>
        <w:numPr>
          <w:ilvl w:val="0"/>
          <w:numId w:val="0"/>
        </w:numPr>
        <w:tabs>
          <w:tab w:val="num" w:pos="1080"/>
        </w:tabs>
        <w:rPr>
          <w:del w:id="163" w:author="Giorgio Romeo" w:date="2020-12-23T09:51:00Z"/>
          <w:rStyle w:val="Enfasidelicata"/>
          <w:rFonts w:eastAsiaTheme="majorEastAsia" w:cstheme="majorBidi"/>
          <w:i w:val="0"/>
          <w:iCs w:val="0"/>
          <w:szCs w:val="24"/>
        </w:rPr>
      </w:pPr>
    </w:p>
    <w:p w14:paraId="3E2D5DE9" w14:textId="599D486A" w:rsidR="000F5F35" w:rsidDel="003D153B" w:rsidRDefault="000F5F35" w:rsidP="00FA17DD">
      <w:pPr>
        <w:pStyle w:val="Puntoelenco"/>
        <w:numPr>
          <w:ilvl w:val="0"/>
          <w:numId w:val="0"/>
        </w:numPr>
        <w:tabs>
          <w:tab w:val="num" w:pos="1080"/>
        </w:tabs>
        <w:rPr>
          <w:del w:id="164" w:author="Giorgio Romeo" w:date="2020-12-23T09:51:00Z"/>
          <w:rStyle w:val="Enfasidelicata"/>
          <w:rFonts w:eastAsiaTheme="majorEastAsia" w:cstheme="majorBidi"/>
          <w:i w:val="0"/>
          <w:iCs w:val="0"/>
          <w:szCs w:val="24"/>
        </w:rPr>
      </w:pPr>
    </w:p>
    <w:p w14:paraId="2E987E50" w14:textId="01EFFE34" w:rsidR="00FA17DD" w:rsidRPr="00923D58" w:rsidDel="003D153B" w:rsidRDefault="00FA17DD" w:rsidP="00295A63">
      <w:pPr>
        <w:pStyle w:val="Puntoelenco"/>
        <w:numPr>
          <w:ilvl w:val="0"/>
          <w:numId w:val="0"/>
        </w:numPr>
        <w:ind w:left="360"/>
        <w:rPr>
          <w:del w:id="165" w:author="Giorgio Romeo" w:date="2020-12-23T09:51:00Z"/>
          <w:rStyle w:val="Enfasidelicata"/>
          <w:rFonts w:eastAsiaTheme="majorEastAsia" w:cstheme="majorBidi"/>
          <w:i w:val="0"/>
          <w:iCs w:val="0"/>
          <w:szCs w:val="24"/>
        </w:rPr>
      </w:pPr>
    </w:p>
    <w:p w14:paraId="1218EC80" w14:textId="6EF7AF62" w:rsidR="00FA17DD" w:rsidRPr="00FA17DD" w:rsidDel="003D153B" w:rsidRDefault="00FA17DD" w:rsidP="00295A63">
      <w:pPr>
        <w:rPr>
          <w:del w:id="166" w:author="Giorgio Romeo" w:date="2020-12-23T09:51:00Z"/>
          <w:rStyle w:val="Enfasidelicata"/>
          <w:i w:val="0"/>
          <w:iCs w:val="0"/>
          <w:szCs w:val="24"/>
        </w:rPr>
      </w:pPr>
    </w:p>
    <w:p w14:paraId="6328BA40" w14:textId="2F104009" w:rsidR="001D5207" w:rsidRPr="00923D58" w:rsidDel="003D153B" w:rsidRDefault="001D5207" w:rsidP="00923D58">
      <w:pPr>
        <w:pStyle w:val="Paragrafoelenco"/>
        <w:ind w:left="990"/>
        <w:rPr>
          <w:del w:id="167" w:author="Giorgio Romeo" w:date="2020-12-23T09:51:00Z"/>
          <w:rStyle w:val="Enfasidelicata"/>
          <w:i w:val="0"/>
          <w:iCs w:val="0"/>
        </w:rPr>
      </w:pPr>
    </w:p>
    <w:p w14:paraId="66FE4BE1" w14:textId="1D756660" w:rsidR="00DC5D58" w:rsidRPr="00923D58" w:rsidDel="003D153B" w:rsidRDefault="00DC5D58" w:rsidP="00A8618B">
      <w:pPr>
        <w:pStyle w:val="Paragrafoelenco"/>
        <w:spacing w:after="60" w:line="240" w:lineRule="auto"/>
        <w:ind w:left="990"/>
        <w:rPr>
          <w:del w:id="168" w:author="Giorgio Romeo" w:date="2020-12-23T09:51:00Z"/>
          <w:rStyle w:val="Enfasidelicata"/>
          <w:i w:val="0"/>
          <w:iCs w:val="0"/>
          <w:szCs w:val="24"/>
        </w:rPr>
      </w:pPr>
    </w:p>
    <w:p w14:paraId="544F04A6" w14:textId="3BE520D4" w:rsidR="00DC5D58" w:rsidRPr="00923D58" w:rsidDel="003D153B" w:rsidRDefault="00DC5D58" w:rsidP="00A8618B">
      <w:pPr>
        <w:rPr>
          <w:del w:id="169" w:author="Giorgio Romeo" w:date="2020-12-23T09:51:00Z"/>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11084F6D" w14:textId="77777777" w:rsidR="003B52A9" w:rsidRDefault="003B52A9" w:rsidP="00333F17">
      <w:pPr>
        <w:jc w:val="both"/>
        <w:rPr>
          <w:ins w:id="170" w:author="Cristian Sbrolli" w:date="2020-12-23T11:11:00Z"/>
          <w:rStyle w:val="Enfasidelicata"/>
          <w:i w:val="0"/>
          <w:iCs w:val="0"/>
          <w:sz w:val="28"/>
          <w:szCs w:val="28"/>
        </w:rPr>
        <w:pPrChange w:id="171" w:author="Giorgio Romeo" w:date="2020-12-23T17:22:00Z">
          <w:pPr/>
        </w:pPrChange>
      </w:pPr>
      <w:ins w:id="172" w:author="Cristian Sbrolli" w:date="2020-12-23T11:10:00Z">
        <w:r>
          <w:rPr>
            <w:rStyle w:val="Enfasidelicata"/>
            <w:i w:val="0"/>
            <w:iCs w:val="0"/>
            <w:sz w:val="28"/>
            <w:szCs w:val="28"/>
          </w:rPr>
          <w:t>The diagram shows the system’s view of the world,</w:t>
        </w:r>
      </w:ins>
      <w:ins w:id="173" w:author="Cristian Sbrolli" w:date="2020-12-23T11:11:00Z">
        <w:r>
          <w:rPr>
            <w:rStyle w:val="Enfasidelicata"/>
            <w:i w:val="0"/>
            <w:iCs w:val="0"/>
            <w:sz w:val="28"/>
            <w:szCs w:val="28"/>
          </w:rPr>
          <w:t xml:space="preserve"> showing different important aspects:</w:t>
        </w:r>
      </w:ins>
    </w:p>
    <w:p w14:paraId="706B045D" w14:textId="5EEE63B3" w:rsidR="00855732" w:rsidRDefault="003B52A9" w:rsidP="00333F17">
      <w:pPr>
        <w:pStyle w:val="Paragrafoelenco"/>
        <w:numPr>
          <w:ilvl w:val="0"/>
          <w:numId w:val="110"/>
        </w:numPr>
        <w:jc w:val="both"/>
        <w:rPr>
          <w:ins w:id="174" w:author="Cristian Sbrolli" w:date="2020-12-23T11:11:00Z"/>
          <w:rStyle w:val="Enfasidelicata"/>
          <w:i w:val="0"/>
          <w:iCs w:val="0"/>
          <w:sz w:val="28"/>
          <w:szCs w:val="28"/>
        </w:rPr>
        <w:pPrChange w:id="175" w:author="Giorgio Romeo" w:date="2020-12-23T17:22:00Z">
          <w:pPr>
            <w:pStyle w:val="Paragrafoelenco"/>
            <w:numPr>
              <w:numId w:val="110"/>
            </w:numPr>
            <w:ind w:hanging="360"/>
          </w:pPr>
        </w:pPrChange>
      </w:pPr>
      <w:ins w:id="176" w:author="Cristian Sbrolli" w:date="2020-12-23T11:11:00Z">
        <w:r w:rsidRPr="003B52A9">
          <w:rPr>
            <w:rStyle w:val="Enfasidelicata"/>
            <w:i w:val="0"/>
            <w:iCs w:val="0"/>
            <w:sz w:val="28"/>
            <w:szCs w:val="28"/>
          </w:rPr>
          <w:t>the organization of markets (used to optimiz</w:t>
        </w:r>
        <w:r>
          <w:rPr>
            <w:rStyle w:val="Enfasidelicata"/>
            <w:i w:val="0"/>
            <w:iCs w:val="0"/>
            <w:sz w:val="28"/>
            <w:szCs w:val="28"/>
          </w:rPr>
          <w:t>e estimated times).</w:t>
        </w:r>
      </w:ins>
    </w:p>
    <w:p w14:paraId="7A73C090" w14:textId="3F5C651B" w:rsidR="003B52A9" w:rsidRDefault="003B52A9" w:rsidP="00333F17">
      <w:pPr>
        <w:pStyle w:val="Paragrafoelenco"/>
        <w:numPr>
          <w:ilvl w:val="0"/>
          <w:numId w:val="110"/>
        </w:numPr>
        <w:jc w:val="both"/>
        <w:rPr>
          <w:ins w:id="177" w:author="Cristian Sbrolli" w:date="2020-12-23T11:12:00Z"/>
          <w:rStyle w:val="Enfasidelicata"/>
          <w:i w:val="0"/>
          <w:iCs w:val="0"/>
          <w:sz w:val="28"/>
          <w:szCs w:val="28"/>
        </w:rPr>
        <w:pPrChange w:id="178" w:author="Giorgio Romeo" w:date="2020-12-23T17:22:00Z">
          <w:pPr>
            <w:pStyle w:val="Paragrafoelenco"/>
            <w:numPr>
              <w:numId w:val="110"/>
            </w:numPr>
            <w:ind w:hanging="360"/>
          </w:pPr>
        </w:pPrChange>
      </w:pPr>
      <w:ins w:id="179" w:author="Cristian Sbrolli" w:date="2020-12-23T11:12:00Z">
        <w:r>
          <w:rPr>
            <w:rStyle w:val="Enfasidelicata"/>
            <w:i w:val="0"/>
            <w:iCs w:val="0"/>
            <w:sz w:val="28"/>
            <w:szCs w:val="28"/>
          </w:rPr>
          <w:t>The presence of QR</w:t>
        </w:r>
      </w:ins>
      <w:ins w:id="180" w:author="Giorgio Romeo" w:date="2020-12-23T17:22:00Z">
        <w:r w:rsidR="00333F17">
          <w:rPr>
            <w:rStyle w:val="Enfasidelicata"/>
            <w:i w:val="0"/>
            <w:iCs w:val="0"/>
            <w:sz w:val="28"/>
            <w:szCs w:val="28"/>
          </w:rPr>
          <w:t xml:space="preserve"> c</w:t>
        </w:r>
      </w:ins>
      <w:ins w:id="181" w:author="Cristian Sbrolli" w:date="2020-12-23T11:12:00Z">
        <w:del w:id="182" w:author="Giorgio Romeo" w:date="2020-12-23T17:22:00Z">
          <w:r w:rsidDel="00333F17">
            <w:rPr>
              <w:rStyle w:val="Enfasidelicata"/>
              <w:i w:val="0"/>
              <w:iCs w:val="0"/>
              <w:sz w:val="28"/>
              <w:szCs w:val="28"/>
            </w:rPr>
            <w:delText>C</w:delText>
          </w:r>
        </w:del>
        <w:r>
          <w:rPr>
            <w:rStyle w:val="Enfasidelicata"/>
            <w:i w:val="0"/>
            <w:iCs w:val="0"/>
            <w:sz w:val="28"/>
            <w:szCs w:val="28"/>
          </w:rPr>
          <w:t>ode readers at entrances and exits.</w:t>
        </w:r>
      </w:ins>
    </w:p>
    <w:p w14:paraId="39752B1A" w14:textId="519749F2" w:rsidR="003B52A9" w:rsidRDefault="003B52A9" w:rsidP="00333F17">
      <w:pPr>
        <w:pStyle w:val="Paragrafoelenco"/>
        <w:numPr>
          <w:ilvl w:val="0"/>
          <w:numId w:val="110"/>
        </w:numPr>
        <w:jc w:val="both"/>
        <w:rPr>
          <w:ins w:id="183" w:author="Cristian Sbrolli" w:date="2020-12-23T11:16:00Z"/>
          <w:rStyle w:val="Enfasidelicata"/>
          <w:i w:val="0"/>
          <w:iCs w:val="0"/>
          <w:sz w:val="28"/>
          <w:szCs w:val="28"/>
        </w:rPr>
        <w:pPrChange w:id="184" w:author="Giorgio Romeo" w:date="2020-12-23T17:22:00Z">
          <w:pPr>
            <w:pStyle w:val="Paragrafoelenco"/>
            <w:numPr>
              <w:numId w:val="110"/>
            </w:numPr>
            <w:ind w:hanging="360"/>
          </w:pPr>
        </w:pPrChange>
      </w:pPr>
      <w:ins w:id="185" w:author="Cristian Sbrolli" w:date="2020-12-23T11:12:00Z">
        <w:r>
          <w:rPr>
            <w:rStyle w:val="Enfasidelicata"/>
            <w:i w:val="0"/>
            <w:iCs w:val="0"/>
            <w:sz w:val="28"/>
            <w:szCs w:val="28"/>
          </w:rPr>
          <w:t>Visits</w:t>
        </w:r>
      </w:ins>
      <w:ins w:id="186" w:author="Cristian Sbrolli" w:date="2020-12-23T11:13:00Z">
        <w:r>
          <w:rPr>
            <w:rStyle w:val="Enfasidelicata"/>
            <w:i w:val="0"/>
            <w:iCs w:val="0"/>
            <w:sz w:val="28"/>
            <w:szCs w:val="28"/>
          </w:rPr>
          <w:t xml:space="preserve"> (called Virtual Booking)</w:t>
        </w:r>
      </w:ins>
      <w:ins w:id="187" w:author="Cristian Sbrolli" w:date="2020-12-23T11:12:00Z">
        <w:r>
          <w:rPr>
            <w:rStyle w:val="Enfasidelicata"/>
            <w:i w:val="0"/>
            <w:iCs w:val="0"/>
            <w:sz w:val="28"/>
            <w:szCs w:val="28"/>
          </w:rPr>
          <w:t xml:space="preserve"> are treated exactly as </w:t>
        </w:r>
      </w:ins>
      <w:ins w:id="188" w:author="Cristian Sbrolli" w:date="2020-12-23T11:17:00Z">
        <w:r>
          <w:rPr>
            <w:rStyle w:val="Enfasidelicata"/>
            <w:i w:val="0"/>
            <w:iCs w:val="0"/>
            <w:sz w:val="28"/>
            <w:szCs w:val="28"/>
          </w:rPr>
          <w:t xml:space="preserve">virtual </w:t>
        </w:r>
      </w:ins>
      <w:ins w:id="189" w:author="Cristian Sbrolli" w:date="2020-12-23T11:12:00Z">
        <w:r>
          <w:rPr>
            <w:rStyle w:val="Enfasidelicata"/>
            <w:i w:val="0"/>
            <w:iCs w:val="0"/>
            <w:sz w:val="28"/>
            <w:szCs w:val="28"/>
          </w:rPr>
          <w:t>tickets</w:t>
        </w:r>
      </w:ins>
      <w:ins w:id="190" w:author="Cristian Sbrolli" w:date="2020-12-23T11:13:00Z">
        <w:r>
          <w:rPr>
            <w:rStyle w:val="Enfasidelicata"/>
            <w:i w:val="0"/>
            <w:iCs w:val="0"/>
            <w:sz w:val="28"/>
            <w:szCs w:val="28"/>
          </w:rPr>
          <w:t xml:space="preserve">, the only </w:t>
        </w:r>
      </w:ins>
      <w:ins w:id="191" w:author="Cristian Sbrolli" w:date="2020-12-23T11:15:00Z">
        <w:r>
          <w:rPr>
            <w:rStyle w:val="Enfasidelicata"/>
            <w:i w:val="0"/>
            <w:iCs w:val="0"/>
            <w:sz w:val="28"/>
            <w:szCs w:val="28"/>
          </w:rPr>
          <w:t>difference</w:t>
        </w:r>
      </w:ins>
      <w:ins w:id="192" w:author="Cristian Sbrolli" w:date="2020-12-23T11:16:00Z">
        <w:r>
          <w:rPr>
            <w:rStyle w:val="Enfasidelicata"/>
            <w:i w:val="0"/>
            <w:iCs w:val="0"/>
            <w:sz w:val="28"/>
            <w:szCs w:val="28"/>
          </w:rPr>
          <w:t>s are</w:t>
        </w:r>
      </w:ins>
      <w:ins w:id="193" w:author="Cristian Sbrolli" w:date="2020-12-23T11:13:00Z">
        <w:r>
          <w:rPr>
            <w:rStyle w:val="Enfasidelicata"/>
            <w:i w:val="0"/>
            <w:iCs w:val="0"/>
            <w:sz w:val="28"/>
            <w:szCs w:val="28"/>
          </w:rPr>
          <w:t xml:space="preserve"> that they have a user decided time slot, while normal tickets assign </w:t>
        </w:r>
        <w:r>
          <w:rPr>
            <w:rStyle w:val="Enfasidelicata"/>
            <w:i w:val="0"/>
            <w:iCs w:val="0"/>
            <w:sz w:val="28"/>
            <w:szCs w:val="28"/>
          </w:rPr>
          <w:lastRenderedPageBreak/>
          <w:t>the first avai</w:t>
        </w:r>
      </w:ins>
      <w:ins w:id="194" w:author="Cristian Sbrolli" w:date="2020-12-23T11:14:00Z">
        <w:r>
          <w:rPr>
            <w:rStyle w:val="Enfasidelicata"/>
            <w:i w:val="0"/>
            <w:iCs w:val="0"/>
            <w:sz w:val="28"/>
            <w:szCs w:val="28"/>
          </w:rPr>
          <w:t>lable timeslot</w:t>
        </w:r>
      </w:ins>
      <w:ins w:id="195" w:author="Cristian Sbrolli" w:date="2020-12-23T11:15:00Z">
        <w:r>
          <w:rPr>
            <w:rStyle w:val="Enfasidelicata"/>
            <w:i w:val="0"/>
            <w:iCs w:val="0"/>
            <w:sz w:val="28"/>
            <w:szCs w:val="28"/>
          </w:rPr>
          <w:t>,</w:t>
        </w:r>
      </w:ins>
      <w:ins w:id="196" w:author="Cristian Sbrolli" w:date="2020-12-23T11:16:00Z">
        <w:r>
          <w:rPr>
            <w:rStyle w:val="Enfasidelicata"/>
            <w:i w:val="0"/>
            <w:iCs w:val="0"/>
            <w:sz w:val="28"/>
            <w:szCs w:val="28"/>
          </w:rPr>
          <w:t xml:space="preserve"> and that on visits users may insert their shopping list and/or the estimated duration of their visit. </w:t>
        </w:r>
      </w:ins>
    </w:p>
    <w:p w14:paraId="25E9516D" w14:textId="2E1D3FDD" w:rsidR="003B52A9" w:rsidRPr="003B52A9" w:rsidDel="004B5A09" w:rsidRDefault="003B52A9" w:rsidP="00333F17">
      <w:pPr>
        <w:pStyle w:val="Paragrafoelenco"/>
        <w:numPr>
          <w:ilvl w:val="0"/>
          <w:numId w:val="110"/>
        </w:numPr>
        <w:jc w:val="both"/>
        <w:rPr>
          <w:del w:id="197" w:author="Cristian Sbrolli" w:date="2020-12-23T11:23:00Z"/>
          <w:rStyle w:val="Enfasidelicata"/>
          <w:i w:val="0"/>
          <w:iCs w:val="0"/>
          <w:sz w:val="28"/>
          <w:szCs w:val="28"/>
        </w:rPr>
        <w:pPrChange w:id="198" w:author="Giorgio Romeo" w:date="2020-12-23T17:22:00Z">
          <w:pPr/>
        </w:pPrChange>
      </w:pPr>
      <w:ins w:id="199" w:author="Cristian Sbrolli" w:date="2020-12-23T11:17:00Z">
        <w:r>
          <w:rPr>
            <w:rStyle w:val="Enfasidelicata"/>
            <w:i w:val="0"/>
            <w:iCs w:val="0"/>
            <w:sz w:val="28"/>
            <w:szCs w:val="28"/>
          </w:rPr>
          <w:t>Both virtual tickets (including visits) and physical tickets are</w:t>
        </w:r>
      </w:ins>
      <w:ins w:id="200" w:author="Cristian Sbrolli" w:date="2020-12-23T11:19:00Z">
        <w:r>
          <w:rPr>
            <w:rStyle w:val="Enfasidelicata"/>
            <w:i w:val="0"/>
            <w:iCs w:val="0"/>
            <w:sz w:val="28"/>
            <w:szCs w:val="28"/>
          </w:rPr>
          <w:t xml:space="preserve"> conceptually</w:t>
        </w:r>
      </w:ins>
      <w:ins w:id="201" w:author="Cristian Sbrolli" w:date="2020-12-23T11:17:00Z">
        <w:r>
          <w:rPr>
            <w:rStyle w:val="Enfasidelicata"/>
            <w:i w:val="0"/>
            <w:iCs w:val="0"/>
            <w:sz w:val="28"/>
            <w:szCs w:val="28"/>
          </w:rPr>
          <w:t xml:space="preserve"> </w:t>
        </w:r>
      </w:ins>
      <w:ins w:id="202" w:author="Cristian Sbrolli" w:date="2020-12-23T11:18:00Z">
        <w:r>
          <w:rPr>
            <w:rStyle w:val="Enfasidelicata"/>
            <w:i w:val="0"/>
            <w:iCs w:val="0"/>
            <w:sz w:val="28"/>
            <w:szCs w:val="28"/>
          </w:rPr>
          <w:t>treated equally when optimizing queues and finding available timeslots. This is clear from the “extends” relation on Ticket.</w:t>
        </w:r>
      </w:ins>
      <w:ins w:id="203" w:author="Cristian Sbrolli" w:date="2020-12-23T11:19:00Z">
        <w:r>
          <w:rPr>
            <w:rStyle w:val="Enfasidelicata"/>
            <w:i w:val="0"/>
            <w:iCs w:val="0"/>
            <w:sz w:val="28"/>
            <w:szCs w:val="28"/>
          </w:rPr>
          <w:t xml:space="preserve"> This</w:t>
        </w:r>
      </w:ins>
      <w:ins w:id="204" w:author="Cristian Sbrolli" w:date="2020-12-23T11:20:00Z">
        <w:r>
          <w:rPr>
            <w:rStyle w:val="Enfasidelicata"/>
            <w:i w:val="0"/>
            <w:iCs w:val="0"/>
            <w:sz w:val="28"/>
            <w:szCs w:val="28"/>
          </w:rPr>
          <w:t xml:space="preserve"> </w:t>
        </w:r>
        <w:r w:rsidR="004B5A09">
          <w:rPr>
            <w:rStyle w:val="Enfasidelicata"/>
            <w:i w:val="0"/>
            <w:iCs w:val="0"/>
            <w:sz w:val="28"/>
            <w:szCs w:val="28"/>
          </w:rPr>
          <w:t>allows t</w:t>
        </w:r>
      </w:ins>
      <w:ins w:id="205" w:author="Cristian Sbrolli" w:date="2020-12-23T11:22:00Z">
        <w:r w:rsidR="004B5A09">
          <w:rPr>
            <w:rStyle w:val="Enfasidelicata"/>
            <w:i w:val="0"/>
            <w:iCs w:val="0"/>
            <w:sz w:val="28"/>
            <w:szCs w:val="28"/>
          </w:rPr>
          <w:t>o correctly consider</w:t>
        </w:r>
      </w:ins>
      <w:ins w:id="206" w:author="Cristian Sbrolli" w:date="2020-12-23T11:23:00Z">
        <w:r w:rsidR="004B5A09">
          <w:rPr>
            <w:rStyle w:val="Enfasidelicata"/>
            <w:i w:val="0"/>
            <w:iCs w:val="0"/>
            <w:sz w:val="28"/>
            <w:szCs w:val="28"/>
          </w:rPr>
          <w:t xml:space="preserve">, </w:t>
        </w:r>
      </w:ins>
      <w:ins w:id="207" w:author="Cristian Sbrolli" w:date="2020-12-23T11:22:00Z">
        <w:r w:rsidR="004B5A09">
          <w:rPr>
            <w:rStyle w:val="Enfasidelicata"/>
            <w:i w:val="0"/>
            <w:iCs w:val="0"/>
            <w:sz w:val="28"/>
            <w:szCs w:val="28"/>
          </w:rPr>
          <w:t>in the queue and optimization of timeslot</w:t>
        </w:r>
      </w:ins>
      <w:ins w:id="208" w:author="Cristian Sbrolli" w:date="2020-12-23T11:23:00Z">
        <w:r w:rsidR="004B5A09">
          <w:rPr>
            <w:rStyle w:val="Enfasidelicata"/>
            <w:i w:val="0"/>
            <w:iCs w:val="0"/>
            <w:sz w:val="28"/>
            <w:szCs w:val="28"/>
          </w:rPr>
          <w:t xml:space="preserve">s, </w:t>
        </w:r>
      </w:ins>
      <w:ins w:id="209" w:author="Cristian Sbrolli" w:date="2020-12-23T11:22:00Z">
        <w:r w:rsidR="004B5A09">
          <w:rPr>
            <w:rStyle w:val="Enfasidelicata"/>
            <w:i w:val="0"/>
            <w:iCs w:val="0"/>
            <w:sz w:val="28"/>
            <w:szCs w:val="28"/>
          </w:rPr>
          <w:t>physical tickets taken by non-users of CLup.</w:t>
        </w:r>
      </w:ins>
      <w:ins w:id="210" w:author="Cristian Sbrolli" w:date="2020-12-23T11:23:00Z">
        <w:r w:rsidR="004B5A09">
          <w:rPr>
            <w:rStyle w:val="Enfasidelicata"/>
            <w:i w:val="0"/>
            <w:iCs w:val="0"/>
            <w:sz w:val="28"/>
            <w:szCs w:val="28"/>
          </w:rPr>
          <w:br/>
        </w:r>
      </w:ins>
    </w:p>
    <w:p w14:paraId="402C4B3F" w14:textId="53C35142" w:rsidR="00855732" w:rsidRPr="004B5A09" w:rsidDel="00B02349" w:rsidRDefault="00855732" w:rsidP="00333F17">
      <w:pPr>
        <w:pStyle w:val="Paragrafoelenco"/>
        <w:numPr>
          <w:ilvl w:val="0"/>
          <w:numId w:val="110"/>
        </w:numPr>
        <w:jc w:val="both"/>
        <w:rPr>
          <w:del w:id="211" w:author="Cristian Sbrolli" w:date="2020-12-23T11:10:00Z"/>
          <w:rStyle w:val="Enfasidelicata"/>
          <w:i w:val="0"/>
          <w:iCs w:val="0"/>
          <w:sz w:val="28"/>
          <w:szCs w:val="28"/>
        </w:rPr>
        <w:pPrChange w:id="212" w:author="Giorgio Romeo" w:date="2020-12-23T17:22:00Z">
          <w:pPr/>
        </w:pPrChange>
      </w:pPr>
    </w:p>
    <w:p w14:paraId="4E7CFE0F" w14:textId="2C2B5B8B" w:rsidR="00855732" w:rsidDel="004B5A09" w:rsidRDefault="00855732" w:rsidP="00333F17">
      <w:pPr>
        <w:pStyle w:val="Paragrafoelenco"/>
        <w:jc w:val="both"/>
        <w:rPr>
          <w:del w:id="213" w:author="Cristian Sbrolli" w:date="2020-12-23T11:23:00Z"/>
          <w:rStyle w:val="Enfasidelicata"/>
          <w:i w:val="0"/>
          <w:iCs w:val="0"/>
          <w:sz w:val="28"/>
          <w:szCs w:val="28"/>
        </w:rPr>
        <w:pPrChange w:id="214" w:author="Giorgio Romeo" w:date="2020-12-23T17:22:00Z">
          <w:pPr/>
        </w:pPrChange>
      </w:pPr>
    </w:p>
    <w:p w14:paraId="1663B206" w14:textId="09B15172" w:rsidR="00855732" w:rsidDel="004B5A09" w:rsidRDefault="00855732" w:rsidP="00333F17">
      <w:pPr>
        <w:pStyle w:val="Paragrafoelenco"/>
        <w:jc w:val="both"/>
        <w:rPr>
          <w:del w:id="215" w:author="Cristian Sbrolli" w:date="2020-12-23T11:23:00Z"/>
          <w:rStyle w:val="Enfasidelicata"/>
          <w:i w:val="0"/>
          <w:iCs w:val="0"/>
          <w:sz w:val="28"/>
          <w:szCs w:val="28"/>
        </w:rPr>
        <w:pPrChange w:id="216" w:author="Giorgio Romeo" w:date="2020-12-23T17:22:00Z">
          <w:pPr/>
        </w:pPrChange>
      </w:pPr>
    </w:p>
    <w:p w14:paraId="05D07345" w14:textId="77777777" w:rsidR="00855732" w:rsidRPr="00855732" w:rsidRDefault="00855732" w:rsidP="00333F17">
      <w:pPr>
        <w:pStyle w:val="Paragrafoelenco"/>
        <w:numPr>
          <w:ilvl w:val="0"/>
          <w:numId w:val="110"/>
        </w:numPr>
        <w:jc w:val="both"/>
        <w:rPr>
          <w:rStyle w:val="Enfasidelicata"/>
          <w:i w:val="0"/>
          <w:iCs w:val="0"/>
          <w:sz w:val="28"/>
          <w:szCs w:val="28"/>
        </w:rPr>
        <w:pPrChange w:id="217" w:author="Giorgio Romeo" w:date="2020-12-23T17:22:00Z">
          <w:pPr/>
        </w:pPrChange>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218"/>
      <w:commentRangeStart w:id="219"/>
      <w:r w:rsidR="00F73CE8" w:rsidRPr="00A8618B">
        <w:rPr>
          <w:rStyle w:val="Enfasidelicata"/>
          <w:sz w:val="28"/>
          <w:szCs w:val="28"/>
        </w:rPr>
        <w:t>status</w:t>
      </w:r>
      <w:commentRangeEnd w:id="218"/>
      <w:r w:rsidR="00F73CE8" w:rsidRPr="00A8618B">
        <w:rPr>
          <w:rStyle w:val="Rimandocommento"/>
          <w:i/>
          <w:iCs/>
        </w:rPr>
        <w:commentReference w:id="218"/>
      </w:r>
      <w:commentRangeEnd w:id="219"/>
      <w:r w:rsidR="00182C8C" w:rsidRPr="00A8618B">
        <w:rPr>
          <w:rStyle w:val="Rimandocommento"/>
          <w:i/>
          <w:iCs/>
        </w:rPr>
        <w:commentReference w:id="219"/>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20"/>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21"/>
      <w:r w:rsidR="00182C8C">
        <w:rPr>
          <w:color w:val="000000"/>
          <w:sz w:val="28"/>
          <w:szCs w:val="28"/>
          <w:shd w:val="clear" w:color="auto" w:fill="FFFFFF"/>
        </w:rPr>
        <w:t>unusable</w:t>
      </w:r>
      <w:commentRangeEnd w:id="221"/>
      <w:r w:rsidR="00182C8C">
        <w:rPr>
          <w:rStyle w:val="Rimandocommento"/>
        </w:rPr>
        <w:commentReference w:id="221"/>
      </w:r>
      <w:r w:rsidR="00EF0FA7">
        <w:rPr>
          <w:color w:val="000000"/>
          <w:sz w:val="28"/>
          <w:szCs w:val="28"/>
          <w:shd w:val="clear" w:color="auto" w:fill="FFFFFF"/>
        </w:rPr>
        <w:t xml:space="preserve">. </w:t>
      </w:r>
      <w:commentRangeEnd w:id="220"/>
      <w:r w:rsidR="003D5695">
        <w:rPr>
          <w:rStyle w:val="Rimandocommento"/>
        </w:rPr>
        <w:commentReference w:id="220"/>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Del="004B5A09" w:rsidRDefault="000116D9" w:rsidP="008B1B38">
      <w:pPr>
        <w:pStyle w:val="Paragrafoelenco"/>
        <w:rPr>
          <w:del w:id="222" w:author="Cristian Sbrolli" w:date="2020-12-23T11:23:00Z"/>
          <w:color w:val="000000"/>
          <w:sz w:val="32"/>
          <w:szCs w:val="32"/>
          <w:shd w:val="clear" w:color="auto" w:fill="FFFFFF"/>
        </w:rPr>
      </w:pPr>
    </w:p>
    <w:p w14:paraId="775E35B1" w14:textId="743EB3B8" w:rsidR="000116D9" w:rsidDel="004B5A09" w:rsidRDefault="000116D9" w:rsidP="008B1B38">
      <w:pPr>
        <w:pStyle w:val="Paragrafoelenco"/>
        <w:rPr>
          <w:del w:id="223" w:author="Cristian Sbrolli" w:date="2020-12-23T11:23:00Z"/>
          <w:color w:val="000000"/>
          <w:sz w:val="32"/>
          <w:szCs w:val="32"/>
          <w:shd w:val="clear" w:color="auto" w:fill="FFFFFF"/>
        </w:rPr>
      </w:pPr>
    </w:p>
    <w:p w14:paraId="248193C1" w14:textId="566E4538" w:rsidR="000116D9" w:rsidDel="004B5A09" w:rsidRDefault="000116D9" w:rsidP="008B1B38">
      <w:pPr>
        <w:pStyle w:val="Paragrafoelenco"/>
        <w:rPr>
          <w:del w:id="224" w:author="Cristian Sbrolli" w:date="2020-12-23T11:23:00Z"/>
          <w:color w:val="000000"/>
          <w:sz w:val="32"/>
          <w:szCs w:val="32"/>
          <w:shd w:val="clear" w:color="auto" w:fill="FFFFFF"/>
        </w:rPr>
      </w:pPr>
    </w:p>
    <w:p w14:paraId="5F624FEE" w14:textId="3835BC9E" w:rsidR="00855732" w:rsidDel="004B5A09" w:rsidRDefault="00855732" w:rsidP="008B1B38">
      <w:pPr>
        <w:pStyle w:val="Paragrafoelenco"/>
        <w:rPr>
          <w:del w:id="225" w:author="Cristian Sbrolli" w:date="2020-12-23T11:23:00Z"/>
          <w:color w:val="000000"/>
          <w:sz w:val="32"/>
          <w:szCs w:val="32"/>
          <w:shd w:val="clear" w:color="auto" w:fill="FFFFFF"/>
        </w:rPr>
      </w:pPr>
    </w:p>
    <w:p w14:paraId="1C4B8EAF" w14:textId="19ADA18C" w:rsidR="00855732" w:rsidDel="004B5A09" w:rsidRDefault="00855732" w:rsidP="008B1B38">
      <w:pPr>
        <w:pStyle w:val="Paragrafoelenco"/>
        <w:rPr>
          <w:del w:id="226" w:author="Cristian Sbrolli" w:date="2020-12-23T11:23:00Z"/>
          <w:color w:val="000000"/>
          <w:sz w:val="32"/>
          <w:szCs w:val="32"/>
          <w:shd w:val="clear" w:color="auto" w:fill="FFFFFF"/>
        </w:rPr>
      </w:pPr>
    </w:p>
    <w:p w14:paraId="351B46C3" w14:textId="72766494" w:rsidR="00855732" w:rsidDel="004B5A09" w:rsidRDefault="00855732" w:rsidP="008B1B38">
      <w:pPr>
        <w:pStyle w:val="Paragrafoelenco"/>
        <w:rPr>
          <w:del w:id="227" w:author="Cristian Sbrolli" w:date="2020-12-23T11:23:00Z"/>
          <w:color w:val="000000"/>
          <w:sz w:val="32"/>
          <w:szCs w:val="32"/>
          <w:shd w:val="clear" w:color="auto" w:fill="FFFFFF"/>
        </w:rPr>
      </w:pPr>
    </w:p>
    <w:p w14:paraId="42FD7561" w14:textId="108CEE92" w:rsidR="00855732" w:rsidDel="004B5A09" w:rsidRDefault="00855732" w:rsidP="008B1B38">
      <w:pPr>
        <w:pStyle w:val="Paragrafoelenco"/>
        <w:rPr>
          <w:del w:id="228" w:author="Cristian Sbrolli" w:date="2020-12-23T11:23: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343EC179" w14:textId="3D41DC11" w:rsidR="004B5A09" w:rsidRDefault="27BE2734" w:rsidP="004B5A09">
      <w:pPr>
        <w:ind w:left="270"/>
        <w:jc w:val="both"/>
        <w:rPr>
          <w:ins w:id="229" w:author="Cristian Sbrolli" w:date="2020-12-23T11:24:00Z"/>
          <w:rStyle w:val="Enfasidelicata"/>
          <w:i w:val="0"/>
          <w:iCs w:val="0"/>
          <w:sz w:val="28"/>
          <w:szCs w:val="28"/>
        </w:rPr>
      </w:pPr>
      <w:del w:id="230" w:author="Cristian Sbrolli" w:date="2020-12-23T11:24:00Z">
        <w:r w:rsidRPr="00A8618B" w:rsidDel="004B5A09">
          <w:rPr>
            <w:rStyle w:val="Enfasidelicata"/>
            <w:i w:val="0"/>
            <w:iCs w:val="0"/>
            <w:sz w:val="28"/>
            <w:szCs w:val="28"/>
          </w:rPr>
          <w:delText>The most important aspects of the system</w:delText>
        </w:r>
      </w:del>
      <w:ins w:id="231" w:author="Giorgio Romeo" w:date="2020-12-23T08:55:00Z">
        <w:del w:id="232" w:author="Cristian Sbrolli" w:date="2020-12-23T11:24:00Z">
          <w:r w:rsidR="003A1DD3" w:rsidDel="004B5A09">
            <w:rPr>
              <w:rStyle w:val="Enfasidelicata"/>
              <w:i w:val="0"/>
              <w:iCs w:val="0"/>
              <w:sz w:val="28"/>
              <w:szCs w:val="28"/>
            </w:rPr>
            <w:delText>-</w:delText>
          </w:r>
        </w:del>
      </w:ins>
      <w:del w:id="233" w:author="Cristian Sbrolli" w:date="2020-12-23T11:24:00Z">
        <w:r w:rsidRPr="00A8618B" w:rsidDel="004B5A09">
          <w:rPr>
            <w:rStyle w:val="Enfasidelicata"/>
            <w:i w:val="0"/>
            <w:iCs w:val="0"/>
            <w:sz w:val="28"/>
            <w:szCs w:val="28"/>
          </w:rPr>
          <w:delText xml:space="preserve"> to</w:delText>
        </w:r>
      </w:del>
      <w:ins w:id="234" w:author="Giorgio Romeo" w:date="2020-12-23T08:55:00Z">
        <w:del w:id="235" w:author="Cristian Sbrolli" w:date="2020-12-23T11:24:00Z">
          <w:r w:rsidR="003A1DD3" w:rsidDel="004B5A09">
            <w:rPr>
              <w:rStyle w:val="Enfasidelicata"/>
              <w:i w:val="0"/>
              <w:iCs w:val="0"/>
              <w:sz w:val="28"/>
              <w:szCs w:val="28"/>
            </w:rPr>
            <w:delText>-</w:delText>
          </w:r>
        </w:del>
      </w:ins>
      <w:del w:id="236" w:author="Cristian Sbrolli" w:date="2020-12-23T11:24:00Z">
        <w:r w:rsidRPr="00A8618B" w:rsidDel="004B5A09">
          <w:rPr>
            <w:rStyle w:val="Enfasidelicata"/>
            <w:i w:val="0"/>
            <w:iCs w:val="0"/>
            <w:sz w:val="28"/>
            <w:szCs w:val="28"/>
          </w:rPr>
          <w:delText xml:space="preserve"> be are the regulation and management </w:delText>
        </w:r>
      </w:del>
      <w:ins w:id="237" w:author="Cristian Sbrolli" w:date="2020-12-23T11:24:00Z">
        <w:r w:rsidR="004B5A09" w:rsidRPr="00A8618B">
          <w:rPr>
            <w:rStyle w:val="Enfasidelicata"/>
            <w:i w:val="0"/>
            <w:iCs w:val="0"/>
            <w:sz w:val="28"/>
            <w:szCs w:val="28"/>
          </w:rPr>
          <w:t>The most important aspects of the system</w:t>
        </w:r>
        <w:r w:rsidR="004B5A09">
          <w:rPr>
            <w:rStyle w:val="Enfasidelicata"/>
            <w:i w:val="0"/>
            <w:iCs w:val="0"/>
            <w:sz w:val="28"/>
            <w:szCs w:val="28"/>
          </w:rPr>
          <w:t>-</w:t>
        </w:r>
        <w:r w:rsidR="004B5A09" w:rsidRPr="00A8618B">
          <w:rPr>
            <w:rStyle w:val="Enfasidelicata"/>
            <w:i w:val="0"/>
            <w:iCs w:val="0"/>
            <w:sz w:val="28"/>
            <w:szCs w:val="28"/>
          </w:rPr>
          <w:t>to</w:t>
        </w:r>
        <w:r w:rsidR="004B5A09">
          <w:rPr>
            <w:rStyle w:val="Enfasidelicata"/>
            <w:i w:val="0"/>
            <w:iCs w:val="0"/>
            <w:sz w:val="28"/>
            <w:szCs w:val="28"/>
          </w:rPr>
          <w:t>-</w:t>
        </w:r>
        <w:r w:rsidR="004B5A09" w:rsidRPr="00A8618B">
          <w:rPr>
            <w:rStyle w:val="Enfasidelicata"/>
            <w:i w:val="0"/>
            <w:iCs w:val="0"/>
            <w:sz w:val="28"/>
            <w:szCs w:val="28"/>
          </w:rPr>
          <w:t xml:space="preserve">be are the regulation and management of the entrances in stores as seen in the above scenarios. </w:t>
        </w:r>
        <w:r w:rsidR="004B5A09">
          <w:rPr>
            <w:rStyle w:val="Enfasidelicata"/>
            <w:i w:val="0"/>
            <w:iCs w:val="0"/>
            <w:sz w:val="28"/>
            <w:szCs w:val="28"/>
          </w:rPr>
          <w:t>These are critical, as they not only depend on the correct handling of tickets, but it is paramount to consider the uncertainty brought by human behavior.</w:t>
        </w:r>
      </w:ins>
    </w:p>
    <w:p w14:paraId="66910B3B" w14:textId="22A43E63" w:rsidR="004B5A09" w:rsidRDefault="004B5A09" w:rsidP="004B5A09">
      <w:pPr>
        <w:ind w:left="270"/>
        <w:jc w:val="both"/>
        <w:rPr>
          <w:ins w:id="238" w:author="Cristian Sbrolli" w:date="2020-12-23T11:24:00Z"/>
          <w:rStyle w:val="Enfasidelicata"/>
          <w:i w:val="0"/>
          <w:iCs w:val="0"/>
          <w:sz w:val="28"/>
          <w:szCs w:val="28"/>
        </w:rPr>
      </w:pPr>
      <w:ins w:id="239" w:author="Cristian Sbrolli" w:date="2020-12-23T11:24:00Z">
        <w:r>
          <w:rPr>
            <w:rStyle w:val="Enfasidelicata"/>
            <w:i w:val="0"/>
            <w:iCs w:val="0"/>
            <w:sz w:val="28"/>
            <w:szCs w:val="28"/>
          </w:rPr>
          <w:t>Queue managing</w:t>
        </w:r>
        <w:r w:rsidRPr="00A8618B">
          <w:rPr>
            <w:rStyle w:val="Enfasidelicata"/>
            <w:i w:val="0"/>
            <w:iCs w:val="0"/>
            <w:sz w:val="28"/>
            <w:szCs w:val="28"/>
          </w:rPr>
          <w:t xml:space="preserve"> </w:t>
        </w:r>
        <w:r>
          <w:rPr>
            <w:rStyle w:val="Enfasidelicata"/>
            <w:i w:val="0"/>
            <w:iCs w:val="0"/>
            <w:sz w:val="28"/>
            <w:szCs w:val="28"/>
          </w:rPr>
          <w:t>is</w:t>
        </w:r>
        <w:r w:rsidRPr="00A8618B">
          <w:rPr>
            <w:rStyle w:val="Enfasidelicata"/>
            <w:i w:val="0"/>
            <w:iCs w:val="0"/>
            <w:sz w:val="28"/>
            <w:szCs w:val="28"/>
          </w:rPr>
          <w:t xml:space="preserve"> applied through the means of time slotted (in fractions of an hour) tickets. Every ticket or booked visit will allow users to enter in the store only in the time slot written on the ticket, plus a brief time variation as not to be extremely strict and as to take into account for a small human error</w:t>
        </w:r>
        <w:r>
          <w:rPr>
            <w:rStyle w:val="Enfasidelicata"/>
            <w:i w:val="0"/>
            <w:iCs w:val="0"/>
            <w:sz w:val="28"/>
            <w:szCs w:val="28"/>
          </w:rPr>
          <w:t>, that if not considered could lead again to the creation of a physical queue</w:t>
        </w:r>
        <w:r w:rsidRPr="00A8618B">
          <w:rPr>
            <w:rStyle w:val="Enfasidelicata"/>
            <w:i w:val="0"/>
            <w:iCs w:val="0"/>
            <w:sz w:val="28"/>
            <w:szCs w:val="28"/>
          </w:rPr>
          <w:t xml:space="preserve">. The system will use time slots as not to have many entrances at the same time and create a </w:t>
        </w:r>
        <w:r>
          <w:rPr>
            <w:rStyle w:val="Enfasidelicata"/>
            <w:i w:val="0"/>
            <w:iCs w:val="0"/>
            <w:sz w:val="28"/>
            <w:szCs w:val="28"/>
          </w:rPr>
          <w:t xml:space="preserve">virtual </w:t>
        </w:r>
        <w:r w:rsidRPr="00A8618B">
          <w:rPr>
            <w:rStyle w:val="Enfasidelicata"/>
            <w:i w:val="0"/>
            <w:iCs w:val="0"/>
            <w:sz w:val="28"/>
            <w:szCs w:val="28"/>
          </w:rPr>
          <w:t>queue for the entrance</w:t>
        </w:r>
        <w:r>
          <w:rPr>
            <w:rStyle w:val="Enfasidelicata"/>
            <w:i w:val="0"/>
            <w:iCs w:val="0"/>
            <w:sz w:val="28"/>
            <w:szCs w:val="28"/>
          </w:rPr>
          <w:t>.</w:t>
        </w:r>
        <w:r w:rsidRPr="00A8618B">
          <w:rPr>
            <w:rStyle w:val="Enfasidelicata"/>
            <w:i w:val="0"/>
            <w:iCs w:val="0"/>
            <w:sz w:val="28"/>
            <w:szCs w:val="28"/>
          </w:rPr>
          <w:t xml:space="preserve"> Afterwards the system will consider the user as being inside a store until the scan in exit is carried out or until a time </w:t>
        </w:r>
        <w:r>
          <w:rPr>
            <w:rStyle w:val="Enfasidelicata"/>
            <w:i w:val="0"/>
            <w:iCs w:val="0"/>
            <w:sz w:val="28"/>
            <w:szCs w:val="28"/>
          </w:rPr>
          <w:t>calculated considering</w:t>
        </w:r>
        <w:r w:rsidRPr="00A8618B">
          <w:rPr>
            <w:rStyle w:val="Enfasidelicata"/>
            <w:i w:val="0"/>
            <w:iCs w:val="0"/>
            <w:sz w:val="28"/>
            <w:szCs w:val="28"/>
          </w:rPr>
          <w:t xml:space="preserve"> to the system’s estimated average duration of a grocery shop trip passes.</w:t>
        </w:r>
      </w:ins>
    </w:p>
    <w:p w14:paraId="11FA1703" w14:textId="1FE1E929" w:rsidR="004B5A09" w:rsidRPr="00A8618B" w:rsidRDefault="004B5A09" w:rsidP="004B5A09">
      <w:pPr>
        <w:ind w:left="270"/>
        <w:jc w:val="both"/>
        <w:rPr>
          <w:ins w:id="240" w:author="Cristian Sbrolli" w:date="2020-12-23T11:24:00Z"/>
          <w:rStyle w:val="Enfasidelicata"/>
          <w:i w:val="0"/>
          <w:iCs w:val="0"/>
          <w:sz w:val="28"/>
          <w:szCs w:val="28"/>
        </w:rPr>
      </w:pPr>
      <w:ins w:id="241" w:author="Cristian Sbrolli" w:date="2020-12-23T11:25:00Z">
        <w:r>
          <w:rPr>
            <w:rStyle w:val="Enfasidelicata"/>
            <w:i w:val="0"/>
            <w:iCs w:val="0"/>
            <w:sz w:val="28"/>
            <w:szCs w:val="28"/>
          </w:rPr>
          <w:t>The system should also consider fallback options for non-users of CLup, th</w:t>
        </w:r>
      </w:ins>
      <w:ins w:id="242" w:author="Cristian Sbrolli" w:date="2020-12-23T11:26:00Z">
        <w:r>
          <w:rPr>
            <w:rStyle w:val="Enfasidelicata"/>
            <w:i w:val="0"/>
            <w:iCs w:val="0"/>
            <w:sz w:val="28"/>
            <w:szCs w:val="28"/>
          </w:rPr>
          <w:t>at may be people unable to use digital devices</w:t>
        </w:r>
      </w:ins>
      <w:ins w:id="243" w:author="Cristian Sbrolli" w:date="2020-12-23T11:27:00Z">
        <w:r>
          <w:rPr>
            <w:rStyle w:val="Enfasidelicata"/>
            <w:i w:val="0"/>
            <w:iCs w:val="0"/>
            <w:sz w:val="28"/>
            <w:szCs w:val="28"/>
          </w:rPr>
          <w:t xml:space="preserve"> or that </w:t>
        </w:r>
      </w:ins>
      <w:ins w:id="244" w:author="Cristian Sbrolli" w:date="2020-12-23T11:31:00Z">
        <w:r w:rsidR="00650F3E">
          <w:rPr>
            <w:rStyle w:val="Enfasidelicata"/>
            <w:i w:val="0"/>
            <w:iCs w:val="0"/>
            <w:sz w:val="28"/>
            <w:szCs w:val="28"/>
          </w:rPr>
          <w:t>do not</w:t>
        </w:r>
      </w:ins>
      <w:ins w:id="245" w:author="Cristian Sbrolli" w:date="2020-12-23T11:27:00Z">
        <w:r>
          <w:rPr>
            <w:rStyle w:val="Enfasidelicata"/>
            <w:i w:val="0"/>
            <w:iCs w:val="0"/>
            <w:sz w:val="28"/>
            <w:szCs w:val="28"/>
          </w:rPr>
          <w:t xml:space="preserve"> want to.</w:t>
        </w:r>
      </w:ins>
      <w:ins w:id="246" w:author="Cristian Sbrolli" w:date="2020-12-23T11:25:00Z">
        <w:r>
          <w:rPr>
            <w:rStyle w:val="Enfasidelicata"/>
            <w:i w:val="0"/>
            <w:iCs w:val="0"/>
            <w:sz w:val="28"/>
            <w:szCs w:val="28"/>
          </w:rPr>
          <w:t xml:space="preserve"> </w:t>
        </w:r>
      </w:ins>
      <w:ins w:id="247" w:author="Cristian Sbrolli" w:date="2020-12-23T11:31:00Z">
        <w:r w:rsidR="00650F3E">
          <w:rPr>
            <w:rStyle w:val="Enfasidelicata"/>
            <w:i w:val="0"/>
            <w:iCs w:val="0"/>
            <w:sz w:val="28"/>
            <w:szCs w:val="28"/>
          </w:rPr>
          <w:t>To</w:t>
        </w:r>
      </w:ins>
      <w:ins w:id="248" w:author="Cristian Sbrolli" w:date="2020-12-23T11:25:00Z">
        <w:r>
          <w:rPr>
            <w:rStyle w:val="Enfasidelicata"/>
            <w:i w:val="0"/>
            <w:iCs w:val="0"/>
            <w:sz w:val="28"/>
            <w:szCs w:val="28"/>
          </w:rPr>
          <w:t xml:space="preserve"> consider them</w:t>
        </w:r>
      </w:ins>
      <w:ins w:id="249" w:author="Cristian Sbrolli" w:date="2020-12-23T11:27:00Z">
        <w:r>
          <w:rPr>
            <w:rStyle w:val="Enfasidelicata"/>
            <w:i w:val="0"/>
            <w:iCs w:val="0"/>
            <w:sz w:val="28"/>
            <w:szCs w:val="28"/>
          </w:rPr>
          <w:t xml:space="preserve"> correctly when </w:t>
        </w:r>
      </w:ins>
      <w:ins w:id="250" w:author="Cristian Sbrolli" w:date="2020-12-23T11:28:00Z">
        <w:r>
          <w:rPr>
            <w:rStyle w:val="Enfasidelicata"/>
            <w:i w:val="0"/>
            <w:iCs w:val="0"/>
            <w:sz w:val="28"/>
            <w:szCs w:val="28"/>
          </w:rPr>
          <w:t>optimizing the queue and the timeslots</w:t>
        </w:r>
      </w:ins>
      <w:ins w:id="251" w:author="Cristian Sbrolli" w:date="2020-12-23T11:27:00Z">
        <w:r>
          <w:rPr>
            <w:rStyle w:val="Enfasidelicata"/>
            <w:i w:val="0"/>
            <w:iCs w:val="0"/>
            <w:sz w:val="28"/>
            <w:szCs w:val="28"/>
          </w:rPr>
          <w:t>, the system should offer a physical proxy</w:t>
        </w:r>
      </w:ins>
      <w:ins w:id="252" w:author="Cristian Sbrolli" w:date="2020-12-23T11:28:00Z">
        <w:r>
          <w:rPr>
            <w:rStyle w:val="Enfasidelicata"/>
            <w:i w:val="0"/>
            <w:iCs w:val="0"/>
            <w:sz w:val="28"/>
            <w:szCs w:val="28"/>
          </w:rPr>
          <w:t>, in order to grant them access to shops</w:t>
        </w:r>
      </w:ins>
      <w:ins w:id="253" w:author="Cristian Sbrolli" w:date="2020-12-23T11:27:00Z">
        <w:r>
          <w:rPr>
            <w:rStyle w:val="Enfasidelicata"/>
            <w:i w:val="0"/>
            <w:iCs w:val="0"/>
            <w:sz w:val="28"/>
            <w:szCs w:val="28"/>
          </w:rPr>
          <w:t>.</w:t>
        </w:r>
      </w:ins>
    </w:p>
    <w:p w14:paraId="6568D330" w14:textId="61A06B8F" w:rsidR="004B5A09" w:rsidRPr="00A8618B" w:rsidRDefault="004B5A09" w:rsidP="004B5A09">
      <w:pPr>
        <w:ind w:left="270"/>
        <w:jc w:val="both"/>
        <w:rPr>
          <w:ins w:id="254" w:author="Cristian Sbrolli" w:date="2020-12-23T11:24:00Z"/>
          <w:rStyle w:val="Enfasidelicata"/>
          <w:i w:val="0"/>
          <w:iCs w:val="0"/>
          <w:sz w:val="28"/>
          <w:szCs w:val="28"/>
        </w:rPr>
      </w:pPr>
      <w:ins w:id="255" w:author="Cristian Sbrolli" w:date="2020-12-23T11:24:00Z">
        <w:r w:rsidRPr="00A8618B">
          <w:rPr>
            <w:rStyle w:val="Enfasidelicata"/>
            <w:i w:val="0"/>
            <w:iCs w:val="0"/>
            <w:sz w:val="28"/>
            <w:szCs w:val="28"/>
          </w:rPr>
          <w:t xml:space="preserve">The system-to-be should inform its users of what stores are available to go to and allow them to take a ticket and line up without needing to be in presence in front of the store. </w:t>
        </w:r>
        <w:commentRangeStart w:id="256"/>
        <w:r w:rsidRPr="00A8618B">
          <w:rPr>
            <w:rStyle w:val="Enfasidelicata"/>
            <w:i w:val="0"/>
            <w:iCs w:val="0"/>
            <w:sz w:val="28"/>
            <w:szCs w:val="28"/>
          </w:rPr>
          <w:t xml:space="preserve">The system will allow its registered virtual users to input the products they are willing to buy. The system will </w:t>
        </w:r>
      </w:ins>
      <w:ins w:id="257" w:author="Cristian Sbrolli" w:date="2020-12-23T11:31:00Z">
        <w:r w:rsidR="00650F3E" w:rsidRPr="00A8618B">
          <w:rPr>
            <w:rStyle w:val="Enfasidelicata"/>
            <w:i w:val="0"/>
            <w:iCs w:val="0"/>
            <w:sz w:val="28"/>
            <w:szCs w:val="28"/>
          </w:rPr>
          <w:t>consider</w:t>
        </w:r>
      </w:ins>
      <w:ins w:id="258" w:author="Cristian Sbrolli" w:date="2020-12-23T11:24:00Z">
        <w:r w:rsidRPr="00A8618B">
          <w:rPr>
            <w:rStyle w:val="Enfasidelicata"/>
            <w:i w:val="0"/>
            <w:iCs w:val="0"/>
            <w:sz w:val="28"/>
            <w:szCs w:val="28"/>
          </w:rPr>
          <w:t xml:space="preserve"> the average time it takes for its registered users to shop and will use that time to infer how long a </w:t>
        </w:r>
        <w:r>
          <w:rPr>
            <w:rStyle w:val="Enfasidelicata"/>
            <w:i w:val="0"/>
            <w:iCs w:val="0"/>
            <w:sz w:val="28"/>
            <w:szCs w:val="28"/>
          </w:rPr>
          <w:t xml:space="preserve">shop </w:t>
        </w:r>
        <w:r w:rsidRPr="00A8618B">
          <w:rPr>
            <w:rStyle w:val="Enfasidelicata"/>
            <w:i w:val="0"/>
            <w:iCs w:val="0"/>
            <w:sz w:val="28"/>
            <w:szCs w:val="28"/>
          </w:rPr>
          <w:t>trip will last based on what products the user plans on buying</w:t>
        </w:r>
        <w:r>
          <w:rPr>
            <w:rStyle w:val="Enfasidelicata"/>
            <w:i w:val="0"/>
            <w:iCs w:val="0"/>
            <w:sz w:val="28"/>
            <w:szCs w:val="28"/>
          </w:rPr>
          <w:t xml:space="preserve">, allowing better optimization of the queue and timeslot </w:t>
        </w:r>
        <w:commentRangeStart w:id="259"/>
        <w:r>
          <w:rPr>
            <w:rStyle w:val="Enfasidelicata"/>
            <w:i w:val="0"/>
            <w:iCs w:val="0"/>
            <w:sz w:val="28"/>
            <w:szCs w:val="28"/>
          </w:rPr>
          <w:t>system</w:t>
        </w:r>
        <w:commentRangeEnd w:id="259"/>
        <w:r>
          <w:rPr>
            <w:rStyle w:val="Rimandocommento"/>
          </w:rPr>
          <w:commentReference w:id="259"/>
        </w:r>
        <w:r w:rsidRPr="00A8618B">
          <w:rPr>
            <w:rStyle w:val="Enfasidelicata"/>
            <w:i w:val="0"/>
            <w:iCs w:val="0"/>
            <w:sz w:val="28"/>
            <w:szCs w:val="28"/>
          </w:rPr>
          <w:t>.</w:t>
        </w:r>
        <w:commentRangeEnd w:id="256"/>
        <w:r w:rsidRPr="00A8618B">
          <w:rPr>
            <w:rStyle w:val="Rimandocommento"/>
            <w:sz w:val="28"/>
            <w:szCs w:val="28"/>
          </w:rPr>
          <w:commentReference w:id="256"/>
        </w:r>
      </w:ins>
    </w:p>
    <w:p w14:paraId="78FC2C02" w14:textId="041F094D" w:rsidR="27BE2734" w:rsidRPr="00A8618B" w:rsidDel="004B5A09" w:rsidRDefault="004B5A09">
      <w:pPr>
        <w:ind w:left="270"/>
        <w:jc w:val="both"/>
        <w:rPr>
          <w:del w:id="260" w:author="Cristian Sbrolli" w:date="2020-12-23T11:24:00Z"/>
          <w:rStyle w:val="Enfasidelicata"/>
          <w:i w:val="0"/>
          <w:iCs w:val="0"/>
          <w:sz w:val="28"/>
          <w:szCs w:val="28"/>
        </w:rPr>
      </w:pPr>
      <w:commentRangeStart w:id="261"/>
      <w:ins w:id="262" w:author="Cristian Sbrolli" w:date="2020-12-23T11:24:00Z">
        <w:r w:rsidRPr="00A8618B">
          <w:rPr>
            <w:rStyle w:val="Enfasidelicata"/>
            <w:i w:val="0"/>
            <w:iCs w:val="0"/>
            <w:sz w:val="28"/>
            <w:szCs w:val="28"/>
          </w:rPr>
          <w:t xml:space="preserve">The system should also be a guidance of help to the store managers by providing information about the number of people who have </w:t>
        </w:r>
        <w:commentRangeStart w:id="263"/>
        <w:r w:rsidRPr="00A8618B">
          <w:rPr>
            <w:rStyle w:val="Enfasidelicata"/>
            <w:i w:val="0"/>
            <w:iCs w:val="0"/>
            <w:sz w:val="28"/>
            <w:szCs w:val="28"/>
          </w:rPr>
          <w:t>entered</w:t>
        </w:r>
        <w:commentRangeEnd w:id="263"/>
        <w:r w:rsidRPr="00A8618B">
          <w:rPr>
            <w:rStyle w:val="Rimandocommento"/>
            <w:sz w:val="28"/>
            <w:szCs w:val="28"/>
          </w:rPr>
          <w:commentReference w:id="263"/>
        </w:r>
        <w:r w:rsidRPr="00A8618B">
          <w:rPr>
            <w:rStyle w:val="Enfasidelicata"/>
            <w:i w:val="0"/>
            <w:iCs w:val="0"/>
            <w:sz w:val="28"/>
            <w:szCs w:val="28"/>
          </w:rPr>
          <w:t xml:space="preserve"> said </w:t>
        </w:r>
      </w:ins>
      <w:ins w:id="264" w:author="Cristian Sbrolli" w:date="2020-12-23T11:32:00Z">
        <w:r w:rsidR="00650F3E" w:rsidRPr="00A8618B">
          <w:rPr>
            <w:rStyle w:val="Enfasidelicata"/>
            <w:i w:val="0"/>
            <w:iCs w:val="0"/>
            <w:sz w:val="28"/>
            <w:szCs w:val="28"/>
          </w:rPr>
          <w:t>stores</w:t>
        </w:r>
        <w:r w:rsidR="00650F3E">
          <w:rPr>
            <w:rStyle w:val="Enfasidelicata"/>
            <w:i w:val="0"/>
            <w:iCs w:val="0"/>
            <w:sz w:val="28"/>
            <w:szCs w:val="28"/>
          </w:rPr>
          <w:t xml:space="preserve"> and</w:t>
        </w:r>
      </w:ins>
      <w:ins w:id="265" w:author="Cristian Sbrolli" w:date="2020-12-23T11:24:00Z">
        <w:r>
          <w:rPr>
            <w:rStyle w:val="Enfasidelicata"/>
            <w:i w:val="0"/>
            <w:iCs w:val="0"/>
            <w:sz w:val="28"/>
            <w:szCs w:val="28"/>
          </w:rPr>
          <w:t xml:space="preserve"> allowing them to regulate the influx too</w:t>
        </w:r>
        <w:r w:rsidRPr="00A8618B">
          <w:rPr>
            <w:rStyle w:val="Enfasidelicata"/>
            <w:i w:val="0"/>
            <w:iCs w:val="0"/>
            <w:sz w:val="28"/>
            <w:szCs w:val="28"/>
          </w:rPr>
          <w:t>.</w:t>
        </w:r>
        <w:commentRangeEnd w:id="261"/>
        <w:r w:rsidRPr="00A8618B">
          <w:rPr>
            <w:rStyle w:val="Rimandocommento"/>
            <w:sz w:val="28"/>
            <w:szCs w:val="28"/>
          </w:rPr>
          <w:commentReference w:id="261"/>
        </w:r>
      </w:ins>
      <w:del w:id="266" w:author="Cristian Sbrolli" w:date="2020-12-23T11:24:00Z">
        <w:r w:rsidR="27BE2734" w:rsidRPr="00A8618B" w:rsidDel="004B5A09">
          <w:rPr>
            <w:rStyle w:val="Enfasidelicata"/>
            <w:i w:val="0"/>
            <w:iCs w:val="0"/>
            <w:sz w:val="28"/>
            <w:szCs w:val="28"/>
          </w:rPr>
          <w:delText>of the entrances in stores</w:delText>
        </w:r>
        <w:r w:rsidR="47FCEBF1" w:rsidRPr="00A8618B" w:rsidDel="004B5A09">
          <w:rPr>
            <w:rStyle w:val="Enfasidelicata"/>
            <w:i w:val="0"/>
            <w:iCs w:val="0"/>
            <w:sz w:val="28"/>
            <w:szCs w:val="28"/>
          </w:rPr>
          <w:delText xml:space="preserve"> as seen in the above scenarios. </w:delText>
        </w:r>
        <w:r w:rsidR="00994DF1" w:rsidRPr="00A8618B" w:rsidDel="004B5A09">
          <w:rPr>
            <w:rStyle w:val="Enfasidelicata"/>
            <w:i w:val="0"/>
            <w:iCs w:val="0"/>
            <w:sz w:val="28"/>
            <w:szCs w:val="28"/>
          </w:rPr>
          <w:delText xml:space="preserve">These are applied through the means of time slotted </w:delText>
        </w:r>
        <w:r w:rsidR="00166CDA" w:rsidRPr="00A8618B" w:rsidDel="004B5A09">
          <w:rPr>
            <w:rStyle w:val="Enfasidelicata"/>
            <w:i w:val="0"/>
            <w:iCs w:val="0"/>
            <w:sz w:val="28"/>
            <w:szCs w:val="28"/>
          </w:rPr>
          <w:delText xml:space="preserve">(in fractions of an hour) </w:delText>
        </w:r>
        <w:r w:rsidR="00994DF1" w:rsidRPr="00A8618B" w:rsidDel="004B5A09">
          <w:rPr>
            <w:rStyle w:val="Enfasidelicata"/>
            <w:i w:val="0"/>
            <w:iCs w:val="0"/>
            <w:sz w:val="28"/>
            <w:szCs w:val="28"/>
          </w:rPr>
          <w:delText xml:space="preserve">tickets. Every ticket </w:delText>
        </w:r>
        <w:r w:rsidR="00CC5FD6" w:rsidRPr="00A8618B" w:rsidDel="004B5A09">
          <w:rPr>
            <w:rStyle w:val="Enfasidelicata"/>
            <w:i w:val="0"/>
            <w:iCs w:val="0"/>
            <w:sz w:val="28"/>
            <w:szCs w:val="28"/>
          </w:rPr>
          <w:delText>or booked visit will allow users to enter in the store only in the time</w:delText>
        </w:r>
        <w:r w:rsidR="00EF0FA7" w:rsidRPr="00A8618B" w:rsidDel="004B5A09">
          <w:rPr>
            <w:rStyle w:val="Enfasidelicata"/>
            <w:i w:val="0"/>
            <w:iCs w:val="0"/>
            <w:sz w:val="28"/>
            <w:szCs w:val="28"/>
          </w:rPr>
          <w:delText xml:space="preserve"> slot</w:delText>
        </w:r>
        <w:r w:rsidR="00CC5FD6" w:rsidRPr="00A8618B" w:rsidDel="004B5A09">
          <w:rPr>
            <w:rStyle w:val="Enfasidelicata"/>
            <w:i w:val="0"/>
            <w:iCs w:val="0"/>
            <w:sz w:val="28"/>
            <w:szCs w:val="28"/>
          </w:rPr>
          <w:delText xml:space="preserve"> written on the ticket, plus a brief time variation</w:delText>
        </w:r>
        <w:r w:rsidR="00553415" w:rsidRPr="00A8618B" w:rsidDel="004B5A09">
          <w:rPr>
            <w:rStyle w:val="Enfasidelicata"/>
            <w:i w:val="0"/>
            <w:iCs w:val="0"/>
            <w:sz w:val="28"/>
            <w:szCs w:val="28"/>
          </w:rPr>
          <w:delText xml:space="preserve"> as not to be extremely strict and as to take into account for a small human error. The system will </w:delText>
        </w:r>
        <w:r w:rsidR="00166CDA" w:rsidRPr="00A8618B" w:rsidDel="004B5A09">
          <w:rPr>
            <w:rStyle w:val="Enfasidelicata"/>
            <w:i w:val="0"/>
            <w:iCs w:val="0"/>
            <w:sz w:val="28"/>
            <w:szCs w:val="28"/>
          </w:rPr>
          <w:delText xml:space="preserve">use time slots as not to have many entrances at the same time and create a queue for the entrance. Afterwards the system will consider the user as being inside a store until the scan in exit is carried out or </w:delText>
        </w:r>
        <w:r w:rsidR="00EE2C0E" w:rsidRPr="00A8618B" w:rsidDel="004B5A09">
          <w:rPr>
            <w:rStyle w:val="Enfasidelicata"/>
            <w:i w:val="0"/>
            <w:iCs w:val="0"/>
            <w:sz w:val="28"/>
            <w:szCs w:val="28"/>
          </w:rPr>
          <w:delText>until a time equal to the system’s estimated average duration of a grocery shop trip passes.</w:delText>
        </w:r>
      </w:del>
    </w:p>
    <w:p w14:paraId="6B674A7B" w14:textId="1244A334" w:rsidR="00EC2B1B" w:rsidRPr="00A8618B" w:rsidDel="004B5A09" w:rsidRDefault="47FCEBF1">
      <w:pPr>
        <w:ind w:left="270"/>
        <w:jc w:val="both"/>
        <w:rPr>
          <w:del w:id="267" w:author="Cristian Sbrolli" w:date="2020-12-23T11:24:00Z"/>
          <w:rStyle w:val="Enfasidelicata"/>
          <w:i w:val="0"/>
          <w:iCs w:val="0"/>
          <w:sz w:val="28"/>
          <w:szCs w:val="28"/>
        </w:rPr>
      </w:pPr>
      <w:del w:id="268" w:author="Cristian Sbrolli" w:date="2020-12-23T11:24:00Z">
        <w:r w:rsidRPr="00A8618B" w:rsidDel="004B5A09">
          <w:rPr>
            <w:rStyle w:val="Enfasidelicata"/>
            <w:i w:val="0"/>
            <w:iCs w:val="0"/>
            <w:sz w:val="28"/>
            <w:szCs w:val="28"/>
          </w:rPr>
          <w:delText>The system</w:delText>
        </w:r>
        <w:r w:rsidR="00EC2B1B" w:rsidRPr="00A8618B" w:rsidDel="004B5A09">
          <w:rPr>
            <w:rStyle w:val="Enfasidelicata"/>
            <w:i w:val="0"/>
            <w:iCs w:val="0"/>
            <w:sz w:val="28"/>
            <w:szCs w:val="28"/>
          </w:rPr>
          <w:delText>-</w:delText>
        </w:r>
        <w:r w:rsidRPr="00A8618B" w:rsidDel="004B5A09">
          <w:rPr>
            <w:rStyle w:val="Enfasidelicata"/>
            <w:i w:val="0"/>
            <w:iCs w:val="0"/>
            <w:sz w:val="28"/>
            <w:szCs w:val="28"/>
          </w:rPr>
          <w:delText>to</w:delText>
        </w:r>
        <w:r w:rsidR="00EC2B1B" w:rsidRPr="00A8618B" w:rsidDel="004B5A09">
          <w:rPr>
            <w:rStyle w:val="Enfasidelicata"/>
            <w:i w:val="0"/>
            <w:iCs w:val="0"/>
            <w:sz w:val="28"/>
            <w:szCs w:val="28"/>
          </w:rPr>
          <w:delText>-</w:delText>
        </w:r>
        <w:r w:rsidRPr="00A8618B" w:rsidDel="004B5A09">
          <w:rPr>
            <w:rStyle w:val="Enfasidelicata"/>
            <w:i w:val="0"/>
            <w:iCs w:val="0"/>
            <w:sz w:val="28"/>
            <w:szCs w:val="28"/>
          </w:rPr>
          <w:delText xml:space="preserve">be should </w:delText>
        </w:r>
        <w:r w:rsidR="160FCA10" w:rsidRPr="00A8618B" w:rsidDel="004B5A09">
          <w:rPr>
            <w:rStyle w:val="Enfasidelicata"/>
            <w:i w:val="0"/>
            <w:iCs w:val="0"/>
            <w:sz w:val="28"/>
            <w:szCs w:val="28"/>
          </w:rPr>
          <w:delText>inform its users of what stores are available to go</w:delText>
        </w:r>
        <w:r w:rsidR="2AD10596" w:rsidRPr="00A8618B" w:rsidDel="004B5A09">
          <w:rPr>
            <w:rStyle w:val="Enfasidelicata"/>
            <w:i w:val="0"/>
            <w:iCs w:val="0"/>
            <w:sz w:val="28"/>
            <w:szCs w:val="28"/>
          </w:rPr>
          <w:delText xml:space="preserve"> to</w:delText>
        </w:r>
        <w:r w:rsidR="16DB3B7F" w:rsidRPr="00A8618B" w:rsidDel="004B5A09">
          <w:rPr>
            <w:rStyle w:val="Enfasidelicata"/>
            <w:i w:val="0"/>
            <w:iCs w:val="0"/>
            <w:sz w:val="28"/>
            <w:szCs w:val="28"/>
          </w:rPr>
          <w:delText xml:space="preserve"> and allow them to take a ticket and line up without needing to be in presence in front of the store.</w:delText>
        </w:r>
        <w:r w:rsidR="00166CDA" w:rsidRPr="00A8618B" w:rsidDel="004B5A09">
          <w:rPr>
            <w:rStyle w:val="Enfasidelicata"/>
            <w:i w:val="0"/>
            <w:iCs w:val="0"/>
            <w:sz w:val="28"/>
            <w:szCs w:val="28"/>
          </w:rPr>
          <w:delText xml:space="preserve"> </w:delText>
        </w:r>
        <w:commentRangeStart w:id="269"/>
        <w:r w:rsidR="00166CDA" w:rsidRPr="00A8618B" w:rsidDel="004B5A09">
          <w:rPr>
            <w:rStyle w:val="Enfasidelicata"/>
            <w:i w:val="0"/>
            <w:iCs w:val="0"/>
            <w:sz w:val="28"/>
            <w:szCs w:val="28"/>
          </w:rPr>
          <w:delText xml:space="preserve">The system will allow its registered virtual users to input the products they are willing to buy. The system will take into account the average time it takes for its registered users to shop and will use that time to infer how long a </w:delText>
        </w:r>
      </w:del>
      <w:ins w:id="270" w:author="Giorgio Romeo" w:date="2020-12-23T09:14:00Z">
        <w:del w:id="271" w:author="Cristian Sbrolli" w:date="2020-12-23T11:24:00Z">
          <w:r w:rsidR="000A17F5" w:rsidDel="004B5A09">
            <w:rPr>
              <w:rStyle w:val="Enfasidelicata"/>
              <w:i w:val="0"/>
              <w:iCs w:val="0"/>
              <w:sz w:val="28"/>
              <w:szCs w:val="28"/>
            </w:rPr>
            <w:delText xml:space="preserve">shop </w:delText>
          </w:r>
        </w:del>
      </w:ins>
      <w:del w:id="272" w:author="Cristian Sbrolli" w:date="2020-12-23T11:24:00Z">
        <w:r w:rsidR="00166CDA" w:rsidRPr="00A8618B" w:rsidDel="004B5A09">
          <w:rPr>
            <w:rStyle w:val="Enfasidelicata"/>
            <w:i w:val="0"/>
            <w:iCs w:val="0"/>
            <w:sz w:val="28"/>
            <w:szCs w:val="28"/>
          </w:rPr>
          <w:delText>trip will last based on what products the user plans on buying.</w:delText>
        </w:r>
        <w:commentRangeEnd w:id="269"/>
        <w:r w:rsidR="00207E23" w:rsidRPr="00A8618B" w:rsidDel="004B5A09">
          <w:rPr>
            <w:rStyle w:val="Rimandocommento"/>
            <w:sz w:val="28"/>
            <w:szCs w:val="28"/>
          </w:rPr>
          <w:commentReference w:id="269"/>
        </w:r>
      </w:del>
    </w:p>
    <w:p w14:paraId="550282CF" w14:textId="5DE3B837" w:rsidR="47FCEBF1" w:rsidRPr="00A8618B" w:rsidDel="00650F3E" w:rsidRDefault="00EC2B1B">
      <w:pPr>
        <w:ind w:left="270"/>
        <w:jc w:val="both"/>
        <w:rPr>
          <w:del w:id="273" w:author="Cristian Sbrolli" w:date="2020-12-23T11:32:00Z"/>
          <w:rStyle w:val="Enfasidelicata"/>
          <w:i w:val="0"/>
          <w:iCs w:val="0"/>
          <w:sz w:val="28"/>
          <w:szCs w:val="28"/>
        </w:rPr>
      </w:pPr>
      <w:commentRangeStart w:id="274"/>
      <w:del w:id="275" w:author="Cristian Sbrolli" w:date="2020-12-23T11:24:00Z">
        <w:r w:rsidRPr="00A8618B" w:rsidDel="004B5A09">
          <w:rPr>
            <w:rStyle w:val="Enfasidelicata"/>
            <w:i w:val="0"/>
            <w:iCs w:val="0"/>
            <w:sz w:val="28"/>
            <w:szCs w:val="28"/>
          </w:rPr>
          <w:delText>The system should also be a guidance of help to the store managers</w:delText>
        </w:r>
        <w:r w:rsidR="0019584F" w:rsidRPr="00A8618B" w:rsidDel="004B5A09">
          <w:rPr>
            <w:rStyle w:val="Enfasidelicata"/>
            <w:i w:val="0"/>
            <w:iCs w:val="0"/>
            <w:sz w:val="28"/>
            <w:szCs w:val="28"/>
          </w:rPr>
          <w:delText xml:space="preserve"> by providing information about the number of people who have </w:delText>
        </w:r>
        <w:commentRangeStart w:id="276"/>
        <w:r w:rsidR="0019584F" w:rsidRPr="00A8618B" w:rsidDel="004B5A09">
          <w:rPr>
            <w:rStyle w:val="Enfasidelicata"/>
            <w:i w:val="0"/>
            <w:iCs w:val="0"/>
            <w:sz w:val="28"/>
            <w:szCs w:val="28"/>
          </w:rPr>
          <w:delText>entered</w:delText>
        </w:r>
        <w:commentRangeEnd w:id="276"/>
        <w:r w:rsidR="007E288D" w:rsidRPr="00A8618B" w:rsidDel="004B5A09">
          <w:rPr>
            <w:rStyle w:val="Rimandocommento"/>
            <w:sz w:val="28"/>
            <w:szCs w:val="28"/>
          </w:rPr>
          <w:commentReference w:id="276"/>
        </w:r>
        <w:r w:rsidR="00207E23" w:rsidRPr="00A8618B" w:rsidDel="004B5A09">
          <w:rPr>
            <w:rStyle w:val="Enfasidelicata"/>
            <w:i w:val="0"/>
            <w:iCs w:val="0"/>
            <w:sz w:val="28"/>
            <w:szCs w:val="28"/>
          </w:rPr>
          <w:delText xml:space="preserve"> said stores</w:delText>
        </w:r>
      </w:del>
      <w:del w:id="277" w:author="Cristian Sbrolli" w:date="2020-12-23T11:32:00Z">
        <w:r w:rsidR="00AC7136" w:rsidRPr="00A8618B" w:rsidDel="00650F3E">
          <w:rPr>
            <w:rStyle w:val="Enfasidelicata"/>
            <w:i w:val="0"/>
            <w:iCs w:val="0"/>
            <w:sz w:val="28"/>
            <w:szCs w:val="28"/>
          </w:rPr>
          <w:delText>.</w:delText>
        </w:r>
        <w:commentRangeEnd w:id="274"/>
        <w:r w:rsidR="00AC7136" w:rsidRPr="00A8618B" w:rsidDel="00650F3E">
          <w:rPr>
            <w:rStyle w:val="Rimandocommento"/>
            <w:sz w:val="28"/>
            <w:szCs w:val="28"/>
          </w:rPr>
          <w:commentReference w:id="274"/>
        </w:r>
      </w:del>
    </w:p>
    <w:p w14:paraId="1D5E06CF" w14:textId="03277F53" w:rsidR="007E288D" w:rsidRDefault="007E288D">
      <w:pPr>
        <w:ind w:left="270"/>
        <w:jc w:val="both"/>
        <w:rPr>
          <w:rStyle w:val="Enfasidelicata"/>
          <w:i w:val="0"/>
          <w:iCs w:val="0"/>
          <w:szCs w:val="24"/>
        </w:rPr>
        <w:pPrChange w:id="278" w:author="Cristian Sbrolli" w:date="2020-12-23T11:32:00Z">
          <w:pPr/>
        </w:pPrChange>
      </w:pPr>
    </w:p>
    <w:p w14:paraId="1D4C479B" w14:textId="35B470FE" w:rsidR="00333516" w:rsidRDefault="00333516" w:rsidP="699595DC">
      <w:pPr>
        <w:rPr>
          <w:ins w:id="279" w:author="Cristian Sbrolli" w:date="2020-12-23T11:32:00Z"/>
          <w:rStyle w:val="Enfasidelicata"/>
          <w:i w:val="0"/>
          <w:iCs w:val="0"/>
          <w:szCs w:val="24"/>
        </w:rPr>
      </w:pPr>
    </w:p>
    <w:p w14:paraId="665F8595" w14:textId="79947FA4" w:rsidR="00650F3E" w:rsidDel="00650F3E" w:rsidRDefault="00650F3E">
      <w:pPr>
        <w:rPr>
          <w:del w:id="280" w:author="Cristian Sbrolli" w:date="2020-12-23T11:32:00Z"/>
          <w:rStyle w:val="Enfasidelicata"/>
          <w:i w:val="0"/>
          <w:iCs w:val="0"/>
          <w:szCs w:val="24"/>
        </w:rPr>
      </w:pPr>
    </w:p>
    <w:p w14:paraId="50F1A09A" w14:textId="77777777" w:rsidR="00650F3E" w:rsidRDefault="00650F3E" w:rsidP="699595DC">
      <w:pPr>
        <w:rPr>
          <w:ins w:id="281" w:author="Cristian Sbrolli" w:date="2020-12-23T11:32:00Z"/>
          <w:rStyle w:val="Enfasidelicata"/>
          <w:i w:val="0"/>
          <w:iCs w:val="0"/>
          <w:szCs w:val="24"/>
        </w:rPr>
      </w:pPr>
    </w:p>
    <w:p w14:paraId="178F55DE" w14:textId="70DDEFAD" w:rsidR="00333516" w:rsidDel="00650F3E" w:rsidRDefault="00333516" w:rsidP="699595DC">
      <w:pPr>
        <w:rPr>
          <w:del w:id="282" w:author="Cristian Sbrolli" w:date="2020-12-23T11:32:00Z"/>
          <w:rStyle w:val="Enfasidelicata"/>
          <w:i w:val="0"/>
          <w:iCs w:val="0"/>
          <w:szCs w:val="24"/>
        </w:rPr>
      </w:pPr>
    </w:p>
    <w:p w14:paraId="0D40AB60" w14:textId="04FB282B" w:rsidR="00333516" w:rsidDel="00650F3E" w:rsidRDefault="00333516" w:rsidP="699595DC">
      <w:pPr>
        <w:rPr>
          <w:del w:id="283" w:author="Cristian Sbrolli" w:date="2020-12-23T11:32:00Z"/>
          <w:rStyle w:val="Enfasidelicata"/>
          <w:i w:val="0"/>
          <w:iCs w:val="0"/>
          <w:szCs w:val="24"/>
        </w:rPr>
      </w:pPr>
    </w:p>
    <w:p w14:paraId="3240A621" w14:textId="753215C7" w:rsidR="00333516" w:rsidDel="00650F3E" w:rsidRDefault="00333516" w:rsidP="699595DC">
      <w:pPr>
        <w:rPr>
          <w:del w:id="284" w:author="Cristian Sbrolli" w:date="2020-12-23T11:32:00Z"/>
          <w:rStyle w:val="Enfasidelicata"/>
          <w:i w:val="0"/>
          <w:iCs w:val="0"/>
          <w:szCs w:val="24"/>
        </w:rPr>
      </w:pPr>
    </w:p>
    <w:p w14:paraId="1D7A72AC" w14:textId="7D8E023A" w:rsidR="00333516" w:rsidDel="00650F3E" w:rsidRDefault="00333516" w:rsidP="699595DC">
      <w:pPr>
        <w:rPr>
          <w:del w:id="285" w:author="Cristian Sbrolli" w:date="2020-12-23T11:32:00Z"/>
          <w:rStyle w:val="Enfasidelicata"/>
          <w:i w:val="0"/>
          <w:iCs w:val="0"/>
          <w:szCs w:val="24"/>
        </w:rPr>
      </w:pPr>
    </w:p>
    <w:p w14:paraId="4BF871CA" w14:textId="77777777" w:rsidR="00333516" w:rsidRPr="00D01022" w:rsidDel="00650F3E" w:rsidRDefault="00333516" w:rsidP="699595DC">
      <w:pPr>
        <w:rPr>
          <w:del w:id="286" w:author="Cristian Sbrolli" w:date="2020-12-23T11:32:00Z"/>
          <w:rStyle w:val="Enfasidelicata"/>
          <w:i w:val="0"/>
          <w:iCs w:val="0"/>
          <w:szCs w:val="24"/>
        </w:rPr>
      </w:pPr>
    </w:p>
    <w:p w14:paraId="137EEFE3" w14:textId="671C292E" w:rsidR="699595DC" w:rsidDel="00650F3E" w:rsidRDefault="699595DC">
      <w:pPr>
        <w:rPr>
          <w:del w:id="287" w:author="Cristian Sbrolli" w:date="2020-12-23T11:32:00Z"/>
        </w:rPr>
      </w:pPr>
    </w:p>
    <w:p w14:paraId="3E64C0B3" w14:textId="3A415796" w:rsidR="00243BFD" w:rsidDel="00650F3E" w:rsidRDefault="00243BFD">
      <w:pPr>
        <w:rPr>
          <w:del w:id="288" w:author="Cristian Sbrolli" w:date="2020-12-23T11:32:00Z"/>
        </w:rPr>
      </w:pPr>
    </w:p>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t>User Characteristics</w:t>
      </w:r>
    </w:p>
    <w:p w14:paraId="6FBC7F96" w14:textId="5E4C7AAE"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w:t>
      </w:r>
      <w:del w:id="289" w:author="Giorgio Romeo" w:date="2020-12-23T09:04:00Z">
        <w:r w:rsidR="005077B2" w:rsidRPr="00A8618B" w:rsidDel="0013257A">
          <w:rPr>
            <w:rStyle w:val="Enfasidelicata"/>
            <w:i w:val="0"/>
            <w:iCs w:val="0"/>
            <w:sz w:val="28"/>
            <w:szCs w:val="28"/>
          </w:rPr>
          <w:delText xml:space="preserve">image </w:delText>
        </w:r>
      </w:del>
      <w:ins w:id="290"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w:t>
      </w:r>
      <w:ins w:id="291" w:author="Giorgio Romeo" w:date="2020-12-23T09:06:00Z">
        <w:r w:rsidR="0013257A" w:rsidRPr="00A8618B">
          <w:rPr>
            <w:rStyle w:val="Enfasidelicata"/>
            <w:i w:val="0"/>
            <w:iCs w:val="0"/>
            <w:sz w:val="28"/>
            <w:szCs w:val="28"/>
          </w:rPr>
          <w:t xml:space="preserve">, from </w:t>
        </w:r>
        <w:r w:rsidR="0013257A">
          <w:rPr>
            <w:rStyle w:val="Enfasidelicata"/>
            <w:i w:val="0"/>
            <w:iCs w:val="0"/>
            <w:sz w:val="28"/>
            <w:szCs w:val="28"/>
          </w:rPr>
          <w:t>a</w:t>
        </w:r>
        <w:r w:rsidR="0013257A" w:rsidRPr="00A8618B">
          <w:rPr>
            <w:rStyle w:val="Enfasidelicata"/>
            <w:i w:val="0"/>
            <w:iCs w:val="0"/>
            <w:sz w:val="28"/>
            <w:szCs w:val="28"/>
          </w:rPr>
          <w:t xml:space="preserve"> dispenser</w:t>
        </w:r>
        <w:r w:rsidR="0013257A">
          <w:rPr>
            <w:rStyle w:val="Enfasidelicata"/>
            <w:i w:val="0"/>
            <w:iCs w:val="0"/>
            <w:sz w:val="28"/>
            <w:szCs w:val="28"/>
          </w:rPr>
          <w:t>,</w:t>
        </w:r>
      </w:ins>
      <w:r w:rsidR="005077B2" w:rsidRPr="00A8618B">
        <w:rPr>
          <w:rStyle w:val="Enfasidelicata"/>
          <w:i w:val="0"/>
          <w:iCs w:val="0"/>
          <w:sz w:val="28"/>
          <w:szCs w:val="28"/>
        </w:rPr>
        <w:t xml:space="preserve"> a </w:t>
      </w:r>
      <w:r w:rsidR="00AD455C" w:rsidRPr="00A8618B">
        <w:rPr>
          <w:rStyle w:val="Enfasidelicata"/>
          <w:i w:val="0"/>
          <w:iCs w:val="0"/>
          <w:sz w:val="28"/>
          <w:szCs w:val="28"/>
        </w:rPr>
        <w:t xml:space="preserve">ticket </w:t>
      </w:r>
      <w:del w:id="292" w:author="Giorgio Romeo" w:date="2020-12-23T09:06:00Z">
        <w:r w:rsidR="005077B2" w:rsidRPr="00A8618B" w:rsidDel="0013257A">
          <w:rPr>
            <w:rStyle w:val="Enfasidelicata"/>
            <w:i w:val="0"/>
            <w:iCs w:val="0"/>
            <w:sz w:val="28"/>
            <w:szCs w:val="28"/>
          </w:rPr>
          <w:delText xml:space="preserve">with </w:delText>
        </w:r>
      </w:del>
      <w:ins w:id="293" w:author="Giorgio Romeo" w:date="2020-12-23T09:06:00Z">
        <w:r w:rsidR="0013257A">
          <w:rPr>
            <w:rStyle w:val="Enfasidelicata"/>
            <w:i w:val="0"/>
            <w:iCs w:val="0"/>
            <w:sz w:val="28"/>
            <w:szCs w:val="28"/>
          </w:rPr>
          <w:t>where are indicated:</w:t>
        </w:r>
        <w:r w:rsidR="0013257A" w:rsidRPr="00A8618B">
          <w:rPr>
            <w:rStyle w:val="Enfasidelicata"/>
            <w:i w:val="0"/>
            <w:iCs w:val="0"/>
            <w:sz w:val="28"/>
            <w:szCs w:val="28"/>
          </w:rPr>
          <w:t xml:space="preserve"> </w:t>
        </w:r>
      </w:ins>
      <w:r w:rsidR="005077B2" w:rsidRPr="00A8618B">
        <w:rPr>
          <w:rStyle w:val="Enfasidelicata"/>
          <w:i w:val="0"/>
          <w:iCs w:val="0"/>
          <w:sz w:val="28"/>
          <w:szCs w:val="28"/>
        </w:rPr>
        <w:t>the date</w:t>
      </w:r>
      <w:ins w:id="294" w:author="Giorgio Romeo" w:date="2020-12-23T09:06:00Z">
        <w:r w:rsidR="0013257A">
          <w:rPr>
            <w:rStyle w:val="Enfasidelicata"/>
            <w:i w:val="0"/>
            <w:iCs w:val="0"/>
            <w:sz w:val="28"/>
            <w:szCs w:val="28"/>
          </w:rPr>
          <w:t xml:space="preserve">, </w:t>
        </w:r>
      </w:ins>
      <w:del w:id="295" w:author="Giorgio Romeo" w:date="2020-12-23T09:06:00Z">
        <w:r w:rsidR="005077B2" w:rsidRPr="00A8618B" w:rsidDel="0013257A">
          <w:rPr>
            <w:rStyle w:val="Enfasidelicata"/>
            <w:i w:val="0"/>
            <w:iCs w:val="0"/>
            <w:sz w:val="28"/>
            <w:szCs w:val="28"/>
          </w:rPr>
          <w:delText xml:space="preserve"> and </w:delText>
        </w:r>
      </w:del>
      <w:r w:rsidR="005077B2" w:rsidRPr="00A8618B">
        <w:rPr>
          <w:rStyle w:val="Enfasidelicata"/>
          <w:i w:val="0"/>
          <w:iCs w:val="0"/>
          <w:sz w:val="28"/>
          <w:szCs w:val="28"/>
        </w:rPr>
        <w:t>the time</w:t>
      </w:r>
      <w:ins w:id="296" w:author="Giorgio Romeo" w:date="2020-12-23T09:06:00Z">
        <w:r w:rsidR="0013257A">
          <w:rPr>
            <w:rStyle w:val="Enfasidelicata"/>
            <w:i w:val="0"/>
            <w:iCs w:val="0"/>
            <w:sz w:val="28"/>
            <w:szCs w:val="28"/>
          </w:rPr>
          <w:t>, the store’s name, the store’s location, the QR code</w:t>
        </w:r>
      </w:ins>
      <w:del w:id="297" w:author="Giorgio Romeo" w:date="2020-12-23T09:06:00Z">
        <w:r w:rsidR="005077B2" w:rsidRPr="00A8618B" w:rsidDel="0013257A">
          <w:rPr>
            <w:rStyle w:val="Enfasidelicata"/>
            <w:i w:val="0"/>
            <w:iCs w:val="0"/>
            <w:sz w:val="28"/>
            <w:szCs w:val="28"/>
          </w:rPr>
          <w:delText xml:space="preserve"> written on the card, from the dispenser</w:delText>
        </w:r>
      </w:del>
      <w:r w:rsidR="005077B2" w:rsidRPr="00A8618B">
        <w:rPr>
          <w:rStyle w:val="Enfasidelicata"/>
          <w:i w:val="0"/>
          <w:iCs w:val="0"/>
          <w:sz w:val="28"/>
          <w:szCs w:val="28"/>
        </w:rPr>
        <w:t xml:space="preserve">. He will have to show the </w:t>
      </w:r>
      <w:del w:id="298" w:author="Giorgio Romeo" w:date="2020-12-23T09:04:00Z">
        <w:r w:rsidR="005077B2" w:rsidRPr="00A8618B" w:rsidDel="0013257A">
          <w:rPr>
            <w:rStyle w:val="Enfasidelicata"/>
            <w:i w:val="0"/>
            <w:iCs w:val="0"/>
            <w:sz w:val="28"/>
            <w:szCs w:val="28"/>
          </w:rPr>
          <w:delText xml:space="preserve">card </w:delText>
        </w:r>
      </w:del>
      <w:ins w:id="299"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300"/>
      <w:r w:rsidR="00D152F5" w:rsidRPr="00A8618B">
        <w:rPr>
          <w:rStyle w:val="Enfasidelicata"/>
          <w:sz w:val="32"/>
          <w:szCs w:val="32"/>
        </w:rPr>
        <w:t xml:space="preserve">dependencies </w:t>
      </w:r>
      <w:commentRangeEnd w:id="300"/>
      <w:r w:rsidR="00656675" w:rsidRPr="00A8618B">
        <w:rPr>
          <w:rStyle w:val="Rimandocommento"/>
          <w:iCs/>
        </w:rPr>
        <w:commentReference w:id="300"/>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617B4DE1" w:rsidR="00E46EA3" w:rsidRPr="00EF33EC" w:rsidRDefault="003710A3" w:rsidP="00A8618B">
      <w:pPr>
        <w:jc w:val="both"/>
        <w:rPr>
          <w:rStyle w:val="Enfasidelicata"/>
          <w:i w:val="0"/>
          <w:iCs w:val="0"/>
          <w:sz w:val="28"/>
          <w:szCs w:val="28"/>
          <w:rPrChange w:id="301" w:author="Giorgio Romeo" w:date="2020-12-23T09:33:00Z">
            <w:rPr>
              <w:rStyle w:val="Enfasidelicata"/>
              <w:i w:val="0"/>
              <w:iCs w:val="0"/>
              <w:szCs w:val="24"/>
            </w:rPr>
          </w:rPrChange>
        </w:rPr>
      </w:pPr>
      <w:r w:rsidRPr="00EF33EC">
        <w:rPr>
          <w:rStyle w:val="Enfasidelicata"/>
          <w:i w:val="0"/>
          <w:iCs w:val="0"/>
          <w:sz w:val="28"/>
          <w:szCs w:val="28"/>
          <w:rPrChange w:id="302" w:author="Giorgio Romeo" w:date="2020-12-23T09:33:00Z">
            <w:rPr>
              <w:rStyle w:val="Enfasidelicata"/>
              <w:i w:val="0"/>
              <w:iCs w:val="0"/>
              <w:szCs w:val="24"/>
            </w:rPr>
          </w:rPrChange>
        </w:rPr>
        <w:t>Since the system is a critical part of the defense against the further spread of the virus</w:t>
      </w:r>
      <w:r w:rsidR="00E46EA3" w:rsidRPr="00EF33EC">
        <w:rPr>
          <w:rStyle w:val="Enfasidelicata"/>
          <w:i w:val="0"/>
          <w:iCs w:val="0"/>
          <w:sz w:val="28"/>
          <w:szCs w:val="28"/>
          <w:rPrChange w:id="303" w:author="Giorgio Romeo" w:date="2020-12-23T09:33:00Z">
            <w:rPr>
              <w:rStyle w:val="Enfasidelicata"/>
              <w:i w:val="0"/>
              <w:iCs w:val="0"/>
              <w:szCs w:val="24"/>
            </w:rPr>
          </w:rPrChange>
        </w:rPr>
        <w:t xml:space="preserve">, it is crucial to have some assumptions on undesired </w:t>
      </w:r>
      <w:r w:rsidR="0064228B" w:rsidRPr="00EF33EC">
        <w:rPr>
          <w:rStyle w:val="Enfasidelicata"/>
          <w:i w:val="0"/>
          <w:iCs w:val="0"/>
          <w:sz w:val="28"/>
          <w:szCs w:val="28"/>
          <w:rPrChange w:id="304" w:author="Giorgio Romeo" w:date="2020-12-23T09:33:00Z">
            <w:rPr>
              <w:rStyle w:val="Enfasidelicata"/>
              <w:i w:val="0"/>
              <w:iCs w:val="0"/>
              <w:szCs w:val="24"/>
            </w:rPr>
          </w:rPrChange>
        </w:rPr>
        <w:t xml:space="preserve">behaviors on which the system has no control and cannot check: </w:t>
      </w:r>
      <w:r w:rsidR="00E46EA3" w:rsidRPr="00EF33EC">
        <w:rPr>
          <w:rStyle w:val="Enfasidelicata"/>
          <w:i w:val="0"/>
          <w:iCs w:val="0"/>
          <w:sz w:val="28"/>
          <w:szCs w:val="28"/>
          <w:rPrChange w:id="305"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306" w:author="Giorgio Romeo" w:date="2020-12-23T09:33:00Z">
            <w:rPr>
              <w:rStyle w:val="Enfasidelicata"/>
              <w:i w:val="0"/>
              <w:iCs w:val="0"/>
              <w:szCs w:val="24"/>
            </w:rPr>
          </w:rPrChange>
        </w:rPr>
        <w:t>(</w:t>
      </w:r>
      <w:r w:rsidR="00CB1F98" w:rsidRPr="00EF33EC">
        <w:rPr>
          <w:rStyle w:val="Enfasidelicata"/>
          <w:b/>
          <w:bCs/>
          <w:i w:val="0"/>
          <w:iCs w:val="0"/>
          <w:sz w:val="28"/>
          <w:szCs w:val="28"/>
          <w:rPrChange w:id="307" w:author="Giorgio Romeo" w:date="2020-12-23T09:34:00Z">
            <w:rPr>
              <w:rStyle w:val="Enfasidelicata"/>
              <w:i w:val="0"/>
              <w:iCs w:val="0"/>
              <w:szCs w:val="24"/>
            </w:rPr>
          </w:rPrChange>
        </w:rPr>
        <w:t>A1</w:t>
      </w:r>
      <w:r w:rsidR="00CB1F98" w:rsidRPr="00EF33EC">
        <w:rPr>
          <w:rStyle w:val="Enfasidelicata"/>
          <w:i w:val="0"/>
          <w:iCs w:val="0"/>
          <w:sz w:val="28"/>
          <w:szCs w:val="28"/>
          <w:rPrChange w:id="308" w:author="Giorgio Romeo" w:date="2020-12-23T09:33:00Z">
            <w:rPr>
              <w:rStyle w:val="Enfasidelicata"/>
              <w:i w:val="0"/>
              <w:iCs w:val="0"/>
              <w:szCs w:val="24"/>
            </w:rPr>
          </w:rPrChange>
        </w:rPr>
        <w:t xml:space="preserve">) regards the correct notification of users by the system about their suggested departing time and their distance to the shop; </w:t>
      </w:r>
      <w:r w:rsidR="0064228B" w:rsidRPr="00EF33EC">
        <w:rPr>
          <w:rStyle w:val="Enfasidelicata"/>
          <w:i w:val="0"/>
          <w:iCs w:val="0"/>
          <w:sz w:val="28"/>
          <w:szCs w:val="28"/>
          <w:rPrChange w:id="309" w:author="Giorgio Romeo" w:date="2020-12-23T09:33:00Z">
            <w:rPr>
              <w:rStyle w:val="Enfasidelicata"/>
              <w:i w:val="0"/>
              <w:iCs w:val="0"/>
              <w:szCs w:val="24"/>
            </w:rPr>
          </w:rPrChange>
        </w:rPr>
        <w:t>(</w:t>
      </w:r>
      <w:r w:rsidR="0064228B" w:rsidRPr="00EF33EC">
        <w:rPr>
          <w:rStyle w:val="Enfasidelicata"/>
          <w:b/>
          <w:bCs/>
          <w:i w:val="0"/>
          <w:iCs w:val="0"/>
          <w:sz w:val="28"/>
          <w:szCs w:val="28"/>
          <w:rPrChange w:id="310" w:author="Giorgio Romeo" w:date="2020-12-23T09:34:00Z">
            <w:rPr>
              <w:rStyle w:val="Enfasidelicata"/>
              <w:i w:val="0"/>
              <w:iCs w:val="0"/>
              <w:szCs w:val="24"/>
            </w:rPr>
          </w:rPrChange>
        </w:rPr>
        <w:t>A2</w:t>
      </w:r>
      <w:r w:rsidR="0064228B" w:rsidRPr="00EF33EC">
        <w:rPr>
          <w:rStyle w:val="Enfasidelicata"/>
          <w:i w:val="0"/>
          <w:iCs w:val="0"/>
          <w:sz w:val="28"/>
          <w:szCs w:val="28"/>
          <w:rPrChange w:id="311" w:author="Giorgio Romeo" w:date="2020-12-23T09:33:00Z">
            <w:rPr>
              <w:rStyle w:val="Enfasidelicata"/>
              <w:i w:val="0"/>
              <w:iCs w:val="0"/>
              <w:szCs w:val="24"/>
            </w:rPr>
          </w:rPrChange>
        </w:rPr>
        <w:t xml:space="preserve"> and </w:t>
      </w:r>
      <w:r w:rsidR="0064228B" w:rsidRPr="00EF33EC">
        <w:rPr>
          <w:rStyle w:val="Enfasidelicata"/>
          <w:b/>
          <w:bCs/>
          <w:i w:val="0"/>
          <w:iCs w:val="0"/>
          <w:sz w:val="28"/>
          <w:szCs w:val="28"/>
          <w:rPrChange w:id="312" w:author="Giorgio Romeo" w:date="2020-12-23T09:34:00Z">
            <w:rPr>
              <w:rStyle w:val="Enfasidelicata"/>
              <w:i w:val="0"/>
              <w:iCs w:val="0"/>
              <w:szCs w:val="24"/>
            </w:rPr>
          </w:rPrChange>
        </w:rPr>
        <w:t>A3</w:t>
      </w:r>
      <w:r w:rsidR="0064228B" w:rsidRPr="00EF33EC">
        <w:rPr>
          <w:rStyle w:val="Enfasidelicata"/>
          <w:i w:val="0"/>
          <w:iCs w:val="0"/>
          <w:sz w:val="28"/>
          <w:szCs w:val="28"/>
          <w:rPrChange w:id="313"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314" w:author="Giorgio Romeo" w:date="2020-12-23T09:33:00Z">
            <w:rPr>
              <w:rStyle w:val="Enfasidelicata"/>
              <w:i w:val="0"/>
              <w:iCs w:val="0"/>
              <w:szCs w:val="24"/>
            </w:rPr>
          </w:rPrChange>
        </w:rPr>
        <w:t xml:space="preserve">allow </w:t>
      </w:r>
      <w:r w:rsidR="0064228B" w:rsidRPr="00EF33EC">
        <w:rPr>
          <w:rStyle w:val="Enfasidelicata"/>
          <w:i w:val="0"/>
          <w:iCs w:val="0"/>
          <w:sz w:val="28"/>
          <w:szCs w:val="28"/>
          <w:rPrChange w:id="315" w:author="Giorgio Romeo" w:date="2020-12-23T09:33:00Z">
            <w:rPr>
              <w:rStyle w:val="Enfasidelicata"/>
              <w:i w:val="0"/>
              <w:iCs w:val="0"/>
              <w:szCs w:val="24"/>
            </w:rPr>
          </w:rPrChange>
        </w:rPr>
        <w:t>the system to optimize the space inside the market knowing where the user will be during his visit; (</w:t>
      </w:r>
      <w:r w:rsidR="0064228B" w:rsidRPr="00EF33EC">
        <w:rPr>
          <w:rStyle w:val="Enfasidelicata"/>
          <w:b/>
          <w:bCs/>
          <w:i w:val="0"/>
          <w:iCs w:val="0"/>
          <w:sz w:val="28"/>
          <w:szCs w:val="28"/>
          <w:rPrChange w:id="316" w:author="Giorgio Romeo" w:date="2020-12-23T09:34:00Z">
            <w:rPr>
              <w:rStyle w:val="Enfasidelicata"/>
              <w:i w:val="0"/>
              <w:iCs w:val="0"/>
              <w:szCs w:val="24"/>
            </w:rPr>
          </w:rPrChange>
        </w:rPr>
        <w:t>A4</w:t>
      </w:r>
      <w:r w:rsidR="0064228B" w:rsidRPr="00EF33EC">
        <w:rPr>
          <w:rStyle w:val="Enfasidelicata"/>
          <w:i w:val="0"/>
          <w:iCs w:val="0"/>
          <w:sz w:val="28"/>
          <w:szCs w:val="28"/>
          <w:rPrChange w:id="317" w:author="Giorgio Romeo" w:date="2020-12-23T09:33:00Z">
            <w:rPr>
              <w:rStyle w:val="Enfasidelicata"/>
              <w:i w:val="0"/>
              <w:iCs w:val="0"/>
              <w:szCs w:val="24"/>
            </w:rPr>
          </w:rPrChange>
        </w:rPr>
        <w:t xml:space="preserve">) is </w:t>
      </w:r>
      <w:r w:rsidR="00CB1F98" w:rsidRPr="00EF33EC">
        <w:rPr>
          <w:rStyle w:val="Enfasidelicata"/>
          <w:i w:val="0"/>
          <w:iCs w:val="0"/>
          <w:sz w:val="28"/>
          <w:szCs w:val="28"/>
          <w:rPrChange w:id="318" w:author="Giorgio Romeo" w:date="2020-12-23T09:33:00Z">
            <w:rPr>
              <w:rStyle w:val="Enfasidelicata"/>
              <w:i w:val="0"/>
              <w:iCs w:val="0"/>
              <w:szCs w:val="24"/>
            </w:rPr>
          </w:rPrChange>
        </w:rPr>
        <w:t>crucial</w:t>
      </w:r>
      <w:r w:rsidR="0064228B" w:rsidRPr="00EF33EC">
        <w:rPr>
          <w:rStyle w:val="Enfasidelicata"/>
          <w:i w:val="0"/>
          <w:iCs w:val="0"/>
          <w:sz w:val="28"/>
          <w:szCs w:val="28"/>
          <w:rPrChange w:id="319" w:author="Giorgio Romeo" w:date="2020-12-23T09:33:00Z">
            <w:rPr>
              <w:rStyle w:val="Enfasidelicata"/>
              <w:i w:val="0"/>
              <w:iCs w:val="0"/>
              <w:szCs w:val="24"/>
            </w:rPr>
          </w:rPrChange>
        </w:rPr>
        <w:t xml:space="preserve"> as one of the main goals of the system is user’s safety; (</w:t>
      </w:r>
      <w:r w:rsidR="0064228B" w:rsidRPr="00EF33EC">
        <w:rPr>
          <w:rStyle w:val="Enfasidelicata"/>
          <w:b/>
          <w:bCs/>
          <w:i w:val="0"/>
          <w:iCs w:val="0"/>
          <w:sz w:val="28"/>
          <w:szCs w:val="28"/>
          <w:rPrChange w:id="320" w:author="Giorgio Romeo" w:date="2020-12-23T09:34:00Z">
            <w:rPr>
              <w:rStyle w:val="Enfasidelicata"/>
              <w:i w:val="0"/>
              <w:iCs w:val="0"/>
              <w:szCs w:val="24"/>
            </w:rPr>
          </w:rPrChange>
        </w:rPr>
        <w:t>A5</w:t>
      </w:r>
      <w:r w:rsidR="0064228B" w:rsidRPr="00EF33EC">
        <w:rPr>
          <w:rStyle w:val="Enfasidelicata"/>
          <w:i w:val="0"/>
          <w:iCs w:val="0"/>
          <w:sz w:val="28"/>
          <w:szCs w:val="28"/>
          <w:rPrChange w:id="321" w:author="Giorgio Romeo" w:date="2020-12-23T09:33:00Z">
            <w:rPr>
              <w:rStyle w:val="Enfasidelicata"/>
              <w:i w:val="0"/>
              <w:iCs w:val="0"/>
              <w:szCs w:val="24"/>
            </w:rPr>
          </w:rPrChange>
        </w:rPr>
        <w:t>) instead deals with the correct behavior of people entering the turnstiles, that could be misused, and cannot be checked automatically by the system.</w:t>
      </w:r>
      <w:r w:rsidR="00CB1F98" w:rsidRPr="00EF33EC">
        <w:rPr>
          <w:rStyle w:val="Enfasidelicata"/>
          <w:i w:val="0"/>
          <w:iCs w:val="0"/>
          <w:sz w:val="28"/>
          <w:szCs w:val="28"/>
          <w:rPrChange w:id="322" w:author="Giorgio Romeo" w:date="2020-12-23T09:33:00Z">
            <w:rPr>
              <w:rStyle w:val="Enfasidelicata"/>
              <w:i w:val="0"/>
              <w:iCs w:val="0"/>
              <w:szCs w:val="24"/>
            </w:rPr>
          </w:rPrChange>
        </w:rPr>
        <w:t xml:space="preserve"> (</w:t>
      </w:r>
      <w:r w:rsidR="00CB1F98" w:rsidRPr="00EF33EC">
        <w:rPr>
          <w:rStyle w:val="Enfasidelicata"/>
          <w:b/>
          <w:bCs/>
          <w:i w:val="0"/>
          <w:iCs w:val="0"/>
          <w:sz w:val="28"/>
          <w:szCs w:val="28"/>
          <w:rPrChange w:id="323" w:author="Giorgio Romeo" w:date="2020-12-23T09:34:00Z">
            <w:rPr>
              <w:rStyle w:val="Enfasidelicata"/>
              <w:i w:val="0"/>
              <w:iCs w:val="0"/>
              <w:szCs w:val="24"/>
            </w:rPr>
          </w:rPrChange>
        </w:rPr>
        <w:t>A6</w:t>
      </w:r>
      <w:r w:rsidR="00CB1F98" w:rsidRPr="00EF33EC">
        <w:rPr>
          <w:rStyle w:val="Enfasidelicata"/>
          <w:i w:val="0"/>
          <w:iCs w:val="0"/>
          <w:sz w:val="28"/>
          <w:szCs w:val="28"/>
          <w:rPrChange w:id="324" w:author="Giorgio Romeo" w:date="2020-12-23T09:33:00Z">
            <w:rPr>
              <w:rStyle w:val="Enfasidelicata"/>
              <w:i w:val="0"/>
              <w:iCs w:val="0"/>
              <w:szCs w:val="24"/>
            </w:rPr>
          </w:rPrChange>
        </w:rPr>
        <w:t xml:space="preserve">) </w:t>
      </w:r>
      <w:ins w:id="325" w:author="Cristian Sbrolli" w:date="2020-12-23T11:33:00Z">
        <w:r w:rsidR="00650F3E" w:rsidRPr="007B4DFD">
          <w:rPr>
            <w:rStyle w:val="Enfasidelicata"/>
            <w:i w:val="0"/>
            <w:iCs w:val="0"/>
            <w:sz w:val="28"/>
            <w:szCs w:val="28"/>
          </w:rPr>
          <w:t xml:space="preserve">Deals with another undesired behavior: since system allows to line up virtually, users have no need to stand in queue in front of the store, and </w:t>
        </w:r>
        <w:r w:rsidR="00650F3E">
          <w:rPr>
            <w:rStyle w:val="Enfasidelicata"/>
            <w:i w:val="0"/>
            <w:iCs w:val="0"/>
            <w:sz w:val="28"/>
            <w:szCs w:val="28"/>
          </w:rPr>
          <w:t xml:space="preserve">logically </w:t>
        </w:r>
        <w:r w:rsidR="00650F3E" w:rsidRPr="007B4DFD">
          <w:rPr>
            <w:rStyle w:val="Enfasidelicata"/>
            <w:i w:val="0"/>
            <w:iCs w:val="0"/>
            <w:sz w:val="28"/>
            <w:szCs w:val="28"/>
          </w:rPr>
          <w:t>they should not unless their turn is coming</w:t>
        </w:r>
        <w:r w:rsidR="00650F3E">
          <w:rPr>
            <w:rStyle w:val="Enfasidelicata"/>
            <w:i w:val="0"/>
            <w:iCs w:val="0"/>
            <w:sz w:val="28"/>
            <w:szCs w:val="28"/>
          </w:rPr>
          <w:t>. Plus, (</w:t>
        </w:r>
        <w:r w:rsidR="00650F3E" w:rsidRPr="00650F3E">
          <w:rPr>
            <w:rStyle w:val="Enfasidelicata"/>
            <w:b/>
            <w:bCs/>
            <w:i w:val="0"/>
            <w:iCs w:val="0"/>
            <w:sz w:val="28"/>
            <w:szCs w:val="28"/>
            <w:rPrChange w:id="326" w:author="Cristian Sbrolli" w:date="2020-12-23T11:33:00Z">
              <w:rPr>
                <w:rStyle w:val="Enfasidelicata"/>
                <w:i w:val="0"/>
                <w:iCs w:val="0"/>
                <w:sz w:val="28"/>
                <w:szCs w:val="28"/>
              </w:rPr>
            </w:rPrChange>
          </w:rPr>
          <w:t>A6</w:t>
        </w:r>
        <w:r w:rsidR="00650F3E">
          <w:rPr>
            <w:rStyle w:val="Enfasidelicata"/>
            <w:i w:val="0"/>
            <w:iCs w:val="0"/>
            <w:sz w:val="28"/>
            <w:szCs w:val="28"/>
          </w:rPr>
          <w:t>) is needed to consider the eventual presence of other people in front of the store for eventual other reasons, since we cannot assume that each store is isolated.</w:t>
        </w:r>
      </w:ins>
      <w:del w:id="327" w:author="Cristian Sbrolli" w:date="2020-12-23T11:33:00Z">
        <w:r w:rsidR="00CB1F98" w:rsidRPr="00EF33EC" w:rsidDel="00650F3E">
          <w:rPr>
            <w:rStyle w:val="Enfasidelicata"/>
            <w:i w:val="0"/>
            <w:iCs w:val="0"/>
            <w:sz w:val="28"/>
            <w:szCs w:val="28"/>
            <w:rPrChange w:id="328" w:author="Giorgio Romeo" w:date="2020-12-23T09:33:00Z">
              <w:rPr>
                <w:rStyle w:val="Enfasidelicata"/>
                <w:i w:val="0"/>
                <w:iCs w:val="0"/>
                <w:szCs w:val="24"/>
              </w:rPr>
            </w:rPrChange>
          </w:rPr>
          <w:delText xml:space="preserve">Deals with another undesired behavior: since system allows to line up virtually, users have no need to stand in queue in front of the store, and they </w:delText>
        </w:r>
        <w:r w:rsidR="00F8407C" w:rsidRPr="00EF33EC" w:rsidDel="00650F3E">
          <w:rPr>
            <w:rStyle w:val="Enfasidelicata"/>
            <w:i w:val="0"/>
            <w:iCs w:val="0"/>
            <w:sz w:val="28"/>
            <w:szCs w:val="28"/>
            <w:rPrChange w:id="329" w:author="Giorgio Romeo" w:date="2020-12-23T09:33:00Z">
              <w:rPr>
                <w:rStyle w:val="Enfasidelicata"/>
                <w:i w:val="0"/>
                <w:iCs w:val="0"/>
                <w:szCs w:val="24"/>
              </w:rPr>
            </w:rPrChange>
          </w:rPr>
          <w:delText>should not unless their turn is coming.</w:delText>
        </w:r>
      </w:del>
    </w:p>
    <w:tbl>
      <w:tblPr>
        <w:tblStyle w:val="Grigliatabella"/>
        <w:tblpPr w:leftFromText="141" w:rightFromText="141" w:vertAnchor="page" w:horzAnchor="margin" w:tblpY="2077"/>
        <w:tblW w:w="0" w:type="auto"/>
        <w:tblLayout w:type="fixed"/>
        <w:tblLook w:val="04A0" w:firstRow="1" w:lastRow="0" w:firstColumn="1" w:lastColumn="0" w:noHBand="0" w:noVBand="1"/>
        <w:tblPrChange w:id="330" w:author="Giorgio Romeo" w:date="2020-12-23T09:34: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331">
          <w:tblGrid>
            <w:gridCol w:w="550"/>
            <w:gridCol w:w="9412"/>
          </w:tblGrid>
        </w:tblGridChange>
      </w:tblGrid>
      <w:tr w:rsidR="00417F4B" w14:paraId="1ADD6A86" w14:textId="77777777" w:rsidTr="00EF33EC">
        <w:trPr>
          <w:trHeight w:val="440"/>
          <w:trPrChange w:id="332" w:author="Giorgio Romeo" w:date="2020-12-23T09:34:00Z">
            <w:trPr>
              <w:trHeight w:val="440"/>
            </w:trPr>
          </w:trPrChange>
        </w:trPr>
        <w:tc>
          <w:tcPr>
            <w:tcW w:w="562" w:type="dxa"/>
            <w:shd w:val="clear" w:color="auto" w:fill="F7CAAC" w:themeFill="accent2" w:themeFillTint="66"/>
            <w:vAlign w:val="center"/>
            <w:tcPrChange w:id="333"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334" w:author="Giorgio Romeo" w:date="2020-12-23T09:34:00Z">
                  <w:rPr>
                    <w:szCs w:val="24"/>
                  </w:rPr>
                </w:rPrChange>
              </w:rPr>
            </w:pPr>
            <w:r w:rsidRPr="00EF33EC">
              <w:rPr>
                <w:rStyle w:val="Enfasidelicata"/>
                <w:b/>
                <w:bCs/>
                <w:i w:val="0"/>
                <w:iCs w:val="0"/>
                <w:sz w:val="28"/>
                <w:szCs w:val="28"/>
                <w:rPrChange w:id="335" w:author="Giorgio Romeo" w:date="2020-12-23T09:34:00Z">
                  <w:rPr>
                    <w:rStyle w:val="Enfasidelicata"/>
                    <w:i w:val="0"/>
                    <w:iCs w:val="0"/>
                    <w:szCs w:val="24"/>
                  </w:rPr>
                </w:rPrChange>
              </w:rPr>
              <w:t>A1</w:t>
            </w:r>
          </w:p>
        </w:tc>
        <w:tc>
          <w:tcPr>
            <w:tcW w:w="9400" w:type="dxa"/>
            <w:vAlign w:val="center"/>
            <w:tcPrChange w:id="336" w:author="Giorgio Romeo" w:date="2020-12-23T09:34:00Z">
              <w:tcPr>
                <w:tcW w:w="9412" w:type="dxa"/>
                <w:vAlign w:val="center"/>
              </w:tcPr>
            </w:tcPrChange>
          </w:tcPr>
          <w:p w14:paraId="3B49D782" w14:textId="6D343B90" w:rsidR="00417F4B" w:rsidRPr="00EF33EC" w:rsidRDefault="00417F4B" w:rsidP="00417F4B">
            <w:pPr>
              <w:pStyle w:val="Paragrafoelenco"/>
              <w:ind w:left="0"/>
              <w:jc w:val="center"/>
              <w:rPr>
                <w:sz w:val="28"/>
                <w:szCs w:val="28"/>
                <w:shd w:val="clear" w:color="auto" w:fill="FFFFFF"/>
                <w:rPrChange w:id="337" w:author="Giorgio Romeo" w:date="2020-12-23T09:33:00Z">
                  <w:rPr>
                    <w:szCs w:val="24"/>
                    <w:shd w:val="clear" w:color="auto" w:fill="FFFFFF"/>
                  </w:rPr>
                </w:rPrChange>
              </w:rPr>
            </w:pPr>
            <w:commentRangeStart w:id="338"/>
            <w:commentRangeStart w:id="339"/>
            <w:r w:rsidRPr="00EF33EC">
              <w:rPr>
                <w:sz w:val="28"/>
                <w:szCs w:val="28"/>
                <w:shd w:val="clear" w:color="auto" w:fill="FFFFFF"/>
                <w:rPrChange w:id="340" w:author="Giorgio Romeo" w:date="2020-12-23T09:33:00Z">
                  <w:rPr>
                    <w:szCs w:val="24"/>
                    <w:shd w:val="clear" w:color="auto" w:fill="FFFFFF"/>
                  </w:rPr>
                </w:rPrChange>
              </w:rPr>
              <w:t>Users will take the shortest path to shops</w:t>
            </w:r>
            <w:commentRangeEnd w:id="338"/>
            <w:r w:rsidRPr="00EF33EC">
              <w:rPr>
                <w:rStyle w:val="Rimandocommento"/>
                <w:sz w:val="28"/>
                <w:szCs w:val="28"/>
                <w:rPrChange w:id="341" w:author="Giorgio Romeo" w:date="2020-12-23T09:33:00Z">
                  <w:rPr>
                    <w:rStyle w:val="Rimandocommento"/>
                  </w:rPr>
                </w:rPrChange>
              </w:rPr>
              <w:commentReference w:id="338"/>
            </w:r>
            <w:commentRangeEnd w:id="339"/>
            <w:r w:rsidRPr="00EF33EC">
              <w:rPr>
                <w:rStyle w:val="Rimandocommento"/>
                <w:sz w:val="28"/>
                <w:szCs w:val="28"/>
                <w:rPrChange w:id="342" w:author="Giorgio Romeo" w:date="2020-12-23T09:33:00Z">
                  <w:rPr>
                    <w:rStyle w:val="Rimandocommento"/>
                  </w:rPr>
                </w:rPrChange>
              </w:rPr>
              <w:commentReference w:id="339"/>
            </w:r>
          </w:p>
        </w:tc>
      </w:tr>
      <w:tr w:rsidR="00417F4B" w14:paraId="120184EE" w14:textId="77777777" w:rsidTr="00EF33EC">
        <w:trPr>
          <w:trHeight w:val="506"/>
          <w:trPrChange w:id="343" w:author="Giorgio Romeo" w:date="2020-12-23T09:34:00Z">
            <w:trPr>
              <w:trHeight w:val="506"/>
            </w:trPr>
          </w:trPrChange>
        </w:trPr>
        <w:tc>
          <w:tcPr>
            <w:tcW w:w="562" w:type="dxa"/>
            <w:shd w:val="clear" w:color="auto" w:fill="F7CAAC" w:themeFill="accent2" w:themeFillTint="66"/>
            <w:vAlign w:val="center"/>
            <w:tcPrChange w:id="344"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Paragrafoelenco"/>
              <w:ind w:left="0"/>
              <w:jc w:val="center"/>
              <w:rPr>
                <w:b/>
                <w:bCs/>
                <w:sz w:val="28"/>
                <w:szCs w:val="28"/>
                <w:shd w:val="clear" w:color="auto" w:fill="FFFFFF"/>
                <w:rPrChange w:id="345" w:author="Giorgio Romeo" w:date="2020-12-23T09:34:00Z">
                  <w:rPr>
                    <w:sz w:val="28"/>
                    <w:szCs w:val="28"/>
                    <w:shd w:val="clear" w:color="auto" w:fill="FFFFFF"/>
                  </w:rPr>
                </w:rPrChange>
              </w:rPr>
            </w:pPr>
            <w:r w:rsidRPr="00EF33EC">
              <w:rPr>
                <w:rStyle w:val="Enfasidelicata"/>
                <w:b/>
                <w:bCs/>
                <w:i w:val="0"/>
                <w:iCs w:val="0"/>
                <w:sz w:val="28"/>
                <w:szCs w:val="28"/>
                <w:rPrChange w:id="346" w:author="Giorgio Romeo" w:date="2020-12-23T09:34:00Z">
                  <w:rPr>
                    <w:rStyle w:val="Enfasidelicata"/>
                    <w:i w:val="0"/>
                    <w:iCs w:val="0"/>
                    <w:szCs w:val="24"/>
                  </w:rPr>
                </w:rPrChange>
              </w:rPr>
              <w:t>A2</w:t>
            </w:r>
          </w:p>
        </w:tc>
        <w:tc>
          <w:tcPr>
            <w:tcW w:w="9400" w:type="dxa"/>
            <w:vAlign w:val="center"/>
            <w:tcPrChange w:id="347" w:author="Giorgio Romeo" w:date="2020-12-23T09:34:00Z">
              <w:tcPr>
                <w:tcW w:w="9412" w:type="dxa"/>
                <w:vAlign w:val="center"/>
              </w:tcPr>
            </w:tcPrChange>
          </w:tcPr>
          <w:p w14:paraId="7AC27B4F" w14:textId="7727BD4E" w:rsidR="00417F4B" w:rsidRPr="00EF33EC" w:rsidRDefault="00417F4B" w:rsidP="00417F4B">
            <w:pPr>
              <w:pStyle w:val="Paragrafoelenco"/>
              <w:ind w:left="0"/>
              <w:jc w:val="center"/>
              <w:rPr>
                <w:sz w:val="28"/>
                <w:szCs w:val="28"/>
                <w:shd w:val="clear" w:color="auto" w:fill="FFFFFF"/>
                <w:rPrChange w:id="348" w:author="Giorgio Romeo" w:date="2020-12-23T09:33:00Z">
                  <w:rPr>
                    <w:szCs w:val="24"/>
                    <w:shd w:val="clear" w:color="auto" w:fill="FFFFFF"/>
                  </w:rPr>
                </w:rPrChange>
              </w:rPr>
            </w:pPr>
            <w:r w:rsidRPr="00EF33EC">
              <w:rPr>
                <w:sz w:val="28"/>
                <w:szCs w:val="28"/>
                <w:shd w:val="clear" w:color="auto" w:fill="FFFFFF"/>
                <w:rPrChange w:id="349"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350" w:author="Giorgio Romeo" w:date="2020-12-23T09:34:00Z">
            <w:trPr>
              <w:trHeight w:val="398"/>
            </w:trPr>
          </w:trPrChange>
        </w:trPr>
        <w:tc>
          <w:tcPr>
            <w:tcW w:w="562" w:type="dxa"/>
            <w:shd w:val="clear" w:color="auto" w:fill="F7CAAC" w:themeFill="accent2" w:themeFillTint="66"/>
            <w:vAlign w:val="center"/>
            <w:tcPrChange w:id="351"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Paragrafoelenco"/>
              <w:ind w:left="0"/>
              <w:jc w:val="center"/>
              <w:rPr>
                <w:b/>
                <w:bCs/>
                <w:sz w:val="28"/>
                <w:szCs w:val="28"/>
                <w:shd w:val="clear" w:color="auto" w:fill="FFFFFF"/>
                <w:rPrChange w:id="352" w:author="Giorgio Romeo" w:date="2020-12-23T09:34:00Z">
                  <w:rPr>
                    <w:sz w:val="28"/>
                    <w:szCs w:val="28"/>
                    <w:shd w:val="clear" w:color="auto" w:fill="FFFFFF"/>
                  </w:rPr>
                </w:rPrChange>
              </w:rPr>
            </w:pPr>
            <w:r w:rsidRPr="00EF33EC">
              <w:rPr>
                <w:rStyle w:val="Enfasidelicata"/>
                <w:b/>
                <w:bCs/>
                <w:i w:val="0"/>
                <w:iCs w:val="0"/>
                <w:sz w:val="28"/>
                <w:szCs w:val="28"/>
                <w:rPrChange w:id="353" w:author="Giorgio Romeo" w:date="2020-12-23T09:34:00Z">
                  <w:rPr>
                    <w:rStyle w:val="Enfasidelicata"/>
                    <w:i w:val="0"/>
                    <w:iCs w:val="0"/>
                    <w:szCs w:val="24"/>
                  </w:rPr>
                </w:rPrChange>
              </w:rPr>
              <w:t>A3</w:t>
            </w:r>
          </w:p>
        </w:tc>
        <w:tc>
          <w:tcPr>
            <w:tcW w:w="9400" w:type="dxa"/>
            <w:vAlign w:val="center"/>
            <w:tcPrChange w:id="354" w:author="Giorgio Romeo" w:date="2020-12-23T09:34:00Z">
              <w:tcPr>
                <w:tcW w:w="9412" w:type="dxa"/>
                <w:vAlign w:val="center"/>
              </w:tcPr>
            </w:tcPrChange>
          </w:tcPr>
          <w:p w14:paraId="69AD9968" w14:textId="7D85268C" w:rsidR="00417F4B" w:rsidRPr="00EF33EC" w:rsidRDefault="00417F4B" w:rsidP="00417F4B">
            <w:pPr>
              <w:pStyle w:val="Paragrafoelenco"/>
              <w:ind w:left="0"/>
              <w:jc w:val="center"/>
              <w:rPr>
                <w:sz w:val="28"/>
                <w:szCs w:val="28"/>
                <w:shd w:val="clear" w:color="auto" w:fill="FFFFFF"/>
                <w:rPrChange w:id="355" w:author="Giorgio Romeo" w:date="2020-12-23T09:33:00Z">
                  <w:rPr>
                    <w:shd w:val="clear" w:color="auto" w:fill="FFFFFF"/>
                  </w:rPr>
                </w:rPrChange>
              </w:rPr>
            </w:pPr>
            <w:r w:rsidRPr="00EF33EC">
              <w:rPr>
                <w:sz w:val="28"/>
                <w:szCs w:val="28"/>
                <w:shd w:val="clear" w:color="auto" w:fill="FFFFFF"/>
                <w:rPrChange w:id="356"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357" w:author="Giorgio Romeo" w:date="2020-12-23T09:34:00Z">
            <w:trPr>
              <w:trHeight w:val="117"/>
            </w:trPr>
          </w:trPrChange>
        </w:trPr>
        <w:tc>
          <w:tcPr>
            <w:tcW w:w="562" w:type="dxa"/>
            <w:shd w:val="clear" w:color="auto" w:fill="F7CAAC" w:themeFill="accent2" w:themeFillTint="66"/>
            <w:vAlign w:val="center"/>
            <w:tcPrChange w:id="358"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Paragrafoelenco"/>
              <w:ind w:left="0"/>
              <w:jc w:val="center"/>
              <w:rPr>
                <w:b/>
                <w:bCs/>
                <w:sz w:val="28"/>
                <w:szCs w:val="28"/>
                <w:shd w:val="clear" w:color="auto" w:fill="FFFFFF"/>
                <w:rPrChange w:id="359" w:author="Giorgio Romeo" w:date="2020-12-23T09:34:00Z">
                  <w:rPr>
                    <w:sz w:val="28"/>
                    <w:szCs w:val="28"/>
                    <w:shd w:val="clear" w:color="auto" w:fill="FFFFFF"/>
                  </w:rPr>
                </w:rPrChange>
              </w:rPr>
            </w:pPr>
            <w:r w:rsidRPr="00EF33EC">
              <w:rPr>
                <w:rStyle w:val="Enfasidelicata"/>
                <w:b/>
                <w:bCs/>
                <w:i w:val="0"/>
                <w:iCs w:val="0"/>
                <w:sz w:val="28"/>
                <w:szCs w:val="28"/>
                <w:rPrChange w:id="360" w:author="Giorgio Romeo" w:date="2020-12-23T09:34:00Z">
                  <w:rPr>
                    <w:rStyle w:val="Enfasidelicata"/>
                    <w:i w:val="0"/>
                    <w:iCs w:val="0"/>
                    <w:szCs w:val="24"/>
                  </w:rPr>
                </w:rPrChange>
              </w:rPr>
              <w:t>A4</w:t>
            </w:r>
          </w:p>
        </w:tc>
        <w:tc>
          <w:tcPr>
            <w:tcW w:w="9400" w:type="dxa"/>
            <w:vAlign w:val="center"/>
            <w:tcPrChange w:id="361" w:author="Giorgio Romeo" w:date="2020-12-23T09:34:00Z">
              <w:tcPr>
                <w:tcW w:w="9412" w:type="dxa"/>
                <w:vAlign w:val="center"/>
              </w:tcPr>
            </w:tcPrChange>
          </w:tcPr>
          <w:p w14:paraId="312CD8D1" w14:textId="384D6506" w:rsidR="00417F4B" w:rsidRPr="00EF33EC" w:rsidRDefault="00417F4B" w:rsidP="00417F4B">
            <w:pPr>
              <w:pStyle w:val="Paragrafoelenco"/>
              <w:ind w:left="0"/>
              <w:jc w:val="center"/>
              <w:rPr>
                <w:sz w:val="28"/>
                <w:szCs w:val="28"/>
                <w:shd w:val="clear" w:color="auto" w:fill="FFFFFF"/>
                <w:rPrChange w:id="362" w:author="Giorgio Romeo" w:date="2020-12-23T09:33:00Z">
                  <w:rPr>
                    <w:szCs w:val="24"/>
                    <w:shd w:val="clear" w:color="auto" w:fill="FFFFFF"/>
                  </w:rPr>
                </w:rPrChange>
              </w:rPr>
            </w:pPr>
            <w:r w:rsidRPr="00EF33EC">
              <w:rPr>
                <w:sz w:val="28"/>
                <w:szCs w:val="28"/>
                <w:shd w:val="clear" w:color="auto" w:fill="FFFFFF"/>
                <w:rPrChange w:id="363"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364" w:author="Giorgio Romeo" w:date="2020-12-23T09:34:00Z">
            <w:trPr>
              <w:trHeight w:val="117"/>
            </w:trPr>
          </w:trPrChange>
        </w:trPr>
        <w:tc>
          <w:tcPr>
            <w:tcW w:w="562" w:type="dxa"/>
            <w:shd w:val="clear" w:color="auto" w:fill="F7CAAC" w:themeFill="accent2" w:themeFillTint="66"/>
            <w:vAlign w:val="center"/>
            <w:tcPrChange w:id="365"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Paragrafoelenco"/>
              <w:ind w:left="0"/>
              <w:jc w:val="center"/>
              <w:rPr>
                <w:b/>
                <w:bCs/>
                <w:sz w:val="28"/>
                <w:szCs w:val="28"/>
                <w:shd w:val="clear" w:color="auto" w:fill="FFFFFF"/>
                <w:rPrChange w:id="366" w:author="Giorgio Romeo" w:date="2020-12-23T09:34:00Z">
                  <w:rPr>
                    <w:sz w:val="28"/>
                    <w:szCs w:val="28"/>
                    <w:shd w:val="clear" w:color="auto" w:fill="FFFFFF"/>
                  </w:rPr>
                </w:rPrChange>
              </w:rPr>
            </w:pPr>
            <w:r w:rsidRPr="00EF33EC">
              <w:rPr>
                <w:rStyle w:val="Enfasidelicata"/>
                <w:b/>
                <w:bCs/>
                <w:i w:val="0"/>
                <w:iCs w:val="0"/>
                <w:sz w:val="28"/>
                <w:szCs w:val="28"/>
                <w:rPrChange w:id="367" w:author="Giorgio Romeo" w:date="2020-12-23T09:34:00Z">
                  <w:rPr>
                    <w:rStyle w:val="Enfasidelicata"/>
                    <w:i w:val="0"/>
                    <w:iCs w:val="0"/>
                    <w:szCs w:val="24"/>
                  </w:rPr>
                </w:rPrChange>
              </w:rPr>
              <w:t>A5</w:t>
            </w:r>
          </w:p>
        </w:tc>
        <w:tc>
          <w:tcPr>
            <w:tcW w:w="9400" w:type="dxa"/>
            <w:vAlign w:val="center"/>
            <w:tcPrChange w:id="368" w:author="Giorgio Romeo" w:date="2020-12-23T09:34:00Z">
              <w:tcPr>
                <w:tcW w:w="9412" w:type="dxa"/>
                <w:vAlign w:val="center"/>
              </w:tcPr>
            </w:tcPrChange>
          </w:tcPr>
          <w:p w14:paraId="57F7FB11" w14:textId="5692915C" w:rsidR="00417F4B" w:rsidRPr="00EF33EC" w:rsidRDefault="00417F4B" w:rsidP="00417F4B">
            <w:pPr>
              <w:pStyle w:val="Paragrafoelenco"/>
              <w:ind w:left="0"/>
              <w:jc w:val="center"/>
              <w:rPr>
                <w:sz w:val="28"/>
                <w:szCs w:val="28"/>
                <w:shd w:val="clear" w:color="auto" w:fill="FFFFFF"/>
                <w:rPrChange w:id="369" w:author="Giorgio Romeo" w:date="2020-12-23T09:33:00Z">
                  <w:rPr>
                    <w:szCs w:val="24"/>
                    <w:shd w:val="clear" w:color="auto" w:fill="FFFFFF"/>
                  </w:rPr>
                </w:rPrChange>
              </w:rPr>
            </w:pPr>
            <w:r w:rsidRPr="00EF33EC">
              <w:rPr>
                <w:sz w:val="28"/>
                <w:szCs w:val="28"/>
                <w:shd w:val="clear" w:color="auto" w:fill="FFFFFF"/>
                <w:rPrChange w:id="370" w:author="Giorgio Romeo" w:date="2020-12-23T09:33:00Z">
                  <w:rPr>
                    <w:szCs w:val="24"/>
                    <w:shd w:val="clear" w:color="auto" w:fill="FFFFFF"/>
                  </w:rPr>
                </w:rPrChange>
              </w:rPr>
              <w:t>Only one person will enter the store per ticket</w:t>
            </w:r>
          </w:p>
        </w:tc>
      </w:tr>
      <w:tr w:rsidR="00650F3E" w14:paraId="29231CFE" w14:textId="77777777" w:rsidTr="00EF33EC">
        <w:trPr>
          <w:trHeight w:val="117"/>
          <w:trPrChange w:id="371" w:author="Giorgio Romeo" w:date="2020-12-23T09:34:00Z">
            <w:trPr>
              <w:trHeight w:val="117"/>
            </w:trPr>
          </w:trPrChange>
        </w:trPr>
        <w:tc>
          <w:tcPr>
            <w:tcW w:w="562" w:type="dxa"/>
            <w:shd w:val="clear" w:color="auto" w:fill="F7CAAC" w:themeFill="accent2" w:themeFillTint="66"/>
            <w:vAlign w:val="center"/>
            <w:tcPrChange w:id="372" w:author="Giorgio Romeo" w:date="2020-12-23T09:34:00Z">
              <w:tcPr>
                <w:tcW w:w="550" w:type="dxa"/>
                <w:shd w:val="clear" w:color="auto" w:fill="F7CAAC" w:themeFill="accent2" w:themeFillTint="66"/>
                <w:vAlign w:val="center"/>
              </w:tcPr>
            </w:tcPrChange>
          </w:tcPr>
          <w:p w14:paraId="244266D3" w14:textId="4FDF6132" w:rsidR="00650F3E" w:rsidRPr="00EF33EC" w:rsidRDefault="00650F3E" w:rsidP="00650F3E">
            <w:pPr>
              <w:pStyle w:val="Paragrafoelenco"/>
              <w:ind w:left="0"/>
              <w:jc w:val="center"/>
              <w:rPr>
                <w:b/>
                <w:bCs/>
                <w:sz w:val="28"/>
                <w:szCs w:val="28"/>
                <w:shd w:val="clear" w:color="auto" w:fill="FFFFFF"/>
                <w:rPrChange w:id="373" w:author="Giorgio Romeo" w:date="2020-12-23T09:34:00Z">
                  <w:rPr>
                    <w:sz w:val="28"/>
                    <w:szCs w:val="28"/>
                    <w:shd w:val="clear" w:color="auto" w:fill="FFFFFF"/>
                  </w:rPr>
                </w:rPrChange>
              </w:rPr>
            </w:pPr>
            <w:r w:rsidRPr="00EF33EC">
              <w:rPr>
                <w:rStyle w:val="Enfasidelicata"/>
                <w:b/>
                <w:bCs/>
                <w:i w:val="0"/>
                <w:iCs w:val="0"/>
                <w:sz w:val="28"/>
                <w:szCs w:val="28"/>
                <w:rPrChange w:id="374" w:author="Giorgio Romeo" w:date="2020-12-23T09:34:00Z">
                  <w:rPr>
                    <w:rStyle w:val="Enfasidelicata"/>
                    <w:i w:val="0"/>
                    <w:iCs w:val="0"/>
                    <w:szCs w:val="24"/>
                  </w:rPr>
                </w:rPrChange>
              </w:rPr>
              <w:t>A6</w:t>
            </w:r>
          </w:p>
        </w:tc>
        <w:tc>
          <w:tcPr>
            <w:tcW w:w="9400" w:type="dxa"/>
            <w:vAlign w:val="center"/>
            <w:tcPrChange w:id="375" w:author="Giorgio Romeo" w:date="2020-12-23T09:34:00Z">
              <w:tcPr>
                <w:tcW w:w="9412" w:type="dxa"/>
                <w:vAlign w:val="center"/>
              </w:tcPr>
            </w:tcPrChange>
          </w:tcPr>
          <w:p w14:paraId="226F7689" w14:textId="38B56747" w:rsidR="00650F3E" w:rsidRPr="00EF33EC" w:rsidRDefault="00650F3E" w:rsidP="00650F3E">
            <w:pPr>
              <w:pStyle w:val="Paragrafoelenco"/>
              <w:ind w:left="0"/>
              <w:jc w:val="center"/>
              <w:rPr>
                <w:sz w:val="28"/>
                <w:szCs w:val="28"/>
                <w:shd w:val="clear" w:color="auto" w:fill="FFFFFF"/>
                <w:rPrChange w:id="376" w:author="Giorgio Romeo" w:date="2020-12-23T09:33:00Z">
                  <w:rPr>
                    <w:szCs w:val="24"/>
                    <w:shd w:val="clear" w:color="auto" w:fill="FFFFFF"/>
                  </w:rPr>
                </w:rPrChange>
              </w:rPr>
            </w:pPr>
            <w:ins w:id="377" w:author="Cristian Sbrolli" w:date="2020-12-23T11:32:00Z">
              <w:r>
                <w:rPr>
                  <w:sz w:val="28"/>
                  <w:szCs w:val="28"/>
                  <w:shd w:val="clear" w:color="auto" w:fill="FFFFFF"/>
                </w:rPr>
                <w:t xml:space="preserve">90% of </w:t>
              </w:r>
              <w:r w:rsidRPr="007B4DFD">
                <w:rPr>
                  <w:sz w:val="28"/>
                  <w:szCs w:val="28"/>
                  <w:shd w:val="clear" w:color="auto" w:fill="FFFFFF"/>
                </w:rPr>
                <w:t xml:space="preserve">people who are in front of the store have an appointment to enter the store within the next </w:t>
              </w:r>
              <w:r>
                <w:rPr>
                  <w:sz w:val="28"/>
                  <w:szCs w:val="28"/>
                  <w:shd w:val="clear" w:color="auto" w:fill="FFFFFF"/>
                </w:rPr>
                <w:t>timeslot</w:t>
              </w:r>
            </w:ins>
            <w:del w:id="378" w:author="Cristian Sbrolli" w:date="2020-12-23T11:32:00Z">
              <w:r w:rsidRPr="00EF33EC" w:rsidDel="007B4F83">
                <w:rPr>
                  <w:sz w:val="28"/>
                  <w:szCs w:val="28"/>
                  <w:shd w:val="clear" w:color="auto" w:fill="FFFFFF"/>
                  <w:rPrChange w:id="379" w:author="Giorgio Romeo" w:date="2020-12-23T09:33:00Z">
                    <w:rPr>
                      <w:szCs w:val="24"/>
                      <w:shd w:val="clear" w:color="auto" w:fill="FFFFFF"/>
                    </w:rPr>
                  </w:rPrChange>
                </w:rPr>
                <w:delText>All people who are in front of the store have an appointment to enter the store within the next 10 minutes</w:delText>
              </w:r>
            </w:del>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6C86BE9A" w:rsidR="009961E2" w:rsidRPr="003D153B" w:rsidDel="00B2690D" w:rsidRDefault="00F90645">
      <w:pPr>
        <w:pStyle w:val="Paragrafoelenco"/>
        <w:numPr>
          <w:ilvl w:val="0"/>
          <w:numId w:val="43"/>
        </w:numPr>
        <w:spacing w:line="240" w:lineRule="auto"/>
        <w:jc w:val="both"/>
        <w:rPr>
          <w:del w:id="380" w:author="Cristian Sbrolli" w:date="2020-12-20T12:09:00Z"/>
          <w:rStyle w:val="Enfasidelicata"/>
          <w:sz w:val="36"/>
          <w:szCs w:val="36"/>
          <w:rPrChange w:id="381" w:author="Giorgio Romeo" w:date="2020-12-23T09:51:00Z">
            <w:rPr>
              <w:del w:id="382" w:author="Cristian Sbrolli" w:date="2020-12-20T12:09:00Z"/>
              <w:rStyle w:val="Enfasidelicata"/>
              <w:sz w:val="32"/>
              <w:szCs w:val="32"/>
            </w:rPr>
          </w:rPrChange>
        </w:rPr>
        <w:pPrChange w:id="383" w:author="Giorgio Romeo" w:date="2020-12-23T09:17:00Z">
          <w:pPr>
            <w:pStyle w:val="Paragrafoelenco"/>
            <w:numPr>
              <w:numId w:val="43"/>
            </w:numPr>
            <w:spacing w:line="240" w:lineRule="auto"/>
            <w:ind w:left="1505" w:hanging="360"/>
          </w:pPr>
        </w:pPrChange>
      </w:pPr>
      <w:del w:id="384" w:author="Cristian Sbrolli" w:date="2020-12-20T12:08:00Z">
        <w:r w:rsidRPr="003D153B" w:rsidDel="00B2690D">
          <w:rPr>
            <w:noProof/>
            <w:sz w:val="28"/>
            <w:szCs w:val="28"/>
            <w:rPrChange w:id="385" w:author="Giorgio Romeo" w:date="2020-12-23T09:51:00Z">
              <w:rPr>
                <w:i/>
                <w:iCs/>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386"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33F17" w:rsidRPr="00394E50" w:rsidRDefault="00333F17"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33F17" w:rsidRPr="00394E50" w:rsidRDefault="00333F17" w:rsidP="00B920D4">
                        <w:pPr>
                          <w:pStyle w:val="Didascalia"/>
                          <w:jc w:val="center"/>
                          <w:rPr>
                            <w:noProof/>
                            <w:szCs w:val="24"/>
                          </w:rPr>
                        </w:pPr>
                        <w:r>
                          <w:t>Shop selection</w:t>
                        </w:r>
                      </w:p>
                    </w:txbxContent>
                  </v:textbox>
                  <w10:wrap type="topAndBottom"/>
                </v:shape>
              </w:pict>
            </mc:Fallback>
          </mc:AlternateContent>
        </w:r>
        <w:r w:rsidR="00B45AC3" w:rsidRPr="003D153B" w:rsidDel="00B2690D">
          <w:rPr>
            <w:noProof/>
            <w:sz w:val="28"/>
            <w:szCs w:val="28"/>
            <w:rPrChange w:id="387"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33F17" w:rsidRPr="00C916B9" w:rsidRDefault="00333F17"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33F17" w:rsidRPr="00C916B9" w:rsidRDefault="00333F17" w:rsidP="00B920D4">
                        <w:pPr>
                          <w:pStyle w:val="Didascalia"/>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388"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Enfasidelicata"/>
          <w:i w:val="0"/>
          <w:iCs w:val="0"/>
          <w:sz w:val="28"/>
          <w:szCs w:val="28"/>
          <w:rPrChange w:id="389" w:author="Giorgio Romeo" w:date="2020-12-23T09:51:00Z">
            <w:rPr>
              <w:rStyle w:val="Enfasidelicata"/>
              <w:i w:val="0"/>
              <w:iCs w:val="0"/>
              <w:szCs w:val="24"/>
            </w:rPr>
          </w:rPrChange>
        </w:rPr>
        <w:t>Mobile App</w:t>
      </w:r>
      <w:ins w:id="390" w:author="Giorgio Romeo" w:date="2020-12-23T09:16:00Z">
        <w:r w:rsidR="000A17F5" w:rsidRPr="003D153B">
          <w:rPr>
            <w:rStyle w:val="Enfasidelicata"/>
            <w:i w:val="0"/>
            <w:iCs w:val="0"/>
            <w:sz w:val="28"/>
            <w:szCs w:val="28"/>
            <w:rPrChange w:id="391" w:author="Giorgio Romeo" w:date="2020-12-23T09:51:00Z">
              <w:rPr>
                <w:rStyle w:val="Enfasidelicata"/>
                <w:i w:val="0"/>
                <w:iCs w:val="0"/>
                <w:szCs w:val="24"/>
              </w:rPr>
            </w:rPrChange>
          </w:rPr>
          <w:t>, that</w:t>
        </w:r>
      </w:ins>
      <w:ins w:id="392" w:author="Giorgio Romeo" w:date="2020-12-23T09:11:00Z">
        <w:r w:rsidR="0013257A" w:rsidRPr="003D153B">
          <w:rPr>
            <w:rStyle w:val="Enfasidelicata"/>
            <w:i w:val="0"/>
            <w:iCs w:val="0"/>
            <w:sz w:val="28"/>
            <w:szCs w:val="28"/>
            <w:rPrChange w:id="393" w:author="Giorgio Romeo" w:date="2020-12-23T09:51:00Z">
              <w:rPr>
                <w:rStyle w:val="Enfasidelicata"/>
                <w:i w:val="0"/>
                <w:iCs w:val="0"/>
                <w:szCs w:val="24"/>
              </w:rPr>
            </w:rPrChange>
          </w:rPr>
          <w:t xml:space="preserve"> </w:t>
        </w:r>
      </w:ins>
      <w:del w:id="394" w:author="Giorgio Romeo" w:date="2020-12-23T09:11:00Z">
        <w:r w:rsidR="00881403" w:rsidRPr="003D153B" w:rsidDel="0013257A">
          <w:rPr>
            <w:rStyle w:val="Enfasidelicata"/>
            <w:i w:val="0"/>
            <w:iCs w:val="0"/>
            <w:sz w:val="28"/>
            <w:szCs w:val="28"/>
            <w:rPrChange w:id="395" w:author="Giorgio Romeo" w:date="2020-12-23T09:51:00Z">
              <w:rPr>
                <w:rStyle w:val="Enfasidelicata"/>
                <w:i w:val="0"/>
                <w:iCs w:val="0"/>
                <w:szCs w:val="24"/>
              </w:rPr>
            </w:rPrChange>
          </w:rPr>
          <w:delText>, this</w:delText>
        </w:r>
        <w:r w:rsidR="00132955" w:rsidRPr="003D153B" w:rsidDel="0013257A">
          <w:rPr>
            <w:rStyle w:val="Enfasidelicata"/>
            <w:i w:val="0"/>
            <w:iCs w:val="0"/>
            <w:sz w:val="28"/>
            <w:szCs w:val="28"/>
            <w:rPrChange w:id="396" w:author="Giorgio Romeo" w:date="2020-12-23T09:51:00Z">
              <w:rPr>
                <w:rStyle w:val="Enfasidelicata"/>
                <w:i w:val="0"/>
                <w:iCs w:val="0"/>
                <w:szCs w:val="24"/>
              </w:rPr>
            </w:rPrChange>
          </w:rPr>
          <w:delText xml:space="preserve"> </w:delText>
        </w:r>
      </w:del>
      <w:r w:rsidR="00132955" w:rsidRPr="003D153B">
        <w:rPr>
          <w:rStyle w:val="Enfasidelicata"/>
          <w:i w:val="0"/>
          <w:iCs w:val="0"/>
          <w:sz w:val="28"/>
          <w:szCs w:val="28"/>
          <w:rPrChange w:id="397" w:author="Giorgio Romeo" w:date="2020-12-23T09:51:00Z">
            <w:rPr>
              <w:rStyle w:val="Enfasidelicata"/>
              <w:i w:val="0"/>
              <w:iCs w:val="0"/>
              <w:szCs w:val="24"/>
            </w:rPr>
          </w:rPrChange>
        </w:rPr>
        <w:t>must be easy to use</w:t>
      </w:r>
      <w:del w:id="398" w:author="Giorgio Romeo" w:date="2020-12-23T09:11:00Z">
        <w:r w:rsidR="00132955" w:rsidRPr="003D153B" w:rsidDel="0013257A">
          <w:rPr>
            <w:rStyle w:val="Enfasidelicata"/>
            <w:i w:val="0"/>
            <w:iCs w:val="0"/>
            <w:sz w:val="28"/>
            <w:szCs w:val="28"/>
            <w:rPrChange w:id="399" w:author="Giorgio Romeo" w:date="2020-12-23T09:51:00Z">
              <w:rPr>
                <w:rStyle w:val="Enfasidelicata"/>
                <w:i w:val="0"/>
                <w:iCs w:val="0"/>
                <w:szCs w:val="24"/>
              </w:rPr>
            </w:rPrChange>
          </w:rPr>
          <w:delText>,</w:delText>
        </w:r>
      </w:del>
      <w:r w:rsidR="00132955" w:rsidRPr="003D153B">
        <w:rPr>
          <w:rStyle w:val="Enfasidelicata"/>
          <w:i w:val="0"/>
          <w:iCs w:val="0"/>
          <w:sz w:val="28"/>
          <w:szCs w:val="28"/>
          <w:rPrChange w:id="400" w:author="Giorgio Romeo" w:date="2020-12-23T09:51:00Z">
            <w:rPr>
              <w:rStyle w:val="Enfasidelicata"/>
              <w:i w:val="0"/>
              <w:iCs w:val="0"/>
              <w:szCs w:val="24"/>
            </w:rPr>
          </w:rPrChange>
        </w:rPr>
        <w:t xml:space="preserve"> as it </w:t>
      </w:r>
      <w:r w:rsidR="00307B50" w:rsidRPr="003D153B">
        <w:rPr>
          <w:rStyle w:val="Enfasidelicata"/>
          <w:i w:val="0"/>
          <w:iCs w:val="0"/>
          <w:sz w:val="28"/>
          <w:szCs w:val="28"/>
          <w:rPrChange w:id="401" w:author="Giorgio Romeo" w:date="2020-12-23T09:51:00Z">
            <w:rPr>
              <w:rStyle w:val="Enfasidelicata"/>
              <w:i w:val="0"/>
              <w:iCs w:val="0"/>
              <w:szCs w:val="24"/>
            </w:rPr>
          </w:rPrChange>
        </w:rPr>
        <w:t>will have</w:t>
      </w:r>
      <w:r w:rsidR="00132955" w:rsidRPr="003D153B">
        <w:rPr>
          <w:rStyle w:val="Enfasidelicata"/>
          <w:i w:val="0"/>
          <w:iCs w:val="0"/>
          <w:sz w:val="28"/>
          <w:szCs w:val="28"/>
          <w:rPrChange w:id="402" w:author="Giorgio Romeo" w:date="2020-12-23T09:51:00Z">
            <w:rPr>
              <w:rStyle w:val="Enfasidelicata"/>
              <w:i w:val="0"/>
              <w:iCs w:val="0"/>
              <w:szCs w:val="24"/>
            </w:rPr>
          </w:rPrChange>
        </w:rPr>
        <w:t xml:space="preserve"> to be used from people of all ages, this means that the interface must be very minimal and </w:t>
      </w:r>
      <w:del w:id="403" w:author="Cristian Sbrolli" w:date="2020-12-23T11:33:00Z">
        <w:r w:rsidR="00132955" w:rsidRPr="003D153B" w:rsidDel="00650F3E">
          <w:rPr>
            <w:rStyle w:val="Enfasidelicata"/>
            <w:i w:val="0"/>
            <w:iCs w:val="0"/>
            <w:sz w:val="28"/>
            <w:szCs w:val="28"/>
            <w:rPrChange w:id="404" w:author="Giorgio Romeo" w:date="2020-12-23T09:51:00Z">
              <w:rPr>
                <w:rStyle w:val="Enfasidelicata"/>
                <w:i w:val="0"/>
                <w:iCs w:val="0"/>
                <w:szCs w:val="24"/>
              </w:rPr>
            </w:rPrChange>
          </w:rPr>
          <w:delText>direct</w:delText>
        </w:r>
      </w:del>
      <w:ins w:id="405" w:author="Cristian Sbrolli" w:date="2020-12-23T11:33:00Z">
        <w:r w:rsidR="00650F3E">
          <w:rPr>
            <w:rStyle w:val="Enfasidelicata"/>
            <w:i w:val="0"/>
            <w:iCs w:val="0"/>
            <w:sz w:val="28"/>
            <w:szCs w:val="28"/>
          </w:rPr>
          <w:t>intuitive</w:t>
        </w:r>
      </w:ins>
      <w:r w:rsidR="003A6295" w:rsidRPr="003D153B">
        <w:rPr>
          <w:rStyle w:val="Enfasidelicata"/>
          <w:i w:val="0"/>
          <w:iCs w:val="0"/>
          <w:sz w:val="28"/>
          <w:szCs w:val="28"/>
          <w:rPrChange w:id="406" w:author="Giorgio Romeo" w:date="2020-12-23T09:51:00Z">
            <w:rPr>
              <w:rStyle w:val="Enfasidelicata"/>
              <w:i w:val="0"/>
              <w:iCs w:val="0"/>
              <w:szCs w:val="24"/>
            </w:rPr>
          </w:rPrChange>
        </w:rPr>
        <w:t>. The app will allow virtual users to get a ticket, book visits, as well as monitor their tickets and visit</w:t>
      </w:r>
      <w:r w:rsidR="00C46FED" w:rsidRPr="003D153B">
        <w:rPr>
          <w:rStyle w:val="Enfasidelicata"/>
          <w:i w:val="0"/>
          <w:iCs w:val="0"/>
          <w:sz w:val="28"/>
          <w:szCs w:val="28"/>
          <w:rPrChange w:id="407" w:author="Giorgio Romeo" w:date="2020-12-23T09:51:00Z">
            <w:rPr>
              <w:rStyle w:val="Enfasidelicata"/>
              <w:i w:val="0"/>
              <w:iCs w:val="0"/>
              <w:szCs w:val="24"/>
            </w:rPr>
          </w:rPrChange>
        </w:rPr>
        <w:t xml:space="preserve">s, </w:t>
      </w:r>
      <w:r w:rsidR="00BB10B8" w:rsidRPr="003D153B">
        <w:rPr>
          <w:rStyle w:val="Enfasidelicata"/>
          <w:i w:val="0"/>
          <w:iCs w:val="0"/>
          <w:sz w:val="28"/>
          <w:szCs w:val="28"/>
          <w:rPrChange w:id="408" w:author="Giorgio Romeo" w:date="2020-12-23T09:51:00Z">
            <w:rPr>
              <w:rStyle w:val="Enfasidelicata"/>
              <w:i w:val="0"/>
              <w:iCs w:val="0"/>
              <w:szCs w:val="24"/>
            </w:rPr>
          </w:rPrChange>
        </w:rPr>
        <w:t xml:space="preserve">either if the virtual user has an account </w:t>
      </w:r>
      <w:r w:rsidR="003865BD" w:rsidRPr="003D153B">
        <w:rPr>
          <w:rStyle w:val="Enfasidelicata"/>
          <w:i w:val="0"/>
          <w:iCs w:val="0"/>
          <w:sz w:val="28"/>
          <w:szCs w:val="28"/>
          <w:rPrChange w:id="409" w:author="Giorgio Romeo" w:date="2020-12-23T09:51:00Z">
            <w:rPr>
              <w:rStyle w:val="Enfasidelicata"/>
              <w:i w:val="0"/>
              <w:iCs w:val="0"/>
              <w:szCs w:val="24"/>
            </w:rPr>
          </w:rPrChange>
        </w:rPr>
        <w:t>or not. If user does not login, the app will just consider him as a guest</w:t>
      </w:r>
      <w:r w:rsidR="000A44A8" w:rsidRPr="003D153B">
        <w:rPr>
          <w:rStyle w:val="Enfasidelicata"/>
          <w:i w:val="0"/>
          <w:iCs w:val="0"/>
          <w:sz w:val="28"/>
          <w:szCs w:val="28"/>
          <w:rPrChange w:id="410" w:author="Giorgio Romeo" w:date="2020-12-23T09:51:00Z">
            <w:rPr>
              <w:rStyle w:val="Enfasidelicata"/>
              <w:i w:val="0"/>
              <w:iCs w:val="0"/>
              <w:szCs w:val="24"/>
            </w:rPr>
          </w:rPrChange>
        </w:rPr>
        <w:t>.</w:t>
      </w:r>
      <w:r w:rsidR="001F6074" w:rsidRPr="003D153B">
        <w:rPr>
          <w:rStyle w:val="Enfasidelicata"/>
          <w:i w:val="0"/>
          <w:iCs w:val="0"/>
          <w:sz w:val="28"/>
          <w:szCs w:val="28"/>
          <w:rPrChange w:id="411" w:author="Giorgio Romeo" w:date="2020-12-23T09:51:00Z">
            <w:rPr>
              <w:rStyle w:val="Enfasidelicata"/>
              <w:i w:val="0"/>
              <w:iCs w:val="0"/>
              <w:szCs w:val="24"/>
            </w:rPr>
          </w:rPrChange>
        </w:rPr>
        <w:t xml:space="preserve"> </w:t>
      </w:r>
      <w:del w:id="412" w:author="Cristian Sbrolli" w:date="2020-12-20T12:09:00Z">
        <w:r w:rsidR="009961E2" w:rsidRPr="003D153B" w:rsidDel="00B2690D">
          <w:rPr>
            <w:rStyle w:val="Enfasidelicata"/>
            <w:i w:val="0"/>
            <w:iCs w:val="0"/>
            <w:sz w:val="28"/>
            <w:szCs w:val="28"/>
            <w:rPrChange w:id="413" w:author="Giorgio Romeo" w:date="2020-12-23T09:51:00Z">
              <w:rPr>
                <w:rStyle w:val="Enfasidelicata"/>
                <w:i w:val="0"/>
                <w:iCs w:val="0"/>
                <w:szCs w:val="24"/>
              </w:rPr>
            </w:rPrChange>
          </w:rPr>
          <w:br/>
        </w:r>
        <w:r w:rsidR="001F6074" w:rsidRPr="003D153B" w:rsidDel="00B2690D">
          <w:rPr>
            <w:rStyle w:val="Enfasidelicata"/>
            <w:i w:val="0"/>
            <w:iCs w:val="0"/>
            <w:sz w:val="28"/>
            <w:szCs w:val="28"/>
            <w:rPrChange w:id="414" w:author="Giorgio Romeo" w:date="2020-12-23T09:51:00Z">
              <w:rPr>
                <w:rStyle w:val="Enfasidelicata"/>
                <w:i w:val="0"/>
                <w:iCs w:val="0"/>
                <w:szCs w:val="24"/>
              </w:rPr>
            </w:rPrChange>
          </w:rPr>
          <w:delText>Here we can see some</w:delText>
        </w:r>
        <w:r w:rsidR="00C208EB" w:rsidRPr="003D153B" w:rsidDel="00B2690D">
          <w:rPr>
            <w:rStyle w:val="Enfasidelicata"/>
            <w:i w:val="0"/>
            <w:iCs w:val="0"/>
            <w:sz w:val="28"/>
            <w:szCs w:val="28"/>
            <w:rPrChange w:id="415" w:author="Giorgio Romeo" w:date="2020-12-23T09:51:00Z">
              <w:rPr>
                <w:rStyle w:val="Enfasidelicata"/>
                <w:i w:val="0"/>
                <w:iCs w:val="0"/>
                <w:szCs w:val="24"/>
              </w:rPr>
            </w:rPrChange>
          </w:rPr>
          <w:delText xml:space="preserve"> draft</w:delText>
        </w:r>
        <w:r w:rsidR="001F6074" w:rsidRPr="003D153B" w:rsidDel="00B2690D">
          <w:rPr>
            <w:rStyle w:val="Enfasidelicata"/>
            <w:i w:val="0"/>
            <w:iCs w:val="0"/>
            <w:sz w:val="28"/>
            <w:szCs w:val="28"/>
            <w:rPrChange w:id="416" w:author="Giorgio Romeo" w:date="2020-12-23T09:51:00Z">
              <w:rPr>
                <w:rStyle w:val="Enfasidelicata"/>
                <w:i w:val="0"/>
                <w:iCs w:val="0"/>
                <w:szCs w:val="24"/>
              </w:rPr>
            </w:rPrChange>
          </w:rPr>
          <w:delText xml:space="preserve"> mockups</w:delText>
        </w:r>
        <w:r w:rsidRPr="003D153B" w:rsidDel="00B2690D">
          <w:rPr>
            <w:rStyle w:val="Rimandonotaapidipagina"/>
            <w:sz w:val="28"/>
            <w:szCs w:val="28"/>
            <w:rPrChange w:id="417" w:author="Giorgio Romeo" w:date="2020-12-23T09:51:00Z">
              <w:rPr>
                <w:rStyle w:val="Rimandonotaapidipagina"/>
                <w:szCs w:val="24"/>
              </w:rPr>
            </w:rPrChange>
          </w:rPr>
          <w:footnoteReference w:id="1"/>
        </w:r>
        <w:r w:rsidR="00C208EB" w:rsidRPr="003D153B" w:rsidDel="00B2690D">
          <w:rPr>
            <w:rStyle w:val="Enfasidelicata"/>
            <w:i w:val="0"/>
            <w:iCs w:val="0"/>
            <w:sz w:val="28"/>
            <w:szCs w:val="28"/>
            <w:rPrChange w:id="421" w:author="Giorgio Romeo" w:date="2020-12-23T09:51:00Z">
              <w:rPr>
                <w:rStyle w:val="Enfasidelicata"/>
                <w:i w:val="0"/>
                <w:iCs w:val="0"/>
                <w:szCs w:val="24"/>
              </w:rPr>
            </w:rPrChange>
          </w:rPr>
          <w:delText xml:space="preserve"> with </w:delText>
        </w:r>
        <w:r w:rsidR="007C5236" w:rsidRPr="003D153B" w:rsidDel="00B2690D">
          <w:rPr>
            <w:rStyle w:val="Enfasidelicata"/>
            <w:i w:val="0"/>
            <w:iCs w:val="0"/>
            <w:sz w:val="28"/>
            <w:szCs w:val="28"/>
            <w:rPrChange w:id="422" w:author="Giorgio Romeo" w:date="2020-12-23T09:51:00Z">
              <w:rPr>
                <w:rStyle w:val="Enfasidelicata"/>
                <w:i w:val="0"/>
                <w:iCs w:val="0"/>
                <w:szCs w:val="24"/>
              </w:rPr>
            </w:rPrChange>
          </w:rPr>
          <w:delText>colours and graphics not optimized</w:delText>
        </w:r>
        <w:r w:rsidR="00496130" w:rsidRPr="003D153B" w:rsidDel="00B2690D">
          <w:rPr>
            <w:rStyle w:val="Enfasidelicata"/>
            <w:i w:val="0"/>
            <w:iCs w:val="0"/>
            <w:sz w:val="28"/>
            <w:szCs w:val="28"/>
            <w:rPrChange w:id="423" w:author="Giorgio Romeo" w:date="2020-12-23T09:51:00Z">
              <w:rPr>
                <w:rStyle w:val="Enfasidelicata"/>
                <w:i w:val="0"/>
                <w:iCs w:val="0"/>
                <w:szCs w:val="24"/>
              </w:rPr>
            </w:rPrChange>
          </w:rPr>
          <w:delText>:</w:delText>
        </w:r>
        <w:r w:rsidRPr="003D153B" w:rsidDel="00B2690D">
          <w:rPr>
            <w:rStyle w:val="Enfasidelicata"/>
            <w:i w:val="0"/>
            <w:iCs w:val="0"/>
            <w:sz w:val="28"/>
            <w:szCs w:val="28"/>
            <w:rPrChange w:id="424" w:author="Giorgio Romeo" w:date="2020-12-23T09:51:00Z">
              <w:rPr>
                <w:rStyle w:val="Enfasidelicata"/>
                <w:i w:val="0"/>
                <w:iCs w:val="0"/>
                <w:szCs w:val="24"/>
              </w:rPr>
            </w:rPrChange>
          </w:rPr>
          <w:br/>
        </w:r>
        <w:r w:rsidR="009961E2" w:rsidRPr="003D153B" w:rsidDel="00B2690D">
          <w:rPr>
            <w:rStyle w:val="Enfasidelicata"/>
            <w:i w:val="0"/>
            <w:iCs w:val="0"/>
            <w:sz w:val="28"/>
            <w:szCs w:val="28"/>
            <w:rPrChange w:id="425" w:author="Giorgio Romeo" w:date="2020-12-23T09:51:00Z">
              <w:rPr>
                <w:rStyle w:val="Enfasidelicata"/>
                <w:i w:val="0"/>
                <w:iCs w:val="0"/>
                <w:szCs w:val="24"/>
              </w:rPr>
            </w:rPrChange>
          </w:rPr>
          <w:br/>
        </w:r>
      </w:del>
    </w:p>
    <w:p w14:paraId="1819572C" w14:textId="404C6979" w:rsidR="00B45AC3" w:rsidRPr="003D153B" w:rsidDel="00B2690D" w:rsidRDefault="00B45AC3">
      <w:pPr>
        <w:pStyle w:val="Paragrafoelenco"/>
        <w:numPr>
          <w:ilvl w:val="0"/>
          <w:numId w:val="43"/>
        </w:numPr>
        <w:spacing w:line="240" w:lineRule="auto"/>
        <w:jc w:val="both"/>
        <w:rPr>
          <w:del w:id="426" w:author="Cristian Sbrolli" w:date="2020-12-20T12:09:00Z"/>
          <w:rStyle w:val="Enfasidelicata"/>
          <w:i w:val="0"/>
          <w:iCs w:val="0"/>
          <w:sz w:val="28"/>
          <w:szCs w:val="28"/>
          <w:rPrChange w:id="427" w:author="Giorgio Romeo" w:date="2020-12-23T09:51:00Z">
            <w:rPr>
              <w:del w:id="428" w:author="Cristian Sbrolli" w:date="2020-12-20T12:09:00Z"/>
              <w:rStyle w:val="Enfasidelicata"/>
              <w:i w:val="0"/>
              <w:iCs w:val="0"/>
              <w:szCs w:val="24"/>
            </w:rPr>
          </w:rPrChange>
        </w:rPr>
        <w:pPrChange w:id="429" w:author="Giorgio Romeo" w:date="2020-12-23T09:17:00Z">
          <w:pPr>
            <w:pStyle w:val="Paragrafoelenco"/>
            <w:spacing w:line="240" w:lineRule="auto"/>
            <w:ind w:left="1505"/>
          </w:pPr>
        </w:pPrChange>
      </w:pPr>
    </w:p>
    <w:p w14:paraId="23A51B0A" w14:textId="46B51134" w:rsidR="00F95DA5" w:rsidRPr="003D153B" w:rsidDel="00B2690D" w:rsidRDefault="00F90645">
      <w:pPr>
        <w:pStyle w:val="Paragrafoelenco"/>
        <w:numPr>
          <w:ilvl w:val="0"/>
          <w:numId w:val="43"/>
        </w:numPr>
        <w:spacing w:line="240" w:lineRule="auto"/>
        <w:jc w:val="both"/>
        <w:rPr>
          <w:del w:id="430" w:author="Cristian Sbrolli" w:date="2020-12-20T12:10:00Z"/>
          <w:rStyle w:val="Enfasidelicata"/>
          <w:sz w:val="28"/>
          <w:szCs w:val="28"/>
          <w:rPrChange w:id="431" w:author="Giorgio Romeo" w:date="2020-12-23T09:51:00Z">
            <w:rPr>
              <w:del w:id="432" w:author="Cristian Sbrolli" w:date="2020-12-20T12:10:00Z"/>
              <w:rStyle w:val="Enfasidelicata"/>
              <w:szCs w:val="24"/>
            </w:rPr>
          </w:rPrChange>
        </w:rPr>
        <w:pPrChange w:id="433" w:author="Giorgio Romeo" w:date="2020-12-23T09:17:00Z">
          <w:pPr>
            <w:spacing w:line="240" w:lineRule="auto"/>
            <w:ind w:left="720"/>
          </w:pPr>
        </w:pPrChange>
      </w:pPr>
      <w:r w:rsidRPr="003D153B">
        <w:rPr>
          <w:noProof/>
          <w:sz w:val="28"/>
          <w:szCs w:val="28"/>
          <w:rPrChange w:id="434" w:author="Giorgio Romeo" w:date="2020-12-23T09:51:00Z">
            <w:rPr>
              <w:i/>
              <w:iCs/>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33F17" w:rsidRPr="00F45241" w:rsidRDefault="00333F17"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33F17" w:rsidRPr="00F45241" w:rsidRDefault="00333F17" w:rsidP="00D01022">
                      <w:pPr>
                        <w:pStyle w:val="Didascalia"/>
                        <w:jc w:val="center"/>
                        <w:rPr>
                          <w:noProof/>
                          <w:szCs w:val="24"/>
                        </w:rPr>
                      </w:pPr>
                      <w:r>
                        <w:t>book a visit as registered user</w:t>
                      </w:r>
                    </w:p>
                  </w:txbxContent>
                </v:textbox>
                <w10:wrap anchorx="margin"/>
              </v:shape>
            </w:pict>
          </mc:Fallback>
        </mc:AlternateContent>
      </w:r>
      <w:del w:id="435" w:author="Cristian Sbrolli" w:date="2020-12-20T12:08:00Z">
        <w:r w:rsidRPr="003D153B" w:rsidDel="00B2690D">
          <w:rPr>
            <w:noProof/>
            <w:sz w:val="28"/>
            <w:szCs w:val="28"/>
            <w:rPrChange w:id="436"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437"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33F17" w:rsidRPr="00B70500" w:rsidRDefault="00333F17"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33F17" w:rsidRPr="00B70500" w:rsidRDefault="00333F17" w:rsidP="00D01022">
                      <w:pPr>
                        <w:pStyle w:val="Didascalia"/>
                        <w:jc w:val="center"/>
                        <w:rPr>
                          <w:noProof/>
                          <w:szCs w:val="24"/>
                        </w:rPr>
                      </w:pPr>
                      <w:r>
                        <w:t>book a visit as Guest</w:t>
                      </w:r>
                    </w:p>
                  </w:txbxContent>
                </v:textbox>
              </v:shape>
            </w:pict>
          </mc:Fallback>
        </mc:AlternateContent>
      </w:r>
      <w:del w:id="438" w:author="Cristian Sbrolli" w:date="2020-12-20T12:08:00Z">
        <w:r w:rsidRPr="003D153B" w:rsidDel="00B2690D">
          <w:rPr>
            <w:noProof/>
            <w:sz w:val="28"/>
            <w:szCs w:val="28"/>
            <w:rPrChange w:id="439"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33F17" w:rsidRPr="00126B00" w:rsidRDefault="00333F17"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33F17" w:rsidRPr="00126B00" w:rsidRDefault="00333F17" w:rsidP="00B920D4">
                        <w:pPr>
                          <w:pStyle w:val="Didascalia"/>
                          <w:jc w:val="center"/>
                          <w:rPr>
                            <w:noProof/>
                            <w:szCs w:val="24"/>
                          </w:rPr>
                        </w:pPr>
                        <w:r>
                          <w:t>Ticket proposal</w:t>
                        </w:r>
                      </w:p>
                    </w:txbxContent>
                  </v:textbox>
                  <w10:wrap type="topAndBottom" anchorx="margin"/>
                </v:shape>
              </w:pict>
            </mc:Fallback>
          </mc:AlternateContent>
        </w:r>
        <w:r w:rsidRPr="003D153B" w:rsidDel="00B2690D">
          <w:rPr>
            <w:noProof/>
            <w:sz w:val="28"/>
            <w:szCs w:val="28"/>
            <w:rPrChange w:id="440"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33F17" w:rsidRPr="00CE15D9" w:rsidRDefault="00333F17"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33F17" w:rsidRPr="00CE15D9" w:rsidRDefault="00333F17" w:rsidP="00B920D4">
                        <w:pPr>
                          <w:pStyle w:val="Didascalia"/>
                          <w:jc w:val="center"/>
                          <w:rPr>
                            <w:noProof/>
                          </w:rPr>
                        </w:pPr>
                        <w:r>
                          <w:t>Ticket Confirmation</w:t>
                        </w:r>
                      </w:p>
                    </w:txbxContent>
                  </v:textbox>
                  <w10:wrap type="topAndBottom" anchorx="margin"/>
                </v:shape>
              </w:pict>
            </mc:Fallback>
          </mc:AlternateContent>
        </w:r>
        <w:r w:rsidRPr="003D153B" w:rsidDel="00B2690D">
          <w:rPr>
            <w:noProof/>
            <w:sz w:val="28"/>
            <w:szCs w:val="28"/>
            <w:rPrChange w:id="441"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42"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43"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Enfasidelicata"/>
          <w:i w:val="0"/>
          <w:iCs w:val="0"/>
          <w:sz w:val="28"/>
          <w:szCs w:val="28"/>
          <w:rPrChange w:id="444" w:author="Giorgio Romeo" w:date="2020-12-23T09:51:00Z">
            <w:rPr>
              <w:rStyle w:val="Enfasidelicata"/>
              <w:i w:val="0"/>
              <w:iCs w:val="0"/>
              <w:szCs w:val="24"/>
            </w:rPr>
          </w:rPrChange>
        </w:rPr>
        <w:t xml:space="preserve">The </w:t>
      </w:r>
      <w:r w:rsidR="00B94B8F" w:rsidRPr="003D153B">
        <w:rPr>
          <w:rStyle w:val="Enfasidelicata"/>
          <w:i w:val="0"/>
          <w:iCs w:val="0"/>
          <w:sz w:val="28"/>
          <w:szCs w:val="28"/>
          <w:rPrChange w:id="445" w:author="Giorgio Romeo" w:date="2020-12-23T09:51:00Z">
            <w:rPr>
              <w:rStyle w:val="Enfasidelicata"/>
              <w:i w:val="0"/>
              <w:iCs w:val="0"/>
              <w:szCs w:val="24"/>
            </w:rPr>
          </w:rPrChange>
        </w:rPr>
        <w:t xml:space="preserve">app will allow user to define first either the shop or the </w:t>
      </w:r>
      <w:r w:rsidR="00F057DC" w:rsidRPr="003D153B">
        <w:rPr>
          <w:rStyle w:val="Enfasidelicata"/>
          <w:i w:val="0"/>
          <w:iCs w:val="0"/>
          <w:sz w:val="28"/>
          <w:szCs w:val="28"/>
          <w:rPrChange w:id="446" w:author="Giorgio Romeo" w:date="2020-12-23T09:51:00Z">
            <w:rPr>
              <w:rStyle w:val="Enfasidelicata"/>
              <w:i w:val="0"/>
              <w:iCs w:val="0"/>
              <w:szCs w:val="24"/>
            </w:rPr>
          </w:rPrChange>
        </w:rPr>
        <w:t>date and time, in the case</w:t>
      </w:r>
      <w:r w:rsidR="00B45AC3" w:rsidRPr="003D153B">
        <w:rPr>
          <w:rStyle w:val="Enfasidelicata"/>
          <w:i w:val="0"/>
          <w:iCs w:val="0"/>
          <w:sz w:val="28"/>
          <w:szCs w:val="28"/>
          <w:rPrChange w:id="447" w:author="Giorgio Romeo" w:date="2020-12-23T09:51:00Z">
            <w:rPr>
              <w:rStyle w:val="Enfasidelicata"/>
              <w:i w:val="0"/>
              <w:iCs w:val="0"/>
              <w:szCs w:val="24"/>
            </w:rPr>
          </w:rPrChange>
        </w:rPr>
        <w:t xml:space="preserve"> </w:t>
      </w:r>
      <w:r w:rsidR="00F057DC" w:rsidRPr="003D153B">
        <w:rPr>
          <w:rStyle w:val="Enfasidelicata"/>
          <w:i w:val="0"/>
          <w:iCs w:val="0"/>
          <w:sz w:val="28"/>
          <w:szCs w:val="28"/>
          <w:rPrChange w:id="448" w:author="Giorgio Romeo" w:date="2020-12-23T09:51:00Z">
            <w:rPr>
              <w:rStyle w:val="Enfasidelicata"/>
              <w:i w:val="0"/>
              <w:iCs w:val="0"/>
              <w:szCs w:val="24"/>
            </w:rPr>
          </w:rPrChange>
        </w:rPr>
        <w:t>of  “Book a visit”</w:t>
      </w:r>
      <w:ins w:id="449" w:author="Cristian Sbrolli" w:date="2020-12-20T12:09:00Z">
        <w:r w:rsidR="00B2690D" w:rsidRPr="003D153B">
          <w:rPr>
            <w:rStyle w:val="Enfasidelicata"/>
            <w:i w:val="0"/>
            <w:iCs w:val="0"/>
            <w:sz w:val="28"/>
            <w:szCs w:val="28"/>
            <w:rPrChange w:id="450" w:author="Giorgio Romeo" w:date="2020-12-23T09:51:00Z">
              <w:rPr>
                <w:rStyle w:val="Enfasidelicata"/>
                <w:i w:val="0"/>
                <w:iCs w:val="0"/>
                <w:szCs w:val="24"/>
              </w:rPr>
            </w:rPrChange>
          </w:rPr>
          <w:t>.</w:t>
        </w:r>
      </w:ins>
      <w:del w:id="451" w:author="Cristian Sbrolli" w:date="2020-12-20T12:09:00Z">
        <w:r w:rsidR="00F057DC" w:rsidRPr="003D153B" w:rsidDel="00B2690D">
          <w:rPr>
            <w:rStyle w:val="Enfasidelicata"/>
            <w:i w:val="0"/>
            <w:iCs w:val="0"/>
            <w:sz w:val="28"/>
            <w:szCs w:val="28"/>
            <w:rPrChange w:id="452" w:author="Giorgio Romeo" w:date="2020-12-23T09:51:00Z">
              <w:rPr>
                <w:rStyle w:val="Enfasidelicata"/>
                <w:i w:val="0"/>
                <w:iCs w:val="0"/>
                <w:szCs w:val="24"/>
              </w:rPr>
            </w:rPrChange>
          </w:rPr>
          <w:delText xml:space="preserve">, it is not shown in this demo </w:delText>
        </w:r>
        <w:r w:rsidR="00CD0656" w:rsidRPr="003D153B" w:rsidDel="00B2690D">
          <w:rPr>
            <w:rStyle w:val="Enfasidelicata"/>
            <w:i w:val="0"/>
            <w:iCs w:val="0"/>
            <w:sz w:val="28"/>
            <w:szCs w:val="28"/>
            <w:rPrChange w:id="453" w:author="Giorgio Romeo" w:date="2020-12-23T09:51:00Z">
              <w:rPr>
                <w:rStyle w:val="Enfasidelicata"/>
                <w:i w:val="0"/>
                <w:iCs w:val="0"/>
                <w:szCs w:val="24"/>
              </w:rPr>
            </w:rPrChange>
          </w:rPr>
          <w:delText>because it is similar and irrelevant.</w:delText>
        </w:r>
      </w:del>
      <w:ins w:id="454" w:author="Cristian Sbrolli" w:date="2020-12-20T12:10:00Z">
        <w:r w:rsidR="00B2690D" w:rsidRPr="003D153B">
          <w:rPr>
            <w:rStyle w:val="Enfasidelicata"/>
            <w:i w:val="0"/>
            <w:iCs w:val="0"/>
            <w:sz w:val="28"/>
            <w:szCs w:val="28"/>
            <w:rPrChange w:id="455" w:author="Giorgio Romeo" w:date="2020-12-23T09:51:00Z">
              <w:rPr>
                <w:rStyle w:val="Enfasidelicata"/>
                <w:i w:val="0"/>
                <w:iCs w:val="0"/>
                <w:szCs w:val="24"/>
              </w:rPr>
            </w:rPrChange>
          </w:rPr>
          <w:t xml:space="preserve"> </w:t>
        </w:r>
      </w:ins>
    </w:p>
    <w:p w14:paraId="39657757" w14:textId="231CAA18" w:rsidR="009C361D" w:rsidRPr="00B2690D" w:rsidDel="00B2690D" w:rsidRDefault="00F877BD">
      <w:pPr>
        <w:pStyle w:val="Paragrafoelenco"/>
        <w:numPr>
          <w:ilvl w:val="0"/>
          <w:numId w:val="43"/>
        </w:numPr>
        <w:spacing w:line="240" w:lineRule="auto"/>
        <w:jc w:val="both"/>
        <w:rPr>
          <w:del w:id="456" w:author="Cristian Sbrolli" w:date="2020-12-20T12:10:00Z"/>
          <w:rStyle w:val="Enfasidelicata"/>
          <w:i w:val="0"/>
          <w:iCs w:val="0"/>
          <w:szCs w:val="24"/>
        </w:rPr>
        <w:pPrChange w:id="457" w:author="Giorgio Romeo" w:date="2020-12-23T09:17:00Z">
          <w:pPr>
            <w:spacing w:line="240" w:lineRule="auto"/>
            <w:ind w:left="1505"/>
            <w:jc w:val="both"/>
          </w:pPr>
        </w:pPrChange>
      </w:pPr>
      <w:r w:rsidRPr="003D153B">
        <w:rPr>
          <w:rStyle w:val="Enfasidelicata"/>
          <w:i w:val="0"/>
          <w:iCs w:val="0"/>
          <w:sz w:val="28"/>
          <w:szCs w:val="28"/>
          <w:rPrChange w:id="458" w:author="Giorgio Romeo" w:date="2020-12-23T09:51:00Z">
            <w:rPr>
              <w:rStyle w:val="Enfasidelicata"/>
              <w:i w:val="0"/>
              <w:iCs w:val="0"/>
              <w:szCs w:val="24"/>
            </w:rPr>
          </w:rPrChange>
        </w:rPr>
        <w:t xml:space="preserve">In the case of </w:t>
      </w:r>
      <w:r w:rsidR="00E44E1C" w:rsidRPr="003D153B">
        <w:rPr>
          <w:rStyle w:val="Enfasidelicata"/>
          <w:i w:val="0"/>
          <w:iCs w:val="0"/>
          <w:sz w:val="28"/>
          <w:szCs w:val="28"/>
          <w:rPrChange w:id="459" w:author="Giorgio Romeo" w:date="2020-12-23T09:51:00Z">
            <w:rPr>
              <w:rStyle w:val="Enfasidelicata"/>
              <w:i w:val="0"/>
              <w:iCs w:val="0"/>
              <w:szCs w:val="24"/>
            </w:rPr>
          </w:rPrChange>
        </w:rPr>
        <w:t>“</w:t>
      </w:r>
      <w:r w:rsidRPr="003D153B">
        <w:rPr>
          <w:rStyle w:val="Enfasidelicata"/>
          <w:i w:val="0"/>
          <w:iCs w:val="0"/>
          <w:sz w:val="28"/>
          <w:szCs w:val="28"/>
          <w:rPrChange w:id="460" w:author="Giorgio Romeo" w:date="2020-12-23T09:51:00Z">
            <w:rPr>
              <w:rStyle w:val="Enfasidelicata"/>
              <w:i w:val="0"/>
              <w:iCs w:val="0"/>
              <w:szCs w:val="24"/>
            </w:rPr>
          </w:rPrChange>
        </w:rPr>
        <w:t>book a visit</w:t>
      </w:r>
      <w:r w:rsidR="00E44E1C" w:rsidRPr="003D153B">
        <w:rPr>
          <w:rStyle w:val="Enfasidelicata"/>
          <w:i w:val="0"/>
          <w:iCs w:val="0"/>
          <w:sz w:val="28"/>
          <w:szCs w:val="28"/>
          <w:rPrChange w:id="461" w:author="Giorgio Romeo" w:date="2020-12-23T09:51:00Z">
            <w:rPr>
              <w:rStyle w:val="Enfasidelicata"/>
              <w:i w:val="0"/>
              <w:iCs w:val="0"/>
              <w:szCs w:val="24"/>
            </w:rPr>
          </w:rPrChange>
        </w:rPr>
        <w:t>”</w:t>
      </w:r>
      <w:r w:rsidRPr="003D153B">
        <w:rPr>
          <w:rStyle w:val="Enfasidelicata"/>
          <w:i w:val="0"/>
          <w:iCs w:val="0"/>
          <w:sz w:val="28"/>
          <w:szCs w:val="28"/>
          <w:rPrChange w:id="462" w:author="Giorgio Romeo" w:date="2020-12-23T09:51:00Z">
            <w:rPr>
              <w:rStyle w:val="Enfasidelicata"/>
              <w:i w:val="0"/>
              <w:iCs w:val="0"/>
              <w:szCs w:val="24"/>
            </w:rPr>
          </w:rPrChange>
        </w:rPr>
        <w:t xml:space="preserve">, after the shop selection, the app will allow registered </w:t>
      </w:r>
      <w:r w:rsidR="00166CDA" w:rsidRPr="003D153B">
        <w:rPr>
          <w:rStyle w:val="Enfasidelicata"/>
          <w:i w:val="0"/>
          <w:iCs w:val="0"/>
          <w:sz w:val="28"/>
          <w:szCs w:val="28"/>
          <w:rPrChange w:id="463" w:author="Giorgio Romeo" w:date="2020-12-23T09:51:00Z">
            <w:rPr>
              <w:rStyle w:val="Enfasidelicata"/>
              <w:i w:val="0"/>
              <w:iCs w:val="0"/>
              <w:szCs w:val="24"/>
            </w:rPr>
          </w:rPrChange>
        </w:rPr>
        <w:t xml:space="preserve">virtual </w:t>
      </w:r>
      <w:r w:rsidRPr="003D153B">
        <w:rPr>
          <w:rStyle w:val="Enfasidelicata"/>
          <w:i w:val="0"/>
          <w:iCs w:val="0"/>
          <w:sz w:val="28"/>
          <w:szCs w:val="28"/>
          <w:rPrChange w:id="464" w:author="Giorgio Romeo" w:date="2020-12-23T09:51:00Z">
            <w:rPr>
              <w:rStyle w:val="Enfasidelicata"/>
              <w:i w:val="0"/>
              <w:iCs w:val="0"/>
              <w:szCs w:val="24"/>
            </w:rPr>
          </w:rPrChange>
        </w:rPr>
        <w:t>users to select their shopping list</w:t>
      </w:r>
      <w:r w:rsidR="00E670C8" w:rsidRPr="003D153B">
        <w:rPr>
          <w:rStyle w:val="Enfasidelicata"/>
          <w:i w:val="0"/>
          <w:iCs w:val="0"/>
          <w:sz w:val="28"/>
          <w:szCs w:val="28"/>
          <w:rPrChange w:id="465" w:author="Giorgio Romeo" w:date="2020-12-23T09:51:00Z">
            <w:rPr>
              <w:rStyle w:val="Enfasidelicata"/>
              <w:i w:val="0"/>
              <w:iCs w:val="0"/>
              <w:szCs w:val="24"/>
            </w:rPr>
          </w:rPrChange>
        </w:rPr>
        <w:t>.</w:t>
      </w:r>
      <w:ins w:id="466" w:author="Cristian Sbrolli" w:date="2020-12-20T12:10:00Z">
        <w:r w:rsidR="00B2690D">
          <w:rPr>
            <w:rStyle w:val="Enfasidelicata"/>
            <w:i w:val="0"/>
            <w:iCs w:val="0"/>
            <w:szCs w:val="24"/>
          </w:rPr>
          <w:br/>
        </w:r>
      </w:ins>
    </w:p>
    <w:p w14:paraId="3E4FD0B2" w14:textId="11B41BF1" w:rsidR="00107C29" w:rsidRPr="00B2690D" w:rsidRDefault="00107C29">
      <w:pPr>
        <w:pStyle w:val="Paragrafoelenco"/>
        <w:numPr>
          <w:ilvl w:val="0"/>
          <w:numId w:val="43"/>
        </w:numPr>
        <w:spacing w:line="240" w:lineRule="auto"/>
        <w:jc w:val="both"/>
        <w:rPr>
          <w:rStyle w:val="Enfasidelicata"/>
          <w:i w:val="0"/>
          <w:iCs w:val="0"/>
          <w:szCs w:val="24"/>
        </w:rPr>
        <w:pPrChange w:id="467" w:author="Giorgio Romeo" w:date="2020-12-23T09:17:00Z">
          <w:pPr>
            <w:pStyle w:val="Paragrafoelenco"/>
            <w:spacing w:line="240" w:lineRule="auto"/>
            <w:ind w:left="1505"/>
          </w:pPr>
        </w:pPrChange>
      </w:pPr>
    </w:p>
    <w:p w14:paraId="2658D7D1" w14:textId="717A4430" w:rsidR="00C26CA6" w:rsidRPr="003D153B" w:rsidRDefault="00107C29" w:rsidP="000A17F5">
      <w:pPr>
        <w:pStyle w:val="Paragrafoelenco"/>
        <w:numPr>
          <w:ilvl w:val="0"/>
          <w:numId w:val="43"/>
        </w:numPr>
        <w:spacing w:line="240" w:lineRule="auto"/>
        <w:jc w:val="both"/>
        <w:rPr>
          <w:ins w:id="468" w:author="Giorgio Romeo" w:date="2020-12-23T09:18:00Z"/>
          <w:rFonts w:eastAsia="Bell MT" w:cs="Bell MT"/>
          <w:sz w:val="28"/>
          <w:szCs w:val="28"/>
          <w:rPrChange w:id="469" w:author="Giorgio Romeo" w:date="2020-12-23T09:51:00Z">
            <w:rPr>
              <w:ins w:id="470" w:author="Giorgio Romeo" w:date="2020-12-23T09:18:00Z"/>
              <w:rFonts w:eastAsia="Bell MT" w:cs="Bell MT"/>
              <w:szCs w:val="24"/>
            </w:rPr>
          </w:rPrChange>
        </w:rPr>
      </w:pPr>
      <w:r w:rsidRPr="003D153B">
        <w:rPr>
          <w:rFonts w:eastAsia="Bell MT" w:cs="Bell MT"/>
          <w:sz w:val="28"/>
          <w:szCs w:val="28"/>
          <w:rPrChange w:id="471" w:author="Giorgio Romeo" w:date="2020-12-23T09:51:00Z">
            <w:rPr>
              <w:rFonts w:eastAsia="Bell MT" w:cs="Bell MT"/>
              <w:szCs w:val="24"/>
            </w:rPr>
          </w:rPrChange>
        </w:rPr>
        <w:t xml:space="preserve">Physical </w:t>
      </w:r>
      <w:r w:rsidR="002C7473" w:rsidRPr="003D153B">
        <w:rPr>
          <w:rFonts w:eastAsia="Bell MT" w:cs="Bell MT"/>
          <w:sz w:val="28"/>
          <w:szCs w:val="28"/>
          <w:rPrChange w:id="472"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473" w:author="Giorgio Romeo" w:date="2020-12-23T09:51:00Z">
            <w:rPr>
              <w:rFonts w:eastAsia="Bell MT" w:cs="Bell MT"/>
              <w:szCs w:val="24"/>
            </w:rPr>
          </w:rPrChange>
        </w:rPr>
        <w:t>acting as proxies for the system.</w:t>
      </w:r>
      <w:ins w:id="474" w:author="Giorgio Romeo" w:date="2020-12-23T09:18:00Z">
        <w:r w:rsidR="000A17F5" w:rsidRPr="003D153B">
          <w:rPr>
            <w:rFonts w:eastAsia="Bell MT" w:cs="Bell MT"/>
            <w:sz w:val="28"/>
            <w:szCs w:val="28"/>
            <w:rPrChange w:id="475" w:author="Giorgio Romeo" w:date="2020-12-23T09:51:00Z">
              <w:rPr>
                <w:rFonts w:eastAsia="Bell MT" w:cs="Bell MT"/>
                <w:szCs w:val="24"/>
              </w:rPr>
            </w:rPrChange>
          </w:rPr>
          <w:t xml:space="preserve"> Physical ticket dispensers will allow physical users to get a ticket for the shop to which the dispenser belongs to.</w:t>
        </w:r>
      </w:ins>
      <w:del w:id="476" w:author="Giorgio Romeo" w:date="2020-12-23T09:18:00Z">
        <w:r w:rsidR="00D63385" w:rsidRPr="003D153B" w:rsidDel="000A17F5">
          <w:rPr>
            <w:rFonts w:eastAsia="Bell MT" w:cs="Bell MT"/>
            <w:sz w:val="28"/>
            <w:szCs w:val="28"/>
            <w:rPrChange w:id="477" w:author="Giorgio Romeo" w:date="2020-12-23T09:51:00Z">
              <w:rPr>
                <w:rFonts w:eastAsia="Bell MT" w:cs="Bell MT"/>
                <w:szCs w:val="24"/>
              </w:rPr>
            </w:rPrChange>
          </w:rPr>
          <w:delText xml:space="preserve"> </w:delText>
        </w:r>
      </w:del>
      <w:del w:id="478" w:author="Giorgio Romeo" w:date="2020-12-23T09:17:00Z">
        <w:r w:rsidR="00D63385" w:rsidRPr="003D153B" w:rsidDel="000A17F5">
          <w:rPr>
            <w:rFonts w:eastAsia="Bell MT" w:cs="Bell MT"/>
            <w:sz w:val="28"/>
            <w:szCs w:val="28"/>
            <w:rPrChange w:id="479"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480"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481"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482"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483" w:author="Giorgio Romeo" w:date="2020-12-23T09:51:00Z">
              <w:rPr>
                <w:rFonts w:eastAsia="Bell MT" w:cs="Bell MT"/>
                <w:szCs w:val="24"/>
              </w:rPr>
            </w:rPrChange>
          </w:rPr>
          <w:delText>s</w:delText>
        </w:r>
        <w:r w:rsidR="001D5F33" w:rsidRPr="003D153B" w:rsidDel="000A17F5">
          <w:rPr>
            <w:rFonts w:eastAsia="Bell MT" w:cs="Bell MT"/>
            <w:sz w:val="28"/>
            <w:szCs w:val="28"/>
            <w:rPrChange w:id="484" w:author="Giorgio Romeo" w:date="2020-12-23T09:51:00Z">
              <w:rPr>
                <w:rFonts w:eastAsia="Bell MT" w:cs="Bell MT"/>
                <w:szCs w:val="24"/>
              </w:rPr>
            </w:rPrChange>
          </w:rPr>
          <w:delText xml:space="preserve"> </w:delText>
        </w:r>
        <w:commentRangeStart w:id="485"/>
        <w:r w:rsidR="001D5F33" w:rsidRPr="003D153B" w:rsidDel="000A17F5">
          <w:rPr>
            <w:rFonts w:eastAsia="Bell MT" w:cs="Bell MT"/>
            <w:sz w:val="28"/>
            <w:szCs w:val="28"/>
            <w:rPrChange w:id="486" w:author="Giorgio Romeo" w:date="2020-12-23T09:51:00Z">
              <w:rPr>
                <w:rFonts w:eastAsia="Bell MT" w:cs="Bell MT"/>
                <w:szCs w:val="24"/>
              </w:rPr>
            </w:rPrChange>
          </w:rPr>
          <w:delText>t</w:delText>
        </w:r>
        <w:r w:rsidR="00564211" w:rsidRPr="003D153B" w:rsidDel="000A17F5">
          <w:rPr>
            <w:rFonts w:eastAsia="Bell MT" w:cs="Bell MT"/>
            <w:sz w:val="28"/>
            <w:szCs w:val="28"/>
            <w:rPrChange w:id="487" w:author="Giorgio Romeo" w:date="2020-12-23T09:51:00Z">
              <w:rPr>
                <w:rFonts w:eastAsia="Bell MT" w:cs="Bell MT"/>
                <w:szCs w:val="24"/>
              </w:rPr>
            </w:rPrChange>
          </w:rPr>
          <w:delText>o</w:delText>
        </w:r>
        <w:commentRangeEnd w:id="485"/>
        <w:r w:rsidRPr="003D153B" w:rsidDel="000A17F5">
          <w:rPr>
            <w:sz w:val="28"/>
            <w:szCs w:val="28"/>
            <w:rPrChange w:id="488" w:author="Giorgio Romeo" w:date="2020-12-23T09:51:00Z">
              <w:rPr/>
            </w:rPrChange>
          </w:rPr>
          <w:commentReference w:id="485"/>
        </w:r>
        <w:r w:rsidR="00564211" w:rsidRPr="003D153B" w:rsidDel="000A17F5">
          <w:rPr>
            <w:rFonts w:eastAsia="Bell MT" w:cs="Bell MT"/>
            <w:sz w:val="28"/>
            <w:szCs w:val="28"/>
            <w:rPrChange w:id="489" w:author="Giorgio Romeo" w:date="2020-12-23T09:51:00Z">
              <w:rPr>
                <w:rFonts w:eastAsia="Bell MT" w:cs="Bell MT"/>
                <w:szCs w:val="24"/>
              </w:rPr>
            </w:rPrChange>
          </w:rPr>
          <w:delText>.</w:delText>
        </w:r>
      </w:del>
      <w:ins w:id="490" w:author="Cristian Sbrolli" w:date="2020-12-20T12:10:00Z">
        <w:del w:id="491" w:author="Giorgio Romeo" w:date="2020-12-23T09:18:00Z">
          <w:r w:rsidR="00B2690D" w:rsidRPr="003D153B" w:rsidDel="000A17F5">
            <w:rPr>
              <w:rFonts w:eastAsia="Bell MT" w:cs="Bell MT"/>
              <w:sz w:val="28"/>
              <w:szCs w:val="28"/>
              <w:rPrChange w:id="492" w:author="Giorgio Romeo" w:date="2020-12-23T09:51:00Z">
                <w:rPr>
                  <w:rFonts w:eastAsia="Bell MT" w:cs="Bell MT"/>
                  <w:szCs w:val="24"/>
                </w:rPr>
              </w:rPrChange>
            </w:rPr>
            <w:br/>
          </w:r>
        </w:del>
      </w:ins>
    </w:p>
    <w:p w14:paraId="2FA53F4D" w14:textId="77777777" w:rsidR="000A17F5" w:rsidRPr="00B920D4" w:rsidRDefault="000A17F5">
      <w:pPr>
        <w:pStyle w:val="Paragrafoelenco"/>
        <w:spacing w:line="240" w:lineRule="auto"/>
        <w:ind w:left="1505"/>
        <w:jc w:val="both"/>
        <w:rPr>
          <w:rFonts w:eastAsia="Bell MT" w:cs="Bell MT"/>
          <w:szCs w:val="24"/>
        </w:rPr>
        <w:pPrChange w:id="493" w:author="Giorgio Romeo" w:date="2020-12-23T09:18:00Z">
          <w:pPr>
            <w:pStyle w:val="Paragrafoelenco"/>
            <w:numPr>
              <w:numId w:val="43"/>
            </w:numPr>
            <w:spacing w:line="240" w:lineRule="auto"/>
            <w:ind w:left="1505" w:hanging="360"/>
          </w:pPr>
        </w:pPrChange>
      </w:pPr>
    </w:p>
    <w:p w14:paraId="080859F3" w14:textId="036B393F" w:rsidR="00DF3309" w:rsidRPr="00B920D4" w:rsidRDefault="00C26CA6">
      <w:pPr>
        <w:pStyle w:val="Paragrafoelenco"/>
        <w:numPr>
          <w:ilvl w:val="0"/>
          <w:numId w:val="43"/>
        </w:numPr>
        <w:spacing w:line="240" w:lineRule="auto"/>
        <w:jc w:val="both"/>
        <w:rPr>
          <w:rStyle w:val="Enfasidelicata"/>
          <w:rFonts w:eastAsia="Bell MT" w:cs="Bell MT"/>
          <w:i w:val="0"/>
          <w:iCs w:val="0"/>
          <w:szCs w:val="24"/>
        </w:rPr>
        <w:pPrChange w:id="494" w:author="Giorgio Romeo" w:date="2020-12-23T09:17:00Z">
          <w:pPr>
            <w:pStyle w:val="Paragrafoelenco"/>
            <w:numPr>
              <w:numId w:val="43"/>
            </w:numPr>
            <w:spacing w:line="240" w:lineRule="auto"/>
            <w:ind w:left="1505" w:hanging="360"/>
          </w:pPr>
        </w:pPrChange>
      </w:pPr>
      <w:r w:rsidRPr="003D153B">
        <w:rPr>
          <w:rFonts w:eastAsia="Bell MT" w:cs="Bell MT"/>
          <w:sz w:val="28"/>
          <w:szCs w:val="28"/>
          <w:rPrChange w:id="495"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496" w:author="Giorgio Romeo" w:date="2020-12-23T09:51:00Z">
            <w:rPr>
              <w:rFonts w:eastAsia="Bell MT" w:cs="Bell MT"/>
              <w:szCs w:val="24"/>
            </w:rPr>
          </w:rPrChange>
        </w:rPr>
        <w:t xml:space="preserve">a more </w:t>
      </w:r>
      <w:r w:rsidR="00E44E1C" w:rsidRPr="003D153B">
        <w:rPr>
          <w:rFonts w:eastAsia="Bell MT" w:cs="Bell MT"/>
          <w:sz w:val="28"/>
          <w:szCs w:val="28"/>
          <w:rPrChange w:id="497" w:author="Giorgio Romeo" w:date="2020-12-23T09:51:00Z">
            <w:rPr>
              <w:rFonts w:eastAsia="Bell MT" w:cs="Bell MT"/>
              <w:szCs w:val="24"/>
            </w:rPr>
          </w:rPrChange>
        </w:rPr>
        <w:t>statistics-oriented</w:t>
      </w:r>
      <w:r w:rsidR="002758CE" w:rsidRPr="003D153B">
        <w:rPr>
          <w:rFonts w:eastAsia="Bell MT" w:cs="Bell MT"/>
          <w:sz w:val="28"/>
          <w:szCs w:val="28"/>
          <w:rPrChange w:id="498" w:author="Giorgio Romeo" w:date="2020-12-23T09:51:00Z">
            <w:rPr>
              <w:rFonts w:eastAsia="Bell MT" w:cs="Bell MT"/>
              <w:szCs w:val="24"/>
            </w:rPr>
          </w:rPrChange>
        </w:rPr>
        <w:t xml:space="preserve"> </w:t>
      </w:r>
      <w:r w:rsidR="00E559C0" w:rsidRPr="003D153B">
        <w:rPr>
          <w:rFonts w:eastAsia="Bell MT" w:cs="Bell MT"/>
          <w:sz w:val="28"/>
          <w:szCs w:val="28"/>
          <w:rPrChange w:id="499" w:author="Giorgio Romeo" w:date="2020-12-23T09:51:00Z">
            <w:rPr>
              <w:rFonts w:eastAsia="Bell MT" w:cs="Bell MT"/>
              <w:szCs w:val="24"/>
            </w:rPr>
          </w:rPrChange>
        </w:rPr>
        <w:t>panel</w:t>
      </w:r>
      <w:r w:rsidR="00380D90" w:rsidRPr="003D153B">
        <w:rPr>
          <w:rFonts w:eastAsia="Bell MT" w:cs="Bell MT"/>
          <w:sz w:val="28"/>
          <w:szCs w:val="28"/>
          <w:rPrChange w:id="500"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501" w:author="Giorgio Romeo" w:date="2020-12-23T09:51:00Z">
            <w:rPr>
              <w:rFonts w:eastAsia="Bell MT" w:cs="Bell MT"/>
              <w:szCs w:val="24"/>
            </w:rPr>
          </w:rPrChange>
        </w:rPr>
        <w:t xml:space="preserve">, </w:t>
      </w:r>
      <w:del w:id="502" w:author="Giorgio Romeo" w:date="2020-12-23T09:16:00Z">
        <w:r w:rsidR="00E559C0" w:rsidRPr="003D153B" w:rsidDel="000A17F5">
          <w:rPr>
            <w:rFonts w:eastAsia="Bell MT" w:cs="Bell MT"/>
            <w:sz w:val="28"/>
            <w:szCs w:val="28"/>
            <w:rPrChange w:id="503" w:author="Giorgio Romeo" w:date="2020-12-23T09:51:00Z">
              <w:rPr>
                <w:rFonts w:eastAsia="Bell MT" w:cs="Bell MT"/>
                <w:szCs w:val="24"/>
              </w:rPr>
            </w:rPrChange>
          </w:rPr>
          <w:delText xml:space="preserve">that </w:delText>
        </w:r>
      </w:del>
      <w:ins w:id="504" w:author="Giorgio Romeo" w:date="2020-12-23T09:16:00Z">
        <w:r w:rsidR="000A17F5" w:rsidRPr="003D153B">
          <w:rPr>
            <w:rFonts w:eastAsia="Bell MT" w:cs="Bell MT"/>
            <w:sz w:val="28"/>
            <w:szCs w:val="28"/>
            <w:rPrChange w:id="505" w:author="Giorgio Romeo" w:date="2020-12-23T09:51:00Z">
              <w:rPr>
                <w:rFonts w:eastAsia="Bell MT" w:cs="Bell MT"/>
                <w:szCs w:val="24"/>
              </w:rPr>
            </w:rPrChange>
          </w:rPr>
          <w:t xml:space="preserve">and  </w:t>
        </w:r>
      </w:ins>
      <w:r w:rsidR="00E559C0" w:rsidRPr="003D153B">
        <w:rPr>
          <w:rFonts w:eastAsia="Bell MT" w:cs="Bell MT"/>
          <w:sz w:val="28"/>
          <w:szCs w:val="28"/>
          <w:rPrChange w:id="506"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3D153B" w:rsidRDefault="0000765C">
      <w:pPr>
        <w:pStyle w:val="Paragrafoelenco"/>
        <w:numPr>
          <w:ilvl w:val="0"/>
          <w:numId w:val="44"/>
        </w:numPr>
        <w:spacing w:line="240" w:lineRule="auto"/>
        <w:jc w:val="both"/>
        <w:rPr>
          <w:rStyle w:val="Enfasidelicata"/>
          <w:i w:val="0"/>
          <w:iCs w:val="0"/>
          <w:sz w:val="36"/>
          <w:szCs w:val="36"/>
          <w:rPrChange w:id="507" w:author="Giorgio Romeo" w:date="2020-12-23T09:51:00Z">
            <w:rPr>
              <w:rStyle w:val="Enfasidelicata"/>
              <w:i w:val="0"/>
              <w:iCs w:val="0"/>
              <w:sz w:val="32"/>
              <w:szCs w:val="32"/>
            </w:rPr>
          </w:rPrChange>
        </w:rPr>
        <w:pPrChange w:id="508"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09" w:author="Giorgio Romeo" w:date="2020-12-23T09:51:00Z">
            <w:rPr>
              <w:rStyle w:val="Enfasidelicata"/>
              <w:i w:val="0"/>
              <w:iCs w:val="0"/>
              <w:szCs w:val="24"/>
            </w:rPr>
          </w:rPrChange>
        </w:rPr>
        <w:t xml:space="preserve">Virtual Users must have a device that </w:t>
      </w:r>
      <w:r w:rsidR="00992B7C" w:rsidRPr="003D153B">
        <w:rPr>
          <w:rStyle w:val="Enfasidelicata"/>
          <w:i w:val="0"/>
          <w:iCs w:val="0"/>
          <w:sz w:val="28"/>
          <w:szCs w:val="28"/>
          <w:rPrChange w:id="510" w:author="Giorgio Romeo" w:date="2020-12-23T09:51:00Z">
            <w:rPr>
              <w:rStyle w:val="Enfasidelicata"/>
              <w:i w:val="0"/>
              <w:iCs w:val="0"/>
              <w:szCs w:val="24"/>
            </w:rPr>
          </w:rPrChange>
        </w:rPr>
        <w:t>can download and run the app</w:t>
      </w:r>
      <w:r w:rsidR="008E2DC4" w:rsidRPr="003D153B">
        <w:rPr>
          <w:rStyle w:val="Enfasidelicata"/>
          <w:i w:val="0"/>
          <w:iCs w:val="0"/>
          <w:sz w:val="28"/>
          <w:szCs w:val="28"/>
          <w:rPrChange w:id="511" w:author="Giorgio Romeo" w:date="2020-12-23T09:51:00Z">
            <w:rPr>
              <w:rStyle w:val="Enfasidelicata"/>
              <w:i w:val="0"/>
              <w:iCs w:val="0"/>
              <w:szCs w:val="24"/>
            </w:rPr>
          </w:rPrChange>
        </w:rPr>
        <w:t xml:space="preserve">. </w:t>
      </w:r>
      <w:r w:rsidR="00C93545" w:rsidRPr="003D153B">
        <w:rPr>
          <w:rStyle w:val="Enfasidelicata"/>
          <w:i w:val="0"/>
          <w:iCs w:val="0"/>
          <w:sz w:val="28"/>
          <w:szCs w:val="28"/>
          <w:rPrChange w:id="512" w:author="Giorgio Romeo" w:date="2020-12-23T09:51:00Z">
            <w:rPr>
              <w:rStyle w:val="Enfasidelicata"/>
              <w:i w:val="0"/>
              <w:iCs w:val="0"/>
              <w:szCs w:val="24"/>
            </w:rPr>
          </w:rPrChange>
        </w:rPr>
        <w:t>To</w:t>
      </w:r>
      <w:r w:rsidR="008E2DC4" w:rsidRPr="003D153B">
        <w:rPr>
          <w:rStyle w:val="Enfasidelicata"/>
          <w:i w:val="0"/>
          <w:iCs w:val="0"/>
          <w:sz w:val="28"/>
          <w:szCs w:val="28"/>
          <w:rPrChange w:id="513" w:author="Giorgio Romeo" w:date="2020-12-23T09:51:00Z">
            <w:rPr>
              <w:rStyle w:val="Enfasidelicata"/>
              <w:i w:val="0"/>
              <w:iCs w:val="0"/>
              <w:szCs w:val="24"/>
            </w:rPr>
          </w:rPrChange>
        </w:rPr>
        <w:t xml:space="preserve"> use </w:t>
      </w:r>
      <w:r w:rsidR="008D5406" w:rsidRPr="003D153B">
        <w:rPr>
          <w:rStyle w:val="Enfasidelicata"/>
          <w:i w:val="0"/>
          <w:iCs w:val="0"/>
          <w:sz w:val="28"/>
          <w:szCs w:val="28"/>
          <w:rPrChange w:id="514" w:author="Giorgio Romeo" w:date="2020-12-23T09:51:00Z">
            <w:rPr>
              <w:rStyle w:val="Enfasidelicata"/>
              <w:i w:val="0"/>
              <w:iCs w:val="0"/>
              <w:szCs w:val="24"/>
            </w:rPr>
          </w:rPrChange>
        </w:rPr>
        <w:t>all</w:t>
      </w:r>
      <w:r w:rsidR="008E2DC4" w:rsidRPr="003D153B">
        <w:rPr>
          <w:rStyle w:val="Enfasidelicata"/>
          <w:i w:val="0"/>
          <w:iCs w:val="0"/>
          <w:sz w:val="28"/>
          <w:szCs w:val="28"/>
          <w:rPrChange w:id="515" w:author="Giorgio Romeo" w:date="2020-12-23T09:51:00Z">
            <w:rPr>
              <w:rStyle w:val="Enfasidelicata"/>
              <w:i w:val="0"/>
              <w:iCs w:val="0"/>
              <w:szCs w:val="24"/>
            </w:rPr>
          </w:rPrChange>
        </w:rPr>
        <w:t xml:space="preserve"> the functionalities, as the notifications </w:t>
      </w:r>
      <w:r w:rsidR="00E23EC8" w:rsidRPr="003D153B">
        <w:rPr>
          <w:rStyle w:val="Enfasidelicata"/>
          <w:i w:val="0"/>
          <w:iCs w:val="0"/>
          <w:sz w:val="28"/>
          <w:szCs w:val="28"/>
          <w:rPrChange w:id="516" w:author="Giorgio Romeo" w:date="2020-12-23T09:51:00Z">
            <w:rPr>
              <w:rStyle w:val="Enfasidelicata"/>
              <w:i w:val="0"/>
              <w:iCs w:val="0"/>
              <w:szCs w:val="24"/>
            </w:rPr>
          </w:rPrChange>
        </w:rPr>
        <w:t xml:space="preserve">about the traveling time to a shop when the time is close to user’s turn, the </w:t>
      </w:r>
      <w:r w:rsidR="00C53971" w:rsidRPr="003D153B">
        <w:rPr>
          <w:rStyle w:val="Enfasidelicata"/>
          <w:i w:val="0"/>
          <w:iCs w:val="0"/>
          <w:sz w:val="28"/>
          <w:szCs w:val="28"/>
          <w:rPrChange w:id="517" w:author="Giorgio Romeo" w:date="2020-12-23T09:51:00Z">
            <w:rPr>
              <w:rStyle w:val="Enfasidelicata"/>
              <w:i w:val="0"/>
              <w:iCs w:val="0"/>
              <w:szCs w:val="24"/>
            </w:rPr>
          </w:rPrChange>
        </w:rPr>
        <w:t>device must have GPS</w:t>
      </w:r>
      <w:r w:rsidR="00060634" w:rsidRPr="003D153B">
        <w:rPr>
          <w:rStyle w:val="Enfasidelicata"/>
          <w:i w:val="0"/>
          <w:iCs w:val="0"/>
          <w:sz w:val="28"/>
          <w:szCs w:val="28"/>
          <w:rPrChange w:id="518" w:author="Giorgio Romeo" w:date="2020-12-23T09:51:00Z">
            <w:rPr>
              <w:rStyle w:val="Enfasidelicata"/>
              <w:i w:val="0"/>
              <w:iCs w:val="0"/>
              <w:szCs w:val="24"/>
            </w:rPr>
          </w:rPrChange>
        </w:rPr>
        <w:t xml:space="preserve"> turned on.</w:t>
      </w:r>
    </w:p>
    <w:p w14:paraId="4C760542" w14:textId="3B1D3312" w:rsidR="008D5406" w:rsidRPr="00650F3E" w:rsidRDefault="00FB16C1">
      <w:pPr>
        <w:pStyle w:val="Paragrafoelenco"/>
        <w:numPr>
          <w:ilvl w:val="0"/>
          <w:numId w:val="44"/>
        </w:numPr>
        <w:spacing w:line="240" w:lineRule="auto"/>
        <w:jc w:val="both"/>
        <w:rPr>
          <w:ins w:id="519" w:author="Cristian Sbrolli" w:date="2020-12-23T11:34:00Z"/>
          <w:rStyle w:val="Enfasidelicata"/>
          <w:sz w:val="36"/>
          <w:szCs w:val="36"/>
          <w:rPrChange w:id="520" w:author="Cristian Sbrolli" w:date="2020-12-23T11:34:00Z">
            <w:rPr>
              <w:ins w:id="521" w:author="Cristian Sbrolli" w:date="2020-12-23T11:34:00Z"/>
              <w:rStyle w:val="Enfasidelicata"/>
              <w:sz w:val="28"/>
              <w:szCs w:val="28"/>
            </w:rPr>
          </w:rPrChange>
        </w:rPr>
      </w:pPr>
      <w:r w:rsidRPr="003D153B">
        <w:rPr>
          <w:rStyle w:val="Enfasidelicata"/>
          <w:i w:val="0"/>
          <w:iCs w:val="0"/>
          <w:sz w:val="28"/>
          <w:szCs w:val="28"/>
          <w:rPrChange w:id="522" w:author="Giorgio Romeo" w:date="2020-12-23T09:51:00Z">
            <w:rPr>
              <w:rStyle w:val="Enfasidelicata"/>
              <w:i w:val="0"/>
              <w:iCs w:val="0"/>
              <w:szCs w:val="24"/>
            </w:rPr>
          </w:rPrChange>
        </w:rPr>
        <w:t>Dispens</w:t>
      </w:r>
      <w:r w:rsidR="00B36225" w:rsidRPr="003D153B">
        <w:rPr>
          <w:rStyle w:val="Enfasidelicata"/>
          <w:i w:val="0"/>
          <w:iCs w:val="0"/>
          <w:sz w:val="28"/>
          <w:szCs w:val="28"/>
          <w:rPrChange w:id="523" w:author="Giorgio Romeo" w:date="2020-12-23T09:51:00Z">
            <w:rPr>
              <w:rStyle w:val="Enfasidelicata"/>
              <w:i w:val="0"/>
              <w:iCs w:val="0"/>
              <w:szCs w:val="24"/>
            </w:rPr>
          </w:rPrChange>
        </w:rPr>
        <w:t>ers must have a</w:t>
      </w:r>
      <w:r w:rsidR="001E571D" w:rsidRPr="003D153B">
        <w:rPr>
          <w:rStyle w:val="Enfasidelicata"/>
          <w:i w:val="0"/>
          <w:iCs w:val="0"/>
          <w:sz w:val="28"/>
          <w:szCs w:val="28"/>
          <w:rPrChange w:id="524" w:author="Giorgio Romeo" w:date="2020-12-23T09:51:00Z">
            <w:rPr>
              <w:rStyle w:val="Enfasidelicata"/>
              <w:i w:val="0"/>
              <w:iCs w:val="0"/>
              <w:szCs w:val="24"/>
            </w:rPr>
          </w:rPrChange>
        </w:rPr>
        <w:t>t least a</w:t>
      </w:r>
      <w:r w:rsidR="00B36225" w:rsidRPr="003D153B">
        <w:rPr>
          <w:rStyle w:val="Enfasidelicata"/>
          <w:i w:val="0"/>
          <w:iCs w:val="0"/>
          <w:sz w:val="28"/>
          <w:szCs w:val="28"/>
          <w:rPrChange w:id="525" w:author="Giorgio Romeo" w:date="2020-12-23T09:51:00Z">
            <w:rPr>
              <w:rStyle w:val="Enfasidelicata"/>
              <w:i w:val="0"/>
              <w:iCs w:val="0"/>
              <w:szCs w:val="24"/>
            </w:rPr>
          </w:rPrChange>
        </w:rPr>
        <w:t xml:space="preserve"> screen to display the first available time slot for a ticket and to ask for confirmation. There must also be two clearly distinguishable buttons for accepting or declining tickets, as to allow for an </w:t>
      </w:r>
      <w:r w:rsidR="00B36225" w:rsidRPr="003D153B">
        <w:rPr>
          <w:rStyle w:val="Enfasidelicata"/>
          <w:i w:val="0"/>
          <w:iCs w:val="0"/>
          <w:sz w:val="28"/>
          <w:szCs w:val="28"/>
          <w:rPrChange w:id="526" w:author="Giorgio Romeo" w:date="2020-12-23T09:51:00Z">
            <w:rPr>
              <w:rStyle w:val="Enfasidelicata"/>
              <w:i w:val="0"/>
              <w:iCs w:val="0"/>
              <w:szCs w:val="24"/>
            </w:rPr>
          </w:rPrChange>
        </w:rPr>
        <w:lastRenderedPageBreak/>
        <w:t>easy interaction with the customers</w:t>
      </w:r>
      <w:r w:rsidR="001E571D" w:rsidRPr="003D153B">
        <w:rPr>
          <w:rStyle w:val="Enfasidelicata"/>
          <w:i w:val="0"/>
          <w:iCs w:val="0"/>
          <w:sz w:val="28"/>
          <w:szCs w:val="28"/>
          <w:rPrChange w:id="527" w:author="Giorgio Romeo" w:date="2020-12-23T09:51:00Z">
            <w:rPr>
              <w:rStyle w:val="Enfasidelicata"/>
              <w:i w:val="0"/>
              <w:iCs w:val="0"/>
              <w:szCs w:val="24"/>
            </w:rPr>
          </w:rPrChange>
        </w:rPr>
        <w:t xml:space="preserve">, there could be then other types of interface </w:t>
      </w:r>
      <w:r w:rsidR="00782C65" w:rsidRPr="003D153B">
        <w:rPr>
          <w:rStyle w:val="Enfasidelicata"/>
          <w:i w:val="0"/>
          <w:iCs w:val="0"/>
          <w:sz w:val="28"/>
          <w:szCs w:val="28"/>
          <w:rPrChange w:id="528" w:author="Giorgio Romeo" w:date="2020-12-23T09:51:00Z">
            <w:rPr>
              <w:rStyle w:val="Enfasidelicata"/>
              <w:i w:val="0"/>
              <w:iCs w:val="0"/>
              <w:szCs w:val="24"/>
            </w:rPr>
          </w:rPrChange>
        </w:rPr>
        <w:t>to</w:t>
      </w:r>
      <w:r w:rsidR="001E571D" w:rsidRPr="003D153B">
        <w:rPr>
          <w:rStyle w:val="Enfasidelicata"/>
          <w:i w:val="0"/>
          <w:iCs w:val="0"/>
          <w:sz w:val="28"/>
          <w:szCs w:val="28"/>
          <w:rPrChange w:id="529" w:author="Giorgio Romeo" w:date="2020-12-23T09:51:00Z">
            <w:rPr>
              <w:rStyle w:val="Enfasidelicata"/>
              <w:i w:val="0"/>
              <w:iCs w:val="0"/>
              <w:szCs w:val="24"/>
            </w:rPr>
          </w:rPrChange>
        </w:rPr>
        <w:t xml:space="preserve"> </w:t>
      </w:r>
      <w:r w:rsidR="00782C65" w:rsidRPr="003D153B">
        <w:rPr>
          <w:rStyle w:val="Enfasidelicata"/>
          <w:i w:val="0"/>
          <w:iCs w:val="0"/>
          <w:sz w:val="28"/>
          <w:szCs w:val="28"/>
          <w:rPrChange w:id="530" w:author="Giorgio Romeo" w:date="2020-12-23T09:51:00Z">
            <w:rPr>
              <w:rStyle w:val="Enfasidelicata"/>
              <w:i w:val="0"/>
              <w:iCs w:val="0"/>
              <w:szCs w:val="24"/>
            </w:rPr>
          </w:rPrChange>
        </w:rPr>
        <w:t>provide</w:t>
      </w:r>
      <w:r w:rsidR="001E571D" w:rsidRPr="003D153B">
        <w:rPr>
          <w:rStyle w:val="Enfasidelicata"/>
          <w:i w:val="0"/>
          <w:iCs w:val="0"/>
          <w:sz w:val="28"/>
          <w:szCs w:val="28"/>
          <w:rPrChange w:id="531" w:author="Giorgio Romeo" w:date="2020-12-23T09:51:00Z">
            <w:rPr>
              <w:rStyle w:val="Enfasidelicata"/>
              <w:i w:val="0"/>
              <w:iCs w:val="0"/>
              <w:szCs w:val="24"/>
            </w:rPr>
          </w:rPrChange>
        </w:rPr>
        <w:t xml:space="preserve"> more accessibility</w:t>
      </w:r>
      <w:r w:rsidR="00B36225" w:rsidRPr="003D153B">
        <w:rPr>
          <w:rStyle w:val="Enfasidelicata"/>
          <w:sz w:val="28"/>
          <w:szCs w:val="28"/>
          <w:rPrChange w:id="532" w:author="Giorgio Romeo" w:date="2020-12-23T09:51:00Z">
            <w:rPr>
              <w:rStyle w:val="Enfasidelicata"/>
              <w:szCs w:val="24"/>
            </w:rPr>
          </w:rPrChange>
        </w:rPr>
        <w:t>.</w:t>
      </w:r>
    </w:p>
    <w:p w14:paraId="6A3D1ADE" w14:textId="11DB9C80" w:rsidR="00650F3E" w:rsidRPr="00650F3E" w:rsidRDefault="00650F3E">
      <w:pPr>
        <w:pStyle w:val="Paragrafoelenco"/>
        <w:numPr>
          <w:ilvl w:val="0"/>
          <w:numId w:val="44"/>
        </w:numPr>
        <w:spacing w:line="240" w:lineRule="auto"/>
        <w:jc w:val="both"/>
        <w:rPr>
          <w:rStyle w:val="Enfasidelicata"/>
          <w:i w:val="0"/>
          <w:iCs w:val="0"/>
          <w:sz w:val="36"/>
          <w:szCs w:val="36"/>
          <w:rPrChange w:id="533" w:author="Cristian Sbrolli" w:date="2020-12-23T11:34:00Z">
            <w:rPr>
              <w:rStyle w:val="Enfasidelicata"/>
              <w:sz w:val="32"/>
              <w:szCs w:val="32"/>
            </w:rPr>
          </w:rPrChange>
        </w:rPr>
        <w:pPrChange w:id="534" w:author="Cristian Sbrolli" w:date="2020-12-23T11:34:00Z">
          <w:pPr>
            <w:pStyle w:val="Paragrafoelenco"/>
            <w:numPr>
              <w:numId w:val="44"/>
            </w:numPr>
            <w:spacing w:line="240" w:lineRule="auto"/>
            <w:ind w:left="1440" w:hanging="360"/>
          </w:pPr>
        </w:pPrChange>
      </w:pPr>
      <w:ins w:id="535" w:author="Cristian Sbrolli" w:date="2020-12-23T11:34:00Z">
        <w:r w:rsidRPr="00650F3E">
          <w:rPr>
            <w:rStyle w:val="Enfasidelicata"/>
            <w:i w:val="0"/>
            <w:iCs w:val="0"/>
            <w:sz w:val="28"/>
            <w:szCs w:val="28"/>
          </w:rPr>
          <w:t>Shop entrances must have devices to communicate users which are the tickets allowed to enter in that moment.</w:t>
        </w:r>
      </w:ins>
    </w:p>
    <w:p w14:paraId="05179F1F" w14:textId="6722BE33" w:rsidR="00AE1191" w:rsidRPr="003D153B" w:rsidRDefault="008D5406">
      <w:pPr>
        <w:pStyle w:val="Paragrafoelenco"/>
        <w:numPr>
          <w:ilvl w:val="0"/>
          <w:numId w:val="44"/>
        </w:numPr>
        <w:spacing w:line="240" w:lineRule="auto"/>
        <w:jc w:val="both"/>
        <w:rPr>
          <w:rStyle w:val="Enfasidelicata"/>
          <w:i w:val="0"/>
          <w:iCs w:val="0"/>
          <w:sz w:val="36"/>
          <w:szCs w:val="36"/>
          <w:rPrChange w:id="536" w:author="Giorgio Romeo" w:date="2020-12-23T09:51:00Z">
            <w:rPr>
              <w:rStyle w:val="Enfasidelicata"/>
              <w:i w:val="0"/>
              <w:iCs w:val="0"/>
              <w:sz w:val="32"/>
              <w:szCs w:val="32"/>
            </w:rPr>
          </w:rPrChange>
        </w:rPr>
        <w:pPrChange w:id="537"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38" w:author="Giorgio Romeo" w:date="2020-12-23T09:51:00Z">
            <w:rPr>
              <w:rStyle w:val="Enfasidelicata"/>
              <w:i w:val="0"/>
              <w:iCs w:val="0"/>
              <w:szCs w:val="24"/>
            </w:rPr>
          </w:rPrChange>
        </w:rPr>
        <w:t xml:space="preserve">The users of the system-to-be </w:t>
      </w:r>
      <w:r w:rsidR="00AE1191" w:rsidRPr="003D153B">
        <w:rPr>
          <w:rStyle w:val="Enfasidelicata"/>
          <w:i w:val="0"/>
          <w:iCs w:val="0"/>
          <w:sz w:val="28"/>
          <w:szCs w:val="28"/>
          <w:rPrChange w:id="539" w:author="Giorgio Romeo" w:date="2020-12-23T09:51:00Z">
            <w:rPr>
              <w:rStyle w:val="Enfasidelicata"/>
              <w:i w:val="0"/>
              <w:iCs w:val="0"/>
              <w:szCs w:val="24"/>
            </w:rPr>
          </w:rPrChange>
        </w:rPr>
        <w:t>will have to interact with t</w:t>
      </w:r>
      <w:r w:rsidRPr="003D153B">
        <w:rPr>
          <w:rStyle w:val="Enfasidelicata"/>
          <w:i w:val="0"/>
          <w:iCs w:val="0"/>
          <w:sz w:val="28"/>
          <w:szCs w:val="28"/>
          <w:rPrChange w:id="540" w:author="Giorgio Romeo" w:date="2020-12-23T09:51:00Z">
            <w:rPr>
              <w:rStyle w:val="Enfasidelicata"/>
              <w:i w:val="0"/>
              <w:iCs w:val="0"/>
              <w:szCs w:val="24"/>
            </w:rPr>
          </w:rPrChange>
        </w:rPr>
        <w:t>urnstiles</w:t>
      </w:r>
      <w:r w:rsidR="00A004DA" w:rsidRPr="003D153B">
        <w:rPr>
          <w:rStyle w:val="Enfasidelicata"/>
          <w:i w:val="0"/>
          <w:iCs w:val="0"/>
          <w:sz w:val="28"/>
          <w:szCs w:val="28"/>
          <w:rPrChange w:id="541"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542" w:author="Giorgio Romeo" w:date="2020-12-23T09:51:00Z">
            <w:rPr>
              <w:rStyle w:val="Enfasidelicata"/>
              <w:i w:val="0"/>
              <w:iCs w:val="0"/>
              <w:szCs w:val="24"/>
            </w:rPr>
          </w:rPrChange>
        </w:rPr>
        <w:t xml:space="preserve"> in entrance and possibly in exit, in special cases documented above. In addition, the turnstiles</w:t>
      </w:r>
      <w:r w:rsidR="00F17D24" w:rsidRPr="003D153B">
        <w:rPr>
          <w:rStyle w:val="Enfasidelicata"/>
          <w:i w:val="0"/>
          <w:iCs w:val="0"/>
          <w:sz w:val="28"/>
          <w:szCs w:val="28"/>
          <w:rPrChange w:id="543"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544" w:author="Giorgio Romeo" w:date="2020-12-23T09:51:00Z">
            <w:rPr>
              <w:rStyle w:val="Enfasidelicata"/>
              <w:i w:val="0"/>
              <w:iCs w:val="0"/>
              <w:szCs w:val="24"/>
            </w:rPr>
          </w:rPrChange>
        </w:rPr>
        <w:t xml:space="preserve"> will have a QR code scanner.</w:t>
      </w:r>
    </w:p>
    <w:p w14:paraId="76FC40BD" w14:textId="3A08A959" w:rsidR="00DF3309" w:rsidRPr="003D153B" w:rsidRDefault="00AE1191">
      <w:pPr>
        <w:pStyle w:val="Paragrafoelenco"/>
        <w:numPr>
          <w:ilvl w:val="0"/>
          <w:numId w:val="44"/>
        </w:numPr>
        <w:spacing w:line="240" w:lineRule="auto"/>
        <w:jc w:val="both"/>
        <w:rPr>
          <w:rStyle w:val="Enfasidelicata"/>
          <w:i w:val="0"/>
          <w:iCs w:val="0"/>
          <w:sz w:val="36"/>
          <w:szCs w:val="36"/>
          <w:rPrChange w:id="545" w:author="Giorgio Romeo" w:date="2020-12-23T09:51:00Z">
            <w:rPr>
              <w:rStyle w:val="Enfasidelicata"/>
              <w:i w:val="0"/>
              <w:iCs w:val="0"/>
              <w:sz w:val="32"/>
              <w:szCs w:val="32"/>
            </w:rPr>
          </w:rPrChange>
        </w:rPr>
        <w:pPrChange w:id="546"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47" w:author="Giorgio Romeo" w:date="2020-12-23T09:51:00Z">
            <w:rPr>
              <w:rStyle w:val="Enfasidelicata"/>
              <w:i w:val="0"/>
              <w:iCs w:val="0"/>
              <w:szCs w:val="24"/>
            </w:rPr>
          </w:rPrChange>
        </w:rPr>
        <w:t>The cash register will have a QR code scanner for all the users who are about to exit from the store.</w:t>
      </w:r>
      <w:r w:rsidRPr="003D153B" w:rsidDel="008D5406">
        <w:rPr>
          <w:i/>
          <w:sz w:val="28"/>
          <w:szCs w:val="28"/>
          <w:rPrChange w:id="548" w:author="Giorgio Romeo" w:date="2020-12-23T09:51:00Z">
            <w:rPr>
              <w:i/>
            </w:rPr>
          </w:rPrChange>
        </w:rPr>
        <w:t xml:space="preserve"> </w:t>
      </w:r>
    </w:p>
    <w:p w14:paraId="06171E08" w14:textId="6B6FC8E8" w:rsidR="008D5406" w:rsidRDefault="008D5406" w:rsidP="00D01022">
      <w:pPr>
        <w:pStyle w:val="Paragrafoelenco"/>
        <w:spacing w:line="240" w:lineRule="auto"/>
        <w:ind w:left="1440"/>
        <w:rPr>
          <w:ins w:id="549" w:author="Giorgio Romeo" w:date="2020-12-23T09:34:00Z"/>
          <w:rStyle w:val="Enfasidelicata"/>
          <w:i w:val="0"/>
          <w:iCs w:val="0"/>
          <w:sz w:val="32"/>
          <w:szCs w:val="32"/>
        </w:rPr>
      </w:pPr>
    </w:p>
    <w:p w14:paraId="3A7B624B" w14:textId="2A76B462" w:rsidR="00EF33EC" w:rsidRDefault="00EF33EC" w:rsidP="00D01022">
      <w:pPr>
        <w:pStyle w:val="Paragrafoelenco"/>
        <w:spacing w:line="240" w:lineRule="auto"/>
        <w:ind w:left="1440"/>
        <w:rPr>
          <w:ins w:id="550" w:author="Giorgio Romeo" w:date="2020-12-23T09:34:00Z"/>
          <w:rStyle w:val="Enfasidelicata"/>
          <w:i w:val="0"/>
          <w:iCs w:val="0"/>
          <w:sz w:val="32"/>
          <w:szCs w:val="32"/>
        </w:rPr>
      </w:pPr>
    </w:p>
    <w:p w14:paraId="26F2E4FA" w14:textId="77777777" w:rsidR="00EF33EC" w:rsidRPr="00D01022" w:rsidRDefault="00EF33EC"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3D153B" w:rsidRDefault="00E75F51">
      <w:pPr>
        <w:pStyle w:val="Paragrafoelenco"/>
        <w:numPr>
          <w:ilvl w:val="0"/>
          <w:numId w:val="45"/>
        </w:numPr>
        <w:spacing w:line="240" w:lineRule="auto"/>
        <w:jc w:val="both"/>
        <w:rPr>
          <w:rStyle w:val="Enfasidelicata"/>
          <w:i w:val="0"/>
          <w:iCs w:val="0"/>
          <w:sz w:val="28"/>
          <w:szCs w:val="28"/>
          <w:rPrChange w:id="551" w:author="Giorgio Romeo" w:date="2020-12-23T09:52:00Z">
            <w:rPr>
              <w:rStyle w:val="Enfasidelicata"/>
              <w:i w:val="0"/>
              <w:iCs w:val="0"/>
              <w:szCs w:val="24"/>
            </w:rPr>
          </w:rPrChange>
        </w:rPr>
        <w:pPrChange w:id="552" w:author="Giorgio Romeo" w:date="2020-12-23T09:18:00Z">
          <w:pPr>
            <w:pStyle w:val="Paragrafoelenco"/>
            <w:numPr>
              <w:numId w:val="45"/>
            </w:numPr>
            <w:spacing w:line="240" w:lineRule="auto"/>
            <w:ind w:left="1440" w:hanging="360"/>
          </w:pPr>
        </w:pPrChange>
      </w:pPr>
      <w:r w:rsidRPr="003D153B">
        <w:rPr>
          <w:rStyle w:val="Enfasidelicata"/>
          <w:i w:val="0"/>
          <w:iCs w:val="0"/>
          <w:sz w:val="28"/>
          <w:szCs w:val="28"/>
          <w:rPrChange w:id="553" w:author="Giorgio Romeo" w:date="2020-12-23T09:52:00Z">
            <w:rPr>
              <w:rStyle w:val="Enfasidelicata"/>
              <w:i w:val="0"/>
              <w:iCs w:val="0"/>
              <w:szCs w:val="24"/>
            </w:rPr>
          </w:rPrChange>
        </w:rPr>
        <w:t>The s</w:t>
      </w:r>
      <w:r w:rsidR="00101732" w:rsidRPr="003D153B">
        <w:rPr>
          <w:rStyle w:val="Enfasidelicata"/>
          <w:i w:val="0"/>
          <w:iCs w:val="0"/>
          <w:sz w:val="28"/>
          <w:szCs w:val="28"/>
          <w:rPrChange w:id="554" w:author="Giorgio Romeo" w:date="2020-12-23T09:52:00Z">
            <w:rPr>
              <w:rStyle w:val="Enfasidelicata"/>
              <w:i w:val="0"/>
              <w:iCs w:val="0"/>
              <w:szCs w:val="24"/>
            </w:rPr>
          </w:rPrChange>
        </w:rPr>
        <w:t xml:space="preserve">ystem will need to </w:t>
      </w:r>
      <w:r w:rsidRPr="003D153B">
        <w:rPr>
          <w:rStyle w:val="Enfasidelicata"/>
          <w:i w:val="0"/>
          <w:iCs w:val="0"/>
          <w:sz w:val="28"/>
          <w:szCs w:val="28"/>
          <w:rPrChange w:id="555" w:author="Giorgio Romeo" w:date="2020-12-23T09:52:00Z">
            <w:rPr>
              <w:rStyle w:val="Enfasidelicata"/>
              <w:i w:val="0"/>
              <w:iCs w:val="0"/>
              <w:szCs w:val="24"/>
            </w:rPr>
          </w:rPrChange>
        </w:rPr>
        <w:t xml:space="preserve">access to </w:t>
      </w:r>
      <w:r w:rsidR="00C028CD" w:rsidRPr="003D153B">
        <w:rPr>
          <w:rStyle w:val="Enfasidelicata"/>
          <w:i w:val="0"/>
          <w:iCs w:val="0"/>
          <w:sz w:val="28"/>
          <w:szCs w:val="28"/>
          <w:rPrChange w:id="556" w:author="Giorgio Romeo" w:date="2020-12-23T09:52:00Z">
            <w:rPr>
              <w:rStyle w:val="Enfasidelicata"/>
              <w:i w:val="0"/>
              <w:iCs w:val="0"/>
              <w:szCs w:val="24"/>
            </w:rPr>
          </w:rPrChange>
        </w:rPr>
        <w:t xml:space="preserve">some external </w:t>
      </w:r>
      <w:r w:rsidR="000445A6" w:rsidRPr="003D153B">
        <w:rPr>
          <w:rStyle w:val="Enfasidelicata"/>
          <w:i w:val="0"/>
          <w:iCs w:val="0"/>
          <w:sz w:val="28"/>
          <w:szCs w:val="28"/>
          <w:rPrChange w:id="557" w:author="Giorgio Romeo" w:date="2020-12-23T09:52:00Z">
            <w:rPr>
              <w:rStyle w:val="Enfasidelicata"/>
              <w:i w:val="0"/>
              <w:iCs w:val="0"/>
              <w:szCs w:val="24"/>
            </w:rPr>
          </w:rPrChange>
        </w:rPr>
        <w:t xml:space="preserve">APIs </w:t>
      </w:r>
      <w:r w:rsidR="00C93545" w:rsidRPr="003D153B">
        <w:rPr>
          <w:rStyle w:val="Enfasidelicata"/>
          <w:i w:val="0"/>
          <w:iCs w:val="0"/>
          <w:sz w:val="28"/>
          <w:szCs w:val="28"/>
          <w:rPrChange w:id="558" w:author="Giorgio Romeo" w:date="2020-12-23T09:52:00Z">
            <w:rPr>
              <w:rStyle w:val="Enfasidelicata"/>
              <w:i w:val="0"/>
              <w:iCs w:val="0"/>
              <w:szCs w:val="24"/>
            </w:rPr>
          </w:rPrChange>
        </w:rPr>
        <w:t>to</w:t>
      </w:r>
      <w:r w:rsidR="000445A6" w:rsidRPr="003D153B">
        <w:rPr>
          <w:rStyle w:val="Enfasidelicata"/>
          <w:i w:val="0"/>
          <w:iCs w:val="0"/>
          <w:sz w:val="28"/>
          <w:szCs w:val="28"/>
          <w:rPrChange w:id="559" w:author="Giorgio Romeo" w:date="2020-12-23T09:52:00Z">
            <w:rPr>
              <w:rStyle w:val="Enfasidelicata"/>
              <w:i w:val="0"/>
              <w:iCs w:val="0"/>
              <w:szCs w:val="24"/>
            </w:rPr>
          </w:rPrChange>
        </w:rPr>
        <w:t xml:space="preserve"> </w:t>
      </w:r>
      <w:r w:rsidR="000C0004" w:rsidRPr="003D153B">
        <w:rPr>
          <w:rStyle w:val="Enfasidelicata"/>
          <w:i w:val="0"/>
          <w:iCs w:val="0"/>
          <w:sz w:val="28"/>
          <w:szCs w:val="28"/>
          <w:rPrChange w:id="560" w:author="Giorgio Romeo" w:date="2020-12-23T09:52:00Z">
            <w:rPr>
              <w:rStyle w:val="Enfasidelicata"/>
              <w:i w:val="0"/>
              <w:iCs w:val="0"/>
              <w:szCs w:val="24"/>
            </w:rPr>
          </w:rPrChange>
        </w:rPr>
        <w:t>access to maps</w:t>
      </w:r>
      <w:r w:rsidR="00C028CD" w:rsidRPr="003D153B">
        <w:rPr>
          <w:rStyle w:val="Enfasidelicata"/>
          <w:i w:val="0"/>
          <w:iCs w:val="0"/>
          <w:sz w:val="28"/>
          <w:szCs w:val="28"/>
          <w:rPrChange w:id="561" w:author="Giorgio Romeo" w:date="2020-12-23T09:52:00Z">
            <w:rPr>
              <w:rStyle w:val="Enfasidelicata"/>
              <w:i w:val="0"/>
              <w:iCs w:val="0"/>
              <w:szCs w:val="24"/>
            </w:rPr>
          </w:rPrChange>
        </w:rPr>
        <w:t>, needed for user localization, user</w:t>
      </w:r>
      <w:r w:rsidR="005B16B3" w:rsidRPr="003D153B">
        <w:rPr>
          <w:rStyle w:val="Enfasidelicata"/>
          <w:i w:val="0"/>
          <w:iCs w:val="0"/>
          <w:sz w:val="28"/>
          <w:szCs w:val="28"/>
          <w:rPrChange w:id="562" w:author="Giorgio Romeo" w:date="2020-12-23T09:52:00Z">
            <w:rPr>
              <w:rStyle w:val="Enfasidelicata"/>
              <w:i w:val="0"/>
              <w:iCs w:val="0"/>
              <w:szCs w:val="24"/>
            </w:rPr>
          </w:rPrChange>
        </w:rPr>
        <w:t>-</w:t>
      </w:r>
      <w:r w:rsidR="00C028CD" w:rsidRPr="003D153B">
        <w:rPr>
          <w:rStyle w:val="Enfasidelicata"/>
          <w:i w:val="0"/>
          <w:iCs w:val="0"/>
          <w:sz w:val="28"/>
          <w:szCs w:val="28"/>
          <w:rPrChange w:id="563" w:author="Giorgio Romeo" w:date="2020-12-23T09:52:00Z">
            <w:rPr>
              <w:rStyle w:val="Enfasidelicata"/>
              <w:i w:val="0"/>
              <w:iCs w:val="0"/>
              <w:szCs w:val="24"/>
            </w:rPr>
          </w:rPrChange>
        </w:rPr>
        <w:t>to</w:t>
      </w:r>
      <w:r w:rsidR="005B16B3" w:rsidRPr="003D153B">
        <w:rPr>
          <w:rStyle w:val="Enfasidelicata"/>
          <w:i w:val="0"/>
          <w:iCs w:val="0"/>
          <w:sz w:val="28"/>
          <w:szCs w:val="28"/>
          <w:rPrChange w:id="564" w:author="Giorgio Romeo" w:date="2020-12-23T09:52:00Z">
            <w:rPr>
              <w:rStyle w:val="Enfasidelicata"/>
              <w:i w:val="0"/>
              <w:iCs w:val="0"/>
              <w:szCs w:val="24"/>
            </w:rPr>
          </w:rPrChange>
        </w:rPr>
        <w:t>-s</w:t>
      </w:r>
      <w:r w:rsidR="00C028CD" w:rsidRPr="003D153B">
        <w:rPr>
          <w:rStyle w:val="Enfasidelicata"/>
          <w:i w:val="0"/>
          <w:iCs w:val="0"/>
          <w:sz w:val="28"/>
          <w:szCs w:val="28"/>
          <w:rPrChange w:id="565" w:author="Giorgio Romeo" w:date="2020-12-23T09:52:00Z">
            <w:rPr>
              <w:rStyle w:val="Enfasidelicata"/>
              <w:i w:val="0"/>
              <w:iCs w:val="0"/>
              <w:szCs w:val="24"/>
            </w:rPr>
          </w:rPrChange>
        </w:rPr>
        <w:t xml:space="preserve">tore </w:t>
      </w:r>
      <w:proofErr w:type="gramStart"/>
      <w:r w:rsidR="005B16B3" w:rsidRPr="003D153B">
        <w:rPr>
          <w:rStyle w:val="Enfasidelicata"/>
          <w:i w:val="0"/>
          <w:iCs w:val="0"/>
          <w:sz w:val="28"/>
          <w:szCs w:val="28"/>
          <w:rPrChange w:id="566" w:author="Giorgio Romeo" w:date="2020-12-23T09:52:00Z">
            <w:rPr>
              <w:rStyle w:val="Enfasidelicata"/>
              <w:i w:val="0"/>
              <w:iCs w:val="0"/>
              <w:szCs w:val="24"/>
            </w:rPr>
          </w:rPrChange>
        </w:rPr>
        <w:t>distance</w:t>
      </w:r>
      <w:proofErr w:type="gramEnd"/>
      <w:r w:rsidR="005B16B3" w:rsidRPr="003D153B">
        <w:rPr>
          <w:rStyle w:val="Enfasidelicata"/>
          <w:i w:val="0"/>
          <w:iCs w:val="0"/>
          <w:sz w:val="28"/>
          <w:szCs w:val="28"/>
          <w:rPrChange w:id="567" w:author="Giorgio Romeo" w:date="2020-12-23T09:52:00Z">
            <w:rPr>
              <w:rStyle w:val="Enfasidelicata"/>
              <w:i w:val="0"/>
              <w:iCs w:val="0"/>
              <w:szCs w:val="24"/>
            </w:rPr>
          </w:rPrChange>
        </w:rPr>
        <w:t xml:space="preserve"> </w:t>
      </w:r>
      <w:r w:rsidR="00C20BFD" w:rsidRPr="003D153B">
        <w:rPr>
          <w:rStyle w:val="Enfasidelicata"/>
          <w:i w:val="0"/>
          <w:iCs w:val="0"/>
          <w:sz w:val="28"/>
          <w:szCs w:val="28"/>
          <w:rPrChange w:id="568" w:author="Giorgio Romeo" w:date="2020-12-23T09:52:00Z">
            <w:rPr>
              <w:rStyle w:val="Enfasidelicata"/>
              <w:i w:val="0"/>
              <w:iCs w:val="0"/>
              <w:szCs w:val="24"/>
            </w:rPr>
          </w:rPrChange>
        </w:rPr>
        <w:t>and time estimation and to find</w:t>
      </w:r>
      <w:r w:rsidR="000C0004" w:rsidRPr="003D153B">
        <w:rPr>
          <w:rStyle w:val="Enfasidelicata"/>
          <w:i w:val="0"/>
          <w:iCs w:val="0"/>
          <w:sz w:val="28"/>
          <w:szCs w:val="28"/>
          <w:rPrChange w:id="569" w:author="Giorgio Romeo" w:date="2020-12-23T09:52:00Z">
            <w:rPr>
              <w:rStyle w:val="Enfasidelicata"/>
              <w:i w:val="0"/>
              <w:iCs w:val="0"/>
              <w:szCs w:val="24"/>
            </w:rPr>
          </w:rPrChange>
        </w:rPr>
        <w:t xml:space="preserve"> stor</w:t>
      </w:r>
      <w:r w:rsidR="00C20BFD" w:rsidRPr="003D153B">
        <w:rPr>
          <w:rStyle w:val="Enfasidelicata"/>
          <w:i w:val="0"/>
          <w:iCs w:val="0"/>
          <w:sz w:val="28"/>
          <w:szCs w:val="28"/>
          <w:rPrChange w:id="570" w:author="Giorgio Romeo" w:date="2020-12-23T09:52:00Z">
            <w:rPr>
              <w:rStyle w:val="Enfasidelicata"/>
              <w:i w:val="0"/>
              <w:iCs w:val="0"/>
              <w:szCs w:val="24"/>
            </w:rPr>
          </w:rPrChange>
        </w:rPr>
        <w:t>es near a given address</w:t>
      </w:r>
      <w:r w:rsidR="000C0004" w:rsidRPr="003D153B">
        <w:rPr>
          <w:rStyle w:val="Enfasidelicata"/>
          <w:i w:val="0"/>
          <w:iCs w:val="0"/>
          <w:sz w:val="28"/>
          <w:szCs w:val="28"/>
          <w:rPrChange w:id="571" w:author="Giorgio Romeo" w:date="2020-12-23T09:52:00Z">
            <w:rPr>
              <w:rStyle w:val="Enfasidelicata"/>
              <w:i w:val="0"/>
              <w:iCs w:val="0"/>
              <w:szCs w:val="24"/>
            </w:rPr>
          </w:rPrChange>
        </w:rPr>
        <w:t>.</w:t>
      </w:r>
    </w:p>
    <w:p w14:paraId="16069BF5" w14:textId="57C9CCE1" w:rsidR="00376F86" w:rsidRPr="003D153B" w:rsidRDefault="001C30C0">
      <w:pPr>
        <w:pStyle w:val="Paragrafoelenco"/>
        <w:numPr>
          <w:ilvl w:val="0"/>
          <w:numId w:val="45"/>
        </w:numPr>
        <w:spacing w:line="240" w:lineRule="auto"/>
        <w:rPr>
          <w:rStyle w:val="Enfasidelicata"/>
          <w:i w:val="0"/>
          <w:iCs w:val="0"/>
          <w:sz w:val="36"/>
          <w:szCs w:val="36"/>
          <w:rPrChange w:id="572" w:author="Giorgio Romeo" w:date="2020-12-23T09:52:00Z">
            <w:rPr>
              <w:rStyle w:val="Enfasidelicata"/>
              <w:i w:val="0"/>
              <w:iCs w:val="0"/>
              <w:sz w:val="32"/>
              <w:szCs w:val="32"/>
            </w:rPr>
          </w:rPrChange>
        </w:rPr>
      </w:pPr>
      <w:r w:rsidRPr="003D153B">
        <w:rPr>
          <w:rStyle w:val="Enfasidelicata"/>
          <w:i w:val="0"/>
          <w:iCs w:val="0"/>
          <w:sz w:val="28"/>
          <w:szCs w:val="28"/>
          <w:rPrChange w:id="573" w:author="Giorgio Romeo" w:date="2020-12-23T09:52:00Z">
            <w:rPr>
              <w:rStyle w:val="Enfasidelicata"/>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pPr>
        <w:pStyle w:val="Paragrafoelenco"/>
        <w:numPr>
          <w:ilvl w:val="1"/>
          <w:numId w:val="22"/>
        </w:numPr>
        <w:spacing w:line="360" w:lineRule="auto"/>
        <w:rPr>
          <w:rStyle w:val="Enfasidelicata"/>
          <w:sz w:val="32"/>
          <w:szCs w:val="32"/>
        </w:rPr>
        <w:pPrChange w:id="574" w:author="Giorgio Romeo" w:date="2020-12-23T09:19:00Z">
          <w:pPr>
            <w:pStyle w:val="Paragrafoelenco"/>
            <w:numPr>
              <w:ilvl w:val="1"/>
              <w:numId w:val="22"/>
            </w:numPr>
            <w:spacing w:line="240" w:lineRule="auto"/>
            <w:ind w:hanging="360"/>
          </w:pPr>
        </w:pPrChange>
      </w:pPr>
      <w:r>
        <w:rPr>
          <w:rStyle w:val="Enfasidelicata"/>
          <w:sz w:val="32"/>
          <w:szCs w:val="32"/>
        </w:rPr>
        <w:t>Communication Interfaces:</w:t>
      </w:r>
    </w:p>
    <w:p w14:paraId="7B37E77D" w14:textId="178B4F19" w:rsidR="0050796D" w:rsidRPr="003D153B" w:rsidRDefault="001053E4">
      <w:pPr>
        <w:pStyle w:val="Paragrafoelenco"/>
        <w:numPr>
          <w:ilvl w:val="0"/>
          <w:numId w:val="46"/>
        </w:numPr>
        <w:spacing w:line="360" w:lineRule="auto"/>
        <w:rPr>
          <w:rStyle w:val="Enfasidelicata"/>
          <w:i w:val="0"/>
          <w:iCs w:val="0"/>
          <w:sz w:val="28"/>
          <w:szCs w:val="28"/>
          <w:rPrChange w:id="575" w:author="Giorgio Romeo" w:date="2020-12-23T09:52:00Z">
            <w:rPr>
              <w:rStyle w:val="Enfasidelicata"/>
              <w:i w:val="0"/>
              <w:iCs w:val="0"/>
              <w:szCs w:val="24"/>
            </w:rPr>
          </w:rPrChange>
        </w:rPr>
        <w:pPrChange w:id="576"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577" w:author="Giorgio Romeo" w:date="2020-12-23T09:52:00Z">
            <w:rPr>
              <w:rStyle w:val="Enfasidelicata"/>
              <w:i w:val="0"/>
              <w:iCs w:val="0"/>
              <w:szCs w:val="24"/>
            </w:rPr>
          </w:rPrChange>
        </w:rPr>
        <w:t xml:space="preserve">Virtual user devices connect to the system via </w:t>
      </w:r>
      <w:r w:rsidR="00533346" w:rsidRPr="003D153B">
        <w:rPr>
          <w:rStyle w:val="Enfasidelicata"/>
          <w:i w:val="0"/>
          <w:iCs w:val="0"/>
          <w:sz w:val="28"/>
          <w:szCs w:val="28"/>
          <w:rPrChange w:id="578" w:author="Giorgio Romeo" w:date="2020-12-23T09:52:00Z">
            <w:rPr>
              <w:rStyle w:val="Enfasidelicata"/>
              <w:i w:val="0"/>
              <w:iCs w:val="0"/>
              <w:szCs w:val="24"/>
            </w:rPr>
          </w:rPrChange>
        </w:rPr>
        <w:t>Internet</w:t>
      </w:r>
      <w:r w:rsidR="00684D5E" w:rsidRPr="003D153B">
        <w:rPr>
          <w:rStyle w:val="Enfasidelicata"/>
          <w:i w:val="0"/>
          <w:iCs w:val="0"/>
          <w:sz w:val="28"/>
          <w:szCs w:val="28"/>
          <w:rPrChange w:id="579" w:author="Giorgio Romeo" w:date="2020-12-23T09:52:00Z">
            <w:rPr>
              <w:rStyle w:val="Enfasidelicata"/>
              <w:i w:val="0"/>
              <w:iCs w:val="0"/>
              <w:szCs w:val="24"/>
            </w:rPr>
          </w:rPrChange>
        </w:rPr>
        <w:t>.</w:t>
      </w:r>
    </w:p>
    <w:p w14:paraId="0028FAE0" w14:textId="1A0674D3" w:rsidR="00533346" w:rsidRPr="003D153B" w:rsidRDefault="00533346">
      <w:pPr>
        <w:pStyle w:val="Paragrafoelenco"/>
        <w:numPr>
          <w:ilvl w:val="0"/>
          <w:numId w:val="46"/>
        </w:numPr>
        <w:spacing w:line="360" w:lineRule="auto"/>
        <w:rPr>
          <w:rStyle w:val="Enfasidelicata"/>
          <w:i w:val="0"/>
          <w:iCs w:val="0"/>
          <w:sz w:val="28"/>
          <w:szCs w:val="28"/>
          <w:rPrChange w:id="580" w:author="Giorgio Romeo" w:date="2020-12-23T09:52:00Z">
            <w:rPr>
              <w:rStyle w:val="Enfasidelicata"/>
              <w:i w:val="0"/>
              <w:iCs w:val="0"/>
              <w:szCs w:val="24"/>
            </w:rPr>
          </w:rPrChange>
        </w:rPr>
        <w:pPrChange w:id="581"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582" w:author="Giorgio Romeo" w:date="2020-12-23T09:52:00Z">
            <w:rPr>
              <w:rStyle w:val="Enfasidelicata"/>
              <w:i w:val="0"/>
              <w:iCs w:val="0"/>
              <w:szCs w:val="24"/>
            </w:rPr>
          </w:rPrChange>
        </w:rPr>
        <w:t xml:space="preserve">Ticket dispensers </w:t>
      </w:r>
      <w:r w:rsidR="0012126E" w:rsidRPr="003D153B">
        <w:rPr>
          <w:rStyle w:val="Enfasidelicata"/>
          <w:i w:val="0"/>
          <w:iCs w:val="0"/>
          <w:sz w:val="28"/>
          <w:szCs w:val="28"/>
          <w:rPrChange w:id="583" w:author="Giorgio Romeo" w:date="2020-12-23T09:52:00Z">
            <w:rPr>
              <w:rStyle w:val="Enfasidelicata"/>
              <w:i w:val="0"/>
              <w:iCs w:val="0"/>
              <w:szCs w:val="24"/>
            </w:rPr>
          </w:rPrChange>
        </w:rPr>
        <w:t>can</w:t>
      </w:r>
      <w:r w:rsidR="00BC5397" w:rsidRPr="003D153B">
        <w:rPr>
          <w:rStyle w:val="Enfasidelicata"/>
          <w:i w:val="0"/>
          <w:iCs w:val="0"/>
          <w:sz w:val="28"/>
          <w:szCs w:val="28"/>
          <w:rPrChange w:id="584" w:author="Giorgio Romeo" w:date="2020-12-23T09:52:00Z">
            <w:rPr>
              <w:rStyle w:val="Enfasidelicata"/>
              <w:i w:val="0"/>
              <w:iCs w:val="0"/>
              <w:szCs w:val="24"/>
            </w:rPr>
          </w:rPrChange>
        </w:rPr>
        <w:t xml:space="preserve"> </w:t>
      </w:r>
      <w:r w:rsidRPr="003D153B">
        <w:rPr>
          <w:rStyle w:val="Enfasidelicata"/>
          <w:i w:val="0"/>
          <w:iCs w:val="0"/>
          <w:sz w:val="28"/>
          <w:szCs w:val="28"/>
          <w:rPrChange w:id="585" w:author="Giorgio Romeo" w:date="2020-12-23T09:52:00Z">
            <w:rPr>
              <w:rStyle w:val="Enfasidelicata"/>
              <w:i w:val="0"/>
              <w:iCs w:val="0"/>
              <w:szCs w:val="24"/>
            </w:rPr>
          </w:rPrChange>
        </w:rPr>
        <w:t xml:space="preserve">connect to system via </w:t>
      </w:r>
      <w:r w:rsidR="00684D5E" w:rsidRPr="003D153B">
        <w:rPr>
          <w:rStyle w:val="Enfasidelicata"/>
          <w:i w:val="0"/>
          <w:iCs w:val="0"/>
          <w:sz w:val="28"/>
          <w:szCs w:val="28"/>
          <w:rPrChange w:id="586" w:author="Giorgio Romeo" w:date="2020-12-23T09:52:00Z">
            <w:rPr>
              <w:rStyle w:val="Enfasidelicata"/>
              <w:i w:val="0"/>
              <w:iCs w:val="0"/>
              <w:szCs w:val="24"/>
            </w:rPr>
          </w:rPrChange>
        </w:rPr>
        <w:t xml:space="preserve">ethernet </w:t>
      </w:r>
      <w:r w:rsidR="00BC5397" w:rsidRPr="003D153B">
        <w:rPr>
          <w:rStyle w:val="Enfasidelicata"/>
          <w:i w:val="0"/>
          <w:iCs w:val="0"/>
          <w:sz w:val="28"/>
          <w:szCs w:val="28"/>
          <w:rPrChange w:id="587" w:author="Giorgio Romeo" w:date="2020-12-23T09:52:00Z">
            <w:rPr>
              <w:rStyle w:val="Enfasidelicata"/>
              <w:i w:val="0"/>
              <w:iCs w:val="0"/>
              <w:szCs w:val="24"/>
            </w:rPr>
          </w:rPrChange>
        </w:rPr>
        <w:t>cable</w:t>
      </w:r>
      <w:r w:rsidR="00706224" w:rsidRPr="003D153B">
        <w:rPr>
          <w:rStyle w:val="Enfasidelicata"/>
          <w:i w:val="0"/>
          <w:iCs w:val="0"/>
          <w:sz w:val="28"/>
          <w:szCs w:val="28"/>
          <w:rPrChange w:id="588" w:author="Giorgio Romeo" w:date="2020-12-23T09:52:00Z">
            <w:rPr>
              <w:rStyle w:val="Enfasidelicata"/>
              <w:i w:val="0"/>
              <w:iCs w:val="0"/>
              <w:szCs w:val="24"/>
            </w:rPr>
          </w:rPrChange>
        </w:rPr>
        <w:t xml:space="preserve"> or </w:t>
      </w:r>
      <w:r w:rsidR="00684D5E" w:rsidRPr="003D153B">
        <w:rPr>
          <w:rStyle w:val="Enfasidelicata"/>
          <w:i w:val="0"/>
          <w:iCs w:val="0"/>
          <w:sz w:val="28"/>
          <w:szCs w:val="28"/>
          <w:rPrChange w:id="589" w:author="Giorgio Romeo" w:date="2020-12-23T09:52:00Z">
            <w:rPr>
              <w:rStyle w:val="Enfasidelicata"/>
              <w:i w:val="0"/>
              <w:iCs w:val="0"/>
              <w:szCs w:val="24"/>
            </w:rPr>
          </w:rPrChange>
        </w:rPr>
        <w:t>by a wireless connection</w:t>
      </w:r>
      <w:r w:rsidR="0012126E" w:rsidRPr="003D153B">
        <w:rPr>
          <w:rStyle w:val="Enfasidelicata"/>
          <w:i w:val="0"/>
          <w:iCs w:val="0"/>
          <w:sz w:val="28"/>
          <w:szCs w:val="28"/>
          <w:rPrChange w:id="590" w:author="Giorgio Romeo" w:date="2020-12-23T09:52:00Z">
            <w:rPr>
              <w:rStyle w:val="Enfasidelicata"/>
              <w:i w:val="0"/>
              <w:iCs w:val="0"/>
              <w:szCs w:val="24"/>
            </w:rPr>
          </w:rPrChange>
        </w:rPr>
        <w:t>.</w:t>
      </w:r>
      <w:r w:rsidR="00BC5397" w:rsidRPr="003D153B">
        <w:rPr>
          <w:rStyle w:val="Enfasidelicata"/>
          <w:i w:val="0"/>
          <w:iCs w:val="0"/>
          <w:sz w:val="28"/>
          <w:szCs w:val="28"/>
          <w:rPrChange w:id="591" w:author="Giorgio Romeo" w:date="2020-12-23T09:52:00Z">
            <w:rPr>
              <w:rStyle w:val="Enfasidelicata"/>
              <w:i w:val="0"/>
              <w:iCs w:val="0"/>
              <w:szCs w:val="24"/>
            </w:rPr>
          </w:rPrChange>
        </w:rPr>
        <w:t xml:space="preserve"> </w:t>
      </w:r>
    </w:p>
    <w:p w14:paraId="5E6DDC43" w14:textId="056F4C9A" w:rsidR="00B25FA1" w:rsidRPr="003D153B" w:rsidRDefault="2CD14F06" w:rsidP="699595DC">
      <w:pPr>
        <w:pStyle w:val="Paragrafoelenco"/>
        <w:numPr>
          <w:ilvl w:val="0"/>
          <w:numId w:val="46"/>
        </w:numPr>
        <w:spacing w:line="240" w:lineRule="auto"/>
        <w:rPr>
          <w:rStyle w:val="Enfasidelicata"/>
          <w:i w:val="0"/>
          <w:iCs w:val="0"/>
          <w:sz w:val="36"/>
          <w:szCs w:val="36"/>
          <w:rPrChange w:id="592" w:author="Giorgio Romeo" w:date="2020-12-23T09:52:00Z">
            <w:rPr>
              <w:rStyle w:val="Enfasidelicata"/>
              <w:i w:val="0"/>
              <w:iCs w:val="0"/>
              <w:sz w:val="32"/>
              <w:szCs w:val="32"/>
            </w:rPr>
          </w:rPrChange>
        </w:rPr>
      </w:pPr>
      <w:r w:rsidRPr="003D153B">
        <w:rPr>
          <w:rStyle w:val="Enfasidelicata"/>
          <w:i w:val="0"/>
          <w:iCs w:val="0"/>
          <w:sz w:val="28"/>
          <w:szCs w:val="28"/>
          <w:rPrChange w:id="593" w:author="Giorgio Romeo" w:date="2020-12-23T09:52:00Z">
            <w:rPr>
              <w:rStyle w:val="Enfasidelicata"/>
              <w:i w:val="0"/>
              <w:iCs w:val="0"/>
              <w:szCs w:val="24"/>
            </w:rPr>
          </w:rPrChange>
        </w:rPr>
        <w:t xml:space="preserve">Shop manager’s device </w:t>
      </w:r>
      <w:r w:rsidR="00684D5E" w:rsidRPr="003D153B">
        <w:rPr>
          <w:rStyle w:val="Enfasidelicata"/>
          <w:i w:val="0"/>
          <w:iCs w:val="0"/>
          <w:sz w:val="28"/>
          <w:szCs w:val="28"/>
          <w:rPrChange w:id="594" w:author="Giorgio Romeo" w:date="2020-12-23T09:52:00Z">
            <w:rPr>
              <w:rStyle w:val="Enfasidelicata"/>
              <w:i w:val="0"/>
              <w:iCs w:val="0"/>
              <w:szCs w:val="24"/>
            </w:rPr>
          </w:rPrChange>
        </w:rPr>
        <w:t>connects to the system</w:t>
      </w:r>
      <w:r w:rsidR="00B43D73" w:rsidRPr="003D153B">
        <w:rPr>
          <w:rStyle w:val="Enfasidelicata"/>
          <w:i w:val="0"/>
          <w:iCs w:val="0"/>
          <w:sz w:val="28"/>
          <w:szCs w:val="28"/>
          <w:rPrChange w:id="595" w:author="Giorgio Romeo" w:date="2020-12-23T09:52:00Z">
            <w:rPr>
              <w:rStyle w:val="Enfasidelicata"/>
              <w:i w:val="0"/>
              <w:iCs w:val="0"/>
              <w:szCs w:val="24"/>
            </w:rPr>
          </w:rPrChange>
        </w:rPr>
        <w:t xml:space="preserve"> via </w:t>
      </w:r>
      <w:commentRangeStart w:id="596"/>
      <w:r w:rsidR="00B43D73" w:rsidRPr="003D153B">
        <w:rPr>
          <w:rStyle w:val="Enfasidelicata"/>
          <w:i w:val="0"/>
          <w:iCs w:val="0"/>
          <w:sz w:val="28"/>
          <w:szCs w:val="28"/>
          <w:rPrChange w:id="597" w:author="Giorgio Romeo" w:date="2020-12-23T09:52:00Z">
            <w:rPr>
              <w:rStyle w:val="Enfasidelicata"/>
              <w:i w:val="0"/>
              <w:iCs w:val="0"/>
              <w:szCs w:val="24"/>
            </w:rPr>
          </w:rPrChange>
        </w:rPr>
        <w:t>Internet</w:t>
      </w:r>
      <w:commentRangeEnd w:id="596"/>
      <w:r w:rsidR="00684D5E" w:rsidRPr="003D153B">
        <w:rPr>
          <w:sz w:val="28"/>
          <w:szCs w:val="28"/>
          <w:rPrChange w:id="598" w:author="Giorgio Romeo" w:date="2020-12-23T09:52:00Z">
            <w:rPr/>
          </w:rPrChange>
        </w:rPr>
        <w:commentReference w:id="596"/>
      </w:r>
      <w:r w:rsidR="00B43D73" w:rsidRPr="003D153B">
        <w:rPr>
          <w:rStyle w:val="Enfasidelicata"/>
          <w:i w:val="0"/>
          <w:iCs w:val="0"/>
          <w:sz w:val="28"/>
          <w:szCs w:val="28"/>
          <w:rPrChange w:id="599" w:author="Giorgio Romeo" w:date="2020-12-23T09:52:00Z">
            <w:rPr>
              <w:rStyle w:val="Enfasidelicata"/>
              <w:i w:val="0"/>
              <w:iCs w:val="0"/>
              <w:szCs w:val="24"/>
            </w:rPr>
          </w:rPrChange>
        </w:rPr>
        <w:t>.</w:t>
      </w:r>
      <w:r w:rsidR="00B43D73" w:rsidRPr="003D153B">
        <w:rPr>
          <w:rStyle w:val="Enfasidelicata"/>
          <w:i w:val="0"/>
          <w:iCs w:val="0"/>
          <w:sz w:val="36"/>
          <w:szCs w:val="36"/>
          <w:rPrChange w:id="600" w:author="Giorgio Romeo" w:date="2020-12-23T09:52:00Z">
            <w:rPr>
              <w:rStyle w:val="Enfasidelicata"/>
              <w:i w:val="0"/>
              <w:iCs w:val="0"/>
              <w:sz w:val="32"/>
              <w:szCs w:val="32"/>
            </w:rPr>
          </w:rPrChange>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601" w:author="Cristian Sbrolli" w:date="2020-12-20T12:10:00Z"/>
          <w:rStyle w:val="Enfasidelicata"/>
          <w:sz w:val="36"/>
          <w:szCs w:val="36"/>
        </w:rPr>
      </w:pPr>
    </w:p>
    <w:p w14:paraId="76922098" w14:textId="5EF956C9" w:rsidR="00B2690D" w:rsidRDefault="00B2690D" w:rsidP="00A8618B">
      <w:pPr>
        <w:rPr>
          <w:ins w:id="602" w:author="Cristian Sbrolli" w:date="2020-12-20T12:10:00Z"/>
          <w:rStyle w:val="Enfasidelicata"/>
          <w:sz w:val="36"/>
          <w:szCs w:val="36"/>
        </w:rPr>
      </w:pPr>
    </w:p>
    <w:p w14:paraId="1E8348B2" w14:textId="2D8888D1" w:rsidR="00B2690D" w:rsidRDefault="00B2690D" w:rsidP="00A8618B">
      <w:pPr>
        <w:rPr>
          <w:ins w:id="603" w:author="Cristian Sbrolli" w:date="2020-12-20T12:10:00Z"/>
          <w:rStyle w:val="Enfasidelicata"/>
          <w:sz w:val="36"/>
          <w:szCs w:val="36"/>
        </w:rPr>
      </w:pPr>
    </w:p>
    <w:p w14:paraId="69F57D95" w14:textId="4D86A594" w:rsidR="00B2690D" w:rsidDel="003D153B" w:rsidRDefault="00B2690D" w:rsidP="00A8618B">
      <w:pPr>
        <w:rPr>
          <w:ins w:id="604" w:author="Cristian Sbrolli" w:date="2020-12-20T12:10:00Z"/>
          <w:del w:id="605" w:author="Giorgio Romeo" w:date="2020-12-23T09:52:00Z"/>
          <w:rStyle w:val="Enfasidelicata"/>
          <w:sz w:val="36"/>
          <w:szCs w:val="36"/>
        </w:rPr>
      </w:pPr>
    </w:p>
    <w:p w14:paraId="678ED620" w14:textId="418B080A" w:rsidR="00B2690D" w:rsidDel="003D153B" w:rsidRDefault="00B2690D" w:rsidP="00A8618B">
      <w:pPr>
        <w:rPr>
          <w:ins w:id="606" w:author="Cristian Sbrolli" w:date="2020-12-20T12:10:00Z"/>
          <w:del w:id="607" w:author="Giorgio Romeo" w:date="2020-12-23T09:52:00Z"/>
          <w:rStyle w:val="Enfasidelicata"/>
          <w:sz w:val="36"/>
          <w:szCs w:val="36"/>
        </w:rPr>
      </w:pPr>
    </w:p>
    <w:p w14:paraId="00CCC87F" w14:textId="0DC04958" w:rsidR="00B2690D" w:rsidDel="003D153B" w:rsidRDefault="00B2690D" w:rsidP="00A8618B">
      <w:pPr>
        <w:rPr>
          <w:ins w:id="608" w:author="Cristian Sbrolli" w:date="2020-12-20T12:10:00Z"/>
          <w:del w:id="609" w:author="Giorgio Romeo" w:date="2020-12-23T09:52:00Z"/>
          <w:rStyle w:val="Enfasidelicata"/>
          <w:sz w:val="36"/>
          <w:szCs w:val="36"/>
        </w:rPr>
      </w:pPr>
    </w:p>
    <w:p w14:paraId="31B6688A" w14:textId="24CA630D" w:rsidR="00B2690D" w:rsidDel="003D153B" w:rsidRDefault="00B2690D" w:rsidP="00A8618B">
      <w:pPr>
        <w:rPr>
          <w:ins w:id="610" w:author="Cristian Sbrolli" w:date="2020-12-20T12:10:00Z"/>
          <w:del w:id="611" w:author="Giorgio Romeo" w:date="2020-12-23T09:52:00Z"/>
          <w:rStyle w:val="Enfasidelicata"/>
          <w:sz w:val="36"/>
          <w:szCs w:val="36"/>
        </w:rPr>
      </w:pPr>
    </w:p>
    <w:p w14:paraId="3AE87AF3" w14:textId="0346B867" w:rsidR="00B2690D" w:rsidDel="003D153B" w:rsidRDefault="00B2690D" w:rsidP="00A8618B">
      <w:pPr>
        <w:rPr>
          <w:ins w:id="612" w:author="Cristian Sbrolli" w:date="2020-12-20T12:10:00Z"/>
          <w:del w:id="613" w:author="Giorgio Romeo" w:date="2020-12-23T09:52:00Z"/>
          <w:rStyle w:val="Enfasidelicata"/>
          <w:sz w:val="36"/>
          <w:szCs w:val="36"/>
        </w:rPr>
      </w:pPr>
    </w:p>
    <w:p w14:paraId="6BDC2E4A" w14:textId="4F470856" w:rsidR="00B2690D" w:rsidDel="00EF33EC" w:rsidRDefault="00B2690D" w:rsidP="00A8618B">
      <w:pPr>
        <w:rPr>
          <w:ins w:id="614" w:author="Cristian Sbrolli" w:date="2020-12-20T12:10:00Z"/>
          <w:del w:id="615" w:author="Giorgio Romeo" w:date="2020-12-23T09:35:00Z"/>
          <w:rStyle w:val="Enfasidelicata"/>
          <w:sz w:val="36"/>
          <w:szCs w:val="36"/>
        </w:rPr>
      </w:pPr>
    </w:p>
    <w:p w14:paraId="14924804" w14:textId="7317A9F3" w:rsidR="00B2690D" w:rsidDel="00EF33EC" w:rsidRDefault="00B2690D" w:rsidP="00A8618B">
      <w:pPr>
        <w:rPr>
          <w:ins w:id="616" w:author="Cristian Sbrolli" w:date="2020-12-20T12:10:00Z"/>
          <w:del w:id="617" w:author="Giorgio Romeo" w:date="2020-12-23T09:35:00Z"/>
          <w:rStyle w:val="Enfasidelicata"/>
          <w:sz w:val="36"/>
          <w:szCs w:val="36"/>
        </w:rPr>
      </w:pPr>
    </w:p>
    <w:p w14:paraId="49FE75B7" w14:textId="41F6BDE1" w:rsidR="00B2690D" w:rsidDel="000A17F5" w:rsidRDefault="00B2690D" w:rsidP="00A8618B">
      <w:pPr>
        <w:rPr>
          <w:ins w:id="618" w:author="Cristian Sbrolli" w:date="2020-12-20T12:10:00Z"/>
          <w:del w:id="619" w:author="Giorgio Romeo" w:date="2020-12-23T09:2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620" w:author="Giorgio Romeo" w:date="2020-12-23T09:21:00Z"/>
        </w:trPr>
        <w:tc>
          <w:tcPr>
            <w:tcW w:w="480" w:type="pct"/>
            <w:shd w:val="clear" w:color="auto" w:fill="FF7C80"/>
          </w:tcPr>
          <w:p w14:paraId="4333F1C9" w14:textId="7277D156" w:rsidR="00417F4B" w:rsidRPr="003F5A77" w:rsidDel="000A17F5" w:rsidRDefault="00417F4B" w:rsidP="00417F4B">
            <w:pPr>
              <w:pStyle w:val="Paragrafoelenco"/>
              <w:ind w:left="0"/>
              <w:rPr>
                <w:del w:id="621" w:author="Giorgio Romeo" w:date="2020-12-23T09:21:00Z"/>
                <w:b/>
                <w:color w:val="FF7C80"/>
                <w:sz w:val="28"/>
                <w:szCs w:val="28"/>
                <w:shd w:val="clear" w:color="auto" w:fill="FFFFFF"/>
              </w:rPr>
            </w:pPr>
            <w:bookmarkStart w:id="622" w:name="_Hlk57922340"/>
            <w:del w:id="623"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Paragrafoelenco"/>
              <w:ind w:left="0"/>
              <w:rPr>
                <w:del w:id="624" w:author="Giorgio Romeo" w:date="2020-12-23T09:21:00Z"/>
                <w:b/>
                <w:color w:val="000000"/>
                <w:sz w:val="26"/>
                <w:shd w:val="clear" w:color="auto" w:fill="FFFFFF"/>
              </w:rPr>
            </w:pPr>
            <w:del w:id="625"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626" w:author="Giorgio Romeo" w:date="2020-12-23T09:21:00Z"/>
        </w:trPr>
        <w:tc>
          <w:tcPr>
            <w:tcW w:w="480" w:type="pct"/>
            <w:shd w:val="clear" w:color="auto" w:fill="FF7C80"/>
          </w:tcPr>
          <w:p w14:paraId="428FEAAB" w14:textId="2BFCC00D" w:rsidR="00417F4B" w:rsidRPr="001A00D5" w:rsidDel="000A17F5" w:rsidRDefault="00417F4B" w:rsidP="00417F4B">
            <w:pPr>
              <w:pStyle w:val="Paragrafoelenco"/>
              <w:ind w:left="0"/>
              <w:rPr>
                <w:del w:id="627" w:author="Giorgio Romeo" w:date="2020-12-23T09:21:00Z"/>
                <w:b/>
                <w:color w:val="000000"/>
                <w:sz w:val="28"/>
                <w:szCs w:val="28"/>
                <w:shd w:val="clear" w:color="auto" w:fill="FFFFFF"/>
              </w:rPr>
            </w:pPr>
            <w:del w:id="628"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Paragrafoelenco"/>
              <w:ind w:left="0"/>
              <w:rPr>
                <w:del w:id="629" w:author="Giorgio Romeo" w:date="2020-12-23T09:21:00Z"/>
                <w:color w:val="000000"/>
                <w:sz w:val="26"/>
                <w:shd w:val="clear" w:color="auto" w:fill="FFFFFF"/>
              </w:rPr>
            </w:pPr>
            <w:del w:id="630"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631"/>
              <w:commentRangeEnd w:id="631"/>
              <w:r w:rsidRPr="001A00D5" w:rsidDel="000A17F5">
                <w:rPr>
                  <w:rStyle w:val="Rimandocommento"/>
                  <w:sz w:val="26"/>
                  <w:szCs w:val="26"/>
                </w:rPr>
                <w:commentReference w:id="631"/>
              </w:r>
            </w:del>
          </w:p>
        </w:tc>
      </w:tr>
      <w:tr w:rsidR="00417F4B" w:rsidDel="000A17F5" w14:paraId="37F99BF4" w14:textId="44C5F08C" w:rsidTr="00417F4B">
        <w:trPr>
          <w:trHeight w:val="373"/>
          <w:del w:id="632" w:author="Giorgio Romeo" w:date="2020-12-23T09:21:00Z"/>
        </w:trPr>
        <w:tc>
          <w:tcPr>
            <w:tcW w:w="480" w:type="pct"/>
            <w:shd w:val="clear" w:color="auto" w:fill="FF7C80"/>
          </w:tcPr>
          <w:p w14:paraId="34C7816B" w14:textId="338CF192" w:rsidR="00417F4B" w:rsidRPr="001A00D5" w:rsidDel="000A17F5" w:rsidRDefault="00417F4B" w:rsidP="00417F4B">
            <w:pPr>
              <w:pStyle w:val="Paragrafoelenco"/>
              <w:ind w:left="0"/>
              <w:rPr>
                <w:del w:id="633" w:author="Giorgio Romeo" w:date="2020-12-23T09:21:00Z"/>
                <w:b/>
                <w:color w:val="000000"/>
                <w:sz w:val="28"/>
                <w:szCs w:val="28"/>
                <w:shd w:val="clear" w:color="auto" w:fill="FFFFFF"/>
              </w:rPr>
            </w:pPr>
            <w:del w:id="634"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Paragrafoelenco"/>
              <w:ind w:left="0"/>
              <w:rPr>
                <w:del w:id="635" w:author="Giorgio Romeo" w:date="2020-12-23T09:21:00Z"/>
                <w:color w:val="000000"/>
                <w:sz w:val="26"/>
                <w:shd w:val="clear" w:color="auto" w:fill="FFFFFF"/>
              </w:rPr>
            </w:pPr>
            <w:del w:id="636"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637" w:author="Cristian Sbrolli" w:date="2020-12-20T11:47:00Z">
              <w:del w:id="638" w:author="Giorgio Romeo" w:date="2020-12-23T09:21:00Z">
                <w:r w:rsidR="0031699F" w:rsidDel="000A17F5">
                  <w:rPr>
                    <w:color w:val="000000"/>
                    <w:sz w:val="26"/>
                    <w:shd w:val="clear" w:color="auto" w:fill="FFFFFF"/>
                  </w:rPr>
                  <w:delText>.</w:delText>
                </w:r>
              </w:del>
            </w:ins>
            <w:del w:id="639"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640" w:author="Giorgio Romeo" w:date="2020-12-23T09:21:00Z"/>
        </w:trPr>
        <w:tc>
          <w:tcPr>
            <w:tcW w:w="480" w:type="pct"/>
            <w:shd w:val="clear" w:color="auto" w:fill="FF7C80"/>
          </w:tcPr>
          <w:p w14:paraId="7DE0B7C1" w14:textId="2AF975EE" w:rsidR="00417F4B" w:rsidRPr="001A00D5" w:rsidDel="000A17F5" w:rsidRDefault="00417F4B" w:rsidP="00417F4B">
            <w:pPr>
              <w:pStyle w:val="Paragrafoelenco"/>
              <w:ind w:left="0"/>
              <w:rPr>
                <w:del w:id="641" w:author="Giorgio Romeo" w:date="2020-12-23T09:21:00Z"/>
                <w:b/>
                <w:color w:val="000000"/>
                <w:sz w:val="28"/>
                <w:szCs w:val="28"/>
                <w:shd w:val="clear" w:color="auto" w:fill="FFFFFF"/>
              </w:rPr>
            </w:pPr>
            <w:del w:id="642"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Paragrafoelenco"/>
              <w:ind w:left="0"/>
              <w:rPr>
                <w:del w:id="643" w:author="Giorgio Romeo" w:date="2020-12-23T09:21:00Z"/>
                <w:color w:val="000000"/>
                <w:sz w:val="26"/>
                <w:shd w:val="clear" w:color="auto" w:fill="FFFFFF"/>
              </w:rPr>
            </w:pPr>
            <w:del w:id="644"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645" w:author="Giorgio Romeo" w:date="2020-12-23T09:21:00Z"/>
        </w:trPr>
        <w:tc>
          <w:tcPr>
            <w:tcW w:w="480" w:type="pct"/>
            <w:shd w:val="clear" w:color="auto" w:fill="FF7C80"/>
          </w:tcPr>
          <w:p w14:paraId="35019E36" w14:textId="1226E2B1" w:rsidR="00417F4B" w:rsidRPr="001A00D5" w:rsidDel="000A17F5" w:rsidRDefault="00417F4B" w:rsidP="00417F4B">
            <w:pPr>
              <w:pStyle w:val="Paragrafoelenco"/>
              <w:ind w:left="0"/>
              <w:rPr>
                <w:del w:id="646" w:author="Giorgio Romeo" w:date="2020-12-23T09:21:00Z"/>
                <w:b/>
                <w:color w:val="000000"/>
                <w:sz w:val="28"/>
                <w:szCs w:val="28"/>
                <w:shd w:val="clear" w:color="auto" w:fill="FFFFFF"/>
              </w:rPr>
            </w:pPr>
            <w:del w:id="647"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Paragrafoelenco"/>
              <w:ind w:left="0"/>
              <w:rPr>
                <w:del w:id="648" w:author="Giorgio Romeo" w:date="2020-12-23T09:21:00Z"/>
                <w:sz w:val="26"/>
              </w:rPr>
            </w:pPr>
            <w:del w:id="649"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650" w:author="Giorgio Romeo" w:date="2020-12-23T09:21:00Z"/>
        </w:trPr>
        <w:tc>
          <w:tcPr>
            <w:tcW w:w="480" w:type="pct"/>
            <w:shd w:val="clear" w:color="auto" w:fill="FF7C80"/>
          </w:tcPr>
          <w:p w14:paraId="42B07CDB" w14:textId="070FBEC3" w:rsidR="00417F4B" w:rsidRPr="001A00D5" w:rsidDel="000A17F5" w:rsidRDefault="00417F4B" w:rsidP="00417F4B">
            <w:pPr>
              <w:pStyle w:val="Paragrafoelenco"/>
              <w:ind w:left="0"/>
              <w:rPr>
                <w:del w:id="651" w:author="Giorgio Romeo" w:date="2020-12-23T09:21:00Z"/>
                <w:b/>
                <w:color w:val="000000"/>
                <w:sz w:val="28"/>
                <w:szCs w:val="28"/>
                <w:shd w:val="clear" w:color="auto" w:fill="FFFFFF"/>
              </w:rPr>
            </w:pPr>
            <w:del w:id="652"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Paragrafoelenco"/>
              <w:ind w:left="0"/>
              <w:rPr>
                <w:del w:id="653" w:author="Giorgio Romeo" w:date="2020-12-23T09:21:00Z"/>
                <w:color w:val="000000"/>
                <w:sz w:val="26"/>
                <w:shd w:val="clear" w:color="auto" w:fill="FFFFFF"/>
              </w:rPr>
            </w:pPr>
            <w:del w:id="654"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655"/>
              <w:commentRangeEnd w:id="655"/>
              <w:r w:rsidRPr="001A00D5" w:rsidDel="000A17F5">
                <w:rPr>
                  <w:rStyle w:val="Rimandocommento"/>
                  <w:sz w:val="26"/>
                  <w:szCs w:val="26"/>
                </w:rPr>
                <w:commentReference w:id="655"/>
              </w:r>
              <w:r w:rsidRPr="001A00D5" w:rsidDel="000A17F5">
                <w:rPr>
                  <w:color w:val="000000"/>
                  <w:sz w:val="26"/>
                  <w:shd w:val="clear" w:color="auto" w:fill="FFFFFF"/>
                </w:rPr>
                <w:delText xml:space="preserve">by their </w:delText>
              </w:r>
              <w:commentRangeStart w:id="656"/>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656"/>
              <w:r w:rsidR="00DC7F1F" w:rsidDel="000A17F5">
                <w:rPr>
                  <w:rStyle w:val="Rimandocommento"/>
                </w:rPr>
                <w:commentReference w:id="656"/>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657" w:author="Giorgio Romeo" w:date="2020-12-23T09:21:00Z"/>
        </w:trPr>
        <w:tc>
          <w:tcPr>
            <w:tcW w:w="480" w:type="pct"/>
            <w:shd w:val="clear" w:color="auto" w:fill="FF7C80"/>
          </w:tcPr>
          <w:p w14:paraId="2D9FC18A" w14:textId="73D1872F" w:rsidR="00417F4B" w:rsidRPr="001A00D5" w:rsidDel="000A17F5" w:rsidRDefault="00417F4B" w:rsidP="00417F4B">
            <w:pPr>
              <w:pStyle w:val="Paragrafoelenco"/>
              <w:ind w:left="0"/>
              <w:rPr>
                <w:del w:id="658" w:author="Giorgio Romeo" w:date="2020-12-23T09:21:00Z"/>
                <w:b/>
                <w:color w:val="000000"/>
                <w:sz w:val="28"/>
                <w:szCs w:val="28"/>
                <w:shd w:val="clear" w:color="auto" w:fill="FFFFFF"/>
              </w:rPr>
            </w:pPr>
            <w:del w:id="659"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Paragrafoelenco"/>
              <w:ind w:left="0"/>
              <w:rPr>
                <w:del w:id="660" w:author="Giorgio Romeo" w:date="2020-12-23T09:21:00Z"/>
                <w:color w:val="000000"/>
                <w:sz w:val="26"/>
                <w:shd w:val="clear" w:color="auto" w:fill="FFFFFF"/>
              </w:rPr>
            </w:pPr>
            <w:del w:id="661"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662" w:author="Giorgio Romeo" w:date="2020-12-23T09:21:00Z"/>
        </w:trPr>
        <w:tc>
          <w:tcPr>
            <w:tcW w:w="480" w:type="pct"/>
            <w:shd w:val="clear" w:color="auto" w:fill="FF7C80"/>
          </w:tcPr>
          <w:p w14:paraId="3A0025FD" w14:textId="0D95B4BB" w:rsidR="00417F4B" w:rsidRPr="001A00D5" w:rsidDel="000A17F5" w:rsidRDefault="00417F4B" w:rsidP="00417F4B">
            <w:pPr>
              <w:pStyle w:val="Paragrafoelenco"/>
              <w:ind w:left="0"/>
              <w:rPr>
                <w:del w:id="663" w:author="Giorgio Romeo" w:date="2020-12-23T09:21:00Z"/>
                <w:b/>
                <w:sz w:val="28"/>
                <w:szCs w:val="28"/>
              </w:rPr>
            </w:pPr>
            <w:del w:id="664"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Paragrafoelenco"/>
              <w:ind w:left="0"/>
              <w:rPr>
                <w:del w:id="665" w:author="Giorgio Romeo" w:date="2020-12-23T09:21:00Z"/>
                <w:sz w:val="26"/>
              </w:rPr>
            </w:pPr>
            <w:del w:id="666"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667"/>
              <w:commentRangeEnd w:id="667"/>
              <w:r w:rsidDel="000A17F5">
                <w:rPr>
                  <w:rStyle w:val="Rimandocommento"/>
                </w:rPr>
                <w:commentReference w:id="667"/>
              </w:r>
            </w:del>
          </w:p>
        </w:tc>
      </w:tr>
      <w:tr w:rsidR="00417F4B" w:rsidDel="000A17F5" w14:paraId="3E7AF435" w14:textId="62F0F741" w:rsidTr="00417F4B">
        <w:trPr>
          <w:trHeight w:val="108"/>
          <w:del w:id="668" w:author="Giorgio Romeo" w:date="2020-12-23T09:21:00Z"/>
        </w:trPr>
        <w:tc>
          <w:tcPr>
            <w:tcW w:w="480" w:type="pct"/>
            <w:shd w:val="clear" w:color="auto" w:fill="FF7C80"/>
          </w:tcPr>
          <w:p w14:paraId="62EEE9B2" w14:textId="66A75E67" w:rsidR="00417F4B" w:rsidDel="000A17F5" w:rsidRDefault="00417F4B" w:rsidP="00417F4B">
            <w:pPr>
              <w:pStyle w:val="Paragrafoelenco"/>
              <w:ind w:left="0"/>
              <w:rPr>
                <w:del w:id="669" w:author="Giorgio Romeo" w:date="2020-12-23T09:21:00Z"/>
                <w:b/>
                <w:bCs/>
                <w:sz w:val="28"/>
                <w:szCs w:val="28"/>
              </w:rPr>
            </w:pPr>
            <w:del w:id="670"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Paragrafoelenco"/>
              <w:ind w:left="0"/>
              <w:rPr>
                <w:del w:id="671" w:author="Giorgio Romeo" w:date="2020-12-23T09:21:00Z"/>
                <w:sz w:val="26"/>
              </w:rPr>
            </w:pPr>
            <w:del w:id="672"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673" w:author="Giorgio Romeo" w:date="2020-12-23T09:21:00Z"/>
        </w:trPr>
        <w:tc>
          <w:tcPr>
            <w:tcW w:w="480" w:type="pct"/>
            <w:shd w:val="clear" w:color="auto" w:fill="FF7C80"/>
          </w:tcPr>
          <w:p w14:paraId="0DF75F83" w14:textId="2EE7942C" w:rsidR="00417F4B" w:rsidRPr="001A00D5" w:rsidDel="000A17F5" w:rsidRDefault="00417F4B" w:rsidP="00417F4B">
            <w:pPr>
              <w:pStyle w:val="Paragrafoelenco"/>
              <w:ind w:left="0"/>
              <w:rPr>
                <w:del w:id="674" w:author="Giorgio Romeo" w:date="2020-12-23T09:21:00Z"/>
                <w:b/>
                <w:sz w:val="28"/>
                <w:szCs w:val="28"/>
              </w:rPr>
            </w:pPr>
            <w:del w:id="675"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Paragrafoelenco"/>
              <w:ind w:left="0"/>
              <w:rPr>
                <w:del w:id="676" w:author="Giorgio Romeo" w:date="2020-12-23T09:21:00Z"/>
                <w:sz w:val="26"/>
              </w:rPr>
            </w:pPr>
            <w:del w:id="677"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678" w:author="Giorgio Romeo" w:date="2020-12-23T09:21:00Z"/>
        </w:trPr>
        <w:tc>
          <w:tcPr>
            <w:tcW w:w="480" w:type="pct"/>
            <w:shd w:val="clear" w:color="auto" w:fill="FF7C80"/>
          </w:tcPr>
          <w:p w14:paraId="2C04F954" w14:textId="2C323E2A" w:rsidR="00417F4B" w:rsidRPr="001A00D5" w:rsidDel="000A17F5" w:rsidRDefault="00417F4B" w:rsidP="00417F4B">
            <w:pPr>
              <w:pStyle w:val="Paragrafoelenco"/>
              <w:ind w:left="0"/>
              <w:rPr>
                <w:del w:id="679" w:author="Giorgio Romeo" w:date="2020-12-23T09:21:00Z"/>
                <w:b/>
                <w:sz w:val="28"/>
                <w:szCs w:val="28"/>
              </w:rPr>
            </w:pPr>
            <w:del w:id="680"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Paragrafoelenco"/>
              <w:ind w:left="0"/>
              <w:rPr>
                <w:del w:id="681" w:author="Giorgio Romeo" w:date="2020-12-23T09:21:00Z"/>
                <w:sz w:val="26"/>
              </w:rPr>
            </w:pPr>
            <w:del w:id="682"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683" w:author="Cristian Sbrolli" w:date="2020-12-20T11:52:00Z">
              <w:del w:id="684" w:author="Giorgio Romeo" w:date="2020-12-23T09:21:00Z">
                <w:r w:rsidR="00356036" w:rsidDel="000A17F5">
                  <w:rPr>
                    <w:sz w:val="26"/>
                  </w:rPr>
                  <w:delText xml:space="preserve">“Book a Visit” </w:delText>
                </w:r>
              </w:del>
            </w:ins>
            <w:del w:id="685" w:author="Giorgio Romeo" w:date="2020-12-23T09:21:00Z">
              <w:r w:rsidRPr="001A00D5" w:rsidDel="000A17F5">
                <w:rPr>
                  <w:sz w:val="26"/>
                </w:rPr>
                <w:delText xml:space="preserve">customers to buy </w:delText>
              </w:r>
            </w:del>
            <w:ins w:id="686" w:author="Cristian Sbrolli" w:date="2020-12-20T11:52:00Z">
              <w:del w:id="687" w:author="Giorgio Romeo" w:date="2020-12-23T09:21:00Z">
                <w:r w:rsidR="00356036" w:rsidDel="000A17F5">
                  <w:rPr>
                    <w:sz w:val="26"/>
                  </w:rPr>
                  <w:delText>the expressed shopping list, if any</w:delText>
                </w:r>
              </w:del>
            </w:ins>
            <w:del w:id="688" w:author="Giorgio Romeo" w:date="2020-12-23T09:21:00Z">
              <w:r w:rsidRPr="001A00D5" w:rsidDel="000A17F5">
                <w:rPr>
                  <w:sz w:val="26"/>
                </w:rPr>
                <w:delText>all products</w:delText>
              </w:r>
            </w:del>
          </w:p>
        </w:tc>
      </w:tr>
      <w:tr w:rsidR="00417F4B" w:rsidDel="000A17F5" w14:paraId="3C0D8BF7" w14:textId="052352AD" w:rsidTr="00417F4B">
        <w:trPr>
          <w:trHeight w:val="108"/>
          <w:del w:id="689" w:author="Giorgio Romeo" w:date="2020-12-23T09:21:00Z"/>
        </w:trPr>
        <w:tc>
          <w:tcPr>
            <w:tcW w:w="480" w:type="pct"/>
            <w:shd w:val="clear" w:color="auto" w:fill="FF7C80"/>
          </w:tcPr>
          <w:p w14:paraId="3C7E7DBD" w14:textId="1EE3A235" w:rsidR="00417F4B" w:rsidRPr="001A00D5" w:rsidDel="000A17F5" w:rsidRDefault="00417F4B" w:rsidP="00417F4B">
            <w:pPr>
              <w:pStyle w:val="Paragrafoelenco"/>
              <w:ind w:left="0"/>
              <w:rPr>
                <w:del w:id="690" w:author="Giorgio Romeo" w:date="2020-12-23T09:21:00Z"/>
                <w:b/>
                <w:sz w:val="28"/>
                <w:szCs w:val="28"/>
              </w:rPr>
            </w:pPr>
            <w:del w:id="691"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Paragrafoelenco"/>
              <w:ind w:left="0"/>
              <w:rPr>
                <w:del w:id="692" w:author="Giorgio Romeo" w:date="2020-12-23T09:21:00Z"/>
                <w:sz w:val="26"/>
              </w:rPr>
            </w:pPr>
            <w:del w:id="693"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694" w:author="Cristian Sbrolli" w:date="2020-12-20T11:53:00Z">
              <w:del w:id="695" w:author="Giorgio Romeo" w:date="2020-12-23T09:21:00Z">
                <w:r w:rsidR="00356036" w:rsidDel="000A17F5">
                  <w:rPr>
                    <w:sz w:val="26"/>
                  </w:rPr>
                  <w:delText xml:space="preserve"> visits durations </w:delText>
                </w:r>
              </w:del>
            </w:ins>
            <w:ins w:id="696" w:author="Cristian Sbrolli" w:date="2020-12-20T11:54:00Z">
              <w:del w:id="697" w:author="Giorgio Romeo" w:date="2020-12-23T09:21:00Z">
                <w:r w:rsidR="00356036" w:rsidDel="000A17F5">
                  <w:rPr>
                    <w:sz w:val="26"/>
                  </w:rPr>
                  <w:delText>and expressed</w:delText>
                </w:r>
              </w:del>
            </w:ins>
            <w:ins w:id="698" w:author="Cristian Sbrolli" w:date="2020-12-20T11:53:00Z">
              <w:del w:id="699" w:author="Giorgio Romeo" w:date="2020-12-23T09:21:00Z">
                <w:r w:rsidR="00356036" w:rsidDel="000A17F5">
                  <w:rPr>
                    <w:sz w:val="26"/>
                  </w:rPr>
                  <w:delText xml:space="preserve"> shopping lists </w:delText>
                </w:r>
              </w:del>
            </w:ins>
            <w:del w:id="700"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701" w:author="Giorgio Romeo" w:date="2020-12-23T09:21:00Z"/>
        </w:trPr>
        <w:tc>
          <w:tcPr>
            <w:tcW w:w="480" w:type="pct"/>
            <w:shd w:val="clear" w:color="auto" w:fill="FF7C80"/>
          </w:tcPr>
          <w:p w14:paraId="6EBF4471" w14:textId="7FC4B133" w:rsidR="00417F4B" w:rsidRPr="001A00D5" w:rsidDel="000A17F5" w:rsidRDefault="00417F4B" w:rsidP="00417F4B">
            <w:pPr>
              <w:pStyle w:val="Paragrafoelenco"/>
              <w:ind w:left="0"/>
              <w:rPr>
                <w:del w:id="702" w:author="Giorgio Romeo" w:date="2020-12-23T09:21:00Z"/>
                <w:b/>
                <w:sz w:val="28"/>
                <w:szCs w:val="28"/>
              </w:rPr>
            </w:pPr>
            <w:del w:id="703"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Paragrafoelenco"/>
              <w:ind w:left="0"/>
              <w:rPr>
                <w:del w:id="704" w:author="Giorgio Romeo" w:date="2020-12-23T09:21:00Z"/>
                <w:sz w:val="26"/>
              </w:rPr>
            </w:pPr>
            <w:ins w:id="705" w:author="Cristian Sbrolli" w:date="2020-12-20T11:50:00Z">
              <w:del w:id="706"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707"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708" w:author="Giorgio Romeo" w:date="2020-12-23T09:21:00Z"/>
        </w:trPr>
        <w:tc>
          <w:tcPr>
            <w:tcW w:w="480" w:type="pct"/>
            <w:shd w:val="clear" w:color="auto" w:fill="FF7C80"/>
          </w:tcPr>
          <w:p w14:paraId="7E953928" w14:textId="3A95450F" w:rsidR="00417F4B" w:rsidRPr="001A00D5" w:rsidDel="000A17F5" w:rsidRDefault="00417F4B" w:rsidP="00417F4B">
            <w:pPr>
              <w:pStyle w:val="Paragrafoelenco"/>
              <w:ind w:left="0"/>
              <w:rPr>
                <w:del w:id="709" w:author="Giorgio Romeo" w:date="2020-12-23T09:21:00Z"/>
                <w:b/>
                <w:sz w:val="28"/>
                <w:szCs w:val="28"/>
              </w:rPr>
            </w:pPr>
            <w:del w:id="710"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Paragrafoelenco"/>
              <w:ind w:left="0"/>
              <w:rPr>
                <w:del w:id="711" w:author="Giorgio Romeo" w:date="2020-12-23T09:21:00Z"/>
                <w:sz w:val="26"/>
              </w:rPr>
            </w:pPr>
            <w:del w:id="712"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713" w:author="Giorgio Romeo" w:date="2020-12-23T09:21:00Z"/>
        </w:trPr>
        <w:tc>
          <w:tcPr>
            <w:tcW w:w="480" w:type="pct"/>
            <w:shd w:val="clear" w:color="auto" w:fill="FF7C80"/>
          </w:tcPr>
          <w:p w14:paraId="177CE0A4" w14:textId="5047915D" w:rsidR="00417F4B" w:rsidRPr="001A00D5" w:rsidDel="000A17F5" w:rsidRDefault="00417F4B" w:rsidP="00417F4B">
            <w:pPr>
              <w:pStyle w:val="Paragrafoelenco"/>
              <w:ind w:left="0"/>
              <w:rPr>
                <w:del w:id="714" w:author="Giorgio Romeo" w:date="2020-12-23T09:21:00Z"/>
                <w:b/>
                <w:sz w:val="28"/>
                <w:szCs w:val="28"/>
              </w:rPr>
            </w:pPr>
            <w:del w:id="715"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Paragrafoelenco"/>
              <w:ind w:left="0"/>
              <w:rPr>
                <w:del w:id="716" w:author="Giorgio Romeo" w:date="2020-12-23T09:21:00Z"/>
                <w:sz w:val="26"/>
              </w:rPr>
            </w:pPr>
            <w:del w:id="717"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718" w:author="Giorgio Romeo" w:date="2020-12-23T09:21:00Z"/>
        </w:trPr>
        <w:tc>
          <w:tcPr>
            <w:tcW w:w="480" w:type="pct"/>
            <w:shd w:val="clear" w:color="auto" w:fill="FF7C80"/>
          </w:tcPr>
          <w:p w14:paraId="3674DE41" w14:textId="5C695B3A" w:rsidR="00417F4B" w:rsidRPr="001A00D5" w:rsidDel="000A17F5" w:rsidRDefault="00417F4B" w:rsidP="00417F4B">
            <w:pPr>
              <w:pStyle w:val="Paragrafoelenco"/>
              <w:ind w:left="0"/>
              <w:rPr>
                <w:del w:id="719" w:author="Giorgio Romeo" w:date="2020-12-23T09:21:00Z"/>
                <w:b/>
                <w:sz w:val="28"/>
                <w:szCs w:val="28"/>
              </w:rPr>
            </w:pPr>
            <w:del w:id="720"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Paragrafoelenco"/>
              <w:ind w:left="0"/>
              <w:rPr>
                <w:del w:id="721" w:author="Giorgio Romeo" w:date="2020-12-23T09:21:00Z"/>
                <w:sz w:val="26"/>
              </w:rPr>
            </w:pPr>
            <w:del w:id="722"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723" w:author="Giorgio Romeo" w:date="2020-12-23T09:21:00Z"/>
        </w:trPr>
        <w:tc>
          <w:tcPr>
            <w:tcW w:w="480" w:type="pct"/>
            <w:shd w:val="clear" w:color="auto" w:fill="FF7C80"/>
          </w:tcPr>
          <w:p w14:paraId="099C12C6" w14:textId="2712DC7E" w:rsidR="00417F4B" w:rsidRPr="001A00D5" w:rsidDel="000A17F5" w:rsidRDefault="00417F4B" w:rsidP="00417F4B">
            <w:pPr>
              <w:pStyle w:val="Paragrafoelenco"/>
              <w:ind w:left="0"/>
              <w:rPr>
                <w:del w:id="724" w:author="Giorgio Romeo" w:date="2020-12-23T09:21:00Z"/>
                <w:b/>
                <w:sz w:val="28"/>
                <w:szCs w:val="28"/>
              </w:rPr>
            </w:pPr>
            <w:del w:id="725"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Paragrafoelenco"/>
              <w:ind w:left="0"/>
              <w:rPr>
                <w:del w:id="726" w:author="Giorgio Romeo" w:date="2020-12-23T09:21:00Z"/>
                <w:sz w:val="26"/>
              </w:rPr>
            </w:pPr>
            <w:del w:id="727" w:author="Giorgio Romeo" w:date="2020-12-23T09:21:00Z">
              <w:r w:rsidRPr="001A00D5" w:rsidDel="000A17F5">
                <w:rPr>
                  <w:b/>
                  <w:sz w:val="26"/>
                </w:rPr>
                <w:delText>The system shall</w:delText>
              </w:r>
              <w:commentRangeStart w:id="728"/>
              <w:commentRangeEnd w:id="728"/>
              <w:r w:rsidRPr="001A00D5" w:rsidDel="000A17F5">
                <w:rPr>
                  <w:rStyle w:val="Rimandocommento"/>
                  <w:b/>
                  <w:sz w:val="26"/>
                  <w:szCs w:val="26"/>
                </w:rPr>
                <w:commentReference w:id="728"/>
              </w:r>
              <w:r w:rsidRPr="001A00D5" w:rsidDel="000A17F5">
                <w:rPr>
                  <w:sz w:val="26"/>
                </w:rPr>
                <w:delText xml:space="preserve"> allow the user to scan its QR code in entrance through the turnstiles</w:delText>
              </w:r>
              <w:commentRangeStart w:id="729"/>
              <w:commentRangeEnd w:id="729"/>
              <w:r w:rsidRPr="001A00D5" w:rsidDel="000A17F5">
                <w:rPr>
                  <w:rStyle w:val="Rimandocommento"/>
                  <w:sz w:val="26"/>
                  <w:szCs w:val="26"/>
                </w:rPr>
                <w:commentReference w:id="729"/>
              </w:r>
            </w:del>
          </w:p>
        </w:tc>
      </w:tr>
      <w:tr w:rsidR="00417F4B" w:rsidDel="000A17F5" w14:paraId="1CCA01E9" w14:textId="2D9B7E6B" w:rsidTr="00417F4B">
        <w:trPr>
          <w:trHeight w:val="108"/>
          <w:del w:id="730" w:author="Giorgio Romeo" w:date="2020-12-23T09:21:00Z"/>
        </w:trPr>
        <w:tc>
          <w:tcPr>
            <w:tcW w:w="480" w:type="pct"/>
            <w:shd w:val="clear" w:color="auto" w:fill="FF7C80"/>
          </w:tcPr>
          <w:p w14:paraId="196FCF68" w14:textId="64AA635A" w:rsidR="00417F4B" w:rsidRPr="001A00D5" w:rsidDel="000A17F5" w:rsidRDefault="00417F4B" w:rsidP="00417F4B">
            <w:pPr>
              <w:pStyle w:val="Paragrafoelenco"/>
              <w:ind w:left="0"/>
              <w:rPr>
                <w:del w:id="731" w:author="Giorgio Romeo" w:date="2020-12-23T09:21:00Z"/>
                <w:b/>
                <w:sz w:val="28"/>
                <w:szCs w:val="28"/>
              </w:rPr>
            </w:pPr>
            <w:del w:id="732"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Paragrafoelenco"/>
              <w:ind w:left="0"/>
              <w:rPr>
                <w:del w:id="733" w:author="Giorgio Romeo" w:date="2020-12-23T09:21:00Z"/>
                <w:sz w:val="26"/>
              </w:rPr>
            </w:pPr>
            <w:del w:id="734" w:author="Giorgio Romeo" w:date="2020-12-23T09:21:00Z">
              <w:r w:rsidRPr="001A00D5" w:rsidDel="000A17F5">
                <w:rPr>
                  <w:b/>
                  <w:sz w:val="26"/>
                </w:rPr>
                <w:delText>The system shall</w:delText>
              </w:r>
              <w:commentRangeStart w:id="735"/>
              <w:commentRangeEnd w:id="735"/>
              <w:r w:rsidRPr="001A00D5" w:rsidDel="000A17F5">
                <w:rPr>
                  <w:rStyle w:val="Rimandocommento"/>
                  <w:b/>
                  <w:sz w:val="26"/>
                  <w:szCs w:val="26"/>
                </w:rPr>
                <w:commentReference w:id="735"/>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736" w:author="Giorgio Romeo" w:date="2020-12-23T09:21:00Z"/>
        </w:trPr>
        <w:tc>
          <w:tcPr>
            <w:tcW w:w="480" w:type="pct"/>
            <w:shd w:val="clear" w:color="auto" w:fill="FF7C80"/>
          </w:tcPr>
          <w:p w14:paraId="0CB802EB" w14:textId="591D9902" w:rsidR="00417F4B" w:rsidDel="000A17F5" w:rsidRDefault="00417F4B" w:rsidP="00417F4B">
            <w:pPr>
              <w:pStyle w:val="Paragrafoelenco"/>
              <w:ind w:left="0"/>
              <w:rPr>
                <w:del w:id="737" w:author="Giorgio Romeo" w:date="2020-12-23T09:21:00Z"/>
                <w:b/>
                <w:bCs/>
                <w:sz w:val="28"/>
                <w:szCs w:val="28"/>
              </w:rPr>
            </w:pPr>
            <w:del w:id="738"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Paragrafoelenco"/>
              <w:ind w:left="0"/>
              <w:rPr>
                <w:del w:id="739" w:author="Giorgio Romeo" w:date="2020-12-23T09:21:00Z"/>
                <w:sz w:val="26"/>
              </w:rPr>
            </w:pPr>
            <w:del w:id="740"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741"/>
              <w:commentRangeEnd w:id="741"/>
              <w:r w:rsidRPr="001A00D5" w:rsidDel="000A17F5">
                <w:rPr>
                  <w:rStyle w:val="Rimandocommento"/>
                  <w:sz w:val="26"/>
                  <w:szCs w:val="26"/>
                </w:rPr>
                <w:commentReference w:id="741"/>
              </w:r>
            </w:del>
          </w:p>
        </w:tc>
      </w:tr>
      <w:tr w:rsidR="00417F4B" w:rsidDel="000A17F5" w14:paraId="37B762F9" w14:textId="2B67E15D" w:rsidTr="00417F4B">
        <w:trPr>
          <w:trHeight w:val="108"/>
          <w:del w:id="742" w:author="Giorgio Romeo" w:date="2020-12-23T09:21:00Z"/>
        </w:trPr>
        <w:tc>
          <w:tcPr>
            <w:tcW w:w="480" w:type="pct"/>
            <w:shd w:val="clear" w:color="auto" w:fill="FF7C80"/>
          </w:tcPr>
          <w:p w14:paraId="1782F04C" w14:textId="28BE644F" w:rsidR="00417F4B" w:rsidRPr="001A00D5" w:rsidDel="000A17F5" w:rsidRDefault="00417F4B" w:rsidP="00417F4B">
            <w:pPr>
              <w:pStyle w:val="Paragrafoelenco"/>
              <w:ind w:left="0"/>
              <w:rPr>
                <w:del w:id="743" w:author="Giorgio Romeo" w:date="2020-12-23T09:21:00Z"/>
                <w:b/>
                <w:sz w:val="28"/>
                <w:szCs w:val="28"/>
              </w:rPr>
            </w:pPr>
            <w:del w:id="744"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Paragrafoelenco"/>
              <w:ind w:left="0"/>
              <w:rPr>
                <w:del w:id="745" w:author="Giorgio Romeo" w:date="2020-12-23T09:21:00Z"/>
                <w:sz w:val="26"/>
              </w:rPr>
            </w:pPr>
            <w:del w:id="746"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747" w:author="Giorgio Romeo" w:date="2020-12-23T09:21:00Z"/>
        </w:trPr>
        <w:tc>
          <w:tcPr>
            <w:tcW w:w="480" w:type="pct"/>
            <w:shd w:val="clear" w:color="auto" w:fill="FF7C80"/>
          </w:tcPr>
          <w:p w14:paraId="115CCE57" w14:textId="0EB3A438" w:rsidR="00417F4B" w:rsidRPr="001A00D5" w:rsidDel="000A17F5" w:rsidRDefault="00417F4B" w:rsidP="00417F4B">
            <w:pPr>
              <w:pStyle w:val="Paragrafoelenco"/>
              <w:ind w:left="0"/>
              <w:rPr>
                <w:del w:id="748" w:author="Giorgio Romeo" w:date="2020-12-23T09:21:00Z"/>
                <w:b/>
                <w:sz w:val="28"/>
                <w:szCs w:val="28"/>
              </w:rPr>
            </w:pPr>
            <w:del w:id="749"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Paragrafoelenco"/>
              <w:ind w:left="0"/>
              <w:rPr>
                <w:del w:id="750" w:author="Giorgio Romeo" w:date="2020-12-23T09:21:00Z"/>
                <w:sz w:val="26"/>
              </w:rPr>
            </w:pPr>
            <w:del w:id="751"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752"/>
              <w:commentRangeEnd w:id="752"/>
              <w:r w:rsidRPr="001A00D5" w:rsidDel="000A17F5">
                <w:rPr>
                  <w:rStyle w:val="Rimandocommento"/>
                  <w:sz w:val="26"/>
                  <w:szCs w:val="26"/>
                </w:rPr>
                <w:commentReference w:id="752"/>
              </w:r>
            </w:del>
          </w:p>
        </w:tc>
      </w:tr>
    </w:tbl>
    <w:tbl>
      <w:tblPr>
        <w:tblStyle w:val="Grigliatabella"/>
        <w:tblpPr w:leftFromText="141" w:rightFromText="141" w:vertAnchor="page" w:horzAnchor="margin" w:tblpY="3570"/>
        <w:tblW w:w="5147" w:type="pct"/>
        <w:tblLayout w:type="fixed"/>
        <w:tblLook w:val="04A0" w:firstRow="1" w:lastRow="0" w:firstColumn="1" w:lastColumn="0" w:noHBand="0" w:noVBand="1"/>
        <w:tblPrChange w:id="753" w:author="Cristian Sbrolli" w:date="2020-12-23T11:34:00Z">
          <w:tblPr>
            <w:tblStyle w:val="Grigliatabella"/>
            <w:tblpPr w:leftFromText="141" w:rightFromText="141" w:vertAnchor="page" w:horzAnchor="margin" w:tblpY="2625"/>
            <w:tblW w:w="5147" w:type="pct"/>
            <w:tblLayout w:type="fixed"/>
            <w:tblLook w:val="04A0" w:firstRow="1" w:lastRow="0" w:firstColumn="1" w:lastColumn="0" w:noHBand="0" w:noVBand="1"/>
          </w:tblPr>
        </w:tblPrChange>
      </w:tblPr>
      <w:tblGrid>
        <w:gridCol w:w="984"/>
        <w:gridCol w:w="9271"/>
        <w:tblGridChange w:id="754">
          <w:tblGrid>
            <w:gridCol w:w="984"/>
            <w:gridCol w:w="9271"/>
          </w:tblGrid>
        </w:tblGridChange>
      </w:tblGrid>
      <w:tr w:rsidR="000A17F5" w:rsidDel="00525390" w14:paraId="68F2B545" w14:textId="252E8322" w:rsidTr="00650F3E">
        <w:trPr>
          <w:trHeight w:val="411"/>
          <w:ins w:id="755" w:author="Giorgio Romeo" w:date="2020-12-23T09:21:00Z"/>
          <w:del w:id="756" w:author="Cristian Sbrolli" w:date="2020-12-23T11:57:00Z"/>
          <w:trPrChange w:id="757" w:author="Cristian Sbrolli" w:date="2020-12-23T11:34:00Z">
            <w:trPr>
              <w:trHeight w:val="411"/>
            </w:trPr>
          </w:trPrChange>
        </w:trPr>
        <w:tc>
          <w:tcPr>
            <w:tcW w:w="480" w:type="pct"/>
            <w:shd w:val="clear" w:color="auto" w:fill="FF7C80"/>
            <w:tcPrChange w:id="758" w:author="Cristian Sbrolli" w:date="2020-12-23T11:34:00Z">
              <w:tcPr>
                <w:tcW w:w="480" w:type="pct"/>
                <w:shd w:val="clear" w:color="auto" w:fill="FF7C80"/>
              </w:tcPr>
            </w:tcPrChange>
          </w:tcPr>
          <w:p w14:paraId="4677C97F" w14:textId="413E3D32" w:rsidR="000A17F5" w:rsidRPr="003F5A77" w:rsidDel="00525390" w:rsidRDefault="000A17F5" w:rsidP="00650F3E">
            <w:pPr>
              <w:pStyle w:val="Paragrafoelenco"/>
              <w:ind w:left="0"/>
              <w:rPr>
                <w:ins w:id="759" w:author="Giorgio Romeo" w:date="2020-12-23T09:21:00Z"/>
                <w:del w:id="760" w:author="Cristian Sbrolli" w:date="2020-12-23T11:57:00Z"/>
                <w:moveFrom w:id="761" w:author="Cristian Sbrolli" w:date="2020-12-23T11:35:00Z"/>
                <w:b/>
                <w:color w:val="FF7C80"/>
                <w:sz w:val="28"/>
                <w:szCs w:val="28"/>
                <w:shd w:val="clear" w:color="auto" w:fill="FFFFFF"/>
              </w:rPr>
            </w:pPr>
            <w:moveFromRangeStart w:id="762" w:author="Cristian Sbrolli" w:date="2020-12-23T11:35:00Z" w:name="move59615717"/>
            <w:moveFrom w:id="763" w:author="Cristian Sbrolli" w:date="2020-12-23T11:35:00Z">
              <w:ins w:id="764" w:author="Giorgio Romeo" w:date="2020-12-23T09:21:00Z">
                <w:del w:id="765" w:author="Cristian Sbrolli" w:date="2020-12-23T11:57:00Z">
                  <w:r w:rsidRPr="001A00D5" w:rsidDel="00525390">
                    <w:rPr>
                      <w:b/>
                      <w:sz w:val="28"/>
                      <w:szCs w:val="28"/>
                    </w:rPr>
                    <w:delText>R1</w:delText>
                  </w:r>
                </w:del>
              </w:ins>
            </w:moveFrom>
          </w:p>
        </w:tc>
        <w:tc>
          <w:tcPr>
            <w:tcW w:w="4520" w:type="pct"/>
            <w:tcPrChange w:id="766" w:author="Cristian Sbrolli" w:date="2020-12-23T11:34:00Z">
              <w:tcPr>
                <w:tcW w:w="4520" w:type="pct"/>
              </w:tcPr>
            </w:tcPrChange>
          </w:tcPr>
          <w:p w14:paraId="7C79D524" w14:textId="0BBE78D7" w:rsidR="000A17F5" w:rsidRPr="001A00D5" w:rsidDel="00525390" w:rsidRDefault="000A17F5" w:rsidP="00650F3E">
            <w:pPr>
              <w:pStyle w:val="Paragrafoelenco"/>
              <w:ind w:left="0"/>
              <w:rPr>
                <w:ins w:id="767" w:author="Giorgio Romeo" w:date="2020-12-23T09:21:00Z"/>
                <w:del w:id="768" w:author="Cristian Sbrolli" w:date="2020-12-23T11:57:00Z"/>
                <w:moveFrom w:id="769" w:author="Cristian Sbrolli" w:date="2020-12-23T11:35:00Z"/>
                <w:b/>
                <w:color w:val="000000"/>
                <w:sz w:val="26"/>
                <w:shd w:val="clear" w:color="auto" w:fill="FFFFFF"/>
              </w:rPr>
            </w:pPr>
            <w:moveFrom w:id="770" w:author="Cristian Sbrolli" w:date="2020-12-23T11:35:00Z">
              <w:ins w:id="771" w:author="Giorgio Romeo" w:date="2020-12-23T09:21:00Z">
                <w:del w:id="772"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virtually</w:delText>
                  </w:r>
                </w:del>
              </w:ins>
            </w:moveFrom>
          </w:p>
        </w:tc>
      </w:tr>
      <w:tr w:rsidR="000A17F5" w:rsidDel="00525390" w14:paraId="6E803CFA" w14:textId="42E7544B" w:rsidTr="00650F3E">
        <w:trPr>
          <w:trHeight w:val="474"/>
          <w:ins w:id="773" w:author="Giorgio Romeo" w:date="2020-12-23T09:21:00Z"/>
          <w:del w:id="774" w:author="Cristian Sbrolli" w:date="2020-12-23T11:57:00Z"/>
          <w:trPrChange w:id="775" w:author="Cristian Sbrolli" w:date="2020-12-23T11:34:00Z">
            <w:trPr>
              <w:trHeight w:val="474"/>
            </w:trPr>
          </w:trPrChange>
        </w:trPr>
        <w:tc>
          <w:tcPr>
            <w:tcW w:w="480" w:type="pct"/>
            <w:shd w:val="clear" w:color="auto" w:fill="FF7C80"/>
            <w:tcPrChange w:id="776" w:author="Cristian Sbrolli" w:date="2020-12-23T11:34:00Z">
              <w:tcPr>
                <w:tcW w:w="480" w:type="pct"/>
                <w:shd w:val="clear" w:color="auto" w:fill="FF7C80"/>
              </w:tcPr>
            </w:tcPrChange>
          </w:tcPr>
          <w:p w14:paraId="4221072F" w14:textId="04697D95" w:rsidR="000A17F5" w:rsidRPr="001A00D5" w:rsidDel="00525390" w:rsidRDefault="000A17F5" w:rsidP="00650F3E">
            <w:pPr>
              <w:pStyle w:val="Paragrafoelenco"/>
              <w:ind w:left="0"/>
              <w:rPr>
                <w:ins w:id="777" w:author="Giorgio Romeo" w:date="2020-12-23T09:21:00Z"/>
                <w:del w:id="778" w:author="Cristian Sbrolli" w:date="2020-12-23T11:57:00Z"/>
                <w:moveFrom w:id="779" w:author="Cristian Sbrolli" w:date="2020-12-23T11:35:00Z"/>
                <w:b/>
                <w:color w:val="000000"/>
                <w:sz w:val="28"/>
                <w:szCs w:val="28"/>
                <w:shd w:val="clear" w:color="auto" w:fill="FFFFFF"/>
              </w:rPr>
            </w:pPr>
            <w:moveFrom w:id="780" w:author="Cristian Sbrolli" w:date="2020-12-23T11:35:00Z">
              <w:ins w:id="781" w:author="Giorgio Romeo" w:date="2020-12-23T09:21:00Z">
                <w:del w:id="782" w:author="Cristian Sbrolli" w:date="2020-12-23T11:57:00Z">
                  <w:r w:rsidRPr="001A00D5" w:rsidDel="00525390">
                    <w:rPr>
                      <w:b/>
                      <w:sz w:val="28"/>
                      <w:szCs w:val="28"/>
                    </w:rPr>
                    <w:delText>R2</w:delText>
                  </w:r>
                </w:del>
              </w:ins>
            </w:moveFrom>
          </w:p>
        </w:tc>
        <w:tc>
          <w:tcPr>
            <w:tcW w:w="4520" w:type="pct"/>
            <w:shd w:val="clear" w:color="auto" w:fill="auto"/>
            <w:tcPrChange w:id="783" w:author="Cristian Sbrolli" w:date="2020-12-23T11:34:00Z">
              <w:tcPr>
                <w:tcW w:w="4520" w:type="pct"/>
                <w:shd w:val="clear" w:color="auto" w:fill="auto"/>
              </w:tcPr>
            </w:tcPrChange>
          </w:tcPr>
          <w:p w14:paraId="081D7E3A" w14:textId="5E036284" w:rsidR="000A17F5" w:rsidRPr="001A00D5" w:rsidDel="00525390" w:rsidRDefault="000A17F5" w:rsidP="00650F3E">
            <w:pPr>
              <w:pStyle w:val="Paragrafoelenco"/>
              <w:ind w:left="0"/>
              <w:rPr>
                <w:ins w:id="784" w:author="Giorgio Romeo" w:date="2020-12-23T09:21:00Z"/>
                <w:del w:id="785" w:author="Cristian Sbrolli" w:date="2020-12-23T11:57:00Z"/>
                <w:moveFrom w:id="786" w:author="Cristian Sbrolli" w:date="2020-12-23T11:35:00Z"/>
                <w:color w:val="000000"/>
                <w:sz w:val="26"/>
                <w:shd w:val="clear" w:color="auto" w:fill="FFFFFF"/>
              </w:rPr>
            </w:pPr>
            <w:moveFrom w:id="787" w:author="Cristian Sbrolli" w:date="2020-12-23T11:35:00Z">
              <w:ins w:id="788" w:author="Giorgio Romeo" w:date="2020-12-23T09:21:00Z">
                <w:del w:id="789"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physically</w:delText>
                  </w:r>
                  <w:commentRangeStart w:id="790"/>
                  <w:commentRangeEnd w:id="790"/>
                  <w:r w:rsidRPr="001A00D5" w:rsidDel="00525390">
                    <w:rPr>
                      <w:rStyle w:val="Rimandocommento"/>
                      <w:sz w:val="26"/>
                      <w:szCs w:val="26"/>
                    </w:rPr>
                    <w:commentReference w:id="790"/>
                  </w:r>
                </w:del>
              </w:ins>
            </w:moveFrom>
          </w:p>
        </w:tc>
      </w:tr>
      <w:tr w:rsidR="000A17F5" w:rsidDel="00525390" w14:paraId="6CA48236" w14:textId="4E3370DE" w:rsidTr="00650F3E">
        <w:trPr>
          <w:trHeight w:val="373"/>
          <w:ins w:id="791" w:author="Giorgio Romeo" w:date="2020-12-23T09:21:00Z"/>
          <w:del w:id="792" w:author="Cristian Sbrolli" w:date="2020-12-23T11:57:00Z"/>
          <w:trPrChange w:id="793" w:author="Cristian Sbrolli" w:date="2020-12-23T11:34:00Z">
            <w:trPr>
              <w:trHeight w:val="373"/>
            </w:trPr>
          </w:trPrChange>
        </w:trPr>
        <w:tc>
          <w:tcPr>
            <w:tcW w:w="480" w:type="pct"/>
            <w:shd w:val="clear" w:color="auto" w:fill="FF7C80"/>
            <w:tcPrChange w:id="794" w:author="Cristian Sbrolli" w:date="2020-12-23T11:34:00Z">
              <w:tcPr>
                <w:tcW w:w="480" w:type="pct"/>
                <w:shd w:val="clear" w:color="auto" w:fill="FF7C80"/>
              </w:tcPr>
            </w:tcPrChange>
          </w:tcPr>
          <w:p w14:paraId="48B02EB8" w14:textId="3F99A221" w:rsidR="000A17F5" w:rsidRPr="001A00D5" w:rsidDel="00525390" w:rsidRDefault="000A17F5" w:rsidP="00650F3E">
            <w:pPr>
              <w:pStyle w:val="Paragrafoelenco"/>
              <w:ind w:left="0"/>
              <w:rPr>
                <w:ins w:id="795" w:author="Giorgio Romeo" w:date="2020-12-23T09:21:00Z"/>
                <w:del w:id="796" w:author="Cristian Sbrolli" w:date="2020-12-23T11:57:00Z"/>
                <w:moveFrom w:id="797" w:author="Cristian Sbrolli" w:date="2020-12-23T11:35:00Z"/>
                <w:b/>
                <w:color w:val="000000"/>
                <w:sz w:val="28"/>
                <w:szCs w:val="28"/>
                <w:shd w:val="clear" w:color="auto" w:fill="FFFFFF"/>
              </w:rPr>
            </w:pPr>
            <w:moveFrom w:id="798" w:author="Cristian Sbrolli" w:date="2020-12-23T11:35:00Z">
              <w:ins w:id="799" w:author="Giorgio Romeo" w:date="2020-12-23T09:21:00Z">
                <w:del w:id="800" w:author="Cristian Sbrolli" w:date="2020-12-23T11:57:00Z">
                  <w:r w:rsidRPr="001A00D5" w:rsidDel="00525390">
                    <w:rPr>
                      <w:b/>
                      <w:sz w:val="28"/>
                      <w:szCs w:val="28"/>
                    </w:rPr>
                    <w:delText>R3</w:delText>
                  </w:r>
                </w:del>
              </w:ins>
            </w:moveFrom>
          </w:p>
        </w:tc>
        <w:tc>
          <w:tcPr>
            <w:tcW w:w="4520" w:type="pct"/>
            <w:tcPrChange w:id="801" w:author="Cristian Sbrolli" w:date="2020-12-23T11:34:00Z">
              <w:tcPr>
                <w:tcW w:w="4520" w:type="pct"/>
              </w:tcPr>
            </w:tcPrChange>
          </w:tcPr>
          <w:p w14:paraId="29FD11E7" w14:textId="03EDA083" w:rsidR="000A17F5" w:rsidRPr="001A00D5" w:rsidDel="00525390" w:rsidRDefault="000A17F5" w:rsidP="00650F3E">
            <w:pPr>
              <w:pStyle w:val="Paragrafoelenco"/>
              <w:ind w:left="0"/>
              <w:rPr>
                <w:ins w:id="802" w:author="Giorgio Romeo" w:date="2020-12-23T09:21:00Z"/>
                <w:del w:id="803" w:author="Cristian Sbrolli" w:date="2020-12-23T11:57:00Z"/>
                <w:moveFrom w:id="804" w:author="Cristian Sbrolli" w:date="2020-12-23T11:35:00Z"/>
                <w:color w:val="000000"/>
                <w:sz w:val="26"/>
                <w:shd w:val="clear" w:color="auto" w:fill="FFFFFF"/>
              </w:rPr>
            </w:pPr>
            <w:moveFrom w:id="805" w:author="Cristian Sbrolli" w:date="2020-12-23T11:35:00Z">
              <w:ins w:id="806" w:author="Giorgio Romeo" w:date="2020-12-23T09:21:00Z">
                <w:del w:id="807"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book a visit virtually with their desired store</w:delText>
                  </w:r>
                  <w:r w:rsidDel="00525390">
                    <w:rPr>
                      <w:color w:val="000000"/>
                      <w:sz w:val="26"/>
                      <w:shd w:val="clear" w:color="auto" w:fill="FFFFFF"/>
                    </w:rPr>
                    <w:delText>.</w:delText>
                  </w:r>
                  <w:r w:rsidRPr="001A00D5" w:rsidDel="00525390">
                    <w:rPr>
                      <w:color w:val="000000"/>
                      <w:sz w:val="26"/>
                      <w:shd w:val="clear" w:color="auto" w:fill="FFFFFF"/>
                    </w:rPr>
                    <w:delText xml:space="preserve"> </w:delText>
                  </w:r>
                </w:del>
              </w:ins>
            </w:moveFrom>
          </w:p>
        </w:tc>
      </w:tr>
      <w:tr w:rsidR="000A17F5" w:rsidDel="00525390" w14:paraId="099875DD" w14:textId="20F54194" w:rsidTr="00650F3E">
        <w:trPr>
          <w:trHeight w:val="108"/>
          <w:ins w:id="808" w:author="Giorgio Romeo" w:date="2020-12-23T09:21:00Z"/>
          <w:del w:id="809" w:author="Cristian Sbrolli" w:date="2020-12-23T11:57:00Z"/>
          <w:trPrChange w:id="810" w:author="Cristian Sbrolli" w:date="2020-12-23T11:34:00Z">
            <w:trPr>
              <w:trHeight w:val="108"/>
            </w:trPr>
          </w:trPrChange>
        </w:trPr>
        <w:tc>
          <w:tcPr>
            <w:tcW w:w="480" w:type="pct"/>
            <w:shd w:val="clear" w:color="auto" w:fill="FF7C80"/>
            <w:tcPrChange w:id="811" w:author="Cristian Sbrolli" w:date="2020-12-23T11:34:00Z">
              <w:tcPr>
                <w:tcW w:w="480" w:type="pct"/>
                <w:shd w:val="clear" w:color="auto" w:fill="FF7C80"/>
              </w:tcPr>
            </w:tcPrChange>
          </w:tcPr>
          <w:p w14:paraId="7E2453C4" w14:textId="267DE617" w:rsidR="000A17F5" w:rsidRPr="001A00D5" w:rsidDel="00525390" w:rsidRDefault="000A17F5" w:rsidP="00650F3E">
            <w:pPr>
              <w:pStyle w:val="Paragrafoelenco"/>
              <w:ind w:left="0"/>
              <w:rPr>
                <w:ins w:id="812" w:author="Giorgio Romeo" w:date="2020-12-23T09:21:00Z"/>
                <w:del w:id="813" w:author="Cristian Sbrolli" w:date="2020-12-23T11:57:00Z"/>
                <w:moveFrom w:id="814" w:author="Cristian Sbrolli" w:date="2020-12-23T11:35:00Z"/>
                <w:b/>
                <w:color w:val="000000"/>
                <w:sz w:val="28"/>
                <w:szCs w:val="28"/>
                <w:shd w:val="clear" w:color="auto" w:fill="FFFFFF"/>
              </w:rPr>
            </w:pPr>
            <w:moveFrom w:id="815" w:author="Cristian Sbrolli" w:date="2020-12-23T11:35:00Z">
              <w:ins w:id="816" w:author="Giorgio Romeo" w:date="2020-12-23T09:21:00Z">
                <w:del w:id="817" w:author="Cristian Sbrolli" w:date="2020-12-23T11:57:00Z">
                  <w:r w:rsidRPr="001A00D5" w:rsidDel="00525390">
                    <w:rPr>
                      <w:b/>
                      <w:sz w:val="28"/>
                      <w:szCs w:val="28"/>
                    </w:rPr>
                    <w:delText>R4</w:delText>
                  </w:r>
                </w:del>
              </w:ins>
            </w:moveFrom>
          </w:p>
        </w:tc>
        <w:tc>
          <w:tcPr>
            <w:tcW w:w="4520" w:type="pct"/>
            <w:tcPrChange w:id="818" w:author="Cristian Sbrolli" w:date="2020-12-23T11:34:00Z">
              <w:tcPr>
                <w:tcW w:w="4520" w:type="pct"/>
              </w:tcPr>
            </w:tcPrChange>
          </w:tcPr>
          <w:p w14:paraId="52AE73AC" w14:textId="46F0DA58" w:rsidR="000A17F5" w:rsidRPr="001A00D5" w:rsidDel="00525390" w:rsidRDefault="000A17F5" w:rsidP="00650F3E">
            <w:pPr>
              <w:pStyle w:val="Paragrafoelenco"/>
              <w:ind w:left="0"/>
              <w:rPr>
                <w:ins w:id="819" w:author="Giorgio Romeo" w:date="2020-12-23T09:21:00Z"/>
                <w:del w:id="820" w:author="Cristian Sbrolli" w:date="2020-12-23T11:57:00Z"/>
                <w:moveFrom w:id="821" w:author="Cristian Sbrolli" w:date="2020-12-23T11:35:00Z"/>
                <w:color w:val="000000"/>
                <w:sz w:val="26"/>
                <w:shd w:val="clear" w:color="auto" w:fill="FFFFFF"/>
              </w:rPr>
            </w:pPr>
            <w:moveFrom w:id="822" w:author="Cristian Sbrolli" w:date="2020-12-23T11:35:00Z">
              <w:ins w:id="823" w:author="Giorgio Romeo" w:date="2020-12-23T09:21:00Z">
                <w:del w:id="824"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look up on a map available registered stores where to go to</w:delText>
                  </w:r>
                </w:del>
              </w:ins>
            </w:moveFrom>
          </w:p>
        </w:tc>
      </w:tr>
      <w:tr w:rsidR="000A17F5" w:rsidDel="00525390" w14:paraId="241DDF8F" w14:textId="0F423E69" w:rsidTr="00650F3E">
        <w:trPr>
          <w:trHeight w:val="108"/>
          <w:ins w:id="825" w:author="Giorgio Romeo" w:date="2020-12-23T09:21:00Z"/>
          <w:del w:id="826" w:author="Cristian Sbrolli" w:date="2020-12-23T11:57:00Z"/>
          <w:trPrChange w:id="827" w:author="Cristian Sbrolli" w:date="2020-12-23T11:34:00Z">
            <w:trPr>
              <w:trHeight w:val="108"/>
            </w:trPr>
          </w:trPrChange>
        </w:trPr>
        <w:tc>
          <w:tcPr>
            <w:tcW w:w="480" w:type="pct"/>
            <w:shd w:val="clear" w:color="auto" w:fill="FF7C80"/>
            <w:tcPrChange w:id="828" w:author="Cristian Sbrolli" w:date="2020-12-23T11:34:00Z">
              <w:tcPr>
                <w:tcW w:w="480" w:type="pct"/>
                <w:shd w:val="clear" w:color="auto" w:fill="FF7C80"/>
              </w:tcPr>
            </w:tcPrChange>
          </w:tcPr>
          <w:p w14:paraId="38EE53BC" w14:textId="7BE19BE9" w:rsidR="000A17F5" w:rsidRPr="001A00D5" w:rsidDel="00525390" w:rsidRDefault="000A17F5" w:rsidP="00650F3E">
            <w:pPr>
              <w:pStyle w:val="Paragrafoelenco"/>
              <w:ind w:left="0"/>
              <w:rPr>
                <w:ins w:id="829" w:author="Giorgio Romeo" w:date="2020-12-23T09:21:00Z"/>
                <w:del w:id="830" w:author="Cristian Sbrolli" w:date="2020-12-23T11:57:00Z"/>
                <w:moveFrom w:id="831" w:author="Cristian Sbrolli" w:date="2020-12-23T11:35:00Z"/>
                <w:b/>
                <w:color w:val="000000"/>
                <w:sz w:val="28"/>
                <w:szCs w:val="28"/>
                <w:shd w:val="clear" w:color="auto" w:fill="FFFFFF"/>
              </w:rPr>
            </w:pPr>
            <w:moveFrom w:id="832" w:author="Cristian Sbrolli" w:date="2020-12-23T11:35:00Z">
              <w:ins w:id="833" w:author="Giorgio Romeo" w:date="2020-12-23T09:21:00Z">
                <w:del w:id="834" w:author="Cristian Sbrolli" w:date="2020-12-23T11:57:00Z">
                  <w:r w:rsidRPr="001A00D5" w:rsidDel="00525390">
                    <w:rPr>
                      <w:b/>
                      <w:sz w:val="28"/>
                      <w:szCs w:val="28"/>
                    </w:rPr>
                    <w:delText>R5</w:delText>
                  </w:r>
                </w:del>
              </w:ins>
            </w:moveFrom>
          </w:p>
        </w:tc>
        <w:tc>
          <w:tcPr>
            <w:tcW w:w="4520" w:type="pct"/>
            <w:tcPrChange w:id="835" w:author="Cristian Sbrolli" w:date="2020-12-23T11:34:00Z">
              <w:tcPr>
                <w:tcW w:w="4520" w:type="pct"/>
              </w:tcPr>
            </w:tcPrChange>
          </w:tcPr>
          <w:p w14:paraId="2A0F32D5" w14:textId="19272EFC" w:rsidR="000A17F5" w:rsidRPr="001A00D5" w:rsidDel="00525390" w:rsidRDefault="000A17F5" w:rsidP="00650F3E">
            <w:pPr>
              <w:pStyle w:val="Paragrafoelenco"/>
              <w:ind w:left="0"/>
              <w:rPr>
                <w:ins w:id="836" w:author="Giorgio Romeo" w:date="2020-12-23T09:21:00Z"/>
                <w:del w:id="837" w:author="Cristian Sbrolli" w:date="2020-12-23T11:57:00Z"/>
                <w:moveFrom w:id="838" w:author="Cristian Sbrolli" w:date="2020-12-23T11:35:00Z"/>
                <w:sz w:val="26"/>
              </w:rPr>
            </w:pPr>
            <w:moveFrom w:id="839" w:author="Cristian Sbrolli" w:date="2020-12-23T11:35:00Z">
              <w:ins w:id="840" w:author="Giorgio Romeo" w:date="2020-12-23T09:21:00Z">
                <w:del w:id="841" w:author="Cristian Sbrolli" w:date="2020-12-23T11:57:00Z">
                  <w:r w:rsidRPr="001A00D5" w:rsidDel="00525390">
                    <w:rPr>
                      <w:b/>
                      <w:sz w:val="26"/>
                    </w:rPr>
                    <w:delText>The system shall</w:delText>
                  </w:r>
                  <w:r w:rsidRPr="001A00D5" w:rsidDel="00525390">
                    <w:rPr>
                      <w:sz w:val="26"/>
                    </w:rPr>
                    <w:delText xml:space="preserve"> ask users how much he or she thinks the trip </w:delText>
                  </w:r>
                  <w:r w:rsidDel="00525390">
                    <w:rPr>
                      <w:sz w:val="26"/>
                    </w:rPr>
                    <w:delText xml:space="preserve">to the store </w:delText>
                  </w:r>
                  <w:r w:rsidRPr="001A00D5" w:rsidDel="00525390">
                    <w:rPr>
                      <w:sz w:val="26"/>
                    </w:rPr>
                    <w:delText>will last</w:delText>
                  </w:r>
                </w:del>
              </w:ins>
            </w:moveFrom>
          </w:p>
        </w:tc>
      </w:tr>
      <w:tr w:rsidR="000A17F5" w:rsidDel="00525390" w14:paraId="07812D52" w14:textId="36BF7BD6" w:rsidTr="00650F3E">
        <w:trPr>
          <w:trHeight w:val="108"/>
          <w:ins w:id="842" w:author="Giorgio Romeo" w:date="2020-12-23T09:21:00Z"/>
          <w:del w:id="843" w:author="Cristian Sbrolli" w:date="2020-12-23T11:57:00Z"/>
          <w:trPrChange w:id="844" w:author="Cristian Sbrolli" w:date="2020-12-23T11:34:00Z">
            <w:trPr>
              <w:trHeight w:val="108"/>
            </w:trPr>
          </w:trPrChange>
        </w:trPr>
        <w:tc>
          <w:tcPr>
            <w:tcW w:w="480" w:type="pct"/>
            <w:shd w:val="clear" w:color="auto" w:fill="FF7C80"/>
            <w:tcPrChange w:id="845" w:author="Cristian Sbrolli" w:date="2020-12-23T11:34:00Z">
              <w:tcPr>
                <w:tcW w:w="480" w:type="pct"/>
                <w:shd w:val="clear" w:color="auto" w:fill="FF7C80"/>
              </w:tcPr>
            </w:tcPrChange>
          </w:tcPr>
          <w:p w14:paraId="2916440C" w14:textId="7B60F2D8" w:rsidR="000A17F5" w:rsidRPr="001A00D5" w:rsidDel="00525390" w:rsidRDefault="000A17F5" w:rsidP="00650F3E">
            <w:pPr>
              <w:pStyle w:val="Paragrafoelenco"/>
              <w:ind w:left="0"/>
              <w:rPr>
                <w:ins w:id="846" w:author="Giorgio Romeo" w:date="2020-12-23T09:21:00Z"/>
                <w:del w:id="847" w:author="Cristian Sbrolli" w:date="2020-12-23T11:57:00Z"/>
                <w:moveFrom w:id="848" w:author="Cristian Sbrolli" w:date="2020-12-23T11:35:00Z"/>
                <w:b/>
                <w:color w:val="000000"/>
                <w:sz w:val="28"/>
                <w:szCs w:val="28"/>
                <w:shd w:val="clear" w:color="auto" w:fill="FFFFFF"/>
              </w:rPr>
            </w:pPr>
            <w:moveFrom w:id="849" w:author="Cristian Sbrolli" w:date="2020-12-23T11:35:00Z">
              <w:ins w:id="850" w:author="Giorgio Romeo" w:date="2020-12-23T09:21:00Z">
                <w:del w:id="851" w:author="Cristian Sbrolli" w:date="2020-12-23T11:57:00Z">
                  <w:r w:rsidRPr="001A00D5" w:rsidDel="00525390">
                    <w:rPr>
                      <w:b/>
                      <w:sz w:val="28"/>
                      <w:szCs w:val="28"/>
                    </w:rPr>
                    <w:delText>R6</w:delText>
                  </w:r>
                </w:del>
              </w:ins>
            </w:moveFrom>
          </w:p>
        </w:tc>
        <w:tc>
          <w:tcPr>
            <w:tcW w:w="4520" w:type="pct"/>
            <w:tcPrChange w:id="852" w:author="Cristian Sbrolli" w:date="2020-12-23T11:34:00Z">
              <w:tcPr>
                <w:tcW w:w="4520" w:type="pct"/>
              </w:tcPr>
            </w:tcPrChange>
          </w:tcPr>
          <w:p w14:paraId="563D44B1" w14:textId="51514B38" w:rsidR="000A17F5" w:rsidRPr="001A00D5" w:rsidDel="00525390" w:rsidRDefault="000A17F5" w:rsidP="00650F3E">
            <w:pPr>
              <w:pStyle w:val="Paragrafoelenco"/>
              <w:ind w:left="0"/>
              <w:rPr>
                <w:ins w:id="853" w:author="Giorgio Romeo" w:date="2020-12-23T09:21:00Z"/>
                <w:del w:id="854" w:author="Cristian Sbrolli" w:date="2020-12-23T11:57:00Z"/>
                <w:moveFrom w:id="855" w:author="Cristian Sbrolli" w:date="2020-12-23T11:35:00Z"/>
                <w:color w:val="000000"/>
                <w:sz w:val="26"/>
                <w:shd w:val="clear" w:color="auto" w:fill="FFFFFF"/>
              </w:rPr>
            </w:pPr>
            <w:moveFrom w:id="856" w:author="Cristian Sbrolli" w:date="2020-12-23T11:35:00Z">
              <w:ins w:id="857" w:author="Giorgio Romeo" w:date="2020-12-23T09:21:00Z">
                <w:del w:id="858"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w:delText>
                  </w:r>
                  <w:commentRangeStart w:id="859"/>
                  <w:commentRangeEnd w:id="859"/>
                  <w:r w:rsidRPr="001A00D5" w:rsidDel="00525390">
                    <w:rPr>
                      <w:rStyle w:val="Rimandocommento"/>
                      <w:sz w:val="26"/>
                      <w:szCs w:val="26"/>
                    </w:rPr>
                    <w:commentReference w:id="859"/>
                  </w:r>
                  <w:r w:rsidRPr="001A00D5" w:rsidDel="00525390">
                    <w:rPr>
                      <w:color w:val="000000"/>
                      <w:sz w:val="26"/>
                      <w:shd w:val="clear" w:color="auto" w:fill="FFFFFF"/>
                    </w:rPr>
                    <w:delText xml:space="preserve">by their </w:delText>
                  </w:r>
                  <w:commentRangeStart w:id="860"/>
                  <w:r w:rsidDel="00525390">
                    <w:rPr>
                      <w:color w:val="000000"/>
                      <w:sz w:val="26"/>
                      <w:shd w:val="clear" w:color="auto" w:fill="FFFFFF"/>
                    </w:rPr>
                    <w:delText>device</w:delText>
                  </w:r>
                  <w:r w:rsidRPr="001A00D5" w:rsidDel="00525390">
                    <w:rPr>
                      <w:color w:val="000000"/>
                      <w:sz w:val="26"/>
                      <w:shd w:val="clear" w:color="auto" w:fill="FFFFFF"/>
                    </w:rPr>
                    <w:delText xml:space="preserve"> </w:delText>
                  </w:r>
                  <w:commentRangeEnd w:id="860"/>
                  <w:r w:rsidDel="00525390">
                    <w:rPr>
                      <w:rStyle w:val="Rimandocommento"/>
                    </w:rPr>
                    <w:commentReference w:id="860"/>
                  </w:r>
                  <w:r w:rsidRPr="001A00D5" w:rsidDel="00525390">
                    <w:rPr>
                      <w:color w:val="000000"/>
                      <w:sz w:val="26"/>
                      <w:shd w:val="clear" w:color="auto" w:fill="FFFFFF"/>
                    </w:rPr>
                    <w:delText xml:space="preserve">unique ID </w:delText>
                  </w:r>
                </w:del>
              </w:ins>
            </w:moveFrom>
          </w:p>
        </w:tc>
      </w:tr>
      <w:tr w:rsidR="000A17F5" w:rsidDel="00525390" w14:paraId="7144046F" w14:textId="2816C1F2" w:rsidTr="00650F3E">
        <w:trPr>
          <w:trHeight w:val="108"/>
          <w:ins w:id="861" w:author="Giorgio Romeo" w:date="2020-12-23T09:21:00Z"/>
          <w:del w:id="862" w:author="Cristian Sbrolli" w:date="2020-12-23T11:57:00Z"/>
          <w:trPrChange w:id="863" w:author="Cristian Sbrolli" w:date="2020-12-23T11:34:00Z">
            <w:trPr>
              <w:trHeight w:val="108"/>
            </w:trPr>
          </w:trPrChange>
        </w:trPr>
        <w:tc>
          <w:tcPr>
            <w:tcW w:w="480" w:type="pct"/>
            <w:shd w:val="clear" w:color="auto" w:fill="FF7C80"/>
            <w:tcPrChange w:id="864" w:author="Cristian Sbrolli" w:date="2020-12-23T11:34:00Z">
              <w:tcPr>
                <w:tcW w:w="480" w:type="pct"/>
                <w:shd w:val="clear" w:color="auto" w:fill="FF7C80"/>
              </w:tcPr>
            </w:tcPrChange>
          </w:tcPr>
          <w:p w14:paraId="01B44F4D" w14:textId="6AFE8812" w:rsidR="000A17F5" w:rsidRPr="001A00D5" w:rsidDel="00525390" w:rsidRDefault="000A17F5" w:rsidP="00650F3E">
            <w:pPr>
              <w:pStyle w:val="Paragrafoelenco"/>
              <w:ind w:left="0"/>
              <w:rPr>
                <w:ins w:id="865" w:author="Giorgio Romeo" w:date="2020-12-23T09:21:00Z"/>
                <w:del w:id="866" w:author="Cristian Sbrolli" w:date="2020-12-23T11:57:00Z"/>
                <w:moveFrom w:id="867" w:author="Cristian Sbrolli" w:date="2020-12-23T11:35:00Z"/>
                <w:b/>
                <w:color w:val="000000"/>
                <w:sz w:val="28"/>
                <w:szCs w:val="28"/>
                <w:shd w:val="clear" w:color="auto" w:fill="FFFFFF"/>
              </w:rPr>
            </w:pPr>
            <w:moveFrom w:id="868" w:author="Cristian Sbrolli" w:date="2020-12-23T11:35:00Z">
              <w:ins w:id="869" w:author="Giorgio Romeo" w:date="2020-12-23T09:21:00Z">
                <w:del w:id="870" w:author="Cristian Sbrolli" w:date="2020-12-23T11:57:00Z">
                  <w:r w:rsidRPr="001A00D5" w:rsidDel="00525390">
                    <w:rPr>
                      <w:b/>
                      <w:sz w:val="28"/>
                      <w:szCs w:val="28"/>
                    </w:rPr>
                    <w:delText>R7</w:delText>
                  </w:r>
                </w:del>
              </w:ins>
            </w:moveFrom>
          </w:p>
        </w:tc>
        <w:tc>
          <w:tcPr>
            <w:tcW w:w="4520" w:type="pct"/>
            <w:tcPrChange w:id="871" w:author="Cristian Sbrolli" w:date="2020-12-23T11:34:00Z">
              <w:tcPr>
                <w:tcW w:w="4520" w:type="pct"/>
              </w:tcPr>
            </w:tcPrChange>
          </w:tcPr>
          <w:p w14:paraId="7D52EC66" w14:textId="41B717BF" w:rsidR="000A17F5" w:rsidRPr="001A00D5" w:rsidDel="00525390" w:rsidRDefault="000A17F5" w:rsidP="00650F3E">
            <w:pPr>
              <w:pStyle w:val="Paragrafoelenco"/>
              <w:ind w:left="0"/>
              <w:rPr>
                <w:ins w:id="872" w:author="Giorgio Romeo" w:date="2020-12-23T09:21:00Z"/>
                <w:del w:id="873" w:author="Cristian Sbrolli" w:date="2020-12-23T11:57:00Z"/>
                <w:moveFrom w:id="874" w:author="Cristian Sbrolli" w:date="2020-12-23T11:35:00Z"/>
                <w:color w:val="000000"/>
                <w:sz w:val="26"/>
                <w:shd w:val="clear" w:color="auto" w:fill="FFFFFF"/>
              </w:rPr>
            </w:pPr>
            <w:moveFrom w:id="875" w:author="Cristian Sbrolli" w:date="2020-12-23T11:35:00Z">
              <w:ins w:id="876" w:author="Giorgio Romeo" w:date="2020-12-23T09:21:00Z">
                <w:del w:id="877"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by a username of their choosing</w:delText>
                  </w:r>
                </w:del>
              </w:ins>
            </w:moveFrom>
          </w:p>
        </w:tc>
      </w:tr>
      <w:tr w:rsidR="000A17F5" w:rsidDel="00525390" w14:paraId="2675B9DB" w14:textId="737E3F41" w:rsidTr="00650F3E">
        <w:trPr>
          <w:trHeight w:val="108"/>
          <w:ins w:id="878" w:author="Giorgio Romeo" w:date="2020-12-23T09:21:00Z"/>
          <w:del w:id="879" w:author="Cristian Sbrolli" w:date="2020-12-23T11:57:00Z"/>
          <w:trPrChange w:id="880" w:author="Cristian Sbrolli" w:date="2020-12-23T11:34:00Z">
            <w:trPr>
              <w:trHeight w:val="108"/>
            </w:trPr>
          </w:trPrChange>
        </w:trPr>
        <w:tc>
          <w:tcPr>
            <w:tcW w:w="480" w:type="pct"/>
            <w:shd w:val="clear" w:color="auto" w:fill="FF7C80"/>
            <w:tcPrChange w:id="881" w:author="Cristian Sbrolli" w:date="2020-12-23T11:34:00Z">
              <w:tcPr>
                <w:tcW w:w="480" w:type="pct"/>
                <w:shd w:val="clear" w:color="auto" w:fill="FF7C80"/>
              </w:tcPr>
            </w:tcPrChange>
          </w:tcPr>
          <w:p w14:paraId="596AFF26" w14:textId="0C1B264D" w:rsidR="000A17F5" w:rsidRPr="001A00D5" w:rsidDel="00525390" w:rsidRDefault="000A17F5" w:rsidP="00650F3E">
            <w:pPr>
              <w:pStyle w:val="Paragrafoelenco"/>
              <w:ind w:left="0"/>
              <w:rPr>
                <w:ins w:id="882" w:author="Giorgio Romeo" w:date="2020-12-23T09:21:00Z"/>
                <w:del w:id="883" w:author="Cristian Sbrolli" w:date="2020-12-23T11:57:00Z"/>
                <w:moveFrom w:id="884" w:author="Cristian Sbrolli" w:date="2020-12-23T11:35:00Z"/>
                <w:b/>
                <w:sz w:val="28"/>
                <w:szCs w:val="28"/>
              </w:rPr>
            </w:pPr>
            <w:moveFrom w:id="885" w:author="Cristian Sbrolli" w:date="2020-12-23T11:35:00Z">
              <w:ins w:id="886" w:author="Giorgio Romeo" w:date="2020-12-23T09:21:00Z">
                <w:del w:id="887" w:author="Cristian Sbrolli" w:date="2020-12-23T11:57:00Z">
                  <w:r w:rsidDel="00525390">
                    <w:rPr>
                      <w:b/>
                      <w:bCs/>
                      <w:sz w:val="28"/>
                      <w:szCs w:val="28"/>
                    </w:rPr>
                    <w:delText>R8.1</w:delText>
                  </w:r>
                </w:del>
              </w:ins>
            </w:moveFrom>
          </w:p>
        </w:tc>
        <w:tc>
          <w:tcPr>
            <w:tcW w:w="4520" w:type="pct"/>
            <w:tcPrChange w:id="888" w:author="Cristian Sbrolli" w:date="2020-12-23T11:34:00Z">
              <w:tcPr>
                <w:tcW w:w="4520" w:type="pct"/>
              </w:tcPr>
            </w:tcPrChange>
          </w:tcPr>
          <w:p w14:paraId="78CB3323" w14:textId="08991318" w:rsidR="000A17F5" w:rsidRPr="001A00D5" w:rsidDel="00525390" w:rsidRDefault="000A17F5" w:rsidP="00650F3E">
            <w:pPr>
              <w:pStyle w:val="Paragrafoelenco"/>
              <w:ind w:left="0"/>
              <w:rPr>
                <w:ins w:id="889" w:author="Giorgio Romeo" w:date="2020-12-23T09:21:00Z"/>
                <w:del w:id="890" w:author="Cristian Sbrolli" w:date="2020-12-23T11:57:00Z"/>
                <w:moveFrom w:id="891" w:author="Cristian Sbrolli" w:date="2020-12-23T11:35:00Z"/>
                <w:sz w:val="26"/>
              </w:rPr>
            </w:pPr>
            <w:moveFrom w:id="892" w:author="Cristian Sbrolli" w:date="2020-12-23T11:35:00Z">
              <w:ins w:id="893" w:author="Giorgio Romeo" w:date="2020-12-23T09:21:00Z">
                <w:del w:id="894" w:author="Cristian Sbrolli" w:date="2020-12-23T11:57:00Z">
                  <w:r w:rsidRPr="001A00D5" w:rsidDel="00525390">
                    <w:rPr>
                      <w:b/>
                      <w:sz w:val="26"/>
                    </w:rPr>
                    <w:delText>The system shall</w:delText>
                  </w:r>
                  <w:r w:rsidRPr="001A00D5" w:rsidDel="00525390">
                    <w:rPr>
                      <w:sz w:val="26"/>
                    </w:rPr>
                    <w:delText xml:space="preserve"> notify the user who has been inactive for 30 seconds while on the confirmation page of booking a </w:delText>
                  </w:r>
                  <w:r w:rsidDel="00525390">
                    <w:rPr>
                      <w:sz w:val="26"/>
                    </w:rPr>
                    <w:delText>visit</w:delText>
                  </w:r>
                  <w:r w:rsidRPr="001A00D5" w:rsidDel="00525390">
                    <w:rPr>
                      <w:sz w:val="26"/>
                    </w:rPr>
                    <w:delText>, on other available stores he could go to</w:delText>
                  </w:r>
                  <w:r w:rsidDel="00525390">
                    <w:rPr>
                      <w:sz w:val="26"/>
                    </w:rPr>
                    <w:delText xml:space="preserve"> and other timeslots of the same store</w:delText>
                  </w:r>
                  <w:commentRangeStart w:id="895"/>
                  <w:commentRangeEnd w:id="895"/>
                  <w:r w:rsidDel="00525390">
                    <w:rPr>
                      <w:rStyle w:val="Rimandocommento"/>
                    </w:rPr>
                    <w:commentReference w:id="895"/>
                  </w:r>
                </w:del>
              </w:ins>
            </w:moveFrom>
          </w:p>
        </w:tc>
      </w:tr>
      <w:tr w:rsidR="000A17F5" w:rsidDel="00525390" w14:paraId="07591454" w14:textId="4CDA9C18" w:rsidTr="00650F3E">
        <w:trPr>
          <w:trHeight w:val="108"/>
          <w:ins w:id="896" w:author="Giorgio Romeo" w:date="2020-12-23T09:21:00Z"/>
          <w:del w:id="897" w:author="Cristian Sbrolli" w:date="2020-12-23T11:57:00Z"/>
          <w:trPrChange w:id="898" w:author="Cristian Sbrolli" w:date="2020-12-23T11:34:00Z">
            <w:trPr>
              <w:trHeight w:val="108"/>
            </w:trPr>
          </w:trPrChange>
        </w:trPr>
        <w:tc>
          <w:tcPr>
            <w:tcW w:w="480" w:type="pct"/>
            <w:shd w:val="clear" w:color="auto" w:fill="FF7C80"/>
            <w:tcPrChange w:id="899" w:author="Cristian Sbrolli" w:date="2020-12-23T11:34:00Z">
              <w:tcPr>
                <w:tcW w:w="480" w:type="pct"/>
                <w:shd w:val="clear" w:color="auto" w:fill="FF7C80"/>
              </w:tcPr>
            </w:tcPrChange>
          </w:tcPr>
          <w:p w14:paraId="0D67CF05" w14:textId="4D4DA204" w:rsidR="000A17F5" w:rsidDel="00525390" w:rsidRDefault="000A17F5" w:rsidP="00650F3E">
            <w:pPr>
              <w:pStyle w:val="Paragrafoelenco"/>
              <w:ind w:left="0"/>
              <w:rPr>
                <w:ins w:id="900" w:author="Giorgio Romeo" w:date="2020-12-23T09:21:00Z"/>
                <w:del w:id="901" w:author="Cristian Sbrolli" w:date="2020-12-23T11:57:00Z"/>
                <w:moveFrom w:id="902" w:author="Cristian Sbrolli" w:date="2020-12-23T11:35:00Z"/>
                <w:b/>
                <w:bCs/>
                <w:sz w:val="28"/>
                <w:szCs w:val="28"/>
              </w:rPr>
            </w:pPr>
            <w:moveFrom w:id="903" w:author="Cristian Sbrolli" w:date="2020-12-23T11:35:00Z">
              <w:ins w:id="904" w:author="Giorgio Romeo" w:date="2020-12-23T09:21:00Z">
                <w:del w:id="905" w:author="Cristian Sbrolli" w:date="2020-12-23T11:57:00Z">
                  <w:r w:rsidDel="00525390">
                    <w:rPr>
                      <w:b/>
                      <w:bCs/>
                      <w:sz w:val="28"/>
                      <w:szCs w:val="28"/>
                    </w:rPr>
                    <w:delText>R8.2</w:delText>
                  </w:r>
                </w:del>
              </w:ins>
            </w:moveFrom>
          </w:p>
        </w:tc>
        <w:tc>
          <w:tcPr>
            <w:tcW w:w="4520" w:type="pct"/>
            <w:tcPrChange w:id="906" w:author="Cristian Sbrolli" w:date="2020-12-23T11:34:00Z">
              <w:tcPr>
                <w:tcW w:w="4520" w:type="pct"/>
              </w:tcPr>
            </w:tcPrChange>
          </w:tcPr>
          <w:p w14:paraId="627D98BA" w14:textId="364D419B" w:rsidR="000A17F5" w:rsidRPr="001A00D5" w:rsidDel="00525390" w:rsidRDefault="000A17F5" w:rsidP="00650F3E">
            <w:pPr>
              <w:pStyle w:val="Paragrafoelenco"/>
              <w:ind w:left="0"/>
              <w:rPr>
                <w:ins w:id="907" w:author="Giorgio Romeo" w:date="2020-12-23T09:21:00Z"/>
                <w:del w:id="908" w:author="Cristian Sbrolli" w:date="2020-12-23T11:57:00Z"/>
                <w:moveFrom w:id="909" w:author="Cristian Sbrolli" w:date="2020-12-23T11:35:00Z"/>
                <w:sz w:val="26"/>
              </w:rPr>
            </w:pPr>
            <w:moveFrom w:id="910" w:author="Cristian Sbrolli" w:date="2020-12-23T11:35:00Z">
              <w:ins w:id="911" w:author="Giorgio Romeo" w:date="2020-12-23T09:21:00Z">
                <w:del w:id="912" w:author="Cristian Sbrolli" w:date="2020-12-23T11:57:00Z">
                  <w:r w:rsidDel="00525390">
                    <w:rPr>
                      <w:b/>
                      <w:sz w:val="26"/>
                    </w:rPr>
                    <w:delText xml:space="preserve">The system shall </w:delText>
                  </w:r>
                  <w:r w:rsidRPr="001A00D5" w:rsidDel="00525390">
                    <w:rPr>
                      <w:sz w:val="26"/>
                    </w:rPr>
                    <w:delText>n</w:delText>
                  </w:r>
                  <w:r w:rsidDel="00525390">
                    <w:rPr>
                      <w:bCs/>
                      <w:sz w:val="26"/>
                    </w:rPr>
                    <w:delText>otify the user who has been inactive for 30 seconds while on the confirmation page of getting a ticket, on other available stores he could go to</w:delText>
                  </w:r>
                </w:del>
              </w:ins>
            </w:moveFrom>
          </w:p>
        </w:tc>
      </w:tr>
      <w:tr w:rsidR="000A17F5" w:rsidDel="00525390" w14:paraId="5DF8F937" w14:textId="5C66585D" w:rsidTr="00650F3E">
        <w:trPr>
          <w:trHeight w:val="108"/>
          <w:ins w:id="913" w:author="Giorgio Romeo" w:date="2020-12-23T09:21:00Z"/>
          <w:del w:id="914" w:author="Cristian Sbrolli" w:date="2020-12-23T11:57:00Z"/>
          <w:trPrChange w:id="915" w:author="Cristian Sbrolli" w:date="2020-12-23T11:34:00Z">
            <w:trPr>
              <w:trHeight w:val="108"/>
            </w:trPr>
          </w:trPrChange>
        </w:trPr>
        <w:tc>
          <w:tcPr>
            <w:tcW w:w="480" w:type="pct"/>
            <w:shd w:val="clear" w:color="auto" w:fill="FF7C80"/>
            <w:tcPrChange w:id="916" w:author="Cristian Sbrolli" w:date="2020-12-23T11:34:00Z">
              <w:tcPr>
                <w:tcW w:w="480" w:type="pct"/>
                <w:shd w:val="clear" w:color="auto" w:fill="FF7C80"/>
              </w:tcPr>
            </w:tcPrChange>
          </w:tcPr>
          <w:p w14:paraId="7F6D9E8C" w14:textId="79A314D0" w:rsidR="000A17F5" w:rsidRPr="001A00D5" w:rsidDel="00525390" w:rsidRDefault="000A17F5" w:rsidP="00650F3E">
            <w:pPr>
              <w:pStyle w:val="Paragrafoelenco"/>
              <w:ind w:left="0"/>
              <w:rPr>
                <w:ins w:id="917" w:author="Giorgio Romeo" w:date="2020-12-23T09:21:00Z"/>
                <w:del w:id="918" w:author="Cristian Sbrolli" w:date="2020-12-23T11:57:00Z"/>
                <w:moveFrom w:id="919" w:author="Cristian Sbrolli" w:date="2020-12-23T11:35:00Z"/>
                <w:b/>
                <w:sz w:val="28"/>
                <w:szCs w:val="28"/>
              </w:rPr>
            </w:pPr>
            <w:moveFrom w:id="920" w:author="Cristian Sbrolli" w:date="2020-12-23T11:35:00Z">
              <w:ins w:id="921" w:author="Giorgio Romeo" w:date="2020-12-23T09:21:00Z">
                <w:del w:id="922" w:author="Cristian Sbrolli" w:date="2020-12-23T11:57:00Z">
                  <w:r w:rsidRPr="001A00D5" w:rsidDel="00525390">
                    <w:rPr>
                      <w:b/>
                      <w:sz w:val="28"/>
                      <w:szCs w:val="28"/>
                    </w:rPr>
                    <w:delText>R9</w:delText>
                  </w:r>
                </w:del>
              </w:ins>
            </w:moveFrom>
          </w:p>
        </w:tc>
        <w:tc>
          <w:tcPr>
            <w:tcW w:w="4520" w:type="pct"/>
            <w:tcPrChange w:id="923" w:author="Cristian Sbrolli" w:date="2020-12-23T11:34:00Z">
              <w:tcPr>
                <w:tcW w:w="4520" w:type="pct"/>
              </w:tcPr>
            </w:tcPrChange>
          </w:tcPr>
          <w:p w14:paraId="2B685E5E" w14:textId="00627670" w:rsidR="000A17F5" w:rsidRPr="001A00D5" w:rsidDel="00525390" w:rsidRDefault="000A17F5" w:rsidP="00650F3E">
            <w:pPr>
              <w:pStyle w:val="Paragrafoelenco"/>
              <w:ind w:left="0"/>
              <w:rPr>
                <w:ins w:id="924" w:author="Giorgio Romeo" w:date="2020-12-23T09:21:00Z"/>
                <w:del w:id="925" w:author="Cristian Sbrolli" w:date="2020-12-23T11:57:00Z"/>
                <w:moveFrom w:id="926" w:author="Cristian Sbrolli" w:date="2020-12-23T11:35:00Z"/>
                <w:sz w:val="26"/>
              </w:rPr>
            </w:pPr>
            <w:moveFrom w:id="927" w:author="Cristian Sbrolli" w:date="2020-12-23T11:35:00Z">
              <w:ins w:id="928" w:author="Giorgio Romeo" w:date="2020-12-23T09:21:00Z">
                <w:del w:id="929" w:author="Cristian Sbrolli" w:date="2020-12-23T11:57:00Z">
                  <w:r w:rsidRPr="001A00D5" w:rsidDel="00525390">
                    <w:rPr>
                      <w:b/>
                      <w:sz w:val="26"/>
                    </w:rPr>
                    <w:delText>The system shall</w:delText>
                  </w:r>
                  <w:r w:rsidRPr="001A00D5" w:rsidDel="00525390">
                    <w:rPr>
                      <w:sz w:val="26"/>
                    </w:rPr>
                    <w:delText xml:space="preserve"> allow its users to insert information about which categories or items they want to buy</w:delText>
                  </w:r>
                </w:del>
              </w:ins>
            </w:moveFrom>
          </w:p>
        </w:tc>
      </w:tr>
      <w:tr w:rsidR="000A17F5" w:rsidDel="00525390" w14:paraId="4E4703AE" w14:textId="163C30BA" w:rsidTr="00650F3E">
        <w:trPr>
          <w:trHeight w:val="108"/>
          <w:ins w:id="930" w:author="Giorgio Romeo" w:date="2020-12-23T09:21:00Z"/>
          <w:del w:id="931" w:author="Cristian Sbrolli" w:date="2020-12-23T11:57:00Z"/>
          <w:trPrChange w:id="932" w:author="Cristian Sbrolli" w:date="2020-12-23T11:34:00Z">
            <w:trPr>
              <w:trHeight w:val="108"/>
            </w:trPr>
          </w:trPrChange>
        </w:trPr>
        <w:tc>
          <w:tcPr>
            <w:tcW w:w="480" w:type="pct"/>
            <w:shd w:val="clear" w:color="auto" w:fill="FF7C80"/>
            <w:tcPrChange w:id="933" w:author="Cristian Sbrolli" w:date="2020-12-23T11:34:00Z">
              <w:tcPr>
                <w:tcW w:w="480" w:type="pct"/>
                <w:shd w:val="clear" w:color="auto" w:fill="FF7C80"/>
              </w:tcPr>
            </w:tcPrChange>
          </w:tcPr>
          <w:p w14:paraId="337D8E3F" w14:textId="5D58D209" w:rsidR="000A17F5" w:rsidRPr="001A00D5" w:rsidDel="00525390" w:rsidRDefault="000A17F5" w:rsidP="00650F3E">
            <w:pPr>
              <w:pStyle w:val="Paragrafoelenco"/>
              <w:ind w:left="0"/>
              <w:rPr>
                <w:ins w:id="934" w:author="Giorgio Romeo" w:date="2020-12-23T09:21:00Z"/>
                <w:del w:id="935" w:author="Cristian Sbrolli" w:date="2020-12-23T11:57:00Z"/>
                <w:moveFrom w:id="936" w:author="Cristian Sbrolli" w:date="2020-12-23T11:35:00Z"/>
                <w:b/>
                <w:sz w:val="28"/>
                <w:szCs w:val="28"/>
              </w:rPr>
            </w:pPr>
            <w:moveFrom w:id="937" w:author="Cristian Sbrolli" w:date="2020-12-23T11:35:00Z">
              <w:ins w:id="938" w:author="Giorgio Romeo" w:date="2020-12-23T09:21:00Z">
                <w:del w:id="939" w:author="Cristian Sbrolli" w:date="2020-12-23T11:57:00Z">
                  <w:r w:rsidRPr="001A00D5" w:rsidDel="00525390">
                    <w:rPr>
                      <w:b/>
                      <w:sz w:val="28"/>
                      <w:szCs w:val="28"/>
                    </w:rPr>
                    <w:delText>R10</w:delText>
                  </w:r>
                </w:del>
              </w:ins>
            </w:moveFrom>
          </w:p>
        </w:tc>
        <w:tc>
          <w:tcPr>
            <w:tcW w:w="4520" w:type="pct"/>
            <w:tcPrChange w:id="940" w:author="Cristian Sbrolli" w:date="2020-12-23T11:34:00Z">
              <w:tcPr>
                <w:tcW w:w="4520" w:type="pct"/>
              </w:tcPr>
            </w:tcPrChange>
          </w:tcPr>
          <w:p w14:paraId="72C6C380" w14:textId="337E7ADD" w:rsidR="000A17F5" w:rsidRPr="001A00D5" w:rsidDel="00525390" w:rsidRDefault="000A17F5" w:rsidP="00650F3E">
            <w:pPr>
              <w:pStyle w:val="Paragrafoelenco"/>
              <w:ind w:left="0"/>
              <w:rPr>
                <w:ins w:id="941" w:author="Giorgio Romeo" w:date="2020-12-23T09:21:00Z"/>
                <w:del w:id="942" w:author="Cristian Sbrolli" w:date="2020-12-23T11:57:00Z"/>
                <w:moveFrom w:id="943" w:author="Cristian Sbrolli" w:date="2020-12-23T11:35:00Z"/>
                <w:sz w:val="26"/>
              </w:rPr>
            </w:pPr>
            <w:moveFrom w:id="944" w:author="Cristian Sbrolli" w:date="2020-12-23T11:35:00Z">
              <w:ins w:id="945" w:author="Giorgio Romeo" w:date="2020-12-23T09:21:00Z">
                <w:del w:id="946" w:author="Cristian Sbrolli" w:date="2020-12-23T11:57:00Z">
                  <w:r w:rsidRPr="001A00D5" w:rsidDel="00525390">
                    <w:rPr>
                      <w:b/>
                      <w:sz w:val="26"/>
                    </w:rPr>
                    <w:delText>The system shall</w:delText>
                  </w:r>
                  <w:r w:rsidRPr="001A00D5" w:rsidDel="00525390">
                    <w:rPr>
                      <w:sz w:val="26"/>
                    </w:rPr>
                    <w:delText xml:space="preserve"> infer how long it will take for </w:delText>
                  </w:r>
                  <w:r w:rsidDel="00525390">
                    <w:rPr>
                      <w:sz w:val="26"/>
                    </w:rPr>
                    <w:delText xml:space="preserve">“Book a Visit” </w:delText>
                  </w:r>
                  <w:r w:rsidRPr="001A00D5" w:rsidDel="00525390">
                    <w:rPr>
                      <w:sz w:val="26"/>
                    </w:rPr>
                    <w:delText xml:space="preserve">customers to buy </w:delText>
                  </w:r>
                  <w:r w:rsidDel="00525390">
                    <w:rPr>
                      <w:sz w:val="26"/>
                    </w:rPr>
                    <w:delText>the expressed shopping list, if any</w:delText>
                  </w:r>
                </w:del>
              </w:ins>
            </w:moveFrom>
          </w:p>
        </w:tc>
      </w:tr>
      <w:tr w:rsidR="000A17F5" w:rsidDel="00525390" w14:paraId="245482A5" w14:textId="1995797D" w:rsidTr="00650F3E">
        <w:trPr>
          <w:trHeight w:val="108"/>
          <w:ins w:id="947" w:author="Giorgio Romeo" w:date="2020-12-23T09:21:00Z"/>
          <w:del w:id="948" w:author="Cristian Sbrolli" w:date="2020-12-23T11:57:00Z"/>
          <w:trPrChange w:id="949" w:author="Cristian Sbrolli" w:date="2020-12-23T11:34:00Z">
            <w:trPr>
              <w:trHeight w:val="108"/>
            </w:trPr>
          </w:trPrChange>
        </w:trPr>
        <w:tc>
          <w:tcPr>
            <w:tcW w:w="480" w:type="pct"/>
            <w:shd w:val="clear" w:color="auto" w:fill="FF7C80"/>
            <w:tcPrChange w:id="950" w:author="Cristian Sbrolli" w:date="2020-12-23T11:34:00Z">
              <w:tcPr>
                <w:tcW w:w="480" w:type="pct"/>
                <w:shd w:val="clear" w:color="auto" w:fill="FF7C80"/>
              </w:tcPr>
            </w:tcPrChange>
          </w:tcPr>
          <w:p w14:paraId="1564FF8F" w14:textId="1E260B24" w:rsidR="000A17F5" w:rsidRPr="001A00D5" w:rsidDel="00525390" w:rsidRDefault="000A17F5" w:rsidP="00650F3E">
            <w:pPr>
              <w:pStyle w:val="Paragrafoelenco"/>
              <w:ind w:left="0"/>
              <w:rPr>
                <w:ins w:id="951" w:author="Giorgio Romeo" w:date="2020-12-23T09:21:00Z"/>
                <w:del w:id="952" w:author="Cristian Sbrolli" w:date="2020-12-23T11:57:00Z"/>
                <w:moveFrom w:id="953" w:author="Cristian Sbrolli" w:date="2020-12-23T11:35:00Z"/>
                <w:b/>
                <w:sz w:val="28"/>
                <w:szCs w:val="28"/>
              </w:rPr>
            </w:pPr>
            <w:moveFrom w:id="954" w:author="Cristian Sbrolli" w:date="2020-12-23T11:35:00Z">
              <w:ins w:id="955" w:author="Giorgio Romeo" w:date="2020-12-23T09:21:00Z">
                <w:del w:id="956" w:author="Cristian Sbrolli" w:date="2020-12-23T11:57:00Z">
                  <w:r w:rsidRPr="001A00D5" w:rsidDel="00525390">
                    <w:rPr>
                      <w:b/>
                      <w:sz w:val="28"/>
                      <w:szCs w:val="28"/>
                    </w:rPr>
                    <w:delText>R11</w:delText>
                  </w:r>
                </w:del>
              </w:ins>
            </w:moveFrom>
          </w:p>
        </w:tc>
        <w:tc>
          <w:tcPr>
            <w:tcW w:w="4520" w:type="pct"/>
            <w:tcPrChange w:id="957" w:author="Cristian Sbrolli" w:date="2020-12-23T11:34:00Z">
              <w:tcPr>
                <w:tcW w:w="4520" w:type="pct"/>
              </w:tcPr>
            </w:tcPrChange>
          </w:tcPr>
          <w:p w14:paraId="5EACC027" w14:textId="34862711" w:rsidR="000A17F5" w:rsidRPr="001A00D5" w:rsidDel="00525390" w:rsidRDefault="000A17F5" w:rsidP="00650F3E">
            <w:pPr>
              <w:pStyle w:val="Paragrafoelenco"/>
              <w:ind w:left="0"/>
              <w:rPr>
                <w:ins w:id="958" w:author="Giorgio Romeo" w:date="2020-12-23T09:21:00Z"/>
                <w:del w:id="959" w:author="Cristian Sbrolli" w:date="2020-12-23T11:57:00Z"/>
                <w:moveFrom w:id="960" w:author="Cristian Sbrolli" w:date="2020-12-23T11:35:00Z"/>
                <w:sz w:val="26"/>
              </w:rPr>
            </w:pPr>
            <w:moveFrom w:id="961" w:author="Cristian Sbrolli" w:date="2020-12-23T11:35:00Z">
              <w:ins w:id="962" w:author="Giorgio Romeo" w:date="2020-12-23T09:21:00Z">
                <w:del w:id="963" w:author="Cristian Sbrolli" w:date="2020-12-23T11:57:00Z">
                  <w:r w:rsidRPr="001A00D5" w:rsidDel="00525390">
                    <w:rPr>
                      <w:b/>
                      <w:sz w:val="26"/>
                    </w:rPr>
                    <w:delText>The system shall</w:delText>
                  </w:r>
                  <w:r w:rsidRPr="001A00D5" w:rsidDel="00525390">
                    <w:rPr>
                      <w:sz w:val="26"/>
                    </w:rPr>
                    <w:delText xml:space="preserve"> store data about registered </w:delText>
                  </w:r>
                  <w:r w:rsidDel="00525390">
                    <w:rPr>
                      <w:sz w:val="26"/>
                    </w:rPr>
                    <w:delText xml:space="preserve">virtual </w:delText>
                  </w:r>
                  <w:r w:rsidRPr="001A00D5" w:rsidDel="00525390">
                    <w:rPr>
                      <w:sz w:val="26"/>
                    </w:rPr>
                    <w:delText>users'</w:delText>
                  </w:r>
                  <w:r w:rsidDel="00525390">
                    <w:rPr>
                      <w:sz w:val="26"/>
                    </w:rPr>
                    <w:delText xml:space="preserve"> visits durations and expressed shopping lists </w:delText>
                  </w:r>
                </w:del>
              </w:ins>
            </w:moveFrom>
          </w:p>
        </w:tc>
      </w:tr>
      <w:tr w:rsidR="000A17F5" w:rsidDel="00525390" w14:paraId="70B892A7" w14:textId="5A15D102" w:rsidTr="00650F3E">
        <w:trPr>
          <w:trHeight w:val="108"/>
          <w:ins w:id="964" w:author="Giorgio Romeo" w:date="2020-12-23T09:21:00Z"/>
          <w:del w:id="965" w:author="Cristian Sbrolli" w:date="2020-12-23T11:57:00Z"/>
          <w:trPrChange w:id="966" w:author="Cristian Sbrolli" w:date="2020-12-23T11:34:00Z">
            <w:trPr>
              <w:trHeight w:val="108"/>
            </w:trPr>
          </w:trPrChange>
        </w:trPr>
        <w:tc>
          <w:tcPr>
            <w:tcW w:w="480" w:type="pct"/>
            <w:shd w:val="clear" w:color="auto" w:fill="FF7C80"/>
            <w:tcPrChange w:id="967" w:author="Cristian Sbrolli" w:date="2020-12-23T11:34:00Z">
              <w:tcPr>
                <w:tcW w:w="480" w:type="pct"/>
                <w:shd w:val="clear" w:color="auto" w:fill="FF7C80"/>
              </w:tcPr>
            </w:tcPrChange>
          </w:tcPr>
          <w:p w14:paraId="5924ABB0" w14:textId="166280BC" w:rsidR="000A17F5" w:rsidRPr="001A00D5" w:rsidDel="00525390" w:rsidRDefault="000A17F5" w:rsidP="00650F3E">
            <w:pPr>
              <w:pStyle w:val="Paragrafoelenco"/>
              <w:ind w:left="0"/>
              <w:rPr>
                <w:ins w:id="968" w:author="Giorgio Romeo" w:date="2020-12-23T09:21:00Z"/>
                <w:del w:id="969" w:author="Cristian Sbrolli" w:date="2020-12-23T11:57:00Z"/>
                <w:moveFrom w:id="970" w:author="Cristian Sbrolli" w:date="2020-12-23T11:35:00Z"/>
                <w:b/>
                <w:sz w:val="28"/>
                <w:szCs w:val="28"/>
              </w:rPr>
            </w:pPr>
            <w:moveFrom w:id="971" w:author="Cristian Sbrolli" w:date="2020-12-23T11:35:00Z">
              <w:ins w:id="972" w:author="Giorgio Romeo" w:date="2020-12-23T09:21:00Z">
                <w:del w:id="973" w:author="Cristian Sbrolli" w:date="2020-12-23T11:57:00Z">
                  <w:r w:rsidRPr="001A00D5" w:rsidDel="00525390">
                    <w:rPr>
                      <w:b/>
                      <w:sz w:val="28"/>
                      <w:szCs w:val="28"/>
                    </w:rPr>
                    <w:delText>R12</w:delText>
                  </w:r>
                </w:del>
              </w:ins>
            </w:moveFrom>
          </w:p>
        </w:tc>
        <w:tc>
          <w:tcPr>
            <w:tcW w:w="4520" w:type="pct"/>
            <w:tcPrChange w:id="974" w:author="Cristian Sbrolli" w:date="2020-12-23T11:34:00Z">
              <w:tcPr>
                <w:tcW w:w="4520" w:type="pct"/>
              </w:tcPr>
            </w:tcPrChange>
          </w:tcPr>
          <w:p w14:paraId="6EDB5E2B" w14:textId="5BF17B58" w:rsidR="000A17F5" w:rsidRPr="001A00D5" w:rsidDel="00525390" w:rsidRDefault="000A17F5" w:rsidP="00650F3E">
            <w:pPr>
              <w:pStyle w:val="Paragrafoelenco"/>
              <w:ind w:left="0"/>
              <w:rPr>
                <w:ins w:id="975" w:author="Giorgio Romeo" w:date="2020-12-23T09:21:00Z"/>
                <w:del w:id="976" w:author="Cristian Sbrolli" w:date="2020-12-23T11:57:00Z"/>
                <w:moveFrom w:id="977" w:author="Cristian Sbrolli" w:date="2020-12-23T11:35:00Z"/>
                <w:sz w:val="26"/>
              </w:rPr>
            </w:pPr>
            <w:moveFrom w:id="978" w:author="Cristian Sbrolli" w:date="2020-12-23T11:35:00Z">
              <w:ins w:id="979" w:author="Giorgio Romeo" w:date="2020-12-23T09:21:00Z">
                <w:del w:id="980" w:author="Cristian Sbrolli" w:date="2020-12-23T11:57:00Z">
                  <w:r w:rsidRPr="001A00D5" w:rsidDel="00525390">
                    <w:rPr>
                      <w:b/>
                      <w:sz w:val="26"/>
                    </w:rPr>
                    <w:delText>The system shall</w:delText>
                  </w:r>
                  <w:r w:rsidRPr="001A00D5" w:rsidDel="00525390">
                    <w:rPr>
                      <w:sz w:val="26"/>
                    </w:rPr>
                    <w:delText xml:space="preserve"> inform users periodically of the available time slots</w:delText>
                  </w:r>
                  <w:r w:rsidDel="00525390">
                    <w:rPr>
                      <w:sz w:val="26"/>
                    </w:rPr>
                    <w:delText xml:space="preserve"> in the store for which he subscribed to the service</w:delText>
                  </w:r>
                </w:del>
              </w:ins>
            </w:moveFrom>
          </w:p>
        </w:tc>
      </w:tr>
      <w:tr w:rsidR="000A17F5" w:rsidDel="00525390" w14:paraId="404C2075" w14:textId="40E1C123" w:rsidTr="00650F3E">
        <w:trPr>
          <w:trHeight w:val="108"/>
          <w:ins w:id="981" w:author="Giorgio Romeo" w:date="2020-12-23T09:21:00Z"/>
          <w:del w:id="982" w:author="Cristian Sbrolli" w:date="2020-12-23T11:57:00Z"/>
          <w:trPrChange w:id="983" w:author="Cristian Sbrolli" w:date="2020-12-23T11:34:00Z">
            <w:trPr>
              <w:trHeight w:val="108"/>
            </w:trPr>
          </w:trPrChange>
        </w:trPr>
        <w:tc>
          <w:tcPr>
            <w:tcW w:w="480" w:type="pct"/>
            <w:shd w:val="clear" w:color="auto" w:fill="FF7C80"/>
            <w:tcPrChange w:id="984" w:author="Cristian Sbrolli" w:date="2020-12-23T11:34:00Z">
              <w:tcPr>
                <w:tcW w:w="480" w:type="pct"/>
                <w:shd w:val="clear" w:color="auto" w:fill="FF7C80"/>
              </w:tcPr>
            </w:tcPrChange>
          </w:tcPr>
          <w:p w14:paraId="73DEF465" w14:textId="1200251A" w:rsidR="000A17F5" w:rsidRPr="001A00D5" w:rsidDel="00525390" w:rsidRDefault="000A17F5" w:rsidP="00650F3E">
            <w:pPr>
              <w:pStyle w:val="Paragrafoelenco"/>
              <w:ind w:left="0"/>
              <w:rPr>
                <w:ins w:id="985" w:author="Giorgio Romeo" w:date="2020-12-23T09:21:00Z"/>
                <w:del w:id="986" w:author="Cristian Sbrolli" w:date="2020-12-23T11:57:00Z"/>
                <w:moveFrom w:id="987" w:author="Cristian Sbrolli" w:date="2020-12-23T11:35:00Z"/>
                <w:b/>
                <w:sz w:val="28"/>
                <w:szCs w:val="28"/>
              </w:rPr>
            </w:pPr>
            <w:moveFrom w:id="988" w:author="Cristian Sbrolli" w:date="2020-12-23T11:35:00Z">
              <w:ins w:id="989" w:author="Giorgio Romeo" w:date="2020-12-23T09:21:00Z">
                <w:del w:id="990" w:author="Cristian Sbrolli" w:date="2020-12-23T11:57:00Z">
                  <w:r w:rsidRPr="001A00D5" w:rsidDel="00525390">
                    <w:rPr>
                      <w:b/>
                      <w:sz w:val="28"/>
                      <w:szCs w:val="28"/>
                    </w:rPr>
                    <w:delText>R12.1</w:delText>
                  </w:r>
                </w:del>
              </w:ins>
            </w:moveFrom>
          </w:p>
        </w:tc>
        <w:tc>
          <w:tcPr>
            <w:tcW w:w="4520" w:type="pct"/>
            <w:tcPrChange w:id="991" w:author="Cristian Sbrolli" w:date="2020-12-23T11:34:00Z">
              <w:tcPr>
                <w:tcW w:w="4520" w:type="pct"/>
              </w:tcPr>
            </w:tcPrChange>
          </w:tcPr>
          <w:p w14:paraId="4B52BDE7" w14:textId="2A9C1516" w:rsidR="000A17F5" w:rsidRPr="001A00D5" w:rsidDel="00525390" w:rsidRDefault="000A17F5" w:rsidP="00650F3E">
            <w:pPr>
              <w:pStyle w:val="Paragrafoelenco"/>
              <w:ind w:left="0"/>
              <w:rPr>
                <w:ins w:id="992" w:author="Giorgio Romeo" w:date="2020-12-23T09:21:00Z"/>
                <w:del w:id="993" w:author="Cristian Sbrolli" w:date="2020-12-23T11:57:00Z"/>
                <w:moveFrom w:id="994" w:author="Cristian Sbrolli" w:date="2020-12-23T11:35:00Z"/>
                <w:sz w:val="26"/>
              </w:rPr>
            </w:pPr>
            <w:moveFrom w:id="995" w:author="Cristian Sbrolli" w:date="2020-12-23T11:35:00Z">
              <w:ins w:id="996" w:author="Giorgio Romeo" w:date="2020-12-23T09:21:00Z">
                <w:del w:id="997" w:author="Cristian Sbrolli" w:date="2020-12-23T11:57:00Z">
                  <w:r w:rsidRPr="001A00D5" w:rsidDel="00525390">
                    <w:rPr>
                      <w:b/>
                      <w:sz w:val="26"/>
                    </w:rPr>
                    <w:delText>The system shall</w:delText>
                  </w:r>
                  <w:r w:rsidRPr="001A00D5" w:rsidDel="00525390">
                    <w:rPr>
                      <w:sz w:val="26"/>
                    </w:rPr>
                    <w:delText xml:space="preserve"> allow its users to select which store(s) to get informed about</w:delText>
                  </w:r>
                </w:del>
              </w:ins>
            </w:moveFrom>
          </w:p>
        </w:tc>
      </w:tr>
      <w:tr w:rsidR="000A17F5" w:rsidDel="00525390" w14:paraId="1BF62E95" w14:textId="60D3B659" w:rsidTr="00650F3E">
        <w:trPr>
          <w:trHeight w:val="108"/>
          <w:ins w:id="998" w:author="Giorgio Romeo" w:date="2020-12-23T09:21:00Z"/>
          <w:del w:id="999" w:author="Cristian Sbrolli" w:date="2020-12-23T11:57:00Z"/>
          <w:trPrChange w:id="1000" w:author="Cristian Sbrolli" w:date="2020-12-23T11:34:00Z">
            <w:trPr>
              <w:trHeight w:val="108"/>
            </w:trPr>
          </w:trPrChange>
        </w:trPr>
        <w:tc>
          <w:tcPr>
            <w:tcW w:w="480" w:type="pct"/>
            <w:shd w:val="clear" w:color="auto" w:fill="FF7C80"/>
            <w:tcPrChange w:id="1001" w:author="Cristian Sbrolli" w:date="2020-12-23T11:34:00Z">
              <w:tcPr>
                <w:tcW w:w="480" w:type="pct"/>
                <w:shd w:val="clear" w:color="auto" w:fill="FF7C80"/>
              </w:tcPr>
            </w:tcPrChange>
          </w:tcPr>
          <w:p w14:paraId="438604AA" w14:textId="2FBB34E1" w:rsidR="000A17F5" w:rsidRPr="001A00D5" w:rsidDel="00525390" w:rsidRDefault="000A17F5" w:rsidP="00650F3E">
            <w:pPr>
              <w:pStyle w:val="Paragrafoelenco"/>
              <w:ind w:left="0"/>
              <w:rPr>
                <w:ins w:id="1002" w:author="Giorgio Romeo" w:date="2020-12-23T09:21:00Z"/>
                <w:del w:id="1003" w:author="Cristian Sbrolli" w:date="2020-12-23T11:57:00Z"/>
                <w:moveFrom w:id="1004" w:author="Cristian Sbrolli" w:date="2020-12-23T11:35:00Z"/>
                <w:b/>
                <w:sz w:val="28"/>
                <w:szCs w:val="28"/>
              </w:rPr>
            </w:pPr>
            <w:moveFrom w:id="1005" w:author="Cristian Sbrolli" w:date="2020-12-23T11:35:00Z">
              <w:ins w:id="1006" w:author="Giorgio Romeo" w:date="2020-12-23T09:21:00Z">
                <w:del w:id="1007" w:author="Cristian Sbrolli" w:date="2020-12-23T11:57:00Z">
                  <w:r w:rsidRPr="001A00D5" w:rsidDel="00525390">
                    <w:rPr>
                      <w:b/>
                      <w:sz w:val="28"/>
                      <w:szCs w:val="28"/>
                    </w:rPr>
                    <w:delText>R12.2</w:delText>
                  </w:r>
                </w:del>
              </w:ins>
            </w:moveFrom>
          </w:p>
        </w:tc>
        <w:tc>
          <w:tcPr>
            <w:tcW w:w="4520" w:type="pct"/>
            <w:tcPrChange w:id="1008" w:author="Cristian Sbrolli" w:date="2020-12-23T11:34:00Z">
              <w:tcPr>
                <w:tcW w:w="4520" w:type="pct"/>
              </w:tcPr>
            </w:tcPrChange>
          </w:tcPr>
          <w:p w14:paraId="076DD7A3" w14:textId="3BE87B6C" w:rsidR="000A17F5" w:rsidRPr="001A00D5" w:rsidDel="00525390" w:rsidRDefault="000A17F5" w:rsidP="00650F3E">
            <w:pPr>
              <w:pStyle w:val="Paragrafoelenco"/>
              <w:ind w:left="0"/>
              <w:rPr>
                <w:ins w:id="1009" w:author="Giorgio Romeo" w:date="2020-12-23T09:21:00Z"/>
                <w:del w:id="1010" w:author="Cristian Sbrolli" w:date="2020-12-23T11:57:00Z"/>
                <w:moveFrom w:id="1011" w:author="Cristian Sbrolli" w:date="2020-12-23T11:35:00Z"/>
                <w:sz w:val="26"/>
              </w:rPr>
            </w:pPr>
            <w:moveFrom w:id="1012" w:author="Cristian Sbrolli" w:date="2020-12-23T11:35:00Z">
              <w:ins w:id="1013" w:author="Giorgio Romeo" w:date="2020-12-23T09:21:00Z">
                <w:del w:id="1014" w:author="Cristian Sbrolli" w:date="2020-12-23T11:57:00Z">
                  <w:r w:rsidRPr="001A00D5" w:rsidDel="00525390">
                    <w:rPr>
                      <w:b/>
                      <w:sz w:val="26"/>
                    </w:rPr>
                    <w:delText>The system shall</w:delText>
                  </w:r>
                  <w:r w:rsidRPr="001A00D5" w:rsidDel="00525390">
                    <w:rPr>
                      <w:sz w:val="26"/>
                    </w:rPr>
                    <w:delText xml:space="preserve"> allow its users to select which time slots he is interested to get informed about</w:delText>
                  </w:r>
                </w:del>
              </w:ins>
            </w:moveFrom>
          </w:p>
        </w:tc>
      </w:tr>
      <w:tr w:rsidR="000A17F5" w:rsidDel="00525390" w14:paraId="7E56DA92" w14:textId="71EC774E" w:rsidTr="00650F3E">
        <w:trPr>
          <w:trHeight w:val="344"/>
          <w:ins w:id="1015" w:author="Giorgio Romeo" w:date="2020-12-23T09:21:00Z"/>
          <w:del w:id="1016" w:author="Cristian Sbrolli" w:date="2020-12-23T11:57:00Z"/>
          <w:trPrChange w:id="1017" w:author="Cristian Sbrolli" w:date="2020-12-23T11:34:00Z">
            <w:trPr>
              <w:trHeight w:val="344"/>
            </w:trPr>
          </w:trPrChange>
        </w:trPr>
        <w:tc>
          <w:tcPr>
            <w:tcW w:w="480" w:type="pct"/>
            <w:shd w:val="clear" w:color="auto" w:fill="FF7C80"/>
            <w:tcPrChange w:id="1018" w:author="Cristian Sbrolli" w:date="2020-12-23T11:34:00Z">
              <w:tcPr>
                <w:tcW w:w="480" w:type="pct"/>
                <w:shd w:val="clear" w:color="auto" w:fill="FF7C80"/>
              </w:tcPr>
            </w:tcPrChange>
          </w:tcPr>
          <w:p w14:paraId="4E65BD9B" w14:textId="3507658D" w:rsidR="000A17F5" w:rsidRPr="001A00D5" w:rsidDel="00525390" w:rsidRDefault="000A17F5" w:rsidP="00650F3E">
            <w:pPr>
              <w:pStyle w:val="Paragrafoelenco"/>
              <w:ind w:left="0"/>
              <w:rPr>
                <w:ins w:id="1019" w:author="Giorgio Romeo" w:date="2020-12-23T09:21:00Z"/>
                <w:del w:id="1020" w:author="Cristian Sbrolli" w:date="2020-12-23T11:57:00Z"/>
                <w:moveFrom w:id="1021" w:author="Cristian Sbrolli" w:date="2020-12-23T11:35:00Z"/>
                <w:b/>
                <w:sz w:val="28"/>
                <w:szCs w:val="28"/>
              </w:rPr>
            </w:pPr>
            <w:moveFrom w:id="1022" w:author="Cristian Sbrolli" w:date="2020-12-23T11:35:00Z">
              <w:ins w:id="1023" w:author="Giorgio Romeo" w:date="2020-12-23T09:21:00Z">
                <w:del w:id="1024" w:author="Cristian Sbrolli" w:date="2020-12-23T11:57:00Z">
                  <w:r w:rsidRPr="001A00D5" w:rsidDel="00525390">
                    <w:rPr>
                      <w:b/>
                      <w:sz w:val="28"/>
                      <w:szCs w:val="28"/>
                    </w:rPr>
                    <w:delText>R12.3</w:delText>
                  </w:r>
                </w:del>
              </w:ins>
            </w:moveFrom>
          </w:p>
        </w:tc>
        <w:tc>
          <w:tcPr>
            <w:tcW w:w="4520" w:type="pct"/>
            <w:tcPrChange w:id="1025" w:author="Cristian Sbrolli" w:date="2020-12-23T11:34:00Z">
              <w:tcPr>
                <w:tcW w:w="4520" w:type="pct"/>
              </w:tcPr>
            </w:tcPrChange>
          </w:tcPr>
          <w:p w14:paraId="3027B4FB" w14:textId="77CF974E" w:rsidR="000A17F5" w:rsidRPr="001A00D5" w:rsidDel="00525390" w:rsidRDefault="000A17F5" w:rsidP="00650F3E">
            <w:pPr>
              <w:pStyle w:val="Paragrafoelenco"/>
              <w:ind w:left="0"/>
              <w:rPr>
                <w:ins w:id="1026" w:author="Giorgio Romeo" w:date="2020-12-23T09:21:00Z"/>
                <w:del w:id="1027" w:author="Cristian Sbrolli" w:date="2020-12-23T11:57:00Z"/>
                <w:moveFrom w:id="1028" w:author="Cristian Sbrolli" w:date="2020-12-23T11:35:00Z"/>
                <w:sz w:val="26"/>
              </w:rPr>
            </w:pPr>
            <w:moveFrom w:id="1029" w:author="Cristian Sbrolli" w:date="2020-12-23T11:35:00Z">
              <w:ins w:id="1030" w:author="Giorgio Romeo" w:date="2020-12-23T09:21:00Z">
                <w:del w:id="1031" w:author="Cristian Sbrolli" w:date="2020-12-23T11:57:00Z">
                  <w:r w:rsidRPr="001A00D5" w:rsidDel="00525390">
                    <w:rPr>
                      <w:b/>
                      <w:sz w:val="26"/>
                    </w:rPr>
                    <w:delText>The system shall</w:delText>
                  </w:r>
                  <w:r w:rsidRPr="001A00D5" w:rsidDel="00525390">
                    <w:rPr>
                      <w:sz w:val="26"/>
                    </w:rPr>
                    <w:delText xml:space="preserve"> allow its users to select how often to get notified</w:delText>
                  </w:r>
                </w:del>
              </w:ins>
            </w:moveFrom>
          </w:p>
        </w:tc>
      </w:tr>
      <w:tr w:rsidR="000A17F5" w:rsidDel="00525390" w14:paraId="63245180" w14:textId="4B5A784F" w:rsidTr="00650F3E">
        <w:trPr>
          <w:trHeight w:val="391"/>
          <w:ins w:id="1032" w:author="Giorgio Romeo" w:date="2020-12-23T09:21:00Z"/>
          <w:del w:id="1033" w:author="Cristian Sbrolli" w:date="2020-12-23T11:57:00Z"/>
          <w:trPrChange w:id="1034" w:author="Cristian Sbrolli" w:date="2020-12-23T11:34:00Z">
            <w:trPr>
              <w:trHeight w:val="391"/>
            </w:trPr>
          </w:trPrChange>
        </w:trPr>
        <w:tc>
          <w:tcPr>
            <w:tcW w:w="480" w:type="pct"/>
            <w:shd w:val="clear" w:color="auto" w:fill="FF7C80"/>
            <w:tcPrChange w:id="1035" w:author="Cristian Sbrolli" w:date="2020-12-23T11:34:00Z">
              <w:tcPr>
                <w:tcW w:w="480" w:type="pct"/>
                <w:shd w:val="clear" w:color="auto" w:fill="FF7C80"/>
              </w:tcPr>
            </w:tcPrChange>
          </w:tcPr>
          <w:p w14:paraId="650C07A0" w14:textId="17A9E1CD" w:rsidR="000A17F5" w:rsidRPr="001A00D5" w:rsidDel="00525390" w:rsidRDefault="000A17F5" w:rsidP="00650F3E">
            <w:pPr>
              <w:pStyle w:val="Paragrafoelenco"/>
              <w:ind w:left="0"/>
              <w:rPr>
                <w:ins w:id="1036" w:author="Giorgio Romeo" w:date="2020-12-23T09:21:00Z"/>
                <w:del w:id="1037" w:author="Cristian Sbrolli" w:date="2020-12-23T11:57:00Z"/>
                <w:moveFrom w:id="1038" w:author="Cristian Sbrolli" w:date="2020-12-23T11:35:00Z"/>
                <w:b/>
                <w:sz w:val="28"/>
                <w:szCs w:val="28"/>
              </w:rPr>
            </w:pPr>
            <w:moveFrom w:id="1039" w:author="Cristian Sbrolli" w:date="2020-12-23T11:35:00Z">
              <w:ins w:id="1040" w:author="Giorgio Romeo" w:date="2020-12-23T09:21:00Z">
                <w:del w:id="1041" w:author="Cristian Sbrolli" w:date="2020-12-23T11:57:00Z">
                  <w:r w:rsidDel="00525390">
                    <w:rPr>
                      <w:b/>
                      <w:bCs/>
                      <w:sz w:val="28"/>
                      <w:szCs w:val="28"/>
                    </w:rPr>
                    <w:delText>R13.1</w:delText>
                  </w:r>
                </w:del>
              </w:ins>
            </w:moveFrom>
          </w:p>
        </w:tc>
        <w:tc>
          <w:tcPr>
            <w:tcW w:w="4520" w:type="pct"/>
            <w:tcPrChange w:id="1042" w:author="Cristian Sbrolli" w:date="2020-12-23T11:34:00Z">
              <w:tcPr>
                <w:tcW w:w="4520" w:type="pct"/>
              </w:tcPr>
            </w:tcPrChange>
          </w:tcPr>
          <w:p w14:paraId="198D773E" w14:textId="6B482FB1" w:rsidR="000A17F5" w:rsidRPr="001A00D5" w:rsidDel="00525390" w:rsidRDefault="000A17F5" w:rsidP="00650F3E">
            <w:pPr>
              <w:pStyle w:val="Paragrafoelenco"/>
              <w:ind w:left="0"/>
              <w:rPr>
                <w:ins w:id="1043" w:author="Giorgio Romeo" w:date="2020-12-23T09:21:00Z"/>
                <w:del w:id="1044" w:author="Cristian Sbrolli" w:date="2020-12-23T11:57:00Z"/>
                <w:moveFrom w:id="1045" w:author="Cristian Sbrolli" w:date="2020-12-23T11:35:00Z"/>
                <w:sz w:val="26"/>
              </w:rPr>
            </w:pPr>
            <w:moveFrom w:id="1046" w:author="Cristian Sbrolli" w:date="2020-12-23T11:35:00Z">
              <w:ins w:id="1047" w:author="Giorgio Romeo" w:date="2020-12-23T09:21:00Z">
                <w:del w:id="1048" w:author="Cristian Sbrolli" w:date="2020-12-23T11:57:00Z">
                  <w:r w:rsidRPr="001A00D5" w:rsidDel="00525390">
                    <w:rPr>
                      <w:b/>
                      <w:sz w:val="26"/>
                    </w:rPr>
                    <w:delText>The system shall</w:delText>
                  </w:r>
                  <w:commentRangeStart w:id="1049"/>
                  <w:commentRangeEnd w:id="1049"/>
                  <w:r w:rsidRPr="001A00D5" w:rsidDel="00525390">
                    <w:rPr>
                      <w:rStyle w:val="Rimandocommento"/>
                      <w:b/>
                      <w:sz w:val="26"/>
                      <w:szCs w:val="26"/>
                    </w:rPr>
                    <w:commentReference w:id="1049"/>
                  </w:r>
                  <w:r w:rsidRPr="001A00D5" w:rsidDel="00525390">
                    <w:rPr>
                      <w:sz w:val="26"/>
                    </w:rPr>
                    <w:delText xml:space="preserve"> allow the user to scan its QR code in entrance through the turnstiles</w:delText>
                  </w:r>
                  <w:commentRangeStart w:id="1050"/>
                  <w:commentRangeEnd w:id="1050"/>
                  <w:r w:rsidRPr="001A00D5" w:rsidDel="00525390">
                    <w:rPr>
                      <w:rStyle w:val="Rimandocommento"/>
                      <w:sz w:val="26"/>
                      <w:szCs w:val="26"/>
                    </w:rPr>
                    <w:commentReference w:id="1050"/>
                  </w:r>
                </w:del>
              </w:ins>
            </w:moveFrom>
          </w:p>
        </w:tc>
      </w:tr>
      <w:tr w:rsidR="000A17F5" w:rsidDel="00525390" w14:paraId="43E4CAE8" w14:textId="7323394B" w:rsidTr="00650F3E">
        <w:trPr>
          <w:trHeight w:val="108"/>
          <w:ins w:id="1051" w:author="Giorgio Romeo" w:date="2020-12-23T09:21:00Z"/>
          <w:del w:id="1052" w:author="Cristian Sbrolli" w:date="2020-12-23T11:57:00Z"/>
          <w:trPrChange w:id="1053" w:author="Cristian Sbrolli" w:date="2020-12-23T11:34:00Z">
            <w:trPr>
              <w:trHeight w:val="108"/>
            </w:trPr>
          </w:trPrChange>
        </w:trPr>
        <w:tc>
          <w:tcPr>
            <w:tcW w:w="480" w:type="pct"/>
            <w:shd w:val="clear" w:color="auto" w:fill="FF7C80"/>
            <w:tcPrChange w:id="1054" w:author="Cristian Sbrolli" w:date="2020-12-23T11:34:00Z">
              <w:tcPr>
                <w:tcW w:w="480" w:type="pct"/>
                <w:shd w:val="clear" w:color="auto" w:fill="FF7C80"/>
              </w:tcPr>
            </w:tcPrChange>
          </w:tcPr>
          <w:p w14:paraId="03577C63" w14:textId="68C654D3" w:rsidR="000A17F5" w:rsidRPr="001A00D5" w:rsidDel="00525390" w:rsidRDefault="000A17F5" w:rsidP="00650F3E">
            <w:pPr>
              <w:pStyle w:val="Paragrafoelenco"/>
              <w:ind w:left="0"/>
              <w:rPr>
                <w:ins w:id="1055" w:author="Giorgio Romeo" w:date="2020-12-23T09:21:00Z"/>
                <w:del w:id="1056" w:author="Cristian Sbrolli" w:date="2020-12-23T11:57:00Z"/>
                <w:moveFrom w:id="1057" w:author="Cristian Sbrolli" w:date="2020-12-23T11:35:00Z"/>
                <w:b/>
                <w:sz w:val="28"/>
                <w:szCs w:val="28"/>
              </w:rPr>
            </w:pPr>
            <w:moveFrom w:id="1058" w:author="Cristian Sbrolli" w:date="2020-12-23T11:35:00Z">
              <w:ins w:id="1059" w:author="Giorgio Romeo" w:date="2020-12-23T09:21:00Z">
                <w:del w:id="1060" w:author="Cristian Sbrolli" w:date="2020-12-23T11:57:00Z">
                  <w:r w:rsidDel="00525390">
                    <w:rPr>
                      <w:b/>
                      <w:bCs/>
                      <w:sz w:val="28"/>
                      <w:szCs w:val="28"/>
                    </w:rPr>
                    <w:delText>R14</w:delText>
                  </w:r>
                </w:del>
              </w:ins>
            </w:moveFrom>
          </w:p>
        </w:tc>
        <w:tc>
          <w:tcPr>
            <w:tcW w:w="4520" w:type="pct"/>
            <w:tcPrChange w:id="1061" w:author="Cristian Sbrolli" w:date="2020-12-23T11:34:00Z">
              <w:tcPr>
                <w:tcW w:w="4520" w:type="pct"/>
              </w:tcPr>
            </w:tcPrChange>
          </w:tcPr>
          <w:p w14:paraId="4E4B901F" w14:textId="1BB11299" w:rsidR="000A17F5" w:rsidRPr="001A00D5" w:rsidDel="00525390" w:rsidRDefault="000A17F5" w:rsidP="00650F3E">
            <w:pPr>
              <w:pStyle w:val="Paragrafoelenco"/>
              <w:ind w:left="0"/>
              <w:rPr>
                <w:ins w:id="1062" w:author="Giorgio Romeo" w:date="2020-12-23T09:21:00Z"/>
                <w:del w:id="1063" w:author="Cristian Sbrolli" w:date="2020-12-23T11:57:00Z"/>
                <w:moveFrom w:id="1064" w:author="Cristian Sbrolli" w:date="2020-12-23T11:35:00Z"/>
                <w:sz w:val="26"/>
              </w:rPr>
            </w:pPr>
            <w:moveFrom w:id="1065" w:author="Cristian Sbrolli" w:date="2020-12-23T11:35:00Z">
              <w:ins w:id="1066" w:author="Giorgio Romeo" w:date="2020-12-23T09:21:00Z">
                <w:del w:id="1067" w:author="Cristian Sbrolli" w:date="2020-12-23T11:57:00Z">
                  <w:r w:rsidRPr="001A00D5" w:rsidDel="00525390">
                    <w:rPr>
                      <w:b/>
                      <w:sz w:val="26"/>
                    </w:rPr>
                    <w:delText>The system shall</w:delText>
                  </w:r>
                  <w:commentRangeStart w:id="1068"/>
                  <w:commentRangeEnd w:id="1068"/>
                  <w:r w:rsidRPr="001A00D5" w:rsidDel="00525390">
                    <w:rPr>
                      <w:rStyle w:val="Rimandocommento"/>
                      <w:b/>
                      <w:sz w:val="26"/>
                      <w:szCs w:val="26"/>
                    </w:rPr>
                    <w:commentReference w:id="1068"/>
                  </w:r>
                  <w:r w:rsidRPr="001A00D5" w:rsidDel="00525390">
                    <w:rPr>
                      <w:sz w:val="26"/>
                    </w:rPr>
                    <w:delText xml:space="preserve"> allow the user to scan its QR code in exit through the turnstiles or cash register</w:delText>
                  </w:r>
                </w:del>
              </w:ins>
            </w:moveFrom>
          </w:p>
        </w:tc>
      </w:tr>
      <w:tr w:rsidR="000A17F5" w:rsidDel="00525390" w14:paraId="1D2E0BC1" w14:textId="3381516B" w:rsidTr="00650F3E">
        <w:trPr>
          <w:trHeight w:val="108"/>
          <w:ins w:id="1069" w:author="Giorgio Romeo" w:date="2020-12-23T09:21:00Z"/>
          <w:del w:id="1070" w:author="Cristian Sbrolli" w:date="2020-12-23T11:57:00Z"/>
          <w:trPrChange w:id="1071" w:author="Cristian Sbrolli" w:date="2020-12-23T11:34:00Z">
            <w:trPr>
              <w:trHeight w:val="108"/>
            </w:trPr>
          </w:trPrChange>
        </w:trPr>
        <w:tc>
          <w:tcPr>
            <w:tcW w:w="480" w:type="pct"/>
            <w:shd w:val="clear" w:color="auto" w:fill="FF7C80"/>
            <w:tcPrChange w:id="1072" w:author="Cristian Sbrolli" w:date="2020-12-23T11:34:00Z">
              <w:tcPr>
                <w:tcW w:w="480" w:type="pct"/>
                <w:shd w:val="clear" w:color="auto" w:fill="FF7C80"/>
              </w:tcPr>
            </w:tcPrChange>
          </w:tcPr>
          <w:p w14:paraId="3B48F15C" w14:textId="2959D78D" w:rsidR="000A17F5" w:rsidDel="00525390" w:rsidRDefault="000A17F5" w:rsidP="00650F3E">
            <w:pPr>
              <w:pStyle w:val="Paragrafoelenco"/>
              <w:ind w:left="0"/>
              <w:rPr>
                <w:ins w:id="1073" w:author="Giorgio Romeo" w:date="2020-12-23T09:21:00Z"/>
                <w:del w:id="1074" w:author="Cristian Sbrolli" w:date="2020-12-23T11:57:00Z"/>
                <w:moveFrom w:id="1075" w:author="Cristian Sbrolli" w:date="2020-12-23T11:35:00Z"/>
                <w:b/>
                <w:bCs/>
                <w:sz w:val="28"/>
                <w:szCs w:val="28"/>
              </w:rPr>
            </w:pPr>
            <w:moveFrom w:id="1076" w:author="Cristian Sbrolli" w:date="2020-12-23T11:35:00Z">
              <w:ins w:id="1077" w:author="Giorgio Romeo" w:date="2020-12-23T09:21:00Z">
                <w:del w:id="1078" w:author="Cristian Sbrolli" w:date="2020-12-23T11:57:00Z">
                  <w:r w:rsidRPr="001A00D5" w:rsidDel="00525390">
                    <w:rPr>
                      <w:b/>
                      <w:sz w:val="28"/>
                      <w:szCs w:val="28"/>
                    </w:rPr>
                    <w:delText>R15.1</w:delText>
                  </w:r>
                </w:del>
              </w:ins>
            </w:moveFrom>
          </w:p>
        </w:tc>
        <w:tc>
          <w:tcPr>
            <w:tcW w:w="4520" w:type="pct"/>
            <w:tcPrChange w:id="1079" w:author="Cristian Sbrolli" w:date="2020-12-23T11:34:00Z">
              <w:tcPr>
                <w:tcW w:w="4520" w:type="pct"/>
              </w:tcPr>
            </w:tcPrChange>
          </w:tcPr>
          <w:p w14:paraId="78603068" w14:textId="76AF05E0" w:rsidR="000A17F5" w:rsidRPr="001A00D5" w:rsidDel="00525390" w:rsidRDefault="000A17F5" w:rsidP="00650F3E">
            <w:pPr>
              <w:pStyle w:val="Paragrafoelenco"/>
              <w:ind w:left="0"/>
              <w:rPr>
                <w:ins w:id="1080" w:author="Giorgio Romeo" w:date="2020-12-23T09:21:00Z"/>
                <w:del w:id="1081" w:author="Cristian Sbrolli" w:date="2020-12-23T11:57:00Z"/>
                <w:moveFrom w:id="1082" w:author="Cristian Sbrolli" w:date="2020-12-23T11:35:00Z"/>
                <w:sz w:val="26"/>
              </w:rPr>
            </w:pPr>
            <w:moveFrom w:id="1083" w:author="Cristian Sbrolli" w:date="2020-12-23T11:35:00Z">
              <w:ins w:id="1084" w:author="Giorgio Romeo" w:date="2020-12-23T09:21:00Z">
                <w:del w:id="1085" w:author="Cristian Sbrolli" w:date="2020-12-23T11:57:00Z">
                  <w:r w:rsidRPr="001A00D5" w:rsidDel="00525390">
                    <w:rPr>
                      <w:b/>
                      <w:sz w:val="26"/>
                    </w:rPr>
                    <w:delText>The system shall</w:delText>
                  </w:r>
                  <w:r w:rsidRPr="001A00D5" w:rsidDel="00525390">
                    <w:rPr>
                      <w:sz w:val="26"/>
                    </w:rPr>
                    <w:delText xml:space="preserve"> unlock turnstiles after a unique QR code scan in entrance</w:delText>
                  </w:r>
                  <w:commentRangeStart w:id="1086"/>
                  <w:commentRangeEnd w:id="1086"/>
                  <w:r w:rsidRPr="001A00D5" w:rsidDel="00525390">
                    <w:rPr>
                      <w:rStyle w:val="Rimandocommento"/>
                      <w:sz w:val="26"/>
                      <w:szCs w:val="26"/>
                    </w:rPr>
                    <w:commentReference w:id="1086"/>
                  </w:r>
                </w:del>
              </w:ins>
            </w:moveFrom>
          </w:p>
        </w:tc>
      </w:tr>
      <w:tr w:rsidR="000A17F5" w:rsidDel="00525390" w14:paraId="19685923" w14:textId="05FCDDD8" w:rsidTr="00650F3E">
        <w:trPr>
          <w:trHeight w:val="108"/>
          <w:ins w:id="1087" w:author="Giorgio Romeo" w:date="2020-12-23T09:21:00Z"/>
          <w:del w:id="1088" w:author="Cristian Sbrolli" w:date="2020-12-23T11:57:00Z"/>
          <w:trPrChange w:id="1089" w:author="Cristian Sbrolli" w:date="2020-12-23T11:34:00Z">
            <w:trPr>
              <w:trHeight w:val="108"/>
            </w:trPr>
          </w:trPrChange>
        </w:trPr>
        <w:tc>
          <w:tcPr>
            <w:tcW w:w="480" w:type="pct"/>
            <w:shd w:val="clear" w:color="auto" w:fill="FF7C80"/>
            <w:tcPrChange w:id="1090" w:author="Cristian Sbrolli" w:date="2020-12-23T11:34:00Z">
              <w:tcPr>
                <w:tcW w:w="480" w:type="pct"/>
                <w:shd w:val="clear" w:color="auto" w:fill="FF7C80"/>
              </w:tcPr>
            </w:tcPrChange>
          </w:tcPr>
          <w:p w14:paraId="0A85BC44" w14:textId="031D5735" w:rsidR="000A17F5" w:rsidRPr="001A00D5" w:rsidDel="00525390" w:rsidRDefault="000A17F5" w:rsidP="00650F3E">
            <w:pPr>
              <w:pStyle w:val="Paragrafoelenco"/>
              <w:ind w:left="0"/>
              <w:rPr>
                <w:ins w:id="1091" w:author="Giorgio Romeo" w:date="2020-12-23T09:21:00Z"/>
                <w:del w:id="1092" w:author="Cristian Sbrolli" w:date="2020-12-23T11:57:00Z"/>
                <w:moveFrom w:id="1093" w:author="Cristian Sbrolli" w:date="2020-12-23T11:35:00Z"/>
                <w:b/>
                <w:sz w:val="28"/>
                <w:szCs w:val="28"/>
              </w:rPr>
            </w:pPr>
            <w:moveFrom w:id="1094" w:author="Cristian Sbrolli" w:date="2020-12-23T11:35:00Z">
              <w:ins w:id="1095" w:author="Giorgio Romeo" w:date="2020-12-23T09:21:00Z">
                <w:del w:id="1096" w:author="Cristian Sbrolli" w:date="2020-12-23T11:57:00Z">
                  <w:r w:rsidRPr="001A00D5" w:rsidDel="00525390">
                    <w:rPr>
                      <w:b/>
                      <w:sz w:val="28"/>
                      <w:szCs w:val="28"/>
                    </w:rPr>
                    <w:delText>R15.2</w:delText>
                  </w:r>
                </w:del>
              </w:ins>
            </w:moveFrom>
          </w:p>
        </w:tc>
        <w:tc>
          <w:tcPr>
            <w:tcW w:w="4520" w:type="pct"/>
            <w:tcPrChange w:id="1097" w:author="Cristian Sbrolli" w:date="2020-12-23T11:34:00Z">
              <w:tcPr>
                <w:tcW w:w="4520" w:type="pct"/>
              </w:tcPr>
            </w:tcPrChange>
          </w:tcPr>
          <w:p w14:paraId="47942550" w14:textId="17A73DDC" w:rsidR="000A17F5" w:rsidRPr="001A00D5" w:rsidDel="00525390" w:rsidRDefault="000A17F5" w:rsidP="00650F3E">
            <w:pPr>
              <w:pStyle w:val="Paragrafoelenco"/>
              <w:ind w:left="0"/>
              <w:rPr>
                <w:ins w:id="1098" w:author="Giorgio Romeo" w:date="2020-12-23T09:21:00Z"/>
                <w:del w:id="1099" w:author="Cristian Sbrolli" w:date="2020-12-23T11:57:00Z"/>
                <w:moveFrom w:id="1100" w:author="Cristian Sbrolli" w:date="2020-12-23T11:35:00Z"/>
                <w:sz w:val="26"/>
              </w:rPr>
            </w:pPr>
            <w:moveFrom w:id="1101" w:author="Cristian Sbrolli" w:date="2020-12-23T11:35:00Z">
              <w:ins w:id="1102" w:author="Giorgio Romeo" w:date="2020-12-23T09:21:00Z">
                <w:del w:id="1103" w:author="Cristian Sbrolli" w:date="2020-12-23T11:57:00Z">
                  <w:r w:rsidRPr="001A00D5" w:rsidDel="00525390">
                    <w:rPr>
                      <w:b/>
                      <w:sz w:val="26"/>
                    </w:rPr>
                    <w:delText>The system shall</w:delText>
                  </w:r>
                  <w:r w:rsidRPr="001A00D5" w:rsidDel="00525390">
                    <w:rPr>
                      <w:sz w:val="26"/>
                    </w:rPr>
                    <w:delText xml:space="preserve"> unlock turnstiles after a unique QR code scan in exit</w:delText>
                  </w:r>
                </w:del>
              </w:ins>
            </w:moveFrom>
          </w:p>
        </w:tc>
      </w:tr>
      <w:tr w:rsidR="000A17F5" w:rsidDel="00525390" w14:paraId="5B5829BF" w14:textId="301F8793" w:rsidTr="00650F3E">
        <w:trPr>
          <w:trHeight w:val="108"/>
          <w:ins w:id="1104" w:author="Giorgio Romeo" w:date="2020-12-23T09:21:00Z"/>
          <w:del w:id="1105" w:author="Cristian Sbrolli" w:date="2020-12-23T11:57:00Z"/>
          <w:trPrChange w:id="1106" w:author="Cristian Sbrolli" w:date="2020-12-23T11:34:00Z">
            <w:trPr>
              <w:trHeight w:val="108"/>
            </w:trPr>
          </w:trPrChange>
        </w:trPr>
        <w:tc>
          <w:tcPr>
            <w:tcW w:w="480" w:type="pct"/>
            <w:shd w:val="clear" w:color="auto" w:fill="FF7C80"/>
            <w:tcPrChange w:id="1107" w:author="Cristian Sbrolli" w:date="2020-12-23T11:34:00Z">
              <w:tcPr>
                <w:tcW w:w="480" w:type="pct"/>
                <w:shd w:val="clear" w:color="auto" w:fill="FF7C80"/>
              </w:tcPr>
            </w:tcPrChange>
          </w:tcPr>
          <w:p w14:paraId="53305CD8" w14:textId="50D7656F" w:rsidR="000A17F5" w:rsidRPr="001A00D5" w:rsidDel="00525390" w:rsidRDefault="000A17F5" w:rsidP="00650F3E">
            <w:pPr>
              <w:pStyle w:val="Paragrafoelenco"/>
              <w:ind w:left="0"/>
              <w:rPr>
                <w:ins w:id="1108" w:author="Giorgio Romeo" w:date="2020-12-23T09:21:00Z"/>
                <w:del w:id="1109" w:author="Cristian Sbrolli" w:date="2020-12-23T11:57:00Z"/>
                <w:moveFrom w:id="1110" w:author="Cristian Sbrolli" w:date="2020-12-23T11:35:00Z"/>
                <w:b/>
                <w:sz w:val="28"/>
                <w:szCs w:val="28"/>
              </w:rPr>
            </w:pPr>
            <w:moveFrom w:id="1111" w:author="Cristian Sbrolli" w:date="2020-12-23T11:35:00Z">
              <w:ins w:id="1112" w:author="Giorgio Romeo" w:date="2020-12-23T09:21:00Z">
                <w:del w:id="1113" w:author="Cristian Sbrolli" w:date="2020-12-23T11:57:00Z">
                  <w:r w:rsidRPr="001A00D5" w:rsidDel="00525390">
                    <w:rPr>
                      <w:b/>
                      <w:sz w:val="28"/>
                      <w:szCs w:val="28"/>
                    </w:rPr>
                    <w:delText>R15.3</w:delText>
                  </w:r>
                </w:del>
              </w:ins>
            </w:moveFrom>
          </w:p>
        </w:tc>
        <w:tc>
          <w:tcPr>
            <w:tcW w:w="4520" w:type="pct"/>
            <w:tcPrChange w:id="1114" w:author="Cristian Sbrolli" w:date="2020-12-23T11:34:00Z">
              <w:tcPr>
                <w:tcW w:w="4520" w:type="pct"/>
              </w:tcPr>
            </w:tcPrChange>
          </w:tcPr>
          <w:p w14:paraId="0166AF1A" w14:textId="725B357A" w:rsidR="000A17F5" w:rsidRPr="001A00D5" w:rsidDel="00525390" w:rsidRDefault="000A17F5" w:rsidP="00650F3E">
            <w:pPr>
              <w:pStyle w:val="Paragrafoelenco"/>
              <w:ind w:left="0"/>
              <w:rPr>
                <w:ins w:id="1115" w:author="Giorgio Romeo" w:date="2020-12-23T09:21:00Z"/>
                <w:del w:id="1116" w:author="Cristian Sbrolli" w:date="2020-12-23T11:57:00Z"/>
                <w:moveFrom w:id="1117" w:author="Cristian Sbrolli" w:date="2020-12-23T11:35:00Z"/>
                <w:sz w:val="26"/>
              </w:rPr>
            </w:pPr>
            <w:moveFrom w:id="1118" w:author="Cristian Sbrolli" w:date="2020-12-23T11:35:00Z">
              <w:ins w:id="1119" w:author="Giorgio Romeo" w:date="2020-12-23T09:21:00Z">
                <w:del w:id="1120" w:author="Cristian Sbrolli" w:date="2020-12-23T11:57:00Z">
                  <w:r w:rsidRPr="001A00D5" w:rsidDel="00525390">
                    <w:rPr>
                      <w:b/>
                      <w:sz w:val="26"/>
                    </w:rPr>
                    <w:delText xml:space="preserve">The system shall </w:delText>
                  </w:r>
                  <w:r w:rsidRPr="001A00D5" w:rsidDel="00525390">
                    <w:rPr>
                      <w:sz w:val="26"/>
                    </w:rPr>
                    <w:delText>lock the turnstiles after a push has occurred</w:delText>
                  </w:r>
                  <w:commentRangeStart w:id="1121"/>
                  <w:commentRangeEnd w:id="1121"/>
                  <w:r w:rsidRPr="001A00D5" w:rsidDel="00525390">
                    <w:rPr>
                      <w:rStyle w:val="Rimandocommento"/>
                      <w:sz w:val="26"/>
                      <w:szCs w:val="26"/>
                    </w:rPr>
                    <w:commentReference w:id="1121"/>
                  </w:r>
                </w:del>
              </w:ins>
            </w:moveFrom>
          </w:p>
        </w:tc>
      </w:tr>
    </w:tbl>
    <w:tbl>
      <w:tblPr>
        <w:tblStyle w:val="Grigliatabella"/>
        <w:tblpPr w:leftFromText="141" w:rightFromText="141" w:vertAnchor="page" w:horzAnchor="margin" w:tblpY="2494"/>
        <w:tblW w:w="5147" w:type="pct"/>
        <w:tblLayout w:type="fixed"/>
        <w:tblLook w:val="04A0" w:firstRow="1" w:lastRow="0" w:firstColumn="1" w:lastColumn="0" w:noHBand="0" w:noVBand="1"/>
      </w:tblPr>
      <w:tblGrid>
        <w:gridCol w:w="984"/>
        <w:gridCol w:w="9271"/>
      </w:tblGrid>
      <w:tr w:rsidR="00650F3E" w14:paraId="2C8828B9" w14:textId="77777777" w:rsidTr="00650F3E">
        <w:trPr>
          <w:trHeight w:val="411"/>
        </w:trPr>
        <w:tc>
          <w:tcPr>
            <w:tcW w:w="480" w:type="pct"/>
            <w:shd w:val="clear" w:color="auto" w:fill="FF7C80"/>
          </w:tcPr>
          <w:moveFromRangeEnd w:id="762"/>
          <w:p w14:paraId="60D39AA4" w14:textId="77777777" w:rsidR="00650F3E" w:rsidRPr="003F5A77" w:rsidRDefault="00650F3E" w:rsidP="00650F3E">
            <w:pPr>
              <w:pStyle w:val="Paragrafoelenco"/>
              <w:ind w:left="0"/>
              <w:rPr>
                <w:moveTo w:id="1122" w:author="Cristian Sbrolli" w:date="2020-12-23T11:35:00Z"/>
                <w:b/>
                <w:color w:val="FF7C80"/>
                <w:sz w:val="28"/>
                <w:szCs w:val="28"/>
                <w:shd w:val="clear" w:color="auto" w:fill="FFFFFF"/>
              </w:rPr>
            </w:pPr>
            <w:moveToRangeStart w:id="1123" w:author="Cristian Sbrolli" w:date="2020-12-23T11:35:00Z" w:name="move59615717"/>
            <w:moveTo w:id="1124" w:author="Cristian Sbrolli" w:date="2020-12-23T11:35:00Z">
              <w:r w:rsidRPr="001A00D5">
                <w:rPr>
                  <w:b/>
                  <w:sz w:val="28"/>
                  <w:szCs w:val="28"/>
                </w:rPr>
                <w:t>R1</w:t>
              </w:r>
            </w:moveTo>
          </w:p>
        </w:tc>
        <w:tc>
          <w:tcPr>
            <w:tcW w:w="4520" w:type="pct"/>
          </w:tcPr>
          <w:p w14:paraId="30E06B7B" w14:textId="77777777" w:rsidR="00650F3E" w:rsidRPr="001A00D5" w:rsidRDefault="00650F3E" w:rsidP="00650F3E">
            <w:pPr>
              <w:pStyle w:val="Paragrafoelenco"/>
              <w:ind w:left="0"/>
              <w:rPr>
                <w:moveTo w:id="1125" w:author="Cristian Sbrolli" w:date="2020-12-23T11:35:00Z"/>
                <w:b/>
                <w:color w:val="000000"/>
                <w:sz w:val="26"/>
                <w:shd w:val="clear" w:color="auto" w:fill="FFFFFF"/>
              </w:rPr>
            </w:pPr>
            <w:moveTo w:id="1126"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moveTo>
          </w:p>
        </w:tc>
      </w:tr>
      <w:tr w:rsidR="00650F3E" w14:paraId="23EDB48A" w14:textId="77777777" w:rsidTr="00650F3E">
        <w:trPr>
          <w:trHeight w:val="474"/>
        </w:trPr>
        <w:tc>
          <w:tcPr>
            <w:tcW w:w="480" w:type="pct"/>
            <w:shd w:val="clear" w:color="auto" w:fill="FF7C80"/>
          </w:tcPr>
          <w:p w14:paraId="7E8F0F47" w14:textId="77777777" w:rsidR="00650F3E" w:rsidRPr="001A00D5" w:rsidRDefault="00650F3E" w:rsidP="00650F3E">
            <w:pPr>
              <w:pStyle w:val="Paragrafoelenco"/>
              <w:ind w:left="0"/>
              <w:rPr>
                <w:moveTo w:id="1127" w:author="Cristian Sbrolli" w:date="2020-12-23T11:35:00Z"/>
                <w:b/>
                <w:color w:val="000000"/>
                <w:sz w:val="28"/>
                <w:szCs w:val="28"/>
                <w:shd w:val="clear" w:color="auto" w:fill="FFFFFF"/>
              </w:rPr>
            </w:pPr>
            <w:moveTo w:id="1128" w:author="Cristian Sbrolli" w:date="2020-12-23T11:35:00Z">
              <w:r w:rsidRPr="001A00D5">
                <w:rPr>
                  <w:b/>
                  <w:sz w:val="28"/>
                  <w:szCs w:val="28"/>
                </w:rPr>
                <w:t>R2</w:t>
              </w:r>
            </w:moveTo>
          </w:p>
        </w:tc>
        <w:tc>
          <w:tcPr>
            <w:tcW w:w="4520" w:type="pct"/>
            <w:shd w:val="clear" w:color="auto" w:fill="auto"/>
          </w:tcPr>
          <w:p w14:paraId="514A2156" w14:textId="77777777" w:rsidR="00650F3E" w:rsidRPr="001A00D5" w:rsidRDefault="00650F3E" w:rsidP="00650F3E">
            <w:pPr>
              <w:pStyle w:val="Paragrafoelenco"/>
              <w:ind w:left="0"/>
              <w:rPr>
                <w:moveTo w:id="1129" w:author="Cristian Sbrolli" w:date="2020-12-23T11:35:00Z"/>
                <w:color w:val="000000"/>
                <w:sz w:val="26"/>
                <w:shd w:val="clear" w:color="auto" w:fill="FFFFFF"/>
              </w:rPr>
            </w:pPr>
            <w:moveTo w:id="1130"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31"/>
              <w:commentRangeEnd w:id="1131"/>
              <w:r w:rsidRPr="001A00D5">
                <w:rPr>
                  <w:rStyle w:val="Rimandocommento"/>
                  <w:sz w:val="26"/>
                  <w:szCs w:val="26"/>
                </w:rPr>
                <w:commentReference w:id="1131"/>
              </w:r>
            </w:moveTo>
          </w:p>
        </w:tc>
      </w:tr>
      <w:tr w:rsidR="00650F3E" w14:paraId="2A721715" w14:textId="77777777" w:rsidTr="00650F3E">
        <w:trPr>
          <w:trHeight w:val="373"/>
        </w:trPr>
        <w:tc>
          <w:tcPr>
            <w:tcW w:w="480" w:type="pct"/>
            <w:shd w:val="clear" w:color="auto" w:fill="FF7C80"/>
          </w:tcPr>
          <w:p w14:paraId="7133D2DE" w14:textId="77777777" w:rsidR="00650F3E" w:rsidRPr="001A00D5" w:rsidRDefault="00650F3E" w:rsidP="00650F3E">
            <w:pPr>
              <w:pStyle w:val="Paragrafoelenco"/>
              <w:ind w:left="0"/>
              <w:rPr>
                <w:moveTo w:id="1132" w:author="Cristian Sbrolli" w:date="2020-12-23T11:35:00Z"/>
                <w:b/>
                <w:color w:val="000000"/>
                <w:sz w:val="28"/>
                <w:szCs w:val="28"/>
                <w:shd w:val="clear" w:color="auto" w:fill="FFFFFF"/>
              </w:rPr>
            </w:pPr>
            <w:moveTo w:id="1133" w:author="Cristian Sbrolli" w:date="2020-12-23T11:35:00Z">
              <w:r w:rsidRPr="001A00D5">
                <w:rPr>
                  <w:b/>
                  <w:sz w:val="28"/>
                  <w:szCs w:val="28"/>
                </w:rPr>
                <w:t>R3</w:t>
              </w:r>
            </w:moveTo>
          </w:p>
        </w:tc>
        <w:tc>
          <w:tcPr>
            <w:tcW w:w="4520" w:type="pct"/>
          </w:tcPr>
          <w:p w14:paraId="6C2D8C73" w14:textId="77777777" w:rsidR="00650F3E" w:rsidRPr="001A00D5" w:rsidRDefault="00650F3E" w:rsidP="00650F3E">
            <w:pPr>
              <w:pStyle w:val="Paragrafoelenco"/>
              <w:ind w:left="0"/>
              <w:rPr>
                <w:moveTo w:id="1134" w:author="Cristian Sbrolli" w:date="2020-12-23T11:35:00Z"/>
                <w:color w:val="000000"/>
                <w:sz w:val="26"/>
                <w:shd w:val="clear" w:color="auto" w:fill="FFFFFF"/>
              </w:rPr>
            </w:pPr>
            <w:moveTo w:id="1135"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moveTo>
          </w:p>
        </w:tc>
      </w:tr>
      <w:tr w:rsidR="00650F3E" w14:paraId="1BB7731D" w14:textId="77777777" w:rsidTr="00650F3E">
        <w:trPr>
          <w:trHeight w:val="108"/>
        </w:trPr>
        <w:tc>
          <w:tcPr>
            <w:tcW w:w="480" w:type="pct"/>
            <w:shd w:val="clear" w:color="auto" w:fill="FF7C80"/>
          </w:tcPr>
          <w:p w14:paraId="75EC4B7B" w14:textId="77777777" w:rsidR="00650F3E" w:rsidRPr="001A00D5" w:rsidRDefault="00650F3E" w:rsidP="00650F3E">
            <w:pPr>
              <w:pStyle w:val="Paragrafoelenco"/>
              <w:ind w:left="0"/>
              <w:rPr>
                <w:moveTo w:id="1136" w:author="Cristian Sbrolli" w:date="2020-12-23T11:35:00Z"/>
                <w:b/>
                <w:color w:val="000000"/>
                <w:sz w:val="28"/>
                <w:szCs w:val="28"/>
                <w:shd w:val="clear" w:color="auto" w:fill="FFFFFF"/>
              </w:rPr>
            </w:pPr>
            <w:moveTo w:id="1137" w:author="Cristian Sbrolli" w:date="2020-12-23T11:35:00Z">
              <w:r w:rsidRPr="001A00D5">
                <w:rPr>
                  <w:b/>
                  <w:sz w:val="28"/>
                  <w:szCs w:val="28"/>
                </w:rPr>
                <w:t>R4</w:t>
              </w:r>
            </w:moveTo>
          </w:p>
        </w:tc>
        <w:tc>
          <w:tcPr>
            <w:tcW w:w="4520" w:type="pct"/>
          </w:tcPr>
          <w:p w14:paraId="05189922" w14:textId="77777777" w:rsidR="00650F3E" w:rsidRPr="001A00D5" w:rsidRDefault="00650F3E" w:rsidP="00650F3E">
            <w:pPr>
              <w:pStyle w:val="Paragrafoelenco"/>
              <w:ind w:left="0"/>
              <w:rPr>
                <w:moveTo w:id="1138" w:author="Cristian Sbrolli" w:date="2020-12-23T11:35:00Z"/>
                <w:color w:val="000000"/>
                <w:sz w:val="26"/>
                <w:shd w:val="clear" w:color="auto" w:fill="FFFFFF"/>
              </w:rPr>
            </w:pPr>
            <w:moveTo w:id="1139"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moveTo>
          </w:p>
        </w:tc>
      </w:tr>
      <w:tr w:rsidR="00650F3E" w14:paraId="07E03138" w14:textId="77777777" w:rsidTr="00650F3E">
        <w:trPr>
          <w:trHeight w:val="108"/>
        </w:trPr>
        <w:tc>
          <w:tcPr>
            <w:tcW w:w="480" w:type="pct"/>
            <w:shd w:val="clear" w:color="auto" w:fill="FF7C80"/>
          </w:tcPr>
          <w:p w14:paraId="67C7D721" w14:textId="77777777" w:rsidR="00650F3E" w:rsidRPr="001A00D5" w:rsidRDefault="00650F3E" w:rsidP="00650F3E">
            <w:pPr>
              <w:pStyle w:val="Paragrafoelenco"/>
              <w:ind w:left="0"/>
              <w:rPr>
                <w:moveTo w:id="1140" w:author="Cristian Sbrolli" w:date="2020-12-23T11:35:00Z"/>
                <w:b/>
                <w:color w:val="000000"/>
                <w:sz w:val="28"/>
                <w:szCs w:val="28"/>
                <w:shd w:val="clear" w:color="auto" w:fill="FFFFFF"/>
              </w:rPr>
            </w:pPr>
            <w:moveTo w:id="1141" w:author="Cristian Sbrolli" w:date="2020-12-23T11:35:00Z">
              <w:r w:rsidRPr="001A00D5">
                <w:rPr>
                  <w:b/>
                  <w:sz w:val="28"/>
                  <w:szCs w:val="28"/>
                </w:rPr>
                <w:t>R5</w:t>
              </w:r>
            </w:moveTo>
          </w:p>
        </w:tc>
        <w:tc>
          <w:tcPr>
            <w:tcW w:w="4520" w:type="pct"/>
          </w:tcPr>
          <w:p w14:paraId="789504A5" w14:textId="77777777" w:rsidR="00650F3E" w:rsidRPr="001A00D5" w:rsidRDefault="00650F3E" w:rsidP="00650F3E">
            <w:pPr>
              <w:pStyle w:val="Paragrafoelenco"/>
              <w:ind w:left="0"/>
              <w:rPr>
                <w:moveTo w:id="1142" w:author="Cristian Sbrolli" w:date="2020-12-23T11:35:00Z"/>
                <w:sz w:val="26"/>
              </w:rPr>
            </w:pPr>
            <w:moveTo w:id="1143" w:author="Cristian Sbrolli" w:date="2020-12-23T11:35: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moveTo>
          </w:p>
        </w:tc>
      </w:tr>
      <w:tr w:rsidR="00650F3E" w14:paraId="6D52E2A2" w14:textId="77777777" w:rsidTr="00650F3E">
        <w:trPr>
          <w:trHeight w:val="108"/>
        </w:trPr>
        <w:tc>
          <w:tcPr>
            <w:tcW w:w="480" w:type="pct"/>
            <w:shd w:val="clear" w:color="auto" w:fill="FF7C80"/>
          </w:tcPr>
          <w:p w14:paraId="3ECCEDD0" w14:textId="77777777" w:rsidR="00650F3E" w:rsidRPr="001A00D5" w:rsidRDefault="00650F3E" w:rsidP="00650F3E">
            <w:pPr>
              <w:pStyle w:val="Paragrafoelenco"/>
              <w:ind w:left="0"/>
              <w:rPr>
                <w:moveTo w:id="1144" w:author="Cristian Sbrolli" w:date="2020-12-23T11:35:00Z"/>
                <w:b/>
                <w:color w:val="000000"/>
                <w:sz w:val="28"/>
                <w:szCs w:val="28"/>
                <w:shd w:val="clear" w:color="auto" w:fill="FFFFFF"/>
              </w:rPr>
            </w:pPr>
            <w:moveTo w:id="1145" w:author="Cristian Sbrolli" w:date="2020-12-23T11:35:00Z">
              <w:r w:rsidRPr="001A00D5">
                <w:rPr>
                  <w:b/>
                  <w:sz w:val="28"/>
                  <w:szCs w:val="28"/>
                </w:rPr>
                <w:t>R6</w:t>
              </w:r>
            </w:moveTo>
          </w:p>
        </w:tc>
        <w:tc>
          <w:tcPr>
            <w:tcW w:w="4520" w:type="pct"/>
          </w:tcPr>
          <w:p w14:paraId="56CC0E71" w14:textId="77777777" w:rsidR="00650F3E" w:rsidRPr="001A00D5" w:rsidRDefault="00650F3E" w:rsidP="00650F3E">
            <w:pPr>
              <w:pStyle w:val="Paragrafoelenco"/>
              <w:ind w:left="0"/>
              <w:rPr>
                <w:moveTo w:id="1146" w:author="Cristian Sbrolli" w:date="2020-12-23T11:35:00Z"/>
                <w:color w:val="000000"/>
                <w:sz w:val="26"/>
                <w:shd w:val="clear" w:color="auto" w:fill="FFFFFF"/>
              </w:rPr>
            </w:pPr>
            <w:moveTo w:id="1147"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48"/>
              <w:commentRangeEnd w:id="1148"/>
              <w:r w:rsidRPr="001A00D5">
                <w:rPr>
                  <w:rStyle w:val="Rimandocommento"/>
                  <w:sz w:val="26"/>
                  <w:szCs w:val="26"/>
                </w:rPr>
                <w:commentReference w:id="1148"/>
              </w:r>
              <w:r w:rsidRPr="001A00D5">
                <w:rPr>
                  <w:color w:val="000000"/>
                  <w:sz w:val="26"/>
                  <w:shd w:val="clear" w:color="auto" w:fill="FFFFFF"/>
                </w:rPr>
                <w:t xml:space="preserve">by their </w:t>
              </w:r>
              <w:commentRangeStart w:id="1149"/>
              <w:r>
                <w:rPr>
                  <w:color w:val="000000"/>
                  <w:sz w:val="26"/>
                  <w:shd w:val="clear" w:color="auto" w:fill="FFFFFF"/>
                </w:rPr>
                <w:t>device</w:t>
              </w:r>
              <w:r w:rsidRPr="001A00D5">
                <w:rPr>
                  <w:color w:val="000000"/>
                  <w:sz w:val="26"/>
                  <w:shd w:val="clear" w:color="auto" w:fill="FFFFFF"/>
                </w:rPr>
                <w:t xml:space="preserve"> </w:t>
              </w:r>
              <w:commentRangeEnd w:id="1149"/>
              <w:r>
                <w:rPr>
                  <w:rStyle w:val="Rimandocommento"/>
                </w:rPr>
                <w:commentReference w:id="1149"/>
              </w:r>
              <w:r w:rsidRPr="001A00D5">
                <w:rPr>
                  <w:color w:val="000000"/>
                  <w:sz w:val="26"/>
                  <w:shd w:val="clear" w:color="auto" w:fill="FFFFFF"/>
                </w:rPr>
                <w:t xml:space="preserve">unique ID </w:t>
              </w:r>
            </w:moveTo>
          </w:p>
        </w:tc>
      </w:tr>
      <w:tr w:rsidR="00650F3E" w14:paraId="41C16031" w14:textId="77777777" w:rsidTr="00650F3E">
        <w:trPr>
          <w:trHeight w:val="108"/>
        </w:trPr>
        <w:tc>
          <w:tcPr>
            <w:tcW w:w="480" w:type="pct"/>
            <w:shd w:val="clear" w:color="auto" w:fill="FF7C80"/>
          </w:tcPr>
          <w:p w14:paraId="1FCD5C09" w14:textId="77777777" w:rsidR="00650F3E" w:rsidRPr="001A00D5" w:rsidRDefault="00650F3E" w:rsidP="00650F3E">
            <w:pPr>
              <w:pStyle w:val="Paragrafoelenco"/>
              <w:ind w:left="0"/>
              <w:rPr>
                <w:moveTo w:id="1150" w:author="Cristian Sbrolli" w:date="2020-12-23T11:35:00Z"/>
                <w:b/>
                <w:color w:val="000000"/>
                <w:sz w:val="28"/>
                <w:szCs w:val="28"/>
                <w:shd w:val="clear" w:color="auto" w:fill="FFFFFF"/>
              </w:rPr>
            </w:pPr>
            <w:moveTo w:id="1151" w:author="Cristian Sbrolli" w:date="2020-12-23T11:35:00Z">
              <w:r w:rsidRPr="001A00D5">
                <w:rPr>
                  <w:b/>
                  <w:sz w:val="28"/>
                  <w:szCs w:val="28"/>
                </w:rPr>
                <w:t>R7</w:t>
              </w:r>
            </w:moveTo>
          </w:p>
        </w:tc>
        <w:tc>
          <w:tcPr>
            <w:tcW w:w="4520" w:type="pct"/>
          </w:tcPr>
          <w:p w14:paraId="2450906D" w14:textId="77777777" w:rsidR="00650F3E" w:rsidRPr="001A00D5" w:rsidRDefault="00650F3E" w:rsidP="00650F3E">
            <w:pPr>
              <w:pStyle w:val="Paragrafoelenco"/>
              <w:ind w:left="0"/>
              <w:rPr>
                <w:moveTo w:id="1152" w:author="Cristian Sbrolli" w:date="2020-12-23T11:35:00Z"/>
                <w:color w:val="000000"/>
                <w:sz w:val="26"/>
                <w:shd w:val="clear" w:color="auto" w:fill="FFFFFF"/>
              </w:rPr>
            </w:pPr>
            <w:moveTo w:id="1153"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moveTo>
          </w:p>
        </w:tc>
      </w:tr>
      <w:tr w:rsidR="00650F3E" w14:paraId="3485943C" w14:textId="77777777" w:rsidTr="00650F3E">
        <w:trPr>
          <w:trHeight w:val="108"/>
        </w:trPr>
        <w:tc>
          <w:tcPr>
            <w:tcW w:w="480" w:type="pct"/>
            <w:shd w:val="clear" w:color="auto" w:fill="FF7C80"/>
          </w:tcPr>
          <w:p w14:paraId="3294134A" w14:textId="77777777" w:rsidR="00650F3E" w:rsidRPr="001A00D5" w:rsidRDefault="00650F3E" w:rsidP="00650F3E">
            <w:pPr>
              <w:pStyle w:val="Paragrafoelenco"/>
              <w:ind w:left="0"/>
              <w:rPr>
                <w:moveTo w:id="1154" w:author="Cristian Sbrolli" w:date="2020-12-23T11:35:00Z"/>
                <w:b/>
                <w:sz w:val="28"/>
                <w:szCs w:val="28"/>
              </w:rPr>
            </w:pPr>
            <w:moveTo w:id="1155" w:author="Cristian Sbrolli" w:date="2020-12-23T11:35:00Z">
              <w:r>
                <w:rPr>
                  <w:b/>
                  <w:bCs/>
                  <w:sz w:val="28"/>
                  <w:szCs w:val="28"/>
                </w:rPr>
                <w:t>R8.1</w:t>
              </w:r>
            </w:moveTo>
          </w:p>
        </w:tc>
        <w:tc>
          <w:tcPr>
            <w:tcW w:w="4520" w:type="pct"/>
          </w:tcPr>
          <w:p w14:paraId="75B4CF67" w14:textId="139B8003" w:rsidR="00650F3E" w:rsidRPr="001A00D5" w:rsidRDefault="00650F3E" w:rsidP="00650F3E">
            <w:pPr>
              <w:pStyle w:val="Paragrafoelenco"/>
              <w:ind w:left="0"/>
              <w:rPr>
                <w:moveTo w:id="1156" w:author="Cristian Sbrolli" w:date="2020-12-23T11:35:00Z"/>
                <w:sz w:val="26"/>
              </w:rPr>
            </w:pPr>
            <w:moveTo w:id="1157" w:author="Cristian Sbrolli" w:date="2020-12-23T11:35:00Z">
              <w:r w:rsidRPr="001A00D5">
                <w:rPr>
                  <w:b/>
                  <w:sz w:val="26"/>
                </w:rPr>
                <w:t>The system shall</w:t>
              </w:r>
              <w:r w:rsidRPr="001A00D5">
                <w:rPr>
                  <w:sz w:val="26"/>
                </w:rPr>
                <w:t xml:space="preserve"> </w:t>
              </w:r>
              <w:del w:id="1158" w:author="Cristian Sbrolli" w:date="2020-12-23T11:40:00Z">
                <w:r w:rsidRPr="001A00D5" w:rsidDel="00650F3E">
                  <w:rPr>
                    <w:sz w:val="26"/>
                  </w:rPr>
                  <w:delText>notify the user who has been inactive for 30 seconds</w:delText>
                </w:r>
              </w:del>
            </w:moveTo>
            <w:ins w:id="1159" w:author="Cristian Sbrolli" w:date="2020-12-23T11:40:00Z">
              <w:r>
                <w:rPr>
                  <w:sz w:val="26"/>
                </w:rPr>
                <w:t>notify the user who is inactive</w:t>
              </w:r>
            </w:ins>
            <w:moveTo w:id="1160" w:author="Cristian Sbrolli" w:date="2020-12-23T11:35:00Z">
              <w:r w:rsidRPr="001A00D5">
                <w:rPr>
                  <w:sz w:val="26"/>
                </w:rPr>
                <w:t xml:space="preserve"> while on the confirmation page of booking a </w:t>
              </w:r>
              <w:r>
                <w:rPr>
                  <w:sz w:val="26"/>
                </w:rPr>
                <w:t>visit</w:t>
              </w:r>
              <w:del w:id="1161" w:author="Cristian Sbrolli" w:date="2020-12-23T11:41:00Z">
                <w:r w:rsidRPr="001A00D5" w:rsidDel="00650F3E">
                  <w:rPr>
                    <w:sz w:val="26"/>
                  </w:rPr>
                  <w:delText>,</w:delText>
                </w:r>
              </w:del>
              <w:r w:rsidRPr="001A00D5">
                <w:rPr>
                  <w:sz w:val="26"/>
                </w:rPr>
                <w:t xml:space="preserve"> on other available stores he could go to</w:t>
              </w:r>
              <w:r>
                <w:rPr>
                  <w:sz w:val="26"/>
                </w:rPr>
                <w:t xml:space="preserve"> and other timeslots of the same store</w:t>
              </w:r>
              <w:commentRangeStart w:id="1162"/>
              <w:commentRangeEnd w:id="1162"/>
              <w:r>
                <w:rPr>
                  <w:rStyle w:val="Rimandocommento"/>
                </w:rPr>
                <w:commentReference w:id="1162"/>
              </w:r>
            </w:moveTo>
          </w:p>
        </w:tc>
      </w:tr>
      <w:tr w:rsidR="00650F3E" w14:paraId="35ECE3AB" w14:textId="77777777" w:rsidTr="00650F3E">
        <w:trPr>
          <w:trHeight w:val="108"/>
        </w:trPr>
        <w:tc>
          <w:tcPr>
            <w:tcW w:w="480" w:type="pct"/>
            <w:shd w:val="clear" w:color="auto" w:fill="FF7C80"/>
          </w:tcPr>
          <w:p w14:paraId="03949858" w14:textId="77777777" w:rsidR="00650F3E" w:rsidRDefault="00650F3E" w:rsidP="00650F3E">
            <w:pPr>
              <w:pStyle w:val="Paragrafoelenco"/>
              <w:ind w:left="0"/>
              <w:rPr>
                <w:moveTo w:id="1163" w:author="Cristian Sbrolli" w:date="2020-12-23T11:35:00Z"/>
                <w:b/>
                <w:bCs/>
                <w:sz w:val="28"/>
                <w:szCs w:val="28"/>
              </w:rPr>
            </w:pPr>
            <w:moveTo w:id="1164" w:author="Cristian Sbrolli" w:date="2020-12-23T11:35:00Z">
              <w:r>
                <w:rPr>
                  <w:b/>
                  <w:bCs/>
                  <w:sz w:val="28"/>
                  <w:szCs w:val="28"/>
                </w:rPr>
                <w:t>R8.2</w:t>
              </w:r>
            </w:moveTo>
          </w:p>
        </w:tc>
        <w:tc>
          <w:tcPr>
            <w:tcW w:w="4520" w:type="pct"/>
          </w:tcPr>
          <w:p w14:paraId="76A51393" w14:textId="287FC205" w:rsidR="00650F3E" w:rsidRPr="001A00D5" w:rsidRDefault="00650F3E" w:rsidP="00650F3E">
            <w:pPr>
              <w:pStyle w:val="Paragrafoelenco"/>
              <w:ind w:left="0"/>
              <w:rPr>
                <w:moveTo w:id="1165" w:author="Cristian Sbrolli" w:date="2020-12-23T11:35:00Z"/>
                <w:sz w:val="26"/>
              </w:rPr>
            </w:pPr>
            <w:moveTo w:id="1166" w:author="Cristian Sbrolli" w:date="2020-12-23T11:35:00Z">
              <w:r>
                <w:rPr>
                  <w:b/>
                  <w:sz w:val="26"/>
                </w:rPr>
                <w:t xml:space="preserve">The system shall </w:t>
              </w:r>
              <w:del w:id="1167" w:author="Cristian Sbrolli" w:date="2020-12-23T11:40:00Z">
                <w:r w:rsidRPr="001A00D5" w:rsidDel="00650F3E">
                  <w:rPr>
                    <w:sz w:val="26"/>
                  </w:rPr>
                  <w:delText>n</w:delText>
                </w:r>
                <w:r w:rsidDel="00650F3E">
                  <w:rPr>
                    <w:bCs/>
                    <w:sz w:val="26"/>
                  </w:rPr>
                  <w:delText>otify the user who has been inactive for 30 seconds</w:delText>
                </w:r>
              </w:del>
            </w:moveTo>
            <w:ins w:id="1168" w:author="Cristian Sbrolli" w:date="2020-12-23T11:40:00Z">
              <w:r>
                <w:rPr>
                  <w:sz w:val="26"/>
                </w:rPr>
                <w:t>notify the user who is inactive</w:t>
              </w:r>
            </w:ins>
            <w:moveTo w:id="1169" w:author="Cristian Sbrolli" w:date="2020-12-23T11:35:00Z">
              <w:r>
                <w:rPr>
                  <w:bCs/>
                  <w:sz w:val="26"/>
                </w:rPr>
                <w:t xml:space="preserve"> while on the confirmation page of getting a ticket</w:t>
              </w:r>
              <w:del w:id="1170" w:author="Cristian Sbrolli" w:date="2020-12-23T11:41:00Z">
                <w:r w:rsidDel="00650F3E">
                  <w:rPr>
                    <w:bCs/>
                    <w:sz w:val="26"/>
                  </w:rPr>
                  <w:delText>,</w:delText>
                </w:r>
              </w:del>
              <w:r>
                <w:rPr>
                  <w:bCs/>
                  <w:sz w:val="26"/>
                </w:rPr>
                <w:t xml:space="preserve"> on other available stores he could go to</w:t>
              </w:r>
            </w:moveTo>
          </w:p>
        </w:tc>
      </w:tr>
      <w:tr w:rsidR="00650F3E" w14:paraId="78B8A8E9" w14:textId="77777777" w:rsidTr="00650F3E">
        <w:trPr>
          <w:trHeight w:val="108"/>
        </w:trPr>
        <w:tc>
          <w:tcPr>
            <w:tcW w:w="480" w:type="pct"/>
            <w:shd w:val="clear" w:color="auto" w:fill="FF7C80"/>
          </w:tcPr>
          <w:p w14:paraId="5BE6D4F0" w14:textId="77777777" w:rsidR="00650F3E" w:rsidRPr="001A00D5" w:rsidRDefault="00650F3E" w:rsidP="00650F3E">
            <w:pPr>
              <w:pStyle w:val="Paragrafoelenco"/>
              <w:ind w:left="0"/>
              <w:rPr>
                <w:moveTo w:id="1171" w:author="Cristian Sbrolli" w:date="2020-12-23T11:35:00Z"/>
                <w:b/>
                <w:sz w:val="28"/>
                <w:szCs w:val="28"/>
              </w:rPr>
            </w:pPr>
            <w:moveTo w:id="1172" w:author="Cristian Sbrolli" w:date="2020-12-23T11:35:00Z">
              <w:r w:rsidRPr="001A00D5">
                <w:rPr>
                  <w:b/>
                  <w:sz w:val="28"/>
                  <w:szCs w:val="28"/>
                </w:rPr>
                <w:t>R9</w:t>
              </w:r>
            </w:moveTo>
          </w:p>
        </w:tc>
        <w:tc>
          <w:tcPr>
            <w:tcW w:w="4520" w:type="pct"/>
          </w:tcPr>
          <w:p w14:paraId="4183CF68" w14:textId="77777777" w:rsidR="00650F3E" w:rsidRPr="001A00D5" w:rsidRDefault="00650F3E" w:rsidP="00650F3E">
            <w:pPr>
              <w:pStyle w:val="Paragrafoelenco"/>
              <w:ind w:left="0"/>
              <w:rPr>
                <w:moveTo w:id="1173" w:author="Cristian Sbrolli" w:date="2020-12-23T11:35:00Z"/>
                <w:sz w:val="26"/>
              </w:rPr>
            </w:pPr>
            <w:moveTo w:id="1174" w:author="Cristian Sbrolli" w:date="2020-12-23T11:35:00Z">
              <w:r w:rsidRPr="001A00D5">
                <w:rPr>
                  <w:b/>
                  <w:sz w:val="26"/>
                </w:rPr>
                <w:t>The system shall</w:t>
              </w:r>
              <w:r w:rsidRPr="001A00D5">
                <w:rPr>
                  <w:sz w:val="26"/>
                </w:rPr>
                <w:t xml:space="preserve"> allow its users to insert information about which categories or items they want to buy</w:t>
              </w:r>
            </w:moveTo>
          </w:p>
        </w:tc>
      </w:tr>
      <w:tr w:rsidR="00650F3E" w14:paraId="02F1B17C" w14:textId="77777777" w:rsidTr="00650F3E">
        <w:trPr>
          <w:trHeight w:val="108"/>
        </w:trPr>
        <w:tc>
          <w:tcPr>
            <w:tcW w:w="480" w:type="pct"/>
            <w:shd w:val="clear" w:color="auto" w:fill="FF7C80"/>
          </w:tcPr>
          <w:p w14:paraId="5F34F492" w14:textId="77777777" w:rsidR="00650F3E" w:rsidRPr="001A00D5" w:rsidRDefault="00650F3E" w:rsidP="00650F3E">
            <w:pPr>
              <w:pStyle w:val="Paragrafoelenco"/>
              <w:ind w:left="0"/>
              <w:rPr>
                <w:moveTo w:id="1175" w:author="Cristian Sbrolli" w:date="2020-12-23T11:35:00Z"/>
                <w:b/>
                <w:sz w:val="28"/>
                <w:szCs w:val="28"/>
              </w:rPr>
            </w:pPr>
            <w:moveTo w:id="1176" w:author="Cristian Sbrolli" w:date="2020-12-23T11:35:00Z">
              <w:r w:rsidRPr="001A00D5">
                <w:rPr>
                  <w:b/>
                  <w:sz w:val="28"/>
                  <w:szCs w:val="28"/>
                </w:rPr>
                <w:t>R10</w:t>
              </w:r>
            </w:moveTo>
          </w:p>
        </w:tc>
        <w:tc>
          <w:tcPr>
            <w:tcW w:w="4520" w:type="pct"/>
          </w:tcPr>
          <w:p w14:paraId="0D975DAF" w14:textId="346C7BDC" w:rsidR="00650F3E" w:rsidRPr="001A00D5" w:rsidRDefault="00650F3E" w:rsidP="00650F3E">
            <w:pPr>
              <w:pStyle w:val="Paragrafoelenco"/>
              <w:ind w:left="0"/>
              <w:rPr>
                <w:moveTo w:id="1177" w:author="Cristian Sbrolli" w:date="2020-12-23T11:35:00Z"/>
                <w:sz w:val="26"/>
              </w:rPr>
            </w:pPr>
            <w:moveTo w:id="1178" w:author="Cristian Sbrolli" w:date="2020-12-23T11:35: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del w:id="1179" w:author="Cristian Sbrolli" w:date="2020-12-23T11:41:00Z">
                <w:r w:rsidDel="00AA655F">
                  <w:rPr>
                    <w:sz w:val="26"/>
                  </w:rPr>
                  <w:delText>, if any</w:delText>
                </w:r>
              </w:del>
            </w:moveTo>
          </w:p>
        </w:tc>
      </w:tr>
      <w:tr w:rsidR="00650F3E" w14:paraId="1AA7EC7B" w14:textId="77777777" w:rsidTr="00650F3E">
        <w:trPr>
          <w:trHeight w:val="108"/>
        </w:trPr>
        <w:tc>
          <w:tcPr>
            <w:tcW w:w="480" w:type="pct"/>
            <w:shd w:val="clear" w:color="auto" w:fill="FF7C80"/>
          </w:tcPr>
          <w:p w14:paraId="0D328A49" w14:textId="77777777" w:rsidR="00650F3E" w:rsidRPr="001A00D5" w:rsidRDefault="00650F3E" w:rsidP="00650F3E">
            <w:pPr>
              <w:pStyle w:val="Paragrafoelenco"/>
              <w:ind w:left="0"/>
              <w:rPr>
                <w:moveTo w:id="1180" w:author="Cristian Sbrolli" w:date="2020-12-23T11:35:00Z"/>
                <w:b/>
                <w:sz w:val="28"/>
                <w:szCs w:val="28"/>
              </w:rPr>
            </w:pPr>
            <w:moveTo w:id="1181" w:author="Cristian Sbrolli" w:date="2020-12-23T11:35:00Z">
              <w:r w:rsidRPr="001A00D5">
                <w:rPr>
                  <w:b/>
                  <w:sz w:val="28"/>
                  <w:szCs w:val="28"/>
                </w:rPr>
                <w:t>R11</w:t>
              </w:r>
            </w:moveTo>
          </w:p>
        </w:tc>
        <w:tc>
          <w:tcPr>
            <w:tcW w:w="4520" w:type="pct"/>
          </w:tcPr>
          <w:p w14:paraId="66EFDAC0" w14:textId="77777777" w:rsidR="00650F3E" w:rsidRPr="001A00D5" w:rsidRDefault="00650F3E" w:rsidP="00650F3E">
            <w:pPr>
              <w:pStyle w:val="Paragrafoelenco"/>
              <w:ind w:left="0"/>
              <w:rPr>
                <w:moveTo w:id="1182" w:author="Cristian Sbrolli" w:date="2020-12-23T11:35:00Z"/>
                <w:sz w:val="26"/>
              </w:rPr>
            </w:pPr>
            <w:moveTo w:id="1183" w:author="Cristian Sbrolli" w:date="2020-12-23T11:35: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moveTo>
          </w:p>
        </w:tc>
      </w:tr>
      <w:tr w:rsidR="00650F3E" w14:paraId="70E7D29B" w14:textId="77777777" w:rsidTr="00650F3E">
        <w:trPr>
          <w:trHeight w:val="108"/>
        </w:trPr>
        <w:tc>
          <w:tcPr>
            <w:tcW w:w="480" w:type="pct"/>
            <w:shd w:val="clear" w:color="auto" w:fill="FF7C80"/>
          </w:tcPr>
          <w:p w14:paraId="3727F517" w14:textId="77777777" w:rsidR="00650F3E" w:rsidRPr="001A00D5" w:rsidRDefault="00650F3E" w:rsidP="00650F3E">
            <w:pPr>
              <w:pStyle w:val="Paragrafoelenco"/>
              <w:ind w:left="0"/>
              <w:rPr>
                <w:moveTo w:id="1184" w:author="Cristian Sbrolli" w:date="2020-12-23T11:35:00Z"/>
                <w:b/>
                <w:sz w:val="28"/>
                <w:szCs w:val="28"/>
              </w:rPr>
            </w:pPr>
            <w:moveTo w:id="1185" w:author="Cristian Sbrolli" w:date="2020-12-23T11:35:00Z">
              <w:r w:rsidRPr="001A00D5">
                <w:rPr>
                  <w:b/>
                  <w:sz w:val="28"/>
                  <w:szCs w:val="28"/>
                </w:rPr>
                <w:t>R12</w:t>
              </w:r>
            </w:moveTo>
          </w:p>
        </w:tc>
        <w:tc>
          <w:tcPr>
            <w:tcW w:w="4520" w:type="pct"/>
          </w:tcPr>
          <w:p w14:paraId="12F234FF" w14:textId="77777777" w:rsidR="00650F3E" w:rsidRPr="001A00D5" w:rsidRDefault="00650F3E" w:rsidP="00650F3E">
            <w:pPr>
              <w:pStyle w:val="Paragrafoelenco"/>
              <w:ind w:left="0"/>
              <w:rPr>
                <w:moveTo w:id="1186" w:author="Cristian Sbrolli" w:date="2020-12-23T11:35:00Z"/>
                <w:sz w:val="26"/>
              </w:rPr>
            </w:pPr>
            <w:moveTo w:id="1187" w:author="Cristian Sbrolli" w:date="2020-12-23T11:35: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moveTo>
          </w:p>
        </w:tc>
      </w:tr>
      <w:tr w:rsidR="00650F3E" w14:paraId="278A7613" w14:textId="77777777" w:rsidTr="00650F3E">
        <w:trPr>
          <w:trHeight w:val="108"/>
        </w:trPr>
        <w:tc>
          <w:tcPr>
            <w:tcW w:w="480" w:type="pct"/>
            <w:shd w:val="clear" w:color="auto" w:fill="FF7C80"/>
          </w:tcPr>
          <w:p w14:paraId="08877873" w14:textId="77777777" w:rsidR="00650F3E" w:rsidRPr="001A00D5" w:rsidRDefault="00650F3E" w:rsidP="00650F3E">
            <w:pPr>
              <w:pStyle w:val="Paragrafoelenco"/>
              <w:ind w:left="0"/>
              <w:rPr>
                <w:moveTo w:id="1188" w:author="Cristian Sbrolli" w:date="2020-12-23T11:35:00Z"/>
                <w:b/>
                <w:sz w:val="28"/>
                <w:szCs w:val="28"/>
              </w:rPr>
            </w:pPr>
            <w:moveTo w:id="1189" w:author="Cristian Sbrolli" w:date="2020-12-23T11:35:00Z">
              <w:r w:rsidRPr="001A00D5">
                <w:rPr>
                  <w:b/>
                  <w:sz w:val="28"/>
                  <w:szCs w:val="28"/>
                </w:rPr>
                <w:t>R12.1</w:t>
              </w:r>
            </w:moveTo>
          </w:p>
        </w:tc>
        <w:tc>
          <w:tcPr>
            <w:tcW w:w="4520" w:type="pct"/>
          </w:tcPr>
          <w:p w14:paraId="50249C3B" w14:textId="77777777" w:rsidR="00650F3E" w:rsidRPr="001A00D5" w:rsidRDefault="00650F3E" w:rsidP="00650F3E">
            <w:pPr>
              <w:pStyle w:val="Paragrafoelenco"/>
              <w:ind w:left="0"/>
              <w:rPr>
                <w:moveTo w:id="1190" w:author="Cristian Sbrolli" w:date="2020-12-23T11:35:00Z"/>
                <w:sz w:val="26"/>
              </w:rPr>
            </w:pPr>
            <w:moveTo w:id="1191" w:author="Cristian Sbrolli" w:date="2020-12-23T11:35:00Z">
              <w:r w:rsidRPr="001A00D5">
                <w:rPr>
                  <w:b/>
                  <w:sz w:val="26"/>
                </w:rPr>
                <w:t>The system shall</w:t>
              </w:r>
              <w:r w:rsidRPr="001A00D5">
                <w:rPr>
                  <w:sz w:val="26"/>
                </w:rPr>
                <w:t xml:space="preserve"> allow its users to select which store(s) to get informed about</w:t>
              </w:r>
            </w:moveTo>
          </w:p>
        </w:tc>
      </w:tr>
      <w:tr w:rsidR="00650F3E" w14:paraId="211D7116" w14:textId="77777777" w:rsidTr="00650F3E">
        <w:trPr>
          <w:trHeight w:val="108"/>
        </w:trPr>
        <w:tc>
          <w:tcPr>
            <w:tcW w:w="480" w:type="pct"/>
            <w:shd w:val="clear" w:color="auto" w:fill="FF7C80"/>
          </w:tcPr>
          <w:p w14:paraId="05E08D4C" w14:textId="77777777" w:rsidR="00650F3E" w:rsidRPr="001A00D5" w:rsidRDefault="00650F3E" w:rsidP="00650F3E">
            <w:pPr>
              <w:pStyle w:val="Paragrafoelenco"/>
              <w:ind w:left="0"/>
              <w:rPr>
                <w:moveTo w:id="1192" w:author="Cristian Sbrolli" w:date="2020-12-23T11:35:00Z"/>
                <w:b/>
                <w:sz w:val="28"/>
                <w:szCs w:val="28"/>
              </w:rPr>
            </w:pPr>
            <w:moveTo w:id="1193" w:author="Cristian Sbrolli" w:date="2020-12-23T11:35:00Z">
              <w:r w:rsidRPr="001A00D5">
                <w:rPr>
                  <w:b/>
                  <w:sz w:val="28"/>
                  <w:szCs w:val="28"/>
                </w:rPr>
                <w:t>R12.2</w:t>
              </w:r>
            </w:moveTo>
          </w:p>
        </w:tc>
        <w:tc>
          <w:tcPr>
            <w:tcW w:w="4520" w:type="pct"/>
          </w:tcPr>
          <w:p w14:paraId="129960A6" w14:textId="77777777" w:rsidR="00650F3E" w:rsidRPr="001A00D5" w:rsidRDefault="00650F3E" w:rsidP="00650F3E">
            <w:pPr>
              <w:pStyle w:val="Paragrafoelenco"/>
              <w:ind w:left="0"/>
              <w:rPr>
                <w:moveTo w:id="1194" w:author="Cristian Sbrolli" w:date="2020-12-23T11:35:00Z"/>
                <w:sz w:val="26"/>
              </w:rPr>
            </w:pPr>
            <w:moveTo w:id="1195" w:author="Cristian Sbrolli" w:date="2020-12-23T11:35:00Z">
              <w:r w:rsidRPr="001A00D5">
                <w:rPr>
                  <w:b/>
                  <w:sz w:val="26"/>
                </w:rPr>
                <w:t>The system shall</w:t>
              </w:r>
              <w:r w:rsidRPr="001A00D5">
                <w:rPr>
                  <w:sz w:val="26"/>
                </w:rPr>
                <w:t xml:space="preserve"> allow its users to select which time slots he is interested to get informed about</w:t>
              </w:r>
            </w:moveTo>
          </w:p>
        </w:tc>
      </w:tr>
      <w:tr w:rsidR="00650F3E" w14:paraId="55517735" w14:textId="77777777" w:rsidTr="00650F3E">
        <w:trPr>
          <w:trHeight w:val="344"/>
        </w:trPr>
        <w:tc>
          <w:tcPr>
            <w:tcW w:w="480" w:type="pct"/>
            <w:shd w:val="clear" w:color="auto" w:fill="FF7C80"/>
          </w:tcPr>
          <w:p w14:paraId="018815FD" w14:textId="77777777" w:rsidR="00650F3E" w:rsidRPr="001A00D5" w:rsidRDefault="00650F3E" w:rsidP="00650F3E">
            <w:pPr>
              <w:pStyle w:val="Paragrafoelenco"/>
              <w:ind w:left="0"/>
              <w:rPr>
                <w:moveTo w:id="1196" w:author="Cristian Sbrolli" w:date="2020-12-23T11:35:00Z"/>
                <w:b/>
                <w:sz w:val="28"/>
                <w:szCs w:val="28"/>
              </w:rPr>
            </w:pPr>
            <w:moveTo w:id="1197" w:author="Cristian Sbrolli" w:date="2020-12-23T11:35:00Z">
              <w:r w:rsidRPr="001A00D5">
                <w:rPr>
                  <w:b/>
                  <w:sz w:val="28"/>
                  <w:szCs w:val="28"/>
                </w:rPr>
                <w:t>R12.3</w:t>
              </w:r>
            </w:moveTo>
          </w:p>
        </w:tc>
        <w:tc>
          <w:tcPr>
            <w:tcW w:w="4520" w:type="pct"/>
          </w:tcPr>
          <w:p w14:paraId="5CC038D7" w14:textId="77777777" w:rsidR="00650F3E" w:rsidRPr="001A00D5" w:rsidRDefault="00650F3E" w:rsidP="00650F3E">
            <w:pPr>
              <w:pStyle w:val="Paragrafoelenco"/>
              <w:ind w:left="0"/>
              <w:rPr>
                <w:moveTo w:id="1198" w:author="Cristian Sbrolli" w:date="2020-12-23T11:35:00Z"/>
                <w:sz w:val="26"/>
              </w:rPr>
            </w:pPr>
            <w:moveTo w:id="1199" w:author="Cristian Sbrolli" w:date="2020-12-23T11:35:00Z">
              <w:r w:rsidRPr="001A00D5">
                <w:rPr>
                  <w:b/>
                  <w:sz w:val="26"/>
                </w:rPr>
                <w:t>The system shall</w:t>
              </w:r>
              <w:r w:rsidRPr="001A00D5">
                <w:rPr>
                  <w:sz w:val="26"/>
                </w:rPr>
                <w:t xml:space="preserve"> allow its users to select how often to get notified</w:t>
              </w:r>
            </w:moveTo>
          </w:p>
        </w:tc>
      </w:tr>
      <w:tr w:rsidR="00650F3E" w14:paraId="75D81A7C" w14:textId="77777777" w:rsidTr="00650F3E">
        <w:trPr>
          <w:trHeight w:val="391"/>
        </w:trPr>
        <w:tc>
          <w:tcPr>
            <w:tcW w:w="480" w:type="pct"/>
            <w:shd w:val="clear" w:color="auto" w:fill="FF7C80"/>
          </w:tcPr>
          <w:p w14:paraId="31570F29" w14:textId="77777777" w:rsidR="00650F3E" w:rsidRPr="001A00D5" w:rsidRDefault="00650F3E" w:rsidP="00650F3E">
            <w:pPr>
              <w:pStyle w:val="Paragrafoelenco"/>
              <w:ind w:left="0"/>
              <w:rPr>
                <w:moveTo w:id="1200" w:author="Cristian Sbrolli" w:date="2020-12-23T11:35:00Z"/>
                <w:b/>
                <w:sz w:val="28"/>
                <w:szCs w:val="28"/>
              </w:rPr>
            </w:pPr>
            <w:moveTo w:id="1201" w:author="Cristian Sbrolli" w:date="2020-12-23T11:35:00Z">
              <w:r>
                <w:rPr>
                  <w:b/>
                  <w:bCs/>
                  <w:sz w:val="28"/>
                  <w:szCs w:val="28"/>
                </w:rPr>
                <w:t>R13.1</w:t>
              </w:r>
            </w:moveTo>
          </w:p>
        </w:tc>
        <w:tc>
          <w:tcPr>
            <w:tcW w:w="4520" w:type="pct"/>
          </w:tcPr>
          <w:p w14:paraId="73ED68BD" w14:textId="77777777" w:rsidR="00650F3E" w:rsidRPr="001A00D5" w:rsidRDefault="00650F3E" w:rsidP="00650F3E">
            <w:pPr>
              <w:pStyle w:val="Paragrafoelenco"/>
              <w:ind w:left="0"/>
              <w:rPr>
                <w:moveTo w:id="1202" w:author="Cristian Sbrolli" w:date="2020-12-23T11:35:00Z"/>
                <w:sz w:val="26"/>
              </w:rPr>
            </w:pPr>
            <w:moveTo w:id="1203" w:author="Cristian Sbrolli" w:date="2020-12-23T11:35:00Z">
              <w:r w:rsidRPr="001A00D5">
                <w:rPr>
                  <w:b/>
                  <w:sz w:val="26"/>
                </w:rPr>
                <w:t>The system shall</w:t>
              </w:r>
              <w:commentRangeStart w:id="1204"/>
              <w:commentRangeEnd w:id="1204"/>
              <w:r w:rsidRPr="001A00D5">
                <w:rPr>
                  <w:rStyle w:val="Rimandocommento"/>
                  <w:b/>
                  <w:sz w:val="26"/>
                  <w:szCs w:val="26"/>
                </w:rPr>
                <w:commentReference w:id="1204"/>
              </w:r>
              <w:r w:rsidRPr="001A00D5">
                <w:rPr>
                  <w:sz w:val="26"/>
                </w:rPr>
                <w:t xml:space="preserve"> allow the user to scan its QR code in entrance through the turnstiles</w:t>
              </w:r>
              <w:commentRangeStart w:id="1205"/>
              <w:commentRangeEnd w:id="1205"/>
              <w:r w:rsidRPr="001A00D5">
                <w:rPr>
                  <w:rStyle w:val="Rimandocommento"/>
                  <w:sz w:val="26"/>
                  <w:szCs w:val="26"/>
                </w:rPr>
                <w:commentReference w:id="1205"/>
              </w:r>
            </w:moveTo>
          </w:p>
        </w:tc>
      </w:tr>
      <w:tr w:rsidR="00650F3E" w14:paraId="449B8CA1" w14:textId="77777777" w:rsidTr="00650F3E">
        <w:trPr>
          <w:trHeight w:val="108"/>
        </w:trPr>
        <w:tc>
          <w:tcPr>
            <w:tcW w:w="480" w:type="pct"/>
            <w:shd w:val="clear" w:color="auto" w:fill="FF7C80"/>
          </w:tcPr>
          <w:p w14:paraId="7E7D02C0" w14:textId="77777777" w:rsidR="00650F3E" w:rsidRPr="001A00D5" w:rsidRDefault="00650F3E" w:rsidP="00650F3E">
            <w:pPr>
              <w:pStyle w:val="Paragrafoelenco"/>
              <w:ind w:left="0"/>
              <w:rPr>
                <w:moveTo w:id="1206" w:author="Cristian Sbrolli" w:date="2020-12-23T11:35:00Z"/>
                <w:b/>
                <w:sz w:val="28"/>
                <w:szCs w:val="28"/>
              </w:rPr>
            </w:pPr>
            <w:moveTo w:id="1207" w:author="Cristian Sbrolli" w:date="2020-12-23T11:35:00Z">
              <w:r>
                <w:rPr>
                  <w:b/>
                  <w:bCs/>
                  <w:sz w:val="28"/>
                  <w:szCs w:val="28"/>
                </w:rPr>
                <w:t>R14</w:t>
              </w:r>
            </w:moveTo>
          </w:p>
        </w:tc>
        <w:tc>
          <w:tcPr>
            <w:tcW w:w="4520" w:type="pct"/>
          </w:tcPr>
          <w:p w14:paraId="1CDF7BC2" w14:textId="77777777" w:rsidR="00650F3E" w:rsidRPr="001A00D5" w:rsidRDefault="00650F3E" w:rsidP="00650F3E">
            <w:pPr>
              <w:pStyle w:val="Paragrafoelenco"/>
              <w:ind w:left="0"/>
              <w:rPr>
                <w:moveTo w:id="1208" w:author="Cristian Sbrolli" w:date="2020-12-23T11:35:00Z"/>
                <w:sz w:val="26"/>
              </w:rPr>
            </w:pPr>
            <w:moveTo w:id="1209" w:author="Cristian Sbrolli" w:date="2020-12-23T11:35:00Z">
              <w:r w:rsidRPr="001A00D5">
                <w:rPr>
                  <w:b/>
                  <w:sz w:val="26"/>
                </w:rPr>
                <w:t>The system shall</w:t>
              </w:r>
              <w:commentRangeStart w:id="1210"/>
              <w:commentRangeEnd w:id="1210"/>
              <w:r w:rsidRPr="001A00D5">
                <w:rPr>
                  <w:rStyle w:val="Rimandocommento"/>
                  <w:b/>
                  <w:sz w:val="26"/>
                  <w:szCs w:val="26"/>
                </w:rPr>
                <w:commentReference w:id="1210"/>
              </w:r>
              <w:r w:rsidRPr="001A00D5">
                <w:rPr>
                  <w:sz w:val="26"/>
                </w:rPr>
                <w:t xml:space="preserve"> allow the user to scan its QR code in exit through the turnstiles or cash register</w:t>
              </w:r>
            </w:moveTo>
          </w:p>
        </w:tc>
      </w:tr>
      <w:tr w:rsidR="00650F3E" w14:paraId="07E42472" w14:textId="77777777" w:rsidTr="00650F3E">
        <w:trPr>
          <w:trHeight w:val="108"/>
        </w:trPr>
        <w:tc>
          <w:tcPr>
            <w:tcW w:w="480" w:type="pct"/>
            <w:shd w:val="clear" w:color="auto" w:fill="FF7C80"/>
          </w:tcPr>
          <w:p w14:paraId="1E6EDD73" w14:textId="77777777" w:rsidR="00650F3E" w:rsidRDefault="00650F3E" w:rsidP="00650F3E">
            <w:pPr>
              <w:pStyle w:val="Paragrafoelenco"/>
              <w:ind w:left="0"/>
              <w:rPr>
                <w:moveTo w:id="1211" w:author="Cristian Sbrolli" w:date="2020-12-23T11:35:00Z"/>
                <w:b/>
                <w:bCs/>
                <w:sz w:val="28"/>
                <w:szCs w:val="28"/>
              </w:rPr>
            </w:pPr>
            <w:moveTo w:id="1212" w:author="Cristian Sbrolli" w:date="2020-12-23T11:35:00Z">
              <w:r w:rsidRPr="001A00D5">
                <w:rPr>
                  <w:b/>
                  <w:sz w:val="28"/>
                  <w:szCs w:val="28"/>
                </w:rPr>
                <w:t>R15.1</w:t>
              </w:r>
            </w:moveTo>
          </w:p>
        </w:tc>
        <w:tc>
          <w:tcPr>
            <w:tcW w:w="4520" w:type="pct"/>
          </w:tcPr>
          <w:p w14:paraId="1E3239E7" w14:textId="77777777" w:rsidR="00650F3E" w:rsidRPr="001A00D5" w:rsidRDefault="00650F3E" w:rsidP="00650F3E">
            <w:pPr>
              <w:pStyle w:val="Paragrafoelenco"/>
              <w:ind w:left="0"/>
              <w:rPr>
                <w:moveTo w:id="1213" w:author="Cristian Sbrolli" w:date="2020-12-23T11:35:00Z"/>
                <w:sz w:val="26"/>
              </w:rPr>
            </w:pPr>
            <w:moveTo w:id="1214" w:author="Cristian Sbrolli" w:date="2020-12-23T11:35:00Z">
              <w:r w:rsidRPr="001A00D5">
                <w:rPr>
                  <w:b/>
                  <w:sz w:val="26"/>
                </w:rPr>
                <w:t>The system shall</w:t>
              </w:r>
              <w:r w:rsidRPr="001A00D5">
                <w:rPr>
                  <w:sz w:val="26"/>
                </w:rPr>
                <w:t xml:space="preserve"> unlock turnstiles after a unique QR code scan in entrance</w:t>
              </w:r>
              <w:commentRangeStart w:id="1215"/>
              <w:commentRangeEnd w:id="1215"/>
              <w:r w:rsidRPr="001A00D5">
                <w:rPr>
                  <w:rStyle w:val="Rimandocommento"/>
                  <w:sz w:val="26"/>
                  <w:szCs w:val="26"/>
                </w:rPr>
                <w:commentReference w:id="1215"/>
              </w:r>
            </w:moveTo>
          </w:p>
        </w:tc>
      </w:tr>
      <w:tr w:rsidR="00650F3E" w14:paraId="4E68E4E2" w14:textId="77777777" w:rsidTr="00650F3E">
        <w:trPr>
          <w:trHeight w:val="108"/>
        </w:trPr>
        <w:tc>
          <w:tcPr>
            <w:tcW w:w="480" w:type="pct"/>
            <w:shd w:val="clear" w:color="auto" w:fill="FF7C80"/>
          </w:tcPr>
          <w:p w14:paraId="5656CE81" w14:textId="77777777" w:rsidR="00650F3E" w:rsidRPr="001A00D5" w:rsidRDefault="00650F3E" w:rsidP="00650F3E">
            <w:pPr>
              <w:pStyle w:val="Paragrafoelenco"/>
              <w:ind w:left="0"/>
              <w:rPr>
                <w:moveTo w:id="1216" w:author="Cristian Sbrolli" w:date="2020-12-23T11:35:00Z"/>
                <w:b/>
                <w:sz w:val="28"/>
                <w:szCs w:val="28"/>
              </w:rPr>
            </w:pPr>
            <w:moveTo w:id="1217" w:author="Cristian Sbrolli" w:date="2020-12-23T11:35:00Z">
              <w:r w:rsidRPr="001A00D5">
                <w:rPr>
                  <w:b/>
                  <w:sz w:val="28"/>
                  <w:szCs w:val="28"/>
                </w:rPr>
                <w:t>R15.2</w:t>
              </w:r>
            </w:moveTo>
          </w:p>
        </w:tc>
        <w:tc>
          <w:tcPr>
            <w:tcW w:w="4520" w:type="pct"/>
          </w:tcPr>
          <w:p w14:paraId="5B3D0154" w14:textId="77777777" w:rsidR="00650F3E" w:rsidRPr="001A00D5" w:rsidRDefault="00650F3E" w:rsidP="00650F3E">
            <w:pPr>
              <w:pStyle w:val="Paragrafoelenco"/>
              <w:ind w:left="0"/>
              <w:rPr>
                <w:moveTo w:id="1218" w:author="Cristian Sbrolli" w:date="2020-12-23T11:35:00Z"/>
                <w:sz w:val="26"/>
              </w:rPr>
            </w:pPr>
            <w:moveTo w:id="1219" w:author="Cristian Sbrolli" w:date="2020-12-23T11:35:00Z">
              <w:r w:rsidRPr="001A00D5">
                <w:rPr>
                  <w:b/>
                  <w:sz w:val="26"/>
                </w:rPr>
                <w:t>The system shall</w:t>
              </w:r>
              <w:r w:rsidRPr="001A00D5">
                <w:rPr>
                  <w:sz w:val="26"/>
                </w:rPr>
                <w:t xml:space="preserve"> unlock turnstiles after a unique QR code scan in exit</w:t>
              </w:r>
            </w:moveTo>
          </w:p>
        </w:tc>
      </w:tr>
      <w:tr w:rsidR="00650F3E" w14:paraId="5043B60C" w14:textId="77777777" w:rsidTr="00650F3E">
        <w:trPr>
          <w:trHeight w:val="108"/>
        </w:trPr>
        <w:tc>
          <w:tcPr>
            <w:tcW w:w="480" w:type="pct"/>
            <w:shd w:val="clear" w:color="auto" w:fill="FF7C80"/>
          </w:tcPr>
          <w:p w14:paraId="29218520" w14:textId="77777777" w:rsidR="00650F3E" w:rsidRPr="001A00D5" w:rsidRDefault="00650F3E" w:rsidP="00650F3E">
            <w:pPr>
              <w:pStyle w:val="Paragrafoelenco"/>
              <w:ind w:left="0"/>
              <w:rPr>
                <w:moveTo w:id="1220" w:author="Cristian Sbrolli" w:date="2020-12-23T11:35:00Z"/>
                <w:b/>
                <w:sz w:val="28"/>
                <w:szCs w:val="28"/>
              </w:rPr>
            </w:pPr>
            <w:moveTo w:id="1221" w:author="Cristian Sbrolli" w:date="2020-12-23T11:35:00Z">
              <w:r w:rsidRPr="001A00D5">
                <w:rPr>
                  <w:b/>
                  <w:sz w:val="28"/>
                  <w:szCs w:val="28"/>
                </w:rPr>
                <w:t>R15.3</w:t>
              </w:r>
            </w:moveTo>
          </w:p>
        </w:tc>
        <w:tc>
          <w:tcPr>
            <w:tcW w:w="4520" w:type="pct"/>
          </w:tcPr>
          <w:p w14:paraId="05FCD9FF" w14:textId="77777777" w:rsidR="00650F3E" w:rsidRPr="001A00D5" w:rsidRDefault="00650F3E" w:rsidP="00650F3E">
            <w:pPr>
              <w:pStyle w:val="Paragrafoelenco"/>
              <w:ind w:left="0"/>
              <w:rPr>
                <w:moveTo w:id="1222" w:author="Cristian Sbrolli" w:date="2020-12-23T11:35:00Z"/>
                <w:sz w:val="26"/>
              </w:rPr>
            </w:pPr>
            <w:moveTo w:id="1223" w:author="Cristian Sbrolli" w:date="2020-12-23T11:35:00Z">
              <w:r w:rsidRPr="001A00D5">
                <w:rPr>
                  <w:b/>
                  <w:sz w:val="26"/>
                </w:rPr>
                <w:t xml:space="preserve">The system shall </w:t>
              </w:r>
              <w:r w:rsidRPr="001A00D5">
                <w:rPr>
                  <w:sz w:val="26"/>
                </w:rPr>
                <w:t>lock the turnstiles after a push has occurred</w:t>
              </w:r>
              <w:commentRangeStart w:id="1224"/>
              <w:commentRangeEnd w:id="1224"/>
              <w:r w:rsidRPr="001A00D5">
                <w:rPr>
                  <w:rStyle w:val="Rimandocommento"/>
                  <w:sz w:val="26"/>
                  <w:szCs w:val="26"/>
                </w:rPr>
                <w:commentReference w:id="1224"/>
              </w:r>
            </w:moveTo>
          </w:p>
        </w:tc>
      </w:tr>
      <w:moveToRangeEnd w:id="1123"/>
    </w:tbl>
    <w:p w14:paraId="3AB90538" w14:textId="556E41E0" w:rsidR="00417F4B" w:rsidRPr="00417F4B" w:rsidRDefault="00417F4B" w:rsidP="00A8618B">
      <w:pPr>
        <w:rPr>
          <w:rStyle w:val="Enfasidelicata"/>
          <w:sz w:val="36"/>
          <w:szCs w:val="36"/>
        </w:rPr>
      </w:pPr>
    </w:p>
    <w:p w14:paraId="5D0C2D19" w14:textId="7007C51C" w:rsidR="00417F4B" w:rsidDel="000A17F5" w:rsidRDefault="00417F4B" w:rsidP="00417F4B">
      <w:pPr>
        <w:spacing w:line="360" w:lineRule="auto"/>
        <w:ind w:left="360"/>
        <w:rPr>
          <w:del w:id="1225" w:author="Giorgio Romeo" w:date="2020-12-23T09:20:00Z"/>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1226"/>
            <w:r>
              <w:rPr>
                <w:b/>
                <w:bCs/>
                <w:sz w:val="26"/>
              </w:rPr>
              <w:t xml:space="preserve">The system shall </w:t>
            </w:r>
            <w:r>
              <w:rPr>
                <w:sz w:val="26"/>
              </w:rPr>
              <w:t>send a reminder to the user when it is time for him to leave so that he can arrive at the store in time</w:t>
            </w:r>
            <w:commentRangeStart w:id="1227"/>
            <w:commentRangeEnd w:id="1227"/>
            <w:r>
              <w:rPr>
                <w:rStyle w:val="Rimandocommento"/>
              </w:rPr>
              <w:commentReference w:id="1227"/>
            </w:r>
            <w:commentRangeEnd w:id="1226"/>
            <w:r>
              <w:rPr>
                <w:rStyle w:val="Rimandocommento"/>
              </w:rPr>
              <w:commentReference w:id="1226"/>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pPr>
        <w:spacing w:line="360" w:lineRule="auto"/>
        <w:jc w:val="both"/>
        <w:rPr>
          <w:rStyle w:val="Enfasidelicata"/>
          <w:i w:val="0"/>
          <w:szCs w:val="24"/>
        </w:rPr>
        <w:pPrChange w:id="1228" w:author="Giorgio Romeo" w:date="2020-12-23T10:13:00Z">
          <w:pPr>
            <w:spacing w:line="360" w:lineRule="auto"/>
          </w:pPr>
        </w:pPrChange>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40D86D6E"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w:t>
            </w:r>
            <w:ins w:id="1229" w:author="Cristian Sbrolli" w:date="2020-12-23T11:43:00Z">
              <w:r w:rsidR="00AA655F">
                <w:rPr>
                  <w:color w:val="000000"/>
                  <w:sz w:val="26"/>
                  <w:shd w:val="clear" w:color="auto" w:fill="FFFFFF"/>
                </w:rPr>
                <w:t xml:space="preserve"> </w:t>
              </w:r>
            </w:ins>
            <w:del w:id="1230" w:author="Cristian Sbrolli" w:date="2020-12-23T11:43:00Z">
              <w:r w:rsidRPr="009049C4" w:rsidDel="00AA655F">
                <w:rPr>
                  <w:color w:val="000000"/>
                  <w:sz w:val="26"/>
                  <w:shd w:val="clear" w:color="auto" w:fill="FFFFFF"/>
                </w:rPr>
                <w:delText xml:space="preserve">, </w:delText>
              </w:r>
            </w:del>
            <w:r w:rsidRPr="009049C4">
              <w:rPr>
                <w:color w:val="000000"/>
                <w:sz w:val="26"/>
                <w:shd w:val="clear" w:color="auto" w:fill="FFFFFF"/>
              </w:rPr>
              <w:t>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1231" w:author="Cristian Sbrolli" w:date="2020-12-20T11:45:00Z">
              <w:r w:rsidRPr="009049C4" w:rsidDel="0031699F">
                <w:rPr>
                  <w:sz w:val="26"/>
                </w:rPr>
                <w:delText>for the past 7 days</w:delText>
              </w:r>
            </w:del>
            <w:ins w:id="1232"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1233"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1233"/>
    <w:p w14:paraId="38501F5D" w14:textId="1C715FC7" w:rsidR="00417F4B" w:rsidRDefault="004A61D8" w:rsidP="00295A63">
      <w:pPr>
        <w:ind w:left="360"/>
        <w:rPr>
          <w:ins w:id="1234" w:author="Giorgio Romeo" w:date="2020-12-23T09:20:00Z"/>
          <w:rStyle w:val="Enfasidelicata"/>
          <w:color w:val="70AD47" w:themeColor="accent6"/>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44741069" w14:textId="77777777" w:rsidR="000A17F5" w:rsidRDefault="000A17F5" w:rsidP="00295A63">
      <w:pPr>
        <w:ind w:left="360"/>
        <w:rPr>
          <w:rStyle w:val="Enfasidelicata"/>
          <w:i w:val="0"/>
          <w:iCs w:val="0"/>
          <w:szCs w:val="24"/>
        </w:rPr>
      </w:pPr>
    </w:p>
    <w:p w14:paraId="1BC682CA" w14:textId="4F209D29" w:rsidR="00417F4B" w:rsidRDefault="00417F4B">
      <w:pPr>
        <w:spacing w:line="360" w:lineRule="auto"/>
        <w:jc w:val="both"/>
        <w:rPr>
          <w:rStyle w:val="Enfasidelicata"/>
          <w:i w:val="0"/>
          <w:iCs w:val="0"/>
          <w:szCs w:val="24"/>
        </w:rPr>
        <w:pPrChange w:id="1235" w:author="Giorgio Romeo" w:date="2020-12-23T10:15:00Z">
          <w:pPr>
            <w:spacing w:line="360" w:lineRule="auto"/>
          </w:pPr>
        </w:pPrChange>
      </w:pPr>
      <w:commentRangeStart w:id="1236"/>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236"/>
      <w:r>
        <w:rPr>
          <w:rStyle w:val="Rimandocommento"/>
        </w:rPr>
        <w:commentReference w:id="1236"/>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1237"/>
            <w:commentRangeEnd w:id="1237"/>
            <w:r w:rsidRPr="003F5A77">
              <w:rPr>
                <w:rStyle w:val="Rimandocommento"/>
                <w:b/>
                <w:sz w:val="26"/>
                <w:szCs w:val="26"/>
              </w:rPr>
              <w:commentReference w:id="1237"/>
            </w:r>
            <w:r w:rsidRPr="003F5A77">
              <w:rPr>
                <w:sz w:val="26"/>
              </w:rPr>
              <w:t xml:space="preserve"> allow the user to scan its QR code in entrance through the turnstiles</w:t>
            </w:r>
            <w:commentRangeStart w:id="1238"/>
            <w:commentRangeEnd w:id="1238"/>
            <w:r w:rsidRPr="003F5A77">
              <w:rPr>
                <w:rStyle w:val="Rimandocommento"/>
                <w:sz w:val="26"/>
                <w:szCs w:val="26"/>
              </w:rPr>
              <w:commentReference w:id="1238"/>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1239"/>
            <w:commentRangeEnd w:id="1239"/>
            <w:r w:rsidRPr="003F5A77">
              <w:rPr>
                <w:rStyle w:val="Rimandocommento"/>
                <w:b/>
                <w:sz w:val="26"/>
                <w:szCs w:val="26"/>
              </w:rPr>
              <w:commentReference w:id="1239"/>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240"/>
            <w:commentRangeEnd w:id="1240"/>
            <w:r w:rsidRPr="003F5A77">
              <w:rPr>
                <w:rStyle w:val="Rimandocommento"/>
                <w:sz w:val="26"/>
                <w:szCs w:val="26"/>
              </w:rPr>
              <w:commentReference w:id="1240"/>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41"/>
            <w:r w:rsidRPr="003F5A77">
              <w:rPr>
                <w:sz w:val="26"/>
              </w:rPr>
              <w:t>occurred</w:t>
            </w:r>
            <w:commentRangeEnd w:id="1241"/>
            <w:r w:rsidRPr="003F5A77">
              <w:rPr>
                <w:rStyle w:val="Rimandocommento"/>
                <w:sz w:val="26"/>
                <w:szCs w:val="26"/>
              </w:rPr>
              <w:commentReference w:id="1241"/>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1242" w:author="Cristian Sbrolli" w:date="2020-12-20T11:45:00Z">
              <w:r w:rsidRPr="0031699F" w:rsidDel="0031699F">
                <w:rPr>
                  <w:rStyle w:val="Enfasidelicata"/>
                  <w:i w:val="0"/>
                  <w:iCs w:val="0"/>
                  <w:sz w:val="26"/>
                </w:rPr>
                <w:delText>for the past 7 days</w:delText>
              </w:r>
            </w:del>
            <w:ins w:id="1243" w:author="Cristian Sbrolli" w:date="2020-12-20T11:45:00Z">
              <w:r w:rsidR="0031699F" w:rsidRPr="0031699F">
                <w:rPr>
                  <w:rStyle w:val="Enfasidelicata"/>
                  <w:i w:val="0"/>
                  <w:iCs w:val="0"/>
                  <w:sz w:val="26"/>
                </w:rPr>
                <w:t>i</w:t>
              </w:r>
              <w:r w:rsidR="0031699F" w:rsidRPr="0031699F">
                <w:rPr>
                  <w:rStyle w:val="Enfasidelicata"/>
                  <w:i w:val="0"/>
                  <w:iCs w:val="0"/>
                  <w:sz w:val="26"/>
                  <w:rPrChange w:id="1244"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1245"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pPr>
        <w:jc w:val="both"/>
        <w:pPrChange w:id="1246" w:author="Giorgio Romeo" w:date="2020-12-23T10:15:00Z">
          <w:pPr/>
        </w:pPrChange>
      </w:pPr>
      <w:r>
        <w:t>Supposing that for each ticket only one person will physically enter the store (</w:t>
      </w:r>
      <w:r w:rsidRPr="0058414F">
        <w:rPr>
          <w:b/>
          <w:bCs/>
          <w:rPrChange w:id="1247" w:author="Giorgio Romeo" w:date="2020-12-23T09:35:00Z">
            <w:rPr/>
          </w:rPrChange>
        </w:rPr>
        <w:t>A5</w:t>
      </w:r>
      <w:r>
        <w:t xml:space="preserve">), the system shall allow the person to enter inside the store through the requirements </w:t>
      </w:r>
      <w:r w:rsidRPr="0058414F">
        <w:rPr>
          <w:b/>
          <w:bCs/>
          <w:rPrChange w:id="1248" w:author="Giorgio Romeo" w:date="2020-12-23T09:35:00Z">
            <w:rPr/>
          </w:rPrChange>
        </w:rPr>
        <w:t>(R13.1</w:t>
      </w:r>
      <w:r>
        <w:t xml:space="preserve"> - </w:t>
      </w:r>
      <w:r w:rsidRPr="0058414F">
        <w:rPr>
          <w:b/>
          <w:bCs/>
          <w:rPrChange w:id="1249" w:author="Giorgio Romeo" w:date="2020-12-23T09:35:00Z">
            <w:rPr/>
          </w:rPrChange>
        </w:rPr>
        <w:t>R15.3</w:t>
      </w:r>
      <w:r>
        <w:t>), count these entrances (and successive exit) through the requirement (</w:t>
      </w:r>
      <w:r w:rsidRPr="0058414F">
        <w:rPr>
          <w:b/>
          <w:bCs/>
          <w:rPrChange w:id="1250" w:author="Giorgio Romeo" w:date="2020-12-23T09:36:00Z">
            <w:rPr/>
          </w:rPrChange>
        </w:rPr>
        <w:t>R21</w:t>
      </w:r>
      <w:r>
        <w:t>), store the sum of all entrances and exits per day and display them to the store manager having fulfilled goal (</w:t>
      </w:r>
      <w:r w:rsidRPr="0058414F">
        <w:rPr>
          <w:b/>
          <w:bCs/>
          <w:rPrChange w:id="1251"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1252"/>
            <w:commentRangeEnd w:id="1252"/>
            <w:r w:rsidRPr="003F5A77">
              <w:rPr>
                <w:rStyle w:val="Rimandocommento"/>
                <w:b/>
                <w:sz w:val="26"/>
                <w:szCs w:val="26"/>
              </w:rPr>
              <w:commentReference w:id="1252"/>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253"/>
            <w:commentRangeEnd w:id="1253"/>
            <w:r w:rsidRPr="003F5A77">
              <w:rPr>
                <w:rStyle w:val="Rimandocommento"/>
                <w:sz w:val="26"/>
                <w:szCs w:val="26"/>
              </w:rPr>
              <w:commentReference w:id="1253"/>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54"/>
            <w:r w:rsidRPr="003F5A77">
              <w:rPr>
                <w:sz w:val="26"/>
              </w:rPr>
              <w:t>occurred</w:t>
            </w:r>
            <w:commentRangeEnd w:id="1254"/>
            <w:r w:rsidRPr="003F5A77">
              <w:rPr>
                <w:rStyle w:val="Rimandocommento"/>
                <w:sz w:val="26"/>
                <w:szCs w:val="26"/>
              </w:rPr>
              <w:commentReference w:id="1254"/>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pPr>
        <w:jc w:val="both"/>
        <w:pPrChange w:id="1255" w:author="Giorgio Romeo" w:date="2020-12-23T10:15:00Z">
          <w:pPr/>
        </w:pPrChange>
      </w:pPr>
    </w:p>
    <w:p w14:paraId="7FEDFEA3" w14:textId="77777777" w:rsidR="00417F4B" w:rsidRDefault="00417F4B">
      <w:pPr>
        <w:jc w:val="both"/>
        <w:pPrChange w:id="1256" w:author="Giorgio Romeo" w:date="2020-12-23T10:15:00Z">
          <w:pPr/>
        </w:pPrChange>
      </w:pPr>
      <w:r>
        <w:t>Assuming that (</w:t>
      </w:r>
      <w:r w:rsidRPr="0058414F">
        <w:rPr>
          <w:b/>
          <w:bCs/>
          <w:rPrChange w:id="1257" w:author="Giorgio Romeo" w:date="2020-12-23T09:36:00Z">
            <w:rPr/>
          </w:rPrChange>
        </w:rPr>
        <w:t>A5</w:t>
      </w:r>
      <w:r>
        <w:t>) one person enters in the store per ticket, we force entrances only after the QR code has been scanned (</w:t>
      </w:r>
      <w:r w:rsidRPr="0058414F">
        <w:rPr>
          <w:b/>
          <w:bCs/>
          <w:rPrChange w:id="1258" w:author="Giorgio Romeo" w:date="2020-12-23T09:36:00Z">
            <w:rPr/>
          </w:rPrChange>
        </w:rPr>
        <w:t>R13.1</w:t>
      </w:r>
      <w:r>
        <w:t xml:space="preserve"> - </w:t>
      </w:r>
      <w:r w:rsidRPr="0058414F">
        <w:rPr>
          <w:b/>
          <w:bCs/>
          <w:rPrChange w:id="1259" w:author="Giorgio Romeo" w:date="2020-12-23T09:36:00Z">
            <w:rPr/>
          </w:rPrChange>
        </w:rPr>
        <w:t>R15.3</w:t>
      </w:r>
      <w:r>
        <w:t>) equal to the number of people allowed inside the store either by the manager’s decision (</w:t>
      </w:r>
      <w:r w:rsidRPr="0058414F">
        <w:rPr>
          <w:b/>
          <w:bCs/>
          <w:rPrChange w:id="1260" w:author="Giorgio Romeo" w:date="2020-12-23T09:36:00Z">
            <w:rPr/>
          </w:rPrChange>
        </w:rPr>
        <w:t>R23</w:t>
      </w:r>
      <w:r>
        <w:t>) or the law’s maximum number of people allowed inside the same area (</w:t>
      </w:r>
      <w:r w:rsidRPr="0058414F">
        <w:rPr>
          <w:b/>
          <w:bCs/>
          <w:rPrChange w:id="1261" w:author="Giorgio Romeo" w:date="2020-12-23T09:36:00Z">
            <w:rPr/>
          </w:rPrChange>
        </w:rPr>
        <w:t>R19</w:t>
      </w:r>
      <w:r>
        <w:t xml:space="preserve">, </w:t>
      </w:r>
      <w:r w:rsidRPr="0058414F">
        <w:rPr>
          <w:b/>
          <w:bCs/>
          <w:rPrChange w:id="1262" w:author="Giorgio Romeo" w:date="2020-12-23T09:36:00Z">
            <w:rPr/>
          </w:rPrChange>
        </w:rPr>
        <w:t>R20</w:t>
      </w:r>
      <w:r>
        <w:t>). In this way the system accomplishes goal (</w:t>
      </w:r>
      <w:r w:rsidRPr="0058414F">
        <w:rPr>
          <w:b/>
          <w:bCs/>
          <w:rPrChange w:id="1263"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264" w:author="Cristian Sbrolli" w:date="2020-12-20T11:48:00Z">
              <w:r w:rsidRPr="003F5A77" w:rsidDel="0031699F">
                <w:rPr>
                  <w:rStyle w:val="Enfasidelicata"/>
                  <w:i w:val="0"/>
                  <w:iCs w:val="0"/>
                  <w:sz w:val="26"/>
                </w:rPr>
                <w:delText>, up to the next 7 upcoming days</w:delText>
              </w:r>
            </w:del>
            <w:ins w:id="1265"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1266"/>
            <w:r w:rsidRPr="003F5A77">
              <w:rPr>
                <w:sz w:val="26"/>
              </w:rPr>
              <w:t>occurred</w:t>
            </w:r>
            <w:commentRangeEnd w:id="1266"/>
            <w:r w:rsidRPr="003F5A77">
              <w:rPr>
                <w:rStyle w:val="Rimandocommento"/>
                <w:sz w:val="26"/>
                <w:szCs w:val="26"/>
              </w:rPr>
              <w:commentReference w:id="1266"/>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pPr>
        <w:jc w:val="both"/>
        <w:pPrChange w:id="1267" w:author="Giorgio Romeo" w:date="2020-12-23T10:15:00Z">
          <w:pPr/>
        </w:pPrChange>
      </w:pPr>
    </w:p>
    <w:p w14:paraId="6C7002C1" w14:textId="77777777" w:rsidR="00417F4B" w:rsidRDefault="00417F4B">
      <w:pPr>
        <w:jc w:val="both"/>
        <w:pPrChange w:id="1268" w:author="Giorgio Romeo" w:date="2020-12-23T10:15:00Z">
          <w:pPr/>
        </w:pPrChange>
      </w:pPr>
      <w:r>
        <w:lastRenderedPageBreak/>
        <w:t>We suppose that (</w:t>
      </w:r>
      <w:r w:rsidRPr="0058414F">
        <w:rPr>
          <w:b/>
          <w:bCs/>
          <w:rPrChange w:id="1269" w:author="Giorgio Romeo" w:date="2020-12-23T09:36:00Z">
            <w:rPr/>
          </w:rPrChange>
        </w:rPr>
        <w:t>A2</w:t>
      </w:r>
      <w:r>
        <w:t xml:space="preserve">, </w:t>
      </w:r>
      <w:r w:rsidRPr="0058414F">
        <w:rPr>
          <w:b/>
          <w:bCs/>
          <w:rPrChange w:id="1270"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1271" w:author="Giorgio Romeo" w:date="2020-12-23T09:36:00Z">
            <w:rPr/>
          </w:rPrChange>
        </w:rPr>
        <w:t>A5</w:t>
      </w:r>
      <w:r>
        <w:t>) so that the system can keep track of the number of people inside stores (</w:t>
      </w:r>
      <w:r w:rsidRPr="0058414F">
        <w:rPr>
          <w:b/>
          <w:bCs/>
          <w:rPrChange w:id="1272" w:author="Giorgio Romeo" w:date="2020-12-23T09:36:00Z">
            <w:rPr/>
          </w:rPrChange>
        </w:rPr>
        <w:t>R13.1</w:t>
      </w:r>
      <w:r>
        <w:t xml:space="preserve"> – </w:t>
      </w:r>
      <w:r w:rsidRPr="0058414F">
        <w:rPr>
          <w:b/>
          <w:bCs/>
          <w:rPrChange w:id="1273"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1274" w:author="Giorgio Romeo" w:date="2020-12-23T09:36:00Z">
            <w:rPr/>
          </w:rPrChange>
        </w:rPr>
        <w:t>R1</w:t>
      </w:r>
      <w:r>
        <w:t>-</w:t>
      </w:r>
      <w:r w:rsidRPr="0058414F">
        <w:rPr>
          <w:b/>
          <w:bCs/>
          <w:rPrChange w:id="1275" w:author="Giorgio Romeo" w:date="2020-12-23T09:36:00Z">
            <w:rPr/>
          </w:rPrChange>
        </w:rPr>
        <w:t>R3</w:t>
      </w:r>
      <w:r>
        <w:t>).), maps the users to their QR code (</w:t>
      </w:r>
      <w:r w:rsidRPr="0058414F">
        <w:rPr>
          <w:b/>
          <w:bCs/>
          <w:rPrChange w:id="1276" w:author="Giorgio Romeo" w:date="2020-12-23T09:36:00Z">
            <w:rPr/>
          </w:rPrChange>
        </w:rPr>
        <w:t>R16</w:t>
      </w:r>
      <w:r>
        <w:t>, important for booked visits), whilst not exceeding the maximum number of entrances allowed in the store (</w:t>
      </w:r>
      <w:r w:rsidRPr="0058414F">
        <w:rPr>
          <w:b/>
          <w:bCs/>
          <w:rPrChange w:id="1277" w:author="Giorgio Romeo" w:date="2020-12-23T09:36:00Z">
            <w:rPr/>
          </w:rPrChange>
        </w:rPr>
        <w:t>R19</w:t>
      </w:r>
      <w:r>
        <w:t xml:space="preserve">, </w:t>
      </w:r>
      <w:r w:rsidRPr="0058414F">
        <w:rPr>
          <w:b/>
          <w:bCs/>
          <w:rPrChange w:id="1278" w:author="Giorgio Romeo" w:date="2020-12-23T09:36:00Z">
            <w:rPr/>
          </w:rPrChange>
        </w:rPr>
        <w:t>R20</w:t>
      </w:r>
      <w:r>
        <w:t xml:space="preserve">, </w:t>
      </w:r>
      <w:r w:rsidRPr="0058414F">
        <w:rPr>
          <w:b/>
          <w:bCs/>
          <w:rPrChange w:id="1279" w:author="Giorgio Romeo" w:date="2020-12-23T09:36:00Z">
            <w:rPr/>
          </w:rPrChange>
        </w:rPr>
        <w:t>R23</w:t>
      </w:r>
      <w:r>
        <w:t>) which is calculated with the help of the input from (</w:t>
      </w:r>
      <w:r w:rsidRPr="0058414F">
        <w:rPr>
          <w:b/>
          <w:bCs/>
          <w:rPrChange w:id="1280" w:author="Giorgio Romeo" w:date="2020-12-23T09:37:00Z">
            <w:rPr/>
          </w:rPrChange>
        </w:rPr>
        <w:t>R27</w:t>
      </w:r>
      <w:r>
        <w:t xml:space="preserve">, </w:t>
      </w:r>
      <w:r w:rsidRPr="0058414F">
        <w:rPr>
          <w:b/>
          <w:bCs/>
          <w:rPrChange w:id="1281" w:author="Giorgio Romeo" w:date="2020-12-23T09:37:00Z">
            <w:rPr/>
          </w:rPrChange>
        </w:rPr>
        <w:t>R28</w:t>
      </w:r>
      <w:r>
        <w:t>) the store manager, as to realize goal (</w:t>
      </w:r>
      <w:r w:rsidRPr="0058414F">
        <w:rPr>
          <w:b/>
          <w:bCs/>
          <w:rPrChange w:id="1282" w:author="Giorgio Romeo" w:date="2020-12-23T09:36:00Z">
            <w:rPr/>
          </w:rPrChange>
        </w:rPr>
        <w:t>G3</w:t>
      </w:r>
      <w:r>
        <w:t xml:space="preserve">). </w:t>
      </w:r>
    </w:p>
    <w:p w14:paraId="03743DDF" w14:textId="77777777" w:rsidR="00417F4B" w:rsidRDefault="00417F4B" w:rsidP="00417F4B"/>
    <w:tbl>
      <w:tblPr>
        <w:tblStyle w:val="Grigliatabella"/>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1283"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Paragrafoelenco"/>
              <w:spacing w:line="360" w:lineRule="auto"/>
              <w:ind w:left="0"/>
              <w:rPr>
                <w:ins w:id="1284" w:author="Giorgio Romeo" w:date="2020-12-23T09:48:00Z"/>
                <w:rStyle w:val="Enfasidelicata"/>
                <w:b/>
                <w:i w:val="0"/>
                <w:iCs w:val="0"/>
                <w:szCs w:val="24"/>
              </w:rPr>
            </w:pPr>
            <w:ins w:id="1285" w:author="Giorgio Romeo" w:date="2020-12-23T09:48:00Z">
              <w:r w:rsidRPr="003F5A77">
                <w:rPr>
                  <w:rStyle w:val="Enfasidelicata"/>
                  <w:b/>
                  <w:i w:val="0"/>
                  <w:iCs w:val="0"/>
                  <w:sz w:val="32"/>
                  <w:szCs w:val="32"/>
                </w:rPr>
                <w:t>G4</w:t>
              </w:r>
            </w:ins>
          </w:p>
        </w:tc>
        <w:tc>
          <w:tcPr>
            <w:tcW w:w="4369" w:type="pct"/>
          </w:tcPr>
          <w:p w14:paraId="367E6BEB" w14:textId="77777777" w:rsidR="003D153B" w:rsidRPr="003F5A77" w:rsidRDefault="003D153B" w:rsidP="003D153B">
            <w:pPr>
              <w:pStyle w:val="Paragrafoelenco"/>
              <w:spacing w:line="360" w:lineRule="auto"/>
              <w:ind w:left="0"/>
              <w:rPr>
                <w:ins w:id="1286" w:author="Giorgio Romeo" w:date="2020-12-23T09:48:00Z"/>
                <w:rStyle w:val="Enfasidelicata"/>
                <w:i w:val="0"/>
                <w:iCs w:val="0"/>
                <w:sz w:val="26"/>
              </w:rPr>
            </w:pPr>
            <w:ins w:id="1287" w:author="Giorgio Romeo" w:date="2020-12-23T09:48:00Z">
              <w:r w:rsidRPr="003F5A77">
                <w:rPr>
                  <w:rStyle w:val="Enfasidelicata"/>
                  <w:i w:val="0"/>
                  <w:iCs w:val="0"/>
                  <w:sz w:val="26"/>
                </w:rPr>
                <w:t>Everybody should be able to maintain social distancing in front of the stores.</w:t>
              </w:r>
            </w:ins>
          </w:p>
        </w:tc>
      </w:tr>
      <w:tr w:rsidR="003D153B" w14:paraId="174617D4" w14:textId="77777777" w:rsidTr="003D153B">
        <w:trPr>
          <w:ins w:id="1288"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Paragrafoelenco"/>
              <w:spacing w:line="360" w:lineRule="auto"/>
              <w:ind w:left="0"/>
              <w:rPr>
                <w:ins w:id="1289" w:author="Giorgio Romeo" w:date="2020-12-23T09:48:00Z"/>
                <w:rStyle w:val="Enfasidelicata"/>
                <w:i w:val="0"/>
                <w:iCs w:val="0"/>
                <w:sz w:val="26"/>
              </w:rPr>
            </w:pPr>
            <w:ins w:id="1290" w:author="Giorgio Romeo" w:date="2020-12-23T09:48:00Z">
              <w:r>
                <w:rPr>
                  <w:rStyle w:val="Enfasidelicata"/>
                  <w:i w:val="0"/>
                  <w:iCs w:val="0"/>
                  <w:sz w:val="26"/>
                </w:rPr>
                <w:t>A4</w:t>
              </w:r>
            </w:ins>
          </w:p>
        </w:tc>
        <w:tc>
          <w:tcPr>
            <w:tcW w:w="4369" w:type="pct"/>
          </w:tcPr>
          <w:p w14:paraId="4E7C729F" w14:textId="77777777" w:rsidR="003D153B" w:rsidRPr="003F5A77" w:rsidRDefault="003D153B" w:rsidP="003D153B">
            <w:pPr>
              <w:pStyle w:val="Paragrafoelenco"/>
              <w:spacing w:line="360" w:lineRule="auto"/>
              <w:ind w:left="0"/>
              <w:rPr>
                <w:ins w:id="1291" w:author="Giorgio Romeo" w:date="2020-12-23T09:48:00Z"/>
                <w:rStyle w:val="Enfasidelicata"/>
                <w:i w:val="0"/>
                <w:iCs w:val="0"/>
                <w:sz w:val="26"/>
              </w:rPr>
            </w:pPr>
            <w:ins w:id="1292" w:author="Giorgio Romeo" w:date="2020-12-23T09:48:00Z">
              <w:r>
                <w:rPr>
                  <w:rStyle w:val="Enfasidelicata"/>
                  <w:i w:val="0"/>
                  <w:iCs w:val="0"/>
                  <w:sz w:val="26"/>
                </w:rPr>
                <w:t>Users will abide to local norms on social distancing</w:t>
              </w:r>
            </w:ins>
          </w:p>
        </w:tc>
      </w:tr>
      <w:tr w:rsidR="003D153B" w14:paraId="42CEF237" w14:textId="77777777" w:rsidTr="003D153B">
        <w:trPr>
          <w:ins w:id="1293"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Paragrafoelenco"/>
              <w:spacing w:line="360" w:lineRule="auto"/>
              <w:ind w:left="0"/>
              <w:rPr>
                <w:ins w:id="1294" w:author="Giorgio Romeo" w:date="2020-12-23T09:48:00Z"/>
                <w:rStyle w:val="Enfasidelicata"/>
                <w:i w:val="0"/>
                <w:iCs w:val="0"/>
                <w:sz w:val="26"/>
              </w:rPr>
            </w:pPr>
            <w:ins w:id="1295" w:author="Giorgio Romeo" w:date="2020-12-23T09:48:00Z">
              <w:r>
                <w:rPr>
                  <w:rStyle w:val="Enfasidelicata"/>
                  <w:i w:val="0"/>
                  <w:iCs w:val="0"/>
                  <w:sz w:val="26"/>
                </w:rPr>
                <w:t>A6</w:t>
              </w:r>
            </w:ins>
          </w:p>
        </w:tc>
        <w:tc>
          <w:tcPr>
            <w:tcW w:w="4369" w:type="pct"/>
          </w:tcPr>
          <w:p w14:paraId="44030476" w14:textId="77777777" w:rsidR="003D153B" w:rsidRPr="003F5A77" w:rsidRDefault="003D153B" w:rsidP="003D153B">
            <w:pPr>
              <w:pStyle w:val="Paragrafoelenco"/>
              <w:spacing w:line="360" w:lineRule="auto"/>
              <w:ind w:left="0"/>
              <w:rPr>
                <w:ins w:id="1296" w:author="Giorgio Romeo" w:date="2020-12-23T09:48:00Z"/>
                <w:rStyle w:val="Enfasidelicata"/>
                <w:i w:val="0"/>
                <w:iCs w:val="0"/>
                <w:sz w:val="26"/>
              </w:rPr>
            </w:pPr>
            <w:ins w:id="1297" w:author="Giorgio Romeo" w:date="2020-12-23T09:48:00Z">
              <w:r w:rsidRPr="003F5A77">
                <w:rPr>
                  <w:rStyle w:val="Enfasidelicata"/>
                  <w:i w:val="0"/>
                  <w:iCs w:val="0"/>
                  <w:sz w:val="26"/>
                </w:rPr>
                <w:t>All people who are in front of the store have an appointment to enter the store within the next 10 minutes</w:t>
              </w:r>
            </w:ins>
          </w:p>
        </w:tc>
      </w:tr>
      <w:tr w:rsidR="003D153B" w14:paraId="5118B6BF" w14:textId="77777777" w:rsidTr="003D153B">
        <w:trPr>
          <w:ins w:id="1298" w:author="Giorgio Romeo" w:date="2020-12-23T09:48:00Z"/>
        </w:trPr>
        <w:tc>
          <w:tcPr>
            <w:tcW w:w="631" w:type="pct"/>
            <w:shd w:val="clear" w:color="auto" w:fill="FF7C80"/>
          </w:tcPr>
          <w:p w14:paraId="182F0F89" w14:textId="77777777" w:rsidR="003D153B" w:rsidRPr="003F5A77" w:rsidRDefault="003D153B" w:rsidP="003D153B">
            <w:pPr>
              <w:pStyle w:val="Paragrafoelenco"/>
              <w:spacing w:line="360" w:lineRule="auto"/>
              <w:ind w:left="0"/>
              <w:rPr>
                <w:ins w:id="1299" w:author="Giorgio Romeo" w:date="2020-12-23T09:48:00Z"/>
                <w:rStyle w:val="Enfasidelicata"/>
                <w:i w:val="0"/>
                <w:iCs w:val="0"/>
                <w:sz w:val="26"/>
              </w:rPr>
            </w:pPr>
            <w:ins w:id="1300" w:author="Giorgio Romeo" w:date="2020-12-23T09:48:00Z">
              <w:r w:rsidRPr="003F5A77">
                <w:rPr>
                  <w:rStyle w:val="Enfasidelicata"/>
                  <w:i w:val="0"/>
                  <w:iCs w:val="0"/>
                  <w:sz w:val="26"/>
                </w:rPr>
                <w:t>R1</w:t>
              </w:r>
            </w:ins>
          </w:p>
        </w:tc>
        <w:tc>
          <w:tcPr>
            <w:tcW w:w="4369" w:type="pct"/>
          </w:tcPr>
          <w:p w14:paraId="6073AF4B" w14:textId="77777777" w:rsidR="003D153B" w:rsidRPr="003F5A77" w:rsidRDefault="003D153B" w:rsidP="003D153B">
            <w:pPr>
              <w:pStyle w:val="Paragrafoelenco"/>
              <w:spacing w:line="360" w:lineRule="auto"/>
              <w:ind w:left="0"/>
              <w:rPr>
                <w:ins w:id="1301" w:author="Giorgio Romeo" w:date="2020-12-23T09:48:00Z"/>
                <w:rStyle w:val="Enfasidelicata"/>
                <w:i w:val="0"/>
                <w:iCs w:val="0"/>
                <w:sz w:val="26"/>
              </w:rPr>
            </w:pPr>
            <w:ins w:id="1302"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3D153B" w14:paraId="160CB04D" w14:textId="77777777" w:rsidTr="003D153B">
        <w:trPr>
          <w:ins w:id="1303" w:author="Giorgio Romeo" w:date="2020-12-23T09:48:00Z"/>
        </w:trPr>
        <w:tc>
          <w:tcPr>
            <w:tcW w:w="631" w:type="pct"/>
            <w:shd w:val="clear" w:color="auto" w:fill="FF7C80"/>
          </w:tcPr>
          <w:p w14:paraId="3C27A9CF" w14:textId="77777777" w:rsidR="003D153B" w:rsidRPr="003F5A77" w:rsidRDefault="003D153B" w:rsidP="003D153B">
            <w:pPr>
              <w:pStyle w:val="Paragrafoelenco"/>
              <w:spacing w:line="360" w:lineRule="auto"/>
              <w:ind w:left="0"/>
              <w:rPr>
                <w:ins w:id="1304" w:author="Giorgio Romeo" w:date="2020-12-23T09:48:00Z"/>
                <w:rStyle w:val="Enfasidelicata"/>
                <w:i w:val="0"/>
                <w:iCs w:val="0"/>
                <w:sz w:val="26"/>
              </w:rPr>
            </w:pPr>
            <w:ins w:id="1305" w:author="Giorgio Romeo" w:date="2020-12-23T09:48:00Z">
              <w:r w:rsidRPr="003F5A77">
                <w:rPr>
                  <w:rStyle w:val="Enfasidelicata"/>
                  <w:i w:val="0"/>
                  <w:iCs w:val="0"/>
                  <w:sz w:val="26"/>
                </w:rPr>
                <w:t>R2</w:t>
              </w:r>
            </w:ins>
          </w:p>
        </w:tc>
        <w:tc>
          <w:tcPr>
            <w:tcW w:w="4369" w:type="pct"/>
          </w:tcPr>
          <w:p w14:paraId="58AA3DAB" w14:textId="77777777" w:rsidR="003D153B" w:rsidRPr="003F5A77" w:rsidRDefault="003D153B" w:rsidP="003D153B">
            <w:pPr>
              <w:pStyle w:val="Paragrafoelenco"/>
              <w:spacing w:line="360" w:lineRule="auto"/>
              <w:ind w:left="0"/>
              <w:rPr>
                <w:ins w:id="1306" w:author="Giorgio Romeo" w:date="2020-12-23T09:48:00Z"/>
                <w:rStyle w:val="Enfasidelicata"/>
                <w:i w:val="0"/>
                <w:iCs w:val="0"/>
                <w:sz w:val="26"/>
              </w:rPr>
            </w:pPr>
            <w:ins w:id="1307"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3D153B" w14:paraId="478E5E92" w14:textId="77777777" w:rsidTr="003D153B">
        <w:trPr>
          <w:ins w:id="1308" w:author="Giorgio Romeo" w:date="2020-12-23T09:48:00Z"/>
        </w:trPr>
        <w:tc>
          <w:tcPr>
            <w:tcW w:w="631" w:type="pct"/>
            <w:shd w:val="clear" w:color="auto" w:fill="FF7C80"/>
          </w:tcPr>
          <w:p w14:paraId="7FD43204" w14:textId="77777777" w:rsidR="003D153B" w:rsidRPr="003F5A77" w:rsidRDefault="003D153B" w:rsidP="003D153B">
            <w:pPr>
              <w:pStyle w:val="Paragrafoelenco"/>
              <w:spacing w:line="360" w:lineRule="auto"/>
              <w:ind w:left="0"/>
              <w:rPr>
                <w:ins w:id="1309" w:author="Giorgio Romeo" w:date="2020-12-23T09:48:00Z"/>
                <w:rStyle w:val="Enfasidelicata"/>
                <w:i w:val="0"/>
                <w:iCs w:val="0"/>
                <w:sz w:val="26"/>
              </w:rPr>
            </w:pPr>
            <w:ins w:id="1310" w:author="Giorgio Romeo" w:date="2020-12-23T09:48:00Z">
              <w:r w:rsidRPr="003F5A77">
                <w:rPr>
                  <w:rStyle w:val="Enfasidelicata"/>
                  <w:i w:val="0"/>
                  <w:iCs w:val="0"/>
                  <w:sz w:val="26"/>
                </w:rPr>
                <w:t>R3</w:t>
              </w:r>
            </w:ins>
          </w:p>
        </w:tc>
        <w:tc>
          <w:tcPr>
            <w:tcW w:w="4369" w:type="pct"/>
          </w:tcPr>
          <w:p w14:paraId="0A8FBE90" w14:textId="77777777" w:rsidR="003D153B" w:rsidRPr="003F5A77" w:rsidRDefault="003D153B" w:rsidP="003D153B">
            <w:pPr>
              <w:pStyle w:val="Paragrafoelenco"/>
              <w:spacing w:line="360" w:lineRule="auto"/>
              <w:ind w:left="0"/>
              <w:rPr>
                <w:ins w:id="1311" w:author="Giorgio Romeo" w:date="2020-12-23T09:48:00Z"/>
                <w:rStyle w:val="Enfasidelicata"/>
                <w:i w:val="0"/>
                <w:iCs w:val="0"/>
                <w:sz w:val="26"/>
              </w:rPr>
            </w:pPr>
            <w:ins w:id="1312"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bl>
    <w:p w14:paraId="1D76501B" w14:textId="6C006BDF" w:rsidR="00417F4B" w:rsidDel="003D153B" w:rsidRDefault="00417F4B" w:rsidP="00417F4B">
      <w:pPr>
        <w:rPr>
          <w:del w:id="1313" w:author="Giorgio Romeo" w:date="2020-12-23T09:48:00Z"/>
        </w:rPr>
      </w:pPr>
    </w:p>
    <w:tbl>
      <w:tblPr>
        <w:tblStyle w:val="Grigliatabella"/>
        <w:tblW w:w="4995" w:type="pct"/>
        <w:tblLook w:val="04A0" w:firstRow="1" w:lastRow="0" w:firstColumn="1" w:lastColumn="0" w:noHBand="0" w:noVBand="1"/>
      </w:tblPr>
      <w:tblGrid>
        <w:gridCol w:w="1256"/>
        <w:gridCol w:w="8696"/>
      </w:tblGrid>
      <w:tr w:rsidR="00417F4B" w:rsidDel="003D153B" w14:paraId="14A5505D" w14:textId="5667B003" w:rsidTr="00EE2C0E">
        <w:trPr>
          <w:del w:id="1314"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Paragrafoelenco"/>
              <w:spacing w:line="360" w:lineRule="auto"/>
              <w:ind w:left="0"/>
              <w:rPr>
                <w:del w:id="1315" w:author="Giorgio Romeo" w:date="2020-12-23T09:48:00Z"/>
                <w:rStyle w:val="Enfasidelicata"/>
                <w:b/>
                <w:i w:val="0"/>
                <w:iCs w:val="0"/>
                <w:szCs w:val="24"/>
              </w:rPr>
            </w:pPr>
            <w:del w:id="1316" w:author="Giorgio Romeo" w:date="2020-12-23T09:48:00Z">
              <w:r w:rsidRPr="003F5A77" w:rsidDel="003D153B">
                <w:rPr>
                  <w:rStyle w:val="Enfasidelicata"/>
                  <w:b/>
                  <w:i w:val="0"/>
                  <w:iCs w:val="0"/>
                  <w:sz w:val="32"/>
                  <w:szCs w:val="32"/>
                </w:rPr>
                <w:delText>G4</w:delText>
              </w:r>
            </w:del>
          </w:p>
        </w:tc>
        <w:tc>
          <w:tcPr>
            <w:tcW w:w="4369" w:type="pct"/>
          </w:tcPr>
          <w:p w14:paraId="1B5E8872" w14:textId="07C61D88" w:rsidR="00417F4B" w:rsidRPr="003F5A77" w:rsidDel="003D153B" w:rsidRDefault="00417F4B" w:rsidP="00EE2C0E">
            <w:pPr>
              <w:pStyle w:val="Paragrafoelenco"/>
              <w:spacing w:line="360" w:lineRule="auto"/>
              <w:ind w:left="0"/>
              <w:rPr>
                <w:del w:id="1317" w:author="Giorgio Romeo" w:date="2020-12-23T09:48:00Z"/>
                <w:rStyle w:val="Enfasidelicata"/>
                <w:i w:val="0"/>
                <w:iCs w:val="0"/>
                <w:sz w:val="26"/>
              </w:rPr>
            </w:pPr>
            <w:del w:id="1318" w:author="Giorgio Romeo" w:date="2020-12-23T09:48:00Z">
              <w:r w:rsidRPr="003F5A77" w:rsidDel="003D153B">
                <w:rPr>
                  <w:rStyle w:val="Enfasidelicata"/>
                  <w:i w:val="0"/>
                  <w:iCs w:val="0"/>
                  <w:sz w:val="26"/>
                </w:rPr>
                <w:delText>Everybody should be able to maintain social distancing in front of the stores.</w:delText>
              </w:r>
            </w:del>
          </w:p>
        </w:tc>
      </w:tr>
      <w:tr w:rsidR="00417F4B" w:rsidDel="003D153B" w14:paraId="30B8E537" w14:textId="15825698" w:rsidTr="00EE2C0E">
        <w:trPr>
          <w:del w:id="1319"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Paragrafoelenco"/>
              <w:spacing w:line="360" w:lineRule="auto"/>
              <w:ind w:left="0"/>
              <w:rPr>
                <w:del w:id="1320" w:author="Giorgio Romeo" w:date="2020-12-23T09:48:00Z"/>
                <w:rStyle w:val="Enfasidelicata"/>
                <w:i w:val="0"/>
                <w:iCs w:val="0"/>
                <w:sz w:val="26"/>
              </w:rPr>
            </w:pPr>
            <w:del w:id="1321" w:author="Giorgio Romeo" w:date="2020-12-23T09:48:00Z">
              <w:r w:rsidDel="003D153B">
                <w:rPr>
                  <w:rStyle w:val="Enfasidelicata"/>
                  <w:i w:val="0"/>
                  <w:iCs w:val="0"/>
                  <w:sz w:val="26"/>
                </w:rPr>
                <w:delText>A4</w:delText>
              </w:r>
            </w:del>
          </w:p>
        </w:tc>
        <w:tc>
          <w:tcPr>
            <w:tcW w:w="4369" w:type="pct"/>
          </w:tcPr>
          <w:p w14:paraId="5A41FDF7" w14:textId="7CBDB980" w:rsidR="00417F4B" w:rsidRPr="003F5A77" w:rsidDel="003D153B" w:rsidRDefault="00417F4B" w:rsidP="00EE2C0E">
            <w:pPr>
              <w:pStyle w:val="Paragrafoelenco"/>
              <w:spacing w:line="360" w:lineRule="auto"/>
              <w:ind w:left="0"/>
              <w:rPr>
                <w:del w:id="1322" w:author="Giorgio Romeo" w:date="2020-12-23T09:48:00Z"/>
                <w:rStyle w:val="Enfasidelicata"/>
                <w:i w:val="0"/>
                <w:iCs w:val="0"/>
                <w:sz w:val="26"/>
              </w:rPr>
            </w:pPr>
            <w:del w:id="1323" w:author="Giorgio Romeo" w:date="2020-12-23T09:48:00Z">
              <w:r w:rsidDel="003D153B">
                <w:rPr>
                  <w:rStyle w:val="Enfasidelicata"/>
                  <w:i w:val="0"/>
                  <w:iCs w:val="0"/>
                  <w:sz w:val="26"/>
                </w:rPr>
                <w:delText>Users will abide to local norms on social distancing</w:delText>
              </w:r>
            </w:del>
          </w:p>
        </w:tc>
      </w:tr>
      <w:tr w:rsidR="00417F4B" w:rsidDel="003D153B" w14:paraId="6C2D4F61" w14:textId="535B01F6" w:rsidTr="00EE2C0E">
        <w:trPr>
          <w:del w:id="1324"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Paragrafoelenco"/>
              <w:spacing w:line="360" w:lineRule="auto"/>
              <w:ind w:left="0"/>
              <w:rPr>
                <w:del w:id="1325" w:author="Giorgio Romeo" w:date="2020-12-23T09:48:00Z"/>
                <w:rStyle w:val="Enfasidelicata"/>
                <w:i w:val="0"/>
                <w:iCs w:val="0"/>
                <w:sz w:val="26"/>
              </w:rPr>
            </w:pPr>
            <w:del w:id="1326" w:author="Giorgio Romeo" w:date="2020-12-23T09:48:00Z">
              <w:r w:rsidDel="003D153B">
                <w:rPr>
                  <w:rStyle w:val="Enfasidelicata"/>
                  <w:i w:val="0"/>
                  <w:iCs w:val="0"/>
                  <w:sz w:val="26"/>
                </w:rPr>
                <w:delText>A6</w:delText>
              </w:r>
            </w:del>
          </w:p>
        </w:tc>
        <w:tc>
          <w:tcPr>
            <w:tcW w:w="4369" w:type="pct"/>
          </w:tcPr>
          <w:p w14:paraId="30EF6CCA" w14:textId="02BACD1A" w:rsidR="00417F4B" w:rsidRPr="003F5A77" w:rsidDel="003D153B" w:rsidRDefault="00417F4B" w:rsidP="00EE2C0E">
            <w:pPr>
              <w:pStyle w:val="Paragrafoelenco"/>
              <w:spacing w:line="360" w:lineRule="auto"/>
              <w:ind w:left="0"/>
              <w:rPr>
                <w:del w:id="1327" w:author="Giorgio Romeo" w:date="2020-12-23T09:48:00Z"/>
                <w:rStyle w:val="Enfasidelicata"/>
                <w:i w:val="0"/>
                <w:iCs w:val="0"/>
                <w:sz w:val="26"/>
              </w:rPr>
            </w:pPr>
            <w:del w:id="1328" w:author="Giorgio Romeo" w:date="2020-12-23T09:48:00Z">
              <w:r w:rsidRPr="003F5A77" w:rsidDel="003D153B">
                <w:rPr>
                  <w:rStyle w:val="Enfasidelicata"/>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1329" w:author="Giorgio Romeo" w:date="2020-12-23T09:48:00Z"/>
        </w:trPr>
        <w:tc>
          <w:tcPr>
            <w:tcW w:w="631" w:type="pct"/>
            <w:shd w:val="clear" w:color="auto" w:fill="FF7C80"/>
          </w:tcPr>
          <w:p w14:paraId="214B3FD1" w14:textId="3F0ED776" w:rsidR="00417F4B" w:rsidRPr="003F5A77" w:rsidDel="003D153B" w:rsidRDefault="00417F4B" w:rsidP="00EE2C0E">
            <w:pPr>
              <w:pStyle w:val="Paragrafoelenco"/>
              <w:spacing w:line="360" w:lineRule="auto"/>
              <w:ind w:left="0"/>
              <w:rPr>
                <w:del w:id="1330" w:author="Giorgio Romeo" w:date="2020-12-23T09:48:00Z"/>
                <w:rStyle w:val="Enfasidelicata"/>
                <w:i w:val="0"/>
                <w:iCs w:val="0"/>
                <w:sz w:val="26"/>
              </w:rPr>
            </w:pPr>
            <w:del w:id="1331" w:author="Giorgio Romeo" w:date="2020-12-23T09:48:00Z">
              <w:r w:rsidRPr="003F5A77" w:rsidDel="003D153B">
                <w:rPr>
                  <w:rStyle w:val="Enfasidelicata"/>
                  <w:i w:val="0"/>
                  <w:iCs w:val="0"/>
                  <w:sz w:val="26"/>
                </w:rPr>
                <w:delText>R1</w:delText>
              </w:r>
            </w:del>
          </w:p>
        </w:tc>
        <w:tc>
          <w:tcPr>
            <w:tcW w:w="4369" w:type="pct"/>
          </w:tcPr>
          <w:p w14:paraId="5EDBE6E7" w14:textId="3881EDAD" w:rsidR="00417F4B" w:rsidRPr="003F5A77" w:rsidDel="003D153B" w:rsidRDefault="00417F4B" w:rsidP="00EE2C0E">
            <w:pPr>
              <w:pStyle w:val="Paragrafoelenco"/>
              <w:spacing w:line="360" w:lineRule="auto"/>
              <w:ind w:left="0"/>
              <w:rPr>
                <w:del w:id="1332" w:author="Giorgio Romeo" w:date="2020-12-23T09:48:00Z"/>
                <w:rStyle w:val="Enfasidelicata"/>
                <w:i w:val="0"/>
                <w:iCs w:val="0"/>
                <w:sz w:val="26"/>
              </w:rPr>
            </w:pPr>
            <w:del w:id="1333"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1334" w:author="Giorgio Romeo" w:date="2020-12-23T09:48:00Z"/>
        </w:trPr>
        <w:tc>
          <w:tcPr>
            <w:tcW w:w="631" w:type="pct"/>
            <w:shd w:val="clear" w:color="auto" w:fill="FF7C80"/>
          </w:tcPr>
          <w:p w14:paraId="756ACAEE" w14:textId="6449731D" w:rsidR="00417F4B" w:rsidRPr="003F5A77" w:rsidDel="003D153B" w:rsidRDefault="00417F4B" w:rsidP="00EE2C0E">
            <w:pPr>
              <w:pStyle w:val="Paragrafoelenco"/>
              <w:spacing w:line="360" w:lineRule="auto"/>
              <w:ind w:left="0"/>
              <w:rPr>
                <w:del w:id="1335" w:author="Giorgio Romeo" w:date="2020-12-23T09:48:00Z"/>
                <w:rStyle w:val="Enfasidelicata"/>
                <w:i w:val="0"/>
                <w:iCs w:val="0"/>
                <w:sz w:val="26"/>
              </w:rPr>
            </w:pPr>
            <w:del w:id="1336" w:author="Giorgio Romeo" w:date="2020-12-23T09:48:00Z">
              <w:r w:rsidRPr="003F5A77" w:rsidDel="003D153B">
                <w:rPr>
                  <w:rStyle w:val="Enfasidelicata"/>
                  <w:i w:val="0"/>
                  <w:iCs w:val="0"/>
                  <w:sz w:val="26"/>
                </w:rPr>
                <w:delText>R2</w:delText>
              </w:r>
            </w:del>
          </w:p>
        </w:tc>
        <w:tc>
          <w:tcPr>
            <w:tcW w:w="4369" w:type="pct"/>
          </w:tcPr>
          <w:p w14:paraId="1CF7F98F" w14:textId="309DCD0A" w:rsidR="00417F4B" w:rsidRPr="003F5A77" w:rsidDel="003D153B" w:rsidRDefault="00417F4B" w:rsidP="00EE2C0E">
            <w:pPr>
              <w:pStyle w:val="Paragrafoelenco"/>
              <w:spacing w:line="360" w:lineRule="auto"/>
              <w:ind w:left="0"/>
              <w:rPr>
                <w:del w:id="1337" w:author="Giorgio Romeo" w:date="2020-12-23T09:48:00Z"/>
                <w:rStyle w:val="Enfasidelicata"/>
                <w:i w:val="0"/>
                <w:iCs w:val="0"/>
                <w:sz w:val="26"/>
              </w:rPr>
            </w:pPr>
            <w:del w:id="1338"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1339" w:author="Giorgio Romeo" w:date="2020-12-23T09:48:00Z"/>
        </w:trPr>
        <w:tc>
          <w:tcPr>
            <w:tcW w:w="631" w:type="pct"/>
            <w:shd w:val="clear" w:color="auto" w:fill="FF7C80"/>
          </w:tcPr>
          <w:p w14:paraId="22A2863C" w14:textId="3C15082B" w:rsidR="00417F4B" w:rsidRPr="003F5A77" w:rsidDel="003D153B" w:rsidRDefault="00417F4B" w:rsidP="00EE2C0E">
            <w:pPr>
              <w:pStyle w:val="Paragrafoelenco"/>
              <w:spacing w:line="360" w:lineRule="auto"/>
              <w:ind w:left="0"/>
              <w:rPr>
                <w:del w:id="1340" w:author="Giorgio Romeo" w:date="2020-12-23T09:48:00Z"/>
                <w:rStyle w:val="Enfasidelicata"/>
                <w:i w:val="0"/>
                <w:iCs w:val="0"/>
                <w:sz w:val="26"/>
              </w:rPr>
            </w:pPr>
            <w:del w:id="1341" w:author="Giorgio Romeo" w:date="2020-12-23T09:48:00Z">
              <w:r w:rsidRPr="003F5A77" w:rsidDel="003D153B">
                <w:rPr>
                  <w:rStyle w:val="Enfasidelicata"/>
                  <w:i w:val="0"/>
                  <w:iCs w:val="0"/>
                  <w:sz w:val="26"/>
                </w:rPr>
                <w:delText>R3</w:delText>
              </w:r>
            </w:del>
          </w:p>
        </w:tc>
        <w:tc>
          <w:tcPr>
            <w:tcW w:w="4369" w:type="pct"/>
          </w:tcPr>
          <w:p w14:paraId="5004675D" w14:textId="6CEE20B2" w:rsidR="00417F4B" w:rsidRPr="003F5A77" w:rsidDel="003D153B" w:rsidRDefault="00417F4B" w:rsidP="00EE2C0E">
            <w:pPr>
              <w:pStyle w:val="Paragrafoelenco"/>
              <w:spacing w:line="360" w:lineRule="auto"/>
              <w:ind w:left="0"/>
              <w:rPr>
                <w:del w:id="1342" w:author="Giorgio Romeo" w:date="2020-12-23T09:48:00Z"/>
                <w:rStyle w:val="Enfasidelicata"/>
                <w:i w:val="0"/>
                <w:iCs w:val="0"/>
                <w:sz w:val="26"/>
              </w:rPr>
            </w:pPr>
            <w:del w:id="1343"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book a visit virtually with their desired store, up to the next 7 upcoming days</w:delText>
              </w:r>
            </w:del>
            <w:ins w:id="1344" w:author="Cristian Sbrolli" w:date="2020-12-20T11:48:00Z">
              <w:del w:id="1345" w:author="Giorgio Romeo" w:date="2020-12-23T09:48:00Z">
                <w:r w:rsidR="0031699F" w:rsidDel="003D153B">
                  <w:rPr>
                    <w:rStyle w:val="Enfasidelicata"/>
                    <w:i w:val="0"/>
                    <w:iCs w:val="0"/>
                    <w:sz w:val="26"/>
                  </w:rPr>
                  <w:delText>.</w:delText>
                </w:r>
              </w:del>
            </w:ins>
          </w:p>
        </w:tc>
      </w:tr>
    </w:tbl>
    <w:p w14:paraId="5C88B506" w14:textId="77777777" w:rsidR="00417F4B" w:rsidRDefault="00417F4B">
      <w:pPr>
        <w:jc w:val="both"/>
        <w:pPrChange w:id="1346" w:author="Giorgio Romeo" w:date="2020-12-23T10:15:00Z">
          <w:pPr/>
        </w:pPrChange>
      </w:pPr>
    </w:p>
    <w:p w14:paraId="03959DDF" w14:textId="2FE8A3E2" w:rsidR="00417F4B" w:rsidRDefault="00417F4B">
      <w:pPr>
        <w:jc w:val="both"/>
        <w:pPrChange w:id="1347" w:author="Giorgio Romeo" w:date="2020-12-23T10:15:00Z">
          <w:pPr/>
        </w:pPrChange>
      </w:pPr>
      <w:r>
        <w:t>Requirements (</w:t>
      </w:r>
      <w:r w:rsidRPr="0058414F">
        <w:rPr>
          <w:b/>
          <w:bCs/>
          <w:rPrChange w:id="1348" w:author="Giorgio Romeo" w:date="2020-12-23T09:37:00Z">
            <w:rPr/>
          </w:rPrChange>
        </w:rPr>
        <w:t>R1</w:t>
      </w:r>
      <w:r>
        <w:t xml:space="preserve">, </w:t>
      </w:r>
      <w:r w:rsidRPr="0058414F">
        <w:rPr>
          <w:b/>
          <w:bCs/>
          <w:rPrChange w:id="1349" w:author="Giorgio Romeo" w:date="2020-12-23T09:37:00Z">
            <w:rPr/>
          </w:rPrChange>
        </w:rPr>
        <w:t>R3</w:t>
      </w:r>
      <w:r>
        <w:t>) incite the users to not stand in front of the store needlessly and furthermore requirement (</w:t>
      </w:r>
      <w:r w:rsidRPr="0058414F">
        <w:rPr>
          <w:b/>
          <w:bCs/>
          <w:rPrChange w:id="1350" w:author="Giorgio Romeo" w:date="2020-12-23T09:37:00Z">
            <w:rPr/>
          </w:rPrChange>
        </w:rPr>
        <w:t>R2</w:t>
      </w:r>
      <w:r>
        <w:t>) in addition with the assumption (</w:t>
      </w:r>
      <w:r w:rsidRPr="0058414F">
        <w:rPr>
          <w:b/>
          <w:bCs/>
          <w:rPrChange w:id="1351" w:author="Giorgio Romeo" w:date="2020-12-23T09:37:00Z">
            <w:rPr/>
          </w:rPrChange>
        </w:rPr>
        <w:t>A6</w:t>
      </w:r>
      <w:r>
        <w:t>) that no person will stand in front of the store for more than 10 minutes prior to an expected entrance and that (</w:t>
      </w:r>
      <w:r w:rsidRPr="0058414F">
        <w:rPr>
          <w:b/>
          <w:bCs/>
          <w:rPrChange w:id="1352" w:author="Giorgio Romeo" w:date="2020-12-23T09:37:00Z">
            <w:rPr/>
          </w:rPrChange>
        </w:rPr>
        <w:t>A4</w:t>
      </w:r>
      <w:r>
        <w:t>) they will want to stand far enough from other people, as to have their own personal space. In this way the goal (</w:t>
      </w:r>
      <w:r w:rsidRPr="0058414F">
        <w:rPr>
          <w:b/>
          <w:bCs/>
          <w:rPrChange w:id="1353" w:author="Giorgio Romeo" w:date="2020-12-23T09:37:00Z">
            <w:rPr/>
          </w:rPrChange>
        </w:rPr>
        <w:t>G4</w:t>
      </w:r>
      <w:del w:id="1354" w:author="Cristian Sbrolli" w:date="2020-12-20T11:57:00Z">
        <w:r w:rsidDel="009E62DA">
          <w:delText>_</w:delText>
        </w:r>
      </w:del>
      <w:ins w:id="1355"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49EAEBE1" w:rsidR="00417F4B" w:rsidRDefault="00417F4B" w:rsidP="00417F4B">
      <w:pPr>
        <w:rPr>
          <w:ins w:id="1356" w:author="Cristian Sbrolli" w:date="2020-12-23T11:44:00Z"/>
        </w:rPr>
      </w:pPr>
    </w:p>
    <w:p w14:paraId="5467E530" w14:textId="77777777" w:rsidR="00AA655F" w:rsidRDefault="00AA655F"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1357">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358" w:author="Cristian Sbrolli" w:date="2020-12-20T11:48:00Z">
            <w:tblPrEx>
              <w:tblW w:w="4995" w:type="pct"/>
            </w:tblPrEx>
          </w:tblPrExChange>
        </w:tblPrEx>
        <w:trPr>
          <w:trHeight w:val="472"/>
        </w:trPr>
        <w:tc>
          <w:tcPr>
            <w:tcW w:w="631" w:type="pct"/>
            <w:shd w:val="clear" w:color="auto" w:fill="FF7C80"/>
            <w:tcPrChange w:id="1359"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1360"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1361" w:author="Cristian Sbrolli" w:date="2020-12-20T11:48:00Z">
              <w:r w:rsidR="0031699F">
                <w:rPr>
                  <w:rStyle w:val="Enfasidelicata"/>
                  <w:i w:val="0"/>
                  <w:iCs w:val="0"/>
                  <w:sz w:val="26"/>
                </w:rPr>
                <w:t>re.</w:t>
              </w:r>
            </w:ins>
            <w:del w:id="1362"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222A450" w:rsidR="00417F4B" w:rsidRPr="003F5A77" w:rsidRDefault="00AA655F" w:rsidP="00EE2C0E">
            <w:pPr>
              <w:pStyle w:val="Paragrafoelenco"/>
              <w:spacing w:line="360" w:lineRule="auto"/>
              <w:ind w:left="0"/>
              <w:rPr>
                <w:rStyle w:val="Enfasidelicata"/>
                <w:i w:val="0"/>
                <w:iCs w:val="0"/>
                <w:sz w:val="26"/>
              </w:rPr>
            </w:pPr>
            <w:ins w:id="1363" w:author="Cristian Sbrolli" w:date="2020-12-23T11:50: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ins>
            <w:del w:id="1364" w:author="Cristian Sbrolli" w:date="2020-12-23T11:50:00Z">
              <w:r w:rsidR="00417F4B" w:rsidRPr="003F5A77" w:rsidDel="00AA655F">
                <w:rPr>
                  <w:rStyle w:val="Enfasidelicata"/>
                  <w:b/>
                  <w:i w:val="0"/>
                  <w:iCs w:val="0"/>
                  <w:sz w:val="26"/>
                </w:rPr>
                <w:delText>The system shall</w:delText>
              </w:r>
              <w:r w:rsidR="00417F4B" w:rsidRPr="003F5A77" w:rsidDel="00AA655F">
                <w:rPr>
                  <w:rStyle w:val="Enfasidelicata"/>
                  <w:i w:val="0"/>
                  <w:iCs w:val="0"/>
                  <w:sz w:val="26"/>
                </w:rPr>
                <w:delText xml:space="preserve"> infer how long it will take for customers to buy all products</w:delText>
              </w:r>
            </w:del>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365"/>
            <w:r w:rsidRPr="003F5A77">
              <w:rPr>
                <w:sz w:val="26"/>
              </w:rPr>
              <w:t>occurred</w:t>
            </w:r>
            <w:commentRangeEnd w:id="1365"/>
            <w:r w:rsidRPr="003F5A77">
              <w:rPr>
                <w:rStyle w:val="Rimandocommento"/>
                <w:sz w:val="26"/>
                <w:szCs w:val="26"/>
              </w:rPr>
              <w:commentReference w:id="1365"/>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58414F">
        <w:tblPrEx>
          <w:tblW w:w="4995" w:type="pct"/>
          <w:tblPrExChange w:id="1366" w:author="Giorgio Romeo" w:date="2020-12-23T09:37:00Z">
            <w:tblPrEx>
              <w:tblW w:w="4995" w:type="pct"/>
            </w:tblPrEx>
          </w:tblPrExChange>
        </w:tblPrEx>
        <w:trPr>
          <w:trHeight w:val="587"/>
        </w:trPr>
        <w:tc>
          <w:tcPr>
            <w:tcW w:w="631" w:type="pct"/>
            <w:shd w:val="clear" w:color="auto" w:fill="A8D08D" w:themeFill="accent6" w:themeFillTint="99"/>
            <w:tcPrChange w:id="1367"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Change w:id="1368" w:author="Giorgio Romeo" w:date="2020-12-23T09:37:00Z">
              <w:tcPr>
                <w:tcW w:w="4369" w:type="pct"/>
              </w:tcPr>
            </w:tcPrChange>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1369" w:author="Giorgio Romeo" w:date="2020-12-23T09:37:00Z"/>
        </w:rPr>
      </w:pPr>
    </w:p>
    <w:p w14:paraId="2BDB13F9" w14:textId="0829F346" w:rsidR="00417F4B" w:rsidRDefault="00417F4B">
      <w:pPr>
        <w:jc w:val="both"/>
        <w:pPrChange w:id="1370" w:author="Giorgio Romeo" w:date="2020-12-23T10:15:00Z">
          <w:pPr/>
        </w:pPrChange>
      </w:pPr>
      <w:r>
        <w:lastRenderedPageBreak/>
        <w:t>The requirements (</w:t>
      </w:r>
      <w:r w:rsidRPr="0058414F">
        <w:rPr>
          <w:b/>
          <w:bCs/>
          <w:rPrChange w:id="1371" w:author="Giorgio Romeo" w:date="2020-12-23T09:37:00Z">
            <w:rPr/>
          </w:rPrChange>
        </w:rPr>
        <w:t>R1</w:t>
      </w:r>
      <w:r>
        <w:t>-</w:t>
      </w:r>
      <w:r w:rsidRPr="0058414F">
        <w:rPr>
          <w:b/>
          <w:bCs/>
          <w:rPrChange w:id="1372" w:author="Giorgio Romeo" w:date="2020-12-23T09:37:00Z">
            <w:rPr/>
          </w:rPrChange>
        </w:rPr>
        <w:t>R3</w:t>
      </w:r>
      <w:r>
        <w:t>) provide a plan for the entrances allowed inside the store, and furthermore the requirements (</w:t>
      </w:r>
      <w:r w:rsidRPr="0058414F">
        <w:rPr>
          <w:b/>
          <w:bCs/>
          <w:rPrChange w:id="1373" w:author="Giorgio Romeo" w:date="2020-12-23T09:37:00Z">
            <w:rPr/>
          </w:rPrChange>
        </w:rPr>
        <w:t>R5</w:t>
      </w:r>
      <w:r>
        <w:t xml:space="preserve">, </w:t>
      </w:r>
      <w:r w:rsidRPr="0058414F">
        <w:rPr>
          <w:b/>
          <w:bCs/>
          <w:rPrChange w:id="1374" w:author="Giorgio Romeo" w:date="2020-12-23T09:38:00Z">
            <w:rPr/>
          </w:rPrChange>
        </w:rPr>
        <w:t>R10</w:t>
      </w:r>
      <w:r>
        <w:t>) will add a finer granularity of detail to the time users will spend inside stores. Other requirements (</w:t>
      </w:r>
      <w:r w:rsidRPr="0058414F">
        <w:rPr>
          <w:b/>
          <w:bCs/>
          <w:rPrChange w:id="1375" w:author="Giorgio Romeo" w:date="2020-12-23T09:38:00Z">
            <w:rPr/>
          </w:rPrChange>
        </w:rPr>
        <w:t>R9</w:t>
      </w:r>
      <w:r>
        <w:t xml:space="preserve">, </w:t>
      </w:r>
      <w:r w:rsidRPr="0058414F">
        <w:rPr>
          <w:b/>
          <w:bCs/>
          <w:rPrChange w:id="1376"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1377" w:author="Giorgio Romeo" w:date="2020-12-23T09:38:00Z">
            <w:rPr/>
          </w:rPrChange>
        </w:rPr>
        <w:t>A2</w:t>
      </w:r>
      <w:r>
        <w:t>) users will stay in their own lane for most of their time inside the store and (</w:t>
      </w:r>
      <w:r w:rsidRPr="0058414F">
        <w:rPr>
          <w:b/>
          <w:bCs/>
          <w:rPrChange w:id="1378"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1379" w:author="Giorgio Romeo" w:date="2020-12-23T09:38:00Z">
            <w:rPr/>
          </w:rPrChange>
        </w:rPr>
        <w:t>R27</w:t>
      </w:r>
      <w:r>
        <w:t>), are true. The requirements (</w:t>
      </w:r>
      <w:r w:rsidRPr="0058414F">
        <w:rPr>
          <w:b/>
          <w:bCs/>
          <w:rPrChange w:id="1380" w:author="Giorgio Romeo" w:date="2020-12-23T09:38:00Z">
            <w:rPr/>
          </w:rPrChange>
        </w:rPr>
        <w:t>R13.1</w:t>
      </w:r>
      <w:r>
        <w:t>-</w:t>
      </w:r>
      <w:r w:rsidRPr="0058414F">
        <w:rPr>
          <w:b/>
          <w:bCs/>
          <w:rPrChange w:id="1381"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Grigliatabella"/>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1382"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Paragrafoelenco"/>
              <w:spacing w:line="360" w:lineRule="auto"/>
              <w:ind w:left="0"/>
              <w:rPr>
                <w:ins w:id="1383" w:author="Giorgio Romeo" w:date="2020-12-23T09:38:00Z"/>
                <w:rStyle w:val="Enfasidelicata"/>
                <w:b/>
                <w:i w:val="0"/>
                <w:iCs w:val="0"/>
                <w:szCs w:val="24"/>
              </w:rPr>
            </w:pPr>
            <w:ins w:id="1384" w:author="Giorgio Romeo" w:date="2020-12-23T09:38:00Z">
              <w:r w:rsidRPr="003F5A77">
                <w:rPr>
                  <w:rStyle w:val="Enfasidelicata"/>
                  <w:b/>
                  <w:i w:val="0"/>
                  <w:iCs w:val="0"/>
                  <w:sz w:val="32"/>
                  <w:szCs w:val="32"/>
                </w:rPr>
                <w:t>G6</w:t>
              </w:r>
            </w:ins>
          </w:p>
        </w:tc>
        <w:tc>
          <w:tcPr>
            <w:tcW w:w="4369" w:type="pct"/>
          </w:tcPr>
          <w:p w14:paraId="6C747972" w14:textId="77777777" w:rsidR="0058414F" w:rsidRPr="003F5A77" w:rsidRDefault="0058414F" w:rsidP="0058414F">
            <w:pPr>
              <w:pStyle w:val="Paragrafoelenco"/>
              <w:tabs>
                <w:tab w:val="left" w:pos="1048"/>
              </w:tabs>
              <w:spacing w:line="360" w:lineRule="auto"/>
              <w:ind w:left="0"/>
              <w:rPr>
                <w:ins w:id="1385" w:author="Giorgio Romeo" w:date="2020-12-23T09:38:00Z"/>
                <w:rStyle w:val="Enfasidelicata"/>
                <w:i w:val="0"/>
                <w:iCs w:val="0"/>
                <w:sz w:val="26"/>
              </w:rPr>
            </w:pPr>
            <w:ins w:id="1386" w:author="Giorgio Romeo" w:date="2020-12-23T09:38:00Z">
              <w:r w:rsidRPr="007F6E18">
                <w:rPr>
                  <w:rStyle w:val="Enfasidelicata"/>
                  <w:i w:val="0"/>
                  <w:iCs w:val="0"/>
                  <w:sz w:val="26"/>
                </w:rPr>
                <w:t xml:space="preserve">Anyone who wants to book a visit to any store should decide their desired time </w:t>
              </w:r>
              <w:r>
                <w:rPr>
                  <w:rStyle w:val="Enfasidelicata"/>
                  <w:i w:val="0"/>
                  <w:iCs w:val="0"/>
                  <w:sz w:val="26"/>
                </w:rPr>
                <w:t xml:space="preserve">and available day </w:t>
              </w:r>
              <w:r w:rsidRPr="007F6E18">
                <w:rPr>
                  <w:rStyle w:val="Enfasidelicata"/>
                  <w:i w:val="0"/>
                  <w:iCs w:val="0"/>
                  <w:sz w:val="26"/>
                </w:rPr>
                <w:t>to go</w:t>
              </w:r>
              <w:r>
                <w:rPr>
                  <w:rStyle w:val="Enfasidelicata"/>
                  <w:i w:val="0"/>
                  <w:iCs w:val="0"/>
                  <w:sz w:val="26"/>
                </w:rPr>
                <w:t>.</w:t>
              </w:r>
            </w:ins>
          </w:p>
        </w:tc>
      </w:tr>
      <w:tr w:rsidR="0058414F" w14:paraId="419D16AB" w14:textId="77777777" w:rsidTr="0058414F">
        <w:trPr>
          <w:ins w:id="1387" w:author="Giorgio Romeo" w:date="2020-12-23T09:38:00Z"/>
        </w:trPr>
        <w:tc>
          <w:tcPr>
            <w:tcW w:w="631" w:type="pct"/>
            <w:shd w:val="clear" w:color="auto" w:fill="FF7C80"/>
          </w:tcPr>
          <w:p w14:paraId="55184240" w14:textId="77777777" w:rsidR="0058414F" w:rsidRPr="003F5A77" w:rsidRDefault="0058414F" w:rsidP="0058414F">
            <w:pPr>
              <w:pStyle w:val="Paragrafoelenco"/>
              <w:spacing w:line="360" w:lineRule="auto"/>
              <w:ind w:left="0"/>
              <w:rPr>
                <w:ins w:id="1388" w:author="Giorgio Romeo" w:date="2020-12-23T09:38:00Z"/>
                <w:rStyle w:val="Enfasidelicata"/>
                <w:i w:val="0"/>
                <w:iCs w:val="0"/>
                <w:sz w:val="26"/>
              </w:rPr>
            </w:pPr>
            <w:ins w:id="1389" w:author="Giorgio Romeo" w:date="2020-12-23T09:38:00Z">
              <w:r w:rsidRPr="003F5A77">
                <w:rPr>
                  <w:rStyle w:val="Enfasidelicata"/>
                  <w:i w:val="0"/>
                  <w:iCs w:val="0"/>
                  <w:sz w:val="26"/>
                </w:rPr>
                <w:t>R3</w:t>
              </w:r>
            </w:ins>
          </w:p>
        </w:tc>
        <w:tc>
          <w:tcPr>
            <w:tcW w:w="4369" w:type="pct"/>
          </w:tcPr>
          <w:p w14:paraId="1EB284CB" w14:textId="77777777" w:rsidR="0058414F" w:rsidRPr="003F5A77" w:rsidRDefault="0058414F" w:rsidP="0058414F">
            <w:pPr>
              <w:pStyle w:val="Paragrafoelenco"/>
              <w:spacing w:line="360" w:lineRule="auto"/>
              <w:ind w:left="0"/>
              <w:rPr>
                <w:ins w:id="1390" w:author="Giorgio Romeo" w:date="2020-12-23T09:38:00Z"/>
                <w:rStyle w:val="Enfasidelicata"/>
                <w:i w:val="0"/>
                <w:iCs w:val="0"/>
                <w:sz w:val="26"/>
              </w:rPr>
            </w:pPr>
            <w:ins w:id="1391"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r w:rsidR="0058414F" w14:paraId="70F48D0A" w14:textId="77777777" w:rsidTr="0058414F">
        <w:trPr>
          <w:ins w:id="1392" w:author="Giorgio Romeo" w:date="2020-12-23T09:38:00Z"/>
        </w:trPr>
        <w:tc>
          <w:tcPr>
            <w:tcW w:w="631" w:type="pct"/>
            <w:shd w:val="clear" w:color="auto" w:fill="FF7C80"/>
          </w:tcPr>
          <w:p w14:paraId="427B7D6E" w14:textId="77777777" w:rsidR="0058414F" w:rsidRPr="003F5A77" w:rsidRDefault="0058414F" w:rsidP="0058414F">
            <w:pPr>
              <w:pStyle w:val="Paragrafoelenco"/>
              <w:spacing w:line="360" w:lineRule="auto"/>
              <w:ind w:left="0"/>
              <w:rPr>
                <w:ins w:id="1393" w:author="Giorgio Romeo" w:date="2020-12-23T09:38:00Z"/>
                <w:rStyle w:val="Enfasidelicata"/>
                <w:i w:val="0"/>
                <w:iCs w:val="0"/>
                <w:sz w:val="26"/>
              </w:rPr>
            </w:pPr>
            <w:ins w:id="1394" w:author="Giorgio Romeo" w:date="2020-12-23T09:38:00Z">
              <w:r w:rsidRPr="003F5A77">
                <w:rPr>
                  <w:rStyle w:val="Enfasidelicata"/>
                  <w:i w:val="0"/>
                  <w:iCs w:val="0"/>
                  <w:sz w:val="26"/>
                </w:rPr>
                <w:t>R6</w:t>
              </w:r>
            </w:ins>
          </w:p>
        </w:tc>
        <w:tc>
          <w:tcPr>
            <w:tcW w:w="4369" w:type="pct"/>
          </w:tcPr>
          <w:p w14:paraId="1687C09A" w14:textId="77777777" w:rsidR="0058414F" w:rsidRPr="003F5A77" w:rsidRDefault="0058414F" w:rsidP="0058414F">
            <w:pPr>
              <w:spacing w:line="360" w:lineRule="auto"/>
              <w:rPr>
                <w:ins w:id="1395" w:author="Giorgio Romeo" w:date="2020-12-23T09:38:00Z"/>
                <w:rStyle w:val="Enfasidelicata"/>
                <w:i w:val="0"/>
                <w:iCs w:val="0"/>
                <w:sz w:val="26"/>
              </w:rPr>
            </w:pPr>
            <w:ins w:id="1396"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58414F" w14:paraId="3A229FDD" w14:textId="77777777" w:rsidTr="0058414F">
        <w:trPr>
          <w:ins w:id="1397" w:author="Giorgio Romeo" w:date="2020-12-23T09:38:00Z"/>
        </w:trPr>
        <w:tc>
          <w:tcPr>
            <w:tcW w:w="631" w:type="pct"/>
            <w:shd w:val="clear" w:color="auto" w:fill="FF7C80"/>
          </w:tcPr>
          <w:p w14:paraId="70D3A234" w14:textId="77777777" w:rsidR="0058414F" w:rsidRPr="003F5A77" w:rsidRDefault="0058414F" w:rsidP="0058414F">
            <w:pPr>
              <w:pStyle w:val="Paragrafoelenco"/>
              <w:spacing w:line="360" w:lineRule="auto"/>
              <w:ind w:left="0"/>
              <w:rPr>
                <w:ins w:id="1398" w:author="Giorgio Romeo" w:date="2020-12-23T09:38:00Z"/>
                <w:rStyle w:val="Enfasidelicata"/>
                <w:i w:val="0"/>
                <w:iCs w:val="0"/>
                <w:sz w:val="26"/>
              </w:rPr>
            </w:pPr>
            <w:ins w:id="1399" w:author="Giorgio Romeo" w:date="2020-12-23T09:38:00Z">
              <w:r w:rsidRPr="003F5A77">
                <w:rPr>
                  <w:rStyle w:val="Enfasidelicata"/>
                  <w:i w:val="0"/>
                  <w:iCs w:val="0"/>
                  <w:sz w:val="26"/>
                </w:rPr>
                <w:t>R7</w:t>
              </w:r>
            </w:ins>
          </w:p>
        </w:tc>
        <w:tc>
          <w:tcPr>
            <w:tcW w:w="4369" w:type="pct"/>
          </w:tcPr>
          <w:p w14:paraId="0202A28D" w14:textId="77777777" w:rsidR="0058414F" w:rsidRPr="003F5A77" w:rsidRDefault="0058414F" w:rsidP="0058414F">
            <w:pPr>
              <w:pStyle w:val="Paragrafoelenco"/>
              <w:tabs>
                <w:tab w:val="left" w:pos="1256"/>
              </w:tabs>
              <w:spacing w:line="360" w:lineRule="auto"/>
              <w:ind w:left="0"/>
              <w:rPr>
                <w:ins w:id="1400" w:author="Giorgio Romeo" w:date="2020-12-23T09:38:00Z"/>
                <w:rStyle w:val="Enfasidelicata"/>
                <w:i w:val="0"/>
                <w:iCs w:val="0"/>
                <w:sz w:val="26"/>
              </w:rPr>
            </w:pPr>
            <w:ins w:id="1401"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58414F" w14:paraId="694BED3E" w14:textId="77777777" w:rsidTr="0058414F">
        <w:trPr>
          <w:ins w:id="1402" w:author="Giorgio Romeo" w:date="2020-12-23T09:38:00Z"/>
        </w:trPr>
        <w:tc>
          <w:tcPr>
            <w:tcW w:w="631" w:type="pct"/>
            <w:shd w:val="clear" w:color="auto" w:fill="FF7C80"/>
          </w:tcPr>
          <w:p w14:paraId="5D5BB44E" w14:textId="77777777" w:rsidR="0058414F" w:rsidRPr="003F5A77" w:rsidRDefault="0058414F" w:rsidP="0058414F">
            <w:pPr>
              <w:pStyle w:val="Paragrafoelenco"/>
              <w:spacing w:line="360" w:lineRule="auto"/>
              <w:ind w:left="0"/>
              <w:rPr>
                <w:ins w:id="1403" w:author="Giorgio Romeo" w:date="2020-12-23T09:38:00Z"/>
                <w:rStyle w:val="Enfasidelicata"/>
                <w:i w:val="0"/>
                <w:iCs w:val="0"/>
                <w:sz w:val="26"/>
              </w:rPr>
            </w:pPr>
            <w:ins w:id="1404" w:author="Giorgio Romeo" w:date="2020-12-23T09:38:00Z">
              <w:r>
                <w:rPr>
                  <w:rStyle w:val="Enfasidelicata"/>
                  <w:i w:val="0"/>
                  <w:iCs w:val="0"/>
                  <w:sz w:val="26"/>
                </w:rPr>
                <w:t>R13.1</w:t>
              </w:r>
            </w:ins>
          </w:p>
        </w:tc>
        <w:tc>
          <w:tcPr>
            <w:tcW w:w="4369" w:type="pct"/>
          </w:tcPr>
          <w:p w14:paraId="22210F12" w14:textId="77777777" w:rsidR="0058414F" w:rsidRPr="003F5A77" w:rsidRDefault="0058414F" w:rsidP="0058414F">
            <w:pPr>
              <w:pStyle w:val="Paragrafoelenco"/>
              <w:spacing w:line="360" w:lineRule="auto"/>
              <w:ind w:left="0"/>
              <w:rPr>
                <w:ins w:id="1405" w:author="Giorgio Romeo" w:date="2020-12-23T09:38:00Z"/>
                <w:rStyle w:val="Enfasidelicata"/>
                <w:i w:val="0"/>
                <w:iCs w:val="0"/>
                <w:sz w:val="26"/>
              </w:rPr>
            </w:pPr>
            <w:ins w:id="1406" w:author="Giorgio Romeo" w:date="2020-12-23T09:38: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58414F" w14:paraId="2EFC2F6D" w14:textId="77777777" w:rsidTr="0058414F">
        <w:trPr>
          <w:ins w:id="1407" w:author="Giorgio Romeo" w:date="2020-12-23T09:38:00Z"/>
        </w:trPr>
        <w:tc>
          <w:tcPr>
            <w:tcW w:w="631" w:type="pct"/>
            <w:shd w:val="clear" w:color="auto" w:fill="FF7C80"/>
          </w:tcPr>
          <w:p w14:paraId="20D95D36" w14:textId="77777777" w:rsidR="0058414F" w:rsidRPr="003F5A77" w:rsidRDefault="0058414F" w:rsidP="0058414F">
            <w:pPr>
              <w:pStyle w:val="Paragrafoelenco"/>
              <w:spacing w:line="360" w:lineRule="auto"/>
              <w:ind w:left="0"/>
              <w:rPr>
                <w:ins w:id="1408" w:author="Giorgio Romeo" w:date="2020-12-23T09:38:00Z"/>
                <w:rStyle w:val="Enfasidelicata"/>
                <w:i w:val="0"/>
                <w:iCs w:val="0"/>
                <w:sz w:val="26"/>
              </w:rPr>
            </w:pPr>
            <w:ins w:id="1409" w:author="Giorgio Romeo" w:date="2020-12-23T09:38:00Z">
              <w:r w:rsidRPr="003F5A77">
                <w:rPr>
                  <w:rStyle w:val="Enfasidelicata"/>
                  <w:i w:val="0"/>
                  <w:iCs w:val="0"/>
                  <w:sz w:val="26"/>
                </w:rPr>
                <w:t>R15.1</w:t>
              </w:r>
            </w:ins>
          </w:p>
        </w:tc>
        <w:tc>
          <w:tcPr>
            <w:tcW w:w="4369" w:type="pct"/>
          </w:tcPr>
          <w:p w14:paraId="4DD9937E" w14:textId="77777777" w:rsidR="0058414F" w:rsidRPr="003F5A77" w:rsidRDefault="0058414F" w:rsidP="0058414F">
            <w:pPr>
              <w:pStyle w:val="Paragrafoelenco"/>
              <w:spacing w:line="360" w:lineRule="auto"/>
              <w:ind w:left="0"/>
              <w:rPr>
                <w:ins w:id="1410" w:author="Giorgio Romeo" w:date="2020-12-23T09:38:00Z"/>
                <w:rStyle w:val="Enfasidelicata"/>
                <w:i w:val="0"/>
                <w:iCs w:val="0"/>
                <w:sz w:val="26"/>
              </w:rPr>
            </w:pPr>
            <w:ins w:id="1411" w:author="Giorgio Romeo" w:date="2020-12-23T09:38: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58414F" w14:paraId="53852357" w14:textId="77777777" w:rsidTr="0058414F">
        <w:trPr>
          <w:ins w:id="1412" w:author="Giorgio Romeo" w:date="2020-12-23T09:38:00Z"/>
        </w:trPr>
        <w:tc>
          <w:tcPr>
            <w:tcW w:w="631" w:type="pct"/>
            <w:shd w:val="clear" w:color="auto" w:fill="FF7C80"/>
          </w:tcPr>
          <w:p w14:paraId="1BB43C98" w14:textId="77777777" w:rsidR="0058414F" w:rsidRPr="003F5A77" w:rsidRDefault="0058414F" w:rsidP="0058414F">
            <w:pPr>
              <w:pStyle w:val="Paragrafoelenco"/>
              <w:spacing w:line="360" w:lineRule="auto"/>
              <w:ind w:left="0"/>
              <w:rPr>
                <w:ins w:id="1413" w:author="Giorgio Romeo" w:date="2020-12-23T09:38:00Z"/>
                <w:rStyle w:val="Enfasidelicata"/>
                <w:i w:val="0"/>
                <w:iCs w:val="0"/>
                <w:sz w:val="26"/>
              </w:rPr>
            </w:pPr>
            <w:ins w:id="1414" w:author="Giorgio Romeo" w:date="2020-12-23T09:38:00Z">
              <w:r>
                <w:rPr>
                  <w:rStyle w:val="Enfasidelicata"/>
                  <w:i w:val="0"/>
                  <w:iCs w:val="0"/>
                  <w:sz w:val="26"/>
                </w:rPr>
                <w:t>R16</w:t>
              </w:r>
            </w:ins>
          </w:p>
        </w:tc>
        <w:tc>
          <w:tcPr>
            <w:tcW w:w="4369" w:type="pct"/>
          </w:tcPr>
          <w:p w14:paraId="6C855E72" w14:textId="77777777" w:rsidR="0058414F" w:rsidRPr="003F5A77" w:rsidRDefault="0058414F" w:rsidP="0058414F">
            <w:pPr>
              <w:pStyle w:val="Paragrafoelenco"/>
              <w:spacing w:line="360" w:lineRule="auto"/>
              <w:ind w:left="0"/>
              <w:rPr>
                <w:ins w:id="1415" w:author="Giorgio Romeo" w:date="2020-12-23T09:38:00Z"/>
                <w:rStyle w:val="Enfasidelicata"/>
                <w:b/>
                <w:bCs/>
                <w:i w:val="0"/>
                <w:iCs w:val="0"/>
                <w:sz w:val="26"/>
              </w:rPr>
            </w:pPr>
            <w:ins w:id="1416"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1417" w:author="Giorgio Romeo" w:date="2020-12-23T09:38:00Z"/>
        </w:rPr>
      </w:pPr>
    </w:p>
    <w:p w14:paraId="5257B41C" w14:textId="101457F7" w:rsidR="00417F4B" w:rsidDel="0058414F" w:rsidRDefault="00417F4B" w:rsidP="00417F4B">
      <w:pPr>
        <w:rPr>
          <w:del w:id="1418" w:author="Giorgio Romeo" w:date="2020-12-23T09:38:00Z"/>
        </w:rPr>
      </w:pPr>
    </w:p>
    <w:tbl>
      <w:tblPr>
        <w:tblStyle w:val="Grigliatabella"/>
        <w:tblW w:w="4995" w:type="pct"/>
        <w:tblLook w:val="04A0" w:firstRow="1" w:lastRow="0" w:firstColumn="1" w:lastColumn="0" w:noHBand="0" w:noVBand="1"/>
      </w:tblPr>
      <w:tblGrid>
        <w:gridCol w:w="1256"/>
        <w:gridCol w:w="8696"/>
      </w:tblGrid>
      <w:tr w:rsidR="00417F4B" w:rsidDel="0058414F" w14:paraId="46FDDC98" w14:textId="3A3D77FA" w:rsidTr="00EE2C0E">
        <w:trPr>
          <w:del w:id="1419"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Paragrafoelenco"/>
              <w:spacing w:line="360" w:lineRule="auto"/>
              <w:ind w:left="0"/>
              <w:rPr>
                <w:del w:id="1420" w:author="Giorgio Romeo" w:date="2020-12-23T09:38:00Z"/>
                <w:rStyle w:val="Enfasidelicata"/>
                <w:b/>
                <w:i w:val="0"/>
                <w:iCs w:val="0"/>
                <w:szCs w:val="24"/>
              </w:rPr>
            </w:pPr>
            <w:del w:id="1421" w:author="Giorgio Romeo" w:date="2020-12-23T09:38:00Z">
              <w:r w:rsidRPr="003F5A77" w:rsidDel="0058414F">
                <w:rPr>
                  <w:rStyle w:val="Enfasidelicata"/>
                  <w:b/>
                  <w:i w:val="0"/>
                  <w:iCs w:val="0"/>
                  <w:sz w:val="32"/>
                  <w:szCs w:val="32"/>
                </w:rPr>
                <w:delText>G6</w:delText>
              </w:r>
            </w:del>
          </w:p>
        </w:tc>
        <w:tc>
          <w:tcPr>
            <w:tcW w:w="4369" w:type="pct"/>
          </w:tcPr>
          <w:p w14:paraId="2C620245" w14:textId="27FD4499" w:rsidR="00417F4B" w:rsidRPr="003F5A77" w:rsidDel="0058414F" w:rsidRDefault="00417F4B" w:rsidP="00EE2C0E">
            <w:pPr>
              <w:pStyle w:val="Paragrafoelenco"/>
              <w:tabs>
                <w:tab w:val="left" w:pos="1048"/>
              </w:tabs>
              <w:spacing w:line="360" w:lineRule="auto"/>
              <w:ind w:left="0"/>
              <w:rPr>
                <w:del w:id="1422" w:author="Giorgio Romeo" w:date="2020-12-23T09:38:00Z"/>
                <w:rStyle w:val="Enfasidelicata"/>
                <w:i w:val="0"/>
                <w:iCs w:val="0"/>
                <w:sz w:val="26"/>
              </w:rPr>
            </w:pPr>
            <w:del w:id="1423" w:author="Giorgio Romeo" w:date="2020-12-23T09:38:00Z">
              <w:r w:rsidRPr="007F6E18" w:rsidDel="0058414F">
                <w:rPr>
                  <w:rStyle w:val="Enfasidelicata"/>
                  <w:i w:val="0"/>
                  <w:iCs w:val="0"/>
                  <w:sz w:val="26"/>
                </w:rPr>
                <w:delText xml:space="preserve">Anyone who wants to book a visit to any store should decide their desired time </w:delText>
              </w:r>
            </w:del>
            <w:ins w:id="1424" w:author="Cristian Sbrolli" w:date="2020-12-20T11:46:00Z">
              <w:del w:id="1425" w:author="Giorgio Romeo" w:date="2020-12-23T09:38:00Z">
                <w:r w:rsidR="0031699F" w:rsidDel="0058414F">
                  <w:rPr>
                    <w:rStyle w:val="Enfasidelicata"/>
                    <w:i w:val="0"/>
                    <w:iCs w:val="0"/>
                    <w:sz w:val="26"/>
                  </w:rPr>
                  <w:delText xml:space="preserve">and available day </w:delText>
                </w:r>
              </w:del>
            </w:ins>
            <w:del w:id="1426" w:author="Giorgio Romeo" w:date="2020-12-23T09:38:00Z">
              <w:r w:rsidRPr="007F6E18" w:rsidDel="0058414F">
                <w:rPr>
                  <w:rStyle w:val="Enfasidelicata"/>
                  <w:i w:val="0"/>
                  <w:iCs w:val="0"/>
                  <w:sz w:val="26"/>
                </w:rPr>
                <w:delText>to go</w:delText>
              </w:r>
            </w:del>
            <w:ins w:id="1427" w:author="Cristian Sbrolli" w:date="2020-12-20T11:46:00Z">
              <w:del w:id="1428" w:author="Giorgio Romeo" w:date="2020-12-23T09:38:00Z">
                <w:r w:rsidR="0031699F" w:rsidDel="0058414F">
                  <w:rPr>
                    <w:rStyle w:val="Enfasidelicata"/>
                    <w:i w:val="0"/>
                    <w:iCs w:val="0"/>
                    <w:sz w:val="26"/>
                  </w:rPr>
                  <w:delText>.</w:delText>
                </w:r>
              </w:del>
            </w:ins>
            <w:del w:id="1429" w:author="Giorgio Romeo" w:date="2020-12-23T09:38:00Z">
              <w:r w:rsidRPr="007F6E18" w:rsidDel="0058414F">
                <w:rPr>
                  <w:rStyle w:val="Enfasidelicata"/>
                  <w:i w:val="0"/>
                  <w:iCs w:val="0"/>
                  <w:sz w:val="26"/>
                </w:rPr>
                <w:delText xml:space="preserve">, within the next 7 </w:delText>
              </w:r>
              <w:commentRangeStart w:id="1430"/>
              <w:r w:rsidRPr="007F6E18" w:rsidDel="0058414F">
                <w:rPr>
                  <w:rStyle w:val="Enfasidelicata"/>
                  <w:i w:val="0"/>
                  <w:iCs w:val="0"/>
                  <w:sz w:val="26"/>
                </w:rPr>
                <w:delText>days</w:delText>
              </w:r>
              <w:commentRangeEnd w:id="1430"/>
              <w:r w:rsidDel="0058414F">
                <w:rPr>
                  <w:rStyle w:val="Rimandocommento"/>
                </w:rPr>
                <w:commentReference w:id="1430"/>
              </w:r>
              <w:r w:rsidRPr="007F6E18" w:rsidDel="0058414F">
                <w:rPr>
                  <w:rStyle w:val="Enfasidelicata"/>
                  <w:i w:val="0"/>
                  <w:iCs w:val="0"/>
                  <w:sz w:val="26"/>
                </w:rPr>
                <w:delText>.</w:delText>
              </w:r>
            </w:del>
          </w:p>
        </w:tc>
      </w:tr>
      <w:tr w:rsidR="00417F4B" w:rsidDel="0058414F" w14:paraId="1FF03B68" w14:textId="1890FA8B" w:rsidTr="00EE2C0E">
        <w:trPr>
          <w:del w:id="1431" w:author="Giorgio Romeo" w:date="2020-12-23T09:38:00Z"/>
        </w:trPr>
        <w:tc>
          <w:tcPr>
            <w:tcW w:w="631" w:type="pct"/>
            <w:shd w:val="clear" w:color="auto" w:fill="FF7C80"/>
          </w:tcPr>
          <w:p w14:paraId="140490A8" w14:textId="552629B3" w:rsidR="00417F4B" w:rsidRPr="003F5A77" w:rsidDel="0058414F" w:rsidRDefault="00417F4B" w:rsidP="00EE2C0E">
            <w:pPr>
              <w:pStyle w:val="Paragrafoelenco"/>
              <w:spacing w:line="360" w:lineRule="auto"/>
              <w:ind w:left="0"/>
              <w:rPr>
                <w:del w:id="1432" w:author="Giorgio Romeo" w:date="2020-12-23T09:38:00Z"/>
                <w:rStyle w:val="Enfasidelicata"/>
                <w:i w:val="0"/>
                <w:iCs w:val="0"/>
                <w:sz w:val="26"/>
              </w:rPr>
            </w:pPr>
            <w:del w:id="1433" w:author="Giorgio Romeo" w:date="2020-12-23T09:38:00Z">
              <w:r w:rsidRPr="003F5A77" w:rsidDel="0058414F">
                <w:rPr>
                  <w:rStyle w:val="Enfasidelicata"/>
                  <w:i w:val="0"/>
                  <w:iCs w:val="0"/>
                  <w:sz w:val="26"/>
                </w:rPr>
                <w:delText>R3</w:delText>
              </w:r>
            </w:del>
          </w:p>
        </w:tc>
        <w:tc>
          <w:tcPr>
            <w:tcW w:w="4369" w:type="pct"/>
          </w:tcPr>
          <w:p w14:paraId="0E2E43EB" w14:textId="0AB338A6" w:rsidR="00417F4B" w:rsidRPr="003F5A77" w:rsidDel="0058414F" w:rsidRDefault="00417F4B" w:rsidP="00EE2C0E">
            <w:pPr>
              <w:pStyle w:val="Paragrafoelenco"/>
              <w:spacing w:line="360" w:lineRule="auto"/>
              <w:ind w:left="0"/>
              <w:rPr>
                <w:del w:id="1434" w:author="Giorgio Romeo" w:date="2020-12-23T09:38:00Z"/>
                <w:rStyle w:val="Enfasidelicata"/>
                <w:i w:val="0"/>
                <w:iCs w:val="0"/>
                <w:sz w:val="26"/>
              </w:rPr>
            </w:pPr>
            <w:del w:id="1435"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book a visit virtually with their desired store</w:delText>
              </w:r>
            </w:del>
            <w:ins w:id="1436" w:author="Cristian Sbrolli" w:date="2020-12-20T11:49:00Z">
              <w:del w:id="1437" w:author="Giorgio Romeo" w:date="2020-12-23T09:38:00Z">
                <w:r w:rsidR="0031699F" w:rsidDel="0058414F">
                  <w:rPr>
                    <w:rStyle w:val="Enfasidelicata"/>
                    <w:i w:val="0"/>
                    <w:iCs w:val="0"/>
                    <w:sz w:val="26"/>
                  </w:rPr>
                  <w:delText>.</w:delText>
                </w:r>
              </w:del>
            </w:ins>
            <w:del w:id="1438" w:author="Giorgio Romeo" w:date="2020-12-23T09:38:00Z">
              <w:r w:rsidRPr="003F5A77" w:rsidDel="0058414F">
                <w:rPr>
                  <w:rStyle w:val="Enfasidelicata"/>
                  <w:i w:val="0"/>
                  <w:iCs w:val="0"/>
                  <w:sz w:val="26"/>
                </w:rPr>
                <w:delText>, up to the next 7 upcoming days</w:delText>
              </w:r>
            </w:del>
          </w:p>
        </w:tc>
      </w:tr>
      <w:tr w:rsidR="00417F4B" w:rsidDel="0058414F" w14:paraId="7F881B66" w14:textId="676C6D34" w:rsidTr="00EE2C0E">
        <w:trPr>
          <w:del w:id="1439" w:author="Giorgio Romeo" w:date="2020-12-23T09:38:00Z"/>
        </w:trPr>
        <w:tc>
          <w:tcPr>
            <w:tcW w:w="631" w:type="pct"/>
            <w:shd w:val="clear" w:color="auto" w:fill="FF7C80"/>
          </w:tcPr>
          <w:p w14:paraId="5E23BEA0" w14:textId="4C17D15E" w:rsidR="00417F4B" w:rsidRPr="003F5A77" w:rsidDel="0058414F" w:rsidRDefault="00417F4B" w:rsidP="00EE2C0E">
            <w:pPr>
              <w:pStyle w:val="Paragrafoelenco"/>
              <w:spacing w:line="360" w:lineRule="auto"/>
              <w:ind w:left="0"/>
              <w:rPr>
                <w:del w:id="1440" w:author="Giorgio Romeo" w:date="2020-12-23T09:38:00Z"/>
                <w:rStyle w:val="Enfasidelicata"/>
                <w:i w:val="0"/>
                <w:iCs w:val="0"/>
                <w:sz w:val="26"/>
              </w:rPr>
            </w:pPr>
            <w:del w:id="1441" w:author="Giorgio Romeo" w:date="2020-12-23T09:38:00Z">
              <w:r w:rsidRPr="003F5A77" w:rsidDel="0058414F">
                <w:rPr>
                  <w:rStyle w:val="Enfasidelicata"/>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1442" w:author="Giorgio Romeo" w:date="2020-12-23T09:38:00Z"/>
                <w:rStyle w:val="Enfasidelicata"/>
                <w:i w:val="0"/>
                <w:iCs w:val="0"/>
                <w:sz w:val="26"/>
              </w:rPr>
            </w:pPr>
            <w:del w:id="1443"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their phone unique ID</w:delText>
              </w:r>
            </w:del>
          </w:p>
        </w:tc>
      </w:tr>
      <w:tr w:rsidR="00417F4B" w:rsidDel="0058414F" w14:paraId="48911906" w14:textId="47F97FFB" w:rsidTr="00EE2C0E">
        <w:trPr>
          <w:del w:id="1444" w:author="Giorgio Romeo" w:date="2020-12-23T09:38:00Z"/>
        </w:trPr>
        <w:tc>
          <w:tcPr>
            <w:tcW w:w="631" w:type="pct"/>
            <w:shd w:val="clear" w:color="auto" w:fill="FF7C80"/>
          </w:tcPr>
          <w:p w14:paraId="23900620" w14:textId="1824A361" w:rsidR="00417F4B" w:rsidRPr="003F5A77" w:rsidDel="0058414F" w:rsidRDefault="00417F4B" w:rsidP="00EE2C0E">
            <w:pPr>
              <w:pStyle w:val="Paragrafoelenco"/>
              <w:spacing w:line="360" w:lineRule="auto"/>
              <w:ind w:left="0"/>
              <w:rPr>
                <w:del w:id="1445" w:author="Giorgio Romeo" w:date="2020-12-23T09:38:00Z"/>
                <w:rStyle w:val="Enfasidelicata"/>
                <w:i w:val="0"/>
                <w:iCs w:val="0"/>
                <w:sz w:val="26"/>
              </w:rPr>
            </w:pPr>
            <w:del w:id="1446" w:author="Giorgio Romeo" w:date="2020-12-23T09:38:00Z">
              <w:r w:rsidRPr="003F5A77" w:rsidDel="0058414F">
                <w:rPr>
                  <w:rStyle w:val="Enfasidelicata"/>
                  <w:i w:val="0"/>
                  <w:iCs w:val="0"/>
                  <w:sz w:val="26"/>
                </w:rPr>
                <w:delText>R7</w:delText>
              </w:r>
            </w:del>
          </w:p>
        </w:tc>
        <w:tc>
          <w:tcPr>
            <w:tcW w:w="4369" w:type="pct"/>
          </w:tcPr>
          <w:p w14:paraId="6747CD05" w14:textId="56C112C2" w:rsidR="00417F4B" w:rsidRPr="003F5A77" w:rsidDel="0058414F" w:rsidRDefault="00417F4B" w:rsidP="00EE2C0E">
            <w:pPr>
              <w:pStyle w:val="Paragrafoelenco"/>
              <w:tabs>
                <w:tab w:val="left" w:pos="1256"/>
              </w:tabs>
              <w:spacing w:line="360" w:lineRule="auto"/>
              <w:ind w:left="0"/>
              <w:rPr>
                <w:del w:id="1447" w:author="Giorgio Romeo" w:date="2020-12-23T09:38:00Z"/>
                <w:rStyle w:val="Enfasidelicata"/>
                <w:i w:val="0"/>
                <w:iCs w:val="0"/>
                <w:sz w:val="26"/>
              </w:rPr>
            </w:pPr>
            <w:del w:id="1448"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a username of their choosing</w:delText>
              </w:r>
              <w:r w:rsidRPr="003F5A77" w:rsidDel="0058414F">
                <w:rPr>
                  <w:rStyle w:val="Enfasidelicata"/>
                  <w:i w:val="0"/>
                  <w:iCs w:val="0"/>
                  <w:sz w:val="26"/>
                </w:rPr>
                <w:tab/>
              </w:r>
            </w:del>
          </w:p>
        </w:tc>
      </w:tr>
      <w:tr w:rsidR="00417F4B" w:rsidDel="0058414F" w14:paraId="70647A1D" w14:textId="349C5456" w:rsidTr="00EE2C0E">
        <w:trPr>
          <w:del w:id="1449" w:author="Giorgio Romeo" w:date="2020-12-23T09:38:00Z"/>
        </w:trPr>
        <w:tc>
          <w:tcPr>
            <w:tcW w:w="631" w:type="pct"/>
            <w:shd w:val="clear" w:color="auto" w:fill="FF7C80"/>
          </w:tcPr>
          <w:p w14:paraId="0179DDB7" w14:textId="71F69B5D" w:rsidR="00417F4B" w:rsidRPr="003F5A77" w:rsidDel="0058414F" w:rsidRDefault="00417F4B" w:rsidP="00EE2C0E">
            <w:pPr>
              <w:pStyle w:val="Paragrafoelenco"/>
              <w:spacing w:line="360" w:lineRule="auto"/>
              <w:ind w:left="0"/>
              <w:rPr>
                <w:del w:id="1450" w:author="Giorgio Romeo" w:date="2020-12-23T09:38:00Z"/>
                <w:rStyle w:val="Enfasidelicata"/>
                <w:i w:val="0"/>
                <w:iCs w:val="0"/>
                <w:sz w:val="26"/>
              </w:rPr>
            </w:pPr>
            <w:del w:id="1451" w:author="Giorgio Romeo" w:date="2020-12-23T09:38:00Z">
              <w:r w:rsidDel="0058414F">
                <w:rPr>
                  <w:rStyle w:val="Enfasidelicata"/>
                  <w:i w:val="0"/>
                  <w:iCs w:val="0"/>
                  <w:sz w:val="26"/>
                </w:rPr>
                <w:delText>R13.1</w:delText>
              </w:r>
            </w:del>
          </w:p>
        </w:tc>
        <w:tc>
          <w:tcPr>
            <w:tcW w:w="4369" w:type="pct"/>
          </w:tcPr>
          <w:p w14:paraId="3B3B637D" w14:textId="5B21A3F8" w:rsidR="00417F4B" w:rsidRPr="003F5A77" w:rsidDel="0058414F" w:rsidRDefault="00417F4B" w:rsidP="00EE2C0E">
            <w:pPr>
              <w:pStyle w:val="Paragrafoelenco"/>
              <w:spacing w:line="360" w:lineRule="auto"/>
              <w:ind w:left="0"/>
              <w:rPr>
                <w:del w:id="1452" w:author="Giorgio Romeo" w:date="2020-12-23T09:38:00Z"/>
                <w:rStyle w:val="Enfasidelicata"/>
                <w:i w:val="0"/>
                <w:iCs w:val="0"/>
                <w:sz w:val="26"/>
              </w:rPr>
            </w:pPr>
            <w:del w:id="1453"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the user to scan its QR code in entrance through the turnstiles</w:delText>
              </w:r>
            </w:del>
          </w:p>
        </w:tc>
      </w:tr>
      <w:tr w:rsidR="00417F4B" w:rsidDel="0058414F" w14:paraId="786A50EB" w14:textId="0535A0D1" w:rsidTr="00EE2C0E">
        <w:trPr>
          <w:del w:id="1454" w:author="Giorgio Romeo" w:date="2020-12-23T09:38:00Z"/>
        </w:trPr>
        <w:tc>
          <w:tcPr>
            <w:tcW w:w="631" w:type="pct"/>
            <w:shd w:val="clear" w:color="auto" w:fill="FF7C80"/>
          </w:tcPr>
          <w:p w14:paraId="59ADAFAE" w14:textId="26907E76" w:rsidR="00417F4B" w:rsidRPr="003F5A77" w:rsidDel="0058414F" w:rsidRDefault="00417F4B" w:rsidP="00EE2C0E">
            <w:pPr>
              <w:pStyle w:val="Paragrafoelenco"/>
              <w:spacing w:line="360" w:lineRule="auto"/>
              <w:ind w:left="0"/>
              <w:rPr>
                <w:del w:id="1455" w:author="Giorgio Romeo" w:date="2020-12-23T09:38:00Z"/>
                <w:rStyle w:val="Enfasidelicata"/>
                <w:i w:val="0"/>
                <w:iCs w:val="0"/>
                <w:sz w:val="26"/>
              </w:rPr>
            </w:pPr>
            <w:del w:id="1456" w:author="Giorgio Romeo" w:date="2020-12-23T09:38:00Z">
              <w:r w:rsidRPr="003F5A77" w:rsidDel="0058414F">
                <w:rPr>
                  <w:rStyle w:val="Enfasidelicata"/>
                  <w:i w:val="0"/>
                  <w:iCs w:val="0"/>
                  <w:sz w:val="26"/>
                </w:rPr>
                <w:delText>R15.1</w:delText>
              </w:r>
            </w:del>
          </w:p>
        </w:tc>
        <w:tc>
          <w:tcPr>
            <w:tcW w:w="4369" w:type="pct"/>
          </w:tcPr>
          <w:p w14:paraId="77399DDE" w14:textId="4D9C6E05" w:rsidR="00417F4B" w:rsidRPr="003F5A77" w:rsidDel="0058414F" w:rsidRDefault="00417F4B" w:rsidP="00EE2C0E">
            <w:pPr>
              <w:pStyle w:val="Paragrafoelenco"/>
              <w:spacing w:line="360" w:lineRule="auto"/>
              <w:ind w:left="0"/>
              <w:rPr>
                <w:del w:id="1457" w:author="Giorgio Romeo" w:date="2020-12-23T09:38:00Z"/>
                <w:rStyle w:val="Enfasidelicata"/>
                <w:i w:val="0"/>
                <w:iCs w:val="0"/>
                <w:sz w:val="26"/>
              </w:rPr>
            </w:pPr>
            <w:del w:id="1458"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unlock turnstiles after a unique QR code scan in entrance</w:delText>
              </w:r>
            </w:del>
          </w:p>
        </w:tc>
      </w:tr>
      <w:tr w:rsidR="00417F4B" w:rsidDel="0058414F" w14:paraId="26FCC90B" w14:textId="4C5585D5" w:rsidTr="00EE2C0E">
        <w:trPr>
          <w:del w:id="1459" w:author="Giorgio Romeo" w:date="2020-12-23T09:38:00Z"/>
        </w:trPr>
        <w:tc>
          <w:tcPr>
            <w:tcW w:w="631" w:type="pct"/>
            <w:shd w:val="clear" w:color="auto" w:fill="FF7C80"/>
          </w:tcPr>
          <w:p w14:paraId="21AF5091" w14:textId="134618BF" w:rsidR="00417F4B" w:rsidRPr="003F5A77" w:rsidDel="0058414F" w:rsidRDefault="00417F4B" w:rsidP="00EE2C0E">
            <w:pPr>
              <w:pStyle w:val="Paragrafoelenco"/>
              <w:spacing w:line="360" w:lineRule="auto"/>
              <w:ind w:left="0"/>
              <w:rPr>
                <w:del w:id="1460" w:author="Giorgio Romeo" w:date="2020-12-23T09:38:00Z"/>
                <w:rStyle w:val="Enfasidelicata"/>
                <w:i w:val="0"/>
                <w:iCs w:val="0"/>
                <w:sz w:val="26"/>
              </w:rPr>
            </w:pPr>
            <w:del w:id="1461" w:author="Giorgio Romeo" w:date="2020-12-23T09:38:00Z">
              <w:r w:rsidDel="0058414F">
                <w:rPr>
                  <w:rStyle w:val="Enfasidelicata"/>
                  <w:i w:val="0"/>
                  <w:iCs w:val="0"/>
                  <w:sz w:val="26"/>
                </w:rPr>
                <w:delText>R16</w:delText>
              </w:r>
            </w:del>
          </w:p>
        </w:tc>
        <w:tc>
          <w:tcPr>
            <w:tcW w:w="4369" w:type="pct"/>
          </w:tcPr>
          <w:p w14:paraId="5DB294A1" w14:textId="7C14FDB2" w:rsidR="00417F4B" w:rsidRPr="003F5A77" w:rsidDel="0058414F" w:rsidRDefault="00417F4B" w:rsidP="00EE2C0E">
            <w:pPr>
              <w:pStyle w:val="Paragrafoelenco"/>
              <w:spacing w:line="360" w:lineRule="auto"/>
              <w:ind w:left="0"/>
              <w:rPr>
                <w:del w:id="1462" w:author="Giorgio Romeo" w:date="2020-12-23T09:38:00Z"/>
                <w:rStyle w:val="Enfasidelicata"/>
                <w:b/>
                <w:bCs/>
                <w:i w:val="0"/>
                <w:iCs w:val="0"/>
                <w:sz w:val="26"/>
              </w:rPr>
            </w:pPr>
            <w:del w:id="1463"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pPr>
        <w:jc w:val="both"/>
        <w:pPrChange w:id="1464" w:author="Giorgio Romeo" w:date="2020-12-23T10:15:00Z">
          <w:pPr/>
        </w:pPrChange>
      </w:pPr>
      <w:r>
        <w:t>The requirements (</w:t>
      </w:r>
      <w:r w:rsidRPr="0058414F">
        <w:rPr>
          <w:b/>
          <w:bCs/>
          <w:rPrChange w:id="1465" w:author="Giorgio Romeo" w:date="2020-12-23T09:39:00Z">
            <w:rPr/>
          </w:rPrChange>
        </w:rPr>
        <w:t>R3</w:t>
      </w:r>
      <w:r>
        <w:t xml:space="preserve">, </w:t>
      </w:r>
      <w:r w:rsidRPr="0058414F">
        <w:rPr>
          <w:b/>
          <w:bCs/>
          <w:rPrChange w:id="1466" w:author="Giorgio Romeo" w:date="2020-12-23T09:39:00Z">
            <w:rPr/>
          </w:rPrChange>
        </w:rPr>
        <w:t>R6</w:t>
      </w:r>
      <w:r>
        <w:t xml:space="preserve">, </w:t>
      </w:r>
      <w:r w:rsidRPr="0058414F">
        <w:rPr>
          <w:b/>
          <w:bCs/>
          <w:rPrChange w:id="1467" w:author="Giorgio Romeo" w:date="2020-12-23T09:39:00Z">
            <w:rPr/>
          </w:rPrChange>
        </w:rPr>
        <w:t>R7</w:t>
      </w:r>
      <w:r>
        <w:t>) provide for the identification of the user as to allow the correct entrance through the store (</w:t>
      </w:r>
      <w:r w:rsidRPr="0058414F">
        <w:rPr>
          <w:b/>
          <w:bCs/>
          <w:rPrChange w:id="1468" w:author="Giorgio Romeo" w:date="2020-12-23T09:39:00Z">
            <w:rPr/>
          </w:rPrChange>
        </w:rPr>
        <w:t>R13</w:t>
      </w:r>
      <w:r>
        <w:t xml:space="preserve">, </w:t>
      </w:r>
      <w:r w:rsidRPr="0058414F">
        <w:rPr>
          <w:b/>
          <w:bCs/>
          <w:rPrChange w:id="1469" w:author="Giorgio Romeo" w:date="2020-12-23T09:39:00Z">
            <w:rPr/>
          </w:rPrChange>
        </w:rPr>
        <w:t>R15.1, R16</w:t>
      </w:r>
      <w:r>
        <w:t>), having satisfied the goal (</w:t>
      </w:r>
      <w:r w:rsidRPr="0058414F">
        <w:rPr>
          <w:b/>
          <w:bCs/>
          <w:rPrChange w:id="1470"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471" w:author="Cristian Sbrolli" w:date="2020-12-20T11:49:00Z">
              <w:r w:rsidRPr="003F5A77" w:rsidDel="00B21746">
                <w:rPr>
                  <w:rStyle w:val="Enfasidelicata"/>
                  <w:i w:val="0"/>
                  <w:iCs w:val="0"/>
                  <w:sz w:val="26"/>
                </w:rPr>
                <w:delText>, up to the next 7 upcoming days</w:delText>
              </w:r>
            </w:del>
            <w:ins w:id="1472"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pPr>
        <w:jc w:val="both"/>
        <w:pPrChange w:id="1473" w:author="Giorgio Romeo" w:date="2020-12-23T10:15:00Z">
          <w:pPr/>
        </w:pPrChange>
      </w:pPr>
    </w:p>
    <w:p w14:paraId="0C5A7800" w14:textId="0384FA10" w:rsidR="00417F4B" w:rsidRDefault="00417F4B">
      <w:pPr>
        <w:jc w:val="both"/>
        <w:pPrChange w:id="1474" w:author="Giorgio Romeo" w:date="2020-12-23T10:15:00Z">
          <w:pPr/>
        </w:pPrChange>
      </w:pPr>
      <w:r>
        <w:t>The requirements (</w:t>
      </w:r>
      <w:r w:rsidRPr="0058414F">
        <w:rPr>
          <w:b/>
          <w:bCs/>
          <w:rPrChange w:id="1475" w:author="Giorgio Romeo" w:date="2020-12-23T09:39:00Z">
            <w:rPr/>
          </w:rPrChange>
        </w:rPr>
        <w:t>R1</w:t>
      </w:r>
      <w:r>
        <w:t xml:space="preserve">, </w:t>
      </w:r>
      <w:r w:rsidRPr="0058414F">
        <w:rPr>
          <w:b/>
          <w:bCs/>
          <w:rPrChange w:id="1476" w:author="Giorgio Romeo" w:date="2020-12-23T09:39:00Z">
            <w:rPr/>
          </w:rPrChange>
        </w:rPr>
        <w:t>R3</w:t>
      </w:r>
      <w:r>
        <w:t>) allow users to skip going physically in front of the stores and instead plan a visit that will allow the user to enter the store (</w:t>
      </w:r>
      <w:r w:rsidRPr="0058414F">
        <w:rPr>
          <w:b/>
          <w:bCs/>
          <w:rPrChange w:id="1477" w:author="Giorgio Romeo" w:date="2020-12-23T09:39:00Z">
            <w:rPr/>
          </w:rPrChange>
        </w:rPr>
        <w:t>R6</w:t>
      </w:r>
      <w:r>
        <w:t xml:space="preserve">, </w:t>
      </w:r>
      <w:r w:rsidRPr="0058414F">
        <w:rPr>
          <w:b/>
          <w:bCs/>
          <w:rPrChange w:id="1478" w:author="Giorgio Romeo" w:date="2020-12-23T09:39:00Z">
            <w:rPr/>
          </w:rPrChange>
        </w:rPr>
        <w:t>R7</w:t>
      </w:r>
      <w:r>
        <w:t xml:space="preserve">, </w:t>
      </w:r>
      <w:r w:rsidRPr="0058414F">
        <w:rPr>
          <w:b/>
          <w:bCs/>
          <w:rPrChange w:id="1479" w:author="Giorgio Romeo" w:date="2020-12-23T09:39:00Z">
            <w:rPr/>
          </w:rPrChange>
        </w:rPr>
        <w:t>R13.1</w:t>
      </w:r>
      <w:r>
        <w:t xml:space="preserve">, </w:t>
      </w:r>
      <w:r w:rsidRPr="0058414F">
        <w:rPr>
          <w:b/>
          <w:bCs/>
          <w:rPrChange w:id="1480" w:author="Giorgio Romeo" w:date="2020-12-23T09:40:00Z">
            <w:rPr/>
          </w:rPrChange>
        </w:rPr>
        <w:t>R15.1</w:t>
      </w:r>
      <w:r>
        <w:t xml:space="preserve">, </w:t>
      </w:r>
      <w:r w:rsidRPr="0058414F">
        <w:rPr>
          <w:b/>
          <w:bCs/>
          <w:rPrChange w:id="1481"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1482"/>
            <w:r w:rsidRPr="003F5A77">
              <w:rPr>
                <w:rStyle w:val="Enfasidelicata"/>
                <w:i w:val="0"/>
                <w:iCs w:val="0"/>
                <w:sz w:val="26"/>
              </w:rPr>
              <w:t>request</w:t>
            </w:r>
            <w:commentRangeEnd w:id="1482"/>
            <w:r w:rsidRPr="003F5A77">
              <w:rPr>
                <w:rStyle w:val="Rimandocommento"/>
                <w:sz w:val="26"/>
                <w:szCs w:val="26"/>
              </w:rPr>
              <w:commentReference w:id="1482"/>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1483"/>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1483"/>
            <w:r>
              <w:rPr>
                <w:rStyle w:val="Rimandocommento"/>
              </w:rPr>
              <w:commentReference w:id="1483"/>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41EB0B5D"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w:t>
            </w:r>
            <w:del w:id="1484" w:author="Cristian Sbrolli" w:date="2020-12-23T11:39:00Z">
              <w:r w:rsidRPr="003F5A77" w:rsidDel="00650F3E">
                <w:rPr>
                  <w:rStyle w:val="Enfasidelicata"/>
                  <w:i w:val="0"/>
                  <w:iCs w:val="0"/>
                  <w:sz w:val="26"/>
                </w:rPr>
                <w:delText xml:space="preserve">notify the user who has been inactive for 30 seconds </w:delText>
              </w:r>
            </w:del>
            <w:ins w:id="1485" w:author="Cristian Sbrolli" w:date="2020-12-23T11:39:00Z">
              <w:r w:rsidR="00650F3E">
                <w:rPr>
                  <w:rStyle w:val="Enfasidelicata"/>
                  <w:i w:val="0"/>
                  <w:iCs w:val="0"/>
                  <w:sz w:val="26"/>
                </w:rPr>
                <w:t xml:space="preserve">notify the user who is inactive </w:t>
              </w:r>
            </w:ins>
            <w:r w:rsidRPr="003F5A77">
              <w:rPr>
                <w:rStyle w:val="Enfasidelicata"/>
                <w:i w:val="0"/>
                <w:iCs w:val="0"/>
                <w:sz w:val="26"/>
              </w:rPr>
              <w:t>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4842FFCD"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del w:id="1486" w:author="Cristian Sbrolli" w:date="2020-12-23T11:39:00Z">
              <w:r w:rsidRPr="00000D4E" w:rsidDel="00650F3E">
                <w:rPr>
                  <w:rStyle w:val="Enfasidelicata"/>
                  <w:i w:val="0"/>
                  <w:iCs w:val="0"/>
                  <w:sz w:val="26"/>
                </w:rPr>
                <w:delText xml:space="preserve">notify the user who has been inactive for 30 seconds </w:delText>
              </w:r>
            </w:del>
            <w:ins w:id="1487" w:author="Cristian Sbrolli" w:date="2020-12-23T11:39:00Z">
              <w:r w:rsidR="00650F3E">
                <w:rPr>
                  <w:rStyle w:val="Enfasidelicata"/>
                  <w:i w:val="0"/>
                  <w:iCs w:val="0"/>
                  <w:sz w:val="26"/>
                </w:rPr>
                <w:t>notify the user who is inactive</w:t>
              </w:r>
            </w:ins>
            <w:ins w:id="1488" w:author="Cristian Sbrolli" w:date="2020-12-23T11:40:00Z">
              <w:r w:rsidR="00650F3E">
                <w:rPr>
                  <w:rStyle w:val="Enfasidelicata"/>
                  <w:i w:val="0"/>
                  <w:iCs w:val="0"/>
                  <w:sz w:val="26"/>
                </w:rPr>
                <w:t xml:space="preserve"> </w:t>
              </w:r>
            </w:ins>
            <w:r w:rsidRPr="00000D4E">
              <w:rPr>
                <w:rStyle w:val="Enfasidelicata"/>
                <w:i w:val="0"/>
                <w:iCs w:val="0"/>
                <w:sz w:val="26"/>
              </w:rPr>
              <w:t>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194ED33D" w:rsidR="00417F4B" w:rsidRPr="003F5A77" w:rsidRDefault="00A13098" w:rsidP="00EE2C0E">
            <w:pPr>
              <w:pStyle w:val="Paragrafoelenco"/>
              <w:spacing w:line="360" w:lineRule="auto"/>
              <w:ind w:left="0"/>
              <w:rPr>
                <w:rStyle w:val="Enfasidelicata"/>
                <w:i w:val="0"/>
                <w:iCs w:val="0"/>
                <w:sz w:val="26"/>
              </w:rPr>
            </w:pPr>
            <w:ins w:id="1489"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490"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w:t>
            </w:r>
            <w:del w:id="1491"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0DD9B0F1"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w:t>
            </w:r>
            <w:del w:id="1492"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w:t>
            </w:r>
            <w:del w:id="1493"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pPr>
        <w:jc w:val="both"/>
        <w:rPr>
          <w:ins w:id="1494" w:author="Giorgio Romeo" w:date="2020-12-23T09:40:00Z"/>
        </w:rPr>
        <w:pPrChange w:id="1495" w:author="Giorgio Romeo" w:date="2020-12-23T10:15:00Z">
          <w:pPr/>
        </w:pPrChange>
      </w:pPr>
      <w:r>
        <w:t>Supposing that the monitoring of entrances and exits (</w:t>
      </w:r>
      <w:r w:rsidRPr="0058414F">
        <w:rPr>
          <w:b/>
          <w:bCs/>
          <w:rPrChange w:id="1496" w:author="Giorgio Romeo" w:date="2020-12-23T09:40:00Z">
            <w:rPr/>
          </w:rPrChange>
        </w:rPr>
        <w:t>R21</w:t>
      </w:r>
      <w:r>
        <w:t xml:space="preserve">, </w:t>
      </w:r>
      <w:r w:rsidRPr="0058414F">
        <w:rPr>
          <w:b/>
          <w:bCs/>
          <w:rPrChange w:id="1497" w:author="Giorgio Romeo" w:date="2020-12-23T09:40:00Z">
            <w:rPr/>
          </w:rPrChange>
        </w:rPr>
        <w:t>A5</w:t>
      </w:r>
      <w:r>
        <w:t xml:space="preserve">, </w:t>
      </w:r>
      <w:r w:rsidRPr="0058414F">
        <w:rPr>
          <w:b/>
          <w:bCs/>
          <w:rPrChange w:id="1498" w:author="Giorgio Romeo" w:date="2020-12-23T09:40:00Z">
            <w:rPr/>
          </w:rPrChange>
        </w:rPr>
        <w:t>A3</w:t>
      </w:r>
      <w:r>
        <w:t>) works correctly as specified in the goals above, the requirements (</w:t>
      </w:r>
      <w:r w:rsidRPr="0058414F">
        <w:rPr>
          <w:b/>
          <w:bCs/>
          <w:rPrChange w:id="1499" w:author="Giorgio Romeo" w:date="2020-12-23T09:40:00Z">
            <w:rPr/>
          </w:rPrChange>
        </w:rPr>
        <w:t>R4</w:t>
      </w:r>
      <w:r>
        <w:t xml:space="preserve">, </w:t>
      </w:r>
      <w:r w:rsidRPr="0058414F">
        <w:rPr>
          <w:b/>
          <w:bCs/>
          <w:rPrChange w:id="1500" w:author="Giorgio Romeo" w:date="2020-12-23T09:40:00Z">
            <w:rPr/>
          </w:rPrChange>
        </w:rPr>
        <w:t>R8.1</w:t>
      </w:r>
      <w:r>
        <w:t xml:space="preserve">, </w:t>
      </w:r>
      <w:r w:rsidRPr="0058414F">
        <w:rPr>
          <w:b/>
          <w:bCs/>
          <w:rPrChange w:id="1501" w:author="Giorgio Romeo" w:date="2020-12-23T09:40:00Z">
            <w:rPr/>
          </w:rPrChange>
        </w:rPr>
        <w:t>R8.2, R12</w:t>
      </w:r>
      <w:r>
        <w:t>-</w:t>
      </w:r>
      <w:r w:rsidRPr="0058414F">
        <w:rPr>
          <w:b/>
          <w:bCs/>
          <w:rPrChange w:id="1502" w:author="Giorgio Romeo" w:date="2020-12-23T09:40:00Z">
            <w:rPr/>
          </w:rPrChange>
        </w:rPr>
        <w:t>R12.3</w:t>
      </w:r>
      <w:r>
        <w:t>) provide to the user a way to check and be notified of all the registered stores (</w:t>
      </w:r>
      <w:r w:rsidRPr="0058414F">
        <w:rPr>
          <w:b/>
          <w:bCs/>
          <w:rPrChange w:id="1503" w:author="Giorgio Romeo" w:date="2020-12-23T09:40:00Z">
            <w:rPr/>
          </w:rPrChange>
        </w:rPr>
        <w:t>R25</w:t>
      </w:r>
      <w:r>
        <w:t>) that have available spaces and their locations (</w:t>
      </w:r>
      <w:r w:rsidRPr="0058414F">
        <w:rPr>
          <w:b/>
          <w:bCs/>
          <w:rPrChange w:id="1504" w:author="Giorgio Romeo" w:date="2020-12-23T09:40:00Z">
            <w:rPr/>
          </w:rPrChange>
        </w:rPr>
        <w:t>R26</w:t>
      </w:r>
      <w:r>
        <w:t>). fulfilling sub-goal (</w:t>
      </w:r>
      <w:r w:rsidRPr="0058414F">
        <w:rPr>
          <w:b/>
          <w:bCs/>
          <w:rPrChange w:id="1505"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08737906"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w:t>
            </w:r>
            <w:del w:id="1506" w:author="Cristian Sbrolli" w:date="2020-12-23T11:39:00Z">
              <w:r w:rsidRPr="003F5A77" w:rsidDel="00650F3E">
                <w:rPr>
                  <w:rStyle w:val="Enfasidelicata"/>
                  <w:i w:val="0"/>
                  <w:iCs w:val="0"/>
                  <w:sz w:val="26"/>
                </w:rPr>
                <w:delText xml:space="preserve">notify the user who has been inactive for 30 seconds </w:delText>
              </w:r>
            </w:del>
            <w:ins w:id="1507" w:author="Cristian Sbrolli" w:date="2020-12-23T11:39:00Z">
              <w:r w:rsidR="00650F3E">
                <w:rPr>
                  <w:rStyle w:val="Enfasidelicata"/>
                  <w:i w:val="0"/>
                  <w:iCs w:val="0"/>
                  <w:sz w:val="26"/>
                </w:rPr>
                <w:t xml:space="preserve">notify the user who is inactive </w:t>
              </w:r>
            </w:ins>
            <w:r w:rsidRPr="003F5A77">
              <w:rPr>
                <w:rStyle w:val="Enfasidelicata"/>
                <w:i w:val="0"/>
                <w:iCs w:val="0"/>
                <w:sz w:val="26"/>
              </w:rPr>
              <w:t>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0E0AC2F3"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del w:id="1508" w:author="Cristian Sbrolli" w:date="2020-12-23T11:40:00Z">
              <w:r w:rsidRPr="00000D4E" w:rsidDel="00650F3E">
                <w:rPr>
                  <w:rStyle w:val="Enfasidelicata"/>
                  <w:i w:val="0"/>
                  <w:iCs w:val="0"/>
                  <w:sz w:val="26"/>
                </w:rPr>
                <w:delText>notify the user who has been inactive for 30 seconds</w:delText>
              </w:r>
            </w:del>
            <w:ins w:id="1509" w:author="Cristian Sbrolli" w:date="2020-12-23T11:40:00Z">
              <w:r w:rsidR="00650F3E">
                <w:rPr>
                  <w:rStyle w:val="Enfasidelicata"/>
                  <w:i w:val="0"/>
                  <w:iCs w:val="0"/>
                  <w:sz w:val="26"/>
                </w:rPr>
                <w:t>notify the user who is inactive</w:t>
              </w:r>
            </w:ins>
            <w:r w:rsidRPr="00000D4E">
              <w:rPr>
                <w:rStyle w:val="Enfasidelicata"/>
                <w:i w:val="0"/>
                <w:iCs w:val="0"/>
                <w:sz w:val="26"/>
              </w:rPr>
              <w:t xml:space="preserve">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pPr>
        <w:jc w:val="both"/>
        <w:pPrChange w:id="1510" w:author="Giorgio Romeo" w:date="2020-12-23T10:15:00Z">
          <w:pPr/>
        </w:pPrChange>
      </w:pPr>
    </w:p>
    <w:p w14:paraId="696F0179" w14:textId="77777777" w:rsidR="00417F4B" w:rsidRDefault="00417F4B">
      <w:pPr>
        <w:jc w:val="both"/>
        <w:pPrChange w:id="1511" w:author="Giorgio Romeo" w:date="2020-12-23T10:15:00Z">
          <w:pPr/>
        </w:pPrChange>
      </w:pPr>
      <w:r>
        <w:t>Supposing that the information regarding stores (</w:t>
      </w:r>
      <w:r w:rsidRPr="0058414F">
        <w:rPr>
          <w:b/>
          <w:bCs/>
          <w:rPrChange w:id="1512" w:author="Giorgio Romeo" w:date="2020-12-23T09:40:00Z">
            <w:rPr/>
          </w:rPrChange>
        </w:rPr>
        <w:t>A3</w:t>
      </w:r>
      <w:r>
        <w:t>) are correct and the monitoring (</w:t>
      </w:r>
      <w:r w:rsidRPr="0058414F">
        <w:rPr>
          <w:b/>
          <w:bCs/>
          <w:rPrChange w:id="1513" w:author="Giorgio Romeo" w:date="2020-12-23T09:40:00Z">
            <w:rPr/>
          </w:rPrChange>
        </w:rPr>
        <w:t>R21</w:t>
      </w:r>
      <w:r>
        <w:t xml:space="preserve">, </w:t>
      </w:r>
      <w:r w:rsidRPr="0058414F">
        <w:rPr>
          <w:b/>
          <w:bCs/>
          <w:rPrChange w:id="1514" w:author="Giorgio Romeo" w:date="2020-12-23T09:40:00Z">
            <w:rPr/>
          </w:rPrChange>
        </w:rPr>
        <w:t>A5</w:t>
      </w:r>
      <w:r>
        <w:t>) of the store is working correctly, the system shall suggest (</w:t>
      </w:r>
      <w:r w:rsidRPr="0058414F">
        <w:rPr>
          <w:b/>
          <w:bCs/>
          <w:rPrChange w:id="1515" w:author="Giorgio Romeo" w:date="2020-12-23T09:40:00Z">
            <w:rPr/>
          </w:rPrChange>
        </w:rPr>
        <w:t>R8.1-R8.2</w:t>
      </w:r>
      <w:r>
        <w:t>) other available registered stores (</w:t>
      </w:r>
      <w:r w:rsidRPr="0058414F">
        <w:rPr>
          <w:b/>
          <w:bCs/>
          <w:rPrChange w:id="1516" w:author="Giorgio Romeo" w:date="2020-12-23T09:40:00Z">
            <w:rPr/>
          </w:rPrChange>
        </w:rPr>
        <w:t>R25</w:t>
      </w:r>
      <w:r>
        <w:t xml:space="preserve">, </w:t>
      </w:r>
      <w:r w:rsidRPr="0058414F">
        <w:rPr>
          <w:b/>
          <w:bCs/>
          <w:rPrChange w:id="1517" w:author="Giorgio Romeo" w:date="2020-12-23T09:40:00Z">
            <w:rPr/>
          </w:rPrChange>
        </w:rPr>
        <w:t>R26</w:t>
      </w:r>
      <w:r>
        <w:t>) to the user, fulfilling sub-goal (</w:t>
      </w:r>
      <w:r w:rsidRPr="0058414F">
        <w:rPr>
          <w:b/>
          <w:bCs/>
          <w:rPrChange w:id="1518"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1519" w:author="Giorgio Romeo" w:date="2020-12-23T09:39:00Z"/>
        </w:rPr>
      </w:pPr>
    </w:p>
    <w:p w14:paraId="61979B8F" w14:textId="77777777" w:rsidR="0058414F" w:rsidRDefault="0058414F"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1520"/>
            <w:commentRangeStart w:id="1521"/>
            <w:r w:rsidRPr="003F5A77">
              <w:rPr>
                <w:sz w:val="26"/>
                <w:shd w:val="clear" w:color="auto" w:fill="FFFFFF"/>
              </w:rPr>
              <w:t>Users will take the shortest path to shops</w:t>
            </w:r>
            <w:commentRangeEnd w:id="1520"/>
            <w:r w:rsidRPr="003F5A77">
              <w:rPr>
                <w:rStyle w:val="Rimandocommento"/>
                <w:sz w:val="26"/>
                <w:szCs w:val="26"/>
              </w:rPr>
              <w:commentReference w:id="1520"/>
            </w:r>
            <w:commentRangeEnd w:id="1521"/>
            <w:r w:rsidRPr="003F5A77">
              <w:rPr>
                <w:rStyle w:val="Rimandocommento"/>
                <w:sz w:val="26"/>
                <w:szCs w:val="26"/>
              </w:rPr>
              <w:commentReference w:id="1521"/>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1522"/>
            <w:commentRangeStart w:id="1523"/>
            <w:r w:rsidRPr="003F5A77">
              <w:rPr>
                <w:b/>
                <w:bCs/>
                <w:sz w:val="26"/>
              </w:rPr>
              <w:t xml:space="preserve">The system shall </w:t>
            </w:r>
            <w:r w:rsidRPr="003F5A77">
              <w:rPr>
                <w:sz w:val="26"/>
              </w:rPr>
              <w:t xml:space="preserve">send a </w:t>
            </w:r>
            <w:commentRangeEnd w:id="1522"/>
            <w:r>
              <w:rPr>
                <w:sz w:val="26"/>
              </w:rPr>
              <w:t>reminder to the user when it is time for him to leave so that he can arrive at the store in time</w:t>
            </w:r>
            <w:r w:rsidRPr="003F5A77">
              <w:rPr>
                <w:rStyle w:val="Rimandocommento"/>
                <w:sz w:val="26"/>
                <w:szCs w:val="26"/>
              </w:rPr>
              <w:commentReference w:id="1522"/>
            </w:r>
            <w:commentRangeEnd w:id="1523"/>
            <w:r w:rsidRPr="003F5A77">
              <w:rPr>
                <w:rStyle w:val="Rimandocommento"/>
                <w:sz w:val="26"/>
                <w:szCs w:val="26"/>
              </w:rPr>
              <w:commentReference w:id="1523"/>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pPr>
        <w:pStyle w:val="Paragrafoelenco"/>
        <w:spacing w:line="360" w:lineRule="auto"/>
        <w:ind w:left="0"/>
        <w:jc w:val="both"/>
        <w:rPr>
          <w:rStyle w:val="Enfasidelicata"/>
          <w:i w:val="0"/>
          <w:iCs w:val="0"/>
          <w:szCs w:val="24"/>
        </w:rPr>
        <w:pPrChange w:id="1524" w:author="Giorgio Romeo" w:date="2020-12-23T10:15:00Z">
          <w:pPr>
            <w:pStyle w:val="Paragrafoelenco"/>
            <w:spacing w:line="360" w:lineRule="auto"/>
            <w:ind w:left="0"/>
          </w:pPr>
        </w:pPrChange>
      </w:pPr>
      <w:r>
        <w:rPr>
          <w:rStyle w:val="Enfasidelicata"/>
          <w:i w:val="0"/>
          <w:iCs w:val="0"/>
          <w:szCs w:val="24"/>
        </w:rPr>
        <w:t>Assuming that (</w:t>
      </w:r>
      <w:r w:rsidRPr="0058414F">
        <w:rPr>
          <w:rStyle w:val="Enfasidelicata"/>
          <w:b/>
          <w:bCs/>
          <w:i w:val="0"/>
          <w:iCs w:val="0"/>
          <w:szCs w:val="24"/>
          <w:rPrChange w:id="1525" w:author="Giorgio Romeo" w:date="2020-12-23T09:41:00Z">
            <w:rPr>
              <w:rStyle w:val="Enfasidelicata"/>
              <w:i w:val="0"/>
              <w:iCs w:val="0"/>
              <w:szCs w:val="24"/>
            </w:rPr>
          </w:rPrChange>
        </w:rPr>
        <w:t>A1</w:t>
      </w:r>
      <w:r>
        <w:rPr>
          <w:rStyle w:val="Enfasidelicata"/>
          <w:i w:val="0"/>
          <w:iCs w:val="0"/>
          <w:szCs w:val="24"/>
        </w:rPr>
        <w:t>) users will take the shortest path to the store, and the location inserted through the requirement (</w:t>
      </w:r>
      <w:r w:rsidRPr="0058414F">
        <w:rPr>
          <w:rStyle w:val="Enfasidelicata"/>
          <w:b/>
          <w:bCs/>
          <w:i w:val="0"/>
          <w:iCs w:val="0"/>
          <w:szCs w:val="24"/>
          <w:rPrChange w:id="1526" w:author="Giorgio Romeo" w:date="2020-12-23T09:41:00Z">
            <w:rPr>
              <w:rStyle w:val="Enfasidelicata"/>
              <w:i w:val="0"/>
              <w:iCs w:val="0"/>
              <w:szCs w:val="24"/>
            </w:rPr>
          </w:rPrChange>
        </w:rPr>
        <w:t>R26</w:t>
      </w:r>
      <w:r>
        <w:rPr>
          <w:rStyle w:val="Enfasidelicata"/>
          <w:i w:val="0"/>
          <w:iCs w:val="0"/>
          <w:szCs w:val="24"/>
        </w:rPr>
        <w:t>) is correct (</w:t>
      </w:r>
      <w:r w:rsidRPr="0058414F">
        <w:rPr>
          <w:rStyle w:val="Enfasidelicata"/>
          <w:b/>
          <w:bCs/>
          <w:i w:val="0"/>
          <w:iCs w:val="0"/>
          <w:szCs w:val="24"/>
          <w:rPrChange w:id="1527" w:author="Giorgio Romeo" w:date="2020-12-23T09:41:00Z">
            <w:rPr>
              <w:rStyle w:val="Enfasidelicata"/>
              <w:i w:val="0"/>
              <w:iCs w:val="0"/>
              <w:szCs w:val="24"/>
            </w:rPr>
          </w:rPrChange>
        </w:rPr>
        <w:t>A3</w:t>
      </w:r>
      <w:r>
        <w:rPr>
          <w:rStyle w:val="Enfasidelicata"/>
          <w:i w:val="0"/>
          <w:iCs w:val="0"/>
          <w:szCs w:val="24"/>
        </w:rPr>
        <w:t>), the system reminds the user that they need to leave (</w:t>
      </w:r>
      <w:r w:rsidRPr="0058414F">
        <w:rPr>
          <w:rStyle w:val="Enfasidelicata"/>
          <w:b/>
          <w:bCs/>
          <w:i w:val="0"/>
          <w:iCs w:val="0"/>
          <w:szCs w:val="24"/>
          <w:rPrChange w:id="1528" w:author="Giorgio Romeo" w:date="2020-12-23T09:41:00Z">
            <w:rPr>
              <w:rStyle w:val="Enfasidelicata"/>
              <w:i w:val="0"/>
              <w:iCs w:val="0"/>
              <w:szCs w:val="24"/>
            </w:rPr>
          </w:rPrChange>
        </w:rPr>
        <w:t>R17</w:t>
      </w:r>
      <w:r>
        <w:rPr>
          <w:rStyle w:val="Enfasidelicata"/>
          <w:i w:val="0"/>
          <w:iCs w:val="0"/>
          <w:szCs w:val="24"/>
        </w:rPr>
        <w:t>) based on the distance between the location of the user and that of the store (</w:t>
      </w:r>
      <w:r w:rsidRPr="0058414F">
        <w:rPr>
          <w:rStyle w:val="Enfasidelicata"/>
          <w:b/>
          <w:bCs/>
          <w:i w:val="0"/>
          <w:iCs w:val="0"/>
          <w:szCs w:val="24"/>
          <w:rPrChange w:id="1529" w:author="Giorgio Romeo" w:date="2020-12-23T09:41:00Z">
            <w:rPr>
              <w:rStyle w:val="Enfasidelicata"/>
              <w:i w:val="0"/>
              <w:iCs w:val="0"/>
              <w:szCs w:val="24"/>
            </w:rPr>
          </w:rPrChange>
        </w:rPr>
        <w:t>R18</w:t>
      </w:r>
      <w:r>
        <w:rPr>
          <w:rStyle w:val="Enfasidelicata"/>
          <w:i w:val="0"/>
          <w:iCs w:val="0"/>
          <w:szCs w:val="24"/>
        </w:rPr>
        <w:t>). In this way the sub-goal (</w:t>
      </w:r>
      <w:r w:rsidRPr="0058414F">
        <w:rPr>
          <w:rStyle w:val="Enfasidelicata"/>
          <w:b/>
          <w:bCs/>
          <w:i w:val="0"/>
          <w:iCs w:val="0"/>
          <w:szCs w:val="24"/>
          <w:rPrChange w:id="1530" w:author="Giorgio Romeo" w:date="2020-12-23T09:41:00Z">
            <w:rPr>
              <w:rStyle w:val="Enfasidelicata"/>
              <w:i w:val="0"/>
              <w:iCs w:val="0"/>
              <w:szCs w:val="24"/>
            </w:rPr>
          </w:rPrChange>
        </w:rPr>
        <w:t>sub-G10</w:t>
      </w:r>
      <w:r>
        <w:rPr>
          <w:rStyle w:val="Enfasidelicata"/>
          <w:i w:val="0"/>
          <w:iCs w:val="0"/>
          <w:szCs w:val="24"/>
        </w:rPr>
        <w:t>)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622"/>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531"/>
            <w:commentRangeEnd w:id="1531"/>
            <w:r w:rsidRPr="00A8618B">
              <w:rPr>
                <w:rStyle w:val="Rimandocommento"/>
                <w:sz w:val="28"/>
                <w:szCs w:val="28"/>
              </w:rPr>
              <w:commentReference w:id="1531"/>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1D4E9D96"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w:t>
            </w:r>
            <w:del w:id="1532" w:author="Cristian Sbrolli" w:date="2020-12-23T11:57:00Z">
              <w:r w:rsidDel="00525390">
                <w:rPr>
                  <w:rStyle w:val="Enfasidelicata"/>
                  <w:i w:val="0"/>
                  <w:iCs w:val="0"/>
                  <w:sz w:val="28"/>
                  <w:szCs w:val="28"/>
                </w:rPr>
                <w:delText>user remains inactive for 30 seconds.</w:delText>
              </w:r>
            </w:del>
            <w:ins w:id="1533" w:author="Cristian Sbrolli" w:date="2020-12-23T11:58:00Z">
              <w:r w:rsidR="00525390">
                <w:rPr>
                  <w:rStyle w:val="Enfasidelicata"/>
                  <w:i w:val="0"/>
                  <w:iCs w:val="0"/>
                  <w:sz w:val="28"/>
                  <w:szCs w:val="28"/>
                </w:rPr>
                <w:t>user becomes inactive</w:t>
              </w:r>
            </w:ins>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19C96673"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w:t>
            </w:r>
            <w:ins w:id="1534" w:author="Cristian Sbrolli" w:date="2020-12-23T11:59:00Z">
              <w:r w:rsidR="00525390">
                <w:rPr>
                  <w:rStyle w:val="Enfasidelicata"/>
                  <w:i w:val="0"/>
                  <w:iCs w:val="0"/>
                  <w:sz w:val="28"/>
                  <w:szCs w:val="28"/>
                </w:rPr>
                <w:t xml:space="preserve"> </w:t>
              </w:r>
            </w:ins>
            <w:del w:id="1535" w:author="Cristian Sbrolli" w:date="2020-12-23T11:59:00Z">
              <w:r w:rsidDel="00525390">
                <w:rPr>
                  <w:rStyle w:val="Enfasidelicata"/>
                  <w:i w:val="0"/>
                  <w:iCs w:val="0"/>
                  <w:sz w:val="28"/>
                  <w:szCs w:val="28"/>
                </w:rPr>
                <w:delText xml:space="preserve"> without </w:delText>
              </w:r>
            </w:del>
            <w:ins w:id="1536" w:author="Cristian Sbrolli" w:date="2020-12-23T11:59:00Z">
              <w:r w:rsidR="00525390">
                <w:rPr>
                  <w:rStyle w:val="Enfasidelicata"/>
                  <w:i w:val="0"/>
                  <w:iCs w:val="0"/>
                  <w:sz w:val="28"/>
                  <w:szCs w:val="28"/>
                </w:rPr>
                <w:t>without becoming</w:t>
              </w:r>
            </w:ins>
            <w:ins w:id="1537" w:author="Cristian Sbrolli" w:date="2020-12-23T11:58:00Z">
              <w:r w:rsidR="00525390">
                <w:rPr>
                  <w:rStyle w:val="Enfasidelicata"/>
                  <w:i w:val="0"/>
                  <w:iCs w:val="0"/>
                  <w:sz w:val="28"/>
                  <w:szCs w:val="28"/>
                </w:rPr>
                <w:t xml:space="preserve"> inactive</w:t>
              </w:r>
            </w:ins>
            <w:del w:id="1538" w:author="Cristian Sbrolli" w:date="2020-12-23T11:58:00Z">
              <w:r w:rsidDel="00525390">
                <w:rPr>
                  <w:rStyle w:val="Enfasidelicata"/>
                  <w:i w:val="0"/>
                  <w:iCs w:val="0"/>
                  <w:sz w:val="28"/>
                  <w:szCs w:val="28"/>
                </w:rPr>
                <w:delText>being inactive 30 seconds.</w:delText>
              </w:r>
            </w:del>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539" w:author="Cristian Sbrolli" w:date="2020-12-20T11:46:00Z">
              <w:r w:rsidR="0031699F">
                <w:rPr>
                  <w:rStyle w:val="Enfasidelicata"/>
                  <w:i w:val="0"/>
                  <w:iCs w:val="0"/>
                  <w:sz w:val="27"/>
                  <w:szCs w:val="27"/>
                </w:rPr>
                <w:t>.</w:t>
              </w:r>
            </w:ins>
            <w:del w:id="1540"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31BCB761"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user </w:t>
            </w:r>
            <w:ins w:id="1541" w:author="Cristian Sbrolli" w:date="2020-12-23T11:58:00Z">
              <w:r w:rsidR="00525390">
                <w:rPr>
                  <w:rStyle w:val="Enfasidelicata"/>
                  <w:i w:val="0"/>
                  <w:iCs w:val="0"/>
                  <w:sz w:val="28"/>
                  <w:szCs w:val="28"/>
                </w:rPr>
                <w:t>becomes inactive</w:t>
              </w:r>
            </w:ins>
            <w:del w:id="1542" w:author="Cristian Sbrolli" w:date="2020-12-23T11:58:00Z">
              <w:r w:rsidDel="00525390">
                <w:rPr>
                  <w:rStyle w:val="Enfasidelicata"/>
                  <w:i w:val="0"/>
                  <w:iCs w:val="0"/>
                  <w:sz w:val="28"/>
                  <w:szCs w:val="28"/>
                </w:rPr>
                <w:delText>remains inactive for 30 seconds.</w:delText>
              </w:r>
            </w:del>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1C3B9883"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w:t>
            </w:r>
            <w:ins w:id="1543" w:author="Cristian Sbrolli" w:date="2020-12-23T11:59:00Z">
              <w:r w:rsidR="00525390">
                <w:rPr>
                  <w:rStyle w:val="Enfasidelicata"/>
                  <w:i w:val="0"/>
                  <w:iCs w:val="0"/>
                  <w:sz w:val="28"/>
                  <w:szCs w:val="28"/>
                </w:rPr>
                <w:t xml:space="preserve"> becoming inactive</w:t>
              </w:r>
            </w:ins>
            <w:del w:id="1544" w:author="Cristian Sbrolli" w:date="2020-12-23T11:59:00Z">
              <w:r w:rsidDel="00525390">
                <w:rPr>
                  <w:rStyle w:val="Enfasidelicata"/>
                  <w:i w:val="0"/>
                  <w:iCs w:val="0"/>
                  <w:sz w:val="28"/>
                  <w:szCs w:val="28"/>
                </w:rPr>
                <w:delText xml:space="preserve"> being inactive 30 seconds.</w:delText>
              </w:r>
            </w:del>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4E0A2FCE"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w:t>
            </w:r>
            <w:ins w:id="1545" w:author="Cristian Sbrolli" w:date="2020-12-23T11:59:00Z">
              <w:r w:rsidR="00525390">
                <w:rPr>
                  <w:rStyle w:val="Enfasidelicata"/>
                  <w:i w:val="0"/>
                  <w:iCs w:val="0"/>
                  <w:sz w:val="28"/>
                  <w:szCs w:val="28"/>
                </w:rPr>
                <w:t xml:space="preserve"> becomes inactive</w:t>
              </w:r>
            </w:ins>
            <w:del w:id="1546" w:author="Cristian Sbrolli" w:date="2020-12-23T11:59:00Z">
              <w:r w:rsidDel="00525390">
                <w:rPr>
                  <w:rStyle w:val="Enfasidelicata"/>
                  <w:i w:val="0"/>
                  <w:iCs w:val="0"/>
                  <w:sz w:val="28"/>
                  <w:szCs w:val="28"/>
                </w:rPr>
                <w:delText xml:space="preserve"> remains inactive for 30 seconds.</w:delText>
              </w:r>
            </w:del>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421881CF"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w:t>
            </w:r>
            <w:ins w:id="1547" w:author="Cristian Sbrolli" w:date="2020-12-23T11:58:00Z">
              <w:r w:rsidR="00525390">
                <w:rPr>
                  <w:rStyle w:val="Enfasidelicata"/>
                  <w:i w:val="0"/>
                  <w:iCs w:val="0"/>
                  <w:sz w:val="28"/>
                  <w:szCs w:val="28"/>
                </w:rPr>
                <w:t xml:space="preserve"> </w:t>
              </w:r>
            </w:ins>
            <w:del w:id="1548" w:author="Cristian Sbrolli" w:date="2020-12-23T11:58:00Z">
              <w:r w:rsidDel="00525390">
                <w:rPr>
                  <w:rStyle w:val="Enfasidelicata"/>
                  <w:i w:val="0"/>
                  <w:iCs w:val="0"/>
                  <w:sz w:val="28"/>
                  <w:szCs w:val="28"/>
                </w:rPr>
                <w:delText xml:space="preserve"> b</w:delText>
              </w:r>
            </w:del>
            <w:ins w:id="1549" w:author="Cristian Sbrolli" w:date="2020-12-23T11:58:00Z">
              <w:r w:rsidR="00525390">
                <w:rPr>
                  <w:rStyle w:val="Enfasidelicata"/>
                  <w:i w:val="0"/>
                  <w:iCs w:val="0"/>
                  <w:sz w:val="28"/>
                  <w:szCs w:val="28"/>
                </w:rPr>
                <w:t>becoming inactive</w:t>
              </w:r>
            </w:ins>
            <w:del w:id="1550" w:author="Cristian Sbrolli" w:date="2020-12-23T11:58:00Z">
              <w:r w:rsidDel="00525390">
                <w:rPr>
                  <w:rStyle w:val="Enfasidelicata"/>
                  <w:i w:val="0"/>
                  <w:iCs w:val="0"/>
                  <w:sz w:val="28"/>
                  <w:szCs w:val="28"/>
                </w:rPr>
                <w:delText>eing inactive 30 seconds.</w:delText>
              </w:r>
            </w:del>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551"/>
            <w:commentRangeStart w:id="1552"/>
            <w:commentRangeStart w:id="1553"/>
            <w:commentRangeEnd w:id="1551"/>
            <w:r>
              <w:rPr>
                <w:rStyle w:val="Rimandocommento"/>
              </w:rPr>
              <w:commentReference w:id="1551"/>
            </w:r>
            <w:commentRangeEnd w:id="1552"/>
            <w:r w:rsidR="007818DD">
              <w:rPr>
                <w:rStyle w:val="Rimandocommento"/>
              </w:rPr>
              <w:commentReference w:id="1552"/>
            </w:r>
            <w:commentRangeEnd w:id="1553"/>
            <w:r w:rsidR="007818DD">
              <w:rPr>
                <w:rStyle w:val="Rimandocommento"/>
              </w:rPr>
              <w:commentReference w:id="1553"/>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554"/>
            <w:commentRangeStart w:id="1555"/>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556"/>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556"/>
            <w:r w:rsidR="00182C8C">
              <w:rPr>
                <w:rStyle w:val="Rimandocommento"/>
              </w:rPr>
              <w:commentReference w:id="1556"/>
            </w:r>
            <w:r w:rsidR="00EF0FA7">
              <w:rPr>
                <w:color w:val="000000"/>
                <w:shd w:val="clear" w:color="auto" w:fill="FFFFFF"/>
              </w:rPr>
              <w:t>.</w:t>
            </w:r>
            <w:commentRangeEnd w:id="1554"/>
            <w:r w:rsidR="00EF0FA7">
              <w:rPr>
                <w:rStyle w:val="Rimandocommento"/>
              </w:rPr>
              <w:commentReference w:id="1554"/>
            </w:r>
            <w:commentRangeEnd w:id="1555"/>
            <w:r w:rsidR="00D4110A">
              <w:rPr>
                <w:rStyle w:val="Rimandocommento"/>
              </w:rPr>
              <w:commentReference w:id="1555"/>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57"/>
            <w:commentRangeEnd w:id="1557"/>
            <w:r w:rsidRPr="00295A63">
              <w:rPr>
                <w:rStyle w:val="Rimandocommento"/>
                <w:sz w:val="24"/>
                <w:szCs w:val="24"/>
              </w:rPr>
              <w:commentReference w:id="1557"/>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27A66024" w:rsidR="0073751A" w:rsidRPr="00295A63" w:rsidRDefault="0073751A" w:rsidP="009B0963">
            <w:pPr>
              <w:rPr>
                <w:szCs w:val="24"/>
              </w:rPr>
            </w:pPr>
            <w:r w:rsidRPr="00295A63">
              <w:rPr>
                <w:szCs w:val="24"/>
              </w:rPr>
              <w:t>R8.2)</w:t>
            </w:r>
            <w:r w:rsidRPr="00295A63">
              <w:rPr>
                <w:b/>
                <w:szCs w:val="24"/>
              </w:rPr>
              <w:t xml:space="preserve"> The system shall </w:t>
            </w:r>
            <w:del w:id="1558" w:author="Cristian Sbrolli" w:date="2020-12-23T11:40:00Z">
              <w:r w:rsidRPr="00295A63" w:rsidDel="00650F3E">
                <w:rPr>
                  <w:szCs w:val="24"/>
                </w:rPr>
                <w:delText>n</w:delText>
              </w:r>
              <w:r w:rsidRPr="00295A63" w:rsidDel="00650F3E">
                <w:rPr>
                  <w:bCs/>
                  <w:szCs w:val="24"/>
                </w:rPr>
                <w:delText>otify the user who has been inactive for 30 seconds</w:delText>
              </w:r>
            </w:del>
            <w:ins w:id="1559" w:author="Cristian Sbrolli" w:date="2020-12-23T11:40:00Z">
              <w:r w:rsidR="00650F3E">
                <w:rPr>
                  <w:szCs w:val="24"/>
                </w:rPr>
                <w:t>notify the user who is inactive</w:t>
              </w:r>
            </w:ins>
            <w:r w:rsidRPr="00295A63">
              <w:rPr>
                <w:bCs/>
                <w:szCs w:val="24"/>
              </w:rPr>
              <w:t xml:space="preserve">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60" w:author="Cristian Sbrolli" w:date="2020-12-20T11:47:00Z">
              <w:r w:rsidR="0031699F">
                <w:rPr>
                  <w:color w:val="000000"/>
                  <w:szCs w:val="24"/>
                  <w:shd w:val="clear" w:color="auto" w:fill="FFFFFF"/>
                </w:rPr>
                <w:t>.</w:t>
              </w:r>
            </w:ins>
            <w:del w:id="1561"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3B88FA6D"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w:t>
            </w:r>
            <w:del w:id="1562" w:author="Cristian Sbrolli" w:date="2020-12-23T11:40:00Z">
              <w:r w:rsidRPr="00295A63" w:rsidDel="00650F3E">
                <w:rPr>
                  <w:szCs w:val="24"/>
                </w:rPr>
                <w:delText>notify the user who has been inactive for 30 seconds</w:delText>
              </w:r>
            </w:del>
            <w:ins w:id="1563"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64"/>
            <w:commentRangeEnd w:id="1564"/>
            <w:r w:rsidRPr="00295A63">
              <w:rPr>
                <w:rStyle w:val="Rimandocommento"/>
                <w:sz w:val="24"/>
                <w:szCs w:val="24"/>
              </w:rPr>
              <w:commentReference w:id="1564"/>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2B99DC59"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w:t>
            </w:r>
            <w:del w:id="1565" w:author="Cristian Sbrolli" w:date="2020-12-23T11:40:00Z">
              <w:r w:rsidRPr="00295A63" w:rsidDel="00650F3E">
                <w:rPr>
                  <w:szCs w:val="24"/>
                </w:rPr>
                <w:delText>notify the user who has been inactive for 30 seconds</w:delText>
              </w:r>
            </w:del>
            <w:ins w:id="1566"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67"/>
            <w:commentRangeEnd w:id="1567"/>
            <w:r w:rsidRPr="00295A63">
              <w:rPr>
                <w:rStyle w:val="Rimandocommento"/>
                <w:sz w:val="24"/>
                <w:szCs w:val="24"/>
              </w:rPr>
              <w:commentReference w:id="1567"/>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68"/>
            <w:commentRangeEnd w:id="1568"/>
            <w:r w:rsidRPr="00295A63">
              <w:rPr>
                <w:rStyle w:val="Rimandocommento"/>
                <w:b/>
                <w:bCs/>
                <w:sz w:val="24"/>
                <w:szCs w:val="24"/>
              </w:rPr>
              <w:commentReference w:id="1568"/>
            </w:r>
            <w:r w:rsidRPr="00295A63">
              <w:rPr>
                <w:szCs w:val="24"/>
              </w:rPr>
              <w:t xml:space="preserve"> allow the user to scan its QR code in entrance through the turnstiles</w:t>
            </w:r>
            <w:commentRangeStart w:id="1569"/>
            <w:commentRangeEnd w:id="1569"/>
            <w:r w:rsidRPr="00295A63">
              <w:rPr>
                <w:rStyle w:val="Rimandocommento"/>
                <w:sz w:val="24"/>
                <w:szCs w:val="24"/>
              </w:rPr>
              <w:commentReference w:id="1569"/>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70"/>
            <w:commentRangeEnd w:id="1570"/>
            <w:r w:rsidRPr="00295A63">
              <w:rPr>
                <w:rStyle w:val="Rimandocommento"/>
                <w:b/>
                <w:bCs/>
                <w:sz w:val="24"/>
                <w:szCs w:val="24"/>
              </w:rPr>
              <w:commentReference w:id="1570"/>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571"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572"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573" w:author="Cristian Sbrolli" w:date="2020-12-20T11:45:00Z">
              <w:r w:rsidR="0031699F">
                <w:rPr>
                  <w:szCs w:val="24"/>
                </w:rPr>
                <w:t>e in any day.</w:t>
              </w:r>
            </w:ins>
            <w:del w:id="1574"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0F5AF5FE" w:rsidR="00C66B71" w:rsidRDefault="006769F4" w:rsidP="00C66B71">
      <w:pPr>
        <w:pStyle w:val="Paragrafoelenco"/>
        <w:numPr>
          <w:ilvl w:val="0"/>
          <w:numId w:val="98"/>
        </w:numPr>
        <w:spacing w:line="240" w:lineRule="auto"/>
        <w:rPr>
          <w:rStyle w:val="Enfasidelicata"/>
          <w:sz w:val="36"/>
          <w:szCs w:val="36"/>
        </w:rPr>
      </w:pPr>
      <w:ins w:id="1575"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576"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343F3DEF" w:rsidR="00B03444" w:rsidRDefault="008E5D05" w:rsidP="00B03444">
      <w:pPr>
        <w:pStyle w:val="Paragrafoelenco"/>
        <w:numPr>
          <w:ilvl w:val="0"/>
          <w:numId w:val="87"/>
        </w:numPr>
        <w:spacing w:line="360" w:lineRule="auto"/>
        <w:ind w:left="1321" w:hanging="357"/>
        <w:rPr>
          <w:rStyle w:val="Enfasidelicata"/>
          <w:sz w:val="32"/>
          <w:szCs w:val="32"/>
        </w:rPr>
      </w:pPr>
      <w:ins w:id="1577" w:author="Giorgio Romeo" w:date="2020-12-23T17:16:00Z">
        <w:r>
          <w:rPr>
            <w:i/>
            <w:iCs/>
            <w:noProof/>
            <w:sz w:val="32"/>
            <w:szCs w:val="32"/>
          </w:rPr>
          <w:lastRenderedPageBreak/>
          <w:drawing>
            <wp:anchor distT="0" distB="0" distL="114300" distR="114300" simplePos="0" relativeHeight="251689984" behindDoc="0" locked="0" layoutInCell="1" allowOverlap="1" wp14:anchorId="5ED8C992" wp14:editId="7937C3B3">
              <wp:simplePos x="0" y="0"/>
              <wp:positionH relativeFrom="margin">
                <wp:align>right</wp:align>
              </wp:positionH>
              <wp:positionV relativeFrom="paragraph">
                <wp:posOffset>439151</wp:posOffset>
              </wp:positionV>
              <wp:extent cx="6332220" cy="706882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9">
                        <a:extLst>
                          <a:ext uri="{28A0092B-C50C-407E-A947-70E740481C1C}">
                            <a14:useLocalDpi xmlns:a14="http://schemas.microsoft.com/office/drawing/2010/main" val="0"/>
                          </a:ext>
                        </a:extLst>
                      </a:blip>
                      <a:stretch>
                        <a:fillRect/>
                      </a:stretch>
                    </pic:blipFill>
                    <pic:spPr>
                      <a:xfrm>
                        <a:off x="0" y="0"/>
                        <a:ext cx="6332220" cy="7068820"/>
                      </a:xfrm>
                      <a:prstGeom prst="rect">
                        <a:avLst/>
                      </a:prstGeom>
                    </pic:spPr>
                  </pic:pic>
                </a:graphicData>
              </a:graphic>
            </wp:anchor>
          </w:drawing>
        </w:r>
      </w:ins>
      <w:del w:id="1578" w:author="Giorgio Romeo" w:date="2020-12-23T17:16:00Z">
        <w:r w:rsidR="008A37D2" w:rsidDel="008E5D05">
          <w:rPr>
            <w:i/>
            <w:iCs/>
            <w:noProof/>
            <w:sz w:val="32"/>
            <w:szCs w:val="32"/>
          </w:rPr>
          <w:drawing>
            <wp:anchor distT="0" distB="0" distL="114300" distR="114300" simplePos="0" relativeHeight="251682816" behindDoc="0" locked="0" layoutInCell="1" allowOverlap="1" wp14:anchorId="02C65BCF" wp14:editId="1727174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del>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59F981F6" w:rsidR="00B03444" w:rsidRDefault="008E5D05">
      <w:pPr>
        <w:pStyle w:val="Paragrafoelenco"/>
        <w:numPr>
          <w:ilvl w:val="0"/>
          <w:numId w:val="87"/>
        </w:numPr>
        <w:spacing w:line="360" w:lineRule="auto"/>
        <w:ind w:left="1321" w:hanging="357"/>
        <w:rPr>
          <w:rStyle w:val="Enfasidelicata"/>
          <w:sz w:val="32"/>
          <w:szCs w:val="32"/>
        </w:rPr>
      </w:pPr>
      <w:ins w:id="1579" w:author="Giorgio Romeo" w:date="2020-12-23T17:16:00Z">
        <w:r>
          <w:rPr>
            <w:i/>
            <w:iCs/>
            <w:noProof/>
            <w:sz w:val="32"/>
            <w:szCs w:val="32"/>
          </w:rPr>
          <w:lastRenderedPageBreak/>
          <w:drawing>
            <wp:anchor distT="0" distB="0" distL="114300" distR="114300" simplePos="0" relativeHeight="251691008" behindDoc="0" locked="0" layoutInCell="1" allowOverlap="1" wp14:anchorId="17A72188" wp14:editId="53FBA7B0">
              <wp:simplePos x="0" y="0"/>
              <wp:positionH relativeFrom="margin">
                <wp:align>right</wp:align>
              </wp:positionH>
              <wp:positionV relativeFrom="paragraph">
                <wp:posOffset>490667</wp:posOffset>
              </wp:positionV>
              <wp:extent cx="6332220" cy="76873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1">
                        <a:extLst>
                          <a:ext uri="{28A0092B-C50C-407E-A947-70E740481C1C}">
                            <a14:useLocalDpi xmlns:a14="http://schemas.microsoft.com/office/drawing/2010/main" val="0"/>
                          </a:ext>
                        </a:extLst>
                      </a:blip>
                      <a:stretch>
                        <a:fillRect/>
                      </a:stretch>
                    </pic:blipFill>
                    <pic:spPr>
                      <a:xfrm>
                        <a:off x="0" y="0"/>
                        <a:ext cx="6332220" cy="7687310"/>
                      </a:xfrm>
                      <a:prstGeom prst="rect">
                        <a:avLst/>
                      </a:prstGeom>
                    </pic:spPr>
                  </pic:pic>
                </a:graphicData>
              </a:graphic>
            </wp:anchor>
          </w:drawing>
        </w:r>
      </w:ins>
      <w:del w:id="1580" w:author="Giorgio Romeo" w:date="2020-12-23T17:16:00Z">
        <w:r w:rsidR="008A37D2" w:rsidDel="008E5D05">
          <w:rPr>
            <w:i/>
            <w:iCs/>
            <w:noProof/>
            <w:sz w:val="36"/>
            <w:szCs w:val="36"/>
          </w:rPr>
          <w:drawing>
            <wp:anchor distT="0" distB="0" distL="114300" distR="114300" simplePos="0" relativeHeight="251683840" behindDoc="0" locked="0" layoutInCell="1" allowOverlap="1" wp14:anchorId="21F71B27" wp14:editId="04DE03C7">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del>
      <w:r w:rsidR="00B03444">
        <w:rPr>
          <w:rStyle w:val="Enfasidelicata"/>
          <w:sz w:val="32"/>
          <w:szCs w:val="32"/>
        </w:rPr>
        <w:t>Book Visit</w:t>
      </w:r>
    </w:p>
    <w:p w14:paraId="52280EB5" w14:textId="21B828EE"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0D4E40" w:rsidRDefault="00B20D3C">
      <w:pPr>
        <w:spacing w:line="240" w:lineRule="auto"/>
        <w:jc w:val="both"/>
        <w:rPr>
          <w:rStyle w:val="Enfasidelicata"/>
          <w:i w:val="0"/>
          <w:iCs w:val="0"/>
          <w:sz w:val="28"/>
          <w:szCs w:val="28"/>
          <w:rPrChange w:id="1581" w:author="Giorgio Romeo" w:date="2020-12-23T10:29:00Z">
            <w:rPr>
              <w:rStyle w:val="Enfasidelicata"/>
              <w:i w:val="0"/>
              <w:iCs w:val="0"/>
              <w:sz w:val="36"/>
              <w:szCs w:val="36"/>
            </w:rPr>
          </w:rPrChange>
        </w:rPr>
        <w:pPrChange w:id="1582" w:author="Giorgio Romeo" w:date="2020-12-23T09:41:00Z">
          <w:pPr>
            <w:spacing w:line="240" w:lineRule="auto"/>
          </w:pPr>
        </w:pPrChange>
      </w:pPr>
      <w:r w:rsidRPr="000D4E40">
        <w:rPr>
          <w:rStyle w:val="Enfasidelicata"/>
          <w:i w:val="0"/>
          <w:iCs w:val="0"/>
          <w:sz w:val="28"/>
          <w:szCs w:val="28"/>
          <w:rPrChange w:id="1583" w:author="Giorgio Romeo" w:date="2020-12-23T10:29:00Z">
            <w:rPr>
              <w:rStyle w:val="Enfasidelicata"/>
              <w:i w:val="0"/>
              <w:iCs w:val="0"/>
              <w:szCs w:val="24"/>
            </w:rPr>
          </w:rPrChange>
        </w:rPr>
        <w:t xml:space="preserve">On the basis of studies done by ISTAT on the Italian number of population and </w:t>
      </w:r>
      <w:r w:rsidR="00C17986" w:rsidRPr="000D4E40">
        <w:rPr>
          <w:rStyle w:val="Enfasidelicata"/>
          <w:i w:val="0"/>
          <w:iCs w:val="0"/>
          <w:sz w:val="28"/>
          <w:szCs w:val="28"/>
          <w:rPrChange w:id="1584" w:author="Giorgio Romeo" w:date="2020-12-23T10:29:00Z">
            <w:rPr>
              <w:rStyle w:val="Enfasidelicata"/>
              <w:i w:val="0"/>
              <w:iCs w:val="0"/>
              <w:szCs w:val="24"/>
            </w:rPr>
          </w:rPrChange>
        </w:rPr>
        <w:t xml:space="preserve">by </w:t>
      </w:r>
      <w:r w:rsidRPr="000D4E40">
        <w:rPr>
          <w:rStyle w:val="Enfasidelicata"/>
          <w:i w:val="0"/>
          <w:iCs w:val="0"/>
          <w:sz w:val="28"/>
          <w:szCs w:val="28"/>
          <w:rPrChange w:id="1585" w:author="Giorgio Romeo" w:date="2020-12-23T10:29:00Z">
            <w:rPr>
              <w:rStyle w:val="Enfasidelicata"/>
              <w:i w:val="0"/>
              <w:iCs w:val="0"/>
              <w:szCs w:val="24"/>
            </w:rPr>
          </w:rPrChange>
        </w:rPr>
        <w:t xml:space="preserve">the US government on the </w:t>
      </w:r>
      <w:r w:rsidR="00C17986" w:rsidRPr="000D4E40">
        <w:rPr>
          <w:rStyle w:val="Enfasidelicata"/>
          <w:i w:val="0"/>
          <w:iCs w:val="0"/>
          <w:sz w:val="28"/>
          <w:szCs w:val="28"/>
          <w:rPrChange w:id="1586" w:author="Giorgio Romeo" w:date="2020-12-23T10:29:00Z">
            <w:rPr>
              <w:rStyle w:val="Enfasidelicata"/>
              <w:i w:val="0"/>
              <w:iCs w:val="0"/>
              <w:szCs w:val="24"/>
            </w:rPr>
          </w:rPrChange>
        </w:rPr>
        <w:t>habits of customers of grocery shops (references in point 6 of document), we extract some main points needed on the calculation of the performance requirements. These main points are:</w:t>
      </w:r>
    </w:p>
    <w:p w14:paraId="6308A43C" w14:textId="77777777" w:rsidR="00C17986" w:rsidRPr="000D4E40" w:rsidRDefault="00C17986">
      <w:pPr>
        <w:pStyle w:val="Paragrafoelenco"/>
        <w:numPr>
          <w:ilvl w:val="2"/>
          <w:numId w:val="22"/>
        </w:numPr>
        <w:spacing w:line="240" w:lineRule="auto"/>
        <w:jc w:val="both"/>
        <w:rPr>
          <w:rStyle w:val="Enfasidelicata"/>
          <w:sz w:val="28"/>
          <w:szCs w:val="28"/>
          <w:rPrChange w:id="1587" w:author="Giorgio Romeo" w:date="2020-12-23T10:29:00Z">
            <w:rPr>
              <w:rStyle w:val="Enfasidelicata"/>
              <w:sz w:val="36"/>
              <w:szCs w:val="36"/>
            </w:rPr>
          </w:rPrChange>
        </w:rPr>
        <w:pPrChange w:id="1588"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89" w:author="Giorgio Romeo" w:date="2020-12-23T10:29:00Z">
            <w:rPr>
              <w:rStyle w:val="Enfasidelicata"/>
              <w:szCs w:val="24"/>
            </w:rPr>
          </w:rPrChange>
        </w:rPr>
        <w:t>There are around 750 thousand families in Milan only.</w:t>
      </w:r>
    </w:p>
    <w:p w14:paraId="0685331A" w14:textId="759EF590" w:rsidR="00C17986" w:rsidRPr="000D4E40" w:rsidRDefault="00C17986">
      <w:pPr>
        <w:pStyle w:val="Paragrafoelenco"/>
        <w:numPr>
          <w:ilvl w:val="2"/>
          <w:numId w:val="22"/>
        </w:numPr>
        <w:spacing w:line="240" w:lineRule="auto"/>
        <w:jc w:val="both"/>
        <w:rPr>
          <w:rStyle w:val="Enfasidelicata"/>
          <w:sz w:val="28"/>
          <w:szCs w:val="28"/>
          <w:rPrChange w:id="1590" w:author="Giorgio Romeo" w:date="2020-12-23T10:29:00Z">
            <w:rPr>
              <w:rStyle w:val="Enfasidelicata"/>
              <w:sz w:val="36"/>
              <w:szCs w:val="36"/>
            </w:rPr>
          </w:rPrChange>
        </w:rPr>
        <w:pPrChange w:id="1591"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92" w:author="Giorgio Romeo" w:date="2020-12-23T10:29:00Z">
            <w:rPr>
              <w:rStyle w:val="Enfasidelicata"/>
              <w:szCs w:val="24"/>
            </w:rPr>
          </w:rPrChange>
        </w:rPr>
        <w:t>There are around 25 million families in Italy.</w:t>
      </w:r>
    </w:p>
    <w:p w14:paraId="1E83F5D1" w14:textId="77777777" w:rsidR="00C17986" w:rsidRPr="000D4E40" w:rsidRDefault="00C17986">
      <w:pPr>
        <w:pStyle w:val="Paragrafoelenco"/>
        <w:numPr>
          <w:ilvl w:val="2"/>
          <w:numId w:val="22"/>
        </w:numPr>
        <w:spacing w:line="240" w:lineRule="auto"/>
        <w:jc w:val="both"/>
        <w:rPr>
          <w:rStyle w:val="Enfasidelicata"/>
          <w:sz w:val="28"/>
          <w:szCs w:val="28"/>
          <w:rPrChange w:id="1593" w:author="Giorgio Romeo" w:date="2020-12-23T10:29:00Z">
            <w:rPr>
              <w:rStyle w:val="Enfasidelicata"/>
              <w:sz w:val="36"/>
              <w:szCs w:val="36"/>
            </w:rPr>
          </w:rPrChange>
        </w:rPr>
        <w:pPrChange w:id="1594"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95" w:author="Giorgio Romeo" w:date="2020-12-23T10:29:00Z">
            <w:rPr>
              <w:rStyle w:val="Enfasidelicata"/>
              <w:szCs w:val="24"/>
            </w:rPr>
          </w:rPrChange>
        </w:rPr>
        <w:t>On average Saturday sees more families go grocery shopping (from 10% to 40% more)</w:t>
      </w:r>
    </w:p>
    <w:p w14:paraId="6E3F857A" w14:textId="696FD08A" w:rsidR="00C17986" w:rsidRPr="000D4E40" w:rsidRDefault="00C17986">
      <w:pPr>
        <w:pStyle w:val="Paragrafoelenco"/>
        <w:numPr>
          <w:ilvl w:val="3"/>
          <w:numId w:val="22"/>
        </w:numPr>
        <w:spacing w:line="240" w:lineRule="auto"/>
        <w:jc w:val="both"/>
        <w:rPr>
          <w:rStyle w:val="Enfasidelicata"/>
          <w:sz w:val="28"/>
          <w:szCs w:val="28"/>
          <w:rPrChange w:id="1596" w:author="Giorgio Romeo" w:date="2020-12-23T10:29:00Z">
            <w:rPr>
              <w:rStyle w:val="Enfasidelicata"/>
              <w:sz w:val="20"/>
              <w:szCs w:val="20"/>
            </w:rPr>
          </w:rPrChange>
        </w:rPr>
        <w:pPrChange w:id="1597" w:author="Giorgio Romeo" w:date="2020-12-23T09:41:00Z">
          <w:pPr>
            <w:pStyle w:val="Paragrafoelenco"/>
            <w:numPr>
              <w:ilvl w:val="3"/>
              <w:numId w:val="22"/>
            </w:numPr>
            <w:spacing w:line="240" w:lineRule="auto"/>
            <w:ind w:left="1440" w:hanging="360"/>
          </w:pPr>
        </w:pPrChange>
      </w:pPr>
      <w:r w:rsidRPr="000D4E40">
        <w:rPr>
          <w:rStyle w:val="Enfasidelicata"/>
          <w:sz w:val="28"/>
          <w:szCs w:val="28"/>
          <w:rPrChange w:id="1598" w:author="Giorgio Romeo" w:date="2020-12-23T10:29:00Z">
            <w:rPr>
              <w:rStyle w:val="Enfasidelicata"/>
              <w:sz w:val="20"/>
              <w:szCs w:val="20"/>
            </w:rPr>
          </w:rPrChange>
        </w:rPr>
        <w:t>In the US from 29-30 million go on a weekday, while on the weekend 33-41 million families go grocery shopping</w:t>
      </w:r>
    </w:p>
    <w:p w14:paraId="1D45C38B" w14:textId="77777777" w:rsidR="00A3231B" w:rsidRPr="000D4E40" w:rsidRDefault="00C17986">
      <w:pPr>
        <w:pStyle w:val="Paragrafoelenco"/>
        <w:numPr>
          <w:ilvl w:val="2"/>
          <w:numId w:val="22"/>
        </w:numPr>
        <w:spacing w:line="240" w:lineRule="auto"/>
        <w:jc w:val="both"/>
        <w:rPr>
          <w:rStyle w:val="Enfasidelicata"/>
          <w:sz w:val="28"/>
          <w:szCs w:val="28"/>
          <w:rPrChange w:id="1599" w:author="Giorgio Romeo" w:date="2020-12-23T10:29:00Z">
            <w:rPr>
              <w:rStyle w:val="Enfasidelicata"/>
              <w:sz w:val="36"/>
              <w:szCs w:val="36"/>
            </w:rPr>
          </w:rPrChange>
        </w:rPr>
        <w:pPrChange w:id="1600"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601" w:author="Giorgio Romeo" w:date="2020-12-23T10:29:00Z">
            <w:rPr>
              <w:rStyle w:val="Enfasidelicata"/>
              <w:szCs w:val="24"/>
            </w:rPr>
          </w:rPrChange>
        </w:rPr>
        <w:t>The average family goes grocery shopping</w:t>
      </w:r>
      <w:r w:rsidR="00A3231B" w:rsidRPr="000D4E40">
        <w:rPr>
          <w:rStyle w:val="Enfasidelicata"/>
          <w:sz w:val="28"/>
          <w:szCs w:val="28"/>
          <w:rPrChange w:id="1602" w:author="Giorgio Romeo" w:date="2020-12-23T10:29:00Z">
            <w:rPr>
              <w:rStyle w:val="Enfasidelicata"/>
              <w:szCs w:val="24"/>
            </w:rPr>
          </w:rPrChange>
        </w:rPr>
        <w:t xml:space="preserve"> 1.6 times a week as of 2019</w:t>
      </w:r>
    </w:p>
    <w:p w14:paraId="6B33BAD5" w14:textId="4E824C85" w:rsidR="00DF3309" w:rsidRPr="000D4E40" w:rsidRDefault="00A3231B">
      <w:pPr>
        <w:spacing w:line="240" w:lineRule="auto"/>
        <w:jc w:val="both"/>
        <w:rPr>
          <w:rStyle w:val="Enfasidelicata"/>
          <w:i w:val="0"/>
          <w:iCs w:val="0"/>
          <w:sz w:val="28"/>
          <w:szCs w:val="28"/>
          <w:rPrChange w:id="1603" w:author="Giorgio Romeo" w:date="2020-12-23T10:29:00Z">
            <w:rPr>
              <w:rStyle w:val="Enfasidelicata"/>
              <w:i w:val="0"/>
              <w:iCs w:val="0"/>
              <w:szCs w:val="24"/>
            </w:rPr>
          </w:rPrChange>
        </w:rPr>
        <w:pPrChange w:id="1604" w:author="Giorgio Romeo" w:date="2020-12-23T09:41:00Z">
          <w:pPr>
            <w:spacing w:line="240" w:lineRule="auto"/>
          </w:pPr>
        </w:pPrChange>
      </w:pPr>
      <w:r w:rsidRPr="000D4E40">
        <w:rPr>
          <w:rStyle w:val="Enfasidelicata"/>
          <w:i w:val="0"/>
          <w:iCs w:val="0"/>
          <w:sz w:val="28"/>
          <w:szCs w:val="28"/>
          <w:rPrChange w:id="1605" w:author="Giorgio Romeo" w:date="2020-12-23T10:29:00Z">
            <w:rPr>
              <w:rStyle w:val="Enfasidelicata"/>
              <w:i w:val="0"/>
              <w:iCs w:val="0"/>
              <w:szCs w:val="24"/>
            </w:rPr>
          </w:rPrChange>
        </w:rPr>
        <w:t>Based on this information we can deduce that on the worst case the system to be will have to manage on peak hours 360 thousand users contemporarily in one hour in Italy</w:t>
      </w:r>
      <w:r w:rsidR="00B20D3C" w:rsidRPr="000D4E40">
        <w:rPr>
          <w:rStyle w:val="Enfasidelicata"/>
          <w:i w:val="0"/>
          <w:iCs w:val="0"/>
          <w:sz w:val="28"/>
          <w:szCs w:val="28"/>
          <w:rPrChange w:id="1606" w:author="Giorgio Romeo" w:date="2020-12-23T10:29:00Z">
            <w:rPr>
              <w:rStyle w:val="Enfasidelicata"/>
              <w:i w:val="0"/>
              <w:iCs w:val="0"/>
              <w:szCs w:val="24"/>
            </w:rPr>
          </w:rPrChange>
        </w:rPr>
        <w:t xml:space="preserve">. </w:t>
      </w:r>
    </w:p>
    <w:p w14:paraId="77BE65F3" w14:textId="43670D77" w:rsidR="00A3231B" w:rsidRDefault="00A3231B">
      <w:pPr>
        <w:spacing w:line="240" w:lineRule="auto"/>
        <w:jc w:val="both"/>
        <w:rPr>
          <w:ins w:id="1607" w:author="Giorgio Romeo" w:date="2020-12-23T10:29:00Z"/>
          <w:rStyle w:val="Enfasidelicata"/>
          <w:i w:val="0"/>
          <w:iCs w:val="0"/>
          <w:sz w:val="28"/>
          <w:szCs w:val="28"/>
        </w:rPr>
      </w:pPr>
      <w:r w:rsidRPr="000D4E40">
        <w:rPr>
          <w:rStyle w:val="Enfasidelicata"/>
          <w:i w:val="0"/>
          <w:iCs w:val="0"/>
          <w:sz w:val="28"/>
          <w:szCs w:val="28"/>
          <w:rPrChange w:id="1608" w:author="Giorgio Romeo" w:date="2020-12-23T10:29:00Z">
            <w:rPr>
              <w:rStyle w:val="Enfasidelicata"/>
              <w:i w:val="0"/>
              <w:iCs w:val="0"/>
              <w:szCs w:val="24"/>
            </w:rPr>
          </w:rPrChange>
        </w:rPr>
        <w:t xml:space="preserve">Since it is important to </w:t>
      </w:r>
      <w:r w:rsidR="00B84FD6" w:rsidRPr="000D4E40">
        <w:rPr>
          <w:rStyle w:val="Enfasidelicata"/>
          <w:i w:val="0"/>
          <w:iCs w:val="0"/>
          <w:sz w:val="28"/>
          <w:szCs w:val="28"/>
          <w:rPrChange w:id="1609" w:author="Giorgio Romeo" w:date="2020-12-23T10:29:00Z">
            <w:rPr>
              <w:rStyle w:val="Enfasidelicata"/>
              <w:i w:val="0"/>
              <w:iCs w:val="0"/>
              <w:szCs w:val="24"/>
            </w:rPr>
          </w:rPrChange>
        </w:rPr>
        <w:t>have fast responses to users’ requests, a response time to any request, comprising those of the external API’s should be under 0.5 seconds.</w:t>
      </w:r>
    </w:p>
    <w:p w14:paraId="637C63F2" w14:textId="77777777" w:rsidR="000D4E40" w:rsidRPr="000D4E40" w:rsidRDefault="000D4E40">
      <w:pPr>
        <w:spacing w:line="240" w:lineRule="auto"/>
        <w:jc w:val="both"/>
        <w:rPr>
          <w:rStyle w:val="Enfasidelicata"/>
          <w:i w:val="0"/>
          <w:iCs w:val="0"/>
          <w:sz w:val="28"/>
          <w:szCs w:val="28"/>
          <w:rPrChange w:id="1610" w:author="Giorgio Romeo" w:date="2020-12-23T10:29:00Z">
            <w:rPr>
              <w:rStyle w:val="Enfasidelicata"/>
              <w:i w:val="0"/>
              <w:iCs w:val="0"/>
              <w:szCs w:val="24"/>
            </w:rPr>
          </w:rPrChange>
        </w:rPr>
        <w:pPrChange w:id="1611" w:author="Giorgio Romeo" w:date="2020-12-23T09:41:00Z">
          <w:pPr>
            <w:spacing w:line="240" w:lineRule="auto"/>
          </w:pPr>
        </w:pPrChange>
      </w:pPr>
    </w:p>
    <w:p w14:paraId="4F55D9A2" w14:textId="5029BDF8" w:rsidR="00DF3309" w:rsidRDefault="00DF3309">
      <w:pPr>
        <w:pStyle w:val="Paragrafoelenco"/>
        <w:numPr>
          <w:ilvl w:val="0"/>
          <w:numId w:val="22"/>
        </w:numPr>
        <w:spacing w:line="360" w:lineRule="auto"/>
        <w:rPr>
          <w:rStyle w:val="Enfasidelicata"/>
          <w:sz w:val="36"/>
          <w:szCs w:val="36"/>
        </w:rPr>
        <w:pPrChange w:id="1612" w:author="Giorgio Romeo" w:date="2020-12-23T10:29:00Z">
          <w:pPr>
            <w:pStyle w:val="Paragrafoelenco"/>
            <w:numPr>
              <w:numId w:val="22"/>
            </w:numPr>
            <w:spacing w:line="240" w:lineRule="auto"/>
            <w:ind w:left="360" w:hanging="360"/>
          </w:pPr>
        </w:pPrChange>
      </w:pPr>
      <w:r w:rsidRPr="00DF3309">
        <w:rPr>
          <w:rStyle w:val="Enfasidelicata"/>
          <w:sz w:val="36"/>
          <w:szCs w:val="36"/>
        </w:rPr>
        <w:t>Design Constraints</w:t>
      </w:r>
      <w:r>
        <w:rPr>
          <w:rStyle w:val="Enfasidelicata"/>
          <w:sz w:val="36"/>
          <w:szCs w:val="36"/>
        </w:rPr>
        <w:t>:</w:t>
      </w:r>
      <w:del w:id="1613" w:author="Giorgio Romeo" w:date="2020-12-23T10:29:00Z">
        <w:r w:rsidR="00B76B18" w:rsidDel="000D4E40">
          <w:rPr>
            <w:rStyle w:val="Enfasidelicata"/>
            <w:sz w:val="36"/>
            <w:szCs w:val="36"/>
          </w:rPr>
          <w:br/>
        </w:r>
      </w:del>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Pr="000D4E40" w:rsidRDefault="00B61E5A">
      <w:pPr>
        <w:spacing w:line="240" w:lineRule="auto"/>
        <w:jc w:val="both"/>
        <w:rPr>
          <w:rStyle w:val="Enfasidelicata"/>
          <w:i w:val="0"/>
          <w:iCs w:val="0"/>
          <w:sz w:val="28"/>
          <w:szCs w:val="28"/>
          <w:rPrChange w:id="1614" w:author="Giorgio Romeo" w:date="2020-12-23T10:29:00Z">
            <w:rPr>
              <w:rStyle w:val="Enfasidelicata"/>
              <w:i w:val="0"/>
              <w:iCs w:val="0"/>
              <w:szCs w:val="24"/>
            </w:rPr>
          </w:rPrChange>
        </w:rPr>
        <w:pPrChange w:id="1615" w:author="Giorgio Romeo" w:date="2020-12-23T09:41:00Z">
          <w:pPr>
            <w:spacing w:line="240" w:lineRule="auto"/>
          </w:pPr>
        </w:pPrChange>
      </w:pPr>
      <w:r w:rsidRPr="000D4E40">
        <w:rPr>
          <w:rStyle w:val="Enfasidelicata"/>
          <w:i w:val="0"/>
          <w:iCs w:val="0"/>
          <w:sz w:val="28"/>
          <w:szCs w:val="28"/>
          <w:rPrChange w:id="1616" w:author="Giorgio Romeo" w:date="2020-12-23T10:29:00Z">
            <w:rPr>
              <w:rStyle w:val="Enfasidelicata"/>
              <w:i w:val="0"/>
              <w:iCs w:val="0"/>
              <w:szCs w:val="24"/>
            </w:rPr>
          </w:rPrChange>
        </w:rPr>
        <w:t xml:space="preserve">The software </w:t>
      </w:r>
      <w:r w:rsidR="00C76CDC" w:rsidRPr="000D4E40">
        <w:rPr>
          <w:rStyle w:val="Enfasidelicata"/>
          <w:i w:val="0"/>
          <w:iCs w:val="0"/>
          <w:sz w:val="28"/>
          <w:szCs w:val="28"/>
          <w:rPrChange w:id="1617" w:author="Giorgio Romeo" w:date="2020-12-23T10:29:00Z">
            <w:rPr>
              <w:rStyle w:val="Enfasidelicata"/>
              <w:i w:val="0"/>
              <w:iCs w:val="0"/>
              <w:szCs w:val="24"/>
            </w:rPr>
          </w:rPrChange>
        </w:rPr>
        <w:t>will</w:t>
      </w:r>
      <w:r w:rsidRPr="000D4E40">
        <w:rPr>
          <w:rStyle w:val="Enfasidelicata"/>
          <w:i w:val="0"/>
          <w:iCs w:val="0"/>
          <w:sz w:val="28"/>
          <w:szCs w:val="28"/>
          <w:rPrChange w:id="1618" w:author="Giorgio Romeo" w:date="2020-12-23T10:29:00Z">
            <w:rPr>
              <w:rStyle w:val="Enfasidelicata"/>
              <w:i w:val="0"/>
              <w:iCs w:val="0"/>
              <w:szCs w:val="24"/>
            </w:rPr>
          </w:rPrChange>
        </w:rPr>
        <w:t xml:space="preserve"> comply with local laws </w:t>
      </w:r>
      <w:r w:rsidR="00C76CDC" w:rsidRPr="000D4E40">
        <w:rPr>
          <w:rStyle w:val="Enfasidelicata"/>
          <w:i w:val="0"/>
          <w:iCs w:val="0"/>
          <w:sz w:val="28"/>
          <w:szCs w:val="28"/>
          <w:rPrChange w:id="1619" w:author="Giorgio Romeo" w:date="2020-12-23T10:29:00Z">
            <w:rPr>
              <w:rStyle w:val="Enfasidelicata"/>
              <w:i w:val="0"/>
              <w:iCs w:val="0"/>
              <w:szCs w:val="24"/>
            </w:rPr>
          </w:rPrChange>
        </w:rPr>
        <w:t xml:space="preserve">regarding COVID-19 </w:t>
      </w:r>
      <w:r w:rsidRPr="000D4E40">
        <w:rPr>
          <w:rStyle w:val="Enfasidelicata"/>
          <w:i w:val="0"/>
          <w:iCs w:val="0"/>
          <w:sz w:val="28"/>
          <w:szCs w:val="28"/>
          <w:rPrChange w:id="1620" w:author="Giorgio Romeo" w:date="2020-12-23T10:29:00Z">
            <w:rPr>
              <w:rStyle w:val="Enfasidelicata"/>
              <w:i w:val="0"/>
              <w:iCs w:val="0"/>
              <w:szCs w:val="24"/>
            </w:rPr>
          </w:rPrChange>
        </w:rPr>
        <w:t>and</w:t>
      </w:r>
      <w:r w:rsidR="00C76CDC" w:rsidRPr="000D4E40">
        <w:rPr>
          <w:rStyle w:val="Enfasidelicata"/>
          <w:i w:val="0"/>
          <w:iCs w:val="0"/>
          <w:sz w:val="28"/>
          <w:szCs w:val="28"/>
          <w:rPrChange w:id="1621" w:author="Giorgio Romeo" w:date="2020-12-23T10:29:00Z">
            <w:rPr>
              <w:rStyle w:val="Enfasidelicata"/>
              <w:i w:val="0"/>
              <w:iCs w:val="0"/>
              <w:szCs w:val="24"/>
            </w:rPr>
          </w:rPrChange>
        </w:rPr>
        <w:t xml:space="preserve"> its</w:t>
      </w:r>
      <w:r w:rsidRPr="000D4E40">
        <w:rPr>
          <w:rStyle w:val="Enfasidelicata"/>
          <w:i w:val="0"/>
          <w:iCs w:val="0"/>
          <w:sz w:val="28"/>
          <w:szCs w:val="28"/>
          <w:rPrChange w:id="1622" w:author="Giorgio Romeo" w:date="2020-12-23T10:29:00Z">
            <w:rPr>
              <w:rStyle w:val="Enfasidelicata"/>
              <w:i w:val="0"/>
              <w:iCs w:val="0"/>
              <w:szCs w:val="24"/>
            </w:rPr>
          </w:rPrChange>
        </w:rPr>
        <w:t xml:space="preserve"> </w:t>
      </w:r>
      <w:r w:rsidR="00C76CDC" w:rsidRPr="000D4E40">
        <w:rPr>
          <w:rStyle w:val="Enfasidelicata"/>
          <w:i w:val="0"/>
          <w:iCs w:val="0"/>
          <w:sz w:val="28"/>
          <w:szCs w:val="28"/>
          <w:rPrChange w:id="1623" w:author="Giorgio Romeo" w:date="2020-12-23T10:29:00Z">
            <w:rPr>
              <w:rStyle w:val="Enfasidelicata"/>
              <w:i w:val="0"/>
              <w:iCs w:val="0"/>
              <w:szCs w:val="24"/>
            </w:rPr>
          </w:rPrChange>
        </w:rPr>
        <w:t xml:space="preserve">safety related </w:t>
      </w:r>
      <w:r w:rsidRPr="000D4E40">
        <w:rPr>
          <w:rStyle w:val="Enfasidelicata"/>
          <w:i w:val="0"/>
          <w:iCs w:val="0"/>
          <w:sz w:val="28"/>
          <w:szCs w:val="28"/>
          <w:rPrChange w:id="1624" w:author="Giorgio Romeo" w:date="2020-12-23T10:29:00Z">
            <w:rPr>
              <w:rStyle w:val="Enfasidelicata"/>
              <w:i w:val="0"/>
              <w:iCs w:val="0"/>
              <w:szCs w:val="24"/>
            </w:rPr>
          </w:rPrChange>
        </w:rPr>
        <w:t>regulations</w:t>
      </w:r>
      <w:r w:rsidR="00C76CDC" w:rsidRPr="000D4E40">
        <w:rPr>
          <w:rStyle w:val="Enfasidelicata"/>
          <w:i w:val="0"/>
          <w:iCs w:val="0"/>
          <w:sz w:val="28"/>
          <w:szCs w:val="28"/>
          <w:rPrChange w:id="1625" w:author="Giorgio Romeo" w:date="2020-12-23T10:29:00Z">
            <w:rPr>
              <w:rStyle w:val="Enfasidelicata"/>
              <w:i w:val="0"/>
              <w:iCs w:val="0"/>
              <w:szCs w:val="24"/>
            </w:rPr>
          </w:rPrChange>
        </w:rPr>
        <w:t>.</w:t>
      </w:r>
    </w:p>
    <w:p w14:paraId="3E2CEAC7" w14:textId="2AB99708" w:rsidR="00C76CDC" w:rsidRPr="000D4E40" w:rsidRDefault="00C76CDC">
      <w:pPr>
        <w:spacing w:line="240" w:lineRule="auto"/>
        <w:jc w:val="both"/>
        <w:rPr>
          <w:rStyle w:val="Enfasidelicata"/>
          <w:i w:val="0"/>
          <w:iCs w:val="0"/>
          <w:sz w:val="28"/>
          <w:szCs w:val="28"/>
          <w:rPrChange w:id="1626" w:author="Giorgio Romeo" w:date="2020-12-23T10:29:00Z">
            <w:rPr>
              <w:rStyle w:val="Enfasidelicata"/>
              <w:i w:val="0"/>
              <w:iCs w:val="0"/>
              <w:szCs w:val="24"/>
            </w:rPr>
          </w:rPrChange>
        </w:rPr>
        <w:pPrChange w:id="1627" w:author="Giorgio Romeo" w:date="2020-12-23T09:41:00Z">
          <w:pPr>
            <w:spacing w:line="240" w:lineRule="auto"/>
          </w:pPr>
        </w:pPrChange>
      </w:pPr>
      <w:r w:rsidRPr="000D4E40">
        <w:rPr>
          <w:rStyle w:val="Enfasidelicata"/>
          <w:i w:val="0"/>
          <w:iCs w:val="0"/>
          <w:sz w:val="28"/>
          <w:szCs w:val="28"/>
          <w:rPrChange w:id="1628" w:author="Giorgio Romeo" w:date="2020-12-23T10:29:00Z">
            <w:rPr>
              <w:rStyle w:val="Enfasidelicata"/>
              <w:i w:val="0"/>
              <w:iCs w:val="0"/>
              <w:szCs w:val="24"/>
            </w:rPr>
          </w:rPrChange>
        </w:rPr>
        <w:t xml:space="preserve">Furthermore, the software will comply with local laws about data treatment and usage such as the EU General Data Protection Regulation </w:t>
      </w:r>
      <w:r w:rsidR="0020663D" w:rsidRPr="000D4E40">
        <w:rPr>
          <w:sz w:val="28"/>
          <w:szCs w:val="28"/>
          <w:rPrChange w:id="1629" w:author="Giorgio Romeo" w:date="2020-12-23T10:29:00Z">
            <w:rPr/>
          </w:rPrChange>
        </w:rPr>
        <w:fldChar w:fldCharType="begin"/>
      </w:r>
      <w:r w:rsidR="0020663D" w:rsidRPr="000D4E40">
        <w:rPr>
          <w:sz w:val="28"/>
          <w:szCs w:val="28"/>
          <w:rPrChange w:id="1630" w:author="Giorgio Romeo" w:date="2020-12-23T10:29:00Z">
            <w:rPr/>
          </w:rPrChange>
        </w:rPr>
        <w:instrText xml:space="preserve"> HYPERLINK "https://eur-lex.europa.eu/legal-content/EN/AUTO/?uri=CELEX:02016R0679-20160504&amp;qid=1532348683434" </w:instrText>
      </w:r>
      <w:r w:rsidR="0020663D" w:rsidRPr="000D4E40">
        <w:rPr>
          <w:sz w:val="28"/>
          <w:szCs w:val="28"/>
          <w:rPrChange w:id="1631" w:author="Giorgio Romeo" w:date="2020-12-23T10:29:00Z">
            <w:rPr>
              <w:rStyle w:val="Collegamentoipertestuale"/>
              <w:color w:val="004494"/>
              <w:szCs w:val="24"/>
              <w:shd w:val="clear" w:color="auto" w:fill="FFFFFF"/>
            </w:rPr>
          </w:rPrChange>
        </w:rPr>
        <w:fldChar w:fldCharType="separate"/>
      </w:r>
      <w:r w:rsidRPr="000D4E40">
        <w:rPr>
          <w:rStyle w:val="Collegamentoipertestuale"/>
          <w:color w:val="004494"/>
          <w:sz w:val="28"/>
          <w:szCs w:val="28"/>
          <w:shd w:val="clear" w:color="auto" w:fill="FFFFFF"/>
          <w:rPrChange w:id="1632" w:author="Giorgio Romeo" w:date="2020-12-23T10:29:00Z">
            <w:rPr>
              <w:rStyle w:val="Collegamentoipertestuale"/>
              <w:color w:val="004494"/>
              <w:szCs w:val="24"/>
              <w:shd w:val="clear" w:color="auto" w:fill="FFFFFF"/>
            </w:rPr>
          </w:rPrChange>
        </w:rPr>
        <w:t>GDPR  2016/679</w:t>
      </w:r>
      <w:r w:rsidR="0020663D" w:rsidRPr="000D4E40">
        <w:rPr>
          <w:rStyle w:val="Collegamentoipertestuale"/>
          <w:color w:val="004494"/>
          <w:sz w:val="28"/>
          <w:szCs w:val="28"/>
          <w:shd w:val="clear" w:color="auto" w:fill="FFFFFF"/>
          <w:rPrChange w:id="1633" w:author="Giorgio Romeo" w:date="2020-12-23T10:29:00Z">
            <w:rPr>
              <w:rStyle w:val="Collegamentoipertestuale"/>
              <w:color w:val="004494"/>
              <w:szCs w:val="24"/>
              <w:shd w:val="clear" w:color="auto" w:fill="FFFFFF"/>
            </w:rPr>
          </w:rPrChange>
        </w:rPr>
        <w:fldChar w:fldCharType="end"/>
      </w:r>
      <w:r w:rsidRPr="000D4E40">
        <w:rPr>
          <w:sz w:val="28"/>
          <w:szCs w:val="28"/>
          <w:rPrChange w:id="1634" w:author="Giorgio Romeo" w:date="2020-12-23T10:29:00Z">
            <w:rPr>
              <w:szCs w:val="24"/>
            </w:rPr>
          </w:rPrChange>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33CB6B2" w14:textId="32BD5B9E" w:rsidR="000D4E40" w:rsidRPr="000D4E40" w:rsidRDefault="000320FC" w:rsidP="000D4E40">
      <w:pPr>
        <w:spacing w:line="240" w:lineRule="auto"/>
        <w:jc w:val="both"/>
        <w:rPr>
          <w:ins w:id="1635" w:author="Giorgio Romeo" w:date="2020-12-23T10:29:00Z"/>
          <w:rStyle w:val="Enfasidelicata"/>
          <w:i w:val="0"/>
          <w:iCs w:val="0"/>
          <w:sz w:val="28"/>
          <w:szCs w:val="28"/>
          <w:rPrChange w:id="1636" w:author="Giorgio Romeo" w:date="2020-12-23T10:29:00Z">
            <w:rPr>
              <w:ins w:id="1637" w:author="Giorgio Romeo" w:date="2020-12-23T10:29:00Z"/>
              <w:rStyle w:val="Enfasidelicata"/>
              <w:i w:val="0"/>
              <w:iCs w:val="0"/>
              <w:szCs w:val="24"/>
            </w:rPr>
          </w:rPrChange>
        </w:rPr>
      </w:pPr>
      <w:r w:rsidRPr="000D4E40">
        <w:rPr>
          <w:rStyle w:val="Enfasidelicata"/>
          <w:i w:val="0"/>
          <w:iCs w:val="0"/>
          <w:sz w:val="28"/>
          <w:szCs w:val="28"/>
          <w:rPrChange w:id="1638" w:author="Giorgio Romeo" w:date="2020-12-23T10:29:00Z">
            <w:rPr>
              <w:rStyle w:val="Enfasidelicata"/>
              <w:i w:val="0"/>
              <w:iCs w:val="0"/>
              <w:szCs w:val="24"/>
            </w:rPr>
          </w:rPrChange>
        </w:rPr>
        <w:t>There are inherent hardware limitations in which the system will find itself</w:t>
      </w:r>
      <w:ins w:id="1639" w:author="Giorgio Romeo" w:date="2020-12-23T10:29:00Z">
        <w:r w:rsidR="000D4E40" w:rsidRPr="000D4E40">
          <w:rPr>
            <w:rStyle w:val="Enfasidelicata"/>
            <w:i w:val="0"/>
            <w:iCs w:val="0"/>
            <w:sz w:val="28"/>
            <w:szCs w:val="28"/>
            <w:rPrChange w:id="1640" w:author="Giorgio Romeo" w:date="2020-12-23T10:29:00Z">
              <w:rPr>
                <w:rStyle w:val="Enfasidelicata"/>
                <w:i w:val="0"/>
                <w:iCs w:val="0"/>
                <w:szCs w:val="24"/>
              </w:rPr>
            </w:rPrChange>
          </w:rPr>
          <w:t>. Indeed, it is important for the software to be designed in a way that keeps count of its portability. This way it will need to be run on computationally weak (old) devices too.</w:t>
        </w:r>
      </w:ins>
    </w:p>
    <w:p w14:paraId="69867089" w14:textId="2B39BC2F" w:rsidR="00B61E5A" w:rsidRDefault="000320FC" w:rsidP="0058414F">
      <w:pPr>
        <w:spacing w:line="240" w:lineRule="auto"/>
        <w:jc w:val="both"/>
        <w:rPr>
          <w:ins w:id="1641" w:author="Giorgio Romeo" w:date="2020-12-23T09:42:00Z"/>
          <w:rStyle w:val="Enfasidelicata"/>
          <w:i w:val="0"/>
          <w:iCs w:val="0"/>
          <w:szCs w:val="24"/>
        </w:rPr>
      </w:pPr>
      <w:del w:id="1642" w:author="Giorgio Romeo" w:date="2020-12-23T10:26:00Z">
        <w:r w:rsidDel="000D4E40">
          <w:rPr>
            <w:rStyle w:val="Enfasidelicata"/>
            <w:i w:val="0"/>
            <w:iCs w:val="0"/>
            <w:szCs w:val="24"/>
          </w:rPr>
          <w:delText>.</w:delText>
        </w:r>
        <w:r w:rsidR="00B61E5A" w:rsidDel="000D4E40">
          <w:rPr>
            <w:rStyle w:val="Enfasidelicata"/>
            <w:i w:val="0"/>
            <w:iCs w:val="0"/>
            <w:szCs w:val="24"/>
          </w:rPr>
          <w:delText xml:space="preserve"> </w:delText>
        </w:r>
      </w:del>
    </w:p>
    <w:p w14:paraId="624C221B" w14:textId="65936954" w:rsidR="0058414F" w:rsidDel="000D4E40" w:rsidRDefault="0058414F">
      <w:pPr>
        <w:spacing w:line="240" w:lineRule="auto"/>
        <w:jc w:val="both"/>
        <w:rPr>
          <w:del w:id="1643" w:author="Giorgio Romeo" w:date="2020-12-23T10:29:00Z"/>
          <w:rStyle w:val="Enfasidelicata"/>
          <w:i w:val="0"/>
          <w:iCs w:val="0"/>
          <w:szCs w:val="24"/>
        </w:rPr>
        <w:pPrChange w:id="1644" w:author="Giorgio Romeo" w:date="2020-12-23T09:41:00Z">
          <w:pPr>
            <w:spacing w:line="240" w:lineRule="auto"/>
          </w:pPr>
        </w:pPrChange>
      </w:pPr>
    </w:p>
    <w:p w14:paraId="290BE535" w14:textId="57D4B32E" w:rsidR="00C76CDC" w:rsidRDefault="00B61E5A">
      <w:pPr>
        <w:spacing w:line="240" w:lineRule="auto"/>
        <w:jc w:val="both"/>
        <w:rPr>
          <w:rStyle w:val="Enfasidelicata"/>
          <w:sz w:val="36"/>
          <w:szCs w:val="36"/>
        </w:rPr>
        <w:pPrChange w:id="1645" w:author="Giorgio Romeo" w:date="2020-12-23T09:41:00Z">
          <w:pPr>
            <w:spacing w:line="240" w:lineRule="auto"/>
          </w:pPr>
        </w:pPrChange>
      </w:pPr>
      <w:del w:id="1646" w:author="Giorgio Romeo" w:date="2020-12-23T09:42:00Z">
        <w:r w:rsidDel="0058414F">
          <w:rPr>
            <w:rStyle w:val="Enfasidelicata"/>
            <w:i w:val="0"/>
            <w:iCs w:val="0"/>
            <w:szCs w:val="24"/>
          </w:rPr>
          <w:delText xml:space="preserve">It is important for the software to be designed in a way that keeps count of its portability. </w:delText>
        </w:r>
        <w:r w:rsidRPr="0058414F" w:rsidDel="0058414F">
          <w:rPr>
            <w:rStyle w:val="Enfasidelicata"/>
            <w:i w:val="0"/>
            <w:iCs w:val="0"/>
            <w:szCs w:val="24"/>
          </w:rPr>
          <w:delText>This way it will need to be run on computationally weak (old) devices too</w:delText>
        </w:r>
        <w:r w:rsidR="00553415" w:rsidRPr="0058414F" w:rsidDel="0058414F">
          <w:rPr>
            <w:rStyle w:val="Enfasidelicata"/>
            <w:i w:val="0"/>
            <w:iCs w:val="0"/>
            <w:szCs w:val="24"/>
            <w:rPrChange w:id="1647" w:author="Giorgio Romeo" w:date="2020-12-23T09:42:00Z">
              <w:rPr>
                <w:rStyle w:val="Enfasidelicata"/>
                <w:sz w:val="36"/>
                <w:szCs w:val="36"/>
              </w:rPr>
            </w:rPrChange>
          </w:rPr>
          <w:delText xml:space="preserve"> </w:delText>
        </w:r>
      </w:del>
      <w:r w:rsidR="00B76B18" w:rsidRPr="00C76CDC">
        <w:rPr>
          <w:rStyle w:val="Enfasidelicata"/>
          <w:sz w:val="36"/>
          <w:szCs w:val="36"/>
        </w:rPr>
        <w:br/>
      </w:r>
      <w:r w:rsidR="00B76B18" w:rsidRPr="00C76CDC">
        <w:rPr>
          <w:rStyle w:val="Enfasidelicata"/>
          <w:sz w:val="36"/>
          <w:szCs w:val="36"/>
        </w:rPr>
        <w:br/>
      </w:r>
    </w:p>
    <w:p w14:paraId="7BEEB70C" w14:textId="36133353" w:rsidR="00684635" w:rsidDel="000D4E40" w:rsidRDefault="00684635">
      <w:pPr>
        <w:rPr>
          <w:del w:id="1648" w:author="Giorgio Romeo" w:date="2020-12-23T10:30:00Z"/>
          <w:rStyle w:val="Enfasidelicata"/>
          <w:sz w:val="36"/>
          <w:szCs w:val="36"/>
        </w:rPr>
      </w:pPr>
    </w:p>
    <w:p w14:paraId="33DACD83" w14:textId="19A4CD06" w:rsidR="00684635" w:rsidDel="000D4E40" w:rsidRDefault="00684635">
      <w:pPr>
        <w:rPr>
          <w:del w:id="1649" w:author="Giorgio Romeo" w:date="2020-12-23T10:30:00Z"/>
          <w:rStyle w:val="Enfasidelicata"/>
          <w:sz w:val="36"/>
          <w:szCs w:val="36"/>
        </w:rPr>
      </w:pPr>
    </w:p>
    <w:p w14:paraId="7A2D9EB1" w14:textId="625A18CC" w:rsidR="00684635" w:rsidDel="000D4E40" w:rsidRDefault="00684635">
      <w:pPr>
        <w:rPr>
          <w:del w:id="1650" w:author="Giorgio Romeo" w:date="2020-12-23T10:30:00Z"/>
          <w:rStyle w:val="Enfasidelicata"/>
          <w:sz w:val="36"/>
          <w:szCs w:val="36"/>
        </w:rPr>
      </w:pPr>
    </w:p>
    <w:p w14:paraId="6E1AA13D" w14:textId="35763E19" w:rsidR="00DF3309" w:rsidRPr="00C76CDC" w:rsidDel="000D4E40" w:rsidRDefault="00DF3309" w:rsidP="00295A63">
      <w:pPr>
        <w:rPr>
          <w:del w:id="1651" w:author="Giorgio Romeo" w:date="2020-12-23T10:30:00Z"/>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0D4E40" w:rsidRDefault="00C76CDC">
      <w:pPr>
        <w:spacing w:line="240" w:lineRule="auto"/>
        <w:jc w:val="both"/>
        <w:rPr>
          <w:rStyle w:val="Enfasidelicata"/>
          <w:sz w:val="40"/>
          <w:szCs w:val="40"/>
          <w:rPrChange w:id="1652" w:author="Giorgio Romeo" w:date="2020-12-23T10:30:00Z">
            <w:rPr>
              <w:rStyle w:val="Enfasidelicata"/>
              <w:sz w:val="36"/>
              <w:szCs w:val="36"/>
            </w:rPr>
          </w:rPrChange>
        </w:rPr>
        <w:pPrChange w:id="1653" w:author="Giorgio Romeo" w:date="2020-12-23T09:43:00Z">
          <w:pPr>
            <w:spacing w:line="240" w:lineRule="auto"/>
          </w:pPr>
        </w:pPrChange>
      </w:pPr>
      <w:r w:rsidRPr="000D4E40">
        <w:rPr>
          <w:rStyle w:val="Enfasidelicata"/>
          <w:i w:val="0"/>
          <w:iCs w:val="0"/>
          <w:sz w:val="28"/>
          <w:szCs w:val="28"/>
          <w:rPrChange w:id="1654" w:author="Giorgio Romeo" w:date="2020-12-23T10:30:00Z">
            <w:rPr>
              <w:rStyle w:val="Enfasidelicata"/>
              <w:i w:val="0"/>
              <w:iCs w:val="0"/>
              <w:szCs w:val="24"/>
            </w:rPr>
          </w:rPrChange>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0D4E40" w:rsidRDefault="00C76CDC">
      <w:pPr>
        <w:spacing w:line="240" w:lineRule="auto"/>
        <w:jc w:val="both"/>
        <w:rPr>
          <w:rStyle w:val="Enfasidelicata"/>
          <w:i w:val="0"/>
          <w:sz w:val="28"/>
          <w:szCs w:val="28"/>
          <w:rPrChange w:id="1655" w:author="Giorgio Romeo" w:date="2020-12-23T10:30:00Z">
            <w:rPr>
              <w:rStyle w:val="Enfasidelicata"/>
              <w:i w:val="0"/>
              <w:szCs w:val="24"/>
            </w:rPr>
          </w:rPrChange>
        </w:rPr>
        <w:pPrChange w:id="1656" w:author="Giorgio Romeo" w:date="2020-12-23T09:43:00Z">
          <w:pPr>
            <w:spacing w:line="240" w:lineRule="auto"/>
          </w:pPr>
        </w:pPrChange>
      </w:pPr>
      <w:r w:rsidRPr="000D4E40">
        <w:rPr>
          <w:rStyle w:val="Enfasidelicata"/>
          <w:i w:val="0"/>
          <w:sz w:val="28"/>
          <w:szCs w:val="28"/>
          <w:rPrChange w:id="1657" w:author="Giorgio Romeo" w:date="2020-12-23T10:30:00Z">
            <w:rPr>
              <w:rStyle w:val="Enfasidelicata"/>
              <w:i w:val="0"/>
              <w:szCs w:val="24"/>
            </w:rPr>
          </w:rPrChange>
        </w:rPr>
        <w:t xml:space="preserve">Because of the system’s importance on the provision of social distancing for one of the most crucial aspects of our lives, it will have to be </w:t>
      </w:r>
      <w:r w:rsidR="00CD0102" w:rsidRPr="000D4E40">
        <w:rPr>
          <w:rStyle w:val="Enfasidelicata"/>
          <w:i w:val="0"/>
          <w:sz w:val="28"/>
          <w:szCs w:val="28"/>
          <w:rPrChange w:id="1658" w:author="Giorgio Romeo" w:date="2020-12-23T10:30:00Z">
            <w:rPr>
              <w:rStyle w:val="Enfasidelicata"/>
              <w:i w:val="0"/>
              <w:szCs w:val="24"/>
            </w:rPr>
          </w:rPrChange>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0D4E40" w:rsidRDefault="00CD0102">
      <w:pPr>
        <w:spacing w:line="240" w:lineRule="auto"/>
        <w:jc w:val="both"/>
        <w:rPr>
          <w:rStyle w:val="Enfasidelicata"/>
          <w:i w:val="0"/>
          <w:iCs w:val="0"/>
          <w:sz w:val="40"/>
          <w:szCs w:val="40"/>
          <w:rPrChange w:id="1659" w:author="Giorgio Romeo" w:date="2020-12-23T10:30:00Z">
            <w:rPr>
              <w:rStyle w:val="Enfasidelicata"/>
              <w:i w:val="0"/>
              <w:iCs w:val="0"/>
              <w:sz w:val="36"/>
              <w:szCs w:val="36"/>
            </w:rPr>
          </w:rPrChange>
        </w:rPr>
        <w:pPrChange w:id="1660" w:author="Giorgio Romeo" w:date="2020-12-23T09:42:00Z">
          <w:pPr>
            <w:spacing w:line="240" w:lineRule="auto"/>
          </w:pPr>
        </w:pPrChange>
      </w:pPr>
      <w:r w:rsidRPr="000D4E40">
        <w:rPr>
          <w:rStyle w:val="Enfasidelicata"/>
          <w:i w:val="0"/>
          <w:sz w:val="28"/>
          <w:szCs w:val="28"/>
          <w:rPrChange w:id="1661" w:author="Giorgio Romeo" w:date="2020-12-23T10:30:00Z">
            <w:rPr>
              <w:rStyle w:val="Enfasidelicata"/>
              <w:i w:val="0"/>
              <w:szCs w:val="24"/>
            </w:rPr>
          </w:rPrChange>
        </w:rPr>
        <w:t>Security is important for the sole reason of the registered</w:t>
      </w:r>
      <w:r w:rsidR="00166CDA" w:rsidRPr="000D4E40">
        <w:rPr>
          <w:rStyle w:val="Enfasidelicata"/>
          <w:i w:val="0"/>
          <w:sz w:val="28"/>
          <w:szCs w:val="28"/>
          <w:rPrChange w:id="1662" w:author="Giorgio Romeo" w:date="2020-12-23T10:30:00Z">
            <w:rPr>
              <w:rStyle w:val="Enfasidelicata"/>
              <w:i w:val="0"/>
              <w:szCs w:val="24"/>
            </w:rPr>
          </w:rPrChange>
        </w:rPr>
        <w:t xml:space="preserve"> virtual</w:t>
      </w:r>
      <w:r w:rsidRPr="000D4E40">
        <w:rPr>
          <w:rStyle w:val="Enfasidelicata"/>
          <w:i w:val="0"/>
          <w:sz w:val="28"/>
          <w:szCs w:val="28"/>
          <w:rPrChange w:id="1663" w:author="Giorgio Romeo" w:date="2020-12-23T10:30:00Z">
            <w:rPr>
              <w:rStyle w:val="Enfasidelicata"/>
              <w:i w:val="0"/>
              <w:szCs w:val="24"/>
            </w:rPr>
          </w:rPrChange>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0D4E40" w:rsidDel="00CD0102">
        <w:rPr>
          <w:rStyle w:val="Enfasidelicata"/>
          <w:sz w:val="40"/>
          <w:szCs w:val="40"/>
          <w:rPrChange w:id="1664" w:author="Giorgio Romeo" w:date="2020-12-23T10:30:00Z">
            <w:rPr>
              <w:rStyle w:val="Enfasidelicata"/>
              <w:sz w:val="36"/>
              <w:szCs w:val="36"/>
            </w:rPr>
          </w:rPrChange>
        </w:rPr>
        <w:t xml:space="preserve"> </w:t>
      </w:r>
      <w:r w:rsidRPr="000D4E40">
        <w:rPr>
          <w:rStyle w:val="Enfasidelicata"/>
          <w:sz w:val="40"/>
          <w:szCs w:val="40"/>
          <w:rPrChange w:id="1665" w:author="Giorgio Romeo" w:date="2020-12-23T10:30:00Z">
            <w:rPr>
              <w:rStyle w:val="Enfasidelicata"/>
              <w:sz w:val="36"/>
              <w:szCs w:val="36"/>
            </w:rPr>
          </w:rPrChange>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0D4E40" w:rsidRDefault="00CD0102">
      <w:pPr>
        <w:spacing w:line="240" w:lineRule="auto"/>
        <w:jc w:val="both"/>
        <w:rPr>
          <w:rStyle w:val="Enfasidelicata"/>
          <w:sz w:val="40"/>
          <w:szCs w:val="40"/>
          <w:rPrChange w:id="1666" w:author="Giorgio Romeo" w:date="2020-12-23T10:30:00Z">
            <w:rPr>
              <w:rStyle w:val="Enfasidelicata"/>
              <w:sz w:val="36"/>
              <w:szCs w:val="36"/>
            </w:rPr>
          </w:rPrChange>
        </w:rPr>
        <w:pPrChange w:id="1667" w:author="Giorgio Romeo" w:date="2020-12-23T09:42:00Z">
          <w:pPr>
            <w:spacing w:line="240" w:lineRule="auto"/>
          </w:pPr>
        </w:pPrChange>
      </w:pPr>
      <w:r w:rsidRPr="000D4E40">
        <w:rPr>
          <w:rStyle w:val="Enfasidelicata"/>
          <w:i w:val="0"/>
          <w:iCs w:val="0"/>
          <w:sz w:val="28"/>
          <w:szCs w:val="28"/>
          <w:rPrChange w:id="1668" w:author="Giorgio Romeo" w:date="2020-12-23T10:30:00Z">
            <w:rPr>
              <w:rStyle w:val="Enfasidelicata"/>
              <w:i w:val="0"/>
              <w:iCs w:val="0"/>
              <w:szCs w:val="24"/>
            </w:rPr>
          </w:rPrChange>
        </w:rPr>
        <w:t>The system</w:t>
      </w:r>
      <w:r w:rsidR="009648E8" w:rsidRPr="000D4E40">
        <w:rPr>
          <w:rStyle w:val="Enfasidelicata"/>
          <w:i w:val="0"/>
          <w:iCs w:val="0"/>
          <w:sz w:val="28"/>
          <w:szCs w:val="28"/>
          <w:rPrChange w:id="1669" w:author="Giorgio Romeo" w:date="2020-12-23T10:30:00Z">
            <w:rPr>
              <w:rStyle w:val="Enfasidelicata"/>
              <w:i w:val="0"/>
              <w:iCs w:val="0"/>
              <w:szCs w:val="24"/>
            </w:rPr>
          </w:rPrChange>
        </w:rPr>
        <w:t>-</w:t>
      </w:r>
      <w:r w:rsidRPr="000D4E40">
        <w:rPr>
          <w:rStyle w:val="Enfasidelicata"/>
          <w:i w:val="0"/>
          <w:iCs w:val="0"/>
          <w:sz w:val="28"/>
          <w:szCs w:val="28"/>
          <w:rPrChange w:id="1670" w:author="Giorgio Romeo" w:date="2020-12-23T10:30:00Z">
            <w:rPr>
              <w:rStyle w:val="Enfasidelicata"/>
              <w:i w:val="0"/>
              <w:iCs w:val="0"/>
              <w:szCs w:val="24"/>
            </w:rPr>
          </w:rPrChange>
        </w:rPr>
        <w:t>to</w:t>
      </w:r>
      <w:r w:rsidR="009648E8" w:rsidRPr="000D4E40">
        <w:rPr>
          <w:rStyle w:val="Enfasidelicata"/>
          <w:i w:val="0"/>
          <w:iCs w:val="0"/>
          <w:sz w:val="28"/>
          <w:szCs w:val="28"/>
          <w:rPrChange w:id="1671" w:author="Giorgio Romeo" w:date="2020-12-23T10:30:00Z">
            <w:rPr>
              <w:rStyle w:val="Enfasidelicata"/>
              <w:i w:val="0"/>
              <w:iCs w:val="0"/>
              <w:szCs w:val="24"/>
            </w:rPr>
          </w:rPrChange>
        </w:rPr>
        <w:t>-</w:t>
      </w:r>
      <w:r w:rsidRPr="000D4E40">
        <w:rPr>
          <w:rStyle w:val="Enfasidelicata"/>
          <w:i w:val="0"/>
          <w:iCs w:val="0"/>
          <w:sz w:val="28"/>
          <w:szCs w:val="28"/>
          <w:rPrChange w:id="1672" w:author="Giorgio Romeo" w:date="2020-12-23T10:30:00Z">
            <w:rPr>
              <w:rStyle w:val="Enfasidelicata"/>
              <w:i w:val="0"/>
              <w:iCs w:val="0"/>
              <w:szCs w:val="24"/>
            </w:rPr>
          </w:rPrChange>
        </w:rPr>
        <w:t xml:space="preserve">be </w:t>
      </w:r>
      <w:r w:rsidR="009648E8" w:rsidRPr="000D4E40">
        <w:rPr>
          <w:rStyle w:val="Enfasidelicata"/>
          <w:i w:val="0"/>
          <w:iCs w:val="0"/>
          <w:sz w:val="28"/>
          <w:szCs w:val="28"/>
          <w:rPrChange w:id="1673" w:author="Giorgio Romeo" w:date="2020-12-23T10:30:00Z">
            <w:rPr>
              <w:rStyle w:val="Enfasidelicata"/>
              <w:i w:val="0"/>
              <w:iCs w:val="0"/>
              <w:szCs w:val="24"/>
            </w:rPr>
          </w:rPrChange>
        </w:rPr>
        <w:t>has a strong need of maintainability and extendibility because of its nature.</w:t>
      </w:r>
      <w:r w:rsidR="0019584F" w:rsidRPr="000D4E40">
        <w:rPr>
          <w:rStyle w:val="Enfasidelicata"/>
          <w:i w:val="0"/>
          <w:iCs w:val="0"/>
          <w:sz w:val="28"/>
          <w:szCs w:val="28"/>
          <w:rPrChange w:id="1674" w:author="Giorgio Romeo" w:date="2020-12-23T10:30:00Z">
            <w:rPr>
              <w:rStyle w:val="Enfasidelicata"/>
              <w:i w:val="0"/>
              <w:iCs w:val="0"/>
              <w:szCs w:val="24"/>
            </w:rPr>
          </w:rPrChange>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0D4E40" w:rsidRDefault="009648E8">
      <w:pPr>
        <w:spacing w:line="240" w:lineRule="auto"/>
        <w:jc w:val="both"/>
        <w:rPr>
          <w:rStyle w:val="Enfasidelicata"/>
          <w:i w:val="0"/>
          <w:iCs w:val="0"/>
          <w:sz w:val="28"/>
          <w:szCs w:val="28"/>
          <w:rPrChange w:id="1675" w:author="Giorgio Romeo" w:date="2020-12-23T10:30:00Z">
            <w:rPr>
              <w:rStyle w:val="Enfasidelicata"/>
              <w:i w:val="0"/>
              <w:iCs w:val="0"/>
              <w:szCs w:val="24"/>
            </w:rPr>
          </w:rPrChange>
        </w:rPr>
        <w:pPrChange w:id="1676" w:author="Giorgio Romeo" w:date="2020-12-23T09:43:00Z">
          <w:pPr>
            <w:spacing w:line="240" w:lineRule="auto"/>
          </w:pPr>
        </w:pPrChange>
      </w:pPr>
      <w:r w:rsidRPr="000D4E40">
        <w:rPr>
          <w:rStyle w:val="Enfasidelicata"/>
          <w:i w:val="0"/>
          <w:iCs w:val="0"/>
          <w:sz w:val="28"/>
          <w:szCs w:val="28"/>
          <w:rPrChange w:id="1677" w:author="Giorgio Romeo" w:date="2020-12-23T10:30:00Z">
            <w:rPr>
              <w:rStyle w:val="Enfasidelicata"/>
              <w:i w:val="0"/>
              <w:iCs w:val="0"/>
              <w:szCs w:val="24"/>
            </w:rPr>
          </w:rPrChange>
        </w:rPr>
        <w:t>Since the goal is to</w:t>
      </w:r>
      <w:r w:rsidR="00C555A6" w:rsidRPr="000D4E40">
        <w:rPr>
          <w:rStyle w:val="Enfasidelicata"/>
          <w:i w:val="0"/>
          <w:iCs w:val="0"/>
          <w:sz w:val="28"/>
          <w:szCs w:val="28"/>
          <w:rPrChange w:id="1678" w:author="Giorgio Romeo" w:date="2020-12-23T10:30:00Z">
            <w:rPr>
              <w:rStyle w:val="Enfasidelicata"/>
              <w:i w:val="0"/>
              <w:iCs w:val="0"/>
              <w:szCs w:val="24"/>
            </w:rPr>
          </w:rPrChange>
        </w:rPr>
        <w:t xml:space="preserve"> make it easy for</w:t>
      </w:r>
      <w:r w:rsidRPr="000D4E40">
        <w:rPr>
          <w:rStyle w:val="Enfasidelicata"/>
          <w:i w:val="0"/>
          <w:iCs w:val="0"/>
          <w:sz w:val="28"/>
          <w:szCs w:val="28"/>
          <w:rPrChange w:id="1679" w:author="Giorgio Romeo" w:date="2020-12-23T10:30:00Z">
            <w:rPr>
              <w:rStyle w:val="Enfasidelicata"/>
              <w:i w:val="0"/>
              <w:iCs w:val="0"/>
              <w:szCs w:val="24"/>
            </w:rPr>
          </w:rPrChange>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6C615AC5" w:rsidR="00684635" w:rsidDel="000D4E40" w:rsidRDefault="00684635">
      <w:pPr>
        <w:rPr>
          <w:del w:id="1680" w:author="Giorgio Romeo" w:date="2020-12-23T10:30:00Z"/>
          <w:rStyle w:val="Enfasidelicata"/>
          <w:sz w:val="32"/>
          <w:szCs w:val="32"/>
        </w:rPr>
      </w:pPr>
    </w:p>
    <w:p w14:paraId="1DB32498" w14:textId="6DE42BC7" w:rsidR="00DF3309" w:rsidDel="000D4E40" w:rsidRDefault="00DF3309" w:rsidP="00684635">
      <w:pPr>
        <w:rPr>
          <w:del w:id="1681" w:author="Giorgio Romeo" w:date="2020-12-23T10:30:00Z"/>
          <w:rStyle w:val="Enfasidelicata"/>
          <w:sz w:val="32"/>
          <w:szCs w:val="32"/>
        </w:rPr>
      </w:pPr>
    </w:p>
    <w:p w14:paraId="23326FFF" w14:textId="77777777" w:rsidR="00684635" w:rsidRPr="00923D58" w:rsidRDefault="00684635" w:rsidP="00295A63">
      <w:pPr>
        <w:rPr>
          <w:rStyle w:val="Enfasidelicata"/>
          <w:sz w:val="32"/>
          <w:szCs w:val="32"/>
        </w:rPr>
      </w:pPr>
    </w:p>
    <w:p w14:paraId="65E08405" w14:textId="089FFD33" w:rsidR="001A5FAF" w:rsidDel="000D4E40" w:rsidRDefault="001A5FAF">
      <w:pPr>
        <w:pStyle w:val="Paragrafoelenco"/>
        <w:numPr>
          <w:ilvl w:val="0"/>
          <w:numId w:val="9"/>
        </w:numPr>
        <w:spacing w:line="276" w:lineRule="auto"/>
        <w:rPr>
          <w:ins w:id="1682" w:author="Cristian Sbrolli" w:date="2020-12-20T13:59:00Z"/>
          <w:del w:id="1683" w:author="Giorgio Romeo" w:date="2020-12-23T10:30:00Z"/>
          <w:rStyle w:val="Enfasidelicata"/>
          <w:sz w:val="44"/>
          <w:szCs w:val="44"/>
        </w:rPr>
        <w:pPrChange w:id="1684" w:author="Giorgio Romeo" w:date="2020-12-23T10:30:00Z">
          <w:pPr>
            <w:pStyle w:val="Paragrafoelenco"/>
            <w:numPr>
              <w:numId w:val="9"/>
            </w:numPr>
            <w:spacing w:line="240" w:lineRule="auto"/>
            <w:ind w:left="360" w:hanging="360"/>
          </w:pPr>
        </w:pPrChange>
      </w:pPr>
      <w:r w:rsidRPr="001A5FAF">
        <w:rPr>
          <w:rStyle w:val="Enfasidelicata"/>
          <w:sz w:val="44"/>
          <w:szCs w:val="44"/>
        </w:rPr>
        <w:lastRenderedPageBreak/>
        <w:t>FORMAL ANALYSIS USING ALLOY</w:t>
      </w:r>
    </w:p>
    <w:p w14:paraId="7CC13F80" w14:textId="77777777" w:rsidR="005A7CCF" w:rsidRPr="000D4E40" w:rsidDel="005A7CCF" w:rsidRDefault="005A7CCF">
      <w:pPr>
        <w:pStyle w:val="Paragrafoelenco"/>
        <w:numPr>
          <w:ilvl w:val="0"/>
          <w:numId w:val="9"/>
        </w:numPr>
        <w:spacing w:line="276" w:lineRule="auto"/>
        <w:rPr>
          <w:del w:id="1685" w:author="Cristian Sbrolli" w:date="2020-12-20T14:02:00Z"/>
          <w:rStyle w:val="Enfasidelicata"/>
          <w:sz w:val="44"/>
          <w:szCs w:val="44"/>
        </w:rPr>
        <w:pPrChange w:id="1686" w:author="Giorgio Romeo" w:date="2020-12-23T10:30:00Z">
          <w:pPr>
            <w:pStyle w:val="Paragrafoelenco"/>
            <w:numPr>
              <w:numId w:val="9"/>
            </w:numPr>
            <w:spacing w:line="240" w:lineRule="auto"/>
            <w:ind w:left="360" w:hanging="360"/>
          </w:pPr>
        </w:pPrChange>
      </w:pPr>
    </w:p>
    <w:p w14:paraId="269C10D5" w14:textId="77ABC8A8" w:rsidR="005432E1" w:rsidRPr="006B04B6" w:rsidDel="005A7CCF" w:rsidRDefault="005432E1">
      <w:pPr>
        <w:pStyle w:val="Paragrafoelenco"/>
        <w:spacing w:line="276" w:lineRule="auto"/>
        <w:rPr>
          <w:del w:id="1687" w:author="Cristian Sbrolli" w:date="2020-12-20T14:02:00Z"/>
          <w:rStyle w:val="Enfasidelicata"/>
          <w:szCs w:val="24"/>
        </w:rPr>
        <w:pPrChange w:id="1688" w:author="Giorgio Romeo" w:date="2020-12-23T10:30:00Z">
          <w:pPr>
            <w:pStyle w:val="Paragrafoelenco"/>
            <w:spacing w:line="240" w:lineRule="auto"/>
            <w:ind w:left="360"/>
          </w:pPr>
        </w:pPrChange>
      </w:pPr>
    </w:p>
    <w:p w14:paraId="1BFF6FE0" w14:textId="1FBD1F31" w:rsidR="00F11FCF" w:rsidRPr="005A7CCF" w:rsidDel="005A7CCF" w:rsidRDefault="005432E1">
      <w:pPr>
        <w:pStyle w:val="Paragrafoelenco"/>
        <w:spacing w:line="276" w:lineRule="auto"/>
        <w:rPr>
          <w:del w:id="1689" w:author="Cristian Sbrolli" w:date="2020-12-20T14:02:00Z"/>
          <w:rStyle w:val="Enfasidelicata"/>
          <w:szCs w:val="24"/>
        </w:rPr>
        <w:pPrChange w:id="1690" w:author="Giorgio Romeo" w:date="2020-12-23T10:30:00Z">
          <w:pPr>
            <w:pStyle w:val="Paragrafoelenco"/>
            <w:spacing w:line="240" w:lineRule="auto"/>
            <w:ind w:left="360"/>
          </w:pPr>
        </w:pPrChange>
      </w:pPr>
      <w:del w:id="1691" w:author="Cristian Sbrolli" w:date="2020-12-20T14:02:00Z">
        <w:r w:rsidRPr="005A7CCF" w:rsidDel="005A7CCF">
          <w:rPr>
            <w:rStyle w:val="Enfasidelicata"/>
            <w:szCs w:val="24"/>
          </w:rPr>
          <w:delText xml:space="preserve">The following alloy formal analysis has the goal to prove the correct functionality </w:delText>
        </w:r>
        <w:r w:rsidR="00F11FCF" w:rsidRPr="005A7CCF" w:rsidDel="005A7CCF">
          <w:rPr>
            <w:rStyle w:val="Enfasidelicata"/>
            <w:szCs w:val="24"/>
          </w:rPr>
          <w:delText xml:space="preserve">and the formal proof </w:delText>
        </w:r>
        <w:r w:rsidRPr="005A7CCF" w:rsidDel="005A7CCF">
          <w:rPr>
            <w:rStyle w:val="Enfasidelicata"/>
            <w:szCs w:val="24"/>
          </w:rPr>
          <w:delText>of</w:delText>
        </w:r>
        <w:r w:rsidR="00F11FCF" w:rsidRPr="005A7CCF" w:rsidDel="005A7CCF">
          <w:rPr>
            <w:rStyle w:val="Enfasidelicata"/>
            <w:szCs w:val="24"/>
          </w:rPr>
          <w:delText xml:space="preserve"> </w:delText>
        </w:r>
        <w:r w:rsidR="002158F3" w:rsidRPr="005A7CCF" w:rsidDel="005A7CCF">
          <w:rPr>
            <w:rStyle w:val="Enfasidelicata"/>
            <w:szCs w:val="24"/>
          </w:rPr>
          <w:delText xml:space="preserve">some of </w:delText>
        </w:r>
        <w:r w:rsidR="00F11FCF" w:rsidRPr="005A7CCF" w:rsidDel="005A7CCF">
          <w:rPr>
            <w:rStyle w:val="Enfasidelicata"/>
            <w:szCs w:val="24"/>
          </w:rPr>
          <w:delText>the defined goals for</w:delText>
        </w:r>
        <w:r w:rsidRPr="005A7CCF" w:rsidDel="005A7CCF">
          <w:rPr>
            <w:rStyle w:val="Enfasidelicata"/>
            <w:szCs w:val="24"/>
          </w:rPr>
          <w:delText xml:space="preserve"> the proposed system. We focus on:</w:delText>
        </w:r>
      </w:del>
    </w:p>
    <w:p w14:paraId="1CF2E949" w14:textId="35626176" w:rsidR="00192850" w:rsidDel="005A7CCF" w:rsidRDefault="00192850">
      <w:pPr>
        <w:pStyle w:val="Paragrafoelenco"/>
        <w:spacing w:line="276" w:lineRule="auto"/>
        <w:rPr>
          <w:del w:id="1692" w:author="Cristian Sbrolli" w:date="2020-12-20T14:02:00Z"/>
          <w:rStyle w:val="Enfasidelicata"/>
          <w:szCs w:val="24"/>
        </w:rPr>
        <w:pPrChange w:id="1693" w:author="Giorgio Romeo" w:date="2020-12-23T10:30:00Z">
          <w:pPr>
            <w:pStyle w:val="Paragrafoelenco"/>
            <w:spacing w:line="240" w:lineRule="auto"/>
            <w:ind w:left="360"/>
          </w:pPr>
        </w:pPrChange>
      </w:pPr>
    </w:p>
    <w:p w14:paraId="4613DD8A" w14:textId="3468D505" w:rsidR="005432E1" w:rsidRPr="00F11FCF" w:rsidDel="005A7CCF" w:rsidRDefault="00F11FCF">
      <w:pPr>
        <w:pStyle w:val="Paragrafoelenco"/>
        <w:spacing w:line="276" w:lineRule="auto"/>
        <w:rPr>
          <w:del w:id="1694" w:author="Cristian Sbrolli" w:date="2020-12-20T14:02:00Z"/>
          <w:rStyle w:val="Enfasidelicata"/>
          <w:szCs w:val="24"/>
        </w:rPr>
        <w:pPrChange w:id="1695" w:author="Giorgio Romeo" w:date="2020-12-23T10:30:00Z">
          <w:pPr>
            <w:pStyle w:val="Paragrafoelenco"/>
            <w:numPr>
              <w:numId w:val="73"/>
            </w:numPr>
            <w:spacing w:line="240" w:lineRule="auto"/>
            <w:ind w:left="1080" w:hanging="360"/>
          </w:pPr>
        </w:pPrChange>
      </w:pPr>
      <w:del w:id="1696" w:author="Cristian Sbrolli" w:date="2020-12-20T14:02:00Z">
        <w:r w:rsidDel="005A7CCF">
          <w:rPr>
            <w:rStyle w:val="Enfasidelicata"/>
            <w:szCs w:val="24"/>
          </w:rPr>
          <w:delText>(G</w:delText>
        </w:r>
        <w:r w:rsidR="004928AA" w:rsidDel="005A7CCF">
          <w:rPr>
            <w:rStyle w:val="Enfasidelicata"/>
            <w:szCs w:val="24"/>
          </w:rPr>
          <w:delText>3</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Enfasidelicata"/>
            <w:szCs w:val="24"/>
          </w:rPr>
          <w:delText>cal norms (</w:delText>
        </w:r>
        <w:r w:rsidR="005432E1" w:rsidRPr="00F11FCF" w:rsidDel="005A7CCF">
          <w:rPr>
            <w:rStyle w:val="Enfasidelicata"/>
            <w:szCs w:val="24"/>
          </w:rPr>
          <w:delText>A</w:delText>
        </w:r>
        <w:r w:rsidR="00207E23" w:rsidDel="005A7CCF">
          <w:rPr>
            <w:rStyle w:val="Enfasidelicata"/>
            <w:szCs w:val="24"/>
          </w:rPr>
          <w:delText>4</w:delText>
        </w:r>
        <w:r w:rsidR="005432E1" w:rsidRPr="00F11FCF" w:rsidDel="005A7CCF">
          <w:rPr>
            <w:rStyle w:val="Enfasidelicata"/>
            <w:szCs w:val="24"/>
          </w:rPr>
          <w:delText>).</w:delText>
        </w:r>
      </w:del>
    </w:p>
    <w:p w14:paraId="0326E009" w14:textId="6F0CDE01" w:rsidR="005432E1" w:rsidDel="005A7CCF" w:rsidRDefault="00F11FCF">
      <w:pPr>
        <w:pStyle w:val="Paragrafoelenco"/>
        <w:spacing w:line="276" w:lineRule="auto"/>
        <w:rPr>
          <w:del w:id="1697" w:author="Cristian Sbrolli" w:date="2020-12-20T14:02:00Z"/>
          <w:rStyle w:val="Enfasidelicata"/>
          <w:szCs w:val="24"/>
        </w:rPr>
        <w:pPrChange w:id="1698" w:author="Giorgio Romeo" w:date="2020-12-23T10:30:00Z">
          <w:pPr>
            <w:pStyle w:val="Paragrafoelenco"/>
            <w:numPr>
              <w:numId w:val="73"/>
            </w:numPr>
            <w:spacing w:line="240" w:lineRule="auto"/>
            <w:ind w:left="1080" w:hanging="360"/>
          </w:pPr>
        </w:pPrChange>
      </w:pPr>
      <w:del w:id="1699" w:author="Cristian Sbrolli" w:date="2020-12-20T14:02:00Z">
        <w:r w:rsidDel="005A7CCF">
          <w:rPr>
            <w:rStyle w:val="Enfasidelicata"/>
            <w:szCs w:val="24"/>
          </w:rPr>
          <w:delText>(G6, G7</w:delText>
        </w:r>
        <w:r w:rsidR="00C750AB" w:rsidDel="005A7CCF">
          <w:rPr>
            <w:rStyle w:val="Enfasidelicata"/>
            <w:szCs w:val="24"/>
          </w:rPr>
          <w:delText>,</w:delText>
        </w:r>
        <w:r w:rsidR="00207E23" w:rsidDel="005A7CCF">
          <w:rPr>
            <w:rStyle w:val="Enfasidelicata"/>
            <w:szCs w:val="24"/>
          </w:rPr>
          <w:delText xml:space="preserve"> sub-G9</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goals of the users about being able to get tickets and visits in available time slots</w:delText>
        </w:r>
        <w:r w:rsidR="00192850" w:rsidDel="005A7CCF">
          <w:rPr>
            <w:rStyle w:val="Enfasidelicata"/>
            <w:szCs w:val="24"/>
          </w:rPr>
          <w:delText xml:space="preserve">, so that they </w:delText>
        </w:r>
        <w:r w:rsidR="000B46DD" w:rsidDel="005A7CCF">
          <w:rPr>
            <w:rStyle w:val="Enfasidelicata"/>
            <w:szCs w:val="24"/>
          </w:rPr>
          <w:delText>do not</w:delText>
        </w:r>
        <w:r w:rsidR="00192850" w:rsidDel="005A7CCF">
          <w:rPr>
            <w:rStyle w:val="Enfasidelicata"/>
            <w:szCs w:val="24"/>
          </w:rPr>
          <w:delText xml:space="preserve"> need to line up in front of the store. </w:delText>
        </w:r>
        <w:r w:rsidR="005432E1" w:rsidRPr="002C295C" w:rsidDel="005A7CCF">
          <w:rPr>
            <w:rStyle w:val="Enfasidelicata"/>
            <w:szCs w:val="24"/>
          </w:rPr>
          <w:delText>Th</w:delText>
        </w:r>
        <w:r w:rsidDel="005A7CCF">
          <w:rPr>
            <w:rStyle w:val="Enfasidelicata"/>
            <w:szCs w:val="24"/>
          </w:rPr>
          <w:delText xml:space="preserve">ese </w:delText>
        </w:r>
        <w:r w:rsidR="00192850" w:rsidDel="005A7CCF">
          <w:rPr>
            <w:rStyle w:val="Enfasidelicata"/>
            <w:szCs w:val="24"/>
          </w:rPr>
          <w:delText xml:space="preserve">goals </w:delText>
        </w:r>
        <w:r w:rsidDel="005A7CCF">
          <w:rPr>
            <w:rStyle w:val="Enfasidelicata"/>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Enfasidelicata"/>
            <w:szCs w:val="24"/>
          </w:rPr>
          <w:delText>for</w:delText>
        </w:r>
        <w:r w:rsidR="000B46DD" w:rsidRPr="000B46DD" w:rsidDel="005A7CCF">
          <w:rPr>
            <w:rStyle w:val="Enfasidelicata"/>
            <w:szCs w:val="24"/>
          </w:rPr>
          <w:delText xml:space="preserve"> </w:delText>
        </w:r>
        <w:r w:rsidR="000B46DD" w:rsidDel="005A7CCF">
          <w:rPr>
            <w:rStyle w:val="Enfasidelicata"/>
            <w:szCs w:val="24"/>
          </w:rPr>
          <w:delText>available</w:delText>
        </w:r>
        <w:r w:rsidDel="005A7CCF">
          <w:rPr>
            <w:rStyle w:val="Enfasidelicata"/>
            <w:szCs w:val="24"/>
          </w:rPr>
          <w:delText xml:space="preserve"> time slots.</w:delText>
        </w:r>
      </w:del>
    </w:p>
    <w:p w14:paraId="66C324C3" w14:textId="7F0654E7" w:rsidR="008F6D57" w:rsidDel="005A7CCF" w:rsidRDefault="008F6D57">
      <w:pPr>
        <w:pStyle w:val="Paragrafoelenco"/>
        <w:spacing w:line="276" w:lineRule="auto"/>
        <w:rPr>
          <w:del w:id="1700" w:author="Cristian Sbrolli" w:date="2020-12-20T14:02:00Z"/>
          <w:rStyle w:val="Enfasidelicata"/>
          <w:szCs w:val="24"/>
        </w:rPr>
        <w:pPrChange w:id="1701" w:author="Giorgio Romeo" w:date="2020-12-23T10:30:00Z">
          <w:pPr>
            <w:pStyle w:val="Paragrafoelenco"/>
            <w:numPr>
              <w:numId w:val="73"/>
            </w:numPr>
            <w:spacing w:line="240" w:lineRule="auto"/>
            <w:ind w:left="1080" w:hanging="360"/>
          </w:pPr>
        </w:pPrChange>
      </w:pPr>
      <w:del w:id="1702" w:author="Cristian Sbrolli" w:date="2020-12-20T14:02:00Z">
        <w:r w:rsidDel="005A7CCF">
          <w:rPr>
            <w:rStyle w:val="Enfasidelicata"/>
            <w:szCs w:val="24"/>
          </w:rPr>
          <w:delText xml:space="preserve">(G1, G2) The goals </w:delText>
        </w:r>
        <w:r w:rsidR="00B81424" w:rsidDel="005A7CCF">
          <w:rPr>
            <w:rStyle w:val="Enfasidelicata"/>
            <w:szCs w:val="24"/>
          </w:rPr>
          <w:delText>about</w:delText>
        </w:r>
        <w:r w:rsidDel="005A7CCF">
          <w:rPr>
            <w:rStyle w:val="Enfasidelicata"/>
            <w:szCs w:val="24"/>
          </w:rPr>
          <w:delText xml:space="preserve"> the shop manage</w:delText>
        </w:r>
        <w:r w:rsidR="00B81424" w:rsidDel="005A7CCF">
          <w:rPr>
            <w:rStyle w:val="Enfasidelicata"/>
            <w:szCs w:val="24"/>
          </w:rPr>
          <w:delText xml:space="preserve">r being able to track and regulate the influx of people in the store. This is modelled through a ticket system, that allows </w:delText>
        </w:r>
        <w:r w:rsidR="00127BF4" w:rsidDel="005A7CCF">
          <w:rPr>
            <w:rStyle w:val="Enfasidelicata"/>
            <w:szCs w:val="24"/>
          </w:rPr>
          <w:delText>to monitor and regulate the maximum number of people admitted inside the store at each timeslot</w:delText>
        </w:r>
        <w:r w:rsidR="003E2F26" w:rsidDel="005A7CCF">
          <w:rPr>
            <w:rStyle w:val="Enfasidelicata"/>
            <w:szCs w:val="24"/>
          </w:rPr>
          <w:delText xml:space="preserve"> and the current general situation about tickets.</w:delText>
        </w:r>
      </w:del>
    </w:p>
    <w:p w14:paraId="60EA439B" w14:textId="432A693B" w:rsidR="00C32B05" w:rsidRPr="00B20E3B" w:rsidDel="005A7CCF" w:rsidRDefault="00C32B05">
      <w:pPr>
        <w:pStyle w:val="Paragrafoelenco"/>
        <w:spacing w:line="276" w:lineRule="auto"/>
        <w:rPr>
          <w:del w:id="1703" w:author="Cristian Sbrolli" w:date="2020-12-20T13:59:00Z"/>
          <w:rStyle w:val="Enfasidelicata"/>
          <w:szCs w:val="24"/>
        </w:rPr>
        <w:pPrChange w:id="1704" w:author="Giorgio Romeo" w:date="2020-12-23T10:30:00Z">
          <w:pPr>
            <w:pStyle w:val="Paragrafoelenco"/>
            <w:numPr>
              <w:numId w:val="73"/>
            </w:numPr>
            <w:spacing w:line="240" w:lineRule="auto"/>
            <w:ind w:left="1080" w:hanging="360"/>
          </w:pPr>
        </w:pPrChange>
      </w:pPr>
      <w:del w:id="1705" w:author="Cristian Sbrolli" w:date="2020-12-20T14:02:00Z">
        <w:r w:rsidRPr="00B20E3B" w:rsidDel="005A7CCF">
          <w:rPr>
            <w:rStyle w:val="Enfasidelicata"/>
            <w:szCs w:val="24"/>
          </w:rPr>
          <w:delText xml:space="preserve">The soundness of the proposed system, showing that users cannot shop without having their entrance monitored, thus they cannot shop without a ticket or a visit booked. </w:delText>
        </w:r>
        <w:r w:rsidR="00D90DC9" w:rsidDel="005A7CCF">
          <w:rPr>
            <w:rStyle w:val="Enfasidelicata"/>
            <w:szCs w:val="24"/>
          </w:rPr>
          <w:delText>This is modelled with a predicate</w:delText>
        </w:r>
        <w:r w:rsidR="00096100" w:rsidDel="005A7CCF">
          <w:rPr>
            <w:rStyle w:val="Enfasidelicata"/>
            <w:szCs w:val="24"/>
          </w:rPr>
          <w:delText xml:space="preserve">. </w:delText>
        </w:r>
        <w:r w:rsidRPr="00B20E3B" w:rsidDel="005A7CCF">
          <w:rPr>
            <w:rStyle w:val="Enfasidelicata"/>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Enfasidelicata"/>
            <w:szCs w:val="24"/>
          </w:rPr>
          <w:delText>.</w:delText>
        </w:r>
      </w:del>
    </w:p>
    <w:p w14:paraId="7DA96D9A" w14:textId="0D6748C0" w:rsidR="00F11FCF" w:rsidRPr="006B04B6" w:rsidDel="005A7CCF" w:rsidRDefault="00F11FCF">
      <w:pPr>
        <w:pStyle w:val="Paragrafoelenco"/>
        <w:spacing w:line="276" w:lineRule="auto"/>
        <w:rPr>
          <w:del w:id="1706" w:author="Cristian Sbrolli" w:date="2020-12-20T13:59:00Z"/>
          <w:rStyle w:val="Enfasidelicata"/>
          <w:szCs w:val="24"/>
        </w:rPr>
        <w:pPrChange w:id="1707" w:author="Giorgio Romeo" w:date="2020-12-23T10:30:00Z">
          <w:pPr>
            <w:pStyle w:val="Paragrafoelenco"/>
            <w:spacing w:line="240" w:lineRule="auto"/>
            <w:ind w:left="1080"/>
          </w:pPr>
        </w:pPrChange>
      </w:pPr>
    </w:p>
    <w:p w14:paraId="3B15F95E" w14:textId="5991F7DC" w:rsidR="005A7CCF" w:rsidRPr="005A7CCF" w:rsidDel="005A7CCF" w:rsidRDefault="002D5882">
      <w:pPr>
        <w:pStyle w:val="Paragrafoelenco"/>
        <w:spacing w:line="276" w:lineRule="auto"/>
        <w:rPr>
          <w:del w:id="1708" w:author="Cristian Sbrolli" w:date="2020-12-20T13:59:00Z"/>
          <w:rStyle w:val="Enfasidelicata"/>
          <w:szCs w:val="24"/>
          <w:rPrChange w:id="1709" w:author="Cristian Sbrolli" w:date="2020-12-20T13:58:00Z">
            <w:rPr>
              <w:del w:id="1710" w:author="Cristian Sbrolli" w:date="2020-12-20T13:59:00Z"/>
              <w:rStyle w:val="Enfasidelicata"/>
              <w:sz w:val="44"/>
              <w:szCs w:val="44"/>
            </w:rPr>
          </w:rPrChange>
        </w:rPr>
        <w:pPrChange w:id="1711" w:author="Giorgio Romeo" w:date="2020-12-23T10:30:00Z">
          <w:pPr>
            <w:pStyle w:val="Paragrafoelenco"/>
            <w:numPr>
              <w:numId w:val="74"/>
            </w:numPr>
            <w:spacing w:line="240" w:lineRule="auto"/>
            <w:ind w:hanging="360"/>
          </w:pPr>
        </w:pPrChange>
      </w:pPr>
      <w:del w:id="1712" w:author="Cristian Sbrolli" w:date="2020-12-20T13:59:00Z">
        <w:r w:rsidRPr="005A7CCF" w:rsidDel="005A7CCF">
          <w:rPr>
            <w:rStyle w:val="Enfasidelicata"/>
            <w:sz w:val="44"/>
            <w:szCs w:val="44"/>
          </w:rPr>
          <w:delText>Signatures</w:delText>
        </w:r>
      </w:del>
    </w:p>
    <w:p w14:paraId="72C2CA4F" w14:textId="19DB50E1" w:rsidR="005432E1" w:rsidRPr="00A8618B" w:rsidDel="005A7CCF" w:rsidRDefault="005432E1">
      <w:pPr>
        <w:pStyle w:val="Paragrafoelenco"/>
        <w:spacing w:line="276" w:lineRule="auto"/>
        <w:rPr>
          <w:del w:id="1713" w:author="Cristian Sbrolli" w:date="2020-12-20T13:54:00Z"/>
          <w:rStyle w:val="Enfasidelicata"/>
          <w:rFonts w:asciiTheme="minorHAnsi" w:hAnsiTheme="minorHAnsi" w:cstheme="minorHAnsi"/>
          <w:szCs w:val="24"/>
        </w:rPr>
        <w:pPrChange w:id="1714" w:author="Giorgio Romeo" w:date="2020-12-23T10:30:00Z">
          <w:pPr>
            <w:pStyle w:val="Paragrafoelenco"/>
            <w:spacing w:line="240" w:lineRule="auto"/>
            <w:ind w:left="360"/>
          </w:pPr>
        </w:pPrChange>
      </w:pPr>
      <w:del w:id="1715" w:author="Cristian Sbrolli" w:date="2020-12-20T13:54:00Z">
        <w:r w:rsidRPr="00A8618B" w:rsidDel="005A7CCF">
          <w:rPr>
            <w:rStyle w:val="Enfasidelicata"/>
            <w:rFonts w:asciiTheme="minorHAnsi" w:hAnsiTheme="minorHAnsi" w:cstheme="minorHAnsi"/>
            <w:szCs w:val="24"/>
          </w:rPr>
          <w:delText>sig Market{</w:delText>
        </w:r>
      </w:del>
    </w:p>
    <w:p w14:paraId="35D83EBF" w14:textId="4AB8E93E" w:rsidR="005432E1" w:rsidRPr="00A8618B" w:rsidDel="005A7CCF" w:rsidRDefault="005432E1">
      <w:pPr>
        <w:pStyle w:val="Paragrafoelenco"/>
        <w:spacing w:line="276" w:lineRule="auto"/>
        <w:rPr>
          <w:del w:id="1716" w:author="Cristian Sbrolli" w:date="2020-12-20T13:54:00Z"/>
          <w:rStyle w:val="Enfasidelicata"/>
          <w:rFonts w:asciiTheme="minorHAnsi" w:hAnsiTheme="minorHAnsi" w:cstheme="minorHAnsi"/>
          <w:szCs w:val="24"/>
        </w:rPr>
        <w:pPrChange w:id="1717" w:author="Giorgio Romeo" w:date="2020-12-23T10:30:00Z">
          <w:pPr>
            <w:pStyle w:val="Paragrafoelenco"/>
            <w:spacing w:line="240" w:lineRule="auto"/>
            <w:ind w:left="360"/>
          </w:pPr>
        </w:pPrChange>
      </w:pPr>
      <w:del w:id="1718" w:author="Cristian Sbrolli" w:date="2020-12-20T13:54:00Z">
        <w:r w:rsidRPr="00A8618B" w:rsidDel="005A7CCF">
          <w:rPr>
            <w:rStyle w:val="Enfasidelicata"/>
            <w:rFonts w:asciiTheme="minorHAnsi" w:hAnsiTheme="minorHAnsi" w:cstheme="minorHAnsi"/>
            <w:szCs w:val="24"/>
          </w:rPr>
          <w:delText>dispensers: some TicketDispenser,</w:delText>
        </w:r>
      </w:del>
    </w:p>
    <w:p w14:paraId="43EBFD94" w14:textId="39017AFF" w:rsidR="005432E1" w:rsidRPr="00A8618B" w:rsidDel="005A7CCF" w:rsidRDefault="005432E1">
      <w:pPr>
        <w:pStyle w:val="Paragrafoelenco"/>
        <w:spacing w:line="276" w:lineRule="auto"/>
        <w:rPr>
          <w:del w:id="1719" w:author="Cristian Sbrolli" w:date="2020-12-20T13:54:00Z"/>
          <w:rStyle w:val="Enfasidelicata"/>
          <w:rFonts w:asciiTheme="minorHAnsi" w:hAnsiTheme="minorHAnsi" w:cstheme="minorHAnsi"/>
          <w:szCs w:val="24"/>
        </w:rPr>
        <w:pPrChange w:id="1720" w:author="Giorgio Romeo" w:date="2020-12-23T10:30:00Z">
          <w:pPr>
            <w:pStyle w:val="Paragrafoelenco"/>
            <w:spacing w:line="240" w:lineRule="auto"/>
            <w:ind w:left="360"/>
          </w:pPr>
        </w:pPrChange>
      </w:pPr>
      <w:del w:id="1721" w:author="Cristian Sbrolli" w:date="2020-12-20T13:54:00Z">
        <w:r w:rsidRPr="00A8618B" w:rsidDel="005A7CCF">
          <w:rPr>
            <w:rStyle w:val="Enfasidelicata"/>
            <w:rFonts w:asciiTheme="minorHAnsi" w:hAnsiTheme="minorHAnsi" w:cstheme="minorHAnsi"/>
            <w:szCs w:val="24"/>
          </w:rPr>
          <w:delText>cashDesks: some CashDesk,</w:delText>
        </w:r>
      </w:del>
    </w:p>
    <w:p w14:paraId="4F6BE896" w14:textId="6F32C068" w:rsidR="005432E1" w:rsidRPr="00A8618B" w:rsidDel="005A7CCF" w:rsidRDefault="005432E1">
      <w:pPr>
        <w:pStyle w:val="Paragrafoelenco"/>
        <w:spacing w:line="276" w:lineRule="auto"/>
        <w:rPr>
          <w:del w:id="1722" w:author="Cristian Sbrolli" w:date="2020-12-20T13:54:00Z"/>
          <w:rStyle w:val="Enfasidelicata"/>
          <w:rFonts w:asciiTheme="minorHAnsi" w:hAnsiTheme="minorHAnsi" w:cstheme="minorHAnsi"/>
          <w:szCs w:val="24"/>
        </w:rPr>
        <w:pPrChange w:id="1723" w:author="Giorgio Romeo" w:date="2020-12-23T10:30:00Z">
          <w:pPr>
            <w:pStyle w:val="Paragrafoelenco"/>
            <w:spacing w:line="240" w:lineRule="auto"/>
            <w:ind w:left="360"/>
          </w:pPr>
        </w:pPrChange>
      </w:pPr>
      <w:del w:id="1724" w:author="Cristian Sbrolli" w:date="2020-12-20T13:54:00Z">
        <w:r w:rsidRPr="00A8618B" w:rsidDel="005A7CCF">
          <w:rPr>
            <w:rStyle w:val="Enfasidelicata"/>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pStyle w:val="Paragrafoelenco"/>
        <w:spacing w:line="276" w:lineRule="auto"/>
        <w:rPr>
          <w:del w:id="1725" w:author="Cristian Sbrolli" w:date="2020-12-20T13:54:00Z"/>
          <w:rStyle w:val="Enfasidelicata"/>
          <w:rFonts w:asciiTheme="minorHAnsi" w:hAnsiTheme="minorHAnsi" w:cstheme="minorHAnsi"/>
          <w:szCs w:val="24"/>
        </w:rPr>
        <w:pPrChange w:id="1726" w:author="Giorgio Romeo" w:date="2020-12-23T10:30:00Z">
          <w:pPr>
            <w:pStyle w:val="Paragrafoelenco"/>
            <w:spacing w:line="240" w:lineRule="auto"/>
            <w:ind w:left="360"/>
          </w:pPr>
        </w:pPrChange>
      </w:pPr>
      <w:del w:id="1727" w:author="Cristian Sbrolli" w:date="2020-12-20T13:54:00Z">
        <w:r w:rsidRPr="00A8618B" w:rsidDel="005A7CCF">
          <w:rPr>
            <w:rStyle w:val="Enfasidelicata"/>
            <w:rFonts w:asciiTheme="minorHAnsi" w:hAnsiTheme="minorHAnsi" w:cstheme="minorHAnsi"/>
            <w:szCs w:val="24"/>
          </w:rPr>
          <w:delText>freeExit: some QRCodeReader,</w:delText>
        </w:r>
        <w:r w:rsidRPr="00A8618B" w:rsidDel="005A7CCF">
          <w:rPr>
            <w:rStyle w:val="Enfasidelicata"/>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pStyle w:val="Paragrafoelenco"/>
        <w:spacing w:line="276" w:lineRule="auto"/>
        <w:rPr>
          <w:del w:id="1728" w:author="Cristian Sbrolli" w:date="2020-12-20T13:54:00Z"/>
          <w:rStyle w:val="Enfasidelicata"/>
          <w:rFonts w:asciiTheme="minorHAnsi" w:hAnsiTheme="minorHAnsi" w:cstheme="minorHAnsi"/>
          <w:szCs w:val="24"/>
        </w:rPr>
        <w:pPrChange w:id="1729" w:author="Giorgio Romeo" w:date="2020-12-23T10:30:00Z">
          <w:pPr>
            <w:pStyle w:val="Paragrafoelenco"/>
            <w:spacing w:line="240" w:lineRule="auto"/>
            <w:ind w:left="360"/>
          </w:pPr>
        </w:pPrChange>
      </w:pPr>
      <w:del w:id="1730" w:author="Cristian Sbrolli" w:date="2020-12-20T13:54:00Z">
        <w:r w:rsidRPr="00A8618B" w:rsidDel="005A7CCF">
          <w:rPr>
            <w:rStyle w:val="Enfasidelicata"/>
            <w:rFonts w:asciiTheme="minorHAnsi" w:hAnsiTheme="minorHAnsi" w:cstheme="minorHAnsi"/>
            <w:szCs w:val="24"/>
          </w:rPr>
          <w:delText>manager: one StoreManager,</w:delText>
        </w:r>
        <w:r w:rsidRPr="00A8618B" w:rsidDel="005A7CCF">
          <w:rPr>
            <w:rStyle w:val="Enfasidelicata"/>
            <w:rFonts w:asciiTheme="minorHAnsi" w:hAnsiTheme="minorHAnsi" w:cstheme="minorHAnsi"/>
            <w:szCs w:val="24"/>
          </w:rPr>
          <w:tab/>
        </w:r>
      </w:del>
    </w:p>
    <w:p w14:paraId="6A1D8114" w14:textId="3931B977" w:rsidR="005432E1" w:rsidRPr="00A8618B" w:rsidDel="005A7CCF" w:rsidRDefault="005432E1">
      <w:pPr>
        <w:pStyle w:val="Paragrafoelenco"/>
        <w:spacing w:line="276" w:lineRule="auto"/>
        <w:rPr>
          <w:del w:id="1731" w:author="Cristian Sbrolli" w:date="2020-12-20T13:54:00Z"/>
          <w:rStyle w:val="Enfasidelicata"/>
          <w:rFonts w:asciiTheme="minorHAnsi" w:hAnsiTheme="minorHAnsi" w:cstheme="minorHAnsi"/>
          <w:szCs w:val="24"/>
        </w:rPr>
        <w:pPrChange w:id="1732" w:author="Giorgio Romeo" w:date="2020-12-23T10:30:00Z">
          <w:pPr>
            <w:pStyle w:val="Paragrafoelenco"/>
            <w:spacing w:line="240" w:lineRule="auto"/>
            <w:ind w:left="360"/>
          </w:pPr>
        </w:pPrChange>
      </w:pPr>
      <w:del w:id="1733" w:author="Cristian Sbrolli" w:date="2020-12-20T13:54:00Z">
        <w:r w:rsidRPr="00A8618B" w:rsidDel="005A7CCF">
          <w:rPr>
            <w:rStyle w:val="Enfasidelicata"/>
            <w:rFonts w:asciiTheme="minorHAnsi" w:hAnsiTheme="minorHAnsi" w:cstheme="minorHAnsi"/>
            <w:szCs w:val="24"/>
          </w:rPr>
          <w:delText>departments: set Department,</w:delText>
        </w:r>
      </w:del>
    </w:p>
    <w:p w14:paraId="08EDD581" w14:textId="291BE037" w:rsidR="005432E1" w:rsidRPr="00A8618B" w:rsidDel="005A7CCF" w:rsidRDefault="005432E1">
      <w:pPr>
        <w:pStyle w:val="Paragrafoelenco"/>
        <w:spacing w:line="276" w:lineRule="auto"/>
        <w:rPr>
          <w:del w:id="1734" w:author="Cristian Sbrolli" w:date="2020-12-20T13:54:00Z"/>
          <w:rStyle w:val="Enfasidelicata"/>
          <w:rFonts w:asciiTheme="minorHAnsi" w:hAnsiTheme="minorHAnsi" w:cstheme="minorHAnsi"/>
          <w:szCs w:val="24"/>
        </w:rPr>
        <w:pPrChange w:id="1735" w:author="Giorgio Romeo" w:date="2020-12-23T10:30:00Z">
          <w:pPr>
            <w:pStyle w:val="Paragrafoelenco"/>
            <w:spacing w:line="240" w:lineRule="auto"/>
            <w:ind w:left="360"/>
          </w:pPr>
        </w:pPrChange>
      </w:pPr>
      <w:del w:id="1736" w:author="Cristian Sbrolli" w:date="2020-12-20T13:54:00Z">
        <w:r w:rsidRPr="00A8618B" w:rsidDel="005A7CCF">
          <w:rPr>
            <w:rStyle w:val="Enfasidelicata"/>
            <w:rFonts w:asciiTheme="minorHAnsi" w:hAnsiTheme="minorHAnsi" w:cstheme="minorHAnsi"/>
            <w:szCs w:val="24"/>
          </w:rPr>
          <w:delText>ticketManager : one TicketSystem</w:delText>
        </w:r>
      </w:del>
    </w:p>
    <w:p w14:paraId="2724654B" w14:textId="0A6F13E9" w:rsidR="005432E1" w:rsidRPr="00A8618B" w:rsidDel="005A7CCF" w:rsidRDefault="005432E1">
      <w:pPr>
        <w:pStyle w:val="Paragrafoelenco"/>
        <w:spacing w:line="276" w:lineRule="auto"/>
        <w:rPr>
          <w:del w:id="1737" w:author="Cristian Sbrolli" w:date="2020-12-20T13:54:00Z"/>
          <w:rStyle w:val="Enfasidelicata"/>
          <w:rFonts w:asciiTheme="minorHAnsi" w:hAnsiTheme="minorHAnsi" w:cstheme="minorHAnsi"/>
          <w:szCs w:val="24"/>
        </w:rPr>
        <w:pPrChange w:id="1738" w:author="Giorgio Romeo" w:date="2020-12-23T10:30:00Z">
          <w:pPr>
            <w:pStyle w:val="Paragrafoelenco"/>
            <w:spacing w:line="240" w:lineRule="auto"/>
            <w:ind w:left="360"/>
          </w:pPr>
        </w:pPrChange>
      </w:pPr>
      <w:del w:id="1739" w:author="Cristian Sbrolli" w:date="2020-12-20T13:54:00Z">
        <w:r w:rsidRPr="00A8618B" w:rsidDel="005A7CCF">
          <w:rPr>
            <w:rStyle w:val="Enfasidelicata"/>
            <w:rFonts w:asciiTheme="minorHAnsi" w:hAnsiTheme="minorHAnsi" w:cstheme="minorHAnsi"/>
            <w:szCs w:val="24"/>
          </w:rPr>
          <w:delText>}{</w:delText>
        </w:r>
      </w:del>
    </w:p>
    <w:p w14:paraId="3A4EC743" w14:textId="6BF4E918" w:rsidR="005432E1" w:rsidRPr="00A8618B" w:rsidDel="005A7CCF" w:rsidRDefault="005432E1">
      <w:pPr>
        <w:pStyle w:val="Paragrafoelenco"/>
        <w:spacing w:line="276" w:lineRule="auto"/>
        <w:rPr>
          <w:del w:id="1740" w:author="Cristian Sbrolli" w:date="2020-12-20T13:54:00Z"/>
          <w:rStyle w:val="Enfasidelicata"/>
          <w:rFonts w:asciiTheme="minorHAnsi" w:hAnsiTheme="minorHAnsi" w:cstheme="minorHAnsi"/>
          <w:szCs w:val="24"/>
        </w:rPr>
        <w:pPrChange w:id="1741" w:author="Giorgio Romeo" w:date="2020-12-23T10:30:00Z">
          <w:pPr>
            <w:pStyle w:val="Paragrafoelenco"/>
            <w:spacing w:line="240" w:lineRule="auto"/>
            <w:ind w:left="360"/>
          </w:pPr>
        </w:pPrChange>
      </w:pPr>
      <w:del w:id="1742" w:author="Cristian Sbrolli" w:date="2020-12-20T13:54:00Z">
        <w:r w:rsidRPr="00A8618B" w:rsidDel="005A7CCF">
          <w:rPr>
            <w:rStyle w:val="Enfasidelicata"/>
            <w:rFonts w:asciiTheme="minorHAnsi" w:hAnsiTheme="minorHAnsi" w:cstheme="minorHAnsi"/>
            <w:szCs w:val="24"/>
          </w:rPr>
          <w:delText>freeExit &amp; entrances  = none</w:delText>
        </w:r>
      </w:del>
    </w:p>
    <w:p w14:paraId="7B3F2715" w14:textId="50D53B61" w:rsidR="005432E1" w:rsidRPr="00A8618B" w:rsidDel="005A7CCF" w:rsidRDefault="005432E1">
      <w:pPr>
        <w:pStyle w:val="Paragrafoelenco"/>
        <w:spacing w:line="276" w:lineRule="auto"/>
        <w:rPr>
          <w:del w:id="1743" w:author="Cristian Sbrolli" w:date="2020-12-20T13:54:00Z"/>
          <w:rStyle w:val="Enfasidelicata"/>
          <w:rFonts w:asciiTheme="minorHAnsi" w:hAnsiTheme="minorHAnsi" w:cstheme="minorHAnsi"/>
          <w:szCs w:val="24"/>
        </w:rPr>
        <w:pPrChange w:id="1744" w:author="Giorgio Romeo" w:date="2020-12-23T10:30:00Z">
          <w:pPr>
            <w:pStyle w:val="Paragrafoelenco"/>
            <w:spacing w:line="240" w:lineRule="auto"/>
            <w:ind w:left="360"/>
          </w:pPr>
        </w:pPrChange>
      </w:pPr>
      <w:del w:id="1745" w:author="Cristian Sbrolli" w:date="2020-12-20T13:54:00Z">
        <w:r w:rsidRPr="00A8618B" w:rsidDel="005A7CCF">
          <w:rPr>
            <w:rStyle w:val="Enfasidelicata"/>
            <w:rFonts w:asciiTheme="minorHAnsi" w:hAnsiTheme="minorHAnsi" w:cstheme="minorHAnsi"/>
            <w:szCs w:val="24"/>
          </w:rPr>
          <w:delText>freeExit &amp; cashDesks.reader = none</w:delText>
        </w:r>
      </w:del>
    </w:p>
    <w:p w14:paraId="40CB575A" w14:textId="70529C8B" w:rsidR="005432E1" w:rsidRPr="00A8618B" w:rsidDel="005A7CCF" w:rsidRDefault="005432E1">
      <w:pPr>
        <w:pStyle w:val="Paragrafoelenco"/>
        <w:spacing w:line="276" w:lineRule="auto"/>
        <w:rPr>
          <w:del w:id="1746" w:author="Cristian Sbrolli" w:date="2020-12-20T13:54:00Z"/>
          <w:rStyle w:val="Enfasidelicata"/>
          <w:rFonts w:asciiTheme="minorHAnsi" w:hAnsiTheme="minorHAnsi" w:cstheme="minorHAnsi"/>
          <w:szCs w:val="24"/>
        </w:rPr>
        <w:pPrChange w:id="1747" w:author="Giorgio Romeo" w:date="2020-12-23T10:30:00Z">
          <w:pPr>
            <w:pStyle w:val="Paragrafoelenco"/>
            <w:spacing w:line="240" w:lineRule="auto"/>
            <w:ind w:left="360"/>
          </w:pPr>
        </w:pPrChange>
      </w:pPr>
      <w:del w:id="1748" w:author="Cristian Sbrolli" w:date="2020-12-20T13:54:00Z">
        <w:r w:rsidRPr="00A8618B" w:rsidDel="005A7CCF">
          <w:rPr>
            <w:rStyle w:val="Enfasidelicata"/>
            <w:rFonts w:asciiTheme="minorHAnsi" w:hAnsiTheme="minorHAnsi" w:cstheme="minorHAnsi"/>
            <w:szCs w:val="24"/>
          </w:rPr>
          <w:delText>entrances &amp; cashDesks.reader = none</w:delText>
        </w:r>
      </w:del>
    </w:p>
    <w:p w14:paraId="53E2E1F3" w14:textId="0C7995A5" w:rsidR="005432E1" w:rsidRPr="00A8618B" w:rsidDel="005A7CCF" w:rsidRDefault="005432E1">
      <w:pPr>
        <w:pStyle w:val="Paragrafoelenco"/>
        <w:spacing w:line="276" w:lineRule="auto"/>
        <w:rPr>
          <w:del w:id="1749" w:author="Cristian Sbrolli" w:date="2020-12-20T13:54:00Z"/>
          <w:rStyle w:val="Enfasidelicata"/>
          <w:rFonts w:asciiTheme="minorHAnsi" w:hAnsiTheme="minorHAnsi" w:cstheme="minorHAnsi"/>
          <w:szCs w:val="24"/>
        </w:rPr>
        <w:pPrChange w:id="1750" w:author="Giorgio Romeo" w:date="2020-12-23T10:30:00Z">
          <w:pPr>
            <w:pStyle w:val="Paragrafoelenco"/>
            <w:spacing w:line="240" w:lineRule="auto"/>
            <w:ind w:left="360"/>
          </w:pPr>
        </w:pPrChange>
      </w:pPr>
      <w:del w:id="1751" w:author="Cristian Sbrolli" w:date="2020-12-20T13:54:00Z">
        <w:r w:rsidRPr="00A8618B" w:rsidDel="005A7CCF">
          <w:rPr>
            <w:rStyle w:val="Enfasidelicata"/>
            <w:rFonts w:asciiTheme="minorHAnsi" w:hAnsiTheme="minorHAnsi" w:cstheme="minorHAnsi"/>
            <w:szCs w:val="24"/>
          </w:rPr>
          <w:delText>}</w:delText>
        </w:r>
      </w:del>
    </w:p>
    <w:p w14:paraId="42030157" w14:textId="2F6E90BE" w:rsidR="005432E1" w:rsidDel="005A7CCF" w:rsidRDefault="005432E1">
      <w:pPr>
        <w:pStyle w:val="Paragrafoelenco"/>
        <w:spacing w:line="276" w:lineRule="auto"/>
        <w:rPr>
          <w:del w:id="1752" w:author="Cristian Sbrolli" w:date="2020-12-20T13:54:00Z"/>
          <w:rStyle w:val="Enfasidelicata"/>
          <w:rFonts w:cstheme="minorHAnsi"/>
          <w:szCs w:val="24"/>
        </w:rPr>
        <w:pPrChange w:id="1753" w:author="Giorgio Romeo" w:date="2020-12-23T10:30:00Z">
          <w:pPr>
            <w:pStyle w:val="Paragrafoelenco"/>
            <w:spacing w:line="240" w:lineRule="auto"/>
            <w:ind w:left="360"/>
          </w:pPr>
        </w:pPrChange>
      </w:pPr>
    </w:p>
    <w:p w14:paraId="144BB08F" w14:textId="3FB38C89" w:rsidR="002D5882" w:rsidRPr="00A8618B" w:rsidDel="005A7CCF" w:rsidRDefault="002D5882">
      <w:pPr>
        <w:pStyle w:val="Paragrafoelenco"/>
        <w:spacing w:line="276" w:lineRule="auto"/>
        <w:rPr>
          <w:del w:id="1754" w:author="Cristian Sbrolli" w:date="2020-12-20T13:54:00Z"/>
          <w:rStyle w:val="Enfasidelicata"/>
          <w:rFonts w:asciiTheme="minorHAnsi" w:hAnsiTheme="minorHAnsi" w:cstheme="minorHAnsi"/>
          <w:szCs w:val="24"/>
        </w:rPr>
        <w:pPrChange w:id="1755" w:author="Giorgio Romeo" w:date="2020-12-23T10:30:00Z">
          <w:pPr>
            <w:pStyle w:val="Paragrafoelenco"/>
            <w:spacing w:line="240" w:lineRule="auto"/>
            <w:ind w:left="360"/>
          </w:pPr>
        </w:pPrChange>
      </w:pPr>
    </w:p>
    <w:p w14:paraId="08574D30" w14:textId="6F0851F9" w:rsidR="005432E1" w:rsidRPr="00A8618B" w:rsidDel="005A7CCF" w:rsidRDefault="005432E1">
      <w:pPr>
        <w:pStyle w:val="Paragrafoelenco"/>
        <w:spacing w:line="276" w:lineRule="auto"/>
        <w:rPr>
          <w:del w:id="1756" w:author="Cristian Sbrolli" w:date="2020-12-20T13:54:00Z"/>
          <w:rStyle w:val="Enfasidelicata"/>
          <w:rFonts w:asciiTheme="minorHAnsi" w:hAnsiTheme="minorHAnsi" w:cstheme="minorHAnsi"/>
          <w:szCs w:val="24"/>
        </w:rPr>
        <w:pPrChange w:id="1757" w:author="Giorgio Romeo" w:date="2020-12-23T10:30:00Z">
          <w:pPr>
            <w:pStyle w:val="Paragrafoelenco"/>
            <w:spacing w:line="240" w:lineRule="auto"/>
            <w:ind w:left="360"/>
          </w:pPr>
        </w:pPrChange>
      </w:pPr>
      <w:del w:id="1758" w:author="Cristian Sbrolli" w:date="2020-12-20T13:54:00Z">
        <w:r w:rsidRPr="00A8618B" w:rsidDel="005A7CCF">
          <w:rPr>
            <w:rStyle w:val="Enfasidelicata"/>
            <w:rFonts w:asciiTheme="minorHAnsi" w:hAnsiTheme="minorHAnsi" w:cstheme="minorHAnsi"/>
            <w:szCs w:val="24"/>
          </w:rPr>
          <w:delText>sig TicketSystem{</w:delText>
        </w:r>
      </w:del>
    </w:p>
    <w:p w14:paraId="1838D11A" w14:textId="33687C50" w:rsidR="005432E1" w:rsidRPr="00A8618B" w:rsidDel="005A7CCF" w:rsidRDefault="005432E1">
      <w:pPr>
        <w:pStyle w:val="Paragrafoelenco"/>
        <w:spacing w:line="276" w:lineRule="auto"/>
        <w:rPr>
          <w:del w:id="1759" w:author="Cristian Sbrolli" w:date="2020-12-20T13:54:00Z"/>
          <w:rStyle w:val="Enfasidelicata"/>
          <w:rFonts w:asciiTheme="minorHAnsi" w:hAnsiTheme="minorHAnsi" w:cstheme="minorHAnsi"/>
          <w:szCs w:val="24"/>
        </w:rPr>
        <w:pPrChange w:id="1760" w:author="Giorgio Romeo" w:date="2020-12-23T10:30:00Z">
          <w:pPr>
            <w:pStyle w:val="Paragrafoelenco"/>
            <w:spacing w:line="240" w:lineRule="auto"/>
            <w:ind w:left="360"/>
          </w:pPr>
        </w:pPrChange>
      </w:pPr>
      <w:del w:id="1761" w:author="Cristian Sbrolli" w:date="2020-12-20T13:54:00Z">
        <w:r w:rsidRPr="00A8618B" w:rsidDel="005A7CCF">
          <w:rPr>
            <w:rStyle w:val="Enfasidelicata"/>
            <w:rFonts w:asciiTheme="minorHAnsi" w:hAnsiTheme="minorHAnsi" w:cstheme="minorHAnsi"/>
            <w:szCs w:val="24"/>
          </w:rPr>
          <w:delText>maxUsersPerSlot: one Int,</w:delText>
        </w:r>
      </w:del>
    </w:p>
    <w:p w14:paraId="56BAA1CB" w14:textId="7CC811DA" w:rsidR="005432E1" w:rsidRPr="00A8618B" w:rsidDel="005A7CCF" w:rsidRDefault="005432E1">
      <w:pPr>
        <w:pStyle w:val="Paragrafoelenco"/>
        <w:spacing w:line="276" w:lineRule="auto"/>
        <w:rPr>
          <w:del w:id="1762" w:author="Cristian Sbrolli" w:date="2020-12-20T13:54:00Z"/>
          <w:rStyle w:val="Enfasidelicata"/>
          <w:rFonts w:asciiTheme="minorHAnsi" w:hAnsiTheme="minorHAnsi" w:cstheme="minorHAnsi"/>
          <w:szCs w:val="24"/>
        </w:rPr>
        <w:pPrChange w:id="1763" w:author="Giorgio Romeo" w:date="2020-12-23T10:30:00Z">
          <w:pPr>
            <w:pStyle w:val="Paragrafoelenco"/>
            <w:spacing w:line="240" w:lineRule="auto"/>
            <w:ind w:left="360"/>
          </w:pPr>
        </w:pPrChange>
      </w:pPr>
      <w:del w:id="1764" w:author="Cristian Sbrolli" w:date="2020-12-20T13:54:00Z">
        <w:r w:rsidRPr="00A8618B" w:rsidDel="005A7CCF">
          <w:rPr>
            <w:rStyle w:val="Enfasidelicata"/>
            <w:rFonts w:asciiTheme="minorHAnsi" w:hAnsiTheme="minorHAnsi" w:cstheme="minorHAnsi"/>
            <w:szCs w:val="24"/>
          </w:rPr>
          <w:delText>insideMarket: set Ticket,</w:delText>
        </w:r>
      </w:del>
    </w:p>
    <w:p w14:paraId="50DDD04C" w14:textId="1EB792CE" w:rsidR="005432E1" w:rsidRPr="00A8618B" w:rsidDel="005A7CCF" w:rsidRDefault="005432E1">
      <w:pPr>
        <w:pStyle w:val="Paragrafoelenco"/>
        <w:spacing w:line="276" w:lineRule="auto"/>
        <w:rPr>
          <w:del w:id="1765" w:author="Cristian Sbrolli" w:date="2020-12-20T13:54:00Z"/>
          <w:rStyle w:val="Enfasidelicata"/>
          <w:rFonts w:asciiTheme="minorHAnsi" w:hAnsiTheme="minorHAnsi" w:cstheme="minorHAnsi"/>
          <w:szCs w:val="24"/>
        </w:rPr>
        <w:pPrChange w:id="1766" w:author="Giorgio Romeo" w:date="2020-12-23T10:30:00Z">
          <w:pPr>
            <w:pStyle w:val="Paragrafoelenco"/>
            <w:spacing w:line="240" w:lineRule="auto"/>
            <w:ind w:left="360"/>
          </w:pPr>
        </w:pPrChange>
      </w:pPr>
      <w:del w:id="1767" w:author="Cristian Sbrolli" w:date="2020-12-20T13:54:00Z">
        <w:r w:rsidRPr="00A8618B" w:rsidDel="005A7CCF">
          <w:rPr>
            <w:rStyle w:val="Enfasidelicata"/>
            <w:rFonts w:asciiTheme="minorHAnsi" w:hAnsiTheme="minorHAnsi" w:cstheme="minorHAnsi"/>
            <w:szCs w:val="24"/>
          </w:rPr>
          <w:delText>line: set Ticket,</w:delText>
        </w:r>
      </w:del>
    </w:p>
    <w:p w14:paraId="688CCE7F" w14:textId="057E8F7D" w:rsidR="005432E1" w:rsidRPr="00A8618B" w:rsidDel="005A7CCF" w:rsidRDefault="005432E1">
      <w:pPr>
        <w:pStyle w:val="Paragrafoelenco"/>
        <w:spacing w:line="276" w:lineRule="auto"/>
        <w:rPr>
          <w:del w:id="1768" w:author="Cristian Sbrolli" w:date="2020-12-20T13:54:00Z"/>
          <w:rStyle w:val="Enfasidelicata"/>
          <w:rFonts w:asciiTheme="minorHAnsi" w:hAnsiTheme="minorHAnsi" w:cstheme="minorHAnsi"/>
          <w:szCs w:val="24"/>
        </w:rPr>
        <w:pPrChange w:id="1769" w:author="Giorgio Romeo" w:date="2020-12-23T10:30:00Z">
          <w:pPr>
            <w:pStyle w:val="Paragrafoelenco"/>
            <w:spacing w:line="240" w:lineRule="auto"/>
            <w:ind w:left="360"/>
          </w:pPr>
        </w:pPrChange>
      </w:pPr>
      <w:del w:id="1770" w:author="Cristian Sbrolli" w:date="2020-12-20T13:54:00Z">
        <w:r w:rsidRPr="00A8618B" w:rsidDel="005A7CCF">
          <w:rPr>
            <w:rStyle w:val="Enfasidelicata"/>
            <w:rFonts w:asciiTheme="minorHAnsi" w:hAnsiTheme="minorHAnsi" w:cstheme="minorHAnsi"/>
            <w:szCs w:val="24"/>
          </w:rPr>
          <w:delText>pastTickets: set Ticket,</w:delText>
        </w:r>
      </w:del>
    </w:p>
    <w:p w14:paraId="7CDAC4A3" w14:textId="0ED10ACF" w:rsidR="005432E1" w:rsidRPr="00A8618B" w:rsidDel="005A7CCF" w:rsidRDefault="005432E1">
      <w:pPr>
        <w:pStyle w:val="Paragrafoelenco"/>
        <w:spacing w:line="276" w:lineRule="auto"/>
        <w:rPr>
          <w:del w:id="1771" w:author="Cristian Sbrolli" w:date="2020-12-20T13:54:00Z"/>
          <w:rStyle w:val="Enfasidelicata"/>
          <w:rFonts w:asciiTheme="minorHAnsi" w:hAnsiTheme="minorHAnsi" w:cstheme="minorHAnsi"/>
          <w:szCs w:val="24"/>
        </w:rPr>
        <w:pPrChange w:id="1772" w:author="Giorgio Romeo" w:date="2020-12-23T10:30:00Z">
          <w:pPr>
            <w:pStyle w:val="Paragrafoelenco"/>
            <w:spacing w:line="240" w:lineRule="auto"/>
            <w:ind w:left="360"/>
          </w:pPr>
        </w:pPrChange>
      </w:pPr>
      <w:del w:id="1773" w:author="Cristian Sbrolli" w:date="2020-12-20T13:54:00Z">
        <w:r w:rsidRPr="00A8618B" w:rsidDel="005A7CCF">
          <w:rPr>
            <w:rStyle w:val="Enfasidelicata"/>
            <w:rFonts w:asciiTheme="minorHAnsi" w:hAnsiTheme="minorHAnsi" w:cstheme="minorHAnsi"/>
            <w:szCs w:val="24"/>
          </w:rPr>
          <w:delText>currentTimeSlot: one TimeSlot,</w:delText>
        </w:r>
      </w:del>
    </w:p>
    <w:p w14:paraId="6FB68DA2" w14:textId="61D327ED" w:rsidR="005432E1" w:rsidRPr="00A8618B" w:rsidDel="005A7CCF" w:rsidRDefault="005432E1">
      <w:pPr>
        <w:pStyle w:val="Paragrafoelenco"/>
        <w:spacing w:line="276" w:lineRule="auto"/>
        <w:rPr>
          <w:del w:id="1774" w:author="Cristian Sbrolli" w:date="2020-12-20T13:54:00Z"/>
          <w:rStyle w:val="Enfasidelicata"/>
          <w:rFonts w:asciiTheme="minorHAnsi" w:hAnsiTheme="minorHAnsi" w:cstheme="minorHAnsi"/>
          <w:szCs w:val="24"/>
        </w:rPr>
        <w:pPrChange w:id="1775" w:author="Giorgio Romeo" w:date="2020-12-23T10:30:00Z">
          <w:pPr>
            <w:pStyle w:val="Paragrafoelenco"/>
            <w:spacing w:line="240" w:lineRule="auto"/>
            <w:ind w:left="360"/>
          </w:pPr>
        </w:pPrChange>
      </w:pPr>
      <w:del w:id="1776" w:author="Cristian Sbrolli" w:date="2020-12-20T13:54:00Z">
        <w:r w:rsidRPr="00A8618B" w:rsidDel="005A7CCF">
          <w:rPr>
            <w:rStyle w:val="Enfasidelicata"/>
            <w:rFonts w:asciiTheme="minorHAnsi" w:hAnsiTheme="minorHAnsi" w:cstheme="minorHAnsi"/>
            <w:szCs w:val="24"/>
          </w:rPr>
          <w:delText>currentDate: one Date,</w:delText>
        </w:r>
      </w:del>
    </w:p>
    <w:p w14:paraId="496479C2" w14:textId="77A07446" w:rsidR="005432E1" w:rsidRPr="00A8618B" w:rsidDel="005A7CCF" w:rsidRDefault="005432E1">
      <w:pPr>
        <w:pStyle w:val="Paragrafoelenco"/>
        <w:spacing w:line="276" w:lineRule="auto"/>
        <w:rPr>
          <w:del w:id="1777" w:author="Cristian Sbrolli" w:date="2020-12-20T13:54:00Z"/>
          <w:rStyle w:val="Enfasidelicata"/>
          <w:rFonts w:asciiTheme="minorHAnsi" w:hAnsiTheme="minorHAnsi" w:cstheme="minorHAnsi"/>
          <w:szCs w:val="24"/>
        </w:rPr>
        <w:pPrChange w:id="1778" w:author="Giorgio Romeo" w:date="2020-12-23T10:30:00Z">
          <w:pPr>
            <w:pStyle w:val="Paragrafoelenco"/>
            <w:spacing w:line="240" w:lineRule="auto"/>
            <w:ind w:left="360"/>
          </w:pPr>
        </w:pPrChange>
      </w:pPr>
      <w:del w:id="1779" w:author="Cristian Sbrolli" w:date="2020-12-20T13:54:00Z">
        <w:r w:rsidRPr="00A8618B" w:rsidDel="005A7CCF">
          <w:rPr>
            <w:rStyle w:val="Enfasidelicata"/>
            <w:rFonts w:asciiTheme="minorHAnsi" w:hAnsiTheme="minorHAnsi" w:cstheme="minorHAnsi"/>
            <w:szCs w:val="24"/>
          </w:rPr>
          <w:delText>availableSlots: Date -&gt; TimeSlot</w:delText>
        </w:r>
      </w:del>
    </w:p>
    <w:p w14:paraId="2E9FF5B3" w14:textId="5F4A850B" w:rsidR="005432E1" w:rsidRPr="00A8618B" w:rsidDel="005A7CCF" w:rsidRDefault="005432E1">
      <w:pPr>
        <w:pStyle w:val="Paragrafoelenco"/>
        <w:spacing w:line="276" w:lineRule="auto"/>
        <w:rPr>
          <w:del w:id="1780" w:author="Cristian Sbrolli" w:date="2020-12-20T13:54:00Z"/>
          <w:rStyle w:val="Enfasidelicata"/>
          <w:rFonts w:asciiTheme="minorHAnsi" w:hAnsiTheme="minorHAnsi" w:cstheme="minorHAnsi"/>
          <w:szCs w:val="24"/>
        </w:rPr>
        <w:pPrChange w:id="1781" w:author="Giorgio Romeo" w:date="2020-12-23T10:30:00Z">
          <w:pPr>
            <w:pStyle w:val="Paragrafoelenco"/>
            <w:spacing w:line="240" w:lineRule="auto"/>
            <w:ind w:left="360"/>
          </w:pPr>
        </w:pPrChange>
      </w:pPr>
      <w:del w:id="1782" w:author="Cristian Sbrolli" w:date="2020-12-20T13:54:00Z">
        <w:r w:rsidRPr="00A8618B" w:rsidDel="005A7CCF">
          <w:rPr>
            <w:rStyle w:val="Enfasidelicata"/>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pStyle w:val="Paragrafoelenco"/>
        <w:spacing w:line="276" w:lineRule="auto"/>
        <w:rPr>
          <w:del w:id="1783" w:author="Cristian Sbrolli" w:date="2020-12-20T13:54:00Z"/>
          <w:rStyle w:val="Enfasidelicata"/>
          <w:rFonts w:asciiTheme="minorHAnsi" w:hAnsiTheme="minorHAnsi" w:cstheme="minorHAnsi"/>
          <w:szCs w:val="24"/>
        </w:rPr>
        <w:pPrChange w:id="1784" w:author="Giorgio Romeo" w:date="2020-12-23T10:30:00Z">
          <w:pPr>
            <w:pStyle w:val="Paragrafoelenco"/>
            <w:spacing w:line="240" w:lineRule="auto"/>
            <w:ind w:left="360"/>
          </w:pPr>
        </w:pPrChange>
      </w:pPr>
      <w:del w:id="1785" w:author="Cristian Sbrolli" w:date="2020-12-20T13:54:00Z">
        <w:r w:rsidRPr="00A8618B" w:rsidDel="005A7CCF">
          <w:rPr>
            <w:rStyle w:val="Enfasidelicata"/>
            <w:rFonts w:asciiTheme="minorHAnsi" w:hAnsiTheme="minorHAnsi" w:cstheme="minorHAnsi"/>
            <w:szCs w:val="24"/>
          </w:rPr>
          <w:delText>#(insideMarket &amp; line)=0</w:delText>
        </w:r>
      </w:del>
    </w:p>
    <w:p w14:paraId="55F4C4BB" w14:textId="6B17C7BE" w:rsidR="005432E1" w:rsidRPr="00A8618B" w:rsidDel="005A7CCF" w:rsidRDefault="005432E1">
      <w:pPr>
        <w:pStyle w:val="Paragrafoelenco"/>
        <w:spacing w:line="276" w:lineRule="auto"/>
        <w:rPr>
          <w:del w:id="1786" w:author="Cristian Sbrolli" w:date="2020-12-20T13:54:00Z"/>
          <w:rStyle w:val="Enfasidelicata"/>
          <w:rFonts w:asciiTheme="minorHAnsi" w:hAnsiTheme="minorHAnsi" w:cstheme="minorHAnsi"/>
          <w:szCs w:val="24"/>
        </w:rPr>
        <w:pPrChange w:id="1787" w:author="Giorgio Romeo" w:date="2020-12-23T10:30:00Z">
          <w:pPr>
            <w:pStyle w:val="Paragrafoelenco"/>
            <w:spacing w:line="240" w:lineRule="auto"/>
            <w:ind w:left="360"/>
          </w:pPr>
        </w:pPrChange>
      </w:pPr>
      <w:del w:id="1788" w:author="Cristian Sbrolli" w:date="2020-12-20T13:54:00Z">
        <w:r w:rsidRPr="00A8618B" w:rsidDel="005A7CCF">
          <w:rPr>
            <w:rStyle w:val="Enfasidelicata"/>
            <w:rFonts w:asciiTheme="minorHAnsi" w:hAnsiTheme="minorHAnsi" w:cstheme="minorHAnsi"/>
            <w:szCs w:val="24"/>
          </w:rPr>
          <w:delText>#(insideMarket &amp; pastTickets)=0</w:delText>
        </w:r>
      </w:del>
    </w:p>
    <w:p w14:paraId="2A2C2156" w14:textId="38DEAE6E" w:rsidR="005432E1" w:rsidRPr="00A8618B" w:rsidDel="005A7CCF" w:rsidRDefault="005432E1">
      <w:pPr>
        <w:pStyle w:val="Paragrafoelenco"/>
        <w:spacing w:line="276" w:lineRule="auto"/>
        <w:rPr>
          <w:del w:id="1789" w:author="Cristian Sbrolli" w:date="2020-12-20T13:54:00Z"/>
          <w:rStyle w:val="Enfasidelicata"/>
          <w:rFonts w:asciiTheme="minorHAnsi" w:hAnsiTheme="minorHAnsi" w:cstheme="minorHAnsi"/>
          <w:szCs w:val="24"/>
        </w:rPr>
        <w:pPrChange w:id="1790" w:author="Giorgio Romeo" w:date="2020-12-23T10:30:00Z">
          <w:pPr>
            <w:pStyle w:val="Paragrafoelenco"/>
            <w:spacing w:line="240" w:lineRule="auto"/>
            <w:ind w:left="360"/>
          </w:pPr>
        </w:pPrChange>
      </w:pPr>
      <w:del w:id="1791" w:author="Cristian Sbrolli" w:date="2020-12-20T13:54:00Z">
        <w:r w:rsidRPr="00A8618B" w:rsidDel="005A7CCF">
          <w:rPr>
            <w:rStyle w:val="Enfasidelicata"/>
            <w:rFonts w:asciiTheme="minorHAnsi" w:hAnsiTheme="minorHAnsi" w:cstheme="minorHAnsi"/>
            <w:szCs w:val="24"/>
          </w:rPr>
          <w:delText>#(line &amp; pastTickets)=0</w:delText>
        </w:r>
      </w:del>
    </w:p>
    <w:p w14:paraId="7A07AD31" w14:textId="2B121370" w:rsidR="005432E1" w:rsidRPr="00A8618B" w:rsidDel="005A7CCF" w:rsidRDefault="005432E1">
      <w:pPr>
        <w:pStyle w:val="Paragrafoelenco"/>
        <w:spacing w:line="276" w:lineRule="auto"/>
        <w:rPr>
          <w:del w:id="1792" w:author="Cristian Sbrolli" w:date="2020-12-20T13:54:00Z"/>
          <w:rStyle w:val="Enfasidelicata"/>
          <w:rFonts w:asciiTheme="minorHAnsi" w:hAnsiTheme="minorHAnsi" w:cstheme="minorHAnsi"/>
          <w:szCs w:val="24"/>
        </w:rPr>
        <w:pPrChange w:id="1793" w:author="Giorgio Romeo" w:date="2020-12-23T10:30:00Z">
          <w:pPr>
            <w:pStyle w:val="Paragrafoelenco"/>
            <w:spacing w:line="240" w:lineRule="auto"/>
            <w:ind w:left="360"/>
          </w:pPr>
        </w:pPrChange>
      </w:pPr>
      <w:del w:id="1794" w:author="Cristian Sbrolli" w:date="2020-12-20T13:54:00Z">
        <w:r w:rsidRPr="00A8618B" w:rsidDel="005A7CCF">
          <w:rPr>
            <w:rStyle w:val="Enfasidelicata"/>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pStyle w:val="Paragrafoelenco"/>
        <w:spacing w:line="276" w:lineRule="auto"/>
        <w:rPr>
          <w:del w:id="1795" w:author="Cristian Sbrolli" w:date="2020-12-20T13:54:00Z"/>
          <w:rStyle w:val="Enfasidelicata"/>
          <w:rFonts w:asciiTheme="minorHAnsi" w:hAnsiTheme="minorHAnsi" w:cstheme="minorHAnsi"/>
          <w:szCs w:val="24"/>
        </w:rPr>
        <w:pPrChange w:id="1796" w:author="Giorgio Romeo" w:date="2020-12-23T10:30:00Z">
          <w:pPr>
            <w:pStyle w:val="Paragrafoelenco"/>
            <w:spacing w:line="240" w:lineRule="auto"/>
            <w:ind w:left="360"/>
          </w:pPr>
        </w:pPrChange>
      </w:pPr>
      <w:del w:id="1797" w:author="Cristian Sbrolli" w:date="2020-12-20T13:54:00Z">
        <w:r w:rsidRPr="00A8618B" w:rsidDel="005A7CCF">
          <w:rPr>
            <w:rStyle w:val="Enfasidelicata"/>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pStyle w:val="Paragrafoelenco"/>
        <w:spacing w:line="276" w:lineRule="auto"/>
        <w:rPr>
          <w:del w:id="1798" w:author="Cristian Sbrolli" w:date="2020-12-20T13:54:00Z"/>
          <w:rStyle w:val="Enfasidelicata"/>
          <w:rFonts w:asciiTheme="minorHAnsi" w:hAnsiTheme="minorHAnsi" w:cstheme="minorHAnsi"/>
          <w:szCs w:val="24"/>
        </w:rPr>
        <w:pPrChange w:id="1799" w:author="Giorgio Romeo" w:date="2020-12-23T10:30:00Z">
          <w:pPr>
            <w:pStyle w:val="Paragrafoelenco"/>
            <w:spacing w:line="240" w:lineRule="auto"/>
            <w:ind w:left="360"/>
          </w:pPr>
        </w:pPrChange>
      </w:pPr>
      <w:del w:id="1800" w:author="Cristian Sbrolli" w:date="2020-12-20T13:54:00Z">
        <w:r w:rsidRPr="00A8618B" w:rsidDel="005A7CCF">
          <w:rPr>
            <w:rStyle w:val="Enfasidelicata"/>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pStyle w:val="Paragrafoelenco"/>
        <w:spacing w:line="276" w:lineRule="auto"/>
        <w:rPr>
          <w:del w:id="1801" w:author="Cristian Sbrolli" w:date="2020-12-20T13:54:00Z"/>
          <w:rStyle w:val="Enfasidelicata"/>
          <w:rFonts w:asciiTheme="minorHAnsi" w:hAnsiTheme="minorHAnsi" w:cstheme="minorHAnsi"/>
          <w:szCs w:val="24"/>
        </w:rPr>
        <w:pPrChange w:id="1802" w:author="Giorgio Romeo" w:date="2020-12-23T10:30:00Z">
          <w:pPr>
            <w:pStyle w:val="Paragrafoelenco"/>
            <w:spacing w:line="240" w:lineRule="auto"/>
            <w:ind w:left="360"/>
          </w:pPr>
        </w:pPrChange>
      </w:pPr>
      <w:del w:id="1803" w:author="Cristian Sbrolli" w:date="2020-12-20T13:54:00Z">
        <w:r w:rsidRPr="00A8618B" w:rsidDel="005A7CCF">
          <w:rPr>
            <w:rStyle w:val="Enfasidelicata"/>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pStyle w:val="Paragrafoelenco"/>
        <w:spacing w:line="276" w:lineRule="auto"/>
        <w:rPr>
          <w:del w:id="1804" w:author="Cristian Sbrolli" w:date="2020-12-20T13:54:00Z"/>
          <w:rStyle w:val="Enfasidelicata"/>
          <w:rFonts w:asciiTheme="minorHAnsi" w:hAnsiTheme="minorHAnsi" w:cstheme="minorHAnsi"/>
          <w:szCs w:val="24"/>
        </w:rPr>
        <w:pPrChange w:id="1805" w:author="Giorgio Romeo" w:date="2020-12-23T10:30:00Z">
          <w:pPr>
            <w:pStyle w:val="Paragrafoelenco"/>
            <w:spacing w:line="240" w:lineRule="auto"/>
            <w:ind w:left="360"/>
          </w:pPr>
        </w:pPrChange>
      </w:pPr>
      <w:del w:id="1806" w:author="Cristian Sbrolli" w:date="2020-12-20T13:54:00Z">
        <w:r w:rsidRPr="00A8618B" w:rsidDel="005A7CCF">
          <w:rPr>
            <w:rStyle w:val="Enfasidelicata"/>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pStyle w:val="Paragrafoelenco"/>
        <w:spacing w:line="276" w:lineRule="auto"/>
        <w:rPr>
          <w:del w:id="1807" w:author="Cristian Sbrolli" w:date="2020-12-20T13:54:00Z"/>
          <w:rStyle w:val="Enfasidelicata"/>
          <w:rFonts w:asciiTheme="minorHAnsi" w:hAnsiTheme="minorHAnsi" w:cstheme="minorHAnsi"/>
          <w:szCs w:val="24"/>
        </w:rPr>
        <w:pPrChange w:id="1808" w:author="Giorgio Romeo" w:date="2020-12-23T10:30:00Z">
          <w:pPr>
            <w:pStyle w:val="Paragrafoelenco"/>
            <w:spacing w:line="240" w:lineRule="auto"/>
            <w:ind w:left="360"/>
          </w:pPr>
        </w:pPrChange>
      </w:pPr>
      <w:del w:id="180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pStyle w:val="Paragrafoelenco"/>
        <w:spacing w:line="276" w:lineRule="auto"/>
        <w:rPr>
          <w:del w:id="1810" w:author="Cristian Sbrolli" w:date="2020-12-20T13:54:00Z"/>
          <w:rStyle w:val="Enfasidelicata"/>
          <w:rFonts w:asciiTheme="minorHAnsi" w:hAnsiTheme="minorHAnsi" w:cstheme="minorHAnsi"/>
          <w:szCs w:val="24"/>
        </w:rPr>
        <w:pPrChange w:id="1811" w:author="Giorgio Romeo" w:date="2020-12-23T10:30:00Z">
          <w:pPr>
            <w:pStyle w:val="Paragrafoelenco"/>
            <w:spacing w:line="240" w:lineRule="auto"/>
            <w:ind w:left="360"/>
          </w:pPr>
        </w:pPrChange>
      </w:pPr>
      <w:del w:id="1812" w:author="Cristian Sbrolli" w:date="2020-12-20T13:54:00Z">
        <w:r w:rsidRPr="00A8618B" w:rsidDel="005A7CCF">
          <w:rPr>
            <w:rStyle w:val="Enfasidelicata"/>
            <w:rFonts w:asciiTheme="minorHAnsi" w:hAnsiTheme="minorHAnsi" w:cstheme="minorHAnsi"/>
            <w:szCs w:val="24"/>
          </w:rPr>
          <w:delText>maxUsersPerSlot &gt; 0</w:delText>
        </w:r>
      </w:del>
    </w:p>
    <w:p w14:paraId="30D88C71" w14:textId="3BDE4996" w:rsidR="005432E1" w:rsidRPr="00A8618B" w:rsidDel="005A7CCF" w:rsidRDefault="005432E1">
      <w:pPr>
        <w:pStyle w:val="Paragrafoelenco"/>
        <w:spacing w:line="276" w:lineRule="auto"/>
        <w:rPr>
          <w:del w:id="1813" w:author="Cristian Sbrolli" w:date="2020-12-20T13:54:00Z"/>
          <w:rStyle w:val="Enfasidelicata"/>
          <w:rFonts w:asciiTheme="minorHAnsi" w:hAnsiTheme="minorHAnsi" w:cstheme="minorHAnsi"/>
          <w:szCs w:val="24"/>
        </w:rPr>
        <w:pPrChange w:id="1814" w:author="Giorgio Romeo" w:date="2020-12-23T10:30:00Z">
          <w:pPr>
            <w:pStyle w:val="Paragrafoelenco"/>
            <w:spacing w:line="240" w:lineRule="auto"/>
            <w:ind w:left="360"/>
          </w:pPr>
        </w:pPrChange>
      </w:pPr>
      <w:del w:id="1815" w:author="Cristian Sbrolli" w:date="2020-12-20T13:54:00Z">
        <w:r w:rsidRPr="00A8618B" w:rsidDel="005A7CCF">
          <w:rPr>
            <w:rStyle w:val="Enfasidelicata"/>
            <w:rFonts w:asciiTheme="minorHAnsi" w:hAnsiTheme="minorHAnsi" w:cstheme="minorHAnsi"/>
            <w:szCs w:val="24"/>
          </w:rPr>
          <w:delText>}</w:delText>
        </w:r>
      </w:del>
    </w:p>
    <w:p w14:paraId="7E908DBC" w14:textId="59B9CAF2" w:rsidR="005432E1" w:rsidRPr="00A8618B" w:rsidDel="005A7CCF" w:rsidRDefault="005432E1">
      <w:pPr>
        <w:pStyle w:val="Paragrafoelenco"/>
        <w:spacing w:line="276" w:lineRule="auto"/>
        <w:rPr>
          <w:del w:id="1816" w:author="Cristian Sbrolli" w:date="2020-12-20T13:54:00Z"/>
          <w:rStyle w:val="Enfasidelicata"/>
          <w:rFonts w:asciiTheme="minorHAnsi" w:hAnsiTheme="minorHAnsi" w:cstheme="minorHAnsi"/>
          <w:szCs w:val="24"/>
        </w:rPr>
        <w:pPrChange w:id="1817" w:author="Giorgio Romeo" w:date="2020-12-23T10:30:00Z">
          <w:pPr>
            <w:pStyle w:val="Paragrafoelenco"/>
            <w:spacing w:line="240" w:lineRule="auto"/>
            <w:ind w:left="360"/>
          </w:pPr>
        </w:pPrChange>
      </w:pPr>
    </w:p>
    <w:p w14:paraId="0A9A5877" w14:textId="18CF869C" w:rsidR="005432E1" w:rsidRPr="00A8618B" w:rsidDel="005A7CCF" w:rsidRDefault="005432E1">
      <w:pPr>
        <w:pStyle w:val="Paragrafoelenco"/>
        <w:spacing w:line="276" w:lineRule="auto"/>
        <w:rPr>
          <w:del w:id="1818" w:author="Cristian Sbrolli" w:date="2020-12-20T13:54:00Z"/>
          <w:rStyle w:val="Enfasidelicata"/>
          <w:rFonts w:asciiTheme="minorHAnsi" w:hAnsiTheme="minorHAnsi" w:cstheme="minorHAnsi"/>
          <w:szCs w:val="24"/>
        </w:rPr>
        <w:pPrChange w:id="1819" w:author="Giorgio Romeo" w:date="2020-12-23T10:30:00Z">
          <w:pPr>
            <w:pStyle w:val="Paragrafoelenco"/>
            <w:spacing w:line="240" w:lineRule="auto"/>
            <w:ind w:left="360"/>
          </w:pPr>
        </w:pPrChange>
      </w:pPr>
      <w:del w:id="1820" w:author="Cristian Sbrolli" w:date="2020-12-20T13:54:00Z">
        <w:r w:rsidRPr="00A8618B" w:rsidDel="005A7CCF">
          <w:rPr>
            <w:rStyle w:val="Enfasidelicata"/>
            <w:rFonts w:asciiTheme="minorHAnsi" w:hAnsiTheme="minorHAnsi" w:cstheme="minorHAnsi"/>
            <w:szCs w:val="24"/>
          </w:rPr>
          <w:delText>sig TicketDispenser{</w:delText>
        </w:r>
      </w:del>
    </w:p>
    <w:p w14:paraId="5E4087BF" w14:textId="7BFE693E" w:rsidR="005432E1" w:rsidRPr="00A8618B" w:rsidDel="005A7CCF" w:rsidRDefault="005432E1">
      <w:pPr>
        <w:pStyle w:val="Paragrafoelenco"/>
        <w:spacing w:line="276" w:lineRule="auto"/>
        <w:rPr>
          <w:del w:id="1821" w:author="Cristian Sbrolli" w:date="2020-12-20T13:54:00Z"/>
          <w:rStyle w:val="Enfasidelicata"/>
          <w:rFonts w:asciiTheme="minorHAnsi" w:hAnsiTheme="minorHAnsi" w:cstheme="minorHAnsi"/>
          <w:szCs w:val="24"/>
        </w:rPr>
        <w:pPrChange w:id="1822" w:author="Giorgio Romeo" w:date="2020-12-23T10:30:00Z">
          <w:pPr>
            <w:pStyle w:val="Paragrafoelenco"/>
            <w:spacing w:line="240" w:lineRule="auto"/>
            <w:ind w:left="360"/>
          </w:pPr>
        </w:pPrChange>
      </w:pPr>
      <w:del w:id="1823" w:author="Cristian Sbrolli" w:date="2020-12-20T13:54:00Z">
        <w:r w:rsidRPr="00A8618B" w:rsidDel="005A7CCF">
          <w:rPr>
            <w:rStyle w:val="Enfasidelicata"/>
            <w:rFonts w:asciiTheme="minorHAnsi" w:hAnsiTheme="minorHAnsi" w:cstheme="minorHAnsi"/>
            <w:szCs w:val="24"/>
          </w:rPr>
          <w:delText>distributedTickets: set PhysicalTicket</w:delText>
        </w:r>
      </w:del>
    </w:p>
    <w:p w14:paraId="6CA4A544" w14:textId="452A13D6" w:rsidR="005432E1" w:rsidRPr="00A8618B" w:rsidDel="005A7CCF" w:rsidRDefault="005432E1">
      <w:pPr>
        <w:pStyle w:val="Paragrafoelenco"/>
        <w:spacing w:line="276" w:lineRule="auto"/>
        <w:rPr>
          <w:del w:id="1824" w:author="Cristian Sbrolli" w:date="2020-12-20T13:54:00Z"/>
          <w:rStyle w:val="Enfasidelicata"/>
          <w:rFonts w:asciiTheme="minorHAnsi" w:hAnsiTheme="minorHAnsi" w:cstheme="minorHAnsi"/>
          <w:szCs w:val="24"/>
        </w:rPr>
        <w:pPrChange w:id="1825" w:author="Giorgio Romeo" w:date="2020-12-23T10:30:00Z">
          <w:pPr>
            <w:pStyle w:val="Paragrafoelenco"/>
            <w:spacing w:line="240" w:lineRule="auto"/>
            <w:ind w:left="360"/>
          </w:pPr>
        </w:pPrChange>
      </w:pPr>
      <w:del w:id="1826" w:author="Cristian Sbrolli" w:date="2020-12-20T13:54:00Z">
        <w:r w:rsidRPr="00A8618B" w:rsidDel="005A7CCF">
          <w:rPr>
            <w:rStyle w:val="Enfasidelicata"/>
            <w:rFonts w:asciiTheme="minorHAnsi" w:hAnsiTheme="minorHAnsi" w:cstheme="minorHAnsi"/>
            <w:szCs w:val="24"/>
          </w:rPr>
          <w:delText>}</w:delText>
        </w:r>
      </w:del>
    </w:p>
    <w:p w14:paraId="03651DB7" w14:textId="7A47D4E7" w:rsidR="005432E1" w:rsidRPr="00A8618B" w:rsidDel="005A7CCF" w:rsidRDefault="005432E1">
      <w:pPr>
        <w:pStyle w:val="Paragrafoelenco"/>
        <w:spacing w:line="276" w:lineRule="auto"/>
        <w:rPr>
          <w:del w:id="1827" w:author="Cristian Sbrolli" w:date="2020-12-20T13:54:00Z"/>
          <w:rStyle w:val="Enfasidelicata"/>
          <w:rFonts w:asciiTheme="minorHAnsi" w:hAnsiTheme="minorHAnsi" w:cstheme="minorHAnsi"/>
          <w:szCs w:val="24"/>
        </w:rPr>
        <w:pPrChange w:id="1828" w:author="Giorgio Romeo" w:date="2020-12-23T10:30:00Z">
          <w:pPr>
            <w:pStyle w:val="Paragrafoelenco"/>
            <w:spacing w:line="240" w:lineRule="auto"/>
            <w:ind w:left="360"/>
          </w:pPr>
        </w:pPrChange>
      </w:pPr>
    </w:p>
    <w:p w14:paraId="59319A45" w14:textId="3F62B78C" w:rsidR="005432E1" w:rsidRPr="00A8618B" w:rsidDel="005A7CCF" w:rsidRDefault="005432E1">
      <w:pPr>
        <w:pStyle w:val="Paragrafoelenco"/>
        <w:spacing w:line="276" w:lineRule="auto"/>
        <w:rPr>
          <w:del w:id="1829" w:author="Cristian Sbrolli" w:date="2020-12-20T13:54:00Z"/>
          <w:rStyle w:val="Enfasidelicata"/>
          <w:rFonts w:asciiTheme="minorHAnsi" w:hAnsiTheme="minorHAnsi" w:cstheme="minorHAnsi"/>
          <w:szCs w:val="24"/>
        </w:rPr>
        <w:pPrChange w:id="1830" w:author="Giorgio Romeo" w:date="2020-12-23T10:30:00Z">
          <w:pPr>
            <w:pStyle w:val="Paragrafoelenco"/>
            <w:spacing w:line="240" w:lineRule="auto"/>
            <w:ind w:left="360"/>
          </w:pPr>
        </w:pPrChange>
      </w:pPr>
      <w:del w:id="1831" w:author="Cristian Sbrolli" w:date="2020-12-20T13:54:00Z">
        <w:r w:rsidRPr="00A8618B" w:rsidDel="005A7CCF">
          <w:rPr>
            <w:rStyle w:val="Enfasidelicata"/>
            <w:rFonts w:asciiTheme="minorHAnsi" w:hAnsiTheme="minorHAnsi" w:cstheme="minorHAnsi"/>
            <w:szCs w:val="24"/>
          </w:rPr>
          <w:delText>sig QRCode{}</w:delText>
        </w:r>
      </w:del>
    </w:p>
    <w:p w14:paraId="5EF82A06" w14:textId="492856AB" w:rsidR="005432E1" w:rsidRPr="00A8618B" w:rsidDel="005A7CCF" w:rsidRDefault="005432E1">
      <w:pPr>
        <w:pStyle w:val="Paragrafoelenco"/>
        <w:spacing w:line="276" w:lineRule="auto"/>
        <w:rPr>
          <w:del w:id="1832" w:author="Cristian Sbrolli" w:date="2020-12-20T13:54:00Z"/>
          <w:rStyle w:val="Enfasidelicata"/>
          <w:rFonts w:asciiTheme="minorHAnsi" w:hAnsiTheme="minorHAnsi" w:cstheme="minorHAnsi"/>
          <w:szCs w:val="24"/>
        </w:rPr>
        <w:pPrChange w:id="1833" w:author="Giorgio Romeo" w:date="2020-12-23T10:30:00Z">
          <w:pPr>
            <w:pStyle w:val="Paragrafoelenco"/>
            <w:spacing w:line="240" w:lineRule="auto"/>
            <w:ind w:left="360"/>
          </w:pPr>
        </w:pPrChange>
      </w:pPr>
    </w:p>
    <w:p w14:paraId="717103AA" w14:textId="0E73BF40" w:rsidR="005432E1" w:rsidRPr="00A8618B" w:rsidDel="005A7CCF" w:rsidRDefault="005432E1">
      <w:pPr>
        <w:pStyle w:val="Paragrafoelenco"/>
        <w:spacing w:line="276" w:lineRule="auto"/>
        <w:rPr>
          <w:del w:id="1834" w:author="Cristian Sbrolli" w:date="2020-12-20T13:54:00Z"/>
          <w:rStyle w:val="Enfasidelicata"/>
          <w:rFonts w:asciiTheme="minorHAnsi" w:hAnsiTheme="minorHAnsi" w:cstheme="minorHAnsi"/>
          <w:szCs w:val="24"/>
        </w:rPr>
        <w:pPrChange w:id="1835" w:author="Giorgio Romeo" w:date="2020-12-23T10:30:00Z">
          <w:pPr>
            <w:pStyle w:val="Paragrafoelenco"/>
            <w:spacing w:line="240" w:lineRule="auto"/>
            <w:ind w:left="360"/>
          </w:pPr>
        </w:pPrChange>
      </w:pPr>
      <w:del w:id="1836" w:author="Cristian Sbrolli" w:date="2020-12-20T13:54:00Z">
        <w:r w:rsidRPr="00A8618B" w:rsidDel="005A7CCF">
          <w:rPr>
            <w:rStyle w:val="Enfasidelicata"/>
            <w:rFonts w:asciiTheme="minorHAnsi" w:hAnsiTheme="minorHAnsi" w:cstheme="minorHAnsi"/>
            <w:szCs w:val="24"/>
          </w:rPr>
          <w:delText>sig QRCodeReader{</w:delText>
        </w:r>
      </w:del>
    </w:p>
    <w:p w14:paraId="17A688A5" w14:textId="129CA227" w:rsidR="005432E1" w:rsidRPr="00A8618B" w:rsidDel="005A7CCF" w:rsidRDefault="005432E1">
      <w:pPr>
        <w:pStyle w:val="Paragrafoelenco"/>
        <w:spacing w:line="276" w:lineRule="auto"/>
        <w:rPr>
          <w:del w:id="1837" w:author="Cristian Sbrolli" w:date="2020-12-20T13:54:00Z"/>
          <w:rStyle w:val="Enfasidelicata"/>
          <w:rFonts w:asciiTheme="minorHAnsi" w:hAnsiTheme="minorHAnsi" w:cstheme="minorHAnsi"/>
          <w:szCs w:val="24"/>
        </w:rPr>
        <w:pPrChange w:id="1838" w:author="Giorgio Romeo" w:date="2020-12-23T10:30:00Z">
          <w:pPr>
            <w:pStyle w:val="Paragrafoelenco"/>
            <w:spacing w:line="240" w:lineRule="auto"/>
            <w:ind w:left="360"/>
          </w:pPr>
        </w:pPrChange>
      </w:pPr>
      <w:del w:id="1839" w:author="Cristian Sbrolli" w:date="2020-12-20T13:54:00Z">
        <w:r w:rsidRPr="00A8618B" w:rsidDel="005A7CCF">
          <w:rPr>
            <w:rStyle w:val="Enfasidelicata"/>
            <w:rFonts w:asciiTheme="minorHAnsi" w:hAnsiTheme="minorHAnsi" w:cstheme="minorHAnsi"/>
            <w:szCs w:val="24"/>
          </w:rPr>
          <w:delText>scanned: set QRCode</w:delText>
        </w:r>
      </w:del>
    </w:p>
    <w:p w14:paraId="6AD4ED64" w14:textId="540D0F17" w:rsidR="005432E1" w:rsidRPr="00A8618B" w:rsidDel="005A7CCF" w:rsidRDefault="005432E1">
      <w:pPr>
        <w:pStyle w:val="Paragrafoelenco"/>
        <w:spacing w:line="276" w:lineRule="auto"/>
        <w:rPr>
          <w:del w:id="1840" w:author="Cristian Sbrolli" w:date="2020-12-20T13:54:00Z"/>
          <w:rStyle w:val="Enfasidelicata"/>
          <w:rFonts w:asciiTheme="minorHAnsi" w:hAnsiTheme="minorHAnsi" w:cstheme="minorHAnsi"/>
          <w:szCs w:val="24"/>
        </w:rPr>
        <w:pPrChange w:id="1841" w:author="Giorgio Romeo" w:date="2020-12-23T10:30:00Z">
          <w:pPr>
            <w:pStyle w:val="Paragrafoelenco"/>
            <w:spacing w:line="240" w:lineRule="auto"/>
            <w:ind w:left="360"/>
          </w:pPr>
        </w:pPrChange>
      </w:pPr>
      <w:del w:id="1842" w:author="Cristian Sbrolli" w:date="2020-12-20T13:54:00Z">
        <w:r w:rsidRPr="00A8618B" w:rsidDel="005A7CCF">
          <w:rPr>
            <w:rStyle w:val="Enfasidelicata"/>
            <w:rFonts w:asciiTheme="minorHAnsi" w:hAnsiTheme="minorHAnsi" w:cstheme="minorHAnsi"/>
            <w:szCs w:val="24"/>
          </w:rPr>
          <w:delText>}</w:delText>
        </w:r>
      </w:del>
    </w:p>
    <w:p w14:paraId="05A4122A" w14:textId="1408C5F1" w:rsidR="005432E1" w:rsidRPr="00A8618B" w:rsidDel="005A7CCF" w:rsidRDefault="005432E1">
      <w:pPr>
        <w:pStyle w:val="Paragrafoelenco"/>
        <w:spacing w:line="276" w:lineRule="auto"/>
        <w:rPr>
          <w:del w:id="1843" w:author="Cristian Sbrolli" w:date="2020-12-20T13:54:00Z"/>
          <w:rStyle w:val="Enfasidelicata"/>
          <w:rFonts w:asciiTheme="minorHAnsi" w:hAnsiTheme="minorHAnsi" w:cstheme="minorHAnsi"/>
          <w:szCs w:val="24"/>
        </w:rPr>
        <w:pPrChange w:id="1844" w:author="Giorgio Romeo" w:date="2020-12-23T10:30:00Z">
          <w:pPr>
            <w:pStyle w:val="Paragrafoelenco"/>
            <w:spacing w:line="240" w:lineRule="auto"/>
            <w:ind w:left="360"/>
          </w:pPr>
        </w:pPrChange>
      </w:pPr>
    </w:p>
    <w:p w14:paraId="02597A0D" w14:textId="6AE9CF4A" w:rsidR="005432E1" w:rsidRPr="00A8618B" w:rsidDel="005A7CCF" w:rsidRDefault="005432E1">
      <w:pPr>
        <w:pStyle w:val="Paragrafoelenco"/>
        <w:spacing w:line="276" w:lineRule="auto"/>
        <w:rPr>
          <w:del w:id="1845" w:author="Cristian Sbrolli" w:date="2020-12-20T13:54:00Z"/>
          <w:rStyle w:val="Enfasidelicata"/>
          <w:rFonts w:asciiTheme="minorHAnsi" w:hAnsiTheme="minorHAnsi" w:cstheme="minorHAnsi"/>
          <w:szCs w:val="24"/>
        </w:rPr>
        <w:pPrChange w:id="1846" w:author="Giorgio Romeo" w:date="2020-12-23T10:30:00Z">
          <w:pPr>
            <w:pStyle w:val="Paragrafoelenco"/>
            <w:spacing w:line="240" w:lineRule="auto"/>
            <w:ind w:left="360"/>
          </w:pPr>
        </w:pPrChange>
      </w:pPr>
      <w:del w:id="1847" w:author="Cristian Sbrolli" w:date="2020-12-20T13:54:00Z">
        <w:r w:rsidRPr="00A8618B" w:rsidDel="005A7CCF">
          <w:rPr>
            <w:rStyle w:val="Enfasidelicata"/>
            <w:rFonts w:asciiTheme="minorHAnsi" w:hAnsiTheme="minorHAnsi" w:cstheme="minorHAnsi"/>
            <w:szCs w:val="24"/>
          </w:rPr>
          <w:delText>sig CashDesk{</w:delText>
        </w:r>
      </w:del>
    </w:p>
    <w:p w14:paraId="3DABFF51" w14:textId="04313BE2" w:rsidR="005432E1" w:rsidRPr="00A8618B" w:rsidDel="005A7CCF" w:rsidRDefault="005432E1">
      <w:pPr>
        <w:pStyle w:val="Paragrafoelenco"/>
        <w:spacing w:line="276" w:lineRule="auto"/>
        <w:rPr>
          <w:del w:id="1848" w:author="Cristian Sbrolli" w:date="2020-12-20T13:54:00Z"/>
          <w:rStyle w:val="Enfasidelicata"/>
          <w:rFonts w:asciiTheme="minorHAnsi" w:hAnsiTheme="minorHAnsi" w:cstheme="minorHAnsi"/>
          <w:szCs w:val="24"/>
        </w:rPr>
        <w:pPrChange w:id="1849" w:author="Giorgio Romeo" w:date="2020-12-23T10:30:00Z">
          <w:pPr>
            <w:pStyle w:val="Paragrafoelenco"/>
            <w:spacing w:line="240" w:lineRule="auto"/>
            <w:ind w:left="360"/>
          </w:pPr>
        </w:pPrChange>
      </w:pPr>
      <w:del w:id="1850" w:author="Cristian Sbrolli" w:date="2020-12-20T13:54:00Z">
        <w:r w:rsidRPr="00A8618B" w:rsidDel="005A7CCF">
          <w:rPr>
            <w:rStyle w:val="Enfasidelicata"/>
            <w:rFonts w:asciiTheme="minorHAnsi" w:hAnsiTheme="minorHAnsi" w:cstheme="minorHAnsi"/>
            <w:szCs w:val="24"/>
          </w:rPr>
          <w:delText>reader: one QRCodeReader</w:delText>
        </w:r>
      </w:del>
    </w:p>
    <w:p w14:paraId="46975DD3" w14:textId="0AD8B5D0" w:rsidR="005432E1" w:rsidDel="005A7CCF" w:rsidRDefault="005432E1">
      <w:pPr>
        <w:pStyle w:val="Paragrafoelenco"/>
        <w:spacing w:line="276" w:lineRule="auto"/>
        <w:rPr>
          <w:del w:id="1851" w:author="Cristian Sbrolli" w:date="2020-12-20T13:54:00Z"/>
          <w:rStyle w:val="Enfasidelicata"/>
          <w:rFonts w:cstheme="minorHAnsi"/>
          <w:szCs w:val="24"/>
        </w:rPr>
        <w:pPrChange w:id="1852" w:author="Giorgio Romeo" w:date="2020-12-23T10:30:00Z">
          <w:pPr>
            <w:pStyle w:val="Paragrafoelenco"/>
            <w:spacing w:line="240" w:lineRule="auto"/>
            <w:ind w:left="360"/>
          </w:pPr>
        </w:pPrChange>
      </w:pPr>
      <w:del w:id="1853" w:author="Cristian Sbrolli" w:date="2020-12-20T13:54:00Z">
        <w:r w:rsidRPr="00A8618B" w:rsidDel="005A7CCF">
          <w:rPr>
            <w:rStyle w:val="Enfasidelicata"/>
            <w:rFonts w:asciiTheme="minorHAnsi" w:hAnsiTheme="minorHAnsi" w:cstheme="minorHAnsi"/>
            <w:szCs w:val="24"/>
          </w:rPr>
          <w:delText>}</w:delText>
        </w:r>
      </w:del>
    </w:p>
    <w:p w14:paraId="6E4CAA47" w14:textId="36C3B611" w:rsidR="00C72F7C" w:rsidRPr="00A8618B" w:rsidDel="005A7CCF" w:rsidRDefault="00C72F7C">
      <w:pPr>
        <w:pStyle w:val="Paragrafoelenco"/>
        <w:spacing w:line="276" w:lineRule="auto"/>
        <w:rPr>
          <w:del w:id="1854" w:author="Cristian Sbrolli" w:date="2020-12-20T13:54:00Z"/>
          <w:rStyle w:val="Enfasidelicata"/>
          <w:rFonts w:asciiTheme="minorHAnsi" w:hAnsiTheme="minorHAnsi" w:cstheme="minorHAnsi"/>
          <w:szCs w:val="24"/>
        </w:rPr>
        <w:pPrChange w:id="1855" w:author="Giorgio Romeo" w:date="2020-12-23T10:30:00Z">
          <w:pPr>
            <w:pStyle w:val="Paragrafoelenco"/>
            <w:spacing w:line="240" w:lineRule="auto"/>
            <w:ind w:left="360"/>
          </w:pPr>
        </w:pPrChange>
      </w:pPr>
    </w:p>
    <w:p w14:paraId="215C4A2F" w14:textId="303B5839" w:rsidR="005432E1" w:rsidRPr="00A8618B" w:rsidDel="005A7CCF" w:rsidRDefault="005432E1">
      <w:pPr>
        <w:pStyle w:val="Paragrafoelenco"/>
        <w:spacing w:line="276" w:lineRule="auto"/>
        <w:rPr>
          <w:del w:id="1856" w:author="Cristian Sbrolli" w:date="2020-12-20T13:54:00Z"/>
          <w:rStyle w:val="Enfasidelicata"/>
          <w:rFonts w:asciiTheme="minorHAnsi" w:hAnsiTheme="minorHAnsi" w:cstheme="minorHAnsi"/>
          <w:szCs w:val="24"/>
        </w:rPr>
        <w:pPrChange w:id="1857" w:author="Giorgio Romeo" w:date="2020-12-23T10:30:00Z">
          <w:pPr>
            <w:pStyle w:val="Paragrafoelenco"/>
            <w:spacing w:line="240" w:lineRule="auto"/>
            <w:ind w:left="360"/>
          </w:pPr>
        </w:pPrChange>
      </w:pPr>
      <w:del w:id="1858" w:author="Cristian Sbrolli" w:date="2020-12-20T13:54:00Z">
        <w:r w:rsidRPr="00A8618B" w:rsidDel="005A7CCF">
          <w:rPr>
            <w:rStyle w:val="Enfasidelicata"/>
            <w:rFonts w:asciiTheme="minorHAnsi" w:hAnsiTheme="minorHAnsi" w:cstheme="minorHAnsi"/>
            <w:szCs w:val="24"/>
          </w:rPr>
          <w:delText>sig StoreManager</w:delText>
        </w:r>
        <w:r w:rsidR="00C72F7C"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6C96AE8F" w14:textId="717544E3" w:rsidR="005432E1" w:rsidRPr="00A8618B" w:rsidDel="005A7CCF" w:rsidRDefault="005432E1">
      <w:pPr>
        <w:pStyle w:val="Paragrafoelenco"/>
        <w:spacing w:line="276" w:lineRule="auto"/>
        <w:rPr>
          <w:del w:id="1859" w:author="Cristian Sbrolli" w:date="2020-12-20T13:54:00Z"/>
          <w:rStyle w:val="Enfasidelicata"/>
          <w:rFonts w:asciiTheme="minorHAnsi" w:hAnsiTheme="minorHAnsi" w:cstheme="minorHAnsi"/>
          <w:szCs w:val="24"/>
        </w:rPr>
        <w:pPrChange w:id="1860" w:author="Giorgio Romeo" w:date="2020-12-23T10:30:00Z">
          <w:pPr>
            <w:pStyle w:val="Paragrafoelenco"/>
            <w:spacing w:line="240" w:lineRule="auto"/>
            <w:ind w:left="360"/>
          </w:pPr>
        </w:pPrChange>
      </w:pPr>
      <w:del w:id="1861" w:author="Cristian Sbrolli" w:date="2020-12-20T13:54:00Z">
        <w:r w:rsidRPr="00A8618B" w:rsidDel="005A7CCF">
          <w:rPr>
            <w:rStyle w:val="Enfasidelicata"/>
            <w:rFonts w:asciiTheme="minorHAnsi" w:hAnsiTheme="minorHAnsi" w:cstheme="minorHAnsi"/>
            <w:szCs w:val="24"/>
          </w:rPr>
          <w:delText>abstract sig SafetyStatus{}</w:delText>
        </w:r>
      </w:del>
    </w:p>
    <w:p w14:paraId="6BB39AB5" w14:textId="5927D4BB" w:rsidR="005432E1" w:rsidRPr="00A8618B" w:rsidDel="005A7CCF" w:rsidRDefault="005432E1">
      <w:pPr>
        <w:pStyle w:val="Paragrafoelenco"/>
        <w:spacing w:line="276" w:lineRule="auto"/>
        <w:rPr>
          <w:del w:id="1862" w:author="Cristian Sbrolli" w:date="2020-12-20T13:54:00Z"/>
          <w:rStyle w:val="Enfasidelicata"/>
          <w:rFonts w:asciiTheme="minorHAnsi" w:hAnsiTheme="minorHAnsi" w:cstheme="minorHAnsi"/>
          <w:szCs w:val="24"/>
        </w:rPr>
        <w:pPrChange w:id="1863" w:author="Giorgio Romeo" w:date="2020-12-23T10:30:00Z">
          <w:pPr>
            <w:pStyle w:val="Paragrafoelenco"/>
            <w:spacing w:line="240" w:lineRule="auto"/>
            <w:ind w:left="360"/>
          </w:pPr>
        </w:pPrChange>
      </w:pPr>
      <w:del w:id="1864" w:author="Cristian Sbrolli" w:date="2020-12-20T13:54:00Z">
        <w:r w:rsidRPr="00A8618B" w:rsidDel="005A7CCF">
          <w:rPr>
            <w:rStyle w:val="Enfasidelicata"/>
            <w:rFonts w:asciiTheme="minorHAnsi" w:hAnsiTheme="minorHAnsi" w:cstheme="minorHAnsi"/>
            <w:szCs w:val="24"/>
          </w:rPr>
          <w:delText>one sig Safe extends SafetyStatus{}</w:delText>
        </w:r>
      </w:del>
    </w:p>
    <w:p w14:paraId="64430E35" w14:textId="1F0387CD" w:rsidR="005432E1" w:rsidRPr="00A8618B" w:rsidDel="005A7CCF" w:rsidRDefault="005432E1">
      <w:pPr>
        <w:pStyle w:val="Paragrafoelenco"/>
        <w:spacing w:line="276" w:lineRule="auto"/>
        <w:rPr>
          <w:del w:id="1865" w:author="Cristian Sbrolli" w:date="2020-12-20T13:54:00Z"/>
          <w:rStyle w:val="Enfasidelicata"/>
          <w:rFonts w:asciiTheme="minorHAnsi" w:hAnsiTheme="minorHAnsi" w:cstheme="minorHAnsi"/>
          <w:szCs w:val="24"/>
        </w:rPr>
        <w:pPrChange w:id="1866" w:author="Giorgio Romeo" w:date="2020-12-23T10:30:00Z">
          <w:pPr>
            <w:pStyle w:val="Paragrafoelenco"/>
            <w:spacing w:line="240" w:lineRule="auto"/>
            <w:ind w:left="360"/>
          </w:pPr>
        </w:pPrChange>
      </w:pPr>
      <w:del w:id="1867" w:author="Cristian Sbrolli" w:date="2020-12-20T13:54:00Z">
        <w:r w:rsidRPr="00A8618B" w:rsidDel="005A7CCF">
          <w:rPr>
            <w:rStyle w:val="Enfasidelicata"/>
            <w:rFonts w:asciiTheme="minorHAnsi" w:hAnsiTheme="minorHAnsi" w:cstheme="minorHAnsi"/>
            <w:szCs w:val="24"/>
          </w:rPr>
          <w:delText>one sig UnSafe extends SafetyStatus{}</w:delText>
        </w:r>
      </w:del>
    </w:p>
    <w:p w14:paraId="7B84FC37" w14:textId="657D8482" w:rsidR="005432E1" w:rsidRPr="00A8618B" w:rsidDel="005A7CCF" w:rsidRDefault="005432E1">
      <w:pPr>
        <w:pStyle w:val="Paragrafoelenco"/>
        <w:spacing w:line="276" w:lineRule="auto"/>
        <w:rPr>
          <w:del w:id="1868" w:author="Cristian Sbrolli" w:date="2020-12-20T13:54:00Z"/>
          <w:rStyle w:val="Enfasidelicata"/>
          <w:rFonts w:asciiTheme="minorHAnsi" w:hAnsiTheme="minorHAnsi" w:cstheme="minorHAnsi"/>
          <w:szCs w:val="24"/>
        </w:rPr>
        <w:pPrChange w:id="1869" w:author="Giorgio Romeo" w:date="2020-12-23T10:30:00Z">
          <w:pPr>
            <w:pStyle w:val="Paragrafoelenco"/>
            <w:spacing w:line="240" w:lineRule="auto"/>
            <w:ind w:left="360"/>
          </w:pPr>
        </w:pPrChange>
      </w:pPr>
    </w:p>
    <w:p w14:paraId="37CCB893" w14:textId="463675DF" w:rsidR="005432E1" w:rsidRPr="00A8618B" w:rsidDel="005A7CCF" w:rsidRDefault="005432E1">
      <w:pPr>
        <w:pStyle w:val="Paragrafoelenco"/>
        <w:spacing w:line="276" w:lineRule="auto"/>
        <w:rPr>
          <w:del w:id="1870" w:author="Cristian Sbrolli" w:date="2020-12-20T13:54:00Z"/>
          <w:rStyle w:val="Enfasidelicata"/>
          <w:rFonts w:asciiTheme="minorHAnsi" w:hAnsiTheme="minorHAnsi" w:cstheme="minorHAnsi"/>
          <w:szCs w:val="24"/>
        </w:rPr>
        <w:pPrChange w:id="1871" w:author="Giorgio Romeo" w:date="2020-12-23T10:30:00Z">
          <w:pPr>
            <w:pStyle w:val="Paragrafoelenco"/>
            <w:spacing w:line="240" w:lineRule="auto"/>
            <w:ind w:left="360"/>
          </w:pPr>
        </w:pPrChange>
      </w:pPr>
      <w:del w:id="1872" w:author="Cristian Sbrolli" w:date="2020-12-20T13:54:00Z">
        <w:r w:rsidRPr="00A8618B" w:rsidDel="005A7CCF">
          <w:rPr>
            <w:rStyle w:val="Enfasidelicata"/>
            <w:rFonts w:asciiTheme="minorHAnsi" w:hAnsiTheme="minorHAnsi" w:cstheme="minorHAnsi"/>
            <w:szCs w:val="24"/>
          </w:rPr>
          <w:delText>abstract sig User</w:delText>
        </w:r>
        <w:r w:rsidR="00A560BF"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43D1BD23" w14:textId="7BA3F1EE" w:rsidR="005432E1" w:rsidRPr="00A8618B" w:rsidDel="005A7CCF" w:rsidRDefault="005432E1">
      <w:pPr>
        <w:pStyle w:val="Paragrafoelenco"/>
        <w:spacing w:line="276" w:lineRule="auto"/>
        <w:rPr>
          <w:del w:id="1873" w:author="Cristian Sbrolli" w:date="2020-12-20T13:54:00Z"/>
          <w:rStyle w:val="Enfasidelicata"/>
          <w:rFonts w:asciiTheme="minorHAnsi" w:hAnsiTheme="minorHAnsi" w:cstheme="minorHAnsi"/>
          <w:szCs w:val="24"/>
        </w:rPr>
        <w:pPrChange w:id="1874" w:author="Giorgio Romeo" w:date="2020-12-23T10:30:00Z">
          <w:pPr>
            <w:pStyle w:val="Paragrafoelenco"/>
            <w:spacing w:line="240" w:lineRule="auto"/>
            <w:ind w:left="360"/>
          </w:pPr>
        </w:pPrChange>
      </w:pPr>
      <w:del w:id="1875" w:author="Cristian Sbrolli" w:date="2020-12-20T13:54:00Z">
        <w:r w:rsidRPr="00A8618B" w:rsidDel="005A7CCF">
          <w:rPr>
            <w:rStyle w:val="Enfasidelicata"/>
            <w:rFonts w:asciiTheme="minorHAnsi" w:hAnsiTheme="minorHAnsi" w:cstheme="minorHAnsi"/>
            <w:szCs w:val="24"/>
          </w:rPr>
          <w:delText>userStatus: one SafetyStatus</w:delText>
        </w:r>
      </w:del>
    </w:p>
    <w:p w14:paraId="6051CA78" w14:textId="1F7914BC" w:rsidR="005432E1" w:rsidDel="005A7CCF" w:rsidRDefault="005432E1">
      <w:pPr>
        <w:pStyle w:val="Paragrafoelenco"/>
        <w:spacing w:line="276" w:lineRule="auto"/>
        <w:rPr>
          <w:del w:id="1876" w:author="Cristian Sbrolli" w:date="2020-12-20T13:54:00Z"/>
          <w:rStyle w:val="Enfasidelicata"/>
          <w:rFonts w:cstheme="minorHAnsi"/>
          <w:szCs w:val="24"/>
        </w:rPr>
        <w:pPrChange w:id="1877" w:author="Giorgio Romeo" w:date="2020-12-23T10:30:00Z">
          <w:pPr>
            <w:pStyle w:val="Paragrafoelenco"/>
            <w:spacing w:line="240" w:lineRule="auto"/>
            <w:ind w:left="360"/>
          </w:pPr>
        </w:pPrChange>
      </w:pPr>
      <w:del w:id="1878" w:author="Cristian Sbrolli" w:date="2020-12-20T13:54:00Z">
        <w:r w:rsidRPr="00A8618B" w:rsidDel="005A7CCF">
          <w:rPr>
            <w:rStyle w:val="Enfasidelicata"/>
            <w:rFonts w:asciiTheme="minorHAnsi" w:hAnsiTheme="minorHAnsi" w:cstheme="minorHAnsi"/>
            <w:szCs w:val="24"/>
          </w:rPr>
          <w:delText>}</w:delText>
        </w:r>
      </w:del>
    </w:p>
    <w:p w14:paraId="336F67CB" w14:textId="031D2341" w:rsidR="00AF0044" w:rsidRPr="00A8618B" w:rsidDel="005A7CCF" w:rsidRDefault="00AF0044">
      <w:pPr>
        <w:pStyle w:val="Paragrafoelenco"/>
        <w:spacing w:line="276" w:lineRule="auto"/>
        <w:rPr>
          <w:del w:id="1879" w:author="Cristian Sbrolli" w:date="2020-12-20T13:54:00Z"/>
          <w:rStyle w:val="Enfasidelicata"/>
          <w:rFonts w:asciiTheme="minorHAnsi" w:hAnsiTheme="minorHAnsi" w:cstheme="minorHAnsi"/>
          <w:szCs w:val="24"/>
        </w:rPr>
        <w:pPrChange w:id="1880" w:author="Giorgio Romeo" w:date="2020-12-23T10:30:00Z">
          <w:pPr>
            <w:pStyle w:val="Paragrafoelenco"/>
            <w:spacing w:line="240" w:lineRule="auto"/>
            <w:ind w:left="360"/>
          </w:pPr>
        </w:pPrChange>
      </w:pPr>
    </w:p>
    <w:p w14:paraId="3CD146DE" w14:textId="55EBEC1A" w:rsidR="005432E1" w:rsidRPr="00A8618B" w:rsidDel="005A7CCF" w:rsidRDefault="005432E1">
      <w:pPr>
        <w:pStyle w:val="Paragrafoelenco"/>
        <w:spacing w:line="276" w:lineRule="auto"/>
        <w:rPr>
          <w:del w:id="1881" w:author="Cristian Sbrolli" w:date="2020-12-20T13:54:00Z"/>
          <w:rStyle w:val="Enfasidelicata"/>
          <w:rFonts w:asciiTheme="minorHAnsi" w:hAnsiTheme="minorHAnsi" w:cstheme="minorHAnsi"/>
          <w:szCs w:val="24"/>
        </w:rPr>
        <w:pPrChange w:id="1882" w:author="Giorgio Romeo" w:date="2020-12-23T10:30:00Z">
          <w:pPr>
            <w:pStyle w:val="Paragrafoelenco"/>
            <w:spacing w:line="240" w:lineRule="auto"/>
            <w:ind w:left="360"/>
          </w:pPr>
        </w:pPrChange>
      </w:pPr>
      <w:del w:id="1883" w:author="Cristian Sbrolli" w:date="2020-12-20T13:54:00Z">
        <w:r w:rsidRPr="00A8618B" w:rsidDel="005A7CCF">
          <w:rPr>
            <w:rStyle w:val="Enfasidelicata"/>
            <w:rFonts w:asciiTheme="minorHAnsi" w:hAnsiTheme="minorHAnsi" w:cstheme="minorHAnsi"/>
            <w:szCs w:val="24"/>
          </w:rPr>
          <w:delText>sig VirtualUser extends User{</w:delText>
        </w:r>
      </w:del>
    </w:p>
    <w:p w14:paraId="4398945B" w14:textId="254FC210" w:rsidR="005432E1" w:rsidRPr="00A8618B" w:rsidDel="005A7CCF" w:rsidRDefault="005432E1">
      <w:pPr>
        <w:pStyle w:val="Paragrafoelenco"/>
        <w:spacing w:line="276" w:lineRule="auto"/>
        <w:rPr>
          <w:del w:id="1884" w:author="Cristian Sbrolli" w:date="2020-12-20T13:54:00Z"/>
          <w:rStyle w:val="Enfasidelicata"/>
          <w:rFonts w:asciiTheme="minorHAnsi" w:hAnsiTheme="minorHAnsi" w:cstheme="minorHAnsi"/>
          <w:szCs w:val="24"/>
        </w:rPr>
        <w:pPrChange w:id="1885" w:author="Giorgio Romeo" w:date="2020-12-23T10:30:00Z">
          <w:pPr>
            <w:pStyle w:val="Paragrafoelenco"/>
            <w:spacing w:line="240" w:lineRule="auto"/>
            <w:ind w:left="360"/>
          </w:pPr>
        </w:pPrChange>
      </w:pPr>
      <w:del w:id="1886" w:author="Cristian Sbrolli" w:date="2020-12-20T13:54:00Z">
        <w:r w:rsidRPr="00A8618B" w:rsidDel="005A7CCF">
          <w:rPr>
            <w:rStyle w:val="Enfasidelicata"/>
            <w:rFonts w:asciiTheme="minorHAnsi" w:hAnsiTheme="minorHAnsi" w:cstheme="minorHAnsi"/>
            <w:szCs w:val="24"/>
          </w:rPr>
          <w:delText>userVTickets: set VirtualTicket,</w:delText>
        </w:r>
      </w:del>
    </w:p>
    <w:p w14:paraId="4F803B81" w14:textId="1B8D53C1" w:rsidR="005432E1" w:rsidRPr="00A8618B" w:rsidDel="005A7CCF" w:rsidRDefault="005432E1">
      <w:pPr>
        <w:pStyle w:val="Paragrafoelenco"/>
        <w:spacing w:line="276" w:lineRule="auto"/>
        <w:rPr>
          <w:del w:id="1887" w:author="Cristian Sbrolli" w:date="2020-12-20T13:54:00Z"/>
          <w:rStyle w:val="Enfasidelicata"/>
          <w:rFonts w:asciiTheme="minorHAnsi" w:hAnsiTheme="minorHAnsi" w:cstheme="minorHAnsi"/>
          <w:szCs w:val="24"/>
        </w:rPr>
        <w:pPrChange w:id="1888" w:author="Giorgio Romeo" w:date="2020-12-23T10:30:00Z">
          <w:pPr>
            <w:pStyle w:val="Paragrafoelenco"/>
            <w:spacing w:line="240" w:lineRule="auto"/>
            <w:ind w:left="360"/>
          </w:pPr>
        </w:pPrChange>
      </w:pPr>
      <w:del w:id="1889" w:author="Cristian Sbrolli" w:date="2020-12-20T13:54:00Z">
        <w:r w:rsidRPr="00A8618B" w:rsidDel="005A7CCF">
          <w:rPr>
            <w:rStyle w:val="Enfasidelicata"/>
            <w:rFonts w:asciiTheme="minorHAnsi" w:hAnsiTheme="minorHAnsi" w:cstheme="minorHAnsi"/>
            <w:szCs w:val="24"/>
          </w:rPr>
          <w:delText>userVisits: set Visit,</w:delText>
        </w:r>
      </w:del>
    </w:p>
    <w:p w14:paraId="0577928B" w14:textId="0B7E2784" w:rsidR="005432E1" w:rsidRPr="00A8618B" w:rsidDel="005A7CCF" w:rsidRDefault="005432E1">
      <w:pPr>
        <w:pStyle w:val="Paragrafoelenco"/>
        <w:spacing w:line="276" w:lineRule="auto"/>
        <w:rPr>
          <w:del w:id="1890" w:author="Cristian Sbrolli" w:date="2020-12-20T13:54:00Z"/>
          <w:rStyle w:val="Enfasidelicata"/>
          <w:rFonts w:asciiTheme="minorHAnsi" w:hAnsiTheme="minorHAnsi" w:cstheme="minorHAnsi"/>
          <w:szCs w:val="24"/>
        </w:rPr>
        <w:pPrChange w:id="1891" w:author="Giorgio Romeo" w:date="2020-12-23T10:30:00Z">
          <w:pPr>
            <w:pStyle w:val="Paragrafoelenco"/>
            <w:spacing w:line="240" w:lineRule="auto"/>
            <w:ind w:left="360"/>
          </w:pPr>
        </w:pPrChange>
      </w:pPr>
      <w:del w:id="1892" w:author="Cristian Sbrolli" w:date="2020-12-20T13:54:00Z">
        <w:r w:rsidRPr="00A8618B" w:rsidDel="005A7CCF">
          <w:rPr>
            <w:rStyle w:val="Enfasidelicata"/>
            <w:rFonts w:asciiTheme="minorHAnsi" w:hAnsiTheme="minorHAnsi" w:cstheme="minorHAnsi"/>
            <w:szCs w:val="24"/>
          </w:rPr>
          <w:delText>userDevice: some SmartDevice</w:delText>
        </w:r>
      </w:del>
    </w:p>
    <w:p w14:paraId="573D8755" w14:textId="08CD299B" w:rsidR="005432E1" w:rsidRPr="00A8618B" w:rsidDel="005A7CCF" w:rsidRDefault="005432E1">
      <w:pPr>
        <w:pStyle w:val="Paragrafoelenco"/>
        <w:spacing w:line="276" w:lineRule="auto"/>
        <w:rPr>
          <w:del w:id="1893" w:author="Cristian Sbrolli" w:date="2020-12-20T13:54:00Z"/>
          <w:rStyle w:val="Enfasidelicata"/>
          <w:rFonts w:asciiTheme="minorHAnsi" w:hAnsiTheme="minorHAnsi" w:cstheme="minorHAnsi"/>
          <w:szCs w:val="24"/>
        </w:rPr>
        <w:pPrChange w:id="1894" w:author="Giorgio Romeo" w:date="2020-12-23T10:30:00Z">
          <w:pPr>
            <w:pStyle w:val="Paragrafoelenco"/>
            <w:spacing w:line="240" w:lineRule="auto"/>
            <w:ind w:left="360"/>
          </w:pPr>
        </w:pPrChange>
      </w:pPr>
      <w:del w:id="1895" w:author="Cristian Sbrolli" w:date="2020-12-20T13:54:00Z">
        <w:r w:rsidRPr="00A8618B" w:rsidDel="005A7CCF">
          <w:rPr>
            <w:rStyle w:val="Enfasidelicata"/>
            <w:rFonts w:asciiTheme="minorHAnsi" w:hAnsiTheme="minorHAnsi" w:cstheme="minorHAnsi"/>
            <w:szCs w:val="24"/>
          </w:rPr>
          <w:delText>}</w:delText>
        </w:r>
      </w:del>
    </w:p>
    <w:p w14:paraId="6E7DA17E" w14:textId="41C1C30D" w:rsidR="005432E1" w:rsidRPr="00A8618B" w:rsidDel="005A7CCF" w:rsidRDefault="005432E1">
      <w:pPr>
        <w:pStyle w:val="Paragrafoelenco"/>
        <w:spacing w:line="276" w:lineRule="auto"/>
        <w:rPr>
          <w:del w:id="1896" w:author="Cristian Sbrolli" w:date="2020-12-20T13:54:00Z"/>
          <w:rStyle w:val="Enfasidelicata"/>
          <w:rFonts w:asciiTheme="minorHAnsi" w:hAnsiTheme="minorHAnsi" w:cstheme="minorHAnsi"/>
          <w:szCs w:val="24"/>
        </w:rPr>
        <w:pPrChange w:id="1897" w:author="Giorgio Romeo" w:date="2020-12-23T10:30:00Z">
          <w:pPr>
            <w:pStyle w:val="Paragrafoelenco"/>
            <w:spacing w:line="240" w:lineRule="auto"/>
            <w:ind w:left="360"/>
          </w:pPr>
        </w:pPrChange>
      </w:pPr>
    </w:p>
    <w:p w14:paraId="64A941E7" w14:textId="4E47B0EF" w:rsidR="005432E1" w:rsidRPr="00A8618B" w:rsidDel="005A7CCF" w:rsidRDefault="005432E1">
      <w:pPr>
        <w:pStyle w:val="Paragrafoelenco"/>
        <w:spacing w:line="276" w:lineRule="auto"/>
        <w:rPr>
          <w:del w:id="1898" w:author="Cristian Sbrolli" w:date="2020-12-20T13:54:00Z"/>
          <w:rStyle w:val="Enfasidelicata"/>
          <w:rFonts w:asciiTheme="minorHAnsi" w:hAnsiTheme="minorHAnsi" w:cstheme="minorHAnsi"/>
          <w:szCs w:val="24"/>
        </w:rPr>
        <w:pPrChange w:id="1899" w:author="Giorgio Romeo" w:date="2020-12-23T10:30:00Z">
          <w:pPr>
            <w:pStyle w:val="Paragrafoelenco"/>
            <w:spacing w:line="240" w:lineRule="auto"/>
            <w:ind w:left="360"/>
          </w:pPr>
        </w:pPrChange>
      </w:pPr>
      <w:del w:id="1900" w:author="Cristian Sbrolli" w:date="2020-12-20T13:54:00Z">
        <w:r w:rsidRPr="00A8618B" w:rsidDel="005A7CCF">
          <w:rPr>
            <w:rStyle w:val="Enfasidelicata"/>
            <w:rFonts w:asciiTheme="minorHAnsi" w:hAnsiTheme="minorHAnsi" w:cstheme="minorHAnsi"/>
            <w:szCs w:val="24"/>
          </w:rPr>
          <w:delText>sig PhysicalUser extends User{</w:delText>
        </w:r>
      </w:del>
    </w:p>
    <w:p w14:paraId="4C5220BF" w14:textId="6BCFD4D2" w:rsidR="005432E1" w:rsidRPr="00A8618B" w:rsidDel="005A7CCF" w:rsidRDefault="005432E1">
      <w:pPr>
        <w:pStyle w:val="Paragrafoelenco"/>
        <w:spacing w:line="276" w:lineRule="auto"/>
        <w:rPr>
          <w:del w:id="1901" w:author="Cristian Sbrolli" w:date="2020-12-20T13:54:00Z"/>
          <w:rStyle w:val="Enfasidelicata"/>
          <w:rFonts w:asciiTheme="minorHAnsi" w:hAnsiTheme="minorHAnsi" w:cstheme="minorHAnsi"/>
          <w:szCs w:val="24"/>
        </w:rPr>
        <w:pPrChange w:id="1902" w:author="Giorgio Romeo" w:date="2020-12-23T10:30:00Z">
          <w:pPr>
            <w:pStyle w:val="Paragrafoelenco"/>
            <w:spacing w:line="240" w:lineRule="auto"/>
            <w:ind w:left="360"/>
          </w:pPr>
        </w:pPrChange>
      </w:pPr>
      <w:del w:id="1903" w:author="Cristian Sbrolli" w:date="2020-12-20T13:54:00Z">
        <w:r w:rsidRPr="00A8618B" w:rsidDel="005A7CCF">
          <w:rPr>
            <w:rStyle w:val="Enfasidelicata"/>
            <w:rFonts w:asciiTheme="minorHAnsi" w:hAnsiTheme="minorHAnsi" w:cstheme="minorHAnsi"/>
            <w:szCs w:val="24"/>
          </w:rPr>
          <w:delText>userPTickets: set PhysicalTicket</w:delText>
        </w:r>
      </w:del>
    </w:p>
    <w:p w14:paraId="05BF1376" w14:textId="518470AA" w:rsidR="005432E1" w:rsidRPr="00A8618B" w:rsidDel="005A7CCF" w:rsidRDefault="005432E1">
      <w:pPr>
        <w:pStyle w:val="Paragrafoelenco"/>
        <w:spacing w:line="276" w:lineRule="auto"/>
        <w:rPr>
          <w:del w:id="1904" w:author="Cristian Sbrolli" w:date="2020-12-20T13:54:00Z"/>
          <w:rStyle w:val="Enfasidelicata"/>
          <w:rFonts w:asciiTheme="minorHAnsi" w:hAnsiTheme="minorHAnsi" w:cstheme="minorHAnsi"/>
          <w:szCs w:val="24"/>
        </w:rPr>
        <w:pPrChange w:id="1905" w:author="Giorgio Romeo" w:date="2020-12-23T10:30:00Z">
          <w:pPr>
            <w:pStyle w:val="Paragrafoelenco"/>
            <w:spacing w:line="240" w:lineRule="auto"/>
            <w:ind w:left="360"/>
          </w:pPr>
        </w:pPrChange>
      </w:pPr>
      <w:del w:id="1906" w:author="Cristian Sbrolli" w:date="2020-12-20T13:54:00Z">
        <w:r w:rsidRPr="00A8618B" w:rsidDel="005A7CCF">
          <w:rPr>
            <w:rStyle w:val="Enfasidelicata"/>
            <w:rFonts w:asciiTheme="minorHAnsi" w:hAnsiTheme="minorHAnsi" w:cstheme="minorHAnsi"/>
            <w:szCs w:val="24"/>
          </w:rPr>
          <w:delText>}</w:delText>
        </w:r>
      </w:del>
    </w:p>
    <w:p w14:paraId="0E5A41B4" w14:textId="60E30338" w:rsidR="005432E1" w:rsidRPr="00A8618B" w:rsidDel="005A7CCF" w:rsidRDefault="005432E1">
      <w:pPr>
        <w:pStyle w:val="Paragrafoelenco"/>
        <w:spacing w:line="276" w:lineRule="auto"/>
        <w:rPr>
          <w:del w:id="1907" w:author="Cristian Sbrolli" w:date="2020-12-20T13:54:00Z"/>
          <w:rStyle w:val="Enfasidelicata"/>
          <w:rFonts w:asciiTheme="minorHAnsi" w:hAnsiTheme="minorHAnsi" w:cstheme="minorHAnsi"/>
          <w:szCs w:val="24"/>
        </w:rPr>
        <w:pPrChange w:id="1908" w:author="Giorgio Romeo" w:date="2020-12-23T10:30:00Z">
          <w:pPr>
            <w:pStyle w:val="Paragrafoelenco"/>
            <w:spacing w:line="240" w:lineRule="auto"/>
            <w:ind w:left="360"/>
          </w:pPr>
        </w:pPrChange>
      </w:pPr>
    </w:p>
    <w:p w14:paraId="379753D5" w14:textId="0681438E" w:rsidR="005432E1" w:rsidRPr="00A8618B" w:rsidDel="005A7CCF" w:rsidRDefault="005432E1">
      <w:pPr>
        <w:pStyle w:val="Paragrafoelenco"/>
        <w:spacing w:line="276" w:lineRule="auto"/>
        <w:rPr>
          <w:del w:id="1909" w:author="Cristian Sbrolli" w:date="2020-12-20T13:54:00Z"/>
          <w:rStyle w:val="Enfasidelicata"/>
          <w:rFonts w:asciiTheme="minorHAnsi" w:hAnsiTheme="minorHAnsi" w:cstheme="minorHAnsi"/>
          <w:szCs w:val="24"/>
        </w:rPr>
        <w:pPrChange w:id="1910" w:author="Giorgio Romeo" w:date="2020-12-23T10:30:00Z">
          <w:pPr>
            <w:pStyle w:val="Paragrafoelenco"/>
            <w:spacing w:line="240" w:lineRule="auto"/>
            <w:ind w:left="360"/>
          </w:pPr>
        </w:pPrChange>
      </w:pPr>
      <w:del w:id="1911" w:author="Cristian Sbrolli" w:date="2020-12-20T13:54:00Z">
        <w:r w:rsidRPr="00A8618B" w:rsidDel="005A7CCF">
          <w:rPr>
            <w:rStyle w:val="Enfasidelicata"/>
            <w:rFonts w:asciiTheme="minorHAnsi" w:hAnsiTheme="minorHAnsi" w:cstheme="minorHAnsi"/>
            <w:szCs w:val="24"/>
          </w:rPr>
          <w:delText>sig Date{}</w:delText>
        </w:r>
      </w:del>
    </w:p>
    <w:p w14:paraId="4377EA1F" w14:textId="069898C4" w:rsidR="005432E1" w:rsidRPr="00A8618B" w:rsidDel="005A7CCF" w:rsidRDefault="005432E1">
      <w:pPr>
        <w:pStyle w:val="Paragrafoelenco"/>
        <w:spacing w:line="276" w:lineRule="auto"/>
        <w:rPr>
          <w:del w:id="1912" w:author="Cristian Sbrolli" w:date="2020-12-20T13:54:00Z"/>
          <w:rStyle w:val="Enfasidelicata"/>
          <w:rFonts w:asciiTheme="minorHAnsi" w:hAnsiTheme="minorHAnsi" w:cstheme="minorHAnsi"/>
          <w:szCs w:val="24"/>
        </w:rPr>
        <w:pPrChange w:id="1913" w:author="Giorgio Romeo" w:date="2020-12-23T10:30:00Z">
          <w:pPr>
            <w:pStyle w:val="Paragrafoelenco"/>
            <w:spacing w:line="240" w:lineRule="auto"/>
            <w:ind w:left="360"/>
          </w:pPr>
        </w:pPrChange>
      </w:pPr>
      <w:del w:id="1914" w:author="Cristian Sbrolli" w:date="2020-12-20T13:54:00Z">
        <w:r w:rsidRPr="00A8618B" w:rsidDel="005A7CCF">
          <w:rPr>
            <w:rStyle w:val="Enfasidelicata"/>
            <w:rFonts w:asciiTheme="minorHAnsi" w:hAnsiTheme="minorHAnsi" w:cstheme="minorHAnsi"/>
            <w:szCs w:val="24"/>
          </w:rPr>
          <w:delText>sig TimeSlot{}</w:delText>
        </w:r>
      </w:del>
    </w:p>
    <w:p w14:paraId="6A5D75A2" w14:textId="2729571E" w:rsidR="005432E1" w:rsidRPr="00A8618B" w:rsidDel="005A7CCF" w:rsidRDefault="005432E1">
      <w:pPr>
        <w:pStyle w:val="Paragrafoelenco"/>
        <w:spacing w:line="276" w:lineRule="auto"/>
        <w:rPr>
          <w:del w:id="1915" w:author="Cristian Sbrolli" w:date="2020-12-20T13:54:00Z"/>
          <w:rStyle w:val="Enfasidelicata"/>
          <w:rFonts w:asciiTheme="minorHAnsi" w:hAnsiTheme="minorHAnsi" w:cstheme="minorHAnsi"/>
          <w:szCs w:val="24"/>
        </w:rPr>
        <w:pPrChange w:id="1916" w:author="Giorgio Romeo" w:date="2020-12-23T10:30:00Z">
          <w:pPr>
            <w:pStyle w:val="Paragrafoelenco"/>
            <w:spacing w:line="240" w:lineRule="auto"/>
            <w:ind w:left="360"/>
          </w:pPr>
        </w:pPrChange>
      </w:pPr>
    </w:p>
    <w:p w14:paraId="1E76C7E8" w14:textId="30DD4F58" w:rsidR="005432E1" w:rsidRPr="00A8618B" w:rsidDel="005A7CCF" w:rsidRDefault="005432E1">
      <w:pPr>
        <w:pStyle w:val="Paragrafoelenco"/>
        <w:spacing w:line="276" w:lineRule="auto"/>
        <w:rPr>
          <w:del w:id="1917" w:author="Cristian Sbrolli" w:date="2020-12-20T13:54:00Z"/>
          <w:rStyle w:val="Enfasidelicata"/>
          <w:rFonts w:asciiTheme="minorHAnsi" w:hAnsiTheme="minorHAnsi" w:cstheme="minorHAnsi"/>
          <w:szCs w:val="24"/>
        </w:rPr>
        <w:pPrChange w:id="1918" w:author="Giorgio Romeo" w:date="2020-12-23T10:30:00Z">
          <w:pPr>
            <w:pStyle w:val="Paragrafoelenco"/>
            <w:spacing w:line="240" w:lineRule="auto"/>
            <w:ind w:left="360"/>
          </w:pPr>
        </w:pPrChange>
      </w:pPr>
      <w:del w:id="1919" w:author="Cristian Sbrolli" w:date="2020-12-20T13:54:00Z">
        <w:r w:rsidRPr="00A8618B" w:rsidDel="005A7CCF">
          <w:rPr>
            <w:rStyle w:val="Enfasidelicata"/>
            <w:rFonts w:asciiTheme="minorHAnsi" w:hAnsiTheme="minorHAnsi" w:cstheme="minorHAnsi"/>
            <w:szCs w:val="24"/>
          </w:rPr>
          <w:delText>abstract sig Ticket{</w:delText>
        </w:r>
      </w:del>
    </w:p>
    <w:p w14:paraId="4DDFD304" w14:textId="7F24CFDF" w:rsidR="005432E1" w:rsidRPr="00A8618B" w:rsidDel="005A7CCF" w:rsidRDefault="005432E1">
      <w:pPr>
        <w:pStyle w:val="Paragrafoelenco"/>
        <w:spacing w:line="276" w:lineRule="auto"/>
        <w:rPr>
          <w:del w:id="1920" w:author="Cristian Sbrolli" w:date="2020-12-20T13:54:00Z"/>
          <w:rStyle w:val="Enfasidelicata"/>
          <w:rFonts w:asciiTheme="minorHAnsi" w:hAnsiTheme="minorHAnsi" w:cstheme="minorHAnsi"/>
          <w:szCs w:val="24"/>
        </w:rPr>
        <w:pPrChange w:id="1921" w:author="Giorgio Romeo" w:date="2020-12-23T10:30:00Z">
          <w:pPr>
            <w:pStyle w:val="Paragrafoelenco"/>
            <w:spacing w:line="240" w:lineRule="auto"/>
            <w:ind w:left="360"/>
          </w:pPr>
        </w:pPrChange>
      </w:pPr>
      <w:del w:id="1922" w:author="Cristian Sbrolli" w:date="2020-12-20T13:54:00Z">
        <w:r w:rsidRPr="00A8618B" w:rsidDel="005A7CCF">
          <w:rPr>
            <w:rStyle w:val="Enfasidelicata"/>
            <w:rFonts w:asciiTheme="minorHAnsi" w:hAnsiTheme="minorHAnsi" w:cstheme="minorHAnsi"/>
            <w:szCs w:val="24"/>
          </w:rPr>
          <w:delText>ticketDate: one Date,</w:delText>
        </w:r>
      </w:del>
    </w:p>
    <w:p w14:paraId="1EAF2216" w14:textId="52AF9D28" w:rsidR="005432E1" w:rsidRPr="00A8618B" w:rsidDel="005A7CCF" w:rsidRDefault="005432E1">
      <w:pPr>
        <w:pStyle w:val="Paragrafoelenco"/>
        <w:spacing w:line="276" w:lineRule="auto"/>
        <w:rPr>
          <w:del w:id="1923" w:author="Cristian Sbrolli" w:date="2020-12-20T13:54:00Z"/>
          <w:rStyle w:val="Enfasidelicata"/>
          <w:rFonts w:asciiTheme="minorHAnsi" w:hAnsiTheme="minorHAnsi" w:cstheme="minorHAnsi"/>
          <w:szCs w:val="24"/>
        </w:rPr>
        <w:pPrChange w:id="1924" w:author="Giorgio Romeo" w:date="2020-12-23T10:30:00Z">
          <w:pPr>
            <w:pStyle w:val="Paragrafoelenco"/>
            <w:spacing w:line="240" w:lineRule="auto"/>
            <w:ind w:left="360"/>
          </w:pPr>
        </w:pPrChange>
      </w:pPr>
      <w:del w:id="1925" w:author="Cristian Sbrolli" w:date="2020-12-20T13:54:00Z">
        <w:r w:rsidRPr="00A8618B" w:rsidDel="005A7CCF">
          <w:rPr>
            <w:rStyle w:val="Enfasidelicata"/>
            <w:rFonts w:asciiTheme="minorHAnsi" w:hAnsiTheme="minorHAnsi" w:cstheme="minorHAnsi"/>
            <w:szCs w:val="24"/>
          </w:rPr>
          <w:delText>ticketTimeSlot: one TimeSlot,</w:delText>
        </w:r>
      </w:del>
    </w:p>
    <w:p w14:paraId="3FBB7378" w14:textId="716D3B17" w:rsidR="005432E1" w:rsidRPr="00A8618B" w:rsidDel="005A7CCF" w:rsidRDefault="005432E1">
      <w:pPr>
        <w:pStyle w:val="Paragrafoelenco"/>
        <w:spacing w:line="276" w:lineRule="auto"/>
        <w:rPr>
          <w:del w:id="1926" w:author="Cristian Sbrolli" w:date="2020-12-20T13:54:00Z"/>
          <w:rStyle w:val="Enfasidelicata"/>
          <w:rFonts w:asciiTheme="minorHAnsi" w:hAnsiTheme="minorHAnsi" w:cstheme="minorHAnsi"/>
          <w:szCs w:val="24"/>
        </w:rPr>
        <w:pPrChange w:id="1927" w:author="Giorgio Romeo" w:date="2020-12-23T10:30:00Z">
          <w:pPr>
            <w:pStyle w:val="Paragrafoelenco"/>
            <w:spacing w:line="240" w:lineRule="auto"/>
            <w:ind w:left="360"/>
          </w:pPr>
        </w:pPrChange>
      </w:pPr>
      <w:del w:id="1928" w:author="Cristian Sbrolli" w:date="2020-12-20T13:54:00Z">
        <w:r w:rsidRPr="00A8618B" w:rsidDel="005A7CCF">
          <w:rPr>
            <w:rStyle w:val="Enfasidelicata"/>
            <w:rFonts w:asciiTheme="minorHAnsi" w:hAnsiTheme="minorHAnsi" w:cstheme="minorHAnsi"/>
            <w:szCs w:val="24"/>
          </w:rPr>
          <w:delText>ticketCode: one QRCode</w:delText>
        </w:r>
      </w:del>
    </w:p>
    <w:p w14:paraId="15499564" w14:textId="14C251AB" w:rsidR="005432E1" w:rsidRPr="00A8618B" w:rsidDel="005A7CCF" w:rsidRDefault="005432E1">
      <w:pPr>
        <w:pStyle w:val="Paragrafoelenco"/>
        <w:spacing w:line="276" w:lineRule="auto"/>
        <w:rPr>
          <w:del w:id="1929" w:author="Cristian Sbrolli" w:date="2020-12-20T13:54:00Z"/>
          <w:rStyle w:val="Enfasidelicata"/>
          <w:rFonts w:asciiTheme="minorHAnsi" w:hAnsiTheme="minorHAnsi" w:cstheme="minorHAnsi"/>
          <w:szCs w:val="24"/>
        </w:rPr>
        <w:pPrChange w:id="1930" w:author="Giorgio Romeo" w:date="2020-12-23T10:30:00Z">
          <w:pPr>
            <w:pStyle w:val="Paragrafoelenco"/>
            <w:spacing w:line="240" w:lineRule="auto"/>
            <w:ind w:left="360"/>
          </w:pPr>
        </w:pPrChange>
      </w:pPr>
      <w:del w:id="1931" w:author="Cristian Sbrolli" w:date="2020-12-20T13:54:00Z">
        <w:r w:rsidRPr="00A8618B" w:rsidDel="005A7CCF">
          <w:rPr>
            <w:rStyle w:val="Enfasidelicata"/>
            <w:rFonts w:asciiTheme="minorHAnsi" w:hAnsiTheme="minorHAnsi" w:cstheme="minorHAnsi"/>
            <w:szCs w:val="24"/>
          </w:rPr>
          <w:delText>}</w:delText>
        </w:r>
      </w:del>
    </w:p>
    <w:p w14:paraId="42F4EC27" w14:textId="1B4D8802" w:rsidR="005432E1" w:rsidRPr="00A8618B" w:rsidDel="005A7CCF" w:rsidRDefault="005432E1">
      <w:pPr>
        <w:pStyle w:val="Paragrafoelenco"/>
        <w:spacing w:line="276" w:lineRule="auto"/>
        <w:rPr>
          <w:del w:id="1932" w:author="Cristian Sbrolli" w:date="2020-12-20T13:54:00Z"/>
          <w:rStyle w:val="Enfasidelicata"/>
          <w:rFonts w:asciiTheme="minorHAnsi" w:hAnsiTheme="minorHAnsi" w:cstheme="minorHAnsi"/>
          <w:szCs w:val="24"/>
        </w:rPr>
        <w:pPrChange w:id="1933" w:author="Giorgio Romeo" w:date="2020-12-23T10:30:00Z">
          <w:pPr>
            <w:pStyle w:val="Paragrafoelenco"/>
            <w:spacing w:line="240" w:lineRule="auto"/>
            <w:ind w:left="360"/>
          </w:pPr>
        </w:pPrChange>
      </w:pPr>
      <w:del w:id="1934" w:author="Cristian Sbrolli" w:date="2020-12-20T13:54:00Z">
        <w:r w:rsidRPr="00A8618B" w:rsidDel="005A7CCF">
          <w:rPr>
            <w:rStyle w:val="Enfasidelicata"/>
            <w:rFonts w:asciiTheme="minorHAnsi" w:hAnsiTheme="minorHAnsi" w:cstheme="minorHAnsi"/>
            <w:szCs w:val="24"/>
          </w:rPr>
          <w:delText>sig PhysicalTicket extends Ticket{}</w:delText>
        </w:r>
      </w:del>
    </w:p>
    <w:p w14:paraId="4914714E" w14:textId="03E42FBF" w:rsidR="005432E1" w:rsidRPr="00A8618B" w:rsidDel="005A7CCF" w:rsidRDefault="005432E1">
      <w:pPr>
        <w:pStyle w:val="Paragrafoelenco"/>
        <w:spacing w:line="276" w:lineRule="auto"/>
        <w:rPr>
          <w:del w:id="1935" w:author="Cristian Sbrolli" w:date="2020-12-20T13:54:00Z"/>
          <w:rStyle w:val="Enfasidelicata"/>
          <w:rFonts w:asciiTheme="minorHAnsi" w:hAnsiTheme="minorHAnsi" w:cstheme="minorHAnsi"/>
          <w:szCs w:val="24"/>
        </w:rPr>
        <w:pPrChange w:id="1936" w:author="Giorgio Romeo" w:date="2020-12-23T10:30:00Z">
          <w:pPr>
            <w:pStyle w:val="Paragrafoelenco"/>
            <w:spacing w:line="240" w:lineRule="auto"/>
            <w:ind w:left="360"/>
          </w:pPr>
        </w:pPrChange>
      </w:pPr>
      <w:del w:id="1937" w:author="Cristian Sbrolli" w:date="2020-12-20T13:54:00Z">
        <w:r w:rsidRPr="00A8618B" w:rsidDel="005A7CCF">
          <w:rPr>
            <w:rStyle w:val="Enfasidelicata"/>
            <w:rFonts w:asciiTheme="minorHAnsi" w:hAnsiTheme="minorHAnsi" w:cstheme="minorHAnsi"/>
            <w:szCs w:val="24"/>
          </w:rPr>
          <w:delText>sig VirtualTicket extends Ticket{}</w:delText>
        </w:r>
      </w:del>
    </w:p>
    <w:p w14:paraId="304B8EB6" w14:textId="2F755543" w:rsidR="005432E1" w:rsidRPr="00A8618B" w:rsidDel="005A7CCF" w:rsidRDefault="005432E1">
      <w:pPr>
        <w:pStyle w:val="Paragrafoelenco"/>
        <w:spacing w:line="276" w:lineRule="auto"/>
        <w:rPr>
          <w:del w:id="1938" w:author="Cristian Sbrolli" w:date="2020-12-20T13:54:00Z"/>
          <w:rStyle w:val="Enfasidelicata"/>
          <w:rFonts w:asciiTheme="minorHAnsi" w:hAnsiTheme="minorHAnsi" w:cstheme="minorHAnsi"/>
          <w:szCs w:val="24"/>
        </w:rPr>
        <w:pPrChange w:id="1939" w:author="Giorgio Romeo" w:date="2020-12-23T10:30:00Z">
          <w:pPr>
            <w:pStyle w:val="Paragrafoelenco"/>
            <w:spacing w:line="240" w:lineRule="auto"/>
            <w:ind w:left="360"/>
          </w:pPr>
        </w:pPrChange>
      </w:pPr>
      <w:del w:id="1940" w:author="Cristian Sbrolli" w:date="2020-12-20T13:54:00Z">
        <w:r w:rsidRPr="00A8618B" w:rsidDel="005A7CCF">
          <w:rPr>
            <w:rStyle w:val="Enfasidelicata"/>
            <w:rFonts w:asciiTheme="minorHAnsi" w:hAnsiTheme="minorHAnsi" w:cstheme="minorHAnsi"/>
            <w:szCs w:val="24"/>
          </w:rPr>
          <w:delText>sig Visit extends Ticket{</w:delText>
        </w:r>
      </w:del>
    </w:p>
    <w:p w14:paraId="5DAE99A2" w14:textId="2545B116" w:rsidR="005432E1" w:rsidRPr="00A8618B" w:rsidDel="005A7CCF" w:rsidRDefault="005432E1">
      <w:pPr>
        <w:pStyle w:val="Paragrafoelenco"/>
        <w:spacing w:line="276" w:lineRule="auto"/>
        <w:rPr>
          <w:del w:id="1941" w:author="Cristian Sbrolli" w:date="2020-12-20T13:54:00Z"/>
          <w:rStyle w:val="Enfasidelicata"/>
          <w:rFonts w:asciiTheme="minorHAnsi" w:hAnsiTheme="minorHAnsi" w:cstheme="minorHAnsi"/>
          <w:szCs w:val="24"/>
        </w:rPr>
        <w:pPrChange w:id="1942" w:author="Giorgio Romeo" w:date="2020-12-23T10:30:00Z">
          <w:pPr>
            <w:pStyle w:val="Paragrafoelenco"/>
            <w:spacing w:line="240" w:lineRule="auto"/>
            <w:ind w:left="360"/>
          </w:pPr>
        </w:pPrChange>
      </w:pPr>
      <w:del w:id="1943" w:author="Cristian Sbrolli" w:date="2020-12-20T13:54:00Z">
        <w:r w:rsidRPr="00A8618B" w:rsidDel="005A7CCF">
          <w:rPr>
            <w:rStyle w:val="Enfasidelicata"/>
            <w:rFonts w:asciiTheme="minorHAnsi" w:hAnsiTheme="minorHAnsi" w:cstheme="minorHAnsi"/>
            <w:szCs w:val="24"/>
          </w:rPr>
          <w:delText>shoppingListCategories : set Category,</w:delText>
        </w:r>
      </w:del>
    </w:p>
    <w:p w14:paraId="0E48BA90" w14:textId="166F864B" w:rsidR="005432E1" w:rsidRPr="00A8618B" w:rsidDel="005A7CCF" w:rsidRDefault="005432E1">
      <w:pPr>
        <w:pStyle w:val="Paragrafoelenco"/>
        <w:spacing w:line="276" w:lineRule="auto"/>
        <w:rPr>
          <w:del w:id="1944" w:author="Cristian Sbrolli" w:date="2020-12-20T13:54:00Z"/>
          <w:rStyle w:val="Enfasidelicata"/>
          <w:rFonts w:asciiTheme="minorHAnsi" w:hAnsiTheme="minorHAnsi" w:cstheme="minorHAnsi"/>
          <w:szCs w:val="24"/>
        </w:rPr>
        <w:pPrChange w:id="1945" w:author="Giorgio Romeo" w:date="2020-12-23T10:30:00Z">
          <w:pPr>
            <w:pStyle w:val="Paragrafoelenco"/>
            <w:spacing w:line="240" w:lineRule="auto"/>
            <w:ind w:left="360"/>
          </w:pPr>
        </w:pPrChange>
      </w:pPr>
      <w:del w:id="1946" w:author="Cristian Sbrolli" w:date="2020-12-20T13:54:00Z">
        <w:r w:rsidRPr="00A8618B" w:rsidDel="005A7CCF">
          <w:rPr>
            <w:rStyle w:val="Enfasidelicata"/>
            <w:rFonts w:asciiTheme="minorHAnsi" w:hAnsiTheme="minorHAnsi" w:cstheme="minorHAnsi"/>
            <w:szCs w:val="24"/>
          </w:rPr>
          <w:delText>shoppingListItems : set Item</w:delText>
        </w:r>
      </w:del>
    </w:p>
    <w:p w14:paraId="1729F092" w14:textId="70F58E7A" w:rsidR="005432E1" w:rsidRPr="00A8618B" w:rsidDel="005A7CCF" w:rsidRDefault="005432E1">
      <w:pPr>
        <w:pStyle w:val="Paragrafoelenco"/>
        <w:spacing w:line="276" w:lineRule="auto"/>
        <w:rPr>
          <w:del w:id="1947" w:author="Cristian Sbrolli" w:date="2020-12-20T13:54:00Z"/>
          <w:rStyle w:val="Enfasidelicata"/>
          <w:rFonts w:asciiTheme="minorHAnsi" w:hAnsiTheme="minorHAnsi" w:cstheme="minorHAnsi"/>
          <w:szCs w:val="24"/>
        </w:rPr>
        <w:pPrChange w:id="1948" w:author="Giorgio Romeo" w:date="2020-12-23T10:30:00Z">
          <w:pPr>
            <w:pStyle w:val="Paragrafoelenco"/>
            <w:spacing w:line="240" w:lineRule="auto"/>
            <w:ind w:left="360"/>
          </w:pPr>
        </w:pPrChange>
      </w:pPr>
      <w:del w:id="1949" w:author="Cristian Sbrolli" w:date="2020-12-20T13:54:00Z">
        <w:r w:rsidRPr="00A8618B" w:rsidDel="005A7CCF">
          <w:rPr>
            <w:rStyle w:val="Enfasidelicata"/>
            <w:rFonts w:asciiTheme="minorHAnsi" w:hAnsiTheme="minorHAnsi" w:cstheme="minorHAnsi"/>
            <w:szCs w:val="24"/>
          </w:rPr>
          <w:delText>}</w:delText>
        </w:r>
      </w:del>
    </w:p>
    <w:p w14:paraId="3EFEC4BD" w14:textId="1767C80C" w:rsidR="005432E1" w:rsidRPr="00A8618B" w:rsidDel="005A7CCF" w:rsidRDefault="005432E1">
      <w:pPr>
        <w:pStyle w:val="Paragrafoelenco"/>
        <w:spacing w:line="276" w:lineRule="auto"/>
        <w:rPr>
          <w:del w:id="1950" w:author="Cristian Sbrolli" w:date="2020-12-20T13:54:00Z"/>
          <w:rStyle w:val="Enfasidelicata"/>
          <w:rFonts w:asciiTheme="minorHAnsi" w:hAnsiTheme="minorHAnsi" w:cstheme="minorHAnsi"/>
          <w:szCs w:val="24"/>
        </w:rPr>
        <w:pPrChange w:id="1951" w:author="Giorgio Romeo" w:date="2020-12-23T10:30:00Z">
          <w:pPr>
            <w:pStyle w:val="Paragrafoelenco"/>
            <w:spacing w:line="240" w:lineRule="auto"/>
            <w:ind w:left="360"/>
          </w:pPr>
        </w:pPrChange>
      </w:pPr>
    </w:p>
    <w:p w14:paraId="4ECE6D3D" w14:textId="4F23FAC2" w:rsidR="005432E1" w:rsidRPr="00A8618B" w:rsidDel="005A7CCF" w:rsidRDefault="005432E1">
      <w:pPr>
        <w:pStyle w:val="Paragrafoelenco"/>
        <w:spacing w:line="276" w:lineRule="auto"/>
        <w:rPr>
          <w:del w:id="1952" w:author="Cristian Sbrolli" w:date="2020-12-20T13:54:00Z"/>
          <w:rStyle w:val="Enfasidelicata"/>
          <w:rFonts w:asciiTheme="minorHAnsi" w:hAnsiTheme="minorHAnsi" w:cstheme="minorHAnsi"/>
          <w:szCs w:val="24"/>
        </w:rPr>
        <w:pPrChange w:id="1953" w:author="Giorgio Romeo" w:date="2020-12-23T10:30:00Z">
          <w:pPr>
            <w:pStyle w:val="Paragrafoelenco"/>
            <w:spacing w:line="240" w:lineRule="auto"/>
            <w:ind w:left="360"/>
          </w:pPr>
        </w:pPrChange>
      </w:pPr>
      <w:del w:id="1954" w:author="Cristian Sbrolli" w:date="2020-12-20T13:54:00Z">
        <w:r w:rsidRPr="00A8618B" w:rsidDel="005A7CCF">
          <w:rPr>
            <w:rStyle w:val="Enfasidelicata"/>
            <w:rFonts w:asciiTheme="minorHAnsi" w:hAnsiTheme="minorHAnsi" w:cstheme="minorHAnsi"/>
            <w:szCs w:val="24"/>
          </w:rPr>
          <w:delText>sig Item{}</w:delText>
        </w:r>
      </w:del>
    </w:p>
    <w:p w14:paraId="60418A2F" w14:textId="3257B147" w:rsidR="005432E1" w:rsidRPr="00A8618B" w:rsidDel="005A7CCF" w:rsidRDefault="005432E1">
      <w:pPr>
        <w:pStyle w:val="Paragrafoelenco"/>
        <w:spacing w:line="276" w:lineRule="auto"/>
        <w:rPr>
          <w:del w:id="1955" w:author="Cristian Sbrolli" w:date="2020-12-20T13:54:00Z"/>
          <w:rStyle w:val="Enfasidelicata"/>
          <w:rFonts w:asciiTheme="minorHAnsi" w:hAnsiTheme="minorHAnsi" w:cstheme="minorHAnsi"/>
          <w:szCs w:val="24"/>
        </w:rPr>
        <w:pPrChange w:id="1956" w:author="Giorgio Romeo" w:date="2020-12-23T10:30:00Z">
          <w:pPr>
            <w:pStyle w:val="Paragrafoelenco"/>
            <w:spacing w:line="240" w:lineRule="auto"/>
            <w:ind w:left="360"/>
          </w:pPr>
        </w:pPrChange>
      </w:pPr>
    </w:p>
    <w:p w14:paraId="4D5F22C9" w14:textId="43CDCE7F" w:rsidR="005432E1" w:rsidRPr="00A8618B" w:rsidDel="005A7CCF" w:rsidRDefault="005432E1">
      <w:pPr>
        <w:pStyle w:val="Paragrafoelenco"/>
        <w:spacing w:line="276" w:lineRule="auto"/>
        <w:rPr>
          <w:del w:id="1957" w:author="Cristian Sbrolli" w:date="2020-12-20T13:54:00Z"/>
          <w:rStyle w:val="Enfasidelicata"/>
          <w:rFonts w:asciiTheme="minorHAnsi" w:hAnsiTheme="minorHAnsi" w:cstheme="minorHAnsi"/>
          <w:szCs w:val="24"/>
        </w:rPr>
        <w:pPrChange w:id="1958" w:author="Giorgio Romeo" w:date="2020-12-23T10:30:00Z">
          <w:pPr>
            <w:pStyle w:val="Paragrafoelenco"/>
            <w:spacing w:line="240" w:lineRule="auto"/>
            <w:ind w:left="360"/>
          </w:pPr>
        </w:pPrChange>
      </w:pPr>
      <w:del w:id="1959" w:author="Cristian Sbrolli" w:date="2020-12-20T13:54:00Z">
        <w:r w:rsidRPr="00A8618B" w:rsidDel="005A7CCF">
          <w:rPr>
            <w:rStyle w:val="Enfasidelicata"/>
            <w:rFonts w:asciiTheme="minorHAnsi" w:hAnsiTheme="minorHAnsi" w:cstheme="minorHAnsi"/>
            <w:szCs w:val="24"/>
          </w:rPr>
          <w:delText>sig Category{</w:delText>
        </w:r>
      </w:del>
    </w:p>
    <w:p w14:paraId="55C66092" w14:textId="10D6E3A0" w:rsidR="005432E1" w:rsidRPr="00A8618B" w:rsidDel="005A7CCF" w:rsidRDefault="005432E1">
      <w:pPr>
        <w:pStyle w:val="Paragrafoelenco"/>
        <w:spacing w:line="276" w:lineRule="auto"/>
        <w:rPr>
          <w:del w:id="1960" w:author="Cristian Sbrolli" w:date="2020-12-20T13:54:00Z"/>
          <w:rStyle w:val="Enfasidelicata"/>
          <w:rFonts w:asciiTheme="minorHAnsi" w:hAnsiTheme="minorHAnsi" w:cstheme="minorHAnsi"/>
          <w:szCs w:val="24"/>
        </w:rPr>
        <w:pPrChange w:id="1961" w:author="Giorgio Romeo" w:date="2020-12-23T10:30:00Z">
          <w:pPr>
            <w:pStyle w:val="Paragrafoelenco"/>
            <w:spacing w:line="240" w:lineRule="auto"/>
            <w:ind w:left="360"/>
          </w:pPr>
        </w:pPrChange>
      </w:pPr>
      <w:del w:id="1962" w:author="Cristian Sbrolli" w:date="2020-12-20T13:54:00Z">
        <w:r w:rsidRPr="00A8618B" w:rsidDel="005A7CCF">
          <w:rPr>
            <w:rStyle w:val="Enfasidelicata"/>
            <w:rFonts w:asciiTheme="minorHAnsi" w:hAnsiTheme="minorHAnsi" w:cstheme="minorHAnsi"/>
            <w:szCs w:val="24"/>
          </w:rPr>
          <w:delText>products: some Item</w:delText>
        </w:r>
      </w:del>
    </w:p>
    <w:p w14:paraId="36739BEE" w14:textId="2500D348" w:rsidR="005432E1" w:rsidRPr="00A8618B" w:rsidDel="005A7CCF" w:rsidRDefault="005432E1">
      <w:pPr>
        <w:pStyle w:val="Paragrafoelenco"/>
        <w:spacing w:line="276" w:lineRule="auto"/>
        <w:rPr>
          <w:del w:id="1963" w:author="Cristian Sbrolli" w:date="2020-12-20T13:54:00Z"/>
          <w:rStyle w:val="Enfasidelicata"/>
          <w:rFonts w:asciiTheme="minorHAnsi" w:hAnsiTheme="minorHAnsi" w:cstheme="minorHAnsi"/>
          <w:szCs w:val="24"/>
        </w:rPr>
        <w:pPrChange w:id="1964" w:author="Giorgio Romeo" w:date="2020-12-23T10:30:00Z">
          <w:pPr>
            <w:pStyle w:val="Paragrafoelenco"/>
            <w:spacing w:line="240" w:lineRule="auto"/>
            <w:ind w:left="360"/>
          </w:pPr>
        </w:pPrChange>
      </w:pPr>
      <w:del w:id="1965" w:author="Cristian Sbrolli" w:date="2020-12-20T13:54:00Z">
        <w:r w:rsidRPr="00A8618B" w:rsidDel="005A7CCF">
          <w:rPr>
            <w:rStyle w:val="Enfasidelicata"/>
            <w:rFonts w:asciiTheme="minorHAnsi" w:hAnsiTheme="minorHAnsi" w:cstheme="minorHAnsi"/>
            <w:szCs w:val="24"/>
          </w:rPr>
          <w:delText>}</w:delText>
        </w:r>
      </w:del>
    </w:p>
    <w:p w14:paraId="0C31B99A" w14:textId="2BB6406F" w:rsidR="005432E1" w:rsidRPr="00A8618B" w:rsidDel="005A7CCF" w:rsidRDefault="005432E1">
      <w:pPr>
        <w:pStyle w:val="Paragrafoelenco"/>
        <w:spacing w:line="276" w:lineRule="auto"/>
        <w:rPr>
          <w:del w:id="1966" w:author="Cristian Sbrolli" w:date="2020-12-20T13:54:00Z"/>
          <w:rStyle w:val="Enfasidelicata"/>
          <w:rFonts w:asciiTheme="minorHAnsi" w:hAnsiTheme="minorHAnsi" w:cstheme="minorHAnsi"/>
          <w:szCs w:val="24"/>
        </w:rPr>
        <w:pPrChange w:id="1967" w:author="Giorgio Romeo" w:date="2020-12-23T10:30:00Z">
          <w:pPr>
            <w:pStyle w:val="Paragrafoelenco"/>
            <w:spacing w:line="240" w:lineRule="auto"/>
            <w:ind w:left="360"/>
          </w:pPr>
        </w:pPrChange>
      </w:pPr>
    </w:p>
    <w:p w14:paraId="6AAA0F00" w14:textId="6FCC5F81" w:rsidR="005432E1" w:rsidRPr="00A8618B" w:rsidDel="005A7CCF" w:rsidRDefault="005432E1">
      <w:pPr>
        <w:pStyle w:val="Paragrafoelenco"/>
        <w:spacing w:line="276" w:lineRule="auto"/>
        <w:rPr>
          <w:del w:id="1968" w:author="Cristian Sbrolli" w:date="2020-12-20T13:54:00Z"/>
          <w:rStyle w:val="Enfasidelicata"/>
          <w:rFonts w:asciiTheme="minorHAnsi" w:hAnsiTheme="minorHAnsi" w:cstheme="minorHAnsi"/>
          <w:szCs w:val="24"/>
        </w:rPr>
        <w:pPrChange w:id="1969" w:author="Giorgio Romeo" w:date="2020-12-23T10:30:00Z">
          <w:pPr>
            <w:pStyle w:val="Paragrafoelenco"/>
            <w:spacing w:line="240" w:lineRule="auto"/>
            <w:ind w:left="360"/>
          </w:pPr>
        </w:pPrChange>
      </w:pPr>
      <w:del w:id="1970" w:author="Cristian Sbrolli" w:date="2020-12-20T13:54:00Z">
        <w:r w:rsidRPr="00A8618B" w:rsidDel="005A7CCF">
          <w:rPr>
            <w:rStyle w:val="Enfasidelicata"/>
            <w:rFonts w:asciiTheme="minorHAnsi" w:hAnsiTheme="minorHAnsi" w:cstheme="minorHAnsi"/>
            <w:szCs w:val="24"/>
          </w:rPr>
          <w:delText>sig Department{</w:delText>
        </w:r>
      </w:del>
    </w:p>
    <w:p w14:paraId="190E6CD6" w14:textId="491D82ED" w:rsidR="005432E1" w:rsidRPr="00A8618B" w:rsidDel="005A7CCF" w:rsidRDefault="005432E1">
      <w:pPr>
        <w:pStyle w:val="Paragrafoelenco"/>
        <w:spacing w:line="276" w:lineRule="auto"/>
        <w:rPr>
          <w:del w:id="1971" w:author="Cristian Sbrolli" w:date="2020-12-20T13:54:00Z"/>
          <w:rStyle w:val="Enfasidelicata"/>
          <w:rFonts w:asciiTheme="minorHAnsi" w:hAnsiTheme="minorHAnsi" w:cstheme="minorHAnsi"/>
          <w:szCs w:val="24"/>
        </w:rPr>
        <w:pPrChange w:id="1972" w:author="Giorgio Romeo" w:date="2020-12-23T10:30:00Z">
          <w:pPr>
            <w:pStyle w:val="Paragrafoelenco"/>
            <w:spacing w:line="240" w:lineRule="auto"/>
            <w:ind w:left="360"/>
          </w:pPr>
        </w:pPrChange>
      </w:pPr>
      <w:del w:id="1973" w:author="Cristian Sbrolli" w:date="2020-12-20T13:54:00Z">
        <w:r w:rsidRPr="00A8618B" w:rsidDel="005A7CCF">
          <w:rPr>
            <w:rStyle w:val="Enfasidelicata"/>
            <w:rFonts w:asciiTheme="minorHAnsi" w:hAnsiTheme="minorHAnsi" w:cstheme="minorHAnsi"/>
            <w:szCs w:val="24"/>
          </w:rPr>
          <w:delText>categories: some Category</w:delText>
        </w:r>
      </w:del>
    </w:p>
    <w:p w14:paraId="59720E8E" w14:textId="5BE31F42" w:rsidR="005432E1" w:rsidRPr="00A8618B" w:rsidDel="005A7CCF" w:rsidRDefault="005432E1">
      <w:pPr>
        <w:pStyle w:val="Paragrafoelenco"/>
        <w:spacing w:line="276" w:lineRule="auto"/>
        <w:rPr>
          <w:del w:id="1974" w:author="Cristian Sbrolli" w:date="2020-12-20T13:54:00Z"/>
          <w:rStyle w:val="Enfasidelicata"/>
          <w:rFonts w:asciiTheme="minorHAnsi" w:hAnsiTheme="minorHAnsi" w:cstheme="minorHAnsi"/>
          <w:szCs w:val="24"/>
        </w:rPr>
        <w:pPrChange w:id="1975" w:author="Giorgio Romeo" w:date="2020-12-23T10:30:00Z">
          <w:pPr>
            <w:pStyle w:val="Paragrafoelenco"/>
            <w:spacing w:line="240" w:lineRule="auto"/>
            <w:ind w:left="360"/>
          </w:pPr>
        </w:pPrChange>
      </w:pPr>
      <w:del w:id="1976" w:author="Cristian Sbrolli" w:date="2020-12-20T13:54:00Z">
        <w:r w:rsidRPr="00A8618B" w:rsidDel="005A7CCF">
          <w:rPr>
            <w:rStyle w:val="Enfasidelicata"/>
            <w:rFonts w:asciiTheme="minorHAnsi" w:hAnsiTheme="minorHAnsi" w:cstheme="minorHAnsi"/>
            <w:szCs w:val="24"/>
          </w:rPr>
          <w:delText>}</w:delText>
        </w:r>
      </w:del>
    </w:p>
    <w:p w14:paraId="07A53C00" w14:textId="3333175F" w:rsidR="005432E1" w:rsidRPr="00A8618B" w:rsidDel="005A7CCF" w:rsidRDefault="005432E1">
      <w:pPr>
        <w:pStyle w:val="Paragrafoelenco"/>
        <w:spacing w:line="276" w:lineRule="auto"/>
        <w:rPr>
          <w:del w:id="1977" w:author="Cristian Sbrolli" w:date="2020-12-20T13:54:00Z"/>
          <w:rStyle w:val="Enfasidelicata"/>
          <w:rFonts w:asciiTheme="minorHAnsi" w:hAnsiTheme="minorHAnsi" w:cstheme="minorHAnsi"/>
          <w:szCs w:val="24"/>
        </w:rPr>
        <w:pPrChange w:id="1978" w:author="Giorgio Romeo" w:date="2020-12-23T10:30:00Z">
          <w:pPr>
            <w:pStyle w:val="Paragrafoelenco"/>
            <w:spacing w:line="240" w:lineRule="auto"/>
            <w:ind w:left="360"/>
          </w:pPr>
        </w:pPrChange>
      </w:pPr>
    </w:p>
    <w:p w14:paraId="68FB7A61" w14:textId="0A33FF11" w:rsidR="005432E1" w:rsidRPr="00A8618B" w:rsidDel="005A7CCF" w:rsidRDefault="005432E1">
      <w:pPr>
        <w:pStyle w:val="Paragrafoelenco"/>
        <w:spacing w:line="276" w:lineRule="auto"/>
        <w:rPr>
          <w:del w:id="1979" w:author="Cristian Sbrolli" w:date="2020-12-20T13:54:00Z"/>
          <w:rStyle w:val="Enfasidelicata"/>
          <w:rFonts w:asciiTheme="minorHAnsi" w:hAnsiTheme="minorHAnsi" w:cstheme="minorHAnsi"/>
          <w:szCs w:val="24"/>
        </w:rPr>
        <w:pPrChange w:id="1980" w:author="Giorgio Romeo" w:date="2020-12-23T10:30:00Z">
          <w:pPr>
            <w:pStyle w:val="Paragrafoelenco"/>
            <w:spacing w:line="240" w:lineRule="auto"/>
            <w:ind w:left="360"/>
          </w:pPr>
        </w:pPrChange>
      </w:pPr>
      <w:del w:id="1981" w:author="Cristian Sbrolli" w:date="2020-12-20T13:54:00Z">
        <w:r w:rsidRPr="00A8618B" w:rsidDel="005A7CCF">
          <w:rPr>
            <w:rStyle w:val="Enfasidelicata"/>
            <w:rFonts w:asciiTheme="minorHAnsi" w:hAnsiTheme="minorHAnsi" w:cstheme="minorHAnsi"/>
            <w:szCs w:val="24"/>
          </w:rPr>
          <w:delText>sig SmartDevice{</w:delText>
        </w:r>
      </w:del>
    </w:p>
    <w:p w14:paraId="1292C5CA" w14:textId="58094A65" w:rsidR="005432E1" w:rsidRPr="00A8618B" w:rsidDel="005A7CCF" w:rsidRDefault="005432E1">
      <w:pPr>
        <w:pStyle w:val="Paragrafoelenco"/>
        <w:spacing w:line="276" w:lineRule="auto"/>
        <w:rPr>
          <w:del w:id="1982" w:author="Cristian Sbrolli" w:date="2020-12-20T13:54:00Z"/>
          <w:rStyle w:val="Enfasidelicata"/>
          <w:rFonts w:asciiTheme="minorHAnsi" w:hAnsiTheme="minorHAnsi" w:cstheme="minorHAnsi"/>
          <w:szCs w:val="24"/>
        </w:rPr>
        <w:pPrChange w:id="1983" w:author="Giorgio Romeo" w:date="2020-12-23T10:30:00Z">
          <w:pPr>
            <w:pStyle w:val="Paragrafoelenco"/>
            <w:spacing w:line="240" w:lineRule="auto"/>
            <w:ind w:left="360"/>
          </w:pPr>
        </w:pPrChange>
      </w:pPr>
      <w:del w:id="1984" w:author="Cristian Sbrolli" w:date="2020-12-20T13:54:00Z">
        <w:r w:rsidRPr="00A8618B" w:rsidDel="005A7CCF">
          <w:rPr>
            <w:rStyle w:val="Enfasidelicata"/>
            <w:rFonts w:asciiTheme="minorHAnsi" w:hAnsiTheme="minorHAnsi" w:cstheme="minorHAnsi"/>
            <w:szCs w:val="24"/>
          </w:rPr>
          <w:delText>localizationDevice: lone GPS</w:delText>
        </w:r>
      </w:del>
    </w:p>
    <w:p w14:paraId="23BA951A" w14:textId="4C72DB26" w:rsidR="005432E1" w:rsidRPr="00A8618B" w:rsidDel="005A7CCF" w:rsidRDefault="005432E1">
      <w:pPr>
        <w:pStyle w:val="Paragrafoelenco"/>
        <w:spacing w:line="276" w:lineRule="auto"/>
        <w:rPr>
          <w:del w:id="1985" w:author="Cristian Sbrolli" w:date="2020-12-20T13:54:00Z"/>
          <w:rStyle w:val="Enfasidelicata"/>
          <w:rFonts w:asciiTheme="minorHAnsi" w:hAnsiTheme="minorHAnsi" w:cstheme="minorHAnsi"/>
          <w:szCs w:val="24"/>
        </w:rPr>
        <w:pPrChange w:id="1986" w:author="Giorgio Romeo" w:date="2020-12-23T10:30:00Z">
          <w:pPr>
            <w:pStyle w:val="Paragrafoelenco"/>
            <w:spacing w:line="240" w:lineRule="auto"/>
            <w:ind w:left="360"/>
          </w:pPr>
        </w:pPrChange>
      </w:pPr>
      <w:del w:id="1987" w:author="Cristian Sbrolli" w:date="2020-12-20T13:54:00Z">
        <w:r w:rsidRPr="00A8618B" w:rsidDel="005A7CCF">
          <w:rPr>
            <w:rStyle w:val="Enfasidelicata"/>
            <w:rFonts w:asciiTheme="minorHAnsi" w:hAnsiTheme="minorHAnsi" w:cstheme="minorHAnsi"/>
            <w:szCs w:val="24"/>
          </w:rPr>
          <w:delText>}</w:delText>
        </w:r>
      </w:del>
    </w:p>
    <w:p w14:paraId="47F6BB32" w14:textId="6D4E0F8D" w:rsidR="005432E1" w:rsidRPr="00A8618B" w:rsidDel="005A7CCF" w:rsidRDefault="005432E1">
      <w:pPr>
        <w:pStyle w:val="Paragrafoelenco"/>
        <w:spacing w:line="276" w:lineRule="auto"/>
        <w:rPr>
          <w:del w:id="1988" w:author="Cristian Sbrolli" w:date="2020-12-20T13:54:00Z"/>
          <w:rStyle w:val="Enfasidelicata"/>
          <w:rFonts w:asciiTheme="minorHAnsi" w:hAnsiTheme="minorHAnsi" w:cstheme="minorHAnsi"/>
          <w:szCs w:val="24"/>
        </w:rPr>
        <w:pPrChange w:id="1989" w:author="Giorgio Romeo" w:date="2020-12-23T10:30:00Z">
          <w:pPr>
            <w:pStyle w:val="Paragrafoelenco"/>
            <w:spacing w:line="240" w:lineRule="auto"/>
            <w:ind w:left="360"/>
          </w:pPr>
        </w:pPrChange>
      </w:pPr>
    </w:p>
    <w:p w14:paraId="5F784235" w14:textId="2B3911C2" w:rsidR="005432E1" w:rsidRPr="00A8618B" w:rsidDel="005A7CCF" w:rsidRDefault="005432E1">
      <w:pPr>
        <w:pStyle w:val="Paragrafoelenco"/>
        <w:spacing w:line="276" w:lineRule="auto"/>
        <w:rPr>
          <w:del w:id="1990" w:author="Cristian Sbrolli" w:date="2020-12-20T13:54:00Z"/>
          <w:rStyle w:val="Enfasidelicata"/>
          <w:rFonts w:asciiTheme="minorHAnsi" w:hAnsiTheme="minorHAnsi" w:cstheme="minorHAnsi"/>
          <w:szCs w:val="24"/>
        </w:rPr>
        <w:pPrChange w:id="1991" w:author="Giorgio Romeo" w:date="2020-12-23T10:30:00Z">
          <w:pPr>
            <w:pStyle w:val="Paragrafoelenco"/>
            <w:spacing w:line="240" w:lineRule="auto"/>
            <w:ind w:left="360"/>
          </w:pPr>
        </w:pPrChange>
      </w:pPr>
      <w:del w:id="1992" w:author="Cristian Sbrolli" w:date="2020-12-20T13:54:00Z">
        <w:r w:rsidRPr="00A8618B" w:rsidDel="005A7CCF">
          <w:rPr>
            <w:rStyle w:val="Enfasidelicata"/>
            <w:rFonts w:asciiTheme="minorHAnsi" w:hAnsiTheme="minorHAnsi" w:cstheme="minorHAnsi"/>
            <w:szCs w:val="24"/>
          </w:rPr>
          <w:delText>sig GPS{}</w:delText>
        </w:r>
      </w:del>
    </w:p>
    <w:p w14:paraId="2390CB50" w14:textId="476B0A8E" w:rsidR="005432E1" w:rsidRPr="00A8618B" w:rsidDel="005A7CCF" w:rsidRDefault="005432E1">
      <w:pPr>
        <w:pStyle w:val="Paragrafoelenco"/>
        <w:spacing w:line="276" w:lineRule="auto"/>
        <w:rPr>
          <w:del w:id="1993" w:author="Cristian Sbrolli" w:date="2020-12-20T13:54:00Z"/>
          <w:rStyle w:val="Enfasidelicata"/>
          <w:rFonts w:asciiTheme="minorHAnsi" w:hAnsiTheme="minorHAnsi" w:cstheme="minorHAnsi"/>
          <w:szCs w:val="24"/>
        </w:rPr>
        <w:pPrChange w:id="1994" w:author="Giorgio Romeo" w:date="2020-12-23T10:30:00Z">
          <w:pPr>
            <w:pStyle w:val="Paragrafoelenco"/>
            <w:spacing w:line="240" w:lineRule="auto"/>
            <w:ind w:left="360"/>
          </w:pPr>
        </w:pPrChange>
      </w:pPr>
    </w:p>
    <w:p w14:paraId="04D490A9" w14:textId="7080C392" w:rsidR="005432E1" w:rsidRPr="00A8618B" w:rsidDel="005A7CCF" w:rsidRDefault="005432E1">
      <w:pPr>
        <w:pStyle w:val="Paragrafoelenco"/>
        <w:spacing w:line="276" w:lineRule="auto"/>
        <w:rPr>
          <w:del w:id="1995" w:author="Cristian Sbrolli" w:date="2020-12-20T13:54:00Z"/>
          <w:rStyle w:val="Enfasidelicata"/>
          <w:rFonts w:asciiTheme="minorHAnsi" w:hAnsiTheme="minorHAnsi" w:cstheme="minorHAnsi"/>
          <w:szCs w:val="24"/>
        </w:rPr>
        <w:pPrChange w:id="1996" w:author="Giorgio Romeo" w:date="2020-12-23T10:30:00Z">
          <w:pPr>
            <w:pStyle w:val="Paragrafoelenco"/>
            <w:spacing w:line="240" w:lineRule="auto"/>
            <w:ind w:left="360"/>
          </w:pPr>
        </w:pPrChange>
      </w:pPr>
    </w:p>
    <w:p w14:paraId="7DF7B2EA" w14:textId="56CDD522" w:rsidR="005432E1" w:rsidRPr="00A8618B" w:rsidDel="005A7CCF" w:rsidRDefault="005F76ED">
      <w:pPr>
        <w:pStyle w:val="Paragrafoelenco"/>
        <w:spacing w:line="276" w:lineRule="auto"/>
        <w:rPr>
          <w:del w:id="1997" w:author="Cristian Sbrolli" w:date="2020-12-20T13:54:00Z"/>
          <w:rStyle w:val="Enfasidelicata"/>
          <w:rFonts w:cstheme="minorHAnsi"/>
          <w:szCs w:val="24"/>
        </w:rPr>
        <w:pPrChange w:id="1998" w:author="Giorgio Romeo" w:date="2020-12-23T10:30:00Z">
          <w:pPr>
            <w:pStyle w:val="Paragrafoelenco"/>
            <w:numPr>
              <w:numId w:val="74"/>
            </w:numPr>
            <w:spacing w:line="240" w:lineRule="auto"/>
            <w:ind w:hanging="360"/>
          </w:pPr>
        </w:pPrChange>
      </w:pPr>
      <w:del w:id="1999" w:author="Cristian Sbrolli" w:date="2020-12-20T13:54:00Z">
        <w:r w:rsidRPr="00A8618B" w:rsidDel="005A7CCF">
          <w:rPr>
            <w:rStyle w:val="Enfasidelicata"/>
            <w:rFonts w:cstheme="minorHAnsi"/>
            <w:sz w:val="44"/>
            <w:szCs w:val="44"/>
          </w:rPr>
          <w:delText>Utilities</w:delText>
        </w:r>
        <w:r w:rsidRPr="005F76ED" w:rsidDel="005A7CCF">
          <w:rPr>
            <w:rStyle w:val="Enfasidelicata"/>
            <w:rFonts w:cstheme="minorHAnsi"/>
            <w:szCs w:val="24"/>
          </w:rPr>
          <w:br/>
        </w:r>
      </w:del>
    </w:p>
    <w:p w14:paraId="2297BD76" w14:textId="25F772BB" w:rsidR="005432E1" w:rsidRPr="00A8618B" w:rsidDel="005A7CCF" w:rsidRDefault="005432E1">
      <w:pPr>
        <w:pStyle w:val="Paragrafoelenco"/>
        <w:spacing w:line="276" w:lineRule="auto"/>
        <w:rPr>
          <w:del w:id="2000" w:author="Cristian Sbrolli" w:date="2020-12-20T13:54:00Z"/>
          <w:rStyle w:val="Enfasidelicata"/>
          <w:rFonts w:asciiTheme="minorHAnsi" w:hAnsiTheme="minorHAnsi" w:cstheme="minorHAnsi"/>
          <w:szCs w:val="24"/>
        </w:rPr>
        <w:pPrChange w:id="2001" w:author="Giorgio Romeo" w:date="2020-12-23T10:30:00Z">
          <w:pPr>
            <w:pStyle w:val="Paragrafoelenco"/>
            <w:spacing w:line="240" w:lineRule="auto"/>
            <w:ind w:left="360"/>
          </w:pPr>
        </w:pPrChange>
      </w:pPr>
      <w:del w:id="2002" w:author="Cristian Sbrolli" w:date="2020-12-20T13:54:00Z">
        <w:r w:rsidRPr="00A8618B" w:rsidDel="005A7CCF">
          <w:rPr>
            <w:rStyle w:val="Enfasidelicata"/>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pStyle w:val="Paragrafoelenco"/>
        <w:spacing w:line="276" w:lineRule="auto"/>
        <w:rPr>
          <w:del w:id="2003" w:author="Cristian Sbrolli" w:date="2020-12-20T13:54:00Z"/>
          <w:rStyle w:val="Enfasidelicata"/>
          <w:rFonts w:asciiTheme="minorHAnsi" w:hAnsiTheme="minorHAnsi" w:cstheme="minorHAnsi"/>
          <w:szCs w:val="24"/>
        </w:rPr>
        <w:pPrChange w:id="2004" w:author="Giorgio Romeo" w:date="2020-12-23T10:30:00Z">
          <w:pPr>
            <w:pStyle w:val="Paragrafoelenco"/>
            <w:spacing w:line="240" w:lineRule="auto"/>
            <w:ind w:left="360"/>
          </w:pPr>
        </w:pPrChange>
      </w:pPr>
      <w:del w:id="2005" w:author="Cristian Sbrolli" w:date="2020-12-20T13:54:00Z">
        <w:r w:rsidRPr="00A8618B" w:rsidDel="005A7CCF">
          <w:rPr>
            <w:rStyle w:val="Enfasidelicata"/>
            <w:rFonts w:asciiTheme="minorHAnsi" w:hAnsiTheme="minorHAnsi" w:cstheme="minorHAnsi"/>
            <w:szCs w:val="24"/>
          </w:rPr>
          <w:delText>fun scannedBy[t: Ticket] : set QRCodeReader {</w:delText>
        </w:r>
      </w:del>
    </w:p>
    <w:p w14:paraId="2BBAB0DD" w14:textId="152D11DA" w:rsidR="005432E1" w:rsidRPr="00A8618B" w:rsidDel="005A7CCF" w:rsidRDefault="005432E1">
      <w:pPr>
        <w:pStyle w:val="Paragrafoelenco"/>
        <w:spacing w:line="276" w:lineRule="auto"/>
        <w:rPr>
          <w:del w:id="2006" w:author="Cristian Sbrolli" w:date="2020-12-20T13:54:00Z"/>
          <w:rStyle w:val="Enfasidelicata"/>
          <w:rFonts w:asciiTheme="minorHAnsi" w:hAnsiTheme="minorHAnsi" w:cstheme="minorHAnsi"/>
          <w:szCs w:val="24"/>
        </w:rPr>
        <w:pPrChange w:id="2007" w:author="Giorgio Romeo" w:date="2020-12-23T10:30:00Z">
          <w:pPr>
            <w:pStyle w:val="Paragrafoelenco"/>
            <w:spacing w:line="240" w:lineRule="auto"/>
            <w:ind w:left="360"/>
          </w:pPr>
        </w:pPrChange>
      </w:pPr>
      <w:del w:id="2008" w:author="Cristian Sbrolli" w:date="2020-12-20T13:54:00Z">
        <w:r w:rsidRPr="00A8618B" w:rsidDel="005A7CCF">
          <w:rPr>
            <w:rStyle w:val="Enfasidelicata"/>
            <w:rFonts w:asciiTheme="minorHAnsi" w:hAnsiTheme="minorHAnsi" w:cstheme="minorHAnsi"/>
            <w:szCs w:val="24"/>
          </w:rPr>
          <w:delText xml:space="preserve"> scanned.(t.ticketCode)</w:delText>
        </w:r>
      </w:del>
    </w:p>
    <w:p w14:paraId="341FE3A1" w14:textId="4DE67BBD" w:rsidR="005432E1" w:rsidRPr="00A8618B" w:rsidDel="005A7CCF" w:rsidRDefault="005432E1">
      <w:pPr>
        <w:pStyle w:val="Paragrafoelenco"/>
        <w:spacing w:line="276" w:lineRule="auto"/>
        <w:rPr>
          <w:del w:id="2009" w:author="Cristian Sbrolli" w:date="2020-12-20T13:54:00Z"/>
          <w:rStyle w:val="Enfasidelicata"/>
          <w:rFonts w:asciiTheme="minorHAnsi" w:hAnsiTheme="minorHAnsi" w:cstheme="minorHAnsi"/>
          <w:szCs w:val="24"/>
        </w:rPr>
        <w:pPrChange w:id="2010" w:author="Giorgio Romeo" w:date="2020-12-23T10:30:00Z">
          <w:pPr>
            <w:pStyle w:val="Paragrafoelenco"/>
            <w:spacing w:line="240" w:lineRule="auto"/>
            <w:ind w:left="360"/>
          </w:pPr>
        </w:pPrChange>
      </w:pPr>
      <w:del w:id="2011" w:author="Cristian Sbrolli" w:date="2020-12-20T13:54:00Z">
        <w:r w:rsidRPr="00A8618B" w:rsidDel="005A7CCF">
          <w:rPr>
            <w:rStyle w:val="Enfasidelicata"/>
            <w:rFonts w:asciiTheme="minorHAnsi" w:hAnsiTheme="minorHAnsi" w:cstheme="minorHAnsi"/>
            <w:szCs w:val="24"/>
          </w:rPr>
          <w:delText>}</w:delText>
        </w:r>
      </w:del>
    </w:p>
    <w:p w14:paraId="466C6D0E" w14:textId="1E25E3E5" w:rsidR="005432E1" w:rsidRPr="00A8618B" w:rsidDel="005A7CCF" w:rsidRDefault="005432E1">
      <w:pPr>
        <w:pStyle w:val="Paragrafoelenco"/>
        <w:spacing w:line="276" w:lineRule="auto"/>
        <w:rPr>
          <w:del w:id="2012" w:author="Cristian Sbrolli" w:date="2020-12-20T13:54:00Z"/>
          <w:rStyle w:val="Enfasidelicata"/>
          <w:rFonts w:asciiTheme="minorHAnsi" w:hAnsiTheme="minorHAnsi" w:cstheme="minorHAnsi"/>
          <w:szCs w:val="24"/>
        </w:rPr>
        <w:pPrChange w:id="2013" w:author="Giorgio Romeo" w:date="2020-12-23T10:30:00Z">
          <w:pPr>
            <w:pStyle w:val="Paragrafoelenco"/>
            <w:spacing w:line="240" w:lineRule="auto"/>
            <w:ind w:left="360"/>
          </w:pPr>
        </w:pPrChange>
      </w:pPr>
    </w:p>
    <w:p w14:paraId="48A09C8F" w14:textId="5C499BCF" w:rsidR="005432E1" w:rsidRPr="00A8618B" w:rsidDel="005A7CCF" w:rsidRDefault="005432E1">
      <w:pPr>
        <w:pStyle w:val="Paragrafoelenco"/>
        <w:spacing w:line="276" w:lineRule="auto"/>
        <w:rPr>
          <w:del w:id="2014" w:author="Cristian Sbrolli" w:date="2020-12-20T13:54:00Z"/>
          <w:rStyle w:val="Enfasidelicata"/>
          <w:rFonts w:asciiTheme="minorHAnsi" w:hAnsiTheme="minorHAnsi" w:cstheme="minorHAnsi"/>
          <w:szCs w:val="24"/>
        </w:rPr>
        <w:pPrChange w:id="2015" w:author="Giorgio Romeo" w:date="2020-12-23T10:30:00Z">
          <w:pPr>
            <w:pStyle w:val="Paragrafoelenco"/>
            <w:spacing w:line="240" w:lineRule="auto"/>
            <w:ind w:left="360"/>
          </w:pPr>
        </w:pPrChange>
      </w:pPr>
      <w:del w:id="2016" w:author="Cristian Sbrolli" w:date="2020-12-20T13:54:00Z">
        <w:r w:rsidRPr="00A8618B" w:rsidDel="005A7CCF">
          <w:rPr>
            <w:rStyle w:val="Enfasidelicata"/>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pStyle w:val="Paragrafoelenco"/>
        <w:spacing w:line="276" w:lineRule="auto"/>
        <w:rPr>
          <w:del w:id="2017" w:author="Cristian Sbrolli" w:date="2020-12-20T13:54:00Z"/>
          <w:rStyle w:val="Enfasidelicata"/>
          <w:rFonts w:asciiTheme="minorHAnsi" w:hAnsiTheme="minorHAnsi" w:cstheme="minorHAnsi"/>
          <w:szCs w:val="24"/>
        </w:rPr>
        <w:pPrChange w:id="2018" w:author="Giorgio Romeo" w:date="2020-12-23T10:30:00Z">
          <w:pPr>
            <w:pStyle w:val="Paragrafoelenco"/>
            <w:spacing w:line="240" w:lineRule="auto"/>
            <w:ind w:left="360"/>
          </w:pPr>
        </w:pPrChange>
      </w:pPr>
      <w:del w:id="2019" w:author="Cristian Sbrolli" w:date="2020-12-20T13:54:00Z">
        <w:r w:rsidRPr="00A8618B" w:rsidDel="005A7CCF">
          <w:rPr>
            <w:rStyle w:val="Enfasidelicata"/>
            <w:rFonts w:asciiTheme="minorHAnsi" w:hAnsiTheme="minorHAnsi" w:cstheme="minorHAnsi"/>
            <w:szCs w:val="24"/>
          </w:rPr>
          <w:delText>fun getAllTickets[ts: TicketSystem] : set Ticket {</w:delText>
        </w:r>
      </w:del>
    </w:p>
    <w:p w14:paraId="0B1336B0" w14:textId="18A3565F" w:rsidR="005432E1" w:rsidRPr="00A8618B" w:rsidDel="005A7CCF" w:rsidRDefault="005432E1">
      <w:pPr>
        <w:pStyle w:val="Paragrafoelenco"/>
        <w:spacing w:line="276" w:lineRule="auto"/>
        <w:rPr>
          <w:del w:id="2020" w:author="Cristian Sbrolli" w:date="2020-12-20T13:54:00Z"/>
          <w:rStyle w:val="Enfasidelicata"/>
          <w:rFonts w:asciiTheme="minorHAnsi" w:hAnsiTheme="minorHAnsi" w:cstheme="minorHAnsi"/>
          <w:szCs w:val="24"/>
        </w:rPr>
        <w:pPrChange w:id="2021" w:author="Giorgio Romeo" w:date="2020-12-23T10:30:00Z">
          <w:pPr>
            <w:pStyle w:val="Paragrafoelenco"/>
            <w:spacing w:line="240" w:lineRule="auto"/>
            <w:ind w:left="360"/>
          </w:pPr>
        </w:pPrChange>
      </w:pPr>
      <w:del w:id="2022" w:author="Cristian Sbrolli" w:date="2020-12-20T13:54:00Z">
        <w:r w:rsidRPr="00A8618B" w:rsidDel="005A7CCF">
          <w:rPr>
            <w:rStyle w:val="Enfasidelicata"/>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pStyle w:val="Paragrafoelenco"/>
        <w:spacing w:line="276" w:lineRule="auto"/>
        <w:rPr>
          <w:del w:id="2023" w:author="Cristian Sbrolli" w:date="2020-12-20T13:54:00Z"/>
          <w:rStyle w:val="Enfasidelicata"/>
          <w:rFonts w:asciiTheme="minorHAnsi" w:hAnsiTheme="minorHAnsi" w:cstheme="minorHAnsi"/>
          <w:szCs w:val="24"/>
        </w:rPr>
        <w:pPrChange w:id="2024" w:author="Giorgio Romeo" w:date="2020-12-23T10:30:00Z">
          <w:pPr>
            <w:pStyle w:val="Paragrafoelenco"/>
            <w:spacing w:line="240" w:lineRule="auto"/>
            <w:ind w:left="360"/>
          </w:pPr>
        </w:pPrChange>
      </w:pPr>
      <w:del w:id="2025" w:author="Cristian Sbrolli" w:date="2020-12-20T13:54:00Z">
        <w:r w:rsidRPr="00A8618B" w:rsidDel="005A7CCF">
          <w:rPr>
            <w:rStyle w:val="Enfasidelicata"/>
            <w:rFonts w:asciiTheme="minorHAnsi" w:hAnsiTheme="minorHAnsi" w:cstheme="minorHAnsi"/>
            <w:szCs w:val="24"/>
          </w:rPr>
          <w:delText>}</w:delText>
        </w:r>
      </w:del>
    </w:p>
    <w:p w14:paraId="6F4DAA1A" w14:textId="2748133B" w:rsidR="005432E1" w:rsidRPr="00A8618B" w:rsidDel="005A7CCF" w:rsidRDefault="005432E1">
      <w:pPr>
        <w:pStyle w:val="Paragrafoelenco"/>
        <w:spacing w:line="276" w:lineRule="auto"/>
        <w:rPr>
          <w:del w:id="2026" w:author="Cristian Sbrolli" w:date="2020-12-20T13:54:00Z"/>
          <w:rStyle w:val="Enfasidelicata"/>
          <w:rFonts w:asciiTheme="minorHAnsi" w:hAnsiTheme="minorHAnsi" w:cstheme="minorHAnsi"/>
          <w:szCs w:val="24"/>
        </w:rPr>
        <w:pPrChange w:id="2027" w:author="Giorgio Romeo" w:date="2020-12-23T10:30:00Z">
          <w:pPr>
            <w:pStyle w:val="Paragrafoelenco"/>
            <w:spacing w:line="240" w:lineRule="auto"/>
            <w:ind w:left="360"/>
          </w:pPr>
        </w:pPrChange>
      </w:pPr>
    </w:p>
    <w:p w14:paraId="118390B9" w14:textId="5FFCFF3A" w:rsidR="005432E1" w:rsidRPr="00A8618B" w:rsidDel="005A7CCF" w:rsidRDefault="005432E1">
      <w:pPr>
        <w:pStyle w:val="Paragrafoelenco"/>
        <w:spacing w:line="276" w:lineRule="auto"/>
        <w:rPr>
          <w:del w:id="2028" w:author="Cristian Sbrolli" w:date="2020-12-20T13:54:00Z"/>
          <w:rStyle w:val="Enfasidelicata"/>
          <w:rFonts w:asciiTheme="minorHAnsi" w:hAnsiTheme="minorHAnsi" w:cstheme="minorHAnsi"/>
          <w:szCs w:val="24"/>
        </w:rPr>
        <w:pPrChange w:id="2029" w:author="Giorgio Romeo" w:date="2020-12-23T10:30:00Z">
          <w:pPr>
            <w:pStyle w:val="Paragrafoelenco"/>
            <w:spacing w:line="240" w:lineRule="auto"/>
            <w:ind w:left="360"/>
          </w:pPr>
        </w:pPrChange>
      </w:pPr>
      <w:del w:id="2030" w:author="Cristian Sbrolli" w:date="2020-12-20T13:54:00Z">
        <w:r w:rsidRPr="00A8618B" w:rsidDel="005A7CCF">
          <w:rPr>
            <w:rStyle w:val="Enfasidelicata"/>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pStyle w:val="Paragrafoelenco"/>
        <w:spacing w:line="276" w:lineRule="auto"/>
        <w:rPr>
          <w:del w:id="2031" w:author="Cristian Sbrolli" w:date="2020-12-20T13:54:00Z"/>
          <w:rStyle w:val="Enfasidelicata"/>
          <w:rFonts w:asciiTheme="minorHAnsi" w:hAnsiTheme="minorHAnsi" w:cstheme="minorHAnsi"/>
          <w:szCs w:val="24"/>
        </w:rPr>
        <w:pPrChange w:id="2032" w:author="Giorgio Romeo" w:date="2020-12-23T10:30:00Z">
          <w:pPr>
            <w:pStyle w:val="Paragrafoelenco"/>
            <w:spacing w:line="240" w:lineRule="auto"/>
            <w:ind w:left="360"/>
          </w:pPr>
        </w:pPrChange>
      </w:pPr>
      <w:del w:id="2033" w:author="Cristian Sbrolli" w:date="2020-12-20T13:54:00Z">
        <w:r w:rsidRPr="00A8618B" w:rsidDel="005A7CCF">
          <w:rPr>
            <w:rStyle w:val="Enfasidelicata"/>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pStyle w:val="Paragrafoelenco"/>
        <w:spacing w:line="276" w:lineRule="auto"/>
        <w:rPr>
          <w:del w:id="2034" w:author="Cristian Sbrolli" w:date="2020-12-20T13:54:00Z"/>
          <w:rStyle w:val="Enfasidelicata"/>
          <w:rFonts w:asciiTheme="minorHAnsi" w:hAnsiTheme="minorHAnsi" w:cstheme="minorHAnsi"/>
          <w:szCs w:val="24"/>
        </w:rPr>
        <w:pPrChange w:id="2035" w:author="Giorgio Romeo" w:date="2020-12-23T10:30:00Z">
          <w:pPr>
            <w:pStyle w:val="Paragrafoelenco"/>
            <w:spacing w:line="240" w:lineRule="auto"/>
            <w:ind w:left="360"/>
          </w:pPr>
        </w:pPrChange>
      </w:pPr>
      <w:del w:id="2036" w:author="Cristian Sbrolli" w:date="2020-12-20T13:54:00Z">
        <w:r w:rsidRPr="00A8618B" w:rsidDel="005A7CCF">
          <w:rPr>
            <w:rStyle w:val="Enfasidelicata"/>
            <w:rFonts w:asciiTheme="minorHAnsi" w:hAnsiTheme="minorHAnsi" w:cstheme="minorHAnsi"/>
            <w:szCs w:val="24"/>
          </w:rPr>
          <w:delText>u.(userVTickets + userVisits)</w:delText>
        </w:r>
      </w:del>
    </w:p>
    <w:p w14:paraId="7B99BDAF" w14:textId="1C940431" w:rsidR="005432E1" w:rsidRPr="00A8618B" w:rsidDel="005A7CCF" w:rsidRDefault="005432E1">
      <w:pPr>
        <w:pStyle w:val="Paragrafoelenco"/>
        <w:spacing w:line="276" w:lineRule="auto"/>
        <w:rPr>
          <w:del w:id="2037" w:author="Cristian Sbrolli" w:date="2020-12-20T13:54:00Z"/>
          <w:rStyle w:val="Enfasidelicata"/>
          <w:rFonts w:asciiTheme="minorHAnsi" w:hAnsiTheme="minorHAnsi" w:cstheme="minorHAnsi"/>
          <w:szCs w:val="24"/>
        </w:rPr>
        <w:pPrChange w:id="2038" w:author="Giorgio Romeo" w:date="2020-12-23T10:30:00Z">
          <w:pPr>
            <w:pStyle w:val="Paragrafoelenco"/>
            <w:spacing w:line="240" w:lineRule="auto"/>
            <w:ind w:left="360"/>
          </w:pPr>
        </w:pPrChange>
      </w:pPr>
      <w:del w:id="2039" w:author="Cristian Sbrolli" w:date="2020-12-20T13:54:00Z">
        <w:r w:rsidRPr="00A8618B" w:rsidDel="005A7CCF">
          <w:rPr>
            <w:rStyle w:val="Enfasidelicata"/>
            <w:rFonts w:asciiTheme="minorHAnsi" w:hAnsiTheme="minorHAnsi" w:cstheme="minorHAnsi"/>
            <w:szCs w:val="24"/>
          </w:rPr>
          <w:delText>}</w:delText>
        </w:r>
      </w:del>
    </w:p>
    <w:p w14:paraId="540ED883" w14:textId="75719899" w:rsidR="005432E1" w:rsidRPr="00A8618B" w:rsidDel="005A7CCF" w:rsidRDefault="005432E1">
      <w:pPr>
        <w:pStyle w:val="Paragrafoelenco"/>
        <w:spacing w:line="276" w:lineRule="auto"/>
        <w:rPr>
          <w:del w:id="2040" w:author="Cristian Sbrolli" w:date="2020-12-20T13:54:00Z"/>
          <w:rStyle w:val="Enfasidelicata"/>
          <w:rFonts w:asciiTheme="minorHAnsi" w:hAnsiTheme="minorHAnsi" w:cstheme="minorHAnsi"/>
          <w:szCs w:val="24"/>
        </w:rPr>
        <w:pPrChange w:id="2041" w:author="Giorgio Romeo" w:date="2020-12-23T10:30:00Z">
          <w:pPr>
            <w:pStyle w:val="Paragrafoelenco"/>
            <w:spacing w:line="240" w:lineRule="auto"/>
            <w:ind w:left="360"/>
          </w:pPr>
        </w:pPrChange>
      </w:pPr>
    </w:p>
    <w:p w14:paraId="5894EFD5" w14:textId="48D9B5AA" w:rsidR="005432E1" w:rsidRPr="00A8618B" w:rsidDel="005A7CCF" w:rsidRDefault="005432E1">
      <w:pPr>
        <w:pStyle w:val="Paragrafoelenco"/>
        <w:spacing w:line="276" w:lineRule="auto"/>
        <w:rPr>
          <w:del w:id="2042" w:author="Cristian Sbrolli" w:date="2020-12-20T13:54:00Z"/>
          <w:rStyle w:val="Enfasidelicata"/>
          <w:rFonts w:asciiTheme="minorHAnsi" w:hAnsiTheme="minorHAnsi" w:cstheme="minorHAnsi"/>
          <w:szCs w:val="24"/>
        </w:rPr>
        <w:pPrChange w:id="2043" w:author="Giorgio Romeo" w:date="2020-12-23T10:30:00Z">
          <w:pPr>
            <w:pStyle w:val="Paragrafoelenco"/>
            <w:spacing w:line="240" w:lineRule="auto"/>
            <w:ind w:left="360"/>
          </w:pPr>
        </w:pPrChange>
      </w:pPr>
      <w:del w:id="2044" w:author="Cristian Sbrolli" w:date="2020-12-20T13:54:00Z">
        <w:r w:rsidRPr="00A8618B" w:rsidDel="005A7CCF">
          <w:rPr>
            <w:rStyle w:val="Enfasidelicata"/>
            <w:rFonts w:asciiTheme="minorHAnsi" w:hAnsiTheme="minorHAnsi" w:cstheme="minorHAnsi"/>
            <w:szCs w:val="24"/>
          </w:rPr>
          <w:delText>//gets the ticket that manages the given ticket</w:delText>
        </w:r>
      </w:del>
    </w:p>
    <w:p w14:paraId="64C19AD7" w14:textId="20EF2363" w:rsidR="005432E1" w:rsidRPr="00A8618B" w:rsidDel="005A7CCF" w:rsidRDefault="005432E1">
      <w:pPr>
        <w:pStyle w:val="Paragrafoelenco"/>
        <w:spacing w:line="276" w:lineRule="auto"/>
        <w:rPr>
          <w:del w:id="2045" w:author="Cristian Sbrolli" w:date="2020-12-20T13:54:00Z"/>
          <w:rStyle w:val="Enfasidelicata"/>
          <w:rFonts w:asciiTheme="minorHAnsi" w:hAnsiTheme="minorHAnsi" w:cstheme="minorHAnsi"/>
          <w:szCs w:val="24"/>
        </w:rPr>
        <w:pPrChange w:id="2046" w:author="Giorgio Romeo" w:date="2020-12-23T10:30:00Z">
          <w:pPr>
            <w:pStyle w:val="Paragrafoelenco"/>
            <w:spacing w:line="240" w:lineRule="auto"/>
            <w:ind w:left="360"/>
          </w:pPr>
        </w:pPrChange>
      </w:pPr>
      <w:del w:id="2047" w:author="Cristian Sbrolli" w:date="2020-12-20T13:54:00Z">
        <w:r w:rsidRPr="00A8618B" w:rsidDel="005A7CCF">
          <w:rPr>
            <w:rStyle w:val="Enfasidelicata"/>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pStyle w:val="Paragrafoelenco"/>
        <w:spacing w:line="276" w:lineRule="auto"/>
        <w:rPr>
          <w:del w:id="2048" w:author="Cristian Sbrolli" w:date="2020-12-20T13:54:00Z"/>
          <w:rStyle w:val="Enfasidelicata"/>
          <w:rFonts w:asciiTheme="minorHAnsi" w:hAnsiTheme="minorHAnsi" w:cstheme="minorHAnsi"/>
          <w:szCs w:val="24"/>
        </w:rPr>
        <w:pPrChange w:id="2049" w:author="Giorgio Romeo" w:date="2020-12-23T10:30:00Z">
          <w:pPr>
            <w:pStyle w:val="Paragrafoelenco"/>
            <w:spacing w:line="240" w:lineRule="auto"/>
            <w:ind w:left="360"/>
          </w:pPr>
        </w:pPrChange>
      </w:pPr>
      <w:del w:id="2050" w:author="Cristian Sbrolli" w:date="2020-12-20T13:54:00Z">
        <w:r w:rsidRPr="00A8618B" w:rsidDel="005A7CCF">
          <w:rPr>
            <w:rStyle w:val="Enfasidelicata"/>
            <w:rFonts w:asciiTheme="minorHAnsi" w:hAnsiTheme="minorHAnsi" w:cstheme="minorHAnsi"/>
            <w:szCs w:val="24"/>
          </w:rPr>
          <w:delText>(line + insideMarket + pastTickets).t</w:delText>
        </w:r>
      </w:del>
    </w:p>
    <w:p w14:paraId="1C9EE305" w14:textId="11261FBF" w:rsidR="005432E1" w:rsidRPr="00A8618B" w:rsidDel="005A7CCF" w:rsidRDefault="005432E1">
      <w:pPr>
        <w:pStyle w:val="Paragrafoelenco"/>
        <w:spacing w:line="276" w:lineRule="auto"/>
        <w:rPr>
          <w:del w:id="2051" w:author="Cristian Sbrolli" w:date="2020-12-20T13:54:00Z"/>
          <w:rStyle w:val="Enfasidelicata"/>
          <w:rFonts w:asciiTheme="minorHAnsi" w:hAnsiTheme="minorHAnsi" w:cstheme="minorHAnsi"/>
          <w:szCs w:val="24"/>
        </w:rPr>
        <w:pPrChange w:id="2052" w:author="Giorgio Romeo" w:date="2020-12-23T10:30:00Z">
          <w:pPr>
            <w:pStyle w:val="Paragrafoelenco"/>
            <w:spacing w:line="240" w:lineRule="auto"/>
            <w:ind w:left="360"/>
          </w:pPr>
        </w:pPrChange>
      </w:pPr>
      <w:del w:id="2053" w:author="Cristian Sbrolli" w:date="2020-12-20T13:54:00Z">
        <w:r w:rsidRPr="00A8618B" w:rsidDel="005A7CCF">
          <w:rPr>
            <w:rStyle w:val="Enfasidelicata"/>
            <w:rFonts w:asciiTheme="minorHAnsi" w:hAnsiTheme="minorHAnsi" w:cstheme="minorHAnsi"/>
            <w:szCs w:val="24"/>
          </w:rPr>
          <w:delText>}</w:delText>
        </w:r>
      </w:del>
    </w:p>
    <w:p w14:paraId="1677EBCB" w14:textId="7E9C9B07" w:rsidR="005432E1" w:rsidRPr="00A8618B" w:rsidDel="005A7CCF" w:rsidRDefault="005432E1">
      <w:pPr>
        <w:pStyle w:val="Paragrafoelenco"/>
        <w:spacing w:line="276" w:lineRule="auto"/>
        <w:rPr>
          <w:del w:id="2054" w:author="Cristian Sbrolli" w:date="2020-12-20T13:54:00Z"/>
          <w:rStyle w:val="Enfasidelicata"/>
          <w:rFonts w:asciiTheme="minorHAnsi" w:hAnsiTheme="minorHAnsi" w:cstheme="minorHAnsi"/>
          <w:szCs w:val="24"/>
        </w:rPr>
        <w:pPrChange w:id="2055" w:author="Giorgio Romeo" w:date="2020-12-23T10:30:00Z">
          <w:pPr>
            <w:pStyle w:val="Paragrafoelenco"/>
            <w:spacing w:line="240" w:lineRule="auto"/>
            <w:ind w:left="360"/>
          </w:pPr>
        </w:pPrChange>
      </w:pPr>
    </w:p>
    <w:p w14:paraId="119D8E56" w14:textId="3347EAED" w:rsidR="005432E1" w:rsidRPr="00A8618B" w:rsidDel="005A7CCF" w:rsidRDefault="005432E1">
      <w:pPr>
        <w:pStyle w:val="Paragrafoelenco"/>
        <w:spacing w:line="276" w:lineRule="auto"/>
        <w:rPr>
          <w:del w:id="2056" w:author="Cristian Sbrolli" w:date="2020-12-20T13:54:00Z"/>
          <w:rStyle w:val="Enfasidelicata"/>
          <w:rFonts w:asciiTheme="minorHAnsi" w:hAnsiTheme="minorHAnsi" w:cstheme="minorHAnsi"/>
          <w:szCs w:val="24"/>
        </w:rPr>
        <w:pPrChange w:id="2057" w:author="Giorgio Romeo" w:date="2020-12-23T10:30:00Z">
          <w:pPr>
            <w:pStyle w:val="Paragrafoelenco"/>
            <w:spacing w:line="240" w:lineRule="auto"/>
            <w:ind w:left="360"/>
          </w:pPr>
        </w:pPrChange>
      </w:pPr>
      <w:del w:id="2058" w:author="Cristian Sbrolli" w:date="2020-12-20T13:54:00Z">
        <w:r w:rsidRPr="00A8618B" w:rsidDel="005A7CCF">
          <w:rPr>
            <w:rStyle w:val="Enfasidelicata"/>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pStyle w:val="Paragrafoelenco"/>
        <w:spacing w:line="276" w:lineRule="auto"/>
        <w:rPr>
          <w:del w:id="2059" w:author="Cristian Sbrolli" w:date="2020-12-20T13:54:00Z"/>
          <w:rStyle w:val="Enfasidelicata"/>
          <w:rFonts w:asciiTheme="minorHAnsi" w:hAnsiTheme="minorHAnsi" w:cstheme="minorHAnsi"/>
          <w:szCs w:val="24"/>
        </w:rPr>
        <w:pPrChange w:id="2060" w:author="Giorgio Romeo" w:date="2020-12-23T10:30:00Z">
          <w:pPr>
            <w:pStyle w:val="Paragrafoelenco"/>
            <w:spacing w:line="240" w:lineRule="auto"/>
            <w:ind w:left="360"/>
          </w:pPr>
        </w:pPrChange>
      </w:pPr>
      <w:del w:id="2061" w:author="Cristian Sbrolli" w:date="2020-12-20T13:54:00Z">
        <w:r w:rsidRPr="00A8618B" w:rsidDel="005A7CCF">
          <w:rPr>
            <w:rStyle w:val="Enfasidelicata"/>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pStyle w:val="Paragrafoelenco"/>
        <w:spacing w:line="276" w:lineRule="auto"/>
        <w:rPr>
          <w:del w:id="2062" w:author="Cristian Sbrolli" w:date="2020-12-20T13:54:00Z"/>
          <w:rStyle w:val="Enfasidelicata"/>
          <w:rFonts w:asciiTheme="minorHAnsi" w:hAnsiTheme="minorHAnsi" w:cstheme="minorHAnsi"/>
          <w:szCs w:val="24"/>
        </w:rPr>
        <w:pPrChange w:id="2063" w:author="Giorgio Romeo" w:date="2020-12-23T10:30:00Z">
          <w:pPr>
            <w:pStyle w:val="Paragrafoelenco"/>
            <w:spacing w:line="240" w:lineRule="auto"/>
            <w:ind w:left="360"/>
          </w:pPr>
        </w:pPrChange>
      </w:pPr>
      <w:del w:id="2064" w:author="Cristian Sbrolli" w:date="2020-12-20T13:54:00Z">
        <w:r w:rsidRPr="00A8618B" w:rsidDel="005A7CCF">
          <w:rPr>
            <w:rStyle w:val="Enfasidelicata"/>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pStyle w:val="Paragrafoelenco"/>
        <w:spacing w:line="276" w:lineRule="auto"/>
        <w:rPr>
          <w:del w:id="2065" w:author="Cristian Sbrolli" w:date="2020-12-20T13:54:00Z"/>
          <w:rStyle w:val="Enfasidelicata"/>
          <w:rFonts w:asciiTheme="minorHAnsi" w:hAnsiTheme="minorHAnsi" w:cstheme="minorHAnsi"/>
          <w:szCs w:val="24"/>
        </w:rPr>
        <w:pPrChange w:id="2066" w:author="Giorgio Romeo" w:date="2020-12-23T10:30:00Z">
          <w:pPr>
            <w:pStyle w:val="Paragrafoelenco"/>
            <w:spacing w:line="240" w:lineRule="auto"/>
            <w:ind w:left="360"/>
          </w:pPr>
        </w:pPrChange>
      </w:pPr>
      <w:del w:id="2067" w:author="Cristian Sbrolli" w:date="2020-12-20T13:54:00Z">
        <w:r w:rsidRPr="00A8618B" w:rsidDel="005A7CCF">
          <w:rPr>
            <w:rStyle w:val="Enfasidelicata"/>
            <w:rFonts w:asciiTheme="minorHAnsi" w:hAnsiTheme="minorHAnsi" w:cstheme="minorHAnsi"/>
            <w:szCs w:val="24"/>
          </w:rPr>
          <w:delText>m1.ticketManager.line= m.ticketManager.line + t and</w:delText>
        </w:r>
      </w:del>
    </w:p>
    <w:p w14:paraId="2C662A92" w14:textId="4F16529A" w:rsidR="005432E1" w:rsidRPr="00A8618B" w:rsidDel="005A7CCF" w:rsidRDefault="005432E1">
      <w:pPr>
        <w:pStyle w:val="Paragrafoelenco"/>
        <w:spacing w:line="276" w:lineRule="auto"/>
        <w:rPr>
          <w:del w:id="2068" w:author="Cristian Sbrolli" w:date="2020-12-20T13:54:00Z"/>
          <w:rStyle w:val="Enfasidelicata"/>
          <w:rFonts w:asciiTheme="minorHAnsi" w:hAnsiTheme="minorHAnsi" w:cstheme="minorHAnsi"/>
          <w:szCs w:val="24"/>
        </w:rPr>
        <w:pPrChange w:id="2069" w:author="Giorgio Romeo" w:date="2020-12-23T10:30:00Z">
          <w:pPr>
            <w:pStyle w:val="Paragrafoelenco"/>
            <w:spacing w:line="240" w:lineRule="auto"/>
            <w:ind w:left="360"/>
          </w:pPr>
        </w:pPrChange>
      </w:pPr>
      <w:del w:id="2070" w:author="Cristian Sbrolli" w:date="2020-12-20T13:54:00Z">
        <w:r w:rsidRPr="00A8618B" w:rsidDel="005A7CCF">
          <w:rPr>
            <w:rStyle w:val="Enfasidelicata"/>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pStyle w:val="Paragrafoelenco"/>
        <w:spacing w:line="276" w:lineRule="auto"/>
        <w:rPr>
          <w:del w:id="2071" w:author="Cristian Sbrolli" w:date="2020-12-20T13:54:00Z"/>
          <w:rStyle w:val="Enfasidelicata"/>
          <w:rFonts w:asciiTheme="minorHAnsi" w:hAnsiTheme="minorHAnsi" w:cstheme="minorHAnsi"/>
          <w:szCs w:val="24"/>
        </w:rPr>
        <w:pPrChange w:id="2072" w:author="Giorgio Romeo" w:date="2020-12-23T10:30:00Z">
          <w:pPr>
            <w:pStyle w:val="Paragrafoelenco"/>
            <w:spacing w:line="240" w:lineRule="auto"/>
            <w:ind w:left="360"/>
          </w:pPr>
        </w:pPrChange>
      </w:pPr>
      <w:del w:id="2073" w:author="Cristian Sbrolli" w:date="2020-12-20T13:54:00Z">
        <w:r w:rsidRPr="00A8618B" w:rsidDel="005A7CCF">
          <w:rPr>
            <w:rStyle w:val="Enfasidelicata"/>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pStyle w:val="Paragrafoelenco"/>
        <w:spacing w:line="276" w:lineRule="auto"/>
        <w:rPr>
          <w:del w:id="2074" w:author="Cristian Sbrolli" w:date="2020-12-20T13:54:00Z"/>
          <w:rStyle w:val="Enfasidelicata"/>
          <w:rFonts w:asciiTheme="minorHAnsi" w:hAnsiTheme="minorHAnsi" w:cstheme="minorHAnsi"/>
          <w:szCs w:val="24"/>
        </w:rPr>
        <w:pPrChange w:id="2075" w:author="Giorgio Romeo" w:date="2020-12-23T10:30:00Z">
          <w:pPr>
            <w:pStyle w:val="Paragrafoelenco"/>
            <w:spacing w:line="240" w:lineRule="auto"/>
            <w:ind w:left="360"/>
          </w:pPr>
        </w:pPrChange>
      </w:pPr>
      <w:del w:id="2076" w:author="Cristian Sbrolli" w:date="2020-12-20T13:54:00Z">
        <w:r w:rsidRPr="00A8618B" w:rsidDel="005A7CCF">
          <w:rPr>
            <w:rStyle w:val="Enfasidelicata"/>
            <w:rFonts w:asciiTheme="minorHAnsi" w:hAnsiTheme="minorHAnsi" w:cstheme="minorHAnsi"/>
            <w:szCs w:val="24"/>
          </w:rPr>
          <w:delText>}</w:delText>
        </w:r>
      </w:del>
    </w:p>
    <w:p w14:paraId="2D79598D" w14:textId="4E7204B1" w:rsidR="005432E1" w:rsidRPr="00A8618B" w:rsidDel="005A7CCF" w:rsidRDefault="005432E1">
      <w:pPr>
        <w:pStyle w:val="Paragrafoelenco"/>
        <w:spacing w:line="276" w:lineRule="auto"/>
        <w:rPr>
          <w:del w:id="2077" w:author="Cristian Sbrolli" w:date="2020-12-20T13:54:00Z"/>
          <w:rStyle w:val="Enfasidelicata"/>
          <w:rFonts w:asciiTheme="minorHAnsi" w:hAnsiTheme="minorHAnsi" w:cstheme="minorHAnsi"/>
          <w:szCs w:val="24"/>
        </w:rPr>
        <w:pPrChange w:id="2078" w:author="Giorgio Romeo" w:date="2020-12-23T10:30:00Z">
          <w:pPr>
            <w:pStyle w:val="Paragrafoelenco"/>
            <w:spacing w:line="240" w:lineRule="auto"/>
            <w:ind w:left="360"/>
          </w:pPr>
        </w:pPrChange>
      </w:pPr>
    </w:p>
    <w:p w14:paraId="236D3CCF" w14:textId="1002674C" w:rsidR="005432E1" w:rsidRPr="00A8618B" w:rsidDel="005A7CCF" w:rsidRDefault="005432E1">
      <w:pPr>
        <w:pStyle w:val="Paragrafoelenco"/>
        <w:spacing w:line="276" w:lineRule="auto"/>
        <w:rPr>
          <w:del w:id="2079" w:author="Cristian Sbrolli" w:date="2020-12-20T13:54:00Z"/>
          <w:rStyle w:val="Enfasidelicata"/>
          <w:rFonts w:asciiTheme="minorHAnsi" w:hAnsiTheme="minorHAnsi" w:cstheme="minorHAnsi"/>
          <w:szCs w:val="24"/>
        </w:rPr>
        <w:pPrChange w:id="2080" w:author="Giorgio Romeo" w:date="2020-12-23T10:30:00Z">
          <w:pPr>
            <w:pStyle w:val="Paragrafoelenco"/>
            <w:spacing w:line="240" w:lineRule="auto"/>
            <w:ind w:left="360"/>
          </w:pPr>
        </w:pPrChange>
      </w:pPr>
      <w:del w:id="2081" w:author="Cristian Sbrolli" w:date="2020-12-20T13:54:00Z">
        <w:r w:rsidRPr="00A8618B" w:rsidDel="005A7CCF">
          <w:rPr>
            <w:rStyle w:val="Enfasidelicata"/>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pStyle w:val="Paragrafoelenco"/>
        <w:spacing w:line="276" w:lineRule="auto"/>
        <w:rPr>
          <w:del w:id="2082" w:author="Cristian Sbrolli" w:date="2020-12-20T13:54:00Z"/>
          <w:rStyle w:val="Enfasidelicata"/>
          <w:rFonts w:asciiTheme="minorHAnsi" w:hAnsiTheme="minorHAnsi" w:cstheme="minorHAnsi"/>
          <w:szCs w:val="24"/>
        </w:rPr>
        <w:pPrChange w:id="2083" w:author="Giorgio Romeo" w:date="2020-12-23T10:30:00Z">
          <w:pPr>
            <w:pStyle w:val="Paragrafoelenco"/>
            <w:spacing w:line="240" w:lineRule="auto"/>
            <w:ind w:left="360"/>
          </w:pPr>
        </w:pPrChange>
      </w:pPr>
      <w:del w:id="2084" w:author="Cristian Sbrolli" w:date="2020-12-20T13:54:00Z">
        <w:r w:rsidRPr="00A8618B" w:rsidDel="005A7CCF">
          <w:rPr>
            <w:rStyle w:val="Enfasidelicata"/>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pStyle w:val="Paragrafoelenco"/>
        <w:spacing w:line="276" w:lineRule="auto"/>
        <w:rPr>
          <w:del w:id="2085" w:author="Cristian Sbrolli" w:date="2020-12-20T13:54:00Z"/>
          <w:rStyle w:val="Enfasidelicata"/>
          <w:rFonts w:asciiTheme="minorHAnsi" w:hAnsiTheme="minorHAnsi" w:cstheme="minorHAnsi"/>
          <w:szCs w:val="24"/>
        </w:rPr>
        <w:pPrChange w:id="2086" w:author="Giorgio Romeo" w:date="2020-12-23T10:30:00Z">
          <w:pPr>
            <w:pStyle w:val="Paragrafoelenco"/>
            <w:spacing w:line="240" w:lineRule="auto"/>
            <w:ind w:left="360"/>
          </w:pPr>
        </w:pPrChange>
      </w:pPr>
      <w:del w:id="2087" w:author="Cristian Sbrolli" w:date="2020-12-20T13:54:00Z">
        <w:r w:rsidRPr="00A8618B" w:rsidDel="005A7CCF">
          <w:rPr>
            <w:rStyle w:val="Enfasidelicata"/>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pStyle w:val="Paragrafoelenco"/>
        <w:spacing w:line="276" w:lineRule="auto"/>
        <w:rPr>
          <w:del w:id="2088" w:author="Cristian Sbrolli" w:date="2020-12-20T13:54:00Z"/>
          <w:rStyle w:val="Enfasidelicata"/>
          <w:rFonts w:asciiTheme="minorHAnsi" w:hAnsiTheme="minorHAnsi" w:cstheme="minorHAnsi"/>
          <w:szCs w:val="24"/>
        </w:rPr>
        <w:pPrChange w:id="2089" w:author="Giorgio Romeo" w:date="2020-12-23T10:30:00Z">
          <w:pPr>
            <w:pStyle w:val="Paragrafoelenco"/>
            <w:spacing w:line="240" w:lineRule="auto"/>
            <w:ind w:left="360"/>
          </w:pPr>
        </w:pPrChange>
      </w:pPr>
      <w:del w:id="2090" w:author="Cristian Sbrolli" w:date="2020-12-20T13:54:00Z">
        <w:r w:rsidRPr="00A8618B" w:rsidDel="005A7CCF">
          <w:rPr>
            <w:rStyle w:val="Enfasidelicata"/>
            <w:rFonts w:asciiTheme="minorHAnsi" w:hAnsiTheme="minorHAnsi" w:cstheme="minorHAnsi"/>
            <w:szCs w:val="24"/>
          </w:rPr>
          <w:delText>}</w:delText>
        </w:r>
      </w:del>
    </w:p>
    <w:p w14:paraId="6A50E5ED" w14:textId="4243B003" w:rsidR="005432E1" w:rsidRPr="00A8618B" w:rsidDel="005A7CCF" w:rsidRDefault="005432E1">
      <w:pPr>
        <w:pStyle w:val="Paragrafoelenco"/>
        <w:spacing w:line="276" w:lineRule="auto"/>
        <w:rPr>
          <w:del w:id="2091" w:author="Cristian Sbrolli" w:date="2020-12-20T13:54:00Z"/>
          <w:rStyle w:val="Enfasidelicata"/>
          <w:rFonts w:asciiTheme="minorHAnsi" w:hAnsiTheme="minorHAnsi" w:cstheme="minorHAnsi"/>
          <w:szCs w:val="24"/>
        </w:rPr>
        <w:pPrChange w:id="2092" w:author="Giorgio Romeo" w:date="2020-12-23T10:30:00Z">
          <w:pPr>
            <w:pStyle w:val="Paragrafoelenco"/>
            <w:spacing w:line="240" w:lineRule="auto"/>
            <w:ind w:left="360"/>
          </w:pPr>
        </w:pPrChange>
      </w:pPr>
    </w:p>
    <w:p w14:paraId="3C91A8DD" w14:textId="358DE8B9" w:rsidR="005432E1" w:rsidRPr="00A8618B" w:rsidDel="005A7CCF" w:rsidRDefault="005432E1">
      <w:pPr>
        <w:pStyle w:val="Paragrafoelenco"/>
        <w:spacing w:line="276" w:lineRule="auto"/>
        <w:rPr>
          <w:del w:id="2093" w:author="Cristian Sbrolli" w:date="2020-12-20T13:54:00Z"/>
          <w:rStyle w:val="Enfasidelicata"/>
          <w:rFonts w:asciiTheme="minorHAnsi" w:hAnsiTheme="minorHAnsi" w:cstheme="minorHAnsi"/>
          <w:szCs w:val="24"/>
        </w:rPr>
        <w:pPrChange w:id="2094" w:author="Giorgio Romeo" w:date="2020-12-23T10:30:00Z">
          <w:pPr>
            <w:pStyle w:val="Paragrafoelenco"/>
            <w:spacing w:line="240" w:lineRule="auto"/>
            <w:ind w:left="360"/>
          </w:pPr>
        </w:pPrChange>
      </w:pPr>
      <w:del w:id="2095" w:author="Cristian Sbrolli" w:date="2020-12-20T13:54:00Z">
        <w:r w:rsidRPr="00A8618B" w:rsidDel="005A7CCF">
          <w:rPr>
            <w:rStyle w:val="Enfasidelicata"/>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pStyle w:val="Paragrafoelenco"/>
        <w:spacing w:line="276" w:lineRule="auto"/>
        <w:rPr>
          <w:del w:id="2096" w:author="Cristian Sbrolli" w:date="2020-12-20T13:54:00Z"/>
          <w:rStyle w:val="Enfasidelicata"/>
          <w:rFonts w:asciiTheme="minorHAnsi" w:hAnsiTheme="minorHAnsi" w:cstheme="minorHAnsi"/>
          <w:szCs w:val="24"/>
        </w:rPr>
        <w:pPrChange w:id="2097" w:author="Giorgio Romeo" w:date="2020-12-23T10:30:00Z">
          <w:pPr>
            <w:pStyle w:val="Paragrafoelenco"/>
            <w:spacing w:line="240" w:lineRule="auto"/>
            <w:ind w:left="360"/>
          </w:pPr>
        </w:pPrChange>
      </w:pPr>
      <w:del w:id="2098" w:author="Cristian Sbrolli" w:date="2020-12-20T13:54:00Z">
        <w:r w:rsidRPr="00A8618B" w:rsidDel="005A7CCF">
          <w:rPr>
            <w:rStyle w:val="Enfasidelicata"/>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pStyle w:val="Paragrafoelenco"/>
        <w:spacing w:line="276" w:lineRule="auto"/>
        <w:rPr>
          <w:del w:id="2099" w:author="Cristian Sbrolli" w:date="2020-12-20T13:54:00Z"/>
          <w:rStyle w:val="Enfasidelicata"/>
          <w:rFonts w:asciiTheme="minorHAnsi" w:hAnsiTheme="minorHAnsi" w:cstheme="minorHAnsi"/>
          <w:szCs w:val="24"/>
        </w:rPr>
        <w:pPrChange w:id="2100" w:author="Giorgio Romeo" w:date="2020-12-23T10:30:00Z">
          <w:pPr>
            <w:pStyle w:val="Paragrafoelenco"/>
            <w:spacing w:line="240" w:lineRule="auto"/>
            <w:ind w:left="360"/>
          </w:pPr>
        </w:pPrChange>
      </w:pPr>
      <w:del w:id="2101" w:author="Cristian Sbrolli" w:date="2020-12-20T13:54:00Z">
        <w:r w:rsidRPr="00A8618B" w:rsidDel="005A7CCF">
          <w:rPr>
            <w:rStyle w:val="Enfasidelicata"/>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pStyle w:val="Paragrafoelenco"/>
        <w:spacing w:line="276" w:lineRule="auto"/>
        <w:rPr>
          <w:del w:id="2102" w:author="Cristian Sbrolli" w:date="2020-12-20T13:54:00Z"/>
          <w:rStyle w:val="Enfasidelicata"/>
          <w:rFonts w:asciiTheme="minorHAnsi" w:hAnsiTheme="minorHAnsi" w:cstheme="minorHAnsi"/>
          <w:szCs w:val="24"/>
        </w:rPr>
        <w:pPrChange w:id="2103" w:author="Giorgio Romeo" w:date="2020-12-23T10:30:00Z">
          <w:pPr>
            <w:pStyle w:val="Paragrafoelenco"/>
            <w:spacing w:line="240" w:lineRule="auto"/>
            <w:ind w:left="360"/>
          </w:pPr>
        </w:pPrChange>
      </w:pPr>
      <w:del w:id="2104" w:author="Cristian Sbrolli" w:date="2020-12-20T13:54:00Z">
        <w:r w:rsidRPr="00A8618B" w:rsidDel="005A7CCF">
          <w:rPr>
            <w:rStyle w:val="Enfasidelicata"/>
            <w:rFonts w:asciiTheme="minorHAnsi" w:hAnsiTheme="minorHAnsi" w:cstheme="minorHAnsi"/>
            <w:szCs w:val="24"/>
          </w:rPr>
          <w:delText>}</w:delText>
        </w:r>
      </w:del>
    </w:p>
    <w:p w14:paraId="6F0FA64E" w14:textId="697A1D15" w:rsidR="005432E1" w:rsidRPr="00A8618B" w:rsidDel="005A7CCF" w:rsidRDefault="005432E1">
      <w:pPr>
        <w:pStyle w:val="Paragrafoelenco"/>
        <w:spacing w:line="276" w:lineRule="auto"/>
        <w:rPr>
          <w:del w:id="2105" w:author="Cristian Sbrolli" w:date="2020-12-20T13:54:00Z"/>
          <w:rStyle w:val="Enfasidelicata"/>
          <w:rFonts w:asciiTheme="minorHAnsi" w:hAnsiTheme="minorHAnsi" w:cstheme="minorHAnsi"/>
          <w:szCs w:val="24"/>
        </w:rPr>
        <w:pPrChange w:id="2106" w:author="Giorgio Romeo" w:date="2020-12-23T10:30:00Z">
          <w:pPr>
            <w:pStyle w:val="Paragrafoelenco"/>
            <w:spacing w:line="240" w:lineRule="auto"/>
            <w:ind w:left="360"/>
          </w:pPr>
        </w:pPrChange>
      </w:pPr>
    </w:p>
    <w:p w14:paraId="466BF6D2" w14:textId="6CEF5FCC" w:rsidR="005432E1" w:rsidRPr="00A8618B" w:rsidDel="005A7CCF" w:rsidRDefault="005432E1">
      <w:pPr>
        <w:pStyle w:val="Paragrafoelenco"/>
        <w:spacing w:line="276" w:lineRule="auto"/>
        <w:rPr>
          <w:del w:id="2107" w:author="Cristian Sbrolli" w:date="2020-12-20T13:54:00Z"/>
          <w:rStyle w:val="Enfasidelicata"/>
          <w:rFonts w:asciiTheme="minorHAnsi" w:hAnsiTheme="minorHAnsi" w:cstheme="minorHAnsi"/>
          <w:szCs w:val="24"/>
        </w:rPr>
        <w:pPrChange w:id="2108" w:author="Giorgio Romeo" w:date="2020-12-23T10:30:00Z">
          <w:pPr>
            <w:pStyle w:val="Paragrafoelenco"/>
            <w:spacing w:line="240" w:lineRule="auto"/>
            <w:ind w:left="360"/>
          </w:pPr>
        </w:pPrChange>
      </w:pPr>
      <w:del w:id="2109" w:author="Cristian Sbrolli" w:date="2020-12-20T13:54:00Z">
        <w:r w:rsidRPr="00A8618B" w:rsidDel="005A7CCF">
          <w:rPr>
            <w:rStyle w:val="Enfasidelicata"/>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pStyle w:val="Paragrafoelenco"/>
        <w:spacing w:line="276" w:lineRule="auto"/>
        <w:rPr>
          <w:del w:id="2110" w:author="Cristian Sbrolli" w:date="2020-12-20T13:54:00Z"/>
          <w:rStyle w:val="Enfasidelicata"/>
          <w:rFonts w:asciiTheme="minorHAnsi" w:hAnsiTheme="minorHAnsi" w:cstheme="minorHAnsi"/>
          <w:szCs w:val="24"/>
        </w:rPr>
        <w:pPrChange w:id="2111" w:author="Giorgio Romeo" w:date="2020-12-23T10:30:00Z">
          <w:pPr>
            <w:pStyle w:val="Paragrafoelenco"/>
            <w:spacing w:line="240" w:lineRule="auto"/>
            <w:ind w:left="360"/>
          </w:pPr>
        </w:pPrChange>
      </w:pPr>
      <w:del w:id="2112" w:author="Cristian Sbrolli" w:date="2020-12-20T13:54:00Z">
        <w:r w:rsidRPr="00A8618B" w:rsidDel="005A7CCF">
          <w:rPr>
            <w:rStyle w:val="Enfasidelicata"/>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pStyle w:val="Paragrafoelenco"/>
        <w:spacing w:line="276" w:lineRule="auto"/>
        <w:rPr>
          <w:del w:id="2113" w:author="Cristian Sbrolli" w:date="2020-12-20T13:54:00Z"/>
          <w:rStyle w:val="Enfasidelicata"/>
          <w:rFonts w:asciiTheme="minorHAnsi" w:hAnsiTheme="minorHAnsi" w:cstheme="minorHAnsi"/>
          <w:szCs w:val="24"/>
        </w:rPr>
        <w:pPrChange w:id="2114" w:author="Giorgio Romeo" w:date="2020-12-23T10:30:00Z">
          <w:pPr>
            <w:pStyle w:val="Paragrafoelenco"/>
            <w:spacing w:line="240" w:lineRule="auto"/>
            <w:ind w:left="360"/>
          </w:pPr>
        </w:pPrChange>
      </w:pPr>
      <w:del w:id="2115" w:author="Cristian Sbrolli" w:date="2020-12-20T13:54:00Z">
        <w:r w:rsidRPr="00A8618B" w:rsidDel="005A7CCF">
          <w:rPr>
            <w:rStyle w:val="Enfasidelicata"/>
            <w:rFonts w:asciiTheme="minorHAnsi" w:hAnsiTheme="minorHAnsi" w:cstheme="minorHAnsi"/>
            <w:szCs w:val="24"/>
          </w:rPr>
          <w:delText>u1.userPTickets=u.userPTickets + t</w:delText>
        </w:r>
      </w:del>
    </w:p>
    <w:p w14:paraId="75F64407" w14:textId="1C255FDB" w:rsidR="00D45746" w:rsidDel="005A7CCF" w:rsidRDefault="005432E1">
      <w:pPr>
        <w:pStyle w:val="Paragrafoelenco"/>
        <w:spacing w:line="276" w:lineRule="auto"/>
        <w:rPr>
          <w:del w:id="2116" w:author="Cristian Sbrolli" w:date="2020-12-20T13:54:00Z"/>
          <w:rStyle w:val="Enfasidelicata"/>
          <w:rFonts w:cstheme="minorHAnsi"/>
          <w:szCs w:val="24"/>
        </w:rPr>
        <w:pPrChange w:id="2117" w:author="Giorgio Romeo" w:date="2020-12-23T10:30:00Z">
          <w:pPr>
            <w:pStyle w:val="Paragrafoelenco"/>
            <w:spacing w:line="240" w:lineRule="auto"/>
            <w:ind w:left="360"/>
          </w:pPr>
        </w:pPrChange>
      </w:pPr>
      <w:del w:id="2118" w:author="Cristian Sbrolli" w:date="2020-12-20T13:54:00Z">
        <w:r w:rsidRPr="00A8618B" w:rsidDel="005A7CCF">
          <w:rPr>
            <w:rStyle w:val="Enfasidelicata"/>
            <w:rFonts w:asciiTheme="minorHAnsi" w:hAnsiTheme="minorHAnsi" w:cstheme="minorHAnsi"/>
            <w:szCs w:val="24"/>
          </w:rPr>
          <w:delText>}</w:delText>
        </w:r>
      </w:del>
    </w:p>
    <w:p w14:paraId="6468224E" w14:textId="60DB1D3D" w:rsidR="0071654A" w:rsidDel="005A7CCF" w:rsidRDefault="0071654A">
      <w:pPr>
        <w:pStyle w:val="Paragrafoelenco"/>
        <w:spacing w:line="276" w:lineRule="auto"/>
        <w:rPr>
          <w:del w:id="2119" w:author="Cristian Sbrolli" w:date="2020-12-20T13:54:00Z"/>
          <w:rStyle w:val="Enfasidelicata"/>
          <w:rFonts w:cstheme="minorHAnsi"/>
          <w:szCs w:val="24"/>
        </w:rPr>
        <w:pPrChange w:id="2120" w:author="Giorgio Romeo" w:date="2020-12-23T10:30:00Z">
          <w:pPr>
            <w:pStyle w:val="Paragrafoelenco"/>
            <w:spacing w:line="240" w:lineRule="auto"/>
            <w:ind w:left="360"/>
          </w:pPr>
        </w:pPrChange>
      </w:pPr>
    </w:p>
    <w:p w14:paraId="2F41F0A8" w14:textId="2A4A9000" w:rsidR="000477F7" w:rsidRPr="00A8618B" w:rsidDel="005A7CCF" w:rsidRDefault="000477F7">
      <w:pPr>
        <w:pStyle w:val="Paragrafoelenco"/>
        <w:spacing w:line="276" w:lineRule="auto"/>
        <w:rPr>
          <w:del w:id="2121" w:author="Cristian Sbrolli" w:date="2020-12-20T13:54:00Z"/>
          <w:rStyle w:val="Enfasidelicata"/>
          <w:rFonts w:cstheme="minorHAnsi"/>
          <w:sz w:val="44"/>
          <w:szCs w:val="44"/>
        </w:rPr>
        <w:pPrChange w:id="2122" w:author="Giorgio Romeo" w:date="2020-12-23T10:30:00Z">
          <w:pPr>
            <w:pStyle w:val="Paragrafoelenco"/>
            <w:numPr>
              <w:numId w:val="74"/>
            </w:numPr>
            <w:spacing w:line="240" w:lineRule="auto"/>
            <w:ind w:hanging="360"/>
          </w:pPr>
        </w:pPrChange>
      </w:pPr>
      <w:del w:id="2123" w:author="Cristian Sbrolli" w:date="2020-12-20T13:54:00Z">
        <w:r w:rsidRPr="00A8618B" w:rsidDel="005A7CCF">
          <w:rPr>
            <w:rStyle w:val="Enfasidelicata"/>
            <w:rFonts w:cstheme="minorHAnsi"/>
            <w:sz w:val="44"/>
            <w:szCs w:val="44"/>
          </w:rPr>
          <w:delText>Facts</w:delText>
        </w:r>
      </w:del>
    </w:p>
    <w:p w14:paraId="7279817B" w14:textId="0983152A" w:rsidR="000477F7" w:rsidRPr="00A8618B" w:rsidDel="005A7CCF" w:rsidRDefault="000477F7">
      <w:pPr>
        <w:pStyle w:val="Paragrafoelenco"/>
        <w:spacing w:line="276" w:lineRule="auto"/>
        <w:rPr>
          <w:del w:id="2124" w:author="Cristian Sbrolli" w:date="2020-12-20T13:54:00Z"/>
          <w:rStyle w:val="Enfasidelicata"/>
          <w:rFonts w:asciiTheme="minorHAnsi" w:hAnsiTheme="minorHAnsi" w:cstheme="minorHAnsi"/>
          <w:szCs w:val="24"/>
        </w:rPr>
        <w:pPrChange w:id="2125" w:author="Giorgio Romeo" w:date="2020-12-23T10:30:00Z">
          <w:pPr>
            <w:pStyle w:val="Paragrafoelenco"/>
            <w:spacing w:line="240" w:lineRule="auto"/>
            <w:ind w:left="360"/>
          </w:pPr>
        </w:pPrChange>
      </w:pPr>
    </w:p>
    <w:p w14:paraId="574C5909" w14:textId="2A32F7DC" w:rsidR="005432E1" w:rsidRPr="00A8618B" w:rsidDel="005A7CCF" w:rsidRDefault="005432E1">
      <w:pPr>
        <w:pStyle w:val="Paragrafoelenco"/>
        <w:spacing w:line="276" w:lineRule="auto"/>
        <w:rPr>
          <w:del w:id="2126" w:author="Cristian Sbrolli" w:date="2020-12-20T13:54:00Z"/>
          <w:rStyle w:val="Enfasidelicata"/>
          <w:rFonts w:asciiTheme="minorHAnsi" w:hAnsiTheme="minorHAnsi" w:cstheme="minorHAnsi"/>
          <w:szCs w:val="24"/>
        </w:rPr>
        <w:pPrChange w:id="2127" w:author="Giorgio Romeo" w:date="2020-12-23T10:30:00Z">
          <w:pPr>
            <w:pStyle w:val="Paragrafoelenco"/>
            <w:spacing w:line="240" w:lineRule="auto"/>
            <w:ind w:left="360"/>
          </w:pPr>
        </w:pPrChange>
      </w:pPr>
      <w:del w:id="2128" w:author="Cristian Sbrolli" w:date="2020-12-20T13:54:00Z">
        <w:r w:rsidRPr="00A8618B" w:rsidDel="005A7CCF">
          <w:rPr>
            <w:rStyle w:val="Enfasidelicata"/>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pStyle w:val="Paragrafoelenco"/>
        <w:spacing w:line="276" w:lineRule="auto"/>
        <w:rPr>
          <w:del w:id="2129" w:author="Cristian Sbrolli" w:date="2020-12-20T13:54:00Z"/>
          <w:rStyle w:val="Enfasidelicata"/>
          <w:rFonts w:asciiTheme="minorHAnsi" w:hAnsiTheme="minorHAnsi" w:cstheme="minorHAnsi"/>
          <w:szCs w:val="24"/>
        </w:rPr>
        <w:pPrChange w:id="2130" w:author="Giorgio Romeo" w:date="2020-12-23T10:30:00Z">
          <w:pPr>
            <w:pStyle w:val="Paragrafoelenco"/>
            <w:spacing w:line="240" w:lineRule="auto"/>
            <w:ind w:left="360"/>
          </w:pPr>
        </w:pPrChange>
      </w:pPr>
      <w:del w:id="2131" w:author="Cristian Sbrolli" w:date="2020-12-20T13:54:00Z">
        <w:r w:rsidRPr="00A8618B" w:rsidDel="005A7CCF">
          <w:rPr>
            <w:rStyle w:val="Enfasidelicata"/>
            <w:rFonts w:asciiTheme="minorHAnsi" w:hAnsiTheme="minorHAnsi" w:cstheme="minorHAnsi"/>
            <w:szCs w:val="24"/>
          </w:rPr>
          <w:delText>fact{</w:delText>
        </w:r>
      </w:del>
    </w:p>
    <w:p w14:paraId="5ADFA6EE" w14:textId="09F4B200" w:rsidR="005432E1" w:rsidRPr="00A8618B" w:rsidDel="005A7CCF" w:rsidRDefault="005432E1">
      <w:pPr>
        <w:pStyle w:val="Paragrafoelenco"/>
        <w:spacing w:line="276" w:lineRule="auto"/>
        <w:rPr>
          <w:del w:id="2132" w:author="Cristian Sbrolli" w:date="2020-12-20T13:54:00Z"/>
          <w:rStyle w:val="Enfasidelicata"/>
          <w:rFonts w:asciiTheme="minorHAnsi" w:hAnsiTheme="minorHAnsi" w:cstheme="minorHAnsi"/>
          <w:szCs w:val="24"/>
        </w:rPr>
        <w:pPrChange w:id="2133" w:author="Giorgio Romeo" w:date="2020-12-23T10:30:00Z">
          <w:pPr>
            <w:pStyle w:val="Paragrafoelenco"/>
            <w:spacing w:line="240" w:lineRule="auto"/>
            <w:ind w:left="360"/>
          </w:pPr>
        </w:pPrChange>
      </w:pPr>
      <w:del w:id="2134" w:author="Cristian Sbrolli" w:date="2020-12-20T13:54:00Z">
        <w:r w:rsidRPr="00A8618B" w:rsidDel="005A7CCF">
          <w:rPr>
            <w:rStyle w:val="Enfasidelicata"/>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pStyle w:val="Paragrafoelenco"/>
        <w:spacing w:line="276" w:lineRule="auto"/>
        <w:rPr>
          <w:del w:id="2135" w:author="Cristian Sbrolli" w:date="2020-12-20T13:54:00Z"/>
          <w:rStyle w:val="Enfasidelicata"/>
          <w:rFonts w:asciiTheme="minorHAnsi" w:hAnsiTheme="minorHAnsi" w:cstheme="minorHAnsi"/>
          <w:szCs w:val="24"/>
        </w:rPr>
        <w:pPrChange w:id="2136" w:author="Giorgio Romeo" w:date="2020-12-23T10:30:00Z">
          <w:pPr>
            <w:pStyle w:val="Paragrafoelenco"/>
            <w:spacing w:line="240" w:lineRule="auto"/>
            <w:ind w:left="360"/>
          </w:pPr>
        </w:pPrChange>
      </w:pPr>
      <w:del w:id="2137" w:author="Cristian Sbrolli" w:date="2020-12-20T13:54:00Z">
        <w:r w:rsidRPr="00A8618B" w:rsidDel="005A7CCF">
          <w:rPr>
            <w:rStyle w:val="Enfasidelicata"/>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pStyle w:val="Paragrafoelenco"/>
        <w:spacing w:line="276" w:lineRule="auto"/>
        <w:rPr>
          <w:del w:id="2138" w:author="Cristian Sbrolli" w:date="2020-12-20T13:54:00Z"/>
          <w:rStyle w:val="Enfasidelicata"/>
          <w:rFonts w:asciiTheme="minorHAnsi" w:hAnsiTheme="minorHAnsi" w:cstheme="minorHAnsi"/>
          <w:szCs w:val="24"/>
        </w:rPr>
        <w:pPrChange w:id="2139" w:author="Giorgio Romeo" w:date="2020-12-23T10:30:00Z">
          <w:pPr>
            <w:pStyle w:val="Paragrafoelenco"/>
            <w:spacing w:line="240" w:lineRule="auto"/>
            <w:ind w:left="360"/>
          </w:pPr>
        </w:pPrChange>
      </w:pPr>
      <w:del w:id="214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pStyle w:val="Paragrafoelenco"/>
        <w:spacing w:line="276" w:lineRule="auto"/>
        <w:rPr>
          <w:del w:id="2141" w:author="Cristian Sbrolli" w:date="2020-12-20T13:54:00Z"/>
          <w:rStyle w:val="Enfasidelicata"/>
          <w:rFonts w:asciiTheme="minorHAnsi" w:hAnsiTheme="minorHAnsi" w:cstheme="minorHAnsi"/>
          <w:szCs w:val="24"/>
        </w:rPr>
        <w:pPrChange w:id="2142" w:author="Giorgio Romeo" w:date="2020-12-23T10:30:00Z">
          <w:pPr>
            <w:pStyle w:val="Paragrafoelenco"/>
            <w:spacing w:line="240" w:lineRule="auto"/>
            <w:ind w:left="360"/>
          </w:pPr>
        </w:pPrChange>
      </w:pPr>
      <w:del w:id="2143" w:author="Cristian Sbrolli" w:date="2020-12-20T13:54:00Z">
        <w:r w:rsidRPr="00A8618B" w:rsidDel="005A7CCF">
          <w:rPr>
            <w:rStyle w:val="Enfasidelicata"/>
            <w:rFonts w:asciiTheme="minorHAnsi" w:hAnsiTheme="minorHAnsi" w:cstheme="minorHAnsi"/>
            <w:szCs w:val="24"/>
          </w:rPr>
          <w:delText>}</w:delText>
        </w:r>
      </w:del>
    </w:p>
    <w:p w14:paraId="3B047572" w14:textId="2524AC71" w:rsidR="005432E1" w:rsidRPr="00A8618B" w:rsidDel="005A7CCF" w:rsidRDefault="005432E1">
      <w:pPr>
        <w:pStyle w:val="Paragrafoelenco"/>
        <w:spacing w:line="276" w:lineRule="auto"/>
        <w:rPr>
          <w:del w:id="2144" w:author="Cristian Sbrolli" w:date="2020-12-20T13:54:00Z"/>
          <w:rStyle w:val="Enfasidelicata"/>
          <w:rFonts w:asciiTheme="minorHAnsi" w:hAnsiTheme="minorHAnsi" w:cstheme="minorHAnsi"/>
          <w:szCs w:val="24"/>
        </w:rPr>
        <w:pPrChange w:id="2145" w:author="Giorgio Romeo" w:date="2020-12-23T10:30:00Z">
          <w:pPr>
            <w:pStyle w:val="Paragrafoelenco"/>
            <w:spacing w:line="240" w:lineRule="auto"/>
            <w:ind w:left="360"/>
          </w:pPr>
        </w:pPrChange>
      </w:pPr>
    </w:p>
    <w:p w14:paraId="351A78B9" w14:textId="6CC346AF" w:rsidR="005432E1" w:rsidRPr="00A8618B" w:rsidDel="005A7CCF" w:rsidRDefault="005432E1">
      <w:pPr>
        <w:pStyle w:val="Paragrafoelenco"/>
        <w:spacing w:line="276" w:lineRule="auto"/>
        <w:rPr>
          <w:del w:id="2146" w:author="Cristian Sbrolli" w:date="2020-12-20T13:54:00Z"/>
          <w:rStyle w:val="Enfasidelicata"/>
          <w:rFonts w:asciiTheme="minorHAnsi" w:hAnsiTheme="minorHAnsi" w:cstheme="minorHAnsi"/>
          <w:szCs w:val="24"/>
        </w:rPr>
        <w:pPrChange w:id="2147" w:author="Giorgio Romeo" w:date="2020-12-23T10:30:00Z">
          <w:pPr>
            <w:pStyle w:val="Paragrafoelenco"/>
            <w:spacing w:line="240" w:lineRule="auto"/>
            <w:ind w:left="360"/>
          </w:pPr>
        </w:pPrChange>
      </w:pPr>
      <w:del w:id="2148" w:author="Cristian Sbrolli" w:date="2020-12-20T13:54:00Z">
        <w:r w:rsidRPr="00A8618B" w:rsidDel="005A7CCF">
          <w:rPr>
            <w:rStyle w:val="Enfasidelicata"/>
            <w:rFonts w:asciiTheme="minorHAnsi" w:hAnsiTheme="minorHAnsi" w:cstheme="minorHAnsi"/>
            <w:szCs w:val="24"/>
          </w:rPr>
          <w:delText>//definition of user safety</w:delText>
        </w:r>
      </w:del>
    </w:p>
    <w:p w14:paraId="539610AC" w14:textId="14DD6F3F" w:rsidR="005432E1" w:rsidRPr="00A8618B" w:rsidDel="005A7CCF" w:rsidRDefault="005432E1">
      <w:pPr>
        <w:pStyle w:val="Paragrafoelenco"/>
        <w:spacing w:line="276" w:lineRule="auto"/>
        <w:rPr>
          <w:del w:id="2149" w:author="Cristian Sbrolli" w:date="2020-12-20T13:54:00Z"/>
          <w:rStyle w:val="Enfasidelicata"/>
          <w:rFonts w:asciiTheme="minorHAnsi" w:hAnsiTheme="minorHAnsi" w:cstheme="minorHAnsi"/>
          <w:szCs w:val="24"/>
        </w:rPr>
        <w:pPrChange w:id="2150" w:author="Giorgio Romeo" w:date="2020-12-23T10:30:00Z">
          <w:pPr>
            <w:pStyle w:val="Paragrafoelenco"/>
            <w:spacing w:line="240" w:lineRule="auto"/>
            <w:ind w:left="360"/>
          </w:pPr>
        </w:pPrChange>
      </w:pPr>
      <w:del w:id="2151" w:author="Cristian Sbrolli" w:date="2020-12-20T13:54:00Z">
        <w:r w:rsidRPr="00A8618B" w:rsidDel="005A7CCF">
          <w:rPr>
            <w:rStyle w:val="Enfasidelicata"/>
            <w:rFonts w:asciiTheme="minorHAnsi" w:hAnsiTheme="minorHAnsi" w:cstheme="minorHAnsi"/>
            <w:szCs w:val="24"/>
          </w:rPr>
          <w:delText>fact{</w:delText>
        </w:r>
      </w:del>
    </w:p>
    <w:p w14:paraId="3F0A6A8E" w14:textId="6BF07E10" w:rsidR="005432E1" w:rsidRPr="00A8618B" w:rsidDel="005A7CCF" w:rsidRDefault="005432E1">
      <w:pPr>
        <w:pStyle w:val="Paragrafoelenco"/>
        <w:spacing w:line="276" w:lineRule="auto"/>
        <w:rPr>
          <w:del w:id="2152" w:author="Cristian Sbrolli" w:date="2020-12-20T13:54:00Z"/>
          <w:rStyle w:val="Enfasidelicata"/>
          <w:rFonts w:asciiTheme="minorHAnsi" w:hAnsiTheme="minorHAnsi" w:cstheme="minorHAnsi"/>
          <w:szCs w:val="24"/>
        </w:rPr>
        <w:pPrChange w:id="2153" w:author="Giorgio Romeo" w:date="2020-12-23T10:30:00Z">
          <w:pPr>
            <w:pStyle w:val="Paragrafoelenco"/>
            <w:spacing w:line="240" w:lineRule="auto"/>
            <w:ind w:left="360"/>
          </w:pPr>
        </w:pPrChange>
      </w:pPr>
      <w:del w:id="2154" w:author="Cristian Sbrolli" w:date="2020-12-20T13:54:00Z">
        <w:r w:rsidRPr="00A8618B" w:rsidDel="005A7CCF">
          <w:rPr>
            <w:rStyle w:val="Enfasidelicata"/>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pStyle w:val="Paragrafoelenco"/>
        <w:spacing w:line="276" w:lineRule="auto"/>
        <w:rPr>
          <w:del w:id="2155" w:author="Cristian Sbrolli" w:date="2020-12-20T13:54:00Z"/>
          <w:rStyle w:val="Enfasidelicata"/>
          <w:rFonts w:asciiTheme="minorHAnsi" w:hAnsiTheme="minorHAnsi" w:cstheme="minorHAnsi"/>
          <w:szCs w:val="24"/>
        </w:rPr>
        <w:pPrChange w:id="2156" w:author="Giorgio Romeo" w:date="2020-12-23T10:30:00Z">
          <w:pPr>
            <w:pStyle w:val="Paragrafoelenco"/>
            <w:spacing w:line="240" w:lineRule="auto"/>
            <w:ind w:left="360"/>
          </w:pPr>
        </w:pPrChange>
      </w:pPr>
      <w:del w:id="215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pStyle w:val="Paragrafoelenco"/>
        <w:spacing w:line="276" w:lineRule="auto"/>
        <w:rPr>
          <w:del w:id="2158" w:author="Cristian Sbrolli" w:date="2020-12-20T13:54:00Z"/>
          <w:rStyle w:val="Enfasidelicata"/>
          <w:rFonts w:asciiTheme="minorHAnsi" w:hAnsiTheme="minorHAnsi" w:cstheme="minorHAnsi"/>
          <w:szCs w:val="24"/>
        </w:rPr>
        <w:pPrChange w:id="2159" w:author="Giorgio Romeo" w:date="2020-12-23T10:30:00Z">
          <w:pPr>
            <w:pStyle w:val="Paragrafoelenco"/>
            <w:spacing w:line="240" w:lineRule="auto"/>
            <w:ind w:left="360"/>
          </w:pPr>
        </w:pPrChange>
      </w:pPr>
      <w:del w:id="216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pStyle w:val="Paragrafoelenco"/>
        <w:spacing w:line="276" w:lineRule="auto"/>
        <w:rPr>
          <w:del w:id="2161" w:author="Cristian Sbrolli" w:date="2020-12-20T13:54:00Z"/>
          <w:rStyle w:val="Enfasidelicata"/>
          <w:rFonts w:asciiTheme="minorHAnsi" w:hAnsiTheme="minorHAnsi" w:cstheme="minorHAnsi"/>
          <w:szCs w:val="24"/>
        </w:rPr>
        <w:pPrChange w:id="2162" w:author="Giorgio Romeo" w:date="2020-12-23T10:30:00Z">
          <w:pPr>
            <w:pStyle w:val="Paragrafoelenco"/>
            <w:spacing w:line="240" w:lineRule="auto"/>
            <w:ind w:left="360"/>
          </w:pPr>
        </w:pPrChange>
      </w:pPr>
      <w:del w:id="2163" w:author="Cristian Sbrolli" w:date="2020-12-20T13:54:00Z">
        <w:r w:rsidRPr="00A8618B" w:rsidDel="005A7CCF">
          <w:rPr>
            <w:rStyle w:val="Enfasidelicata"/>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pStyle w:val="Paragrafoelenco"/>
        <w:spacing w:line="276" w:lineRule="auto"/>
        <w:rPr>
          <w:del w:id="2164" w:author="Cristian Sbrolli" w:date="2020-12-20T13:54:00Z"/>
          <w:rStyle w:val="Enfasidelicata"/>
          <w:rFonts w:asciiTheme="minorHAnsi" w:hAnsiTheme="minorHAnsi" w:cstheme="minorHAnsi"/>
          <w:szCs w:val="24"/>
        </w:rPr>
        <w:pPrChange w:id="2165" w:author="Giorgio Romeo" w:date="2020-12-23T10:30:00Z">
          <w:pPr>
            <w:pStyle w:val="Paragrafoelenco"/>
            <w:spacing w:line="240" w:lineRule="auto"/>
            <w:ind w:left="360"/>
          </w:pPr>
        </w:pPrChange>
      </w:pPr>
      <w:del w:id="216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pStyle w:val="Paragrafoelenco"/>
        <w:spacing w:line="276" w:lineRule="auto"/>
        <w:rPr>
          <w:del w:id="2167" w:author="Cristian Sbrolli" w:date="2020-12-20T13:54:00Z"/>
          <w:rStyle w:val="Enfasidelicata"/>
          <w:rFonts w:asciiTheme="minorHAnsi" w:hAnsiTheme="minorHAnsi" w:cstheme="minorHAnsi"/>
          <w:szCs w:val="24"/>
        </w:rPr>
        <w:pPrChange w:id="2168" w:author="Giorgio Romeo" w:date="2020-12-23T10:30:00Z">
          <w:pPr>
            <w:pStyle w:val="Paragrafoelenco"/>
            <w:spacing w:line="240" w:lineRule="auto"/>
            <w:ind w:left="360"/>
          </w:pPr>
        </w:pPrChange>
      </w:pPr>
      <w:del w:id="216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pStyle w:val="Paragrafoelenco"/>
        <w:spacing w:line="276" w:lineRule="auto"/>
        <w:rPr>
          <w:del w:id="2170" w:author="Cristian Sbrolli" w:date="2020-12-20T13:54:00Z"/>
          <w:rStyle w:val="Enfasidelicata"/>
          <w:rFonts w:asciiTheme="minorHAnsi" w:hAnsiTheme="minorHAnsi" w:cstheme="minorHAnsi"/>
          <w:szCs w:val="24"/>
        </w:rPr>
        <w:pPrChange w:id="2171" w:author="Giorgio Romeo" w:date="2020-12-23T10:30:00Z">
          <w:pPr>
            <w:pStyle w:val="Paragrafoelenco"/>
            <w:spacing w:line="240" w:lineRule="auto"/>
            <w:ind w:left="360"/>
          </w:pPr>
        </w:pPrChange>
      </w:pPr>
      <w:del w:id="2172" w:author="Cristian Sbrolli" w:date="2020-12-20T13:54:00Z">
        <w:r w:rsidRPr="00A8618B" w:rsidDel="005A7CCF">
          <w:rPr>
            <w:rStyle w:val="Enfasidelicata"/>
            <w:rFonts w:asciiTheme="minorHAnsi" w:hAnsiTheme="minorHAnsi" w:cstheme="minorHAnsi"/>
            <w:szCs w:val="24"/>
          </w:rPr>
          <w:delText>}</w:delText>
        </w:r>
      </w:del>
    </w:p>
    <w:p w14:paraId="1F3DFE23" w14:textId="4B67E657" w:rsidR="005432E1" w:rsidRPr="00A8618B" w:rsidDel="005A7CCF" w:rsidRDefault="005432E1">
      <w:pPr>
        <w:pStyle w:val="Paragrafoelenco"/>
        <w:spacing w:line="276" w:lineRule="auto"/>
        <w:rPr>
          <w:del w:id="2173" w:author="Cristian Sbrolli" w:date="2020-12-20T13:54:00Z"/>
          <w:rStyle w:val="Enfasidelicata"/>
          <w:rFonts w:asciiTheme="minorHAnsi" w:hAnsiTheme="minorHAnsi" w:cstheme="minorHAnsi"/>
          <w:szCs w:val="24"/>
        </w:rPr>
        <w:pPrChange w:id="2174" w:author="Giorgio Romeo" w:date="2020-12-23T10:30:00Z">
          <w:pPr>
            <w:pStyle w:val="Paragrafoelenco"/>
            <w:spacing w:line="240" w:lineRule="auto"/>
            <w:ind w:left="360"/>
          </w:pPr>
        </w:pPrChange>
      </w:pPr>
    </w:p>
    <w:p w14:paraId="284B5231" w14:textId="4FBB4706" w:rsidR="005432E1" w:rsidRPr="00A8618B" w:rsidDel="005A7CCF" w:rsidRDefault="005432E1">
      <w:pPr>
        <w:pStyle w:val="Paragrafoelenco"/>
        <w:spacing w:line="276" w:lineRule="auto"/>
        <w:rPr>
          <w:del w:id="2175" w:author="Cristian Sbrolli" w:date="2020-12-20T13:54:00Z"/>
          <w:rStyle w:val="Enfasidelicata"/>
          <w:rFonts w:asciiTheme="minorHAnsi" w:hAnsiTheme="minorHAnsi" w:cstheme="minorHAnsi"/>
          <w:szCs w:val="24"/>
        </w:rPr>
        <w:pPrChange w:id="2176" w:author="Giorgio Romeo" w:date="2020-12-23T10:30:00Z">
          <w:pPr>
            <w:pStyle w:val="Paragrafoelenco"/>
            <w:spacing w:line="240" w:lineRule="auto"/>
            <w:ind w:left="360"/>
          </w:pPr>
        </w:pPrChange>
      </w:pPr>
      <w:del w:id="2177" w:author="Cristian Sbrolli" w:date="2020-12-20T13:54:00Z">
        <w:r w:rsidRPr="00A8618B" w:rsidDel="005A7CCF">
          <w:rPr>
            <w:rStyle w:val="Enfasidelicata"/>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pStyle w:val="Paragrafoelenco"/>
        <w:spacing w:line="276" w:lineRule="auto"/>
        <w:rPr>
          <w:del w:id="2178" w:author="Cristian Sbrolli" w:date="2020-12-20T13:54:00Z"/>
          <w:rStyle w:val="Enfasidelicata"/>
          <w:rFonts w:asciiTheme="minorHAnsi" w:hAnsiTheme="minorHAnsi" w:cstheme="minorHAnsi"/>
          <w:szCs w:val="24"/>
        </w:rPr>
        <w:pPrChange w:id="2179" w:author="Giorgio Romeo" w:date="2020-12-23T10:30:00Z">
          <w:pPr>
            <w:pStyle w:val="Paragrafoelenco"/>
            <w:spacing w:line="240" w:lineRule="auto"/>
            <w:ind w:left="360"/>
          </w:pPr>
        </w:pPrChange>
      </w:pPr>
      <w:del w:id="2180" w:author="Cristian Sbrolli" w:date="2020-12-20T13:54:00Z">
        <w:r w:rsidRPr="00A8618B" w:rsidDel="005A7CCF">
          <w:rPr>
            <w:rStyle w:val="Enfasidelicata"/>
            <w:rFonts w:asciiTheme="minorHAnsi" w:hAnsiTheme="minorHAnsi" w:cstheme="minorHAnsi"/>
            <w:szCs w:val="24"/>
          </w:rPr>
          <w:delText>fact {</w:delText>
        </w:r>
      </w:del>
    </w:p>
    <w:p w14:paraId="5C606068" w14:textId="5A81694C" w:rsidR="005432E1" w:rsidRPr="00A8618B" w:rsidDel="005A7CCF" w:rsidRDefault="005432E1">
      <w:pPr>
        <w:pStyle w:val="Paragrafoelenco"/>
        <w:spacing w:line="276" w:lineRule="auto"/>
        <w:rPr>
          <w:del w:id="2181" w:author="Cristian Sbrolli" w:date="2020-12-20T13:54:00Z"/>
          <w:rStyle w:val="Enfasidelicata"/>
          <w:rFonts w:asciiTheme="minorHAnsi" w:hAnsiTheme="minorHAnsi" w:cstheme="minorHAnsi"/>
          <w:szCs w:val="24"/>
        </w:rPr>
        <w:pPrChange w:id="2182" w:author="Giorgio Romeo" w:date="2020-12-23T10:30:00Z">
          <w:pPr>
            <w:pStyle w:val="Paragrafoelenco"/>
            <w:spacing w:line="240" w:lineRule="auto"/>
            <w:ind w:left="360"/>
          </w:pPr>
        </w:pPrChange>
      </w:pPr>
      <w:del w:id="2183" w:author="Cristian Sbrolli" w:date="2020-12-20T13:54:00Z">
        <w:r w:rsidRPr="00A8618B" w:rsidDel="005A7CCF">
          <w:rPr>
            <w:rStyle w:val="Enfasidelicata"/>
            <w:rFonts w:asciiTheme="minorHAnsi" w:hAnsiTheme="minorHAnsi" w:cstheme="minorHAnsi"/>
            <w:szCs w:val="24"/>
          </w:rPr>
          <w:delText xml:space="preserve">all t:Ticket | </w:delText>
        </w:r>
      </w:del>
    </w:p>
    <w:p w14:paraId="30B4E476" w14:textId="7D3D25E5" w:rsidR="00D45746" w:rsidRPr="002C295C" w:rsidDel="005A7CCF" w:rsidRDefault="005432E1">
      <w:pPr>
        <w:pStyle w:val="Paragrafoelenco"/>
        <w:spacing w:line="276" w:lineRule="auto"/>
        <w:rPr>
          <w:del w:id="2184" w:author="Cristian Sbrolli" w:date="2020-12-20T13:54:00Z"/>
          <w:rStyle w:val="Enfasidelicata"/>
          <w:rFonts w:cstheme="minorHAnsi"/>
          <w:szCs w:val="24"/>
        </w:rPr>
        <w:pPrChange w:id="2185" w:author="Giorgio Romeo" w:date="2020-12-23T10:30:00Z">
          <w:pPr>
            <w:pStyle w:val="Paragrafoelenco"/>
            <w:spacing w:line="240" w:lineRule="auto"/>
            <w:ind w:left="360"/>
          </w:pPr>
        </w:pPrChange>
      </w:pPr>
      <w:del w:id="2186" w:author="Cristian Sbrolli" w:date="2020-12-20T13:54:00Z">
        <w:r w:rsidRPr="00A8618B" w:rsidDel="005A7CCF">
          <w:rPr>
            <w:rStyle w:val="Enfasidelicata"/>
            <w:rFonts w:asciiTheme="minorHAnsi" w:hAnsiTheme="minorHAnsi" w:cstheme="minorHAnsi"/>
            <w:szCs w:val="24"/>
          </w:rPr>
          <w:tab/>
          <w:delText>#scannedBy[t] &lt;= 2  and</w:delText>
        </w:r>
      </w:del>
    </w:p>
    <w:p w14:paraId="7BFCD2BD" w14:textId="302EEBE2" w:rsidR="005432E1" w:rsidRPr="00A8618B" w:rsidDel="005A7CCF" w:rsidRDefault="005432E1">
      <w:pPr>
        <w:pStyle w:val="Paragrafoelenco"/>
        <w:spacing w:line="276" w:lineRule="auto"/>
        <w:rPr>
          <w:del w:id="2187" w:author="Cristian Sbrolli" w:date="2020-12-20T13:54:00Z"/>
          <w:rStyle w:val="Enfasidelicata"/>
          <w:rFonts w:asciiTheme="minorHAnsi" w:hAnsiTheme="minorHAnsi" w:cstheme="minorHAnsi"/>
          <w:szCs w:val="24"/>
        </w:rPr>
        <w:pPrChange w:id="2188" w:author="Giorgio Romeo" w:date="2020-12-23T10:30:00Z">
          <w:pPr>
            <w:pStyle w:val="Paragrafoelenco"/>
            <w:spacing w:line="240" w:lineRule="auto"/>
            <w:ind w:left="360" w:firstLine="360"/>
          </w:pPr>
        </w:pPrChange>
      </w:pPr>
      <w:del w:id="2189" w:author="Cristian Sbrolli" w:date="2020-12-20T13:54:00Z">
        <w:r w:rsidRPr="00A8618B" w:rsidDel="005A7CCF">
          <w:rPr>
            <w:rStyle w:val="Enfasidelicata"/>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pStyle w:val="Paragrafoelenco"/>
        <w:spacing w:line="276" w:lineRule="auto"/>
        <w:rPr>
          <w:del w:id="2190" w:author="Cristian Sbrolli" w:date="2020-12-20T13:54:00Z"/>
          <w:rStyle w:val="Enfasidelicata"/>
          <w:rFonts w:asciiTheme="minorHAnsi" w:hAnsiTheme="minorHAnsi" w:cstheme="minorHAnsi"/>
          <w:szCs w:val="24"/>
        </w:rPr>
        <w:pPrChange w:id="2191" w:author="Giorgio Romeo" w:date="2020-12-23T10:30:00Z">
          <w:pPr>
            <w:pStyle w:val="Paragrafoelenco"/>
            <w:spacing w:line="240" w:lineRule="auto"/>
            <w:ind w:left="360"/>
          </w:pPr>
        </w:pPrChange>
      </w:pPr>
      <w:del w:id="2192" w:author="Cristian Sbrolli" w:date="2020-12-20T13:54:00Z">
        <w:r w:rsidRPr="00A8618B" w:rsidDel="005A7CCF">
          <w:rPr>
            <w:rStyle w:val="Enfasidelicata"/>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pStyle w:val="Paragrafoelenco"/>
        <w:spacing w:line="276" w:lineRule="auto"/>
        <w:rPr>
          <w:del w:id="2193" w:author="Cristian Sbrolli" w:date="2020-12-20T13:54:00Z"/>
          <w:rStyle w:val="Enfasidelicata"/>
          <w:rFonts w:asciiTheme="minorHAnsi" w:hAnsiTheme="minorHAnsi" w:cstheme="minorHAnsi"/>
          <w:szCs w:val="24"/>
        </w:rPr>
        <w:pPrChange w:id="2194" w:author="Giorgio Romeo" w:date="2020-12-23T10:30:00Z">
          <w:pPr>
            <w:pStyle w:val="Paragrafoelenco"/>
            <w:spacing w:line="240" w:lineRule="auto"/>
            <w:ind w:left="360"/>
          </w:pPr>
        </w:pPrChange>
      </w:pPr>
      <w:del w:id="2195" w:author="Cristian Sbrolli" w:date="2020-12-20T13:54:00Z">
        <w:r w:rsidRPr="00A8618B" w:rsidDel="005A7CCF">
          <w:rPr>
            <w:rStyle w:val="Enfasidelicata"/>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pStyle w:val="Paragrafoelenco"/>
        <w:spacing w:line="276" w:lineRule="auto"/>
        <w:rPr>
          <w:del w:id="2196" w:author="Cristian Sbrolli" w:date="2020-12-20T13:54:00Z"/>
          <w:rStyle w:val="Enfasidelicata"/>
          <w:rFonts w:asciiTheme="minorHAnsi" w:hAnsiTheme="minorHAnsi" w:cstheme="minorHAnsi"/>
          <w:szCs w:val="24"/>
        </w:rPr>
        <w:pPrChange w:id="2197" w:author="Giorgio Romeo" w:date="2020-12-23T10:30:00Z">
          <w:pPr>
            <w:pStyle w:val="Paragrafoelenco"/>
            <w:spacing w:line="240" w:lineRule="auto"/>
            <w:ind w:left="360"/>
          </w:pPr>
        </w:pPrChange>
      </w:pPr>
      <w:del w:id="2198" w:author="Cristian Sbrolli" w:date="2020-12-20T13:54:00Z">
        <w:r w:rsidRPr="00A8618B" w:rsidDel="005A7CCF">
          <w:rPr>
            <w:rStyle w:val="Enfasidelicata"/>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pStyle w:val="Paragrafoelenco"/>
        <w:spacing w:line="276" w:lineRule="auto"/>
        <w:rPr>
          <w:del w:id="2199" w:author="Cristian Sbrolli" w:date="2020-12-20T13:54:00Z"/>
          <w:rStyle w:val="Enfasidelicata"/>
          <w:rFonts w:asciiTheme="minorHAnsi" w:hAnsiTheme="minorHAnsi" w:cstheme="minorHAnsi"/>
          <w:szCs w:val="24"/>
        </w:rPr>
        <w:pPrChange w:id="2200" w:author="Giorgio Romeo" w:date="2020-12-23T10:30:00Z">
          <w:pPr>
            <w:pStyle w:val="Paragrafoelenco"/>
            <w:spacing w:line="240" w:lineRule="auto"/>
            <w:ind w:left="360"/>
          </w:pPr>
        </w:pPrChange>
      </w:pPr>
      <w:del w:id="2201" w:author="Cristian Sbrolli" w:date="2020-12-20T13:54:00Z">
        <w:r w:rsidRPr="00A8618B" w:rsidDel="005A7CCF">
          <w:rPr>
            <w:rStyle w:val="Enfasidelicata"/>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pStyle w:val="Paragrafoelenco"/>
        <w:spacing w:line="276" w:lineRule="auto"/>
        <w:rPr>
          <w:del w:id="2202" w:author="Cristian Sbrolli" w:date="2020-12-20T13:54:00Z"/>
          <w:rStyle w:val="Enfasidelicata"/>
          <w:rFonts w:asciiTheme="minorHAnsi" w:hAnsiTheme="minorHAnsi" w:cstheme="minorHAnsi"/>
          <w:szCs w:val="24"/>
        </w:rPr>
        <w:pPrChange w:id="2203" w:author="Giorgio Romeo" w:date="2020-12-23T10:30:00Z">
          <w:pPr>
            <w:pStyle w:val="Paragrafoelenco"/>
            <w:spacing w:line="240" w:lineRule="auto"/>
            <w:ind w:left="360"/>
          </w:pPr>
        </w:pPrChange>
      </w:pPr>
      <w:del w:id="2204" w:author="Cristian Sbrolli" w:date="2020-12-20T13:54:00Z">
        <w:r w:rsidRPr="00A8618B" w:rsidDel="005A7CCF">
          <w:rPr>
            <w:rStyle w:val="Enfasidelicata"/>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pStyle w:val="Paragrafoelenco"/>
        <w:spacing w:line="276" w:lineRule="auto"/>
        <w:rPr>
          <w:del w:id="2205" w:author="Cristian Sbrolli" w:date="2020-12-20T13:54:00Z"/>
          <w:rStyle w:val="Enfasidelicata"/>
          <w:rFonts w:asciiTheme="minorHAnsi" w:hAnsiTheme="minorHAnsi" w:cstheme="minorHAnsi"/>
          <w:szCs w:val="24"/>
        </w:rPr>
        <w:pPrChange w:id="2206" w:author="Giorgio Romeo" w:date="2020-12-23T10:30:00Z">
          <w:pPr>
            <w:pStyle w:val="Paragrafoelenco"/>
            <w:spacing w:line="240" w:lineRule="auto"/>
            <w:ind w:left="360"/>
          </w:pPr>
        </w:pPrChange>
      </w:pPr>
      <w:del w:id="220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pStyle w:val="Paragrafoelenco"/>
        <w:spacing w:line="276" w:lineRule="auto"/>
        <w:rPr>
          <w:del w:id="2208" w:author="Cristian Sbrolli" w:date="2020-12-20T13:54:00Z"/>
          <w:rStyle w:val="Enfasidelicata"/>
          <w:rFonts w:asciiTheme="minorHAnsi" w:hAnsiTheme="minorHAnsi" w:cstheme="minorHAnsi"/>
          <w:szCs w:val="24"/>
        </w:rPr>
        <w:pPrChange w:id="2209" w:author="Giorgio Romeo" w:date="2020-12-23T10:30:00Z">
          <w:pPr>
            <w:pStyle w:val="Paragrafoelenco"/>
            <w:spacing w:line="240" w:lineRule="auto"/>
            <w:ind w:left="360"/>
          </w:pPr>
        </w:pPrChange>
      </w:pPr>
      <w:del w:id="221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pStyle w:val="Paragrafoelenco"/>
        <w:spacing w:line="276" w:lineRule="auto"/>
        <w:rPr>
          <w:del w:id="2211" w:author="Cristian Sbrolli" w:date="2020-12-20T13:54:00Z"/>
          <w:rStyle w:val="Enfasidelicata"/>
          <w:rFonts w:asciiTheme="minorHAnsi" w:hAnsiTheme="minorHAnsi" w:cstheme="minorHAnsi"/>
          <w:szCs w:val="24"/>
        </w:rPr>
        <w:pPrChange w:id="2212" w:author="Giorgio Romeo" w:date="2020-12-23T10:30:00Z">
          <w:pPr>
            <w:pStyle w:val="Paragrafoelenco"/>
            <w:spacing w:line="240" w:lineRule="auto"/>
            <w:ind w:left="360"/>
          </w:pPr>
        </w:pPrChange>
      </w:pPr>
      <w:del w:id="221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pStyle w:val="Paragrafoelenco"/>
        <w:spacing w:line="276" w:lineRule="auto"/>
        <w:rPr>
          <w:del w:id="2214" w:author="Cristian Sbrolli" w:date="2020-12-20T13:54:00Z"/>
          <w:rStyle w:val="Enfasidelicata"/>
          <w:rFonts w:asciiTheme="minorHAnsi" w:hAnsiTheme="minorHAnsi" w:cstheme="minorHAnsi"/>
          <w:szCs w:val="24"/>
        </w:rPr>
        <w:pPrChange w:id="2215" w:author="Giorgio Romeo" w:date="2020-12-23T10:30:00Z">
          <w:pPr>
            <w:pStyle w:val="Paragrafoelenco"/>
            <w:spacing w:line="240" w:lineRule="auto"/>
            <w:ind w:left="360"/>
          </w:pPr>
        </w:pPrChange>
      </w:pPr>
      <w:del w:id="2216" w:author="Cristian Sbrolli" w:date="2020-12-20T13:54:00Z">
        <w:r w:rsidRPr="00A8618B" w:rsidDel="005A7CCF">
          <w:rPr>
            <w:rStyle w:val="Enfasidelicata"/>
            <w:rFonts w:asciiTheme="minorHAnsi" w:hAnsiTheme="minorHAnsi" w:cstheme="minorHAnsi"/>
            <w:szCs w:val="24"/>
          </w:rPr>
          <w:delText>}</w:delText>
        </w:r>
      </w:del>
    </w:p>
    <w:p w14:paraId="0FEA8AEA" w14:textId="4022662C" w:rsidR="005432E1" w:rsidRPr="00A8618B" w:rsidDel="005A7CCF" w:rsidRDefault="005432E1">
      <w:pPr>
        <w:pStyle w:val="Paragrafoelenco"/>
        <w:spacing w:line="276" w:lineRule="auto"/>
        <w:rPr>
          <w:del w:id="2217" w:author="Cristian Sbrolli" w:date="2020-12-20T13:54:00Z"/>
          <w:rStyle w:val="Enfasidelicata"/>
          <w:rFonts w:asciiTheme="minorHAnsi" w:hAnsiTheme="minorHAnsi" w:cstheme="minorHAnsi"/>
          <w:szCs w:val="24"/>
        </w:rPr>
        <w:pPrChange w:id="2218" w:author="Giorgio Romeo" w:date="2020-12-23T10:30:00Z">
          <w:pPr>
            <w:pStyle w:val="Paragrafoelenco"/>
            <w:spacing w:line="240" w:lineRule="auto"/>
            <w:ind w:left="360"/>
          </w:pPr>
        </w:pPrChange>
      </w:pPr>
    </w:p>
    <w:p w14:paraId="33DFE7AF" w14:textId="231DFFAC" w:rsidR="005432E1" w:rsidRPr="00A8618B" w:rsidDel="005A7CCF" w:rsidRDefault="005432E1">
      <w:pPr>
        <w:pStyle w:val="Paragrafoelenco"/>
        <w:spacing w:line="276" w:lineRule="auto"/>
        <w:rPr>
          <w:del w:id="2219" w:author="Cristian Sbrolli" w:date="2020-12-20T13:54:00Z"/>
          <w:rStyle w:val="Enfasidelicata"/>
          <w:rFonts w:asciiTheme="minorHAnsi" w:hAnsiTheme="minorHAnsi" w:cstheme="minorHAnsi"/>
          <w:szCs w:val="24"/>
        </w:rPr>
        <w:pPrChange w:id="2220" w:author="Giorgio Romeo" w:date="2020-12-23T10:30:00Z">
          <w:pPr>
            <w:pStyle w:val="Paragrafoelenco"/>
            <w:spacing w:line="240" w:lineRule="auto"/>
            <w:ind w:left="360"/>
          </w:pPr>
        </w:pPrChange>
      </w:pPr>
      <w:del w:id="2221" w:author="Cristian Sbrolli" w:date="2020-12-20T13:54:00Z">
        <w:r w:rsidRPr="00A8618B" w:rsidDel="005A7CCF">
          <w:rPr>
            <w:rStyle w:val="Enfasidelicata"/>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pStyle w:val="Paragrafoelenco"/>
        <w:spacing w:line="276" w:lineRule="auto"/>
        <w:rPr>
          <w:del w:id="2222" w:author="Cristian Sbrolli" w:date="2020-12-20T13:54:00Z"/>
          <w:rStyle w:val="Enfasidelicata"/>
          <w:rFonts w:asciiTheme="minorHAnsi" w:hAnsiTheme="minorHAnsi" w:cstheme="minorHAnsi"/>
          <w:szCs w:val="24"/>
        </w:rPr>
        <w:pPrChange w:id="2223" w:author="Giorgio Romeo" w:date="2020-12-23T10:30:00Z">
          <w:pPr>
            <w:pStyle w:val="Paragrafoelenco"/>
            <w:spacing w:line="240" w:lineRule="auto"/>
            <w:ind w:left="360"/>
          </w:pPr>
        </w:pPrChange>
      </w:pPr>
      <w:del w:id="2224" w:author="Cristian Sbrolli" w:date="2020-12-20T13:54:00Z">
        <w:r w:rsidRPr="00A8618B" w:rsidDel="005A7CCF">
          <w:rPr>
            <w:rStyle w:val="Enfasidelicata"/>
            <w:rFonts w:asciiTheme="minorHAnsi" w:hAnsiTheme="minorHAnsi" w:cstheme="minorHAnsi"/>
            <w:szCs w:val="24"/>
          </w:rPr>
          <w:delText>fact{</w:delText>
        </w:r>
      </w:del>
    </w:p>
    <w:p w14:paraId="24B4AE7C" w14:textId="114A2357" w:rsidR="005432E1" w:rsidRPr="00A8618B" w:rsidDel="005A7CCF" w:rsidRDefault="005432E1">
      <w:pPr>
        <w:pStyle w:val="Paragrafoelenco"/>
        <w:spacing w:line="276" w:lineRule="auto"/>
        <w:rPr>
          <w:del w:id="2225" w:author="Cristian Sbrolli" w:date="2020-12-20T13:54:00Z"/>
          <w:rStyle w:val="Enfasidelicata"/>
          <w:rFonts w:asciiTheme="minorHAnsi" w:hAnsiTheme="minorHAnsi" w:cstheme="minorHAnsi"/>
          <w:szCs w:val="24"/>
        </w:rPr>
        <w:pPrChange w:id="2226" w:author="Giorgio Romeo" w:date="2020-12-23T10:30:00Z">
          <w:pPr>
            <w:pStyle w:val="Paragrafoelenco"/>
            <w:spacing w:line="240" w:lineRule="auto"/>
            <w:ind w:left="360"/>
          </w:pPr>
        </w:pPrChange>
      </w:pPr>
      <w:del w:id="2227" w:author="Cristian Sbrolli" w:date="2020-12-20T13:54:00Z">
        <w:r w:rsidRPr="00A8618B" w:rsidDel="005A7CCF">
          <w:rPr>
            <w:rStyle w:val="Enfasidelicata"/>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pStyle w:val="Paragrafoelenco"/>
        <w:spacing w:line="276" w:lineRule="auto"/>
        <w:rPr>
          <w:del w:id="2228" w:author="Cristian Sbrolli" w:date="2020-12-20T13:54:00Z"/>
          <w:rStyle w:val="Enfasidelicata"/>
          <w:rFonts w:asciiTheme="minorHAnsi" w:hAnsiTheme="minorHAnsi" w:cstheme="minorHAnsi"/>
          <w:szCs w:val="24"/>
        </w:rPr>
        <w:pPrChange w:id="2229" w:author="Giorgio Romeo" w:date="2020-12-23T10:30:00Z">
          <w:pPr>
            <w:pStyle w:val="Paragrafoelenco"/>
            <w:spacing w:line="240" w:lineRule="auto"/>
            <w:ind w:left="360"/>
          </w:pPr>
        </w:pPrChange>
      </w:pPr>
      <w:del w:id="2230" w:author="Cristian Sbrolli" w:date="2020-12-20T13:54:00Z">
        <w:r w:rsidRPr="00A8618B" w:rsidDel="005A7CCF">
          <w:rPr>
            <w:rStyle w:val="Enfasidelicata"/>
            <w:rFonts w:asciiTheme="minorHAnsi" w:hAnsiTheme="minorHAnsi" w:cstheme="minorHAnsi"/>
            <w:szCs w:val="24"/>
          </w:rPr>
          <w:delText>}</w:delText>
        </w:r>
      </w:del>
    </w:p>
    <w:p w14:paraId="2768D3D7" w14:textId="6D31D9EC" w:rsidR="005432E1" w:rsidRPr="00A8618B" w:rsidDel="005A7CCF" w:rsidRDefault="005432E1">
      <w:pPr>
        <w:pStyle w:val="Paragrafoelenco"/>
        <w:spacing w:line="276" w:lineRule="auto"/>
        <w:rPr>
          <w:del w:id="2231" w:author="Cristian Sbrolli" w:date="2020-12-20T13:54:00Z"/>
          <w:rStyle w:val="Enfasidelicata"/>
          <w:rFonts w:asciiTheme="minorHAnsi" w:hAnsiTheme="minorHAnsi" w:cstheme="minorHAnsi"/>
          <w:szCs w:val="24"/>
        </w:rPr>
        <w:pPrChange w:id="2232" w:author="Giorgio Romeo" w:date="2020-12-23T10:30:00Z">
          <w:pPr>
            <w:pStyle w:val="Paragrafoelenco"/>
            <w:spacing w:line="240" w:lineRule="auto"/>
            <w:ind w:left="360"/>
          </w:pPr>
        </w:pPrChange>
      </w:pPr>
    </w:p>
    <w:p w14:paraId="7B93944D" w14:textId="7197E412" w:rsidR="005432E1" w:rsidRPr="00A8618B" w:rsidDel="005A7CCF" w:rsidRDefault="005432E1">
      <w:pPr>
        <w:pStyle w:val="Paragrafoelenco"/>
        <w:spacing w:line="276" w:lineRule="auto"/>
        <w:rPr>
          <w:del w:id="2233" w:author="Cristian Sbrolli" w:date="2020-12-20T13:54:00Z"/>
          <w:rStyle w:val="Enfasidelicata"/>
          <w:rFonts w:asciiTheme="minorHAnsi" w:hAnsiTheme="minorHAnsi" w:cstheme="minorHAnsi"/>
          <w:szCs w:val="24"/>
        </w:rPr>
        <w:pPrChange w:id="2234" w:author="Giorgio Romeo" w:date="2020-12-23T10:30:00Z">
          <w:pPr>
            <w:pStyle w:val="Paragrafoelenco"/>
            <w:spacing w:line="240" w:lineRule="auto"/>
            <w:ind w:left="360"/>
          </w:pPr>
        </w:pPrChange>
      </w:pPr>
      <w:del w:id="2235" w:author="Cristian Sbrolli" w:date="2020-12-20T13:54:00Z">
        <w:r w:rsidRPr="00A8618B" w:rsidDel="005A7CCF">
          <w:rPr>
            <w:rStyle w:val="Enfasidelicata"/>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pStyle w:val="Paragrafoelenco"/>
        <w:spacing w:line="276" w:lineRule="auto"/>
        <w:rPr>
          <w:del w:id="2236" w:author="Cristian Sbrolli" w:date="2020-12-20T13:54:00Z"/>
          <w:rStyle w:val="Enfasidelicata"/>
          <w:rFonts w:asciiTheme="minorHAnsi" w:hAnsiTheme="minorHAnsi" w:cstheme="minorHAnsi"/>
          <w:szCs w:val="24"/>
        </w:rPr>
        <w:pPrChange w:id="2237" w:author="Giorgio Romeo" w:date="2020-12-23T10:30:00Z">
          <w:pPr>
            <w:pStyle w:val="Paragrafoelenco"/>
            <w:spacing w:line="240" w:lineRule="auto"/>
            <w:ind w:left="360"/>
          </w:pPr>
        </w:pPrChange>
      </w:pPr>
      <w:del w:id="2238" w:author="Cristian Sbrolli" w:date="2020-12-20T13:54:00Z">
        <w:r w:rsidRPr="00A8618B" w:rsidDel="005A7CCF">
          <w:rPr>
            <w:rStyle w:val="Enfasidelicata"/>
            <w:rFonts w:asciiTheme="minorHAnsi" w:hAnsiTheme="minorHAnsi" w:cstheme="minorHAnsi"/>
            <w:szCs w:val="24"/>
          </w:rPr>
          <w:delText>fact {</w:delText>
        </w:r>
      </w:del>
    </w:p>
    <w:p w14:paraId="7E69286B" w14:textId="0AF4F699" w:rsidR="005432E1" w:rsidRPr="00A8618B" w:rsidDel="005A7CCF" w:rsidRDefault="005432E1">
      <w:pPr>
        <w:pStyle w:val="Paragrafoelenco"/>
        <w:spacing w:line="276" w:lineRule="auto"/>
        <w:rPr>
          <w:del w:id="2239" w:author="Cristian Sbrolli" w:date="2020-12-20T13:54:00Z"/>
          <w:rStyle w:val="Enfasidelicata"/>
          <w:rFonts w:asciiTheme="minorHAnsi" w:hAnsiTheme="minorHAnsi" w:cstheme="minorHAnsi"/>
          <w:szCs w:val="24"/>
        </w:rPr>
        <w:pPrChange w:id="2240" w:author="Giorgio Romeo" w:date="2020-12-23T10:30:00Z">
          <w:pPr>
            <w:pStyle w:val="Paragrafoelenco"/>
            <w:spacing w:line="240" w:lineRule="auto"/>
            <w:ind w:left="360"/>
          </w:pPr>
        </w:pPrChange>
      </w:pPr>
      <w:del w:id="2241" w:author="Cristian Sbrolli" w:date="2020-12-20T13:54:00Z">
        <w:r w:rsidRPr="00A8618B" w:rsidDel="005A7CCF">
          <w:rPr>
            <w:rStyle w:val="Enfasidelicata"/>
            <w:rFonts w:asciiTheme="minorHAnsi" w:hAnsiTheme="minorHAnsi" w:cstheme="minorHAnsi"/>
            <w:szCs w:val="24"/>
          </w:rPr>
          <w:delText>no disj ts1,ts2: TicketSystem |</w:delText>
        </w:r>
      </w:del>
    </w:p>
    <w:p w14:paraId="2340950C" w14:textId="3D47463A" w:rsidR="005432E1" w:rsidRPr="00A8618B" w:rsidDel="005A7CCF" w:rsidRDefault="005432E1">
      <w:pPr>
        <w:pStyle w:val="Paragrafoelenco"/>
        <w:spacing w:line="276" w:lineRule="auto"/>
        <w:rPr>
          <w:del w:id="2242" w:author="Cristian Sbrolli" w:date="2020-12-20T13:54:00Z"/>
          <w:rStyle w:val="Enfasidelicata"/>
          <w:rFonts w:asciiTheme="minorHAnsi" w:hAnsiTheme="minorHAnsi" w:cstheme="minorHAnsi"/>
          <w:szCs w:val="24"/>
        </w:rPr>
        <w:pPrChange w:id="2243" w:author="Giorgio Romeo" w:date="2020-12-23T10:30:00Z">
          <w:pPr>
            <w:pStyle w:val="Paragrafoelenco"/>
            <w:spacing w:line="240" w:lineRule="auto"/>
            <w:ind w:left="360"/>
          </w:pPr>
        </w:pPrChange>
      </w:pPr>
      <w:del w:id="2244" w:author="Cristian Sbrolli" w:date="2020-12-20T13:54:00Z">
        <w:r w:rsidRPr="00A8618B" w:rsidDel="005A7CCF">
          <w:rPr>
            <w:rStyle w:val="Enfasidelicata"/>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pStyle w:val="Paragrafoelenco"/>
        <w:spacing w:line="276" w:lineRule="auto"/>
        <w:rPr>
          <w:del w:id="2245" w:author="Cristian Sbrolli" w:date="2020-12-20T13:54:00Z"/>
          <w:rStyle w:val="Enfasidelicata"/>
          <w:rFonts w:asciiTheme="minorHAnsi" w:hAnsiTheme="minorHAnsi" w:cstheme="minorHAnsi"/>
          <w:szCs w:val="24"/>
        </w:rPr>
        <w:pPrChange w:id="2246" w:author="Giorgio Romeo" w:date="2020-12-23T10:30:00Z">
          <w:pPr>
            <w:pStyle w:val="Paragrafoelenco"/>
            <w:spacing w:line="240" w:lineRule="auto"/>
            <w:ind w:left="360"/>
          </w:pPr>
        </w:pPrChange>
      </w:pPr>
      <w:del w:id="2247" w:author="Cristian Sbrolli" w:date="2020-12-20T13:54:00Z">
        <w:r w:rsidRPr="00A8618B" w:rsidDel="005A7CCF">
          <w:rPr>
            <w:rStyle w:val="Enfasidelicata"/>
            <w:rFonts w:asciiTheme="minorHAnsi" w:hAnsiTheme="minorHAnsi" w:cstheme="minorHAnsi"/>
            <w:szCs w:val="24"/>
          </w:rPr>
          <w:delText>}</w:delText>
        </w:r>
      </w:del>
    </w:p>
    <w:p w14:paraId="1F626800" w14:textId="299E9F38" w:rsidR="005432E1" w:rsidRPr="00A8618B" w:rsidDel="005A7CCF" w:rsidRDefault="005432E1">
      <w:pPr>
        <w:pStyle w:val="Paragrafoelenco"/>
        <w:spacing w:line="276" w:lineRule="auto"/>
        <w:rPr>
          <w:del w:id="2248" w:author="Cristian Sbrolli" w:date="2020-12-20T13:54:00Z"/>
          <w:rStyle w:val="Enfasidelicata"/>
          <w:rFonts w:asciiTheme="minorHAnsi" w:hAnsiTheme="minorHAnsi" w:cstheme="minorHAnsi"/>
          <w:szCs w:val="24"/>
        </w:rPr>
        <w:pPrChange w:id="2249" w:author="Giorgio Romeo" w:date="2020-12-23T10:30:00Z">
          <w:pPr>
            <w:pStyle w:val="Paragrafoelenco"/>
            <w:spacing w:line="240" w:lineRule="auto"/>
            <w:ind w:left="360"/>
          </w:pPr>
        </w:pPrChange>
      </w:pPr>
    </w:p>
    <w:p w14:paraId="1D3C83DF" w14:textId="7E6C8D9A" w:rsidR="005432E1" w:rsidRPr="00A8618B" w:rsidDel="005A7CCF" w:rsidRDefault="005432E1">
      <w:pPr>
        <w:pStyle w:val="Paragrafoelenco"/>
        <w:spacing w:line="276" w:lineRule="auto"/>
        <w:rPr>
          <w:del w:id="2250" w:author="Cristian Sbrolli" w:date="2020-12-20T13:54:00Z"/>
          <w:rStyle w:val="Enfasidelicata"/>
          <w:rFonts w:asciiTheme="minorHAnsi" w:hAnsiTheme="minorHAnsi" w:cstheme="minorHAnsi"/>
          <w:szCs w:val="24"/>
        </w:rPr>
        <w:pPrChange w:id="2251" w:author="Giorgio Romeo" w:date="2020-12-23T10:30:00Z">
          <w:pPr>
            <w:pStyle w:val="Paragrafoelenco"/>
            <w:spacing w:line="240" w:lineRule="auto"/>
            <w:ind w:left="360"/>
          </w:pPr>
        </w:pPrChange>
      </w:pPr>
      <w:del w:id="2252" w:author="Cristian Sbrolli" w:date="2020-12-20T13:54:00Z">
        <w:r w:rsidRPr="00A8618B" w:rsidDel="005A7CCF">
          <w:rPr>
            <w:rStyle w:val="Enfasidelicata"/>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pStyle w:val="Paragrafoelenco"/>
        <w:spacing w:line="276" w:lineRule="auto"/>
        <w:rPr>
          <w:del w:id="2253" w:author="Cristian Sbrolli" w:date="2020-12-20T13:54:00Z"/>
          <w:rStyle w:val="Enfasidelicata"/>
          <w:rFonts w:asciiTheme="minorHAnsi" w:hAnsiTheme="minorHAnsi" w:cstheme="minorHAnsi"/>
          <w:szCs w:val="24"/>
        </w:rPr>
        <w:pPrChange w:id="2254" w:author="Giorgio Romeo" w:date="2020-12-23T10:30:00Z">
          <w:pPr>
            <w:pStyle w:val="Paragrafoelenco"/>
            <w:spacing w:line="240" w:lineRule="auto"/>
            <w:ind w:left="360"/>
          </w:pPr>
        </w:pPrChange>
      </w:pPr>
      <w:del w:id="2255" w:author="Cristian Sbrolli" w:date="2020-12-20T13:54:00Z">
        <w:r w:rsidRPr="00A8618B" w:rsidDel="005A7CCF">
          <w:rPr>
            <w:rStyle w:val="Enfasidelicata"/>
            <w:rFonts w:asciiTheme="minorHAnsi" w:hAnsiTheme="minorHAnsi" w:cstheme="minorHAnsi"/>
            <w:szCs w:val="24"/>
          </w:rPr>
          <w:delText>fact {</w:delText>
        </w:r>
      </w:del>
    </w:p>
    <w:p w14:paraId="324EE56B" w14:textId="6121C42F" w:rsidR="005432E1" w:rsidRPr="00A8618B" w:rsidDel="005A7CCF" w:rsidRDefault="005432E1">
      <w:pPr>
        <w:pStyle w:val="Paragrafoelenco"/>
        <w:spacing w:line="276" w:lineRule="auto"/>
        <w:rPr>
          <w:del w:id="2256" w:author="Cristian Sbrolli" w:date="2020-12-20T13:54:00Z"/>
          <w:rStyle w:val="Enfasidelicata"/>
          <w:rFonts w:asciiTheme="minorHAnsi" w:hAnsiTheme="minorHAnsi" w:cstheme="minorHAnsi"/>
          <w:szCs w:val="24"/>
        </w:rPr>
        <w:pPrChange w:id="2257" w:author="Giorgio Romeo" w:date="2020-12-23T10:30:00Z">
          <w:pPr>
            <w:pStyle w:val="Paragrafoelenco"/>
            <w:spacing w:line="240" w:lineRule="auto"/>
            <w:ind w:left="360"/>
          </w:pPr>
        </w:pPrChange>
      </w:pPr>
      <w:del w:id="2258" w:author="Cristian Sbrolli" w:date="2020-12-20T13:54:00Z">
        <w:r w:rsidRPr="00A8618B" w:rsidDel="005A7CCF">
          <w:rPr>
            <w:rStyle w:val="Enfasidelicata"/>
            <w:rFonts w:asciiTheme="minorHAnsi" w:hAnsiTheme="minorHAnsi" w:cstheme="minorHAnsi"/>
            <w:szCs w:val="24"/>
          </w:rPr>
          <w:delText>no disj m1,m2: Market |</w:delText>
        </w:r>
      </w:del>
    </w:p>
    <w:p w14:paraId="17C40BB2" w14:textId="2525D676" w:rsidR="005432E1" w:rsidRPr="00A8618B" w:rsidDel="005A7CCF" w:rsidRDefault="005432E1">
      <w:pPr>
        <w:pStyle w:val="Paragrafoelenco"/>
        <w:spacing w:line="276" w:lineRule="auto"/>
        <w:rPr>
          <w:del w:id="2259" w:author="Cristian Sbrolli" w:date="2020-12-20T13:54:00Z"/>
          <w:rStyle w:val="Enfasidelicata"/>
          <w:rFonts w:asciiTheme="minorHAnsi" w:hAnsiTheme="minorHAnsi" w:cstheme="minorHAnsi"/>
          <w:szCs w:val="24"/>
        </w:rPr>
        <w:pPrChange w:id="2260" w:author="Giorgio Romeo" w:date="2020-12-23T10:30:00Z">
          <w:pPr>
            <w:pStyle w:val="Paragrafoelenco"/>
            <w:spacing w:line="240" w:lineRule="auto"/>
            <w:ind w:left="360"/>
          </w:pPr>
        </w:pPrChange>
      </w:pPr>
      <w:del w:id="2261" w:author="Cristian Sbrolli" w:date="2020-12-20T13:54:00Z">
        <w:r w:rsidRPr="00A8618B" w:rsidDel="005A7CCF">
          <w:rPr>
            <w:rStyle w:val="Enfasidelicata"/>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pStyle w:val="Paragrafoelenco"/>
        <w:spacing w:line="276" w:lineRule="auto"/>
        <w:rPr>
          <w:del w:id="2262" w:author="Cristian Sbrolli" w:date="2020-12-20T13:54:00Z"/>
          <w:rStyle w:val="Enfasidelicata"/>
          <w:rFonts w:asciiTheme="minorHAnsi" w:hAnsiTheme="minorHAnsi" w:cstheme="minorHAnsi"/>
          <w:szCs w:val="24"/>
        </w:rPr>
        <w:pPrChange w:id="2263" w:author="Giorgio Romeo" w:date="2020-12-23T10:30:00Z">
          <w:pPr>
            <w:pStyle w:val="Paragrafoelenco"/>
            <w:spacing w:line="240" w:lineRule="auto"/>
            <w:ind w:left="360"/>
          </w:pPr>
        </w:pPrChange>
      </w:pPr>
      <w:del w:id="2264"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pStyle w:val="Paragrafoelenco"/>
        <w:spacing w:line="276" w:lineRule="auto"/>
        <w:rPr>
          <w:del w:id="2265" w:author="Cristian Sbrolli" w:date="2020-12-20T13:54:00Z"/>
          <w:rStyle w:val="Enfasidelicata"/>
          <w:rFonts w:asciiTheme="minorHAnsi" w:hAnsiTheme="minorHAnsi" w:cstheme="minorHAnsi"/>
          <w:szCs w:val="24"/>
        </w:rPr>
        <w:pPrChange w:id="2266" w:author="Giorgio Romeo" w:date="2020-12-23T10:30:00Z">
          <w:pPr>
            <w:pStyle w:val="Paragrafoelenco"/>
            <w:spacing w:line="240" w:lineRule="auto"/>
            <w:ind w:left="360"/>
          </w:pPr>
        </w:pPrChange>
      </w:pPr>
      <w:del w:id="2267" w:author="Cristian Sbrolli" w:date="2020-12-20T13:54:00Z">
        <w:r w:rsidRPr="00A8618B" w:rsidDel="005A7CCF">
          <w:rPr>
            <w:rStyle w:val="Enfasidelicata"/>
            <w:rFonts w:asciiTheme="minorHAnsi" w:hAnsiTheme="minorHAnsi" w:cstheme="minorHAnsi"/>
            <w:szCs w:val="24"/>
          </w:rPr>
          <w:delText>}</w:delText>
        </w:r>
      </w:del>
    </w:p>
    <w:p w14:paraId="62844875" w14:textId="60C7F2E8" w:rsidR="005432E1" w:rsidRPr="00A8618B" w:rsidDel="005A7CCF" w:rsidRDefault="005432E1">
      <w:pPr>
        <w:pStyle w:val="Paragrafoelenco"/>
        <w:spacing w:line="276" w:lineRule="auto"/>
        <w:rPr>
          <w:del w:id="2268" w:author="Cristian Sbrolli" w:date="2020-12-20T13:54:00Z"/>
          <w:rStyle w:val="Enfasidelicata"/>
          <w:rFonts w:asciiTheme="minorHAnsi" w:hAnsiTheme="minorHAnsi" w:cstheme="minorHAnsi"/>
          <w:szCs w:val="24"/>
        </w:rPr>
        <w:pPrChange w:id="2269" w:author="Giorgio Romeo" w:date="2020-12-23T10:30:00Z">
          <w:pPr>
            <w:pStyle w:val="Paragrafoelenco"/>
            <w:spacing w:line="240" w:lineRule="auto"/>
            <w:ind w:left="360"/>
          </w:pPr>
        </w:pPrChange>
      </w:pPr>
    </w:p>
    <w:p w14:paraId="07DC9BE1" w14:textId="389ADADA" w:rsidR="005432E1" w:rsidRPr="00A8618B" w:rsidDel="005A7CCF" w:rsidRDefault="005432E1">
      <w:pPr>
        <w:pStyle w:val="Paragrafoelenco"/>
        <w:spacing w:line="276" w:lineRule="auto"/>
        <w:rPr>
          <w:del w:id="2270" w:author="Cristian Sbrolli" w:date="2020-12-20T13:54:00Z"/>
          <w:rStyle w:val="Enfasidelicata"/>
          <w:rFonts w:asciiTheme="minorHAnsi" w:hAnsiTheme="minorHAnsi" w:cstheme="minorHAnsi"/>
          <w:szCs w:val="24"/>
        </w:rPr>
        <w:pPrChange w:id="2271" w:author="Giorgio Romeo" w:date="2020-12-23T10:30:00Z">
          <w:pPr>
            <w:pStyle w:val="Paragrafoelenco"/>
            <w:spacing w:line="240" w:lineRule="auto"/>
            <w:ind w:left="360"/>
          </w:pPr>
        </w:pPrChange>
      </w:pPr>
      <w:del w:id="2272" w:author="Cristian Sbrolli" w:date="2020-12-20T13:54:00Z">
        <w:r w:rsidRPr="00A8618B" w:rsidDel="005A7CCF">
          <w:rPr>
            <w:rStyle w:val="Enfasidelicata"/>
            <w:rFonts w:asciiTheme="minorHAnsi" w:hAnsiTheme="minorHAnsi" w:cstheme="minorHAnsi"/>
            <w:szCs w:val="24"/>
          </w:rPr>
          <w:delText>//each ticket has a different QRCode</w:delText>
        </w:r>
      </w:del>
    </w:p>
    <w:p w14:paraId="3554C561" w14:textId="26F964A6" w:rsidR="005432E1" w:rsidRPr="00A8618B" w:rsidDel="005A7CCF" w:rsidRDefault="005432E1">
      <w:pPr>
        <w:pStyle w:val="Paragrafoelenco"/>
        <w:spacing w:line="276" w:lineRule="auto"/>
        <w:rPr>
          <w:del w:id="2273" w:author="Cristian Sbrolli" w:date="2020-12-20T13:54:00Z"/>
          <w:rStyle w:val="Enfasidelicata"/>
          <w:rFonts w:asciiTheme="minorHAnsi" w:hAnsiTheme="minorHAnsi" w:cstheme="minorHAnsi"/>
          <w:szCs w:val="24"/>
        </w:rPr>
        <w:pPrChange w:id="2274" w:author="Giorgio Romeo" w:date="2020-12-23T10:30:00Z">
          <w:pPr>
            <w:pStyle w:val="Paragrafoelenco"/>
            <w:spacing w:line="240" w:lineRule="auto"/>
            <w:ind w:left="360"/>
          </w:pPr>
        </w:pPrChange>
      </w:pPr>
      <w:del w:id="2275" w:author="Cristian Sbrolli" w:date="2020-12-20T13:54:00Z">
        <w:r w:rsidRPr="00A8618B" w:rsidDel="005A7CCF">
          <w:rPr>
            <w:rStyle w:val="Enfasidelicata"/>
            <w:rFonts w:asciiTheme="minorHAnsi" w:hAnsiTheme="minorHAnsi" w:cstheme="minorHAnsi"/>
            <w:szCs w:val="24"/>
          </w:rPr>
          <w:delText>fact {</w:delText>
        </w:r>
      </w:del>
    </w:p>
    <w:p w14:paraId="1024EE63" w14:textId="6587F8CD" w:rsidR="005432E1" w:rsidRPr="00A8618B" w:rsidDel="005A7CCF" w:rsidRDefault="005432E1">
      <w:pPr>
        <w:pStyle w:val="Paragrafoelenco"/>
        <w:spacing w:line="276" w:lineRule="auto"/>
        <w:rPr>
          <w:del w:id="2276" w:author="Cristian Sbrolli" w:date="2020-12-20T13:54:00Z"/>
          <w:rStyle w:val="Enfasidelicata"/>
          <w:rFonts w:asciiTheme="minorHAnsi" w:hAnsiTheme="minorHAnsi" w:cstheme="minorHAnsi"/>
          <w:szCs w:val="24"/>
        </w:rPr>
        <w:pPrChange w:id="2277" w:author="Giorgio Romeo" w:date="2020-12-23T10:30:00Z">
          <w:pPr>
            <w:pStyle w:val="Paragrafoelenco"/>
            <w:spacing w:line="240" w:lineRule="auto"/>
            <w:ind w:left="360"/>
          </w:pPr>
        </w:pPrChange>
      </w:pPr>
      <w:del w:id="2278" w:author="Cristian Sbrolli" w:date="2020-12-20T13:54:00Z">
        <w:r w:rsidRPr="00A8618B" w:rsidDel="005A7CCF">
          <w:rPr>
            <w:rStyle w:val="Enfasidelicata"/>
            <w:rFonts w:asciiTheme="minorHAnsi" w:hAnsiTheme="minorHAnsi" w:cstheme="minorHAnsi"/>
            <w:szCs w:val="24"/>
          </w:rPr>
          <w:delText>no disj t1,t2: Ticket |</w:delText>
        </w:r>
      </w:del>
    </w:p>
    <w:p w14:paraId="73D9FEC3" w14:textId="178EA167" w:rsidR="005432E1" w:rsidRPr="00A8618B" w:rsidDel="005A7CCF" w:rsidRDefault="005432E1">
      <w:pPr>
        <w:pStyle w:val="Paragrafoelenco"/>
        <w:spacing w:line="276" w:lineRule="auto"/>
        <w:rPr>
          <w:del w:id="2279" w:author="Cristian Sbrolli" w:date="2020-12-20T13:54:00Z"/>
          <w:rStyle w:val="Enfasidelicata"/>
          <w:rFonts w:asciiTheme="minorHAnsi" w:hAnsiTheme="minorHAnsi" w:cstheme="minorHAnsi"/>
          <w:szCs w:val="24"/>
        </w:rPr>
        <w:pPrChange w:id="2280" w:author="Giorgio Romeo" w:date="2020-12-23T10:30:00Z">
          <w:pPr>
            <w:pStyle w:val="Paragrafoelenco"/>
            <w:spacing w:line="240" w:lineRule="auto"/>
            <w:ind w:left="360"/>
          </w:pPr>
        </w:pPrChange>
      </w:pPr>
      <w:del w:id="2281" w:author="Cristian Sbrolli" w:date="2020-12-20T13:54:00Z">
        <w:r w:rsidRPr="00A8618B" w:rsidDel="005A7CCF">
          <w:rPr>
            <w:rStyle w:val="Enfasidelicata"/>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pStyle w:val="Paragrafoelenco"/>
        <w:spacing w:line="276" w:lineRule="auto"/>
        <w:rPr>
          <w:del w:id="2282" w:author="Cristian Sbrolli" w:date="2020-12-20T13:54:00Z"/>
          <w:rStyle w:val="Enfasidelicata"/>
          <w:rFonts w:asciiTheme="minorHAnsi" w:hAnsiTheme="minorHAnsi" w:cstheme="minorHAnsi"/>
          <w:szCs w:val="24"/>
        </w:rPr>
        <w:pPrChange w:id="2283" w:author="Giorgio Romeo" w:date="2020-12-23T10:30:00Z">
          <w:pPr>
            <w:pStyle w:val="Paragrafoelenco"/>
            <w:spacing w:line="240" w:lineRule="auto"/>
            <w:ind w:left="360"/>
          </w:pPr>
        </w:pPrChange>
      </w:pPr>
      <w:del w:id="2284" w:author="Cristian Sbrolli" w:date="2020-12-20T13:54:00Z">
        <w:r w:rsidRPr="00A8618B" w:rsidDel="005A7CCF">
          <w:rPr>
            <w:rStyle w:val="Enfasidelicata"/>
            <w:rFonts w:asciiTheme="minorHAnsi" w:hAnsiTheme="minorHAnsi" w:cstheme="minorHAnsi"/>
            <w:szCs w:val="24"/>
          </w:rPr>
          <w:delText>}</w:delText>
        </w:r>
      </w:del>
    </w:p>
    <w:p w14:paraId="2769D0A8" w14:textId="2BB97310" w:rsidR="005432E1" w:rsidRPr="00A8618B" w:rsidDel="005A7CCF" w:rsidRDefault="005432E1">
      <w:pPr>
        <w:pStyle w:val="Paragrafoelenco"/>
        <w:spacing w:line="276" w:lineRule="auto"/>
        <w:rPr>
          <w:del w:id="2285" w:author="Cristian Sbrolli" w:date="2020-12-20T13:54:00Z"/>
          <w:rStyle w:val="Enfasidelicata"/>
          <w:rFonts w:asciiTheme="minorHAnsi" w:hAnsiTheme="minorHAnsi" w:cstheme="minorHAnsi"/>
          <w:szCs w:val="24"/>
        </w:rPr>
        <w:pPrChange w:id="2286" w:author="Giorgio Romeo" w:date="2020-12-23T10:30:00Z">
          <w:pPr>
            <w:pStyle w:val="Paragrafoelenco"/>
            <w:spacing w:line="240" w:lineRule="auto"/>
            <w:ind w:left="360"/>
          </w:pPr>
        </w:pPrChange>
      </w:pPr>
    </w:p>
    <w:p w14:paraId="21768EDB" w14:textId="1AD60FD4" w:rsidR="005432E1" w:rsidRPr="00A8618B" w:rsidDel="005A7CCF" w:rsidRDefault="005432E1">
      <w:pPr>
        <w:pStyle w:val="Paragrafoelenco"/>
        <w:spacing w:line="276" w:lineRule="auto"/>
        <w:rPr>
          <w:del w:id="2287" w:author="Cristian Sbrolli" w:date="2020-12-20T13:54:00Z"/>
          <w:rStyle w:val="Enfasidelicata"/>
          <w:rFonts w:asciiTheme="minorHAnsi" w:hAnsiTheme="minorHAnsi" w:cstheme="minorHAnsi"/>
          <w:szCs w:val="24"/>
        </w:rPr>
        <w:pPrChange w:id="2288" w:author="Giorgio Romeo" w:date="2020-12-23T10:30:00Z">
          <w:pPr>
            <w:pStyle w:val="Paragrafoelenco"/>
            <w:spacing w:line="240" w:lineRule="auto"/>
            <w:ind w:left="360"/>
          </w:pPr>
        </w:pPrChange>
      </w:pPr>
      <w:del w:id="2289" w:author="Cristian Sbrolli" w:date="2020-12-20T13:54:00Z">
        <w:r w:rsidRPr="00A8618B" w:rsidDel="005A7CCF">
          <w:rPr>
            <w:rStyle w:val="Enfasidelicata"/>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pStyle w:val="Paragrafoelenco"/>
        <w:spacing w:line="276" w:lineRule="auto"/>
        <w:rPr>
          <w:del w:id="2290" w:author="Cristian Sbrolli" w:date="2020-12-20T13:54:00Z"/>
          <w:rStyle w:val="Enfasidelicata"/>
          <w:rFonts w:asciiTheme="minorHAnsi" w:hAnsiTheme="minorHAnsi" w:cstheme="minorHAnsi"/>
          <w:szCs w:val="24"/>
        </w:rPr>
        <w:pPrChange w:id="2291" w:author="Giorgio Romeo" w:date="2020-12-23T10:30:00Z">
          <w:pPr>
            <w:pStyle w:val="Paragrafoelenco"/>
            <w:spacing w:line="240" w:lineRule="auto"/>
            <w:ind w:left="360"/>
          </w:pPr>
        </w:pPrChange>
      </w:pPr>
      <w:del w:id="2292" w:author="Cristian Sbrolli" w:date="2020-12-20T13:54:00Z">
        <w:r w:rsidRPr="00A8618B" w:rsidDel="005A7CCF">
          <w:rPr>
            <w:rStyle w:val="Enfasidelicata"/>
            <w:rFonts w:asciiTheme="minorHAnsi" w:hAnsiTheme="minorHAnsi" w:cstheme="minorHAnsi"/>
            <w:szCs w:val="24"/>
          </w:rPr>
          <w:delText>fact{</w:delText>
        </w:r>
      </w:del>
    </w:p>
    <w:p w14:paraId="7D4662A9" w14:textId="1BD82309" w:rsidR="005432E1" w:rsidRPr="00A8618B" w:rsidDel="005A7CCF" w:rsidRDefault="005432E1">
      <w:pPr>
        <w:pStyle w:val="Paragrafoelenco"/>
        <w:spacing w:line="276" w:lineRule="auto"/>
        <w:rPr>
          <w:del w:id="2293" w:author="Cristian Sbrolli" w:date="2020-12-20T13:54:00Z"/>
          <w:rStyle w:val="Enfasidelicata"/>
          <w:rFonts w:asciiTheme="minorHAnsi" w:hAnsiTheme="minorHAnsi" w:cstheme="minorHAnsi"/>
          <w:szCs w:val="24"/>
        </w:rPr>
        <w:pPrChange w:id="2294" w:author="Giorgio Romeo" w:date="2020-12-23T10:30:00Z">
          <w:pPr>
            <w:pStyle w:val="Paragrafoelenco"/>
            <w:spacing w:line="240" w:lineRule="auto"/>
            <w:ind w:left="360"/>
          </w:pPr>
        </w:pPrChange>
      </w:pPr>
      <w:del w:id="2295" w:author="Cristian Sbrolli" w:date="2020-12-20T13:54:00Z">
        <w:r w:rsidRPr="00A8618B" w:rsidDel="005A7CCF">
          <w:rPr>
            <w:rStyle w:val="Enfasidelicata"/>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pStyle w:val="Paragrafoelenco"/>
        <w:spacing w:line="276" w:lineRule="auto"/>
        <w:rPr>
          <w:del w:id="2296" w:author="Cristian Sbrolli" w:date="2020-12-20T13:54:00Z"/>
          <w:rStyle w:val="Enfasidelicata"/>
          <w:rFonts w:asciiTheme="minorHAnsi" w:hAnsiTheme="minorHAnsi" w:cstheme="minorHAnsi"/>
          <w:szCs w:val="24"/>
        </w:rPr>
        <w:pPrChange w:id="2297" w:author="Giorgio Romeo" w:date="2020-12-23T10:30:00Z">
          <w:pPr>
            <w:pStyle w:val="Paragrafoelenco"/>
            <w:spacing w:line="240" w:lineRule="auto"/>
            <w:ind w:left="360"/>
          </w:pPr>
        </w:pPrChange>
      </w:pPr>
      <w:del w:id="2298" w:author="Cristian Sbrolli" w:date="2020-12-20T13:54:00Z">
        <w:r w:rsidRPr="00A8618B" w:rsidDel="005A7CCF">
          <w:rPr>
            <w:rStyle w:val="Enfasidelicata"/>
            <w:rFonts w:asciiTheme="minorHAnsi" w:hAnsiTheme="minorHAnsi" w:cstheme="minorHAnsi"/>
            <w:szCs w:val="24"/>
          </w:rPr>
          <w:delText>}</w:delText>
        </w:r>
      </w:del>
    </w:p>
    <w:p w14:paraId="16FF2F5A" w14:textId="69E7E601" w:rsidR="005432E1" w:rsidRPr="00A8618B" w:rsidDel="005A7CCF" w:rsidRDefault="005432E1">
      <w:pPr>
        <w:pStyle w:val="Paragrafoelenco"/>
        <w:spacing w:line="276" w:lineRule="auto"/>
        <w:rPr>
          <w:del w:id="2299" w:author="Cristian Sbrolli" w:date="2020-12-20T13:54:00Z"/>
          <w:rStyle w:val="Enfasidelicata"/>
          <w:rFonts w:asciiTheme="minorHAnsi" w:hAnsiTheme="minorHAnsi" w:cstheme="minorHAnsi"/>
          <w:szCs w:val="24"/>
        </w:rPr>
        <w:pPrChange w:id="2300" w:author="Giorgio Romeo" w:date="2020-12-23T10:30:00Z">
          <w:pPr>
            <w:pStyle w:val="Paragrafoelenco"/>
            <w:spacing w:line="240" w:lineRule="auto"/>
            <w:ind w:left="360"/>
          </w:pPr>
        </w:pPrChange>
      </w:pPr>
    </w:p>
    <w:p w14:paraId="56C84E56" w14:textId="554734B0" w:rsidR="005432E1" w:rsidRPr="00A8618B" w:rsidDel="005A7CCF" w:rsidRDefault="005432E1">
      <w:pPr>
        <w:pStyle w:val="Paragrafoelenco"/>
        <w:spacing w:line="276" w:lineRule="auto"/>
        <w:rPr>
          <w:del w:id="2301" w:author="Cristian Sbrolli" w:date="2020-12-20T13:54:00Z"/>
          <w:rStyle w:val="Enfasidelicata"/>
          <w:rFonts w:asciiTheme="minorHAnsi" w:hAnsiTheme="minorHAnsi" w:cstheme="minorHAnsi"/>
          <w:szCs w:val="24"/>
        </w:rPr>
        <w:pPrChange w:id="2302" w:author="Giorgio Romeo" w:date="2020-12-23T10:30:00Z">
          <w:pPr>
            <w:pStyle w:val="Paragrafoelenco"/>
            <w:spacing w:line="240" w:lineRule="auto"/>
            <w:ind w:left="360"/>
          </w:pPr>
        </w:pPrChange>
      </w:pPr>
      <w:del w:id="2303" w:author="Cristian Sbrolli" w:date="2020-12-20T13:54:00Z">
        <w:r w:rsidRPr="00A8618B" w:rsidDel="005A7CCF">
          <w:rPr>
            <w:rStyle w:val="Enfasidelicata"/>
            <w:rFonts w:asciiTheme="minorHAnsi" w:hAnsiTheme="minorHAnsi" w:cstheme="minorHAnsi"/>
            <w:szCs w:val="24"/>
          </w:rPr>
          <w:delText>//different markets have no same QRcodeReader</w:delText>
        </w:r>
      </w:del>
    </w:p>
    <w:p w14:paraId="5D720D63" w14:textId="1E2C0CEC" w:rsidR="005432E1" w:rsidRPr="00A8618B" w:rsidDel="005A7CCF" w:rsidRDefault="005432E1">
      <w:pPr>
        <w:pStyle w:val="Paragrafoelenco"/>
        <w:spacing w:line="276" w:lineRule="auto"/>
        <w:rPr>
          <w:del w:id="2304" w:author="Cristian Sbrolli" w:date="2020-12-20T13:54:00Z"/>
          <w:rStyle w:val="Enfasidelicata"/>
          <w:rFonts w:asciiTheme="minorHAnsi" w:hAnsiTheme="minorHAnsi" w:cstheme="minorHAnsi"/>
          <w:szCs w:val="24"/>
        </w:rPr>
        <w:pPrChange w:id="2305" w:author="Giorgio Romeo" w:date="2020-12-23T10:30:00Z">
          <w:pPr>
            <w:pStyle w:val="Paragrafoelenco"/>
            <w:spacing w:line="240" w:lineRule="auto"/>
            <w:ind w:left="360"/>
          </w:pPr>
        </w:pPrChange>
      </w:pPr>
      <w:del w:id="2306" w:author="Cristian Sbrolli" w:date="2020-12-20T13:54:00Z">
        <w:r w:rsidRPr="00A8618B" w:rsidDel="005A7CCF">
          <w:rPr>
            <w:rStyle w:val="Enfasidelicata"/>
            <w:rFonts w:asciiTheme="minorHAnsi" w:hAnsiTheme="minorHAnsi" w:cstheme="minorHAnsi"/>
            <w:szCs w:val="24"/>
          </w:rPr>
          <w:delText>fact{</w:delText>
        </w:r>
      </w:del>
    </w:p>
    <w:p w14:paraId="7B786820" w14:textId="339B7E07" w:rsidR="005432E1" w:rsidRPr="00A8618B" w:rsidDel="005A7CCF" w:rsidRDefault="005432E1">
      <w:pPr>
        <w:pStyle w:val="Paragrafoelenco"/>
        <w:spacing w:line="276" w:lineRule="auto"/>
        <w:rPr>
          <w:del w:id="2307" w:author="Cristian Sbrolli" w:date="2020-12-20T13:54:00Z"/>
          <w:rStyle w:val="Enfasidelicata"/>
          <w:rFonts w:asciiTheme="minorHAnsi" w:hAnsiTheme="minorHAnsi" w:cstheme="minorHAnsi"/>
          <w:szCs w:val="24"/>
        </w:rPr>
        <w:pPrChange w:id="2308" w:author="Giorgio Romeo" w:date="2020-12-23T10:30:00Z">
          <w:pPr>
            <w:pStyle w:val="Paragrafoelenco"/>
            <w:spacing w:line="240" w:lineRule="auto"/>
            <w:ind w:left="360"/>
          </w:pPr>
        </w:pPrChange>
      </w:pPr>
      <w:del w:id="2309" w:author="Cristian Sbrolli" w:date="2020-12-20T13:54:00Z">
        <w:r w:rsidRPr="00A8618B" w:rsidDel="005A7CCF">
          <w:rPr>
            <w:rStyle w:val="Enfasidelicata"/>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pStyle w:val="Paragrafoelenco"/>
        <w:spacing w:line="276" w:lineRule="auto"/>
        <w:rPr>
          <w:del w:id="2310" w:author="Cristian Sbrolli" w:date="2020-12-20T13:54:00Z"/>
          <w:rStyle w:val="Enfasidelicata"/>
          <w:rFonts w:asciiTheme="minorHAnsi" w:hAnsiTheme="minorHAnsi" w:cstheme="minorHAnsi"/>
          <w:szCs w:val="24"/>
        </w:rPr>
        <w:pPrChange w:id="2311" w:author="Giorgio Romeo" w:date="2020-12-23T10:30:00Z">
          <w:pPr>
            <w:pStyle w:val="Paragrafoelenco"/>
            <w:spacing w:line="240" w:lineRule="auto"/>
            <w:ind w:left="360"/>
          </w:pPr>
        </w:pPrChange>
      </w:pPr>
      <w:del w:id="2312" w:author="Cristian Sbrolli" w:date="2020-12-20T13:54:00Z">
        <w:r w:rsidRPr="00A8618B" w:rsidDel="005A7CCF">
          <w:rPr>
            <w:rStyle w:val="Enfasidelicata"/>
            <w:rFonts w:asciiTheme="minorHAnsi" w:hAnsiTheme="minorHAnsi" w:cstheme="minorHAnsi"/>
            <w:szCs w:val="24"/>
          </w:rPr>
          <w:delText>}</w:delText>
        </w:r>
      </w:del>
    </w:p>
    <w:p w14:paraId="03F733AE" w14:textId="62FDFD97" w:rsidR="005432E1" w:rsidRPr="00A8618B" w:rsidDel="005A7CCF" w:rsidRDefault="005432E1">
      <w:pPr>
        <w:pStyle w:val="Paragrafoelenco"/>
        <w:spacing w:line="276" w:lineRule="auto"/>
        <w:rPr>
          <w:del w:id="2313" w:author="Cristian Sbrolli" w:date="2020-12-20T13:54:00Z"/>
          <w:rStyle w:val="Enfasidelicata"/>
          <w:rFonts w:asciiTheme="minorHAnsi" w:hAnsiTheme="minorHAnsi" w:cstheme="minorHAnsi"/>
          <w:szCs w:val="24"/>
        </w:rPr>
        <w:pPrChange w:id="2314" w:author="Giorgio Romeo" w:date="2020-12-23T10:30:00Z">
          <w:pPr>
            <w:pStyle w:val="Paragrafoelenco"/>
            <w:spacing w:line="240" w:lineRule="auto"/>
            <w:ind w:left="360"/>
          </w:pPr>
        </w:pPrChange>
      </w:pPr>
    </w:p>
    <w:p w14:paraId="3D8645AB" w14:textId="4026DE1D" w:rsidR="005432E1" w:rsidRPr="00A8618B" w:rsidDel="005A7CCF" w:rsidRDefault="005432E1">
      <w:pPr>
        <w:pStyle w:val="Paragrafoelenco"/>
        <w:spacing w:line="276" w:lineRule="auto"/>
        <w:rPr>
          <w:del w:id="2315" w:author="Cristian Sbrolli" w:date="2020-12-20T13:54:00Z"/>
          <w:rStyle w:val="Enfasidelicata"/>
          <w:rFonts w:asciiTheme="minorHAnsi" w:hAnsiTheme="minorHAnsi" w:cstheme="minorHAnsi"/>
          <w:szCs w:val="24"/>
        </w:rPr>
        <w:pPrChange w:id="2316" w:author="Giorgio Romeo" w:date="2020-12-23T10:30:00Z">
          <w:pPr>
            <w:pStyle w:val="Paragrafoelenco"/>
            <w:spacing w:line="240" w:lineRule="auto"/>
            <w:ind w:left="360"/>
          </w:pPr>
        </w:pPrChange>
      </w:pPr>
      <w:del w:id="2317" w:author="Cristian Sbrolli" w:date="2020-12-20T13:54:00Z">
        <w:r w:rsidRPr="00A8618B" w:rsidDel="005A7CCF">
          <w:rPr>
            <w:rStyle w:val="Enfasidelicata"/>
            <w:rFonts w:asciiTheme="minorHAnsi" w:hAnsiTheme="minorHAnsi" w:cstheme="minorHAnsi"/>
            <w:szCs w:val="24"/>
          </w:rPr>
          <w:delText>//each Device has a different GPS device</w:delText>
        </w:r>
      </w:del>
    </w:p>
    <w:p w14:paraId="632B9872" w14:textId="30E004A9" w:rsidR="005432E1" w:rsidRPr="00A8618B" w:rsidDel="005A7CCF" w:rsidRDefault="005432E1">
      <w:pPr>
        <w:pStyle w:val="Paragrafoelenco"/>
        <w:spacing w:line="276" w:lineRule="auto"/>
        <w:rPr>
          <w:del w:id="2318" w:author="Cristian Sbrolli" w:date="2020-12-20T13:54:00Z"/>
          <w:rStyle w:val="Enfasidelicata"/>
          <w:rFonts w:asciiTheme="minorHAnsi" w:hAnsiTheme="minorHAnsi" w:cstheme="minorHAnsi"/>
          <w:szCs w:val="24"/>
        </w:rPr>
        <w:pPrChange w:id="2319" w:author="Giorgio Romeo" w:date="2020-12-23T10:30:00Z">
          <w:pPr>
            <w:pStyle w:val="Paragrafoelenco"/>
            <w:spacing w:line="240" w:lineRule="auto"/>
            <w:ind w:left="360"/>
          </w:pPr>
        </w:pPrChange>
      </w:pPr>
      <w:del w:id="2320" w:author="Cristian Sbrolli" w:date="2020-12-20T13:54:00Z">
        <w:r w:rsidRPr="00A8618B" w:rsidDel="005A7CCF">
          <w:rPr>
            <w:rStyle w:val="Enfasidelicata"/>
            <w:rFonts w:asciiTheme="minorHAnsi" w:hAnsiTheme="minorHAnsi" w:cstheme="minorHAnsi"/>
            <w:szCs w:val="24"/>
          </w:rPr>
          <w:delText>fact {</w:delText>
        </w:r>
      </w:del>
    </w:p>
    <w:p w14:paraId="1A8439C3" w14:textId="5E3A91D8" w:rsidR="005432E1" w:rsidRPr="00A8618B" w:rsidDel="005A7CCF" w:rsidRDefault="005432E1">
      <w:pPr>
        <w:pStyle w:val="Paragrafoelenco"/>
        <w:spacing w:line="276" w:lineRule="auto"/>
        <w:rPr>
          <w:del w:id="2321" w:author="Cristian Sbrolli" w:date="2020-12-20T13:54:00Z"/>
          <w:rStyle w:val="Enfasidelicata"/>
          <w:rFonts w:asciiTheme="minorHAnsi" w:hAnsiTheme="minorHAnsi" w:cstheme="minorHAnsi"/>
          <w:szCs w:val="24"/>
        </w:rPr>
        <w:pPrChange w:id="2322" w:author="Giorgio Romeo" w:date="2020-12-23T10:30:00Z">
          <w:pPr>
            <w:pStyle w:val="Paragrafoelenco"/>
            <w:spacing w:line="240" w:lineRule="auto"/>
            <w:ind w:left="360"/>
          </w:pPr>
        </w:pPrChange>
      </w:pPr>
      <w:del w:id="2323" w:author="Cristian Sbrolli" w:date="2020-12-20T13:54:00Z">
        <w:r w:rsidRPr="00A8618B" w:rsidDel="005A7CCF">
          <w:rPr>
            <w:rStyle w:val="Enfasidelicata"/>
            <w:rFonts w:asciiTheme="minorHAnsi" w:hAnsiTheme="minorHAnsi" w:cstheme="minorHAnsi"/>
            <w:szCs w:val="24"/>
          </w:rPr>
          <w:delText>all disj d1,d2: SmartDevice |</w:delText>
        </w:r>
      </w:del>
    </w:p>
    <w:p w14:paraId="5DA8BA57" w14:textId="0AF2F30C" w:rsidR="005432E1" w:rsidRPr="00A8618B" w:rsidDel="005A7CCF" w:rsidRDefault="005432E1">
      <w:pPr>
        <w:pStyle w:val="Paragrafoelenco"/>
        <w:spacing w:line="276" w:lineRule="auto"/>
        <w:rPr>
          <w:del w:id="2324" w:author="Cristian Sbrolli" w:date="2020-12-20T13:54:00Z"/>
          <w:rStyle w:val="Enfasidelicata"/>
          <w:rFonts w:asciiTheme="minorHAnsi" w:hAnsiTheme="minorHAnsi" w:cstheme="minorHAnsi"/>
          <w:szCs w:val="24"/>
        </w:rPr>
        <w:pPrChange w:id="2325" w:author="Giorgio Romeo" w:date="2020-12-23T10:30:00Z">
          <w:pPr>
            <w:pStyle w:val="Paragrafoelenco"/>
            <w:spacing w:line="240" w:lineRule="auto"/>
            <w:ind w:left="360"/>
          </w:pPr>
        </w:pPrChange>
      </w:pPr>
      <w:del w:id="2326" w:author="Cristian Sbrolli" w:date="2020-12-20T13:54:00Z">
        <w:r w:rsidRPr="00A8618B" w:rsidDel="005A7CCF">
          <w:rPr>
            <w:rStyle w:val="Enfasidelicata"/>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pStyle w:val="Paragrafoelenco"/>
        <w:spacing w:line="276" w:lineRule="auto"/>
        <w:rPr>
          <w:del w:id="2327" w:author="Cristian Sbrolli" w:date="2020-12-20T13:54:00Z"/>
          <w:rStyle w:val="Enfasidelicata"/>
          <w:rFonts w:asciiTheme="minorHAnsi" w:hAnsiTheme="minorHAnsi" w:cstheme="minorHAnsi"/>
          <w:szCs w:val="24"/>
        </w:rPr>
        <w:pPrChange w:id="2328" w:author="Giorgio Romeo" w:date="2020-12-23T10:30:00Z">
          <w:pPr>
            <w:pStyle w:val="Paragrafoelenco"/>
            <w:spacing w:line="240" w:lineRule="auto"/>
            <w:ind w:left="360"/>
          </w:pPr>
        </w:pPrChange>
      </w:pPr>
      <w:del w:id="2329" w:author="Cristian Sbrolli" w:date="2020-12-20T13:54:00Z">
        <w:r w:rsidRPr="00A8618B" w:rsidDel="005A7CCF">
          <w:rPr>
            <w:rStyle w:val="Enfasidelicata"/>
            <w:rFonts w:asciiTheme="minorHAnsi" w:hAnsiTheme="minorHAnsi" w:cstheme="minorHAnsi"/>
            <w:szCs w:val="24"/>
          </w:rPr>
          <w:delText>}</w:delText>
        </w:r>
      </w:del>
    </w:p>
    <w:p w14:paraId="2EA129F4" w14:textId="7D97B48C" w:rsidR="005432E1" w:rsidRPr="00A8618B" w:rsidDel="005A7CCF" w:rsidRDefault="005432E1">
      <w:pPr>
        <w:pStyle w:val="Paragrafoelenco"/>
        <w:spacing w:line="276" w:lineRule="auto"/>
        <w:rPr>
          <w:del w:id="2330" w:author="Cristian Sbrolli" w:date="2020-12-20T13:54:00Z"/>
          <w:rStyle w:val="Enfasidelicata"/>
          <w:rFonts w:asciiTheme="minorHAnsi" w:hAnsiTheme="minorHAnsi" w:cstheme="minorHAnsi"/>
          <w:szCs w:val="24"/>
        </w:rPr>
        <w:pPrChange w:id="2331" w:author="Giorgio Romeo" w:date="2020-12-23T10:30:00Z">
          <w:pPr>
            <w:pStyle w:val="Paragrafoelenco"/>
            <w:spacing w:line="240" w:lineRule="auto"/>
            <w:ind w:left="360"/>
          </w:pPr>
        </w:pPrChange>
      </w:pPr>
    </w:p>
    <w:p w14:paraId="77D34DE7" w14:textId="69BDD9BA" w:rsidR="005432E1" w:rsidRPr="00A8618B" w:rsidDel="005A7CCF" w:rsidRDefault="005432E1">
      <w:pPr>
        <w:pStyle w:val="Paragrafoelenco"/>
        <w:spacing w:line="276" w:lineRule="auto"/>
        <w:rPr>
          <w:del w:id="2332" w:author="Cristian Sbrolli" w:date="2020-12-20T13:54:00Z"/>
          <w:rStyle w:val="Enfasidelicata"/>
          <w:rFonts w:asciiTheme="minorHAnsi" w:hAnsiTheme="minorHAnsi" w:cstheme="minorHAnsi"/>
          <w:szCs w:val="24"/>
        </w:rPr>
        <w:pPrChange w:id="2333" w:author="Giorgio Romeo" w:date="2020-12-23T10:30:00Z">
          <w:pPr>
            <w:pStyle w:val="Paragrafoelenco"/>
            <w:spacing w:line="240" w:lineRule="auto"/>
            <w:ind w:left="360"/>
          </w:pPr>
        </w:pPrChange>
      </w:pPr>
      <w:del w:id="2334" w:author="Cristian Sbrolli" w:date="2020-12-20T13:54:00Z">
        <w:r w:rsidRPr="00A8618B" w:rsidDel="005A7CCF">
          <w:rPr>
            <w:rStyle w:val="Enfasidelicata"/>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pStyle w:val="Paragrafoelenco"/>
        <w:spacing w:line="276" w:lineRule="auto"/>
        <w:rPr>
          <w:del w:id="2335" w:author="Cristian Sbrolli" w:date="2020-12-20T13:54:00Z"/>
          <w:rStyle w:val="Enfasidelicata"/>
          <w:rFonts w:asciiTheme="minorHAnsi" w:hAnsiTheme="minorHAnsi" w:cstheme="minorHAnsi"/>
          <w:szCs w:val="24"/>
        </w:rPr>
        <w:pPrChange w:id="2336" w:author="Giorgio Romeo" w:date="2020-12-23T10:30:00Z">
          <w:pPr>
            <w:pStyle w:val="Paragrafoelenco"/>
            <w:spacing w:line="240" w:lineRule="auto"/>
            <w:ind w:left="360"/>
          </w:pPr>
        </w:pPrChange>
      </w:pPr>
      <w:del w:id="2337" w:author="Cristian Sbrolli" w:date="2020-12-20T13:54:00Z">
        <w:r w:rsidRPr="00A8618B" w:rsidDel="005A7CCF">
          <w:rPr>
            <w:rStyle w:val="Enfasidelicata"/>
            <w:rFonts w:asciiTheme="minorHAnsi" w:hAnsiTheme="minorHAnsi" w:cstheme="minorHAnsi"/>
            <w:szCs w:val="24"/>
          </w:rPr>
          <w:delText>fact{</w:delText>
        </w:r>
      </w:del>
    </w:p>
    <w:p w14:paraId="146A13D2" w14:textId="372F39E7" w:rsidR="005432E1" w:rsidRPr="00A8618B" w:rsidDel="005A7CCF" w:rsidRDefault="005432E1">
      <w:pPr>
        <w:pStyle w:val="Paragrafoelenco"/>
        <w:spacing w:line="276" w:lineRule="auto"/>
        <w:rPr>
          <w:del w:id="2338" w:author="Cristian Sbrolli" w:date="2020-12-20T13:54:00Z"/>
          <w:rStyle w:val="Enfasidelicata"/>
          <w:rFonts w:asciiTheme="minorHAnsi" w:hAnsiTheme="minorHAnsi" w:cstheme="minorHAnsi"/>
          <w:szCs w:val="24"/>
        </w:rPr>
        <w:pPrChange w:id="2339" w:author="Giorgio Romeo" w:date="2020-12-23T10:30:00Z">
          <w:pPr>
            <w:pStyle w:val="Paragrafoelenco"/>
            <w:spacing w:line="240" w:lineRule="auto"/>
            <w:ind w:left="360"/>
          </w:pPr>
        </w:pPrChange>
      </w:pPr>
      <w:del w:id="2340" w:author="Cristian Sbrolli" w:date="2020-12-20T13:54:00Z">
        <w:r w:rsidRPr="00A8618B" w:rsidDel="005A7CCF">
          <w:rPr>
            <w:rStyle w:val="Enfasidelicata"/>
            <w:rFonts w:asciiTheme="minorHAnsi" w:hAnsiTheme="minorHAnsi" w:cstheme="minorHAnsi"/>
            <w:szCs w:val="24"/>
          </w:rPr>
          <w:delText xml:space="preserve">all t: TicketSystem | </w:delText>
        </w:r>
      </w:del>
    </w:p>
    <w:p w14:paraId="44872C9E" w14:textId="3C13247D" w:rsidR="005432E1" w:rsidRPr="00A8618B" w:rsidDel="005A7CCF" w:rsidRDefault="005432E1">
      <w:pPr>
        <w:pStyle w:val="Paragrafoelenco"/>
        <w:spacing w:line="276" w:lineRule="auto"/>
        <w:rPr>
          <w:del w:id="2341" w:author="Cristian Sbrolli" w:date="2020-12-20T13:54:00Z"/>
          <w:rStyle w:val="Enfasidelicata"/>
          <w:rFonts w:asciiTheme="minorHAnsi" w:hAnsiTheme="minorHAnsi" w:cstheme="minorHAnsi"/>
          <w:szCs w:val="24"/>
        </w:rPr>
        <w:pPrChange w:id="2342" w:author="Giorgio Romeo" w:date="2020-12-23T10:30:00Z">
          <w:pPr>
            <w:pStyle w:val="Paragrafoelenco"/>
            <w:spacing w:line="240" w:lineRule="auto"/>
            <w:ind w:left="360"/>
          </w:pPr>
        </w:pPrChange>
      </w:pPr>
      <w:del w:id="2343" w:author="Cristian Sbrolli" w:date="2020-12-20T13:54:00Z">
        <w:r w:rsidRPr="00A8618B" w:rsidDel="005A7CCF">
          <w:rPr>
            <w:rStyle w:val="Enfasidelicata"/>
            <w:rFonts w:asciiTheme="minorHAnsi" w:hAnsiTheme="minorHAnsi" w:cstheme="minorHAnsi"/>
            <w:szCs w:val="24"/>
          </w:rPr>
          <w:tab/>
          <w:delText>#(ticketManager.t) = 1</w:delText>
        </w:r>
      </w:del>
    </w:p>
    <w:p w14:paraId="10C77CA1" w14:textId="4F48A269" w:rsidR="005432E1" w:rsidRPr="00A8618B" w:rsidDel="005A7CCF" w:rsidRDefault="005432E1">
      <w:pPr>
        <w:pStyle w:val="Paragrafoelenco"/>
        <w:spacing w:line="276" w:lineRule="auto"/>
        <w:rPr>
          <w:del w:id="2344" w:author="Cristian Sbrolli" w:date="2020-12-20T13:54:00Z"/>
          <w:rStyle w:val="Enfasidelicata"/>
          <w:rFonts w:asciiTheme="minorHAnsi" w:hAnsiTheme="minorHAnsi" w:cstheme="minorHAnsi"/>
          <w:szCs w:val="24"/>
        </w:rPr>
        <w:pPrChange w:id="2345" w:author="Giorgio Romeo" w:date="2020-12-23T10:30:00Z">
          <w:pPr>
            <w:pStyle w:val="Paragrafoelenco"/>
            <w:spacing w:line="240" w:lineRule="auto"/>
            <w:ind w:left="360"/>
          </w:pPr>
        </w:pPrChange>
      </w:pPr>
      <w:del w:id="2346" w:author="Cristian Sbrolli" w:date="2020-12-20T13:54:00Z">
        <w:r w:rsidRPr="00A8618B" w:rsidDel="005A7CCF">
          <w:rPr>
            <w:rStyle w:val="Enfasidelicata"/>
            <w:rFonts w:asciiTheme="minorHAnsi" w:hAnsiTheme="minorHAnsi" w:cstheme="minorHAnsi"/>
            <w:szCs w:val="24"/>
          </w:rPr>
          <w:delText>}</w:delText>
        </w:r>
      </w:del>
    </w:p>
    <w:p w14:paraId="5004E043" w14:textId="308B8065" w:rsidR="005432E1" w:rsidRPr="00A8618B" w:rsidDel="005A7CCF" w:rsidRDefault="005432E1">
      <w:pPr>
        <w:pStyle w:val="Paragrafoelenco"/>
        <w:spacing w:line="276" w:lineRule="auto"/>
        <w:rPr>
          <w:del w:id="2347" w:author="Cristian Sbrolli" w:date="2020-12-20T13:54:00Z"/>
          <w:rStyle w:val="Enfasidelicata"/>
          <w:rFonts w:asciiTheme="minorHAnsi" w:hAnsiTheme="minorHAnsi" w:cstheme="minorHAnsi"/>
          <w:szCs w:val="24"/>
        </w:rPr>
        <w:pPrChange w:id="2348" w:author="Giorgio Romeo" w:date="2020-12-23T10:30:00Z">
          <w:pPr>
            <w:pStyle w:val="Paragrafoelenco"/>
            <w:spacing w:line="240" w:lineRule="auto"/>
            <w:ind w:left="360"/>
          </w:pPr>
        </w:pPrChange>
      </w:pPr>
    </w:p>
    <w:p w14:paraId="661C57E2" w14:textId="343D1BCA" w:rsidR="005432E1" w:rsidRPr="00A8618B" w:rsidDel="005A7CCF" w:rsidRDefault="005432E1">
      <w:pPr>
        <w:pStyle w:val="Paragrafoelenco"/>
        <w:spacing w:line="276" w:lineRule="auto"/>
        <w:rPr>
          <w:del w:id="2349" w:author="Cristian Sbrolli" w:date="2020-12-20T13:54:00Z"/>
          <w:rStyle w:val="Enfasidelicata"/>
          <w:rFonts w:asciiTheme="minorHAnsi" w:hAnsiTheme="minorHAnsi" w:cstheme="minorHAnsi"/>
          <w:szCs w:val="24"/>
        </w:rPr>
        <w:pPrChange w:id="2350" w:author="Giorgio Romeo" w:date="2020-12-23T10:30:00Z">
          <w:pPr>
            <w:pStyle w:val="Paragrafoelenco"/>
            <w:spacing w:line="240" w:lineRule="auto"/>
            <w:ind w:left="360"/>
          </w:pPr>
        </w:pPrChange>
      </w:pPr>
      <w:del w:id="2351" w:author="Cristian Sbrolli" w:date="2020-12-20T13:54:00Z">
        <w:r w:rsidRPr="00A8618B" w:rsidDel="005A7CCF">
          <w:rPr>
            <w:rStyle w:val="Enfasidelicata"/>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pStyle w:val="Paragrafoelenco"/>
        <w:spacing w:line="276" w:lineRule="auto"/>
        <w:rPr>
          <w:del w:id="2352" w:author="Cristian Sbrolli" w:date="2020-12-20T13:54:00Z"/>
          <w:rStyle w:val="Enfasidelicata"/>
          <w:rFonts w:asciiTheme="minorHAnsi" w:hAnsiTheme="minorHAnsi" w:cstheme="minorHAnsi"/>
          <w:szCs w:val="24"/>
        </w:rPr>
        <w:pPrChange w:id="2353" w:author="Giorgio Romeo" w:date="2020-12-23T10:30:00Z">
          <w:pPr>
            <w:pStyle w:val="Paragrafoelenco"/>
            <w:spacing w:line="240" w:lineRule="auto"/>
            <w:ind w:left="360"/>
          </w:pPr>
        </w:pPrChange>
      </w:pPr>
      <w:del w:id="2354" w:author="Cristian Sbrolli" w:date="2020-12-20T13:54:00Z">
        <w:r w:rsidRPr="00A8618B" w:rsidDel="005A7CCF">
          <w:rPr>
            <w:rStyle w:val="Enfasidelicata"/>
            <w:rFonts w:asciiTheme="minorHAnsi" w:hAnsiTheme="minorHAnsi" w:cstheme="minorHAnsi"/>
            <w:szCs w:val="24"/>
          </w:rPr>
          <w:delText>fact {</w:delText>
        </w:r>
      </w:del>
    </w:p>
    <w:p w14:paraId="6F04D43C" w14:textId="7D1A19AD" w:rsidR="005432E1" w:rsidRPr="00A8618B" w:rsidDel="005A7CCF" w:rsidRDefault="005432E1">
      <w:pPr>
        <w:pStyle w:val="Paragrafoelenco"/>
        <w:spacing w:line="276" w:lineRule="auto"/>
        <w:rPr>
          <w:del w:id="2355" w:author="Cristian Sbrolli" w:date="2020-12-20T13:54:00Z"/>
          <w:rStyle w:val="Enfasidelicata"/>
          <w:rFonts w:asciiTheme="minorHAnsi" w:hAnsiTheme="minorHAnsi" w:cstheme="minorHAnsi"/>
          <w:szCs w:val="24"/>
        </w:rPr>
        <w:pPrChange w:id="2356" w:author="Giorgio Romeo" w:date="2020-12-23T10:30:00Z">
          <w:pPr>
            <w:pStyle w:val="Paragrafoelenco"/>
            <w:spacing w:line="240" w:lineRule="auto"/>
            <w:ind w:left="360"/>
          </w:pPr>
        </w:pPrChange>
      </w:pPr>
      <w:del w:id="2357" w:author="Cristian Sbrolli" w:date="2020-12-20T13:54:00Z">
        <w:r w:rsidRPr="00A8618B" w:rsidDel="005A7CCF">
          <w:rPr>
            <w:rStyle w:val="Enfasidelicata"/>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pStyle w:val="Paragrafoelenco"/>
        <w:spacing w:line="276" w:lineRule="auto"/>
        <w:rPr>
          <w:del w:id="2358" w:author="Cristian Sbrolli" w:date="2020-12-20T13:54:00Z"/>
          <w:rStyle w:val="Enfasidelicata"/>
          <w:rFonts w:asciiTheme="minorHAnsi" w:hAnsiTheme="minorHAnsi" w:cstheme="minorHAnsi"/>
          <w:szCs w:val="24"/>
        </w:rPr>
        <w:pPrChange w:id="2359" w:author="Giorgio Romeo" w:date="2020-12-23T10:30:00Z">
          <w:pPr>
            <w:pStyle w:val="Paragrafoelenco"/>
            <w:spacing w:line="240" w:lineRule="auto"/>
            <w:ind w:left="360"/>
          </w:pPr>
        </w:pPrChange>
      </w:pPr>
      <w:del w:id="2360" w:author="Cristian Sbrolli" w:date="2020-12-20T13:54:00Z">
        <w:r w:rsidRPr="00A8618B" w:rsidDel="005A7CCF">
          <w:rPr>
            <w:rStyle w:val="Enfasidelicata"/>
            <w:rFonts w:asciiTheme="minorHAnsi" w:hAnsiTheme="minorHAnsi" w:cstheme="minorHAnsi"/>
            <w:szCs w:val="24"/>
          </w:rPr>
          <w:delText>}</w:delText>
        </w:r>
      </w:del>
    </w:p>
    <w:p w14:paraId="18D3BC60" w14:textId="42906EC9" w:rsidR="005432E1" w:rsidRPr="00A8618B" w:rsidDel="005A7CCF" w:rsidRDefault="005432E1">
      <w:pPr>
        <w:pStyle w:val="Paragrafoelenco"/>
        <w:spacing w:line="276" w:lineRule="auto"/>
        <w:rPr>
          <w:del w:id="2361" w:author="Cristian Sbrolli" w:date="2020-12-20T13:54:00Z"/>
          <w:rStyle w:val="Enfasidelicata"/>
          <w:rFonts w:asciiTheme="minorHAnsi" w:hAnsiTheme="minorHAnsi" w:cstheme="minorHAnsi"/>
          <w:szCs w:val="24"/>
        </w:rPr>
        <w:pPrChange w:id="2362" w:author="Giorgio Romeo" w:date="2020-12-23T10:30:00Z">
          <w:pPr>
            <w:pStyle w:val="Paragrafoelenco"/>
            <w:spacing w:line="240" w:lineRule="auto"/>
            <w:ind w:left="360"/>
          </w:pPr>
        </w:pPrChange>
      </w:pPr>
    </w:p>
    <w:p w14:paraId="0DEE77DC" w14:textId="4E480159" w:rsidR="005432E1" w:rsidRPr="00A8618B" w:rsidDel="005A7CCF" w:rsidRDefault="005432E1">
      <w:pPr>
        <w:pStyle w:val="Paragrafoelenco"/>
        <w:spacing w:line="276" w:lineRule="auto"/>
        <w:rPr>
          <w:del w:id="2363" w:author="Cristian Sbrolli" w:date="2020-12-20T13:54:00Z"/>
          <w:rStyle w:val="Enfasidelicata"/>
          <w:rFonts w:asciiTheme="minorHAnsi" w:hAnsiTheme="minorHAnsi" w:cstheme="minorHAnsi"/>
          <w:szCs w:val="24"/>
        </w:rPr>
        <w:pPrChange w:id="2364" w:author="Giorgio Romeo" w:date="2020-12-23T10:30:00Z">
          <w:pPr>
            <w:pStyle w:val="Paragrafoelenco"/>
            <w:spacing w:line="240" w:lineRule="auto"/>
            <w:ind w:left="360"/>
          </w:pPr>
        </w:pPrChange>
      </w:pPr>
      <w:del w:id="2365" w:author="Cristian Sbrolli" w:date="2020-12-20T13:54:00Z">
        <w:r w:rsidRPr="00A8618B" w:rsidDel="005A7CCF">
          <w:rPr>
            <w:rStyle w:val="Enfasidelicata"/>
            <w:rFonts w:asciiTheme="minorHAnsi" w:hAnsiTheme="minorHAnsi" w:cstheme="minorHAnsi"/>
            <w:szCs w:val="24"/>
          </w:rPr>
          <w:delText>//each QRCode is associated to one ticket</w:delText>
        </w:r>
      </w:del>
    </w:p>
    <w:p w14:paraId="1078E341" w14:textId="352200FA" w:rsidR="005432E1" w:rsidRPr="00A8618B" w:rsidDel="005A7CCF" w:rsidRDefault="005432E1">
      <w:pPr>
        <w:pStyle w:val="Paragrafoelenco"/>
        <w:spacing w:line="276" w:lineRule="auto"/>
        <w:rPr>
          <w:del w:id="2366" w:author="Cristian Sbrolli" w:date="2020-12-20T13:54:00Z"/>
          <w:rStyle w:val="Enfasidelicata"/>
          <w:rFonts w:asciiTheme="minorHAnsi" w:hAnsiTheme="minorHAnsi" w:cstheme="minorHAnsi"/>
          <w:szCs w:val="24"/>
        </w:rPr>
        <w:pPrChange w:id="2367" w:author="Giorgio Romeo" w:date="2020-12-23T10:30:00Z">
          <w:pPr>
            <w:pStyle w:val="Paragrafoelenco"/>
            <w:spacing w:line="240" w:lineRule="auto"/>
            <w:ind w:left="360"/>
          </w:pPr>
        </w:pPrChange>
      </w:pPr>
      <w:del w:id="2368" w:author="Cristian Sbrolli" w:date="2020-12-20T13:54:00Z">
        <w:r w:rsidRPr="00A8618B" w:rsidDel="005A7CCF">
          <w:rPr>
            <w:rStyle w:val="Enfasidelicata"/>
            <w:rFonts w:asciiTheme="minorHAnsi" w:hAnsiTheme="minorHAnsi" w:cstheme="minorHAnsi"/>
            <w:szCs w:val="24"/>
          </w:rPr>
          <w:delText>fact{</w:delText>
        </w:r>
      </w:del>
    </w:p>
    <w:p w14:paraId="08B2EE29" w14:textId="43A67018" w:rsidR="005432E1" w:rsidRPr="00A8618B" w:rsidDel="005A7CCF" w:rsidRDefault="005432E1">
      <w:pPr>
        <w:pStyle w:val="Paragrafoelenco"/>
        <w:spacing w:line="276" w:lineRule="auto"/>
        <w:rPr>
          <w:del w:id="2369" w:author="Cristian Sbrolli" w:date="2020-12-20T13:54:00Z"/>
          <w:rStyle w:val="Enfasidelicata"/>
          <w:rFonts w:asciiTheme="minorHAnsi" w:hAnsiTheme="minorHAnsi" w:cstheme="minorHAnsi"/>
          <w:szCs w:val="24"/>
        </w:rPr>
        <w:pPrChange w:id="2370" w:author="Giorgio Romeo" w:date="2020-12-23T10:30:00Z">
          <w:pPr>
            <w:pStyle w:val="Paragrafoelenco"/>
            <w:spacing w:line="240" w:lineRule="auto"/>
            <w:ind w:left="360"/>
          </w:pPr>
        </w:pPrChange>
      </w:pPr>
      <w:del w:id="2371" w:author="Cristian Sbrolli" w:date="2020-12-20T13:54:00Z">
        <w:r w:rsidRPr="00A8618B" w:rsidDel="005A7CCF">
          <w:rPr>
            <w:rStyle w:val="Enfasidelicata"/>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pStyle w:val="Paragrafoelenco"/>
        <w:spacing w:line="276" w:lineRule="auto"/>
        <w:rPr>
          <w:del w:id="2372" w:author="Cristian Sbrolli" w:date="2020-12-20T13:54:00Z"/>
          <w:rStyle w:val="Enfasidelicata"/>
          <w:rFonts w:asciiTheme="minorHAnsi" w:hAnsiTheme="minorHAnsi" w:cstheme="minorHAnsi"/>
          <w:szCs w:val="24"/>
        </w:rPr>
        <w:pPrChange w:id="2373" w:author="Giorgio Romeo" w:date="2020-12-23T10:30:00Z">
          <w:pPr>
            <w:pStyle w:val="Paragrafoelenco"/>
            <w:spacing w:line="240" w:lineRule="auto"/>
            <w:ind w:left="360"/>
          </w:pPr>
        </w:pPrChange>
      </w:pPr>
      <w:del w:id="2374" w:author="Cristian Sbrolli" w:date="2020-12-20T13:54:00Z">
        <w:r w:rsidRPr="00A8618B" w:rsidDel="005A7CCF">
          <w:rPr>
            <w:rStyle w:val="Enfasidelicata"/>
            <w:rFonts w:asciiTheme="minorHAnsi" w:hAnsiTheme="minorHAnsi" w:cstheme="minorHAnsi"/>
            <w:szCs w:val="24"/>
          </w:rPr>
          <w:delText>}</w:delText>
        </w:r>
      </w:del>
    </w:p>
    <w:p w14:paraId="40164314" w14:textId="01ECBD72" w:rsidR="005432E1" w:rsidRPr="00A8618B" w:rsidDel="005A7CCF" w:rsidRDefault="005432E1">
      <w:pPr>
        <w:pStyle w:val="Paragrafoelenco"/>
        <w:spacing w:line="276" w:lineRule="auto"/>
        <w:rPr>
          <w:del w:id="2375" w:author="Cristian Sbrolli" w:date="2020-12-20T13:54:00Z"/>
          <w:rStyle w:val="Enfasidelicata"/>
          <w:rFonts w:asciiTheme="minorHAnsi" w:hAnsiTheme="minorHAnsi" w:cstheme="minorHAnsi"/>
          <w:szCs w:val="24"/>
        </w:rPr>
        <w:pPrChange w:id="2376" w:author="Giorgio Romeo" w:date="2020-12-23T10:30:00Z">
          <w:pPr>
            <w:pStyle w:val="Paragrafoelenco"/>
            <w:spacing w:line="240" w:lineRule="auto"/>
            <w:ind w:left="360"/>
          </w:pPr>
        </w:pPrChange>
      </w:pPr>
    </w:p>
    <w:p w14:paraId="31181C7A" w14:textId="2D900FB6" w:rsidR="005432E1" w:rsidRPr="00A8618B" w:rsidDel="005A7CCF" w:rsidRDefault="005432E1">
      <w:pPr>
        <w:pStyle w:val="Paragrafoelenco"/>
        <w:spacing w:line="276" w:lineRule="auto"/>
        <w:rPr>
          <w:del w:id="2377" w:author="Cristian Sbrolli" w:date="2020-12-20T13:54:00Z"/>
          <w:rStyle w:val="Enfasidelicata"/>
          <w:rFonts w:asciiTheme="minorHAnsi" w:hAnsiTheme="minorHAnsi" w:cstheme="minorHAnsi"/>
          <w:szCs w:val="24"/>
        </w:rPr>
        <w:pPrChange w:id="2378" w:author="Giorgio Romeo" w:date="2020-12-23T10:30:00Z">
          <w:pPr>
            <w:pStyle w:val="Paragrafoelenco"/>
            <w:spacing w:line="240" w:lineRule="auto"/>
            <w:ind w:left="360"/>
          </w:pPr>
        </w:pPrChange>
      </w:pPr>
      <w:del w:id="2379" w:author="Cristian Sbrolli" w:date="2020-12-20T13:54:00Z">
        <w:r w:rsidRPr="00A8618B" w:rsidDel="005A7CCF">
          <w:rPr>
            <w:rStyle w:val="Enfasidelicata"/>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pStyle w:val="Paragrafoelenco"/>
        <w:spacing w:line="276" w:lineRule="auto"/>
        <w:rPr>
          <w:del w:id="2380" w:author="Cristian Sbrolli" w:date="2020-12-20T13:54:00Z"/>
          <w:rStyle w:val="Enfasidelicata"/>
          <w:rFonts w:asciiTheme="minorHAnsi" w:hAnsiTheme="minorHAnsi" w:cstheme="minorHAnsi"/>
          <w:szCs w:val="24"/>
        </w:rPr>
        <w:pPrChange w:id="2381" w:author="Giorgio Romeo" w:date="2020-12-23T10:30:00Z">
          <w:pPr>
            <w:pStyle w:val="Paragrafoelenco"/>
            <w:spacing w:line="240" w:lineRule="auto"/>
            <w:ind w:left="360"/>
          </w:pPr>
        </w:pPrChange>
      </w:pPr>
      <w:del w:id="2382" w:author="Cristian Sbrolli" w:date="2020-12-20T13:54:00Z">
        <w:r w:rsidRPr="00A8618B" w:rsidDel="005A7CCF">
          <w:rPr>
            <w:rStyle w:val="Enfasidelicata"/>
            <w:rFonts w:asciiTheme="minorHAnsi" w:hAnsiTheme="minorHAnsi" w:cstheme="minorHAnsi"/>
            <w:szCs w:val="24"/>
          </w:rPr>
          <w:delText>fact{</w:delText>
        </w:r>
      </w:del>
    </w:p>
    <w:p w14:paraId="4C6AE1B8" w14:textId="2FC67DC0" w:rsidR="005432E1" w:rsidRPr="00A8618B" w:rsidDel="005A7CCF" w:rsidRDefault="005432E1">
      <w:pPr>
        <w:pStyle w:val="Paragrafoelenco"/>
        <w:spacing w:line="276" w:lineRule="auto"/>
        <w:rPr>
          <w:del w:id="2383" w:author="Cristian Sbrolli" w:date="2020-12-20T13:54:00Z"/>
          <w:rStyle w:val="Enfasidelicata"/>
          <w:rFonts w:asciiTheme="minorHAnsi" w:hAnsiTheme="minorHAnsi" w:cstheme="minorHAnsi"/>
          <w:szCs w:val="24"/>
        </w:rPr>
        <w:pPrChange w:id="2384" w:author="Giorgio Romeo" w:date="2020-12-23T10:30:00Z">
          <w:pPr>
            <w:pStyle w:val="Paragrafoelenco"/>
            <w:spacing w:line="240" w:lineRule="auto"/>
            <w:ind w:left="360"/>
          </w:pPr>
        </w:pPrChange>
      </w:pPr>
      <w:del w:id="2385" w:author="Cristian Sbrolli" w:date="2020-12-20T13:54:00Z">
        <w:r w:rsidRPr="00A8618B" w:rsidDel="005A7CCF">
          <w:rPr>
            <w:rStyle w:val="Enfasidelicata"/>
            <w:rFonts w:asciiTheme="minorHAnsi" w:hAnsiTheme="minorHAnsi" w:cstheme="minorHAnsi"/>
            <w:szCs w:val="24"/>
          </w:rPr>
          <w:delText>all td: TicketDispenser | #(dispensers.td) = 1</w:delText>
        </w:r>
      </w:del>
    </w:p>
    <w:p w14:paraId="3B622F01" w14:textId="73E6DE17" w:rsidR="005432E1" w:rsidRPr="00A8618B" w:rsidDel="005A7CCF" w:rsidRDefault="005432E1">
      <w:pPr>
        <w:pStyle w:val="Paragrafoelenco"/>
        <w:spacing w:line="276" w:lineRule="auto"/>
        <w:rPr>
          <w:del w:id="2386" w:author="Cristian Sbrolli" w:date="2020-12-20T13:54:00Z"/>
          <w:rStyle w:val="Enfasidelicata"/>
          <w:rFonts w:asciiTheme="minorHAnsi" w:hAnsiTheme="minorHAnsi" w:cstheme="minorHAnsi"/>
          <w:szCs w:val="24"/>
        </w:rPr>
        <w:pPrChange w:id="2387" w:author="Giorgio Romeo" w:date="2020-12-23T10:30:00Z">
          <w:pPr>
            <w:pStyle w:val="Paragrafoelenco"/>
            <w:spacing w:line="240" w:lineRule="auto"/>
            <w:ind w:left="360"/>
          </w:pPr>
        </w:pPrChange>
      </w:pPr>
      <w:del w:id="2388" w:author="Cristian Sbrolli" w:date="2020-12-20T13:54:00Z">
        <w:r w:rsidRPr="00A8618B" w:rsidDel="005A7CCF">
          <w:rPr>
            <w:rStyle w:val="Enfasidelicata"/>
            <w:rFonts w:asciiTheme="minorHAnsi" w:hAnsiTheme="minorHAnsi" w:cstheme="minorHAnsi"/>
            <w:szCs w:val="24"/>
          </w:rPr>
          <w:delText>}</w:delText>
        </w:r>
      </w:del>
    </w:p>
    <w:p w14:paraId="40B20710" w14:textId="7AE30692" w:rsidR="005432E1" w:rsidRPr="00A8618B" w:rsidDel="005A7CCF" w:rsidRDefault="005432E1">
      <w:pPr>
        <w:pStyle w:val="Paragrafoelenco"/>
        <w:spacing w:line="276" w:lineRule="auto"/>
        <w:rPr>
          <w:del w:id="2389" w:author="Cristian Sbrolli" w:date="2020-12-20T13:54:00Z"/>
          <w:rStyle w:val="Enfasidelicata"/>
          <w:rFonts w:asciiTheme="minorHAnsi" w:hAnsiTheme="minorHAnsi" w:cstheme="minorHAnsi"/>
          <w:szCs w:val="24"/>
        </w:rPr>
        <w:pPrChange w:id="2390" w:author="Giorgio Romeo" w:date="2020-12-23T10:30:00Z">
          <w:pPr>
            <w:pStyle w:val="Paragrafoelenco"/>
            <w:spacing w:line="240" w:lineRule="auto"/>
            <w:ind w:left="360"/>
          </w:pPr>
        </w:pPrChange>
      </w:pPr>
    </w:p>
    <w:p w14:paraId="08C5D884" w14:textId="36F50257" w:rsidR="005432E1" w:rsidRPr="00A8618B" w:rsidDel="005A7CCF" w:rsidRDefault="005432E1">
      <w:pPr>
        <w:pStyle w:val="Paragrafoelenco"/>
        <w:spacing w:line="276" w:lineRule="auto"/>
        <w:rPr>
          <w:del w:id="2391" w:author="Cristian Sbrolli" w:date="2020-12-20T13:54:00Z"/>
          <w:rStyle w:val="Enfasidelicata"/>
          <w:rFonts w:asciiTheme="minorHAnsi" w:hAnsiTheme="minorHAnsi" w:cstheme="minorHAnsi"/>
          <w:szCs w:val="24"/>
        </w:rPr>
        <w:pPrChange w:id="2392" w:author="Giorgio Romeo" w:date="2020-12-23T10:30:00Z">
          <w:pPr>
            <w:pStyle w:val="Paragrafoelenco"/>
            <w:spacing w:line="240" w:lineRule="auto"/>
            <w:ind w:left="360"/>
          </w:pPr>
        </w:pPrChange>
      </w:pPr>
      <w:del w:id="2393" w:author="Cristian Sbrolli" w:date="2020-12-20T13:54:00Z">
        <w:r w:rsidRPr="00A8618B" w:rsidDel="005A7CCF">
          <w:rPr>
            <w:rStyle w:val="Enfasidelicata"/>
            <w:rFonts w:asciiTheme="minorHAnsi" w:hAnsiTheme="minorHAnsi" w:cstheme="minorHAnsi"/>
            <w:szCs w:val="24"/>
          </w:rPr>
          <w:delText>//each cashDesk is associated to one market</w:delText>
        </w:r>
      </w:del>
    </w:p>
    <w:p w14:paraId="2910026B" w14:textId="4EC895D9" w:rsidR="005432E1" w:rsidRPr="00A8618B" w:rsidDel="005A7CCF" w:rsidRDefault="005432E1">
      <w:pPr>
        <w:pStyle w:val="Paragrafoelenco"/>
        <w:spacing w:line="276" w:lineRule="auto"/>
        <w:rPr>
          <w:del w:id="2394" w:author="Cristian Sbrolli" w:date="2020-12-20T13:54:00Z"/>
          <w:rStyle w:val="Enfasidelicata"/>
          <w:rFonts w:asciiTheme="minorHAnsi" w:hAnsiTheme="minorHAnsi" w:cstheme="minorHAnsi"/>
          <w:szCs w:val="24"/>
        </w:rPr>
        <w:pPrChange w:id="2395" w:author="Giorgio Romeo" w:date="2020-12-23T10:30:00Z">
          <w:pPr>
            <w:pStyle w:val="Paragrafoelenco"/>
            <w:spacing w:line="240" w:lineRule="auto"/>
            <w:ind w:left="360"/>
          </w:pPr>
        </w:pPrChange>
      </w:pPr>
      <w:del w:id="2396" w:author="Cristian Sbrolli" w:date="2020-12-20T13:54:00Z">
        <w:r w:rsidRPr="00A8618B" w:rsidDel="005A7CCF">
          <w:rPr>
            <w:rStyle w:val="Enfasidelicata"/>
            <w:rFonts w:asciiTheme="minorHAnsi" w:hAnsiTheme="minorHAnsi" w:cstheme="minorHAnsi"/>
            <w:szCs w:val="24"/>
          </w:rPr>
          <w:delText>fact{</w:delText>
        </w:r>
      </w:del>
    </w:p>
    <w:p w14:paraId="66397AC4" w14:textId="5524A35C" w:rsidR="005432E1" w:rsidRPr="00A8618B" w:rsidDel="005A7CCF" w:rsidRDefault="005432E1">
      <w:pPr>
        <w:pStyle w:val="Paragrafoelenco"/>
        <w:spacing w:line="276" w:lineRule="auto"/>
        <w:rPr>
          <w:del w:id="2397" w:author="Cristian Sbrolli" w:date="2020-12-20T13:54:00Z"/>
          <w:rStyle w:val="Enfasidelicata"/>
          <w:rFonts w:asciiTheme="minorHAnsi" w:hAnsiTheme="minorHAnsi" w:cstheme="minorHAnsi"/>
          <w:szCs w:val="24"/>
        </w:rPr>
        <w:pPrChange w:id="2398" w:author="Giorgio Romeo" w:date="2020-12-23T10:30:00Z">
          <w:pPr>
            <w:pStyle w:val="Paragrafoelenco"/>
            <w:spacing w:line="240" w:lineRule="auto"/>
            <w:ind w:left="360"/>
          </w:pPr>
        </w:pPrChange>
      </w:pPr>
      <w:del w:id="2399" w:author="Cristian Sbrolli" w:date="2020-12-20T13:54:00Z">
        <w:r w:rsidRPr="00A8618B" w:rsidDel="005A7CCF">
          <w:rPr>
            <w:rStyle w:val="Enfasidelicata"/>
            <w:rFonts w:asciiTheme="minorHAnsi" w:hAnsiTheme="minorHAnsi" w:cstheme="minorHAnsi"/>
            <w:szCs w:val="24"/>
          </w:rPr>
          <w:delText>all cd: CashDesk | #(cashDesks.cd) = 1</w:delText>
        </w:r>
      </w:del>
    </w:p>
    <w:p w14:paraId="46279E60" w14:textId="6C58CDA7" w:rsidR="005432E1" w:rsidRPr="00A8618B" w:rsidDel="005A7CCF" w:rsidRDefault="005432E1">
      <w:pPr>
        <w:pStyle w:val="Paragrafoelenco"/>
        <w:spacing w:line="276" w:lineRule="auto"/>
        <w:rPr>
          <w:del w:id="2400" w:author="Cristian Sbrolli" w:date="2020-12-20T13:54:00Z"/>
          <w:rStyle w:val="Enfasidelicata"/>
          <w:rFonts w:asciiTheme="minorHAnsi" w:hAnsiTheme="minorHAnsi" w:cstheme="minorHAnsi"/>
          <w:szCs w:val="24"/>
        </w:rPr>
        <w:pPrChange w:id="2401" w:author="Giorgio Romeo" w:date="2020-12-23T10:30:00Z">
          <w:pPr>
            <w:pStyle w:val="Paragrafoelenco"/>
            <w:spacing w:line="240" w:lineRule="auto"/>
            <w:ind w:left="360"/>
          </w:pPr>
        </w:pPrChange>
      </w:pPr>
      <w:del w:id="2402" w:author="Cristian Sbrolli" w:date="2020-12-20T13:54:00Z">
        <w:r w:rsidRPr="00A8618B" w:rsidDel="005A7CCF">
          <w:rPr>
            <w:rStyle w:val="Enfasidelicata"/>
            <w:rFonts w:asciiTheme="minorHAnsi" w:hAnsiTheme="minorHAnsi" w:cstheme="minorHAnsi"/>
            <w:szCs w:val="24"/>
          </w:rPr>
          <w:delText>}</w:delText>
        </w:r>
      </w:del>
    </w:p>
    <w:p w14:paraId="78F3954C" w14:textId="25D67130" w:rsidR="005432E1" w:rsidRPr="00A8618B" w:rsidDel="005A7CCF" w:rsidRDefault="005432E1">
      <w:pPr>
        <w:pStyle w:val="Paragrafoelenco"/>
        <w:spacing w:line="276" w:lineRule="auto"/>
        <w:rPr>
          <w:del w:id="2403" w:author="Cristian Sbrolli" w:date="2020-12-20T13:54:00Z"/>
          <w:rStyle w:val="Enfasidelicata"/>
          <w:rFonts w:asciiTheme="minorHAnsi" w:hAnsiTheme="minorHAnsi" w:cstheme="minorHAnsi"/>
          <w:szCs w:val="24"/>
        </w:rPr>
        <w:pPrChange w:id="2404" w:author="Giorgio Romeo" w:date="2020-12-23T10:30:00Z">
          <w:pPr>
            <w:pStyle w:val="Paragrafoelenco"/>
            <w:spacing w:line="240" w:lineRule="auto"/>
            <w:ind w:left="360"/>
          </w:pPr>
        </w:pPrChange>
      </w:pPr>
    </w:p>
    <w:p w14:paraId="33B38F4D" w14:textId="3C216344" w:rsidR="005432E1" w:rsidRPr="00A8618B" w:rsidDel="005A7CCF" w:rsidRDefault="005432E1">
      <w:pPr>
        <w:pStyle w:val="Paragrafoelenco"/>
        <w:spacing w:line="276" w:lineRule="auto"/>
        <w:rPr>
          <w:del w:id="2405" w:author="Cristian Sbrolli" w:date="2020-12-20T13:54:00Z"/>
          <w:rStyle w:val="Enfasidelicata"/>
          <w:rFonts w:asciiTheme="minorHAnsi" w:hAnsiTheme="minorHAnsi" w:cstheme="minorHAnsi"/>
          <w:szCs w:val="24"/>
        </w:rPr>
        <w:pPrChange w:id="2406" w:author="Giorgio Romeo" w:date="2020-12-23T10:30:00Z">
          <w:pPr>
            <w:pStyle w:val="Paragrafoelenco"/>
            <w:spacing w:line="240" w:lineRule="auto"/>
            <w:ind w:left="360"/>
          </w:pPr>
        </w:pPrChange>
      </w:pPr>
      <w:del w:id="2407" w:author="Cristian Sbrolli" w:date="2020-12-20T13:54:00Z">
        <w:r w:rsidRPr="00A8618B" w:rsidDel="005A7CCF">
          <w:rPr>
            <w:rStyle w:val="Enfasidelicata"/>
            <w:rFonts w:asciiTheme="minorHAnsi" w:hAnsiTheme="minorHAnsi" w:cstheme="minorHAnsi"/>
            <w:szCs w:val="24"/>
          </w:rPr>
          <w:delText>//each department is associated to one market</w:delText>
        </w:r>
      </w:del>
    </w:p>
    <w:p w14:paraId="0A8D5F35" w14:textId="156CD8A4" w:rsidR="005432E1" w:rsidRPr="00A8618B" w:rsidDel="005A7CCF" w:rsidRDefault="005432E1">
      <w:pPr>
        <w:pStyle w:val="Paragrafoelenco"/>
        <w:spacing w:line="276" w:lineRule="auto"/>
        <w:rPr>
          <w:del w:id="2408" w:author="Cristian Sbrolli" w:date="2020-12-20T13:54:00Z"/>
          <w:rStyle w:val="Enfasidelicata"/>
          <w:rFonts w:asciiTheme="minorHAnsi" w:hAnsiTheme="minorHAnsi" w:cstheme="minorHAnsi"/>
          <w:szCs w:val="24"/>
        </w:rPr>
        <w:pPrChange w:id="2409" w:author="Giorgio Romeo" w:date="2020-12-23T10:30:00Z">
          <w:pPr>
            <w:pStyle w:val="Paragrafoelenco"/>
            <w:spacing w:line="240" w:lineRule="auto"/>
            <w:ind w:left="360"/>
          </w:pPr>
        </w:pPrChange>
      </w:pPr>
      <w:del w:id="2410" w:author="Cristian Sbrolli" w:date="2020-12-20T13:54:00Z">
        <w:r w:rsidRPr="00A8618B" w:rsidDel="005A7CCF">
          <w:rPr>
            <w:rStyle w:val="Enfasidelicata"/>
            <w:rFonts w:asciiTheme="minorHAnsi" w:hAnsiTheme="minorHAnsi" w:cstheme="minorHAnsi"/>
            <w:szCs w:val="24"/>
          </w:rPr>
          <w:delText>fact{</w:delText>
        </w:r>
      </w:del>
    </w:p>
    <w:p w14:paraId="6C8A2CBF" w14:textId="5508D9A8" w:rsidR="005432E1" w:rsidRPr="00A8618B" w:rsidDel="005A7CCF" w:rsidRDefault="005432E1">
      <w:pPr>
        <w:pStyle w:val="Paragrafoelenco"/>
        <w:spacing w:line="276" w:lineRule="auto"/>
        <w:rPr>
          <w:del w:id="2411" w:author="Cristian Sbrolli" w:date="2020-12-20T13:54:00Z"/>
          <w:rStyle w:val="Enfasidelicata"/>
          <w:rFonts w:asciiTheme="minorHAnsi" w:hAnsiTheme="minorHAnsi" w:cstheme="minorHAnsi"/>
          <w:szCs w:val="24"/>
        </w:rPr>
        <w:pPrChange w:id="2412" w:author="Giorgio Romeo" w:date="2020-12-23T10:30:00Z">
          <w:pPr>
            <w:pStyle w:val="Paragrafoelenco"/>
            <w:spacing w:line="240" w:lineRule="auto"/>
            <w:ind w:left="360"/>
          </w:pPr>
        </w:pPrChange>
      </w:pPr>
      <w:del w:id="2413" w:author="Cristian Sbrolli" w:date="2020-12-20T13:54:00Z">
        <w:r w:rsidRPr="00A8618B" w:rsidDel="005A7CCF">
          <w:rPr>
            <w:rStyle w:val="Enfasidelicata"/>
            <w:rFonts w:asciiTheme="minorHAnsi" w:hAnsiTheme="minorHAnsi" w:cstheme="minorHAnsi"/>
            <w:szCs w:val="24"/>
          </w:rPr>
          <w:delText>all d: Department | #(departments.d) = 1</w:delText>
        </w:r>
      </w:del>
    </w:p>
    <w:p w14:paraId="0BE399F2" w14:textId="4F4C1438" w:rsidR="005432E1" w:rsidRPr="00A8618B" w:rsidDel="005A7CCF" w:rsidRDefault="005432E1">
      <w:pPr>
        <w:pStyle w:val="Paragrafoelenco"/>
        <w:spacing w:line="276" w:lineRule="auto"/>
        <w:rPr>
          <w:del w:id="2414" w:author="Cristian Sbrolli" w:date="2020-12-20T13:54:00Z"/>
          <w:rStyle w:val="Enfasidelicata"/>
          <w:rFonts w:asciiTheme="minorHAnsi" w:hAnsiTheme="minorHAnsi" w:cstheme="minorHAnsi"/>
          <w:szCs w:val="24"/>
        </w:rPr>
        <w:pPrChange w:id="2415" w:author="Giorgio Romeo" w:date="2020-12-23T10:30:00Z">
          <w:pPr>
            <w:pStyle w:val="Paragrafoelenco"/>
            <w:spacing w:line="240" w:lineRule="auto"/>
            <w:ind w:left="360"/>
          </w:pPr>
        </w:pPrChange>
      </w:pPr>
      <w:del w:id="2416" w:author="Cristian Sbrolli" w:date="2020-12-20T13:54:00Z">
        <w:r w:rsidRPr="00A8618B" w:rsidDel="005A7CCF">
          <w:rPr>
            <w:rStyle w:val="Enfasidelicata"/>
            <w:rFonts w:asciiTheme="minorHAnsi" w:hAnsiTheme="minorHAnsi" w:cstheme="minorHAnsi"/>
            <w:szCs w:val="24"/>
          </w:rPr>
          <w:delText>}</w:delText>
        </w:r>
      </w:del>
    </w:p>
    <w:p w14:paraId="35958473" w14:textId="34B0852E" w:rsidR="005432E1" w:rsidRPr="00A8618B" w:rsidDel="005A7CCF" w:rsidRDefault="005432E1">
      <w:pPr>
        <w:pStyle w:val="Paragrafoelenco"/>
        <w:spacing w:line="276" w:lineRule="auto"/>
        <w:rPr>
          <w:del w:id="2417" w:author="Cristian Sbrolli" w:date="2020-12-20T13:54:00Z"/>
          <w:rStyle w:val="Enfasidelicata"/>
          <w:rFonts w:asciiTheme="minorHAnsi" w:hAnsiTheme="minorHAnsi" w:cstheme="minorHAnsi"/>
          <w:szCs w:val="24"/>
        </w:rPr>
        <w:pPrChange w:id="2418" w:author="Giorgio Romeo" w:date="2020-12-23T10:30:00Z">
          <w:pPr>
            <w:pStyle w:val="Paragrafoelenco"/>
            <w:spacing w:line="240" w:lineRule="auto"/>
            <w:ind w:left="360"/>
          </w:pPr>
        </w:pPrChange>
      </w:pPr>
    </w:p>
    <w:p w14:paraId="4406F7B5" w14:textId="47FE06B4" w:rsidR="005432E1" w:rsidRPr="00A8618B" w:rsidDel="005A7CCF" w:rsidRDefault="005432E1">
      <w:pPr>
        <w:pStyle w:val="Paragrafoelenco"/>
        <w:spacing w:line="276" w:lineRule="auto"/>
        <w:rPr>
          <w:del w:id="2419" w:author="Cristian Sbrolli" w:date="2020-12-20T13:54:00Z"/>
          <w:rStyle w:val="Enfasidelicata"/>
          <w:rFonts w:asciiTheme="minorHAnsi" w:hAnsiTheme="minorHAnsi" w:cstheme="minorHAnsi"/>
          <w:szCs w:val="24"/>
        </w:rPr>
        <w:pPrChange w:id="2420" w:author="Giorgio Romeo" w:date="2020-12-23T10:30:00Z">
          <w:pPr>
            <w:pStyle w:val="Paragrafoelenco"/>
            <w:spacing w:line="240" w:lineRule="auto"/>
            <w:ind w:left="360"/>
          </w:pPr>
        </w:pPrChange>
      </w:pPr>
      <w:del w:id="2421" w:author="Cristian Sbrolli" w:date="2020-12-20T13:54:00Z">
        <w:r w:rsidRPr="00A8618B" w:rsidDel="005A7CCF">
          <w:rPr>
            <w:rStyle w:val="Enfasidelicata"/>
            <w:rFonts w:asciiTheme="minorHAnsi" w:hAnsiTheme="minorHAnsi" w:cstheme="minorHAnsi"/>
            <w:szCs w:val="24"/>
          </w:rPr>
          <w:delText>//each item is associated to one category</w:delText>
        </w:r>
      </w:del>
    </w:p>
    <w:p w14:paraId="5A59C2FA" w14:textId="6D91DCAA" w:rsidR="005432E1" w:rsidRPr="00A8618B" w:rsidDel="005A7CCF" w:rsidRDefault="005432E1">
      <w:pPr>
        <w:pStyle w:val="Paragrafoelenco"/>
        <w:spacing w:line="276" w:lineRule="auto"/>
        <w:rPr>
          <w:del w:id="2422" w:author="Cristian Sbrolli" w:date="2020-12-20T13:54:00Z"/>
          <w:rStyle w:val="Enfasidelicata"/>
          <w:rFonts w:asciiTheme="minorHAnsi" w:hAnsiTheme="minorHAnsi" w:cstheme="minorHAnsi"/>
          <w:szCs w:val="24"/>
        </w:rPr>
        <w:pPrChange w:id="2423" w:author="Giorgio Romeo" w:date="2020-12-23T10:30:00Z">
          <w:pPr>
            <w:pStyle w:val="Paragrafoelenco"/>
            <w:spacing w:line="240" w:lineRule="auto"/>
            <w:ind w:left="360"/>
          </w:pPr>
        </w:pPrChange>
      </w:pPr>
      <w:del w:id="2424" w:author="Cristian Sbrolli" w:date="2020-12-20T13:54:00Z">
        <w:r w:rsidRPr="00A8618B" w:rsidDel="005A7CCF">
          <w:rPr>
            <w:rStyle w:val="Enfasidelicata"/>
            <w:rFonts w:asciiTheme="minorHAnsi" w:hAnsiTheme="minorHAnsi" w:cstheme="minorHAnsi"/>
            <w:szCs w:val="24"/>
          </w:rPr>
          <w:delText>fact{</w:delText>
        </w:r>
      </w:del>
    </w:p>
    <w:p w14:paraId="4099E40F" w14:textId="042E1881" w:rsidR="005432E1" w:rsidRPr="00A8618B" w:rsidDel="005A7CCF" w:rsidRDefault="005432E1">
      <w:pPr>
        <w:pStyle w:val="Paragrafoelenco"/>
        <w:spacing w:line="276" w:lineRule="auto"/>
        <w:rPr>
          <w:del w:id="2425" w:author="Cristian Sbrolli" w:date="2020-12-20T13:54:00Z"/>
          <w:rStyle w:val="Enfasidelicata"/>
          <w:rFonts w:asciiTheme="minorHAnsi" w:hAnsiTheme="minorHAnsi" w:cstheme="minorHAnsi"/>
          <w:szCs w:val="24"/>
        </w:rPr>
        <w:pPrChange w:id="2426" w:author="Giorgio Romeo" w:date="2020-12-23T10:30:00Z">
          <w:pPr>
            <w:pStyle w:val="Paragrafoelenco"/>
            <w:spacing w:line="240" w:lineRule="auto"/>
            <w:ind w:left="360"/>
          </w:pPr>
        </w:pPrChange>
      </w:pPr>
      <w:del w:id="2427" w:author="Cristian Sbrolli" w:date="2020-12-20T13:54:00Z">
        <w:r w:rsidRPr="00A8618B" w:rsidDel="005A7CCF">
          <w:rPr>
            <w:rStyle w:val="Enfasidelicata"/>
            <w:rFonts w:asciiTheme="minorHAnsi" w:hAnsiTheme="minorHAnsi" w:cstheme="minorHAnsi"/>
            <w:szCs w:val="24"/>
          </w:rPr>
          <w:delText>all i: Item | #(products.i) = 1</w:delText>
        </w:r>
      </w:del>
    </w:p>
    <w:p w14:paraId="6ACEFB39" w14:textId="6EDE3AE3" w:rsidR="005432E1" w:rsidRPr="00A8618B" w:rsidDel="005A7CCF" w:rsidRDefault="005432E1">
      <w:pPr>
        <w:pStyle w:val="Paragrafoelenco"/>
        <w:spacing w:line="276" w:lineRule="auto"/>
        <w:rPr>
          <w:del w:id="2428" w:author="Cristian Sbrolli" w:date="2020-12-20T13:54:00Z"/>
          <w:rStyle w:val="Enfasidelicata"/>
          <w:rFonts w:asciiTheme="minorHAnsi" w:hAnsiTheme="minorHAnsi" w:cstheme="minorHAnsi"/>
          <w:szCs w:val="24"/>
        </w:rPr>
        <w:pPrChange w:id="2429" w:author="Giorgio Romeo" w:date="2020-12-23T10:30:00Z">
          <w:pPr>
            <w:pStyle w:val="Paragrafoelenco"/>
            <w:spacing w:line="240" w:lineRule="auto"/>
            <w:ind w:left="360"/>
          </w:pPr>
        </w:pPrChange>
      </w:pPr>
      <w:del w:id="2430" w:author="Cristian Sbrolli" w:date="2020-12-20T13:54:00Z">
        <w:r w:rsidRPr="00A8618B" w:rsidDel="005A7CCF">
          <w:rPr>
            <w:rStyle w:val="Enfasidelicata"/>
            <w:rFonts w:asciiTheme="minorHAnsi" w:hAnsiTheme="minorHAnsi" w:cstheme="minorHAnsi"/>
            <w:szCs w:val="24"/>
          </w:rPr>
          <w:delText>}</w:delText>
        </w:r>
      </w:del>
    </w:p>
    <w:p w14:paraId="2188A981" w14:textId="5E8609EE" w:rsidR="005432E1" w:rsidRPr="00A8618B" w:rsidDel="005A7CCF" w:rsidRDefault="005432E1">
      <w:pPr>
        <w:pStyle w:val="Paragrafoelenco"/>
        <w:spacing w:line="276" w:lineRule="auto"/>
        <w:rPr>
          <w:del w:id="2431" w:author="Cristian Sbrolli" w:date="2020-12-20T13:54:00Z"/>
          <w:rStyle w:val="Enfasidelicata"/>
          <w:rFonts w:asciiTheme="minorHAnsi" w:hAnsiTheme="minorHAnsi" w:cstheme="minorHAnsi"/>
          <w:szCs w:val="24"/>
        </w:rPr>
        <w:pPrChange w:id="2432" w:author="Giorgio Romeo" w:date="2020-12-23T10:30:00Z">
          <w:pPr>
            <w:pStyle w:val="Paragrafoelenco"/>
            <w:spacing w:line="240" w:lineRule="auto"/>
            <w:ind w:left="360"/>
          </w:pPr>
        </w:pPrChange>
      </w:pPr>
    </w:p>
    <w:p w14:paraId="12DB6DA4" w14:textId="11AE2699" w:rsidR="005432E1" w:rsidRPr="00A8618B" w:rsidDel="005A7CCF" w:rsidRDefault="005432E1">
      <w:pPr>
        <w:pStyle w:val="Paragrafoelenco"/>
        <w:spacing w:line="276" w:lineRule="auto"/>
        <w:rPr>
          <w:del w:id="2433" w:author="Cristian Sbrolli" w:date="2020-12-20T13:54:00Z"/>
          <w:rStyle w:val="Enfasidelicata"/>
          <w:rFonts w:asciiTheme="minorHAnsi" w:hAnsiTheme="minorHAnsi" w:cstheme="minorHAnsi"/>
          <w:szCs w:val="24"/>
        </w:rPr>
        <w:pPrChange w:id="2434" w:author="Giorgio Romeo" w:date="2020-12-23T10:30:00Z">
          <w:pPr>
            <w:pStyle w:val="Paragrafoelenco"/>
            <w:spacing w:line="240" w:lineRule="auto"/>
            <w:ind w:left="360"/>
          </w:pPr>
        </w:pPrChange>
      </w:pPr>
      <w:del w:id="2435" w:author="Cristian Sbrolli" w:date="2020-12-20T13:54:00Z">
        <w:r w:rsidRPr="00A8618B" w:rsidDel="005A7CCF">
          <w:rPr>
            <w:rStyle w:val="Enfasidelicata"/>
            <w:rFonts w:asciiTheme="minorHAnsi" w:hAnsiTheme="minorHAnsi" w:cstheme="minorHAnsi"/>
            <w:szCs w:val="24"/>
          </w:rPr>
          <w:delText>//each GPS is associated to a SmartDevice</w:delText>
        </w:r>
      </w:del>
    </w:p>
    <w:p w14:paraId="0709F3C4" w14:textId="0E48E8C8" w:rsidR="005432E1" w:rsidRPr="00A8618B" w:rsidDel="005A7CCF" w:rsidRDefault="005432E1">
      <w:pPr>
        <w:pStyle w:val="Paragrafoelenco"/>
        <w:spacing w:line="276" w:lineRule="auto"/>
        <w:rPr>
          <w:del w:id="2436" w:author="Cristian Sbrolli" w:date="2020-12-20T13:54:00Z"/>
          <w:rStyle w:val="Enfasidelicata"/>
          <w:rFonts w:asciiTheme="minorHAnsi" w:hAnsiTheme="minorHAnsi" w:cstheme="minorHAnsi"/>
          <w:szCs w:val="24"/>
        </w:rPr>
        <w:pPrChange w:id="2437" w:author="Giorgio Romeo" w:date="2020-12-23T10:30:00Z">
          <w:pPr>
            <w:pStyle w:val="Paragrafoelenco"/>
            <w:spacing w:line="240" w:lineRule="auto"/>
            <w:ind w:left="360"/>
          </w:pPr>
        </w:pPrChange>
      </w:pPr>
      <w:del w:id="2438" w:author="Cristian Sbrolli" w:date="2020-12-20T13:54:00Z">
        <w:r w:rsidRPr="00A8618B" w:rsidDel="005A7CCF">
          <w:rPr>
            <w:rStyle w:val="Enfasidelicata"/>
            <w:rFonts w:asciiTheme="minorHAnsi" w:hAnsiTheme="minorHAnsi" w:cstheme="minorHAnsi"/>
            <w:szCs w:val="24"/>
          </w:rPr>
          <w:delText>fact {</w:delText>
        </w:r>
      </w:del>
    </w:p>
    <w:p w14:paraId="23D948BF" w14:textId="70CBD797" w:rsidR="005432E1" w:rsidRPr="00A8618B" w:rsidDel="005A7CCF" w:rsidRDefault="005432E1">
      <w:pPr>
        <w:pStyle w:val="Paragrafoelenco"/>
        <w:spacing w:line="276" w:lineRule="auto"/>
        <w:rPr>
          <w:del w:id="2439" w:author="Cristian Sbrolli" w:date="2020-12-20T13:54:00Z"/>
          <w:rStyle w:val="Enfasidelicata"/>
          <w:rFonts w:asciiTheme="minorHAnsi" w:hAnsiTheme="minorHAnsi" w:cstheme="minorHAnsi"/>
          <w:szCs w:val="24"/>
        </w:rPr>
        <w:pPrChange w:id="2440" w:author="Giorgio Romeo" w:date="2020-12-23T10:30:00Z">
          <w:pPr>
            <w:pStyle w:val="Paragrafoelenco"/>
            <w:spacing w:line="240" w:lineRule="auto"/>
            <w:ind w:left="360"/>
          </w:pPr>
        </w:pPrChange>
      </w:pPr>
      <w:del w:id="2441" w:author="Cristian Sbrolli" w:date="2020-12-20T13:54:00Z">
        <w:r w:rsidRPr="00A8618B" w:rsidDel="005A7CCF">
          <w:rPr>
            <w:rStyle w:val="Enfasidelicata"/>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pStyle w:val="Paragrafoelenco"/>
        <w:spacing w:line="276" w:lineRule="auto"/>
        <w:rPr>
          <w:del w:id="2442" w:author="Cristian Sbrolli" w:date="2020-12-20T13:54:00Z"/>
          <w:rStyle w:val="Enfasidelicata"/>
          <w:rFonts w:asciiTheme="minorHAnsi" w:hAnsiTheme="minorHAnsi" w:cstheme="minorHAnsi"/>
          <w:szCs w:val="24"/>
        </w:rPr>
        <w:pPrChange w:id="2443" w:author="Giorgio Romeo" w:date="2020-12-23T10:30:00Z">
          <w:pPr>
            <w:pStyle w:val="Paragrafoelenco"/>
            <w:spacing w:line="240" w:lineRule="auto"/>
            <w:ind w:left="360"/>
          </w:pPr>
        </w:pPrChange>
      </w:pPr>
      <w:del w:id="2444" w:author="Cristian Sbrolli" w:date="2020-12-20T13:54:00Z">
        <w:r w:rsidRPr="00A8618B" w:rsidDel="005A7CCF">
          <w:rPr>
            <w:rStyle w:val="Enfasidelicata"/>
            <w:rFonts w:asciiTheme="minorHAnsi" w:hAnsiTheme="minorHAnsi" w:cstheme="minorHAnsi"/>
            <w:szCs w:val="24"/>
          </w:rPr>
          <w:delText>}</w:delText>
        </w:r>
      </w:del>
    </w:p>
    <w:p w14:paraId="6759F133" w14:textId="480FEB05" w:rsidR="005432E1" w:rsidRPr="00A8618B" w:rsidDel="005A7CCF" w:rsidRDefault="005432E1">
      <w:pPr>
        <w:pStyle w:val="Paragrafoelenco"/>
        <w:spacing w:line="276" w:lineRule="auto"/>
        <w:rPr>
          <w:del w:id="2445" w:author="Cristian Sbrolli" w:date="2020-12-20T13:54:00Z"/>
          <w:rStyle w:val="Enfasidelicata"/>
          <w:rFonts w:asciiTheme="minorHAnsi" w:hAnsiTheme="minorHAnsi" w:cstheme="minorHAnsi"/>
          <w:szCs w:val="24"/>
        </w:rPr>
        <w:pPrChange w:id="2446" w:author="Giorgio Romeo" w:date="2020-12-23T10:30:00Z">
          <w:pPr>
            <w:pStyle w:val="Paragrafoelenco"/>
            <w:spacing w:line="240" w:lineRule="auto"/>
            <w:ind w:left="360"/>
          </w:pPr>
        </w:pPrChange>
      </w:pPr>
    </w:p>
    <w:p w14:paraId="00871E2D" w14:textId="1F634457" w:rsidR="005432E1" w:rsidRPr="00A8618B" w:rsidDel="005A7CCF" w:rsidRDefault="005432E1">
      <w:pPr>
        <w:pStyle w:val="Paragrafoelenco"/>
        <w:spacing w:line="276" w:lineRule="auto"/>
        <w:rPr>
          <w:del w:id="2447" w:author="Cristian Sbrolli" w:date="2020-12-20T13:54:00Z"/>
          <w:rStyle w:val="Enfasidelicata"/>
          <w:rFonts w:asciiTheme="minorHAnsi" w:hAnsiTheme="minorHAnsi" w:cstheme="minorHAnsi"/>
          <w:szCs w:val="24"/>
        </w:rPr>
        <w:pPrChange w:id="2448" w:author="Giorgio Romeo" w:date="2020-12-23T10:30:00Z">
          <w:pPr>
            <w:pStyle w:val="Paragrafoelenco"/>
            <w:spacing w:line="240" w:lineRule="auto"/>
            <w:ind w:left="360"/>
          </w:pPr>
        </w:pPrChange>
      </w:pPr>
      <w:del w:id="2449" w:author="Cristian Sbrolli" w:date="2020-12-20T13:54:00Z">
        <w:r w:rsidRPr="00A8618B" w:rsidDel="005A7CCF">
          <w:rPr>
            <w:rStyle w:val="Enfasidelicata"/>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pStyle w:val="Paragrafoelenco"/>
        <w:spacing w:line="276" w:lineRule="auto"/>
        <w:rPr>
          <w:del w:id="2450" w:author="Cristian Sbrolli" w:date="2020-12-20T13:54:00Z"/>
          <w:rStyle w:val="Enfasidelicata"/>
          <w:rFonts w:asciiTheme="minorHAnsi" w:hAnsiTheme="minorHAnsi" w:cstheme="minorHAnsi"/>
          <w:szCs w:val="24"/>
        </w:rPr>
        <w:pPrChange w:id="2451" w:author="Giorgio Romeo" w:date="2020-12-23T10:30:00Z">
          <w:pPr>
            <w:pStyle w:val="Paragrafoelenco"/>
            <w:spacing w:line="240" w:lineRule="auto"/>
            <w:ind w:left="360"/>
          </w:pPr>
        </w:pPrChange>
      </w:pPr>
      <w:del w:id="2452" w:author="Cristian Sbrolli" w:date="2020-12-20T13:54:00Z">
        <w:r w:rsidRPr="00A8618B" w:rsidDel="005A7CCF">
          <w:rPr>
            <w:rStyle w:val="Enfasidelicata"/>
            <w:rFonts w:asciiTheme="minorHAnsi" w:hAnsiTheme="minorHAnsi" w:cstheme="minorHAnsi"/>
            <w:szCs w:val="24"/>
          </w:rPr>
          <w:delText>fact {</w:delText>
        </w:r>
      </w:del>
    </w:p>
    <w:p w14:paraId="636CB23C" w14:textId="29A04675" w:rsidR="005432E1" w:rsidRPr="00A8618B" w:rsidDel="005A7CCF" w:rsidRDefault="005432E1">
      <w:pPr>
        <w:pStyle w:val="Paragrafoelenco"/>
        <w:spacing w:line="276" w:lineRule="auto"/>
        <w:rPr>
          <w:del w:id="2453" w:author="Cristian Sbrolli" w:date="2020-12-20T13:54:00Z"/>
          <w:rStyle w:val="Enfasidelicata"/>
          <w:rFonts w:asciiTheme="minorHAnsi" w:hAnsiTheme="minorHAnsi" w:cstheme="minorHAnsi"/>
          <w:szCs w:val="24"/>
        </w:rPr>
        <w:pPrChange w:id="2454" w:author="Giorgio Romeo" w:date="2020-12-23T10:30:00Z">
          <w:pPr>
            <w:pStyle w:val="Paragrafoelenco"/>
            <w:spacing w:line="240" w:lineRule="auto"/>
            <w:ind w:left="360"/>
          </w:pPr>
        </w:pPrChange>
      </w:pPr>
      <w:del w:id="2455" w:author="Cristian Sbrolli" w:date="2020-12-20T13:54:00Z">
        <w:r w:rsidRPr="00A8618B" w:rsidDel="005A7CCF">
          <w:rPr>
            <w:rStyle w:val="Enfasidelicata"/>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pStyle w:val="Paragrafoelenco"/>
        <w:spacing w:line="276" w:lineRule="auto"/>
        <w:rPr>
          <w:del w:id="2456" w:author="Cristian Sbrolli" w:date="2020-12-20T13:54:00Z"/>
          <w:rStyle w:val="Enfasidelicata"/>
          <w:rFonts w:asciiTheme="minorHAnsi" w:hAnsiTheme="minorHAnsi" w:cstheme="minorHAnsi"/>
          <w:szCs w:val="24"/>
        </w:rPr>
        <w:pPrChange w:id="2457" w:author="Giorgio Romeo" w:date="2020-12-23T10:30:00Z">
          <w:pPr>
            <w:pStyle w:val="Paragrafoelenco"/>
            <w:spacing w:line="240" w:lineRule="auto"/>
            <w:ind w:left="360"/>
          </w:pPr>
        </w:pPrChange>
      </w:pPr>
      <w:del w:id="2458" w:author="Cristian Sbrolli" w:date="2020-12-20T13:54:00Z">
        <w:r w:rsidRPr="00A8618B" w:rsidDel="005A7CCF">
          <w:rPr>
            <w:rStyle w:val="Enfasidelicata"/>
            <w:rFonts w:asciiTheme="minorHAnsi" w:hAnsiTheme="minorHAnsi" w:cstheme="minorHAnsi"/>
            <w:szCs w:val="24"/>
          </w:rPr>
          <w:delText>}</w:delText>
        </w:r>
      </w:del>
    </w:p>
    <w:p w14:paraId="50525E45" w14:textId="545AC195" w:rsidR="005432E1" w:rsidDel="005A7CCF" w:rsidRDefault="005432E1">
      <w:pPr>
        <w:pStyle w:val="Paragrafoelenco"/>
        <w:spacing w:line="276" w:lineRule="auto"/>
        <w:rPr>
          <w:del w:id="2459" w:author="Cristian Sbrolli" w:date="2020-12-20T13:54:00Z"/>
          <w:rStyle w:val="Enfasidelicata"/>
          <w:rFonts w:cstheme="minorHAnsi"/>
          <w:szCs w:val="24"/>
        </w:rPr>
        <w:pPrChange w:id="2460" w:author="Giorgio Romeo" w:date="2020-12-23T10:30:00Z">
          <w:pPr>
            <w:pStyle w:val="Paragrafoelenco"/>
            <w:spacing w:line="240" w:lineRule="auto"/>
            <w:ind w:left="360"/>
          </w:pPr>
        </w:pPrChange>
      </w:pPr>
    </w:p>
    <w:p w14:paraId="564702D1" w14:textId="6DC716D6" w:rsidR="00846914" w:rsidRPr="00846914" w:rsidDel="005A7CCF" w:rsidRDefault="00846914">
      <w:pPr>
        <w:pStyle w:val="Paragrafoelenco"/>
        <w:spacing w:line="276" w:lineRule="auto"/>
        <w:rPr>
          <w:del w:id="2461" w:author="Cristian Sbrolli" w:date="2020-12-20T13:54:00Z"/>
          <w:rStyle w:val="Enfasidelicata"/>
          <w:rFonts w:cstheme="minorHAnsi"/>
          <w:szCs w:val="24"/>
        </w:rPr>
        <w:pPrChange w:id="2462" w:author="Giorgio Romeo" w:date="2020-12-23T10:30:00Z">
          <w:pPr>
            <w:pStyle w:val="Paragrafoelenco"/>
            <w:spacing w:line="240" w:lineRule="auto"/>
            <w:ind w:left="360"/>
          </w:pPr>
        </w:pPrChange>
      </w:pPr>
      <w:del w:id="2463" w:author="Cristian Sbrolli" w:date="2020-12-20T13:54:00Z">
        <w:r w:rsidRPr="00846914" w:rsidDel="005A7CCF">
          <w:rPr>
            <w:rStyle w:val="Enfasidelicata"/>
            <w:rFonts w:cstheme="minorHAnsi"/>
            <w:szCs w:val="24"/>
          </w:rPr>
          <w:delText>//each category is associated at least to one department</w:delText>
        </w:r>
      </w:del>
    </w:p>
    <w:p w14:paraId="7D43E3BD" w14:textId="3FA7BFA0" w:rsidR="00846914" w:rsidRPr="00846914" w:rsidDel="005A7CCF" w:rsidRDefault="00846914">
      <w:pPr>
        <w:pStyle w:val="Paragrafoelenco"/>
        <w:spacing w:line="276" w:lineRule="auto"/>
        <w:rPr>
          <w:del w:id="2464" w:author="Cristian Sbrolli" w:date="2020-12-20T13:54:00Z"/>
          <w:rStyle w:val="Enfasidelicata"/>
          <w:rFonts w:cstheme="minorHAnsi"/>
          <w:szCs w:val="24"/>
        </w:rPr>
        <w:pPrChange w:id="2465" w:author="Giorgio Romeo" w:date="2020-12-23T10:30:00Z">
          <w:pPr>
            <w:pStyle w:val="Paragrafoelenco"/>
            <w:spacing w:line="240" w:lineRule="auto"/>
            <w:ind w:left="360"/>
          </w:pPr>
        </w:pPrChange>
      </w:pPr>
      <w:del w:id="2466" w:author="Cristian Sbrolli" w:date="2020-12-20T13:54:00Z">
        <w:r w:rsidRPr="00846914" w:rsidDel="005A7CCF">
          <w:rPr>
            <w:rStyle w:val="Enfasidelicata"/>
            <w:rFonts w:cstheme="minorHAnsi"/>
            <w:szCs w:val="24"/>
          </w:rPr>
          <w:delText>fact{</w:delText>
        </w:r>
      </w:del>
    </w:p>
    <w:p w14:paraId="3084C55E" w14:textId="44B5FB38" w:rsidR="00846914" w:rsidRPr="00846914" w:rsidDel="005A7CCF" w:rsidRDefault="00846914">
      <w:pPr>
        <w:pStyle w:val="Paragrafoelenco"/>
        <w:spacing w:line="276" w:lineRule="auto"/>
        <w:rPr>
          <w:del w:id="2467" w:author="Cristian Sbrolli" w:date="2020-12-20T13:54:00Z"/>
          <w:rStyle w:val="Enfasidelicata"/>
          <w:rFonts w:cstheme="minorHAnsi"/>
          <w:szCs w:val="24"/>
        </w:rPr>
        <w:pPrChange w:id="2468" w:author="Giorgio Romeo" w:date="2020-12-23T10:30:00Z">
          <w:pPr>
            <w:pStyle w:val="Paragrafoelenco"/>
            <w:spacing w:line="240" w:lineRule="auto"/>
            <w:ind w:left="360"/>
          </w:pPr>
        </w:pPrChange>
      </w:pPr>
      <w:del w:id="2469" w:author="Cristian Sbrolli" w:date="2020-12-20T13:54:00Z">
        <w:r w:rsidRPr="00846914" w:rsidDel="005A7CCF">
          <w:rPr>
            <w:rStyle w:val="Enfasidelicata"/>
            <w:rFonts w:cstheme="minorHAnsi"/>
            <w:szCs w:val="24"/>
          </w:rPr>
          <w:delText>all c: Category | #categories.c &gt;= 1</w:delText>
        </w:r>
      </w:del>
    </w:p>
    <w:p w14:paraId="67054459" w14:textId="2A9DDC58" w:rsidR="00846914" w:rsidDel="005A7CCF" w:rsidRDefault="00846914">
      <w:pPr>
        <w:pStyle w:val="Paragrafoelenco"/>
        <w:spacing w:line="276" w:lineRule="auto"/>
        <w:rPr>
          <w:del w:id="2470" w:author="Cristian Sbrolli" w:date="2020-12-20T13:54:00Z"/>
          <w:rStyle w:val="Enfasidelicata"/>
          <w:rFonts w:cstheme="minorHAnsi"/>
          <w:szCs w:val="24"/>
        </w:rPr>
        <w:pPrChange w:id="2471" w:author="Giorgio Romeo" w:date="2020-12-23T10:30:00Z">
          <w:pPr>
            <w:pStyle w:val="Paragrafoelenco"/>
            <w:spacing w:line="240" w:lineRule="auto"/>
            <w:ind w:left="360"/>
          </w:pPr>
        </w:pPrChange>
      </w:pPr>
      <w:del w:id="2472" w:author="Cristian Sbrolli" w:date="2020-12-20T13:54:00Z">
        <w:r w:rsidRPr="00846914" w:rsidDel="005A7CCF">
          <w:rPr>
            <w:rStyle w:val="Enfasidelicata"/>
            <w:rFonts w:cstheme="minorHAnsi"/>
            <w:szCs w:val="24"/>
          </w:rPr>
          <w:delText>}</w:delText>
        </w:r>
      </w:del>
    </w:p>
    <w:p w14:paraId="13B9E6BD" w14:textId="051AE15B" w:rsidR="00846914" w:rsidRPr="00A8618B" w:rsidDel="005A7CCF" w:rsidRDefault="00846914">
      <w:pPr>
        <w:pStyle w:val="Paragrafoelenco"/>
        <w:spacing w:line="276" w:lineRule="auto"/>
        <w:rPr>
          <w:del w:id="2473" w:author="Cristian Sbrolli" w:date="2020-12-20T13:54:00Z"/>
          <w:rStyle w:val="Enfasidelicata"/>
          <w:rFonts w:asciiTheme="minorHAnsi" w:hAnsiTheme="minorHAnsi" w:cstheme="minorHAnsi"/>
          <w:szCs w:val="24"/>
        </w:rPr>
        <w:pPrChange w:id="2474" w:author="Giorgio Romeo" w:date="2020-12-23T10:30:00Z">
          <w:pPr>
            <w:pStyle w:val="Paragrafoelenco"/>
            <w:spacing w:line="240" w:lineRule="auto"/>
            <w:ind w:left="360"/>
          </w:pPr>
        </w:pPrChange>
      </w:pPr>
    </w:p>
    <w:p w14:paraId="02F765D2" w14:textId="16D37341" w:rsidR="005432E1" w:rsidRPr="00A8618B" w:rsidDel="005A7CCF" w:rsidRDefault="005432E1">
      <w:pPr>
        <w:pStyle w:val="Paragrafoelenco"/>
        <w:spacing w:line="276" w:lineRule="auto"/>
        <w:rPr>
          <w:del w:id="2475" w:author="Cristian Sbrolli" w:date="2020-12-20T13:54:00Z"/>
          <w:rStyle w:val="Enfasidelicata"/>
          <w:rFonts w:asciiTheme="minorHAnsi" w:hAnsiTheme="minorHAnsi" w:cstheme="minorHAnsi"/>
          <w:szCs w:val="24"/>
        </w:rPr>
        <w:pPrChange w:id="2476" w:author="Giorgio Romeo" w:date="2020-12-23T10:30:00Z">
          <w:pPr>
            <w:pStyle w:val="Paragrafoelenco"/>
            <w:spacing w:line="240" w:lineRule="auto"/>
            <w:ind w:left="360"/>
          </w:pPr>
        </w:pPrChange>
      </w:pPr>
      <w:del w:id="2477" w:author="Cristian Sbrolli" w:date="2020-12-20T13:54:00Z">
        <w:r w:rsidRPr="00A8618B" w:rsidDel="005A7CCF">
          <w:rPr>
            <w:rStyle w:val="Enfasidelicata"/>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pStyle w:val="Paragrafoelenco"/>
        <w:spacing w:line="276" w:lineRule="auto"/>
        <w:rPr>
          <w:del w:id="2478" w:author="Cristian Sbrolli" w:date="2020-12-20T13:54:00Z"/>
          <w:rStyle w:val="Enfasidelicata"/>
          <w:rFonts w:asciiTheme="minorHAnsi" w:hAnsiTheme="minorHAnsi" w:cstheme="minorHAnsi"/>
          <w:szCs w:val="24"/>
        </w:rPr>
        <w:pPrChange w:id="2479" w:author="Giorgio Romeo" w:date="2020-12-23T10:30:00Z">
          <w:pPr>
            <w:pStyle w:val="Paragrafoelenco"/>
            <w:spacing w:line="240" w:lineRule="auto"/>
            <w:ind w:left="360"/>
          </w:pPr>
        </w:pPrChange>
      </w:pPr>
      <w:del w:id="2480" w:author="Cristian Sbrolli" w:date="2020-12-20T13:54:00Z">
        <w:r w:rsidRPr="00A8618B" w:rsidDel="005A7CCF">
          <w:rPr>
            <w:rStyle w:val="Enfasidelicata"/>
            <w:rFonts w:asciiTheme="minorHAnsi" w:hAnsiTheme="minorHAnsi" w:cstheme="minorHAnsi"/>
            <w:szCs w:val="24"/>
          </w:rPr>
          <w:delText>fact{</w:delText>
        </w:r>
      </w:del>
    </w:p>
    <w:p w14:paraId="5D056146" w14:textId="7A974F4A" w:rsidR="005432E1" w:rsidRPr="00A8618B" w:rsidDel="005A7CCF" w:rsidRDefault="005432E1">
      <w:pPr>
        <w:pStyle w:val="Paragrafoelenco"/>
        <w:spacing w:line="276" w:lineRule="auto"/>
        <w:rPr>
          <w:del w:id="2481" w:author="Cristian Sbrolli" w:date="2020-12-20T13:54:00Z"/>
          <w:rStyle w:val="Enfasidelicata"/>
          <w:rFonts w:asciiTheme="minorHAnsi" w:hAnsiTheme="minorHAnsi" w:cstheme="minorHAnsi"/>
          <w:szCs w:val="24"/>
        </w:rPr>
        <w:pPrChange w:id="2482" w:author="Giorgio Romeo" w:date="2020-12-23T10:30:00Z">
          <w:pPr>
            <w:pStyle w:val="Paragrafoelenco"/>
            <w:spacing w:line="240" w:lineRule="auto"/>
            <w:ind w:left="360"/>
          </w:pPr>
        </w:pPrChange>
      </w:pPr>
      <w:del w:id="2483" w:author="Cristian Sbrolli" w:date="2020-12-20T13:54:00Z">
        <w:r w:rsidRPr="00A8618B" w:rsidDel="005A7CCF">
          <w:rPr>
            <w:rStyle w:val="Enfasidelicata"/>
            <w:rFonts w:asciiTheme="minorHAnsi" w:hAnsiTheme="minorHAnsi" w:cstheme="minorHAnsi"/>
            <w:szCs w:val="24"/>
          </w:rPr>
          <w:delText>all vt: VirtualTicket |  #(userVTickets.vt) = 1</w:delText>
        </w:r>
      </w:del>
    </w:p>
    <w:p w14:paraId="32719D7C" w14:textId="72FE14D5" w:rsidR="005432E1" w:rsidRPr="00A8618B" w:rsidDel="005A7CCF" w:rsidRDefault="005432E1">
      <w:pPr>
        <w:pStyle w:val="Paragrafoelenco"/>
        <w:spacing w:line="276" w:lineRule="auto"/>
        <w:rPr>
          <w:del w:id="2484" w:author="Cristian Sbrolli" w:date="2020-12-20T13:54:00Z"/>
          <w:rStyle w:val="Enfasidelicata"/>
          <w:rFonts w:asciiTheme="minorHAnsi" w:hAnsiTheme="minorHAnsi" w:cstheme="minorHAnsi"/>
          <w:szCs w:val="24"/>
        </w:rPr>
        <w:pPrChange w:id="2485" w:author="Giorgio Romeo" w:date="2020-12-23T10:30:00Z">
          <w:pPr>
            <w:pStyle w:val="Paragrafoelenco"/>
            <w:spacing w:line="240" w:lineRule="auto"/>
            <w:ind w:left="360"/>
          </w:pPr>
        </w:pPrChange>
      </w:pPr>
      <w:del w:id="2486" w:author="Cristian Sbrolli" w:date="2020-12-20T13:54:00Z">
        <w:r w:rsidRPr="00A8618B" w:rsidDel="005A7CCF">
          <w:rPr>
            <w:rStyle w:val="Enfasidelicata"/>
            <w:rFonts w:asciiTheme="minorHAnsi" w:hAnsiTheme="minorHAnsi" w:cstheme="minorHAnsi"/>
            <w:szCs w:val="24"/>
          </w:rPr>
          <w:delText>all pt: PhysicalTicket | #(userPTickets.pt) = 1</w:delText>
        </w:r>
      </w:del>
    </w:p>
    <w:p w14:paraId="4BB37CD5" w14:textId="6C39DFAC" w:rsidR="005432E1" w:rsidRPr="00A8618B" w:rsidDel="005A7CCF" w:rsidRDefault="005432E1">
      <w:pPr>
        <w:pStyle w:val="Paragrafoelenco"/>
        <w:spacing w:line="276" w:lineRule="auto"/>
        <w:rPr>
          <w:del w:id="2487" w:author="Cristian Sbrolli" w:date="2020-12-20T13:54:00Z"/>
          <w:rStyle w:val="Enfasidelicata"/>
          <w:rFonts w:asciiTheme="minorHAnsi" w:hAnsiTheme="minorHAnsi" w:cstheme="minorHAnsi"/>
          <w:szCs w:val="24"/>
        </w:rPr>
        <w:pPrChange w:id="2488" w:author="Giorgio Romeo" w:date="2020-12-23T10:30:00Z">
          <w:pPr>
            <w:pStyle w:val="Paragrafoelenco"/>
            <w:spacing w:line="240" w:lineRule="auto"/>
            <w:ind w:left="360"/>
          </w:pPr>
        </w:pPrChange>
      </w:pPr>
      <w:del w:id="2489" w:author="Cristian Sbrolli" w:date="2020-12-20T13:54:00Z">
        <w:r w:rsidRPr="00A8618B" w:rsidDel="005A7CCF">
          <w:rPr>
            <w:rStyle w:val="Enfasidelicata"/>
            <w:rFonts w:asciiTheme="minorHAnsi" w:hAnsiTheme="minorHAnsi" w:cstheme="minorHAnsi"/>
            <w:szCs w:val="24"/>
          </w:rPr>
          <w:delText>all vs: Visit | #(userVisits.vs) = 1</w:delText>
        </w:r>
      </w:del>
    </w:p>
    <w:p w14:paraId="5AC447F9" w14:textId="4A3BFEB8" w:rsidR="000477F7" w:rsidRPr="002C295C" w:rsidDel="005A7CCF" w:rsidRDefault="005432E1">
      <w:pPr>
        <w:pStyle w:val="Paragrafoelenco"/>
        <w:spacing w:line="276" w:lineRule="auto"/>
        <w:rPr>
          <w:del w:id="2490" w:author="Cristian Sbrolli" w:date="2020-12-20T13:54:00Z"/>
          <w:rStyle w:val="Enfasidelicata"/>
          <w:rFonts w:cstheme="minorHAnsi"/>
          <w:szCs w:val="24"/>
        </w:rPr>
        <w:pPrChange w:id="2491" w:author="Giorgio Romeo" w:date="2020-12-23T10:30:00Z">
          <w:pPr>
            <w:pStyle w:val="Paragrafoelenco"/>
            <w:spacing w:line="240" w:lineRule="auto"/>
            <w:ind w:left="360"/>
          </w:pPr>
        </w:pPrChange>
      </w:pPr>
      <w:del w:id="2492" w:author="Cristian Sbrolli" w:date="2020-12-20T13:54:00Z">
        <w:r w:rsidRPr="00A8618B" w:rsidDel="005A7CCF">
          <w:rPr>
            <w:rStyle w:val="Enfasidelicata"/>
            <w:rFonts w:asciiTheme="minorHAnsi" w:hAnsiTheme="minorHAnsi" w:cstheme="minorHAnsi"/>
            <w:szCs w:val="24"/>
          </w:rPr>
          <w:delText>}</w:delText>
        </w:r>
      </w:del>
    </w:p>
    <w:p w14:paraId="15E30176" w14:textId="11A0C82C" w:rsidR="000477F7" w:rsidRPr="00A8618B" w:rsidDel="005A7CCF" w:rsidRDefault="00C94560">
      <w:pPr>
        <w:pStyle w:val="Paragrafoelenco"/>
        <w:spacing w:line="276" w:lineRule="auto"/>
        <w:rPr>
          <w:del w:id="2493" w:author="Cristian Sbrolli" w:date="2020-12-20T13:54:00Z"/>
          <w:rStyle w:val="Enfasidelicata"/>
          <w:rFonts w:cstheme="minorHAnsi"/>
          <w:sz w:val="44"/>
          <w:szCs w:val="44"/>
        </w:rPr>
        <w:pPrChange w:id="2494" w:author="Giorgio Romeo" w:date="2020-12-23T10:30:00Z">
          <w:pPr>
            <w:pStyle w:val="Paragrafoelenco"/>
            <w:numPr>
              <w:numId w:val="74"/>
            </w:numPr>
            <w:spacing w:line="240" w:lineRule="auto"/>
            <w:ind w:hanging="360"/>
          </w:pPr>
        </w:pPrChange>
      </w:pPr>
      <w:del w:id="2495" w:author="Cristian Sbrolli" w:date="2020-12-20T13:54:00Z">
        <w:r w:rsidDel="005A7CCF">
          <w:rPr>
            <w:rStyle w:val="Enfasidelicata"/>
            <w:rFonts w:cstheme="minorHAnsi"/>
            <w:sz w:val="44"/>
            <w:szCs w:val="44"/>
          </w:rPr>
          <w:delText>Dynamic Model</w:delText>
        </w:r>
      </w:del>
    </w:p>
    <w:p w14:paraId="4A0AB79B" w14:textId="0FE5D607" w:rsidR="005432E1" w:rsidRPr="00A8618B" w:rsidDel="005A7CCF" w:rsidRDefault="005432E1">
      <w:pPr>
        <w:pStyle w:val="Paragrafoelenco"/>
        <w:spacing w:line="276" w:lineRule="auto"/>
        <w:rPr>
          <w:del w:id="2496" w:author="Cristian Sbrolli" w:date="2020-12-20T13:54:00Z"/>
          <w:rStyle w:val="Enfasidelicata"/>
          <w:rFonts w:asciiTheme="minorHAnsi" w:hAnsiTheme="minorHAnsi" w:cstheme="minorHAnsi"/>
          <w:szCs w:val="24"/>
        </w:rPr>
        <w:pPrChange w:id="2497" w:author="Giorgio Romeo" w:date="2020-12-23T10:30:00Z">
          <w:pPr>
            <w:pStyle w:val="Paragrafoelenco"/>
            <w:spacing w:line="240" w:lineRule="auto"/>
            <w:ind w:left="360"/>
          </w:pPr>
        </w:pPrChange>
      </w:pPr>
      <w:del w:id="2498" w:author="Cristian Sbrolli" w:date="2020-12-20T13:54:00Z">
        <w:r w:rsidRPr="00A8618B" w:rsidDel="005A7CCF">
          <w:rPr>
            <w:rStyle w:val="Enfasidelicata"/>
            <w:rFonts w:asciiTheme="minorHAnsi" w:hAnsiTheme="minorHAnsi" w:cstheme="minorHAnsi"/>
            <w:szCs w:val="24"/>
          </w:rPr>
          <w:tab/>
        </w:r>
      </w:del>
    </w:p>
    <w:p w14:paraId="1832A4F4" w14:textId="4E1C1632" w:rsidR="005432E1" w:rsidRPr="00A8618B" w:rsidDel="005A7CCF" w:rsidRDefault="005432E1">
      <w:pPr>
        <w:pStyle w:val="Paragrafoelenco"/>
        <w:spacing w:line="276" w:lineRule="auto"/>
        <w:rPr>
          <w:del w:id="2499" w:author="Cristian Sbrolli" w:date="2020-12-20T13:54:00Z"/>
          <w:rStyle w:val="Enfasidelicata"/>
          <w:rFonts w:asciiTheme="minorHAnsi" w:hAnsiTheme="minorHAnsi" w:cstheme="minorHAnsi"/>
          <w:szCs w:val="24"/>
        </w:rPr>
        <w:pPrChange w:id="2500" w:author="Giorgio Romeo" w:date="2020-12-23T10:30:00Z">
          <w:pPr>
            <w:pStyle w:val="Paragrafoelenco"/>
            <w:spacing w:line="240" w:lineRule="auto"/>
            <w:ind w:left="360"/>
          </w:pPr>
        </w:pPrChange>
      </w:pPr>
      <w:del w:id="2501" w:author="Cristian Sbrolli" w:date="2020-12-20T13:54:00Z">
        <w:r w:rsidRPr="00A8618B" w:rsidDel="005A7CCF">
          <w:rPr>
            <w:rStyle w:val="Enfasidelicata"/>
            <w:rFonts w:asciiTheme="minorHAnsi" w:hAnsiTheme="minorHAnsi" w:cstheme="minorHAnsi"/>
            <w:szCs w:val="24"/>
          </w:rPr>
          <w:delText>//G3. User inside stores are safe</w:delText>
        </w:r>
      </w:del>
    </w:p>
    <w:p w14:paraId="69EEF0D7" w14:textId="704DBBB9" w:rsidR="005432E1" w:rsidRPr="00A8618B" w:rsidDel="005A7CCF" w:rsidRDefault="005432E1">
      <w:pPr>
        <w:pStyle w:val="Paragrafoelenco"/>
        <w:spacing w:line="276" w:lineRule="auto"/>
        <w:rPr>
          <w:del w:id="2502" w:author="Cristian Sbrolli" w:date="2020-12-20T13:54:00Z"/>
          <w:rStyle w:val="Enfasidelicata"/>
          <w:rFonts w:asciiTheme="minorHAnsi" w:hAnsiTheme="minorHAnsi" w:cstheme="minorHAnsi"/>
          <w:szCs w:val="24"/>
        </w:rPr>
        <w:pPrChange w:id="2503" w:author="Giorgio Romeo" w:date="2020-12-23T10:30:00Z">
          <w:pPr>
            <w:pStyle w:val="Paragrafoelenco"/>
            <w:spacing w:line="240" w:lineRule="auto"/>
            <w:ind w:left="360"/>
          </w:pPr>
        </w:pPrChange>
      </w:pPr>
      <w:del w:id="2504" w:author="Cristian Sbrolli" w:date="2020-12-20T13:54:00Z">
        <w:r w:rsidRPr="00A8618B" w:rsidDel="005A7CCF">
          <w:rPr>
            <w:rStyle w:val="Enfasidelicata"/>
            <w:rFonts w:asciiTheme="minorHAnsi" w:hAnsiTheme="minorHAnsi" w:cstheme="minorHAnsi"/>
            <w:szCs w:val="24"/>
          </w:rPr>
          <w:delText>assert allUsersInsideStoresAreSafe{</w:delText>
        </w:r>
      </w:del>
    </w:p>
    <w:p w14:paraId="0E9A5DE5" w14:textId="17D0E8C7" w:rsidR="005432E1" w:rsidRPr="00A8618B" w:rsidDel="005A7CCF" w:rsidRDefault="005432E1">
      <w:pPr>
        <w:pStyle w:val="Paragrafoelenco"/>
        <w:spacing w:line="276" w:lineRule="auto"/>
        <w:rPr>
          <w:del w:id="2505" w:author="Cristian Sbrolli" w:date="2020-12-20T13:54:00Z"/>
          <w:rStyle w:val="Enfasidelicata"/>
          <w:rFonts w:asciiTheme="minorHAnsi" w:hAnsiTheme="minorHAnsi" w:cstheme="minorHAnsi"/>
          <w:szCs w:val="24"/>
        </w:rPr>
        <w:pPrChange w:id="2506" w:author="Giorgio Romeo" w:date="2020-12-23T10:30:00Z">
          <w:pPr>
            <w:pStyle w:val="Paragrafoelenco"/>
            <w:spacing w:line="240" w:lineRule="auto"/>
            <w:ind w:left="360"/>
          </w:pPr>
        </w:pPrChange>
      </w:pPr>
      <w:del w:id="2507" w:author="Cristian Sbrolli" w:date="2020-12-20T13:54:00Z">
        <w:r w:rsidRPr="00A8618B" w:rsidDel="005A7CCF">
          <w:rPr>
            <w:rStyle w:val="Enfasidelicata"/>
            <w:rFonts w:asciiTheme="minorHAnsi" w:hAnsiTheme="minorHAnsi" w:cstheme="minorHAnsi"/>
            <w:szCs w:val="24"/>
          </w:rPr>
          <w:delText>all u: User | u.userStatus= Safe</w:delText>
        </w:r>
      </w:del>
    </w:p>
    <w:p w14:paraId="5310E259" w14:textId="4ED419CF" w:rsidR="005432E1" w:rsidRPr="00A8618B" w:rsidDel="005A7CCF" w:rsidRDefault="005432E1">
      <w:pPr>
        <w:pStyle w:val="Paragrafoelenco"/>
        <w:spacing w:line="276" w:lineRule="auto"/>
        <w:rPr>
          <w:del w:id="2508" w:author="Cristian Sbrolli" w:date="2020-12-20T13:54:00Z"/>
          <w:rStyle w:val="Enfasidelicata"/>
          <w:rFonts w:asciiTheme="minorHAnsi" w:hAnsiTheme="minorHAnsi" w:cstheme="minorHAnsi"/>
          <w:szCs w:val="24"/>
        </w:rPr>
        <w:pPrChange w:id="2509" w:author="Giorgio Romeo" w:date="2020-12-23T10:30:00Z">
          <w:pPr>
            <w:pStyle w:val="Paragrafoelenco"/>
            <w:spacing w:line="240" w:lineRule="auto"/>
            <w:ind w:left="360"/>
          </w:pPr>
        </w:pPrChange>
      </w:pPr>
      <w:del w:id="2510" w:author="Cristian Sbrolli" w:date="2020-12-20T13:54:00Z">
        <w:r w:rsidRPr="00A8618B" w:rsidDel="005A7CCF">
          <w:rPr>
            <w:rStyle w:val="Enfasidelicata"/>
            <w:rFonts w:asciiTheme="minorHAnsi" w:hAnsiTheme="minorHAnsi" w:cstheme="minorHAnsi"/>
            <w:szCs w:val="24"/>
          </w:rPr>
          <w:delText>}</w:delText>
        </w:r>
      </w:del>
    </w:p>
    <w:p w14:paraId="49C84719" w14:textId="39EEF1A4" w:rsidR="005432E1" w:rsidRPr="00A8618B" w:rsidDel="005A7CCF" w:rsidRDefault="005432E1">
      <w:pPr>
        <w:pStyle w:val="Paragrafoelenco"/>
        <w:spacing w:line="276" w:lineRule="auto"/>
        <w:rPr>
          <w:del w:id="2511" w:author="Cristian Sbrolli" w:date="2020-12-20T13:54:00Z"/>
          <w:rStyle w:val="Enfasidelicata"/>
          <w:rFonts w:asciiTheme="minorHAnsi" w:hAnsiTheme="minorHAnsi" w:cstheme="minorHAnsi"/>
          <w:szCs w:val="24"/>
        </w:rPr>
        <w:pPrChange w:id="2512" w:author="Giorgio Romeo" w:date="2020-12-23T10:30:00Z">
          <w:pPr>
            <w:pStyle w:val="Paragrafoelenco"/>
            <w:spacing w:line="240" w:lineRule="auto"/>
            <w:ind w:left="360"/>
          </w:pPr>
        </w:pPrChange>
      </w:pPr>
    </w:p>
    <w:p w14:paraId="235C70F6" w14:textId="56CEDD41" w:rsidR="005432E1" w:rsidRPr="00A8618B" w:rsidDel="005A7CCF" w:rsidRDefault="005432E1">
      <w:pPr>
        <w:pStyle w:val="Paragrafoelenco"/>
        <w:spacing w:line="276" w:lineRule="auto"/>
        <w:rPr>
          <w:del w:id="2513" w:author="Cristian Sbrolli" w:date="2020-12-20T13:54:00Z"/>
          <w:rStyle w:val="Enfasidelicata"/>
          <w:rFonts w:asciiTheme="minorHAnsi" w:hAnsiTheme="minorHAnsi" w:cstheme="minorHAnsi"/>
          <w:szCs w:val="24"/>
        </w:rPr>
        <w:pPrChange w:id="2514" w:author="Giorgio Romeo" w:date="2020-12-23T10:30:00Z">
          <w:pPr>
            <w:pStyle w:val="Paragrafoelenco"/>
            <w:spacing w:line="240" w:lineRule="auto"/>
            <w:ind w:left="360"/>
          </w:pPr>
        </w:pPrChange>
      </w:pPr>
      <w:del w:id="2515"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7</w:delText>
        </w:r>
        <w:r w:rsidRPr="00A8618B" w:rsidDel="005A7CCF">
          <w:rPr>
            <w:rStyle w:val="Enfasidelicata"/>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pStyle w:val="Paragrafoelenco"/>
        <w:spacing w:line="276" w:lineRule="auto"/>
        <w:rPr>
          <w:del w:id="2516" w:author="Cristian Sbrolli" w:date="2020-12-20T13:54:00Z"/>
          <w:rStyle w:val="Enfasidelicata"/>
          <w:rFonts w:asciiTheme="minorHAnsi" w:hAnsiTheme="minorHAnsi" w:cstheme="minorHAnsi"/>
          <w:szCs w:val="24"/>
        </w:rPr>
        <w:pPrChange w:id="2517" w:author="Giorgio Romeo" w:date="2020-12-23T10:30:00Z">
          <w:pPr>
            <w:pStyle w:val="Paragrafoelenco"/>
            <w:spacing w:line="240" w:lineRule="auto"/>
            <w:ind w:left="360"/>
          </w:pPr>
        </w:pPrChange>
      </w:pPr>
      <w:del w:id="2518" w:author="Cristian Sbrolli" w:date="2020-12-20T13:54:00Z">
        <w:r w:rsidRPr="00A8618B" w:rsidDel="005A7CCF">
          <w:rPr>
            <w:rStyle w:val="Enfasidelicata"/>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pStyle w:val="Paragrafoelenco"/>
        <w:spacing w:line="276" w:lineRule="auto"/>
        <w:rPr>
          <w:del w:id="2519" w:author="Cristian Sbrolli" w:date="2020-12-20T13:54:00Z"/>
          <w:rStyle w:val="Enfasidelicata"/>
          <w:rFonts w:asciiTheme="minorHAnsi" w:hAnsiTheme="minorHAnsi" w:cstheme="minorHAnsi"/>
          <w:szCs w:val="24"/>
        </w:rPr>
        <w:pPrChange w:id="2520" w:author="Giorgio Romeo" w:date="2020-12-23T10:30:00Z">
          <w:pPr>
            <w:pStyle w:val="Paragrafoelenco"/>
            <w:spacing w:line="240" w:lineRule="auto"/>
            <w:ind w:left="360"/>
          </w:pPr>
        </w:pPrChange>
      </w:pPr>
      <w:del w:id="2521"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pStyle w:val="Paragrafoelenco"/>
        <w:spacing w:line="276" w:lineRule="auto"/>
        <w:rPr>
          <w:del w:id="2522" w:author="Cristian Sbrolli" w:date="2020-12-20T13:54:00Z"/>
          <w:rStyle w:val="Enfasidelicata"/>
          <w:rFonts w:asciiTheme="minorHAnsi" w:hAnsiTheme="minorHAnsi" w:cstheme="minorHAnsi"/>
          <w:szCs w:val="24"/>
        </w:rPr>
        <w:pPrChange w:id="2523" w:author="Giorgio Romeo" w:date="2020-12-23T10:30:00Z">
          <w:pPr>
            <w:pStyle w:val="Paragrafoelenco"/>
            <w:spacing w:line="240" w:lineRule="auto"/>
            <w:ind w:left="360"/>
          </w:pPr>
        </w:pPrChange>
      </w:pPr>
      <w:del w:id="2524"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pStyle w:val="Paragrafoelenco"/>
        <w:spacing w:line="276" w:lineRule="auto"/>
        <w:rPr>
          <w:del w:id="2525" w:author="Cristian Sbrolli" w:date="2020-12-20T13:54:00Z"/>
          <w:rStyle w:val="Enfasidelicata"/>
          <w:rFonts w:asciiTheme="minorHAnsi" w:hAnsiTheme="minorHAnsi" w:cstheme="minorHAnsi"/>
          <w:szCs w:val="24"/>
        </w:rPr>
        <w:pPrChange w:id="2526" w:author="Giorgio Romeo" w:date="2020-12-23T10:30:00Z">
          <w:pPr>
            <w:pStyle w:val="Paragrafoelenco"/>
            <w:spacing w:line="240" w:lineRule="auto"/>
            <w:ind w:left="360"/>
          </w:pPr>
        </w:pPrChange>
      </w:pPr>
      <w:del w:id="252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w:delText>
        </w:r>
      </w:del>
    </w:p>
    <w:p w14:paraId="7F34FFF3" w14:textId="0FB2C2D4" w:rsidR="005432E1" w:rsidRPr="00A8618B" w:rsidDel="005A7CCF" w:rsidRDefault="005432E1">
      <w:pPr>
        <w:pStyle w:val="Paragrafoelenco"/>
        <w:spacing w:line="276" w:lineRule="auto"/>
        <w:rPr>
          <w:del w:id="2528" w:author="Cristian Sbrolli" w:date="2020-12-20T13:54:00Z"/>
          <w:rStyle w:val="Enfasidelicata"/>
          <w:rFonts w:asciiTheme="minorHAnsi" w:hAnsiTheme="minorHAnsi" w:cstheme="minorHAnsi"/>
          <w:szCs w:val="24"/>
        </w:rPr>
        <w:pPrChange w:id="2529" w:author="Giorgio Romeo" w:date="2020-12-23T10:30:00Z">
          <w:pPr>
            <w:pStyle w:val="Paragrafoelenco"/>
            <w:spacing w:line="240" w:lineRule="auto"/>
            <w:ind w:left="360"/>
          </w:pPr>
        </w:pPrChange>
      </w:pPr>
      <w:del w:id="253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pStyle w:val="Paragrafoelenco"/>
        <w:spacing w:line="276" w:lineRule="auto"/>
        <w:rPr>
          <w:del w:id="2531" w:author="Cristian Sbrolli" w:date="2020-12-20T13:54:00Z"/>
          <w:rStyle w:val="Enfasidelicata"/>
          <w:rFonts w:asciiTheme="minorHAnsi" w:hAnsiTheme="minorHAnsi" w:cstheme="minorHAnsi"/>
          <w:szCs w:val="24"/>
        </w:rPr>
        <w:pPrChange w:id="2532" w:author="Giorgio Romeo" w:date="2020-12-23T10:30:00Z">
          <w:pPr>
            <w:pStyle w:val="Paragrafoelenco"/>
            <w:spacing w:line="240" w:lineRule="auto"/>
            <w:ind w:left="360"/>
          </w:pPr>
        </w:pPrChange>
      </w:pPr>
      <w:del w:id="253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checkEqualStateVUserPlusNewTicket[t, u,u1]</w:delText>
        </w:r>
      </w:del>
    </w:p>
    <w:p w14:paraId="109A5CDE" w14:textId="4143B16C" w:rsidR="005432E1" w:rsidRPr="00A8618B" w:rsidDel="005A7CCF" w:rsidRDefault="005432E1">
      <w:pPr>
        <w:pStyle w:val="Paragrafoelenco"/>
        <w:spacing w:line="276" w:lineRule="auto"/>
        <w:rPr>
          <w:del w:id="2534" w:author="Cristian Sbrolli" w:date="2020-12-20T13:54:00Z"/>
          <w:rStyle w:val="Enfasidelicata"/>
          <w:rFonts w:asciiTheme="minorHAnsi" w:hAnsiTheme="minorHAnsi" w:cstheme="minorHAnsi"/>
          <w:szCs w:val="24"/>
        </w:rPr>
        <w:pPrChange w:id="2535" w:author="Giorgio Romeo" w:date="2020-12-23T10:30:00Z">
          <w:pPr>
            <w:pStyle w:val="Paragrafoelenco"/>
            <w:spacing w:line="240" w:lineRule="auto"/>
            <w:ind w:left="360"/>
          </w:pPr>
        </w:pPrChange>
      </w:pPr>
      <w:del w:id="2536" w:author="Cristian Sbrolli" w:date="2020-12-20T13:54:00Z">
        <w:r w:rsidRPr="00A8618B" w:rsidDel="005A7CCF">
          <w:rPr>
            <w:rStyle w:val="Enfasidelicata"/>
            <w:rFonts w:asciiTheme="minorHAnsi" w:hAnsiTheme="minorHAnsi" w:cstheme="minorHAnsi"/>
            <w:szCs w:val="24"/>
          </w:rPr>
          <w:delText>}</w:delText>
        </w:r>
      </w:del>
    </w:p>
    <w:p w14:paraId="0CE97B48" w14:textId="5CFA4344" w:rsidR="005432E1" w:rsidRPr="00A8618B" w:rsidDel="005A7CCF" w:rsidRDefault="005432E1">
      <w:pPr>
        <w:pStyle w:val="Paragrafoelenco"/>
        <w:spacing w:line="276" w:lineRule="auto"/>
        <w:rPr>
          <w:del w:id="2537" w:author="Cristian Sbrolli" w:date="2020-12-20T13:54:00Z"/>
          <w:rStyle w:val="Enfasidelicata"/>
          <w:rFonts w:asciiTheme="minorHAnsi" w:hAnsiTheme="minorHAnsi" w:cstheme="minorHAnsi"/>
          <w:szCs w:val="24"/>
        </w:rPr>
        <w:pPrChange w:id="2538" w:author="Giorgio Romeo" w:date="2020-12-23T10:30:00Z">
          <w:pPr>
            <w:pStyle w:val="Paragrafoelenco"/>
            <w:spacing w:line="240" w:lineRule="auto"/>
            <w:ind w:left="360"/>
          </w:pPr>
        </w:pPrChange>
      </w:pPr>
    </w:p>
    <w:p w14:paraId="742B2955" w14:textId="1FF9FF15" w:rsidR="005432E1" w:rsidRPr="00A8618B" w:rsidDel="005A7CCF" w:rsidRDefault="005432E1">
      <w:pPr>
        <w:pStyle w:val="Paragrafoelenco"/>
        <w:spacing w:line="276" w:lineRule="auto"/>
        <w:rPr>
          <w:del w:id="2539" w:author="Cristian Sbrolli" w:date="2020-12-20T13:54:00Z"/>
          <w:rStyle w:val="Enfasidelicata"/>
          <w:rFonts w:asciiTheme="minorHAnsi" w:hAnsiTheme="minorHAnsi" w:cstheme="minorHAnsi"/>
          <w:szCs w:val="24"/>
        </w:rPr>
        <w:pPrChange w:id="2540" w:author="Giorgio Romeo" w:date="2020-12-23T10:30:00Z">
          <w:pPr>
            <w:pStyle w:val="Paragrafoelenco"/>
            <w:spacing w:line="240" w:lineRule="auto"/>
            <w:ind w:left="360"/>
          </w:pPr>
        </w:pPrChange>
      </w:pPr>
      <w:del w:id="2541"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8</w:delText>
        </w:r>
        <w:r w:rsidRPr="00A8618B" w:rsidDel="005A7CCF">
          <w:rPr>
            <w:rStyle w:val="Enfasidelicata"/>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pStyle w:val="Paragrafoelenco"/>
        <w:spacing w:line="276" w:lineRule="auto"/>
        <w:rPr>
          <w:del w:id="2542" w:author="Cristian Sbrolli" w:date="2020-12-20T13:54:00Z"/>
          <w:rStyle w:val="Enfasidelicata"/>
          <w:rFonts w:asciiTheme="minorHAnsi" w:hAnsiTheme="minorHAnsi" w:cstheme="minorHAnsi"/>
          <w:szCs w:val="24"/>
        </w:rPr>
        <w:pPrChange w:id="2543" w:author="Giorgio Romeo" w:date="2020-12-23T10:30:00Z">
          <w:pPr>
            <w:pStyle w:val="Paragrafoelenco"/>
            <w:spacing w:line="240" w:lineRule="auto"/>
            <w:ind w:left="360"/>
          </w:pPr>
        </w:pPrChange>
      </w:pPr>
      <w:del w:id="2544" w:author="Cristian Sbrolli" w:date="2020-12-20T13:54:00Z">
        <w:r w:rsidRPr="00A8618B" w:rsidDel="005A7CCF">
          <w:rPr>
            <w:rStyle w:val="Enfasidelicata"/>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pStyle w:val="Paragrafoelenco"/>
        <w:spacing w:line="276" w:lineRule="auto"/>
        <w:rPr>
          <w:del w:id="2545" w:author="Cristian Sbrolli" w:date="2020-12-20T13:54:00Z"/>
          <w:rStyle w:val="Enfasidelicata"/>
          <w:rFonts w:asciiTheme="minorHAnsi" w:hAnsiTheme="minorHAnsi" w:cstheme="minorHAnsi"/>
          <w:szCs w:val="24"/>
        </w:rPr>
        <w:pPrChange w:id="2546" w:author="Giorgio Romeo" w:date="2020-12-23T10:30:00Z">
          <w:pPr>
            <w:pStyle w:val="Paragrafoelenco"/>
            <w:spacing w:line="240" w:lineRule="auto"/>
            <w:ind w:left="360"/>
          </w:pPr>
        </w:pPrChange>
      </w:pPr>
      <w:del w:id="2547"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pStyle w:val="Paragrafoelenco"/>
        <w:spacing w:line="276" w:lineRule="auto"/>
        <w:rPr>
          <w:del w:id="2548" w:author="Cristian Sbrolli" w:date="2020-12-20T13:54:00Z"/>
          <w:rStyle w:val="Enfasidelicata"/>
          <w:rFonts w:asciiTheme="minorHAnsi" w:hAnsiTheme="minorHAnsi" w:cstheme="minorHAnsi"/>
          <w:szCs w:val="24"/>
        </w:rPr>
        <w:pPrChange w:id="2549" w:author="Giorgio Romeo" w:date="2020-12-23T10:30:00Z">
          <w:pPr>
            <w:pStyle w:val="Paragrafoelenco"/>
            <w:spacing w:line="240" w:lineRule="auto"/>
            <w:ind w:left="360"/>
          </w:pPr>
        </w:pPrChange>
      </w:pPr>
      <w:del w:id="255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pStyle w:val="Paragrafoelenco"/>
        <w:spacing w:line="276" w:lineRule="auto"/>
        <w:rPr>
          <w:del w:id="2551" w:author="Cristian Sbrolli" w:date="2020-12-20T13:54:00Z"/>
          <w:rStyle w:val="Enfasidelicata"/>
          <w:rFonts w:asciiTheme="minorHAnsi" w:hAnsiTheme="minorHAnsi" w:cstheme="minorHAnsi"/>
          <w:szCs w:val="24"/>
        </w:rPr>
        <w:pPrChange w:id="2552" w:author="Giorgio Romeo" w:date="2020-12-23T10:30:00Z">
          <w:pPr>
            <w:pStyle w:val="Paragrafoelenco"/>
            <w:spacing w:line="240" w:lineRule="auto"/>
            <w:ind w:left="360"/>
          </w:pPr>
        </w:pPrChange>
      </w:pPr>
      <w:del w:id="255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pStyle w:val="Paragrafoelenco"/>
        <w:spacing w:line="276" w:lineRule="auto"/>
        <w:rPr>
          <w:del w:id="2554" w:author="Cristian Sbrolli" w:date="2020-12-20T13:54:00Z"/>
          <w:rStyle w:val="Enfasidelicata"/>
          <w:rFonts w:asciiTheme="minorHAnsi" w:hAnsiTheme="minorHAnsi" w:cstheme="minorHAnsi"/>
          <w:szCs w:val="24"/>
        </w:rPr>
        <w:pPrChange w:id="2555" w:author="Giorgio Romeo" w:date="2020-12-23T10:30:00Z">
          <w:pPr>
            <w:pStyle w:val="Paragrafoelenco"/>
            <w:spacing w:line="240" w:lineRule="auto"/>
            <w:ind w:left="360"/>
          </w:pPr>
        </w:pPrChange>
      </w:pPr>
      <w:del w:id="255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pStyle w:val="Paragrafoelenco"/>
        <w:spacing w:line="276" w:lineRule="auto"/>
        <w:rPr>
          <w:del w:id="2557" w:author="Cristian Sbrolli" w:date="2020-12-20T13:54:00Z"/>
          <w:rStyle w:val="Enfasidelicata"/>
          <w:rFonts w:asciiTheme="minorHAnsi" w:hAnsiTheme="minorHAnsi" w:cstheme="minorHAnsi"/>
          <w:szCs w:val="24"/>
        </w:rPr>
        <w:pPrChange w:id="2558" w:author="Giorgio Romeo" w:date="2020-12-23T10:30:00Z">
          <w:pPr>
            <w:pStyle w:val="Paragrafoelenco"/>
            <w:spacing w:line="240" w:lineRule="auto"/>
            <w:ind w:left="360"/>
          </w:pPr>
        </w:pPrChange>
      </w:pPr>
      <w:del w:id="255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checkEqualStatePUserPlusNewTicket[t, u,u1]</w:delText>
        </w:r>
      </w:del>
    </w:p>
    <w:p w14:paraId="27F4424C" w14:textId="4A06083E" w:rsidR="005432E1" w:rsidRPr="00A8618B" w:rsidDel="005A7CCF" w:rsidRDefault="005432E1">
      <w:pPr>
        <w:pStyle w:val="Paragrafoelenco"/>
        <w:spacing w:line="276" w:lineRule="auto"/>
        <w:rPr>
          <w:del w:id="2560" w:author="Cristian Sbrolli" w:date="2020-12-20T13:54:00Z"/>
          <w:rStyle w:val="Enfasidelicata"/>
          <w:rFonts w:asciiTheme="minorHAnsi" w:hAnsiTheme="minorHAnsi" w:cstheme="minorHAnsi"/>
          <w:szCs w:val="24"/>
        </w:rPr>
        <w:pPrChange w:id="2561" w:author="Giorgio Romeo" w:date="2020-12-23T10:30:00Z">
          <w:pPr>
            <w:pStyle w:val="Paragrafoelenco"/>
            <w:spacing w:line="240" w:lineRule="auto"/>
            <w:ind w:left="360"/>
          </w:pPr>
        </w:pPrChange>
      </w:pPr>
      <w:del w:id="2562" w:author="Cristian Sbrolli" w:date="2020-12-20T13:54:00Z">
        <w:r w:rsidRPr="00A8618B" w:rsidDel="005A7CCF">
          <w:rPr>
            <w:rStyle w:val="Enfasidelicata"/>
            <w:rFonts w:asciiTheme="minorHAnsi" w:hAnsiTheme="minorHAnsi" w:cstheme="minorHAnsi"/>
            <w:szCs w:val="24"/>
          </w:rPr>
          <w:delText>}</w:delText>
        </w:r>
      </w:del>
    </w:p>
    <w:p w14:paraId="60A0363F" w14:textId="64771820" w:rsidR="005432E1" w:rsidRPr="00A8618B" w:rsidDel="005A7CCF" w:rsidRDefault="005432E1">
      <w:pPr>
        <w:pStyle w:val="Paragrafoelenco"/>
        <w:spacing w:line="276" w:lineRule="auto"/>
        <w:rPr>
          <w:del w:id="2563" w:author="Cristian Sbrolli" w:date="2020-12-20T13:54:00Z"/>
          <w:rStyle w:val="Enfasidelicata"/>
          <w:rFonts w:asciiTheme="minorHAnsi" w:hAnsiTheme="minorHAnsi" w:cstheme="minorHAnsi"/>
          <w:szCs w:val="24"/>
        </w:rPr>
        <w:pPrChange w:id="2564" w:author="Giorgio Romeo" w:date="2020-12-23T10:30:00Z">
          <w:pPr>
            <w:pStyle w:val="Paragrafoelenco"/>
            <w:spacing w:line="240" w:lineRule="auto"/>
            <w:ind w:left="360"/>
          </w:pPr>
        </w:pPrChange>
      </w:pPr>
    </w:p>
    <w:p w14:paraId="7D4E0A84" w14:textId="609D5140" w:rsidR="005432E1" w:rsidRPr="00A8618B" w:rsidDel="005A7CCF" w:rsidRDefault="005432E1">
      <w:pPr>
        <w:pStyle w:val="Paragrafoelenco"/>
        <w:spacing w:line="276" w:lineRule="auto"/>
        <w:rPr>
          <w:del w:id="2565" w:author="Cristian Sbrolli" w:date="2020-12-20T13:54:00Z"/>
          <w:rStyle w:val="Enfasidelicata"/>
          <w:rFonts w:asciiTheme="minorHAnsi" w:hAnsiTheme="minorHAnsi" w:cstheme="minorHAnsi"/>
          <w:szCs w:val="24"/>
        </w:rPr>
        <w:pPrChange w:id="2566" w:author="Giorgio Romeo" w:date="2020-12-23T10:30:00Z">
          <w:pPr>
            <w:pStyle w:val="Paragrafoelenco"/>
            <w:spacing w:line="240" w:lineRule="auto"/>
            <w:ind w:left="360"/>
          </w:pPr>
        </w:pPrChange>
      </w:pPr>
      <w:del w:id="2567" w:author="Cristian Sbrolli" w:date="2020-12-20T13:54:00Z">
        <w:r w:rsidRPr="00A8618B" w:rsidDel="005A7CCF">
          <w:rPr>
            <w:rStyle w:val="Enfasidelicata"/>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pStyle w:val="Paragrafoelenco"/>
        <w:spacing w:line="276" w:lineRule="auto"/>
        <w:rPr>
          <w:del w:id="2568" w:author="Cristian Sbrolli" w:date="2020-12-20T13:54:00Z"/>
          <w:rStyle w:val="Enfasidelicata"/>
          <w:rFonts w:asciiTheme="minorHAnsi" w:hAnsiTheme="minorHAnsi" w:cstheme="minorHAnsi"/>
          <w:szCs w:val="24"/>
        </w:rPr>
        <w:pPrChange w:id="2569" w:author="Giorgio Romeo" w:date="2020-12-23T10:30:00Z">
          <w:pPr>
            <w:pStyle w:val="Paragrafoelenco"/>
            <w:spacing w:line="240" w:lineRule="auto"/>
            <w:ind w:left="360"/>
          </w:pPr>
        </w:pPrChange>
      </w:pPr>
      <w:del w:id="2570" w:author="Cristian Sbrolli" w:date="2020-12-20T13:54:00Z">
        <w:r w:rsidRPr="00A8618B" w:rsidDel="005A7CCF">
          <w:rPr>
            <w:rStyle w:val="Enfasidelicata"/>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pStyle w:val="Paragrafoelenco"/>
        <w:spacing w:line="276" w:lineRule="auto"/>
        <w:rPr>
          <w:del w:id="2571" w:author="Cristian Sbrolli" w:date="2020-12-20T13:54:00Z"/>
          <w:rStyle w:val="Enfasidelicata"/>
          <w:rFonts w:asciiTheme="minorHAnsi" w:hAnsiTheme="minorHAnsi" w:cstheme="minorHAnsi"/>
          <w:szCs w:val="24"/>
        </w:rPr>
        <w:pPrChange w:id="2572" w:author="Giorgio Romeo" w:date="2020-12-23T10:30:00Z">
          <w:pPr>
            <w:pStyle w:val="Paragrafoelenco"/>
            <w:spacing w:line="240" w:lineRule="auto"/>
            <w:ind w:left="360"/>
          </w:pPr>
        </w:pPrChange>
      </w:pPr>
      <w:del w:id="2573" w:author="Cristian Sbrolli" w:date="2020-12-20T13:54:00Z">
        <w:r w:rsidRPr="00A8618B" w:rsidDel="005A7CCF">
          <w:rPr>
            <w:rStyle w:val="Enfasidelicata"/>
            <w:rFonts w:asciiTheme="minorHAnsi" w:hAnsiTheme="minorHAnsi" w:cstheme="minorHAnsi"/>
            <w:szCs w:val="24"/>
          </w:rPr>
          <w:delText xml:space="preserve"> </w:delText>
        </w:r>
        <w:r w:rsidRPr="00A8618B" w:rsidDel="005A7CCF">
          <w:rPr>
            <w:rStyle w:val="Enfasidelicata"/>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pStyle w:val="Paragrafoelenco"/>
        <w:spacing w:line="276" w:lineRule="auto"/>
        <w:rPr>
          <w:del w:id="2574" w:author="Cristian Sbrolli" w:date="2020-12-20T13:54:00Z"/>
          <w:rStyle w:val="Enfasidelicata"/>
          <w:rFonts w:asciiTheme="minorHAnsi" w:hAnsiTheme="minorHAnsi" w:cstheme="minorHAnsi"/>
          <w:szCs w:val="24"/>
        </w:rPr>
        <w:pPrChange w:id="2575" w:author="Giorgio Romeo" w:date="2020-12-23T10:30:00Z">
          <w:pPr>
            <w:pStyle w:val="Paragrafoelenco"/>
            <w:spacing w:line="240" w:lineRule="auto"/>
            <w:ind w:left="360"/>
          </w:pPr>
        </w:pPrChange>
      </w:pPr>
      <w:del w:id="2576" w:author="Cristian Sbrolli" w:date="2020-12-20T13:54:00Z">
        <w:r w:rsidRPr="00A8618B" w:rsidDel="005A7CCF">
          <w:rPr>
            <w:rStyle w:val="Enfasidelicata"/>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pStyle w:val="Paragrafoelenco"/>
        <w:spacing w:line="276" w:lineRule="auto"/>
        <w:rPr>
          <w:del w:id="2577" w:author="Cristian Sbrolli" w:date="2020-12-20T13:54:00Z"/>
          <w:rStyle w:val="Enfasidelicata"/>
          <w:rFonts w:asciiTheme="minorHAnsi" w:hAnsiTheme="minorHAnsi" w:cstheme="minorHAnsi"/>
          <w:szCs w:val="24"/>
        </w:rPr>
        <w:pPrChange w:id="2578" w:author="Giorgio Romeo" w:date="2020-12-23T10:30:00Z">
          <w:pPr>
            <w:pStyle w:val="Paragrafoelenco"/>
            <w:spacing w:line="240" w:lineRule="auto"/>
            <w:ind w:left="360"/>
          </w:pPr>
        </w:pPrChange>
      </w:pPr>
      <w:del w:id="2579" w:author="Cristian Sbrolli" w:date="2020-12-20T13:54:00Z">
        <w:r w:rsidRPr="00A8618B" w:rsidDel="005A7CCF">
          <w:rPr>
            <w:rStyle w:val="Enfasidelicata"/>
            <w:rFonts w:asciiTheme="minorHAnsi" w:hAnsiTheme="minorHAnsi" w:cstheme="minorHAnsi"/>
            <w:szCs w:val="24"/>
          </w:rPr>
          <w:tab/>
          <w:delText>checkEqualStateVUserPlusNewVisit[v,u,u1] and checkEqualStateMarketPlusNewTicket[v,m,m1]</w:delText>
        </w:r>
        <w:r w:rsidRPr="00A8618B" w:rsidDel="005A7CCF">
          <w:rPr>
            <w:rStyle w:val="Enfasidelicata"/>
            <w:rFonts w:asciiTheme="minorHAnsi" w:hAnsiTheme="minorHAnsi" w:cstheme="minorHAnsi"/>
            <w:szCs w:val="24"/>
          </w:rPr>
          <w:tab/>
        </w:r>
      </w:del>
    </w:p>
    <w:p w14:paraId="0D453049" w14:textId="40118B43" w:rsidR="005432E1" w:rsidRPr="00A8618B" w:rsidDel="005A7CCF" w:rsidRDefault="005432E1">
      <w:pPr>
        <w:pStyle w:val="Paragrafoelenco"/>
        <w:spacing w:line="276" w:lineRule="auto"/>
        <w:rPr>
          <w:del w:id="2580" w:author="Cristian Sbrolli" w:date="2020-12-20T13:54:00Z"/>
          <w:rStyle w:val="Enfasidelicata"/>
          <w:rFonts w:asciiTheme="minorHAnsi" w:hAnsiTheme="minorHAnsi" w:cstheme="minorHAnsi"/>
          <w:szCs w:val="24"/>
        </w:rPr>
        <w:pPrChange w:id="2581" w:author="Giorgio Romeo" w:date="2020-12-23T10:30:00Z">
          <w:pPr>
            <w:pStyle w:val="Paragrafoelenco"/>
            <w:spacing w:line="240" w:lineRule="auto"/>
            <w:ind w:left="360"/>
          </w:pPr>
        </w:pPrChange>
      </w:pPr>
      <w:del w:id="2582" w:author="Cristian Sbrolli" w:date="2020-12-20T13:54:00Z">
        <w:r w:rsidRPr="00A8618B" w:rsidDel="005A7CCF">
          <w:rPr>
            <w:rStyle w:val="Enfasidelicata"/>
            <w:rFonts w:asciiTheme="minorHAnsi" w:hAnsiTheme="minorHAnsi" w:cstheme="minorHAnsi"/>
            <w:szCs w:val="24"/>
          </w:rPr>
          <w:delText>}</w:delText>
        </w:r>
      </w:del>
    </w:p>
    <w:p w14:paraId="325A1F50" w14:textId="7C185577" w:rsidR="005432E1" w:rsidRPr="00A8618B" w:rsidDel="005A7CCF" w:rsidRDefault="005432E1">
      <w:pPr>
        <w:pStyle w:val="Paragrafoelenco"/>
        <w:spacing w:line="276" w:lineRule="auto"/>
        <w:rPr>
          <w:del w:id="2583" w:author="Cristian Sbrolli" w:date="2020-12-20T13:54:00Z"/>
          <w:rStyle w:val="Enfasidelicata"/>
          <w:rFonts w:asciiTheme="minorHAnsi" w:hAnsiTheme="minorHAnsi" w:cstheme="minorHAnsi"/>
          <w:szCs w:val="24"/>
        </w:rPr>
        <w:pPrChange w:id="2584" w:author="Giorgio Romeo" w:date="2020-12-23T10:30:00Z">
          <w:pPr>
            <w:pStyle w:val="Paragrafoelenco"/>
            <w:spacing w:line="240" w:lineRule="auto"/>
            <w:ind w:left="360"/>
          </w:pPr>
        </w:pPrChange>
      </w:pPr>
    </w:p>
    <w:p w14:paraId="466FFBC8" w14:textId="572FB013" w:rsidR="005432E1" w:rsidRPr="00A8618B" w:rsidDel="005A7CCF" w:rsidRDefault="005432E1">
      <w:pPr>
        <w:pStyle w:val="Paragrafoelenco"/>
        <w:spacing w:line="276" w:lineRule="auto"/>
        <w:rPr>
          <w:del w:id="2585" w:author="Cristian Sbrolli" w:date="2020-12-20T13:54:00Z"/>
          <w:rStyle w:val="Enfasidelicata"/>
          <w:rFonts w:asciiTheme="minorHAnsi" w:hAnsiTheme="minorHAnsi" w:cstheme="minorHAnsi"/>
          <w:szCs w:val="24"/>
        </w:rPr>
        <w:pPrChange w:id="2586" w:author="Giorgio Romeo" w:date="2020-12-23T10:30:00Z">
          <w:pPr>
            <w:pStyle w:val="Paragrafoelenco"/>
            <w:spacing w:line="240" w:lineRule="auto"/>
            <w:ind w:left="360"/>
          </w:pPr>
        </w:pPrChange>
      </w:pPr>
      <w:del w:id="2587" w:author="Cristian Sbrolli" w:date="2020-12-20T13:54:00Z">
        <w:r w:rsidRPr="00A8618B" w:rsidDel="005A7CCF">
          <w:rPr>
            <w:rStyle w:val="Enfasidelicata"/>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pStyle w:val="Paragrafoelenco"/>
        <w:spacing w:line="276" w:lineRule="auto"/>
        <w:rPr>
          <w:del w:id="2588" w:author="Cristian Sbrolli" w:date="2020-12-20T13:54:00Z"/>
          <w:rStyle w:val="Enfasidelicata"/>
          <w:rFonts w:asciiTheme="minorHAnsi" w:hAnsiTheme="minorHAnsi" w:cstheme="minorHAnsi"/>
          <w:szCs w:val="24"/>
        </w:rPr>
        <w:pPrChange w:id="2589" w:author="Giorgio Romeo" w:date="2020-12-23T10:30:00Z">
          <w:pPr>
            <w:pStyle w:val="Paragrafoelenco"/>
            <w:spacing w:line="240" w:lineRule="auto"/>
            <w:ind w:left="360"/>
          </w:pPr>
        </w:pPrChange>
      </w:pPr>
      <w:del w:id="2590" w:author="Cristian Sbrolli" w:date="2020-12-20T13:54:00Z">
        <w:r w:rsidRPr="00A8618B" w:rsidDel="005A7CCF">
          <w:rPr>
            <w:rStyle w:val="Enfasidelicata"/>
            <w:rFonts w:asciiTheme="minorHAnsi" w:hAnsiTheme="minorHAnsi" w:cstheme="minorHAnsi"/>
            <w:szCs w:val="24"/>
          </w:rPr>
          <w:delText>assert  noExitWithoutEntering{</w:delText>
        </w:r>
      </w:del>
    </w:p>
    <w:p w14:paraId="12BF2634" w14:textId="23BD282A" w:rsidR="005432E1" w:rsidRPr="00A8618B" w:rsidDel="005A7CCF" w:rsidRDefault="005432E1">
      <w:pPr>
        <w:pStyle w:val="Paragrafoelenco"/>
        <w:spacing w:line="276" w:lineRule="auto"/>
        <w:rPr>
          <w:del w:id="2591" w:author="Cristian Sbrolli" w:date="2020-12-20T13:54:00Z"/>
          <w:rStyle w:val="Enfasidelicata"/>
          <w:rFonts w:asciiTheme="minorHAnsi" w:hAnsiTheme="minorHAnsi" w:cstheme="minorHAnsi"/>
          <w:szCs w:val="24"/>
        </w:rPr>
        <w:pPrChange w:id="2592" w:author="Giorgio Romeo" w:date="2020-12-23T10:30:00Z">
          <w:pPr>
            <w:pStyle w:val="Paragrafoelenco"/>
            <w:spacing w:line="240" w:lineRule="auto"/>
            <w:ind w:left="360"/>
          </w:pPr>
        </w:pPrChange>
      </w:pPr>
      <w:del w:id="2593" w:author="Cristian Sbrolli" w:date="2020-12-20T13:54:00Z">
        <w:r w:rsidRPr="00A8618B" w:rsidDel="005A7CCF">
          <w:rPr>
            <w:rStyle w:val="Enfasidelicata"/>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pStyle w:val="Paragrafoelenco"/>
        <w:spacing w:line="276" w:lineRule="auto"/>
        <w:rPr>
          <w:del w:id="2594" w:author="Cristian Sbrolli" w:date="2020-12-20T13:54:00Z"/>
          <w:rStyle w:val="Enfasidelicata"/>
          <w:rFonts w:cstheme="minorHAnsi"/>
          <w:szCs w:val="24"/>
        </w:rPr>
        <w:pPrChange w:id="2595" w:author="Giorgio Romeo" w:date="2020-12-23T10:30:00Z">
          <w:pPr>
            <w:pStyle w:val="Paragrafoelenco"/>
          </w:pPr>
        </w:pPrChange>
      </w:pPr>
      <w:del w:id="259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pStyle w:val="Paragrafoelenco"/>
        <w:spacing w:line="276" w:lineRule="auto"/>
        <w:rPr>
          <w:del w:id="2597" w:author="Cristian Sbrolli" w:date="2020-12-20T13:54:00Z"/>
          <w:rStyle w:val="Enfasidelicata"/>
          <w:rFonts w:asciiTheme="minorHAnsi" w:hAnsiTheme="minorHAnsi" w:cstheme="minorHAnsi"/>
          <w:szCs w:val="24"/>
        </w:rPr>
        <w:pPrChange w:id="2598" w:author="Giorgio Romeo" w:date="2020-12-23T10:30:00Z">
          <w:pPr>
            <w:pStyle w:val="Paragrafoelenco"/>
          </w:pPr>
        </w:pPrChange>
      </w:pPr>
      <w:del w:id="2599" w:author="Cristian Sbrolli" w:date="2020-12-20T13:54:00Z">
        <w:r w:rsidRPr="00A8618B" w:rsidDel="005A7CCF">
          <w:rPr>
            <w:rStyle w:val="Enfasidelicata"/>
            <w:rFonts w:asciiTheme="minorHAnsi" w:hAnsiTheme="minorHAnsi" w:cstheme="minorHAnsi"/>
            <w:szCs w:val="24"/>
          </w:rPr>
          <w:delText>}</w:delText>
        </w:r>
      </w:del>
    </w:p>
    <w:p w14:paraId="045010D2" w14:textId="4602455D" w:rsidR="005A7CCF" w:rsidRDefault="0055768D">
      <w:pPr>
        <w:pStyle w:val="Paragrafoelenco"/>
        <w:numPr>
          <w:ilvl w:val="0"/>
          <w:numId w:val="9"/>
        </w:numPr>
        <w:spacing w:line="276" w:lineRule="auto"/>
        <w:rPr>
          <w:ins w:id="2600" w:author="Cristian Sbrolli" w:date="2020-12-20T13:59:00Z"/>
          <w:rStyle w:val="Enfasidelicata"/>
          <w:sz w:val="44"/>
          <w:szCs w:val="44"/>
        </w:rPr>
        <w:pPrChange w:id="2601" w:author="Giorgio Romeo" w:date="2020-12-23T10:30:00Z">
          <w:pPr>
            <w:pStyle w:val="Paragrafoelenco"/>
            <w:numPr>
              <w:numId w:val="74"/>
            </w:numPr>
            <w:ind w:hanging="360"/>
          </w:pPr>
        </w:pPrChange>
      </w:pPr>
      <w:del w:id="2602" w:author="Cristian Sbrolli" w:date="2020-12-20T14:01:00Z">
        <w:r w:rsidDel="005A7CCF">
          <w:rPr>
            <w:rStyle w:val="Enfasidelicata"/>
            <w:sz w:val="44"/>
            <w:szCs w:val="44"/>
          </w:rPr>
          <w:delText>Results</w:delText>
        </w:r>
      </w:del>
    </w:p>
    <w:p w14:paraId="5F22060F" w14:textId="0D320F10" w:rsidR="005A7CCF" w:rsidRDefault="006B04B6" w:rsidP="005A7CCF">
      <w:pPr>
        <w:pStyle w:val="Paragrafoelenco"/>
        <w:numPr>
          <w:ilvl w:val="0"/>
          <w:numId w:val="74"/>
        </w:numPr>
        <w:rPr>
          <w:ins w:id="2603" w:author="Cristian Sbrolli" w:date="2020-12-20T14:03:00Z"/>
          <w:rStyle w:val="Enfasidelicata"/>
          <w:sz w:val="44"/>
          <w:szCs w:val="44"/>
        </w:rPr>
      </w:pPr>
      <w:ins w:id="2604" w:author="Cristian Sbrolli" w:date="2020-12-20T14:42:00Z">
        <w:r>
          <w:rPr>
            <w:rStyle w:val="Enfasidelicata"/>
            <w:sz w:val="44"/>
            <w:szCs w:val="44"/>
          </w:rPr>
          <w:t>Objectives</w:t>
        </w:r>
      </w:ins>
    </w:p>
    <w:p w14:paraId="4F753E0B" w14:textId="77777777" w:rsidR="005A7CCF" w:rsidRPr="000A17F5" w:rsidRDefault="005A7CCF">
      <w:pPr>
        <w:pStyle w:val="Paragrafoelenco"/>
        <w:spacing w:line="240" w:lineRule="auto"/>
        <w:ind w:left="360"/>
        <w:jc w:val="both"/>
        <w:rPr>
          <w:ins w:id="2605" w:author="Cristian Sbrolli" w:date="2020-12-20T14:03:00Z"/>
          <w:rStyle w:val="Enfasidelicata"/>
          <w:i w:val="0"/>
          <w:iCs w:val="0"/>
          <w:szCs w:val="24"/>
          <w:rPrChange w:id="2606" w:author="Giorgio Romeo" w:date="2020-12-23T09:24:00Z">
            <w:rPr>
              <w:ins w:id="2607" w:author="Cristian Sbrolli" w:date="2020-12-20T14:03:00Z"/>
              <w:rStyle w:val="Enfasidelicata"/>
              <w:szCs w:val="24"/>
            </w:rPr>
          </w:rPrChange>
        </w:rPr>
        <w:pPrChange w:id="2608" w:author="Giorgio Romeo" w:date="2020-12-23T09:23:00Z">
          <w:pPr>
            <w:pStyle w:val="Paragrafoelenco"/>
            <w:spacing w:line="240" w:lineRule="auto"/>
            <w:ind w:left="360"/>
          </w:pPr>
        </w:pPrChange>
      </w:pPr>
      <w:ins w:id="2609" w:author="Cristian Sbrolli" w:date="2020-12-20T14:03:00Z">
        <w:r w:rsidRPr="000A17F5">
          <w:rPr>
            <w:rStyle w:val="Enfasidelicata"/>
            <w:i w:val="0"/>
            <w:iCs w:val="0"/>
            <w:szCs w:val="24"/>
            <w:rPrChange w:id="2610" w:author="Giorgio Romeo" w:date="2020-12-23T09:24:00Z">
              <w:rPr>
                <w:rStyle w:val="Enfasidelicata"/>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pPr>
        <w:pStyle w:val="Paragrafoelenco"/>
        <w:spacing w:line="240" w:lineRule="auto"/>
        <w:ind w:left="360"/>
        <w:jc w:val="both"/>
        <w:rPr>
          <w:ins w:id="2611" w:author="Cristian Sbrolli" w:date="2020-12-20T14:03:00Z"/>
          <w:rStyle w:val="Enfasidelicata"/>
          <w:i w:val="0"/>
          <w:iCs w:val="0"/>
          <w:szCs w:val="24"/>
          <w:rPrChange w:id="2612" w:author="Giorgio Romeo" w:date="2020-12-23T09:24:00Z">
            <w:rPr>
              <w:ins w:id="2613" w:author="Cristian Sbrolli" w:date="2020-12-20T14:03:00Z"/>
              <w:rStyle w:val="Enfasidelicata"/>
              <w:szCs w:val="24"/>
            </w:rPr>
          </w:rPrChange>
        </w:rPr>
        <w:pPrChange w:id="2614" w:author="Giorgio Romeo" w:date="2020-12-23T09:23:00Z">
          <w:pPr>
            <w:pStyle w:val="Paragrafoelenco"/>
            <w:spacing w:line="240" w:lineRule="auto"/>
            <w:ind w:left="360"/>
          </w:pPr>
        </w:pPrChange>
      </w:pPr>
    </w:p>
    <w:p w14:paraId="49277F89" w14:textId="77777777" w:rsidR="005A7CCF" w:rsidRPr="000A17F5" w:rsidRDefault="005A7CCF">
      <w:pPr>
        <w:pStyle w:val="Paragrafoelenco"/>
        <w:numPr>
          <w:ilvl w:val="0"/>
          <w:numId w:val="73"/>
        </w:numPr>
        <w:spacing w:line="240" w:lineRule="auto"/>
        <w:jc w:val="both"/>
        <w:rPr>
          <w:ins w:id="2615" w:author="Cristian Sbrolli" w:date="2020-12-20T14:03:00Z"/>
          <w:rStyle w:val="Enfasidelicata"/>
          <w:i w:val="0"/>
          <w:iCs w:val="0"/>
          <w:szCs w:val="24"/>
          <w:rPrChange w:id="2616" w:author="Giorgio Romeo" w:date="2020-12-23T09:24:00Z">
            <w:rPr>
              <w:ins w:id="2617" w:author="Cristian Sbrolli" w:date="2020-12-20T14:03:00Z"/>
              <w:rStyle w:val="Enfasidelicata"/>
              <w:szCs w:val="24"/>
            </w:rPr>
          </w:rPrChange>
        </w:rPr>
        <w:pPrChange w:id="2618" w:author="Giorgio Romeo" w:date="2020-12-23T09:23:00Z">
          <w:pPr>
            <w:pStyle w:val="Paragrafoelenco"/>
            <w:numPr>
              <w:numId w:val="73"/>
            </w:numPr>
            <w:spacing w:line="240" w:lineRule="auto"/>
            <w:ind w:left="1080" w:hanging="360"/>
          </w:pPr>
        </w:pPrChange>
      </w:pPr>
      <w:ins w:id="2619" w:author="Cristian Sbrolli" w:date="2020-12-20T14:03:00Z">
        <w:r w:rsidRPr="000A17F5">
          <w:rPr>
            <w:rStyle w:val="Enfasidelicata"/>
            <w:i w:val="0"/>
            <w:iCs w:val="0"/>
            <w:szCs w:val="24"/>
            <w:rPrChange w:id="2620" w:author="Giorgio Romeo" w:date="2020-12-23T09:24:00Z">
              <w:rPr>
                <w:rStyle w:val="Enfasidelicata"/>
                <w:szCs w:val="24"/>
              </w:rPr>
            </w:rPrChange>
          </w:rPr>
          <w:t>(</w:t>
        </w:r>
        <w:r w:rsidRPr="00EF33EC">
          <w:rPr>
            <w:rStyle w:val="Enfasidelicata"/>
            <w:b/>
            <w:bCs/>
            <w:i w:val="0"/>
            <w:iCs w:val="0"/>
            <w:szCs w:val="24"/>
            <w:rPrChange w:id="2621" w:author="Giorgio Romeo" w:date="2020-12-23T09:26:00Z">
              <w:rPr>
                <w:rStyle w:val="Enfasidelicata"/>
                <w:szCs w:val="24"/>
              </w:rPr>
            </w:rPrChange>
          </w:rPr>
          <w:t>G3</w:t>
        </w:r>
        <w:r w:rsidRPr="000A17F5">
          <w:rPr>
            <w:rStyle w:val="Enfasidelicata"/>
            <w:i w:val="0"/>
            <w:iCs w:val="0"/>
            <w:szCs w:val="24"/>
            <w:rPrChange w:id="2622" w:author="Giorgio Romeo" w:date="2020-12-23T09:24:00Z">
              <w:rPr>
                <w:rStyle w:val="Enfasidelicata"/>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Enfasidelicata"/>
            <w:b/>
            <w:bCs/>
            <w:i w:val="0"/>
            <w:iCs w:val="0"/>
            <w:szCs w:val="24"/>
            <w:rPrChange w:id="2623" w:author="Giorgio Romeo" w:date="2020-12-23T09:26:00Z">
              <w:rPr>
                <w:rStyle w:val="Enfasidelicata"/>
                <w:szCs w:val="24"/>
              </w:rPr>
            </w:rPrChange>
          </w:rPr>
          <w:t>A4</w:t>
        </w:r>
        <w:r w:rsidRPr="000A17F5">
          <w:rPr>
            <w:rStyle w:val="Enfasidelicata"/>
            <w:i w:val="0"/>
            <w:iCs w:val="0"/>
            <w:szCs w:val="24"/>
            <w:rPrChange w:id="2624" w:author="Giorgio Romeo" w:date="2020-12-23T09:24:00Z">
              <w:rPr>
                <w:rStyle w:val="Enfasidelicata"/>
                <w:szCs w:val="24"/>
              </w:rPr>
            </w:rPrChange>
          </w:rPr>
          <w:t>).</w:t>
        </w:r>
      </w:ins>
    </w:p>
    <w:p w14:paraId="0B548D4E" w14:textId="77777777" w:rsidR="005A7CCF" w:rsidRPr="000A17F5" w:rsidRDefault="005A7CCF">
      <w:pPr>
        <w:pStyle w:val="Paragrafoelenco"/>
        <w:numPr>
          <w:ilvl w:val="0"/>
          <w:numId w:val="73"/>
        </w:numPr>
        <w:spacing w:line="240" w:lineRule="auto"/>
        <w:jc w:val="both"/>
        <w:rPr>
          <w:ins w:id="2625" w:author="Cristian Sbrolli" w:date="2020-12-20T14:03:00Z"/>
          <w:rStyle w:val="Enfasidelicata"/>
          <w:i w:val="0"/>
          <w:iCs w:val="0"/>
          <w:szCs w:val="24"/>
          <w:rPrChange w:id="2626" w:author="Giorgio Romeo" w:date="2020-12-23T09:24:00Z">
            <w:rPr>
              <w:ins w:id="2627" w:author="Cristian Sbrolli" w:date="2020-12-20T14:03:00Z"/>
              <w:rStyle w:val="Enfasidelicata"/>
              <w:szCs w:val="24"/>
            </w:rPr>
          </w:rPrChange>
        </w:rPr>
        <w:pPrChange w:id="2628" w:author="Giorgio Romeo" w:date="2020-12-23T09:23:00Z">
          <w:pPr>
            <w:pStyle w:val="Paragrafoelenco"/>
            <w:numPr>
              <w:numId w:val="73"/>
            </w:numPr>
            <w:spacing w:line="240" w:lineRule="auto"/>
            <w:ind w:left="1080" w:hanging="360"/>
          </w:pPr>
        </w:pPrChange>
      </w:pPr>
      <w:ins w:id="2629" w:author="Cristian Sbrolli" w:date="2020-12-20T14:03:00Z">
        <w:r w:rsidRPr="000A17F5">
          <w:rPr>
            <w:rStyle w:val="Enfasidelicata"/>
            <w:i w:val="0"/>
            <w:iCs w:val="0"/>
            <w:szCs w:val="24"/>
            <w:rPrChange w:id="2630" w:author="Giorgio Romeo" w:date="2020-12-23T09:24:00Z">
              <w:rPr>
                <w:rStyle w:val="Enfasidelicata"/>
                <w:szCs w:val="24"/>
              </w:rPr>
            </w:rPrChange>
          </w:rPr>
          <w:t>(</w:t>
        </w:r>
        <w:r w:rsidRPr="00EF33EC">
          <w:rPr>
            <w:rStyle w:val="Enfasidelicata"/>
            <w:b/>
            <w:bCs/>
            <w:i w:val="0"/>
            <w:iCs w:val="0"/>
            <w:szCs w:val="24"/>
            <w:rPrChange w:id="2631" w:author="Giorgio Romeo" w:date="2020-12-23T09:26:00Z">
              <w:rPr>
                <w:rStyle w:val="Enfasidelicata"/>
                <w:szCs w:val="24"/>
              </w:rPr>
            </w:rPrChange>
          </w:rPr>
          <w:t>G6</w:t>
        </w:r>
        <w:r w:rsidRPr="000A17F5">
          <w:rPr>
            <w:rStyle w:val="Enfasidelicata"/>
            <w:i w:val="0"/>
            <w:iCs w:val="0"/>
            <w:szCs w:val="24"/>
            <w:rPrChange w:id="2632" w:author="Giorgio Romeo" w:date="2020-12-23T09:24:00Z">
              <w:rPr>
                <w:rStyle w:val="Enfasidelicata"/>
                <w:szCs w:val="24"/>
              </w:rPr>
            </w:rPrChange>
          </w:rPr>
          <w:t xml:space="preserve">, </w:t>
        </w:r>
        <w:r w:rsidRPr="00EF33EC">
          <w:rPr>
            <w:rStyle w:val="Enfasidelicata"/>
            <w:b/>
            <w:bCs/>
            <w:i w:val="0"/>
            <w:iCs w:val="0"/>
            <w:szCs w:val="24"/>
            <w:rPrChange w:id="2633" w:author="Giorgio Romeo" w:date="2020-12-23T09:26:00Z">
              <w:rPr>
                <w:rStyle w:val="Enfasidelicata"/>
                <w:szCs w:val="24"/>
              </w:rPr>
            </w:rPrChange>
          </w:rPr>
          <w:t>G7</w:t>
        </w:r>
        <w:r w:rsidRPr="000A17F5">
          <w:rPr>
            <w:rStyle w:val="Enfasidelicata"/>
            <w:i w:val="0"/>
            <w:iCs w:val="0"/>
            <w:szCs w:val="24"/>
            <w:rPrChange w:id="2634" w:author="Giorgio Romeo" w:date="2020-12-23T09:24:00Z">
              <w:rPr>
                <w:rStyle w:val="Enfasidelicata"/>
                <w:szCs w:val="24"/>
              </w:rPr>
            </w:rPrChange>
          </w:rPr>
          <w:t xml:space="preserve">, </w:t>
        </w:r>
        <w:r w:rsidRPr="00EF33EC">
          <w:rPr>
            <w:rStyle w:val="Enfasidelicata"/>
            <w:b/>
            <w:bCs/>
            <w:i w:val="0"/>
            <w:iCs w:val="0"/>
            <w:szCs w:val="24"/>
            <w:rPrChange w:id="2635" w:author="Giorgio Romeo" w:date="2020-12-23T09:26:00Z">
              <w:rPr>
                <w:rStyle w:val="Enfasidelicata"/>
                <w:szCs w:val="24"/>
              </w:rPr>
            </w:rPrChange>
          </w:rPr>
          <w:t>sub-G9</w:t>
        </w:r>
        <w:r w:rsidRPr="000A17F5">
          <w:rPr>
            <w:rStyle w:val="Enfasidelicata"/>
            <w:i w:val="0"/>
            <w:iCs w:val="0"/>
            <w:szCs w:val="24"/>
            <w:rPrChange w:id="2636" w:author="Giorgio Romeo" w:date="2020-12-23T09:24:00Z">
              <w:rPr>
                <w:rStyle w:val="Enfasidelicata"/>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pPr>
        <w:pStyle w:val="Paragrafoelenco"/>
        <w:numPr>
          <w:ilvl w:val="0"/>
          <w:numId w:val="73"/>
        </w:numPr>
        <w:spacing w:line="240" w:lineRule="auto"/>
        <w:jc w:val="both"/>
        <w:rPr>
          <w:ins w:id="2637" w:author="Cristian Sbrolli" w:date="2020-12-20T14:03:00Z"/>
          <w:rStyle w:val="Enfasidelicata"/>
          <w:i w:val="0"/>
          <w:iCs w:val="0"/>
          <w:szCs w:val="24"/>
          <w:rPrChange w:id="2638" w:author="Giorgio Romeo" w:date="2020-12-23T09:24:00Z">
            <w:rPr>
              <w:ins w:id="2639" w:author="Cristian Sbrolli" w:date="2020-12-20T14:03:00Z"/>
              <w:rStyle w:val="Enfasidelicata"/>
              <w:szCs w:val="24"/>
            </w:rPr>
          </w:rPrChange>
        </w:rPr>
        <w:pPrChange w:id="2640" w:author="Giorgio Romeo" w:date="2020-12-23T09:23:00Z">
          <w:pPr>
            <w:pStyle w:val="Paragrafoelenco"/>
            <w:numPr>
              <w:numId w:val="73"/>
            </w:numPr>
            <w:spacing w:line="240" w:lineRule="auto"/>
            <w:ind w:left="1080" w:hanging="360"/>
          </w:pPr>
        </w:pPrChange>
      </w:pPr>
      <w:ins w:id="2641" w:author="Cristian Sbrolli" w:date="2020-12-20T14:03:00Z">
        <w:r w:rsidRPr="000A17F5">
          <w:rPr>
            <w:rStyle w:val="Enfasidelicata"/>
            <w:i w:val="0"/>
            <w:iCs w:val="0"/>
            <w:szCs w:val="24"/>
            <w:rPrChange w:id="2642" w:author="Giorgio Romeo" w:date="2020-12-23T09:24:00Z">
              <w:rPr>
                <w:rStyle w:val="Enfasidelicata"/>
                <w:szCs w:val="24"/>
              </w:rPr>
            </w:rPrChange>
          </w:rPr>
          <w:t>(</w:t>
        </w:r>
        <w:r w:rsidRPr="00EF33EC">
          <w:rPr>
            <w:rStyle w:val="Enfasidelicata"/>
            <w:b/>
            <w:bCs/>
            <w:i w:val="0"/>
            <w:iCs w:val="0"/>
            <w:szCs w:val="24"/>
            <w:rPrChange w:id="2643" w:author="Giorgio Romeo" w:date="2020-12-23T09:26:00Z">
              <w:rPr>
                <w:rStyle w:val="Enfasidelicata"/>
                <w:szCs w:val="24"/>
              </w:rPr>
            </w:rPrChange>
          </w:rPr>
          <w:t>G1</w:t>
        </w:r>
        <w:r w:rsidRPr="000A17F5">
          <w:rPr>
            <w:rStyle w:val="Enfasidelicata"/>
            <w:i w:val="0"/>
            <w:iCs w:val="0"/>
            <w:szCs w:val="24"/>
            <w:rPrChange w:id="2644" w:author="Giorgio Romeo" w:date="2020-12-23T09:24:00Z">
              <w:rPr>
                <w:rStyle w:val="Enfasidelicata"/>
                <w:szCs w:val="24"/>
              </w:rPr>
            </w:rPrChange>
          </w:rPr>
          <w:t xml:space="preserve">, </w:t>
        </w:r>
        <w:r w:rsidRPr="00EF33EC">
          <w:rPr>
            <w:rStyle w:val="Enfasidelicata"/>
            <w:b/>
            <w:bCs/>
            <w:i w:val="0"/>
            <w:iCs w:val="0"/>
            <w:szCs w:val="24"/>
            <w:rPrChange w:id="2645" w:author="Giorgio Romeo" w:date="2020-12-23T09:26:00Z">
              <w:rPr>
                <w:rStyle w:val="Enfasidelicata"/>
                <w:szCs w:val="24"/>
              </w:rPr>
            </w:rPrChange>
          </w:rPr>
          <w:t>G2</w:t>
        </w:r>
        <w:r w:rsidRPr="000A17F5">
          <w:rPr>
            <w:rStyle w:val="Enfasidelicata"/>
            <w:i w:val="0"/>
            <w:iCs w:val="0"/>
            <w:szCs w:val="24"/>
            <w:rPrChange w:id="2646" w:author="Giorgio Romeo" w:date="2020-12-23T09:24:00Z">
              <w:rPr>
                <w:rStyle w:val="Enfasidelicata"/>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Paragrafoelenco"/>
        <w:numPr>
          <w:ilvl w:val="0"/>
          <w:numId w:val="73"/>
        </w:numPr>
        <w:spacing w:line="240" w:lineRule="auto"/>
        <w:jc w:val="both"/>
        <w:rPr>
          <w:ins w:id="2647" w:author="Cristian Sbrolli" w:date="2020-12-20T14:01:00Z"/>
          <w:rStyle w:val="Enfasidelicata"/>
          <w:szCs w:val="24"/>
          <w:rPrChange w:id="2648" w:author="Cristian Sbrolli" w:date="2020-12-20T14:03:00Z">
            <w:rPr>
              <w:ins w:id="2649" w:author="Cristian Sbrolli" w:date="2020-12-20T14:01:00Z"/>
              <w:rStyle w:val="Enfasidelicata"/>
              <w:sz w:val="44"/>
              <w:szCs w:val="44"/>
            </w:rPr>
          </w:rPrChange>
        </w:rPr>
        <w:pPrChange w:id="2650" w:author="Giorgio Romeo" w:date="2020-12-23T09:23:00Z">
          <w:pPr>
            <w:pStyle w:val="Paragrafoelenco"/>
            <w:numPr>
              <w:numId w:val="74"/>
            </w:numPr>
            <w:ind w:hanging="360"/>
          </w:pPr>
        </w:pPrChange>
      </w:pPr>
      <w:ins w:id="2651" w:author="Cristian Sbrolli" w:date="2020-12-20T14:03:00Z">
        <w:r w:rsidRPr="000A17F5">
          <w:rPr>
            <w:rStyle w:val="Enfasidelicata"/>
            <w:i w:val="0"/>
            <w:iCs w:val="0"/>
            <w:szCs w:val="24"/>
            <w:rPrChange w:id="2652" w:author="Giorgio Romeo" w:date="2020-12-23T09:24:00Z">
              <w:rPr>
                <w:rStyle w:val="Enfasidelicata"/>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br/>
        </w:r>
      </w:ins>
    </w:p>
    <w:p w14:paraId="6B1EA666" w14:textId="26B084D8" w:rsidR="005A7CCF" w:rsidRDefault="005A7CCF" w:rsidP="00A8618B">
      <w:pPr>
        <w:pStyle w:val="Paragrafoelenco"/>
        <w:numPr>
          <w:ilvl w:val="0"/>
          <w:numId w:val="74"/>
        </w:numPr>
        <w:rPr>
          <w:ins w:id="2653" w:author="Cristian Sbrolli" w:date="2020-12-20T14:04:00Z"/>
          <w:rStyle w:val="Enfasidelicata"/>
          <w:sz w:val="44"/>
          <w:szCs w:val="44"/>
        </w:rPr>
      </w:pPr>
      <w:ins w:id="2654" w:author="Cristian Sbrolli" w:date="2020-12-20T14:02:00Z">
        <w:r>
          <w:rPr>
            <w:rStyle w:val="Enfasidelicata"/>
            <w:sz w:val="44"/>
            <w:szCs w:val="44"/>
          </w:rPr>
          <w:t>Alloy Code</w:t>
        </w:r>
      </w:ins>
    </w:p>
    <w:p w14:paraId="353FE2EF" w14:textId="77777777" w:rsidR="00286FFB" w:rsidRPr="00EF33EC" w:rsidRDefault="00286FFB">
      <w:pPr>
        <w:spacing w:line="240" w:lineRule="auto"/>
        <w:ind w:left="360"/>
        <w:rPr>
          <w:ins w:id="2655" w:author="Cristian Sbrolli" w:date="2020-12-20T14:04:00Z"/>
          <w:rStyle w:val="Enfasidelicata"/>
          <w:i w:val="0"/>
          <w:iCs w:val="0"/>
          <w:szCs w:val="24"/>
          <w:rPrChange w:id="2656" w:author="Giorgio Romeo" w:date="2020-12-23T09:24:00Z">
            <w:rPr>
              <w:ins w:id="2657" w:author="Cristian Sbrolli" w:date="2020-12-20T14:04:00Z"/>
              <w:rStyle w:val="Enfasidelicata"/>
              <w:szCs w:val="24"/>
            </w:rPr>
          </w:rPrChange>
        </w:rPr>
        <w:pPrChange w:id="2658" w:author="Giorgio Romeo" w:date="2020-12-23T09:24:00Z">
          <w:pPr>
            <w:spacing w:line="240" w:lineRule="auto"/>
          </w:pPr>
        </w:pPrChange>
      </w:pPr>
      <w:ins w:id="2659" w:author="Cristian Sbrolli" w:date="2020-12-20T14:04:00Z">
        <w:r w:rsidRPr="00EF33EC">
          <w:rPr>
            <w:rStyle w:val="Enfasidelicata"/>
            <w:i w:val="0"/>
            <w:iCs w:val="0"/>
            <w:szCs w:val="24"/>
            <w:rPrChange w:id="2660" w:author="Giorgio Romeo" w:date="2020-12-23T09:24:00Z">
              <w:rPr>
                <w:rStyle w:val="Enfasidelicata"/>
                <w:szCs w:val="24"/>
              </w:rPr>
            </w:rPrChange>
          </w:rPr>
          <w:t>In the next pages is reported the Alloy code used to generate the world. In the code there are, in order:</w:t>
        </w:r>
      </w:ins>
    </w:p>
    <w:p w14:paraId="6EF1B42D" w14:textId="77777777" w:rsidR="00286FFB" w:rsidRPr="006B04B6" w:rsidRDefault="00286FFB">
      <w:pPr>
        <w:pStyle w:val="Paragrafoelenco"/>
        <w:numPr>
          <w:ilvl w:val="2"/>
          <w:numId w:val="19"/>
        </w:numPr>
        <w:spacing w:line="240" w:lineRule="auto"/>
        <w:ind w:left="901" w:hanging="181"/>
        <w:rPr>
          <w:ins w:id="2661" w:author="Cristian Sbrolli" w:date="2020-12-20T14:04:00Z"/>
          <w:rStyle w:val="Enfasidelicata"/>
          <w:szCs w:val="24"/>
        </w:rPr>
        <w:pPrChange w:id="2662" w:author="Giorgio Romeo" w:date="2020-12-23T09:25:00Z">
          <w:pPr>
            <w:pStyle w:val="Paragrafoelenco"/>
            <w:numPr>
              <w:ilvl w:val="2"/>
              <w:numId w:val="19"/>
            </w:numPr>
            <w:spacing w:line="240" w:lineRule="auto"/>
            <w:ind w:left="2250" w:hanging="180"/>
          </w:pPr>
        </w:pPrChange>
      </w:pPr>
      <w:ins w:id="2663" w:author="Cristian Sbrolli" w:date="2020-12-20T14:04:00Z">
        <w:r w:rsidRPr="006B04B6">
          <w:rPr>
            <w:rStyle w:val="Enfasidelicata"/>
            <w:szCs w:val="24"/>
          </w:rPr>
          <w:t>Signatures</w:t>
        </w:r>
      </w:ins>
    </w:p>
    <w:p w14:paraId="499A1BE2" w14:textId="77777777" w:rsidR="00286FFB" w:rsidRPr="00286FFB" w:rsidRDefault="00286FFB">
      <w:pPr>
        <w:pStyle w:val="Paragrafoelenco"/>
        <w:numPr>
          <w:ilvl w:val="2"/>
          <w:numId w:val="19"/>
        </w:numPr>
        <w:spacing w:line="240" w:lineRule="auto"/>
        <w:ind w:left="901" w:hanging="181"/>
        <w:rPr>
          <w:ins w:id="2664" w:author="Cristian Sbrolli" w:date="2020-12-20T14:04:00Z"/>
          <w:rStyle w:val="Enfasidelicata"/>
          <w:szCs w:val="24"/>
        </w:rPr>
        <w:pPrChange w:id="2665" w:author="Giorgio Romeo" w:date="2020-12-23T09:25:00Z">
          <w:pPr>
            <w:pStyle w:val="Paragrafoelenco"/>
            <w:numPr>
              <w:ilvl w:val="2"/>
              <w:numId w:val="19"/>
            </w:numPr>
            <w:spacing w:line="240" w:lineRule="auto"/>
            <w:ind w:left="2250" w:hanging="180"/>
          </w:pPr>
        </w:pPrChange>
      </w:pPr>
      <w:ins w:id="2666" w:author="Cristian Sbrolli" w:date="2020-12-20T14:04:00Z">
        <w:r w:rsidRPr="00286FFB">
          <w:rPr>
            <w:rStyle w:val="Enfasidelicata"/>
            <w:szCs w:val="24"/>
          </w:rPr>
          <w:t>Utilities</w:t>
        </w:r>
      </w:ins>
    </w:p>
    <w:p w14:paraId="382C788E" w14:textId="77777777" w:rsidR="00286FFB" w:rsidRPr="00286FFB" w:rsidRDefault="00286FFB">
      <w:pPr>
        <w:pStyle w:val="Paragrafoelenco"/>
        <w:numPr>
          <w:ilvl w:val="2"/>
          <w:numId w:val="19"/>
        </w:numPr>
        <w:spacing w:line="240" w:lineRule="auto"/>
        <w:ind w:left="901" w:hanging="181"/>
        <w:rPr>
          <w:ins w:id="2667" w:author="Cristian Sbrolli" w:date="2020-12-20T14:04:00Z"/>
          <w:rStyle w:val="Enfasidelicata"/>
          <w:szCs w:val="24"/>
        </w:rPr>
        <w:pPrChange w:id="2668" w:author="Giorgio Romeo" w:date="2020-12-23T09:25:00Z">
          <w:pPr>
            <w:pStyle w:val="Paragrafoelenco"/>
            <w:numPr>
              <w:ilvl w:val="2"/>
              <w:numId w:val="19"/>
            </w:numPr>
            <w:spacing w:line="240" w:lineRule="auto"/>
            <w:ind w:left="2250" w:hanging="180"/>
          </w:pPr>
        </w:pPrChange>
      </w:pPr>
      <w:ins w:id="2669" w:author="Cristian Sbrolli" w:date="2020-12-20T14:04:00Z">
        <w:r w:rsidRPr="00286FFB">
          <w:rPr>
            <w:rStyle w:val="Enfasidelicata"/>
            <w:szCs w:val="24"/>
          </w:rPr>
          <w:t>Facts</w:t>
        </w:r>
      </w:ins>
    </w:p>
    <w:p w14:paraId="1D19B60E" w14:textId="77777777" w:rsidR="00286FFB" w:rsidRPr="00286FFB" w:rsidRDefault="00286FFB">
      <w:pPr>
        <w:pStyle w:val="Paragrafoelenco"/>
        <w:numPr>
          <w:ilvl w:val="2"/>
          <w:numId w:val="19"/>
        </w:numPr>
        <w:spacing w:line="240" w:lineRule="auto"/>
        <w:ind w:left="901" w:hanging="181"/>
        <w:rPr>
          <w:ins w:id="2670" w:author="Cristian Sbrolli" w:date="2020-12-20T14:04:00Z"/>
          <w:rStyle w:val="Enfasidelicata"/>
          <w:szCs w:val="24"/>
        </w:rPr>
        <w:pPrChange w:id="2671" w:author="Giorgio Romeo" w:date="2020-12-23T09:25:00Z">
          <w:pPr>
            <w:pStyle w:val="Paragrafoelenco"/>
            <w:numPr>
              <w:ilvl w:val="2"/>
              <w:numId w:val="19"/>
            </w:numPr>
            <w:spacing w:line="240" w:lineRule="auto"/>
            <w:ind w:left="2250" w:hanging="180"/>
          </w:pPr>
        </w:pPrChange>
      </w:pPr>
      <w:ins w:id="2672" w:author="Cristian Sbrolli" w:date="2020-12-20T14:04:00Z">
        <w:r w:rsidRPr="00286FFB">
          <w:rPr>
            <w:rStyle w:val="Enfasidelicata"/>
            <w:szCs w:val="24"/>
          </w:rPr>
          <w:t>Assertions and Predicates</w:t>
        </w:r>
      </w:ins>
    </w:p>
    <w:p w14:paraId="6431DCBE" w14:textId="77777777" w:rsidR="000D4E40" w:rsidRDefault="00286FFB">
      <w:pPr>
        <w:pStyle w:val="Paragrafoelenco"/>
        <w:rPr>
          <w:ins w:id="2673" w:author="Giorgio Romeo" w:date="2020-12-23T10:30:00Z"/>
          <w:rStyle w:val="Enfasidelicata"/>
          <w:sz w:val="44"/>
          <w:szCs w:val="44"/>
        </w:rPr>
      </w:pPr>
      <w:ins w:id="2674" w:author="Cristian Sbrolli" w:date="2020-12-20T14:08:00Z">
        <w:r>
          <w:rPr>
            <w:rStyle w:val="Enfasidelicata"/>
            <w:sz w:val="44"/>
            <w:szCs w:val="44"/>
          </w:rPr>
          <w:br/>
        </w:r>
      </w:ins>
    </w:p>
    <w:p w14:paraId="3C473AEE" w14:textId="77777777" w:rsidR="000D4E40" w:rsidRDefault="000D4E40">
      <w:pPr>
        <w:pStyle w:val="Paragrafoelenco"/>
        <w:rPr>
          <w:ins w:id="2675" w:author="Giorgio Romeo" w:date="2020-12-23T10:30:00Z"/>
          <w:rStyle w:val="Enfasidelicata"/>
          <w:sz w:val="44"/>
          <w:szCs w:val="44"/>
        </w:rPr>
      </w:pPr>
    </w:p>
    <w:p w14:paraId="7D4E05C2" w14:textId="67EE4E85" w:rsidR="00286FFB" w:rsidRDefault="00286FFB">
      <w:pPr>
        <w:pStyle w:val="Paragrafoelenco"/>
        <w:rPr>
          <w:ins w:id="2676" w:author="Cristian Sbrolli" w:date="2020-12-20T14:02:00Z"/>
          <w:rStyle w:val="Enfasidelicata"/>
          <w:sz w:val="44"/>
          <w:szCs w:val="44"/>
        </w:rPr>
        <w:pPrChange w:id="2677" w:author="Cristian Sbrolli" w:date="2020-12-20T14:04:00Z">
          <w:pPr>
            <w:pStyle w:val="Paragrafoelenco"/>
            <w:numPr>
              <w:numId w:val="74"/>
            </w:numPr>
            <w:ind w:hanging="360"/>
          </w:pPr>
        </w:pPrChange>
      </w:pPr>
      <w:ins w:id="2678" w:author="Cristian Sbrolli" w:date="2020-12-20T14:08:00Z">
        <w:del w:id="2679" w:author="Giorgio Romeo" w:date="2020-12-23T09:29:00Z">
          <w:r w:rsidDel="00EF33EC">
            <w:rPr>
              <w:rStyle w:val="Enfasidelicata"/>
              <w:sz w:val="44"/>
              <w:szCs w:val="44"/>
            </w:rPr>
            <w:br/>
          </w:r>
        </w:del>
        <w:r>
          <w:rPr>
            <w:rStyle w:val="Enfasidelicata"/>
            <w:sz w:val="44"/>
            <w:szCs w:val="44"/>
          </w:rPr>
          <w:br/>
        </w:r>
      </w:ins>
    </w:p>
    <w:p w14:paraId="01DDE85C" w14:textId="570586DA" w:rsidR="005A7CCF" w:rsidRPr="002C295C" w:rsidRDefault="005A7CCF" w:rsidP="00A8618B">
      <w:pPr>
        <w:pStyle w:val="Paragrafoelenco"/>
        <w:numPr>
          <w:ilvl w:val="0"/>
          <w:numId w:val="74"/>
        </w:numPr>
        <w:rPr>
          <w:rStyle w:val="Enfasidelicata"/>
          <w:sz w:val="44"/>
          <w:szCs w:val="44"/>
        </w:rPr>
      </w:pPr>
      <w:ins w:id="2680" w:author="Cristian Sbrolli" w:date="2020-12-20T14:02:00Z">
        <w:r>
          <w:rPr>
            <w:rStyle w:val="Enfasidelicata"/>
            <w:sz w:val="44"/>
            <w:szCs w:val="44"/>
          </w:rPr>
          <w:lastRenderedPageBreak/>
          <w:t>Results</w:t>
        </w:r>
      </w:ins>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81" w:author="Giorgio Romeo" w:date="2020-12-23T09:43:00Z">
            <w:rPr>
              <w:rStyle w:val="Enfasidelicata"/>
              <w:rFonts w:cstheme="minorHAnsi"/>
              <w:szCs w:val="24"/>
            </w:rPr>
          </w:rPrChange>
        </w:rPr>
        <w:t xml:space="preserve">run </w:t>
      </w:r>
      <w:r w:rsidRPr="00B20E3B">
        <w:rPr>
          <w:rStyle w:val="Enfasidelicata"/>
          <w:rFonts w:cstheme="minorHAnsi"/>
          <w:szCs w:val="24"/>
        </w:rPr>
        <w:t>vUserGetsTicket for 5</w:t>
      </w:r>
    </w:p>
    <w:p w14:paraId="5DC81A5B" w14:textId="295E3828"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82" w:author="Giorgio Romeo" w:date="2020-12-23T09:43:00Z">
            <w:rPr>
              <w:rStyle w:val="Enfasidelicata"/>
              <w:rFonts w:cstheme="minorHAnsi"/>
              <w:szCs w:val="24"/>
            </w:rPr>
          </w:rPrChange>
        </w:rPr>
        <w:t xml:space="preserve">run </w:t>
      </w:r>
      <w:r w:rsidRPr="00B20E3B">
        <w:rPr>
          <w:rStyle w:val="Enfasidelicata"/>
          <w:rFonts w:cstheme="minorHAnsi"/>
          <w:szCs w:val="24"/>
        </w:rPr>
        <w:t>vUserBooksVisit for 5</w:t>
      </w:r>
    </w:p>
    <w:p w14:paraId="7C74C65C" w14:textId="3EADDE53" w:rsidR="00094B01" w:rsidRPr="00E670C8" w:rsidRDefault="0055768D" w:rsidP="00E670C8">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83" w:author="Giorgio Romeo" w:date="2020-12-23T09:43:00Z">
            <w:rPr>
              <w:rStyle w:val="Enfasidelicata"/>
              <w:rFonts w:cstheme="minorHAnsi"/>
              <w:szCs w:val="24"/>
            </w:rPr>
          </w:rPrChange>
        </w:rPr>
        <w:t xml:space="preserve">run </w:t>
      </w:r>
      <w:r w:rsidRPr="00B20E3B">
        <w:rPr>
          <w:rStyle w:val="Enfasidelicata"/>
          <w:rFonts w:cstheme="minorHAnsi"/>
          <w:szCs w:val="24"/>
        </w:rPr>
        <w:t>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84" w:author="Giorgio Romeo" w:date="2020-12-23T09:43:00Z">
            <w:rPr>
              <w:rStyle w:val="Enfasidelicata"/>
              <w:rFonts w:cstheme="minorHAnsi"/>
              <w:szCs w:val="24"/>
            </w:rPr>
          </w:rPrChange>
        </w:rPr>
        <w:t xml:space="preserve">check </w:t>
      </w:r>
      <w:r w:rsidRPr="00D8604B">
        <w:rPr>
          <w:rStyle w:val="Enfasidelicata"/>
          <w:rFonts w:cstheme="minorHAnsi"/>
          <w:szCs w:val="24"/>
        </w:rPr>
        <w:t>noExitWithoutEntering for 5</w:t>
      </w:r>
    </w:p>
    <w:p w14:paraId="19611354" w14:textId="3B30D9AA" w:rsidR="0055768D" w:rsidRPr="00B20E3B" w:rsidDel="00716805" w:rsidRDefault="0055768D" w:rsidP="0055768D">
      <w:pPr>
        <w:pStyle w:val="Paragrafoelenco"/>
        <w:spacing w:line="240" w:lineRule="auto"/>
        <w:ind w:left="360"/>
        <w:rPr>
          <w:del w:id="2685" w:author="Cristian Sbrolli" w:date="2020-12-20T14:08:00Z"/>
          <w:rStyle w:val="Enfasidelicata"/>
          <w:rFonts w:cstheme="minorHAnsi"/>
          <w:szCs w:val="24"/>
        </w:rPr>
      </w:pPr>
      <w:r w:rsidRPr="0058414F">
        <w:rPr>
          <w:rStyle w:val="Enfasidelicata"/>
          <w:rFonts w:cstheme="minorHAnsi"/>
          <w:color w:val="2F5496" w:themeColor="accent1" w:themeShade="BF"/>
          <w:szCs w:val="24"/>
          <w:rPrChange w:id="2686" w:author="Giorgio Romeo" w:date="2020-12-23T09:43:00Z">
            <w:rPr>
              <w:rStyle w:val="Enfasidelicata"/>
              <w:rFonts w:cstheme="minorHAnsi"/>
              <w:szCs w:val="24"/>
            </w:rPr>
          </w:rPrChange>
        </w:rPr>
        <w:t xml:space="preserve">check </w:t>
      </w:r>
      <w:r w:rsidRPr="00B20E3B">
        <w:rPr>
          <w:rStyle w:val="Enfasidelicata"/>
          <w:rFonts w:cstheme="minorHAnsi"/>
          <w:szCs w:val="24"/>
        </w:rPr>
        <w:t>allUsersInsideStoresAreSafe for 5</w:t>
      </w:r>
      <w:ins w:id="2687" w:author="Cristian Sbrolli" w:date="2020-12-20T14:09:00Z">
        <w:r w:rsidR="00716805">
          <w:rPr>
            <w:rStyle w:val="Enfasidelicata"/>
            <w:rFonts w:cstheme="minorHAnsi"/>
            <w:szCs w:val="24"/>
          </w:rPr>
          <w:br/>
        </w:r>
      </w:ins>
    </w:p>
    <w:p w14:paraId="34FA60B2" w14:textId="6FB4038D" w:rsidR="003448DF" w:rsidRPr="00716805" w:rsidDel="00716805" w:rsidRDefault="0055768D">
      <w:pPr>
        <w:rPr>
          <w:del w:id="2688" w:author="Cristian Sbrolli" w:date="2020-12-20T14:08:00Z"/>
          <w:rStyle w:val="Enfasidelicata"/>
          <w:rFonts w:cstheme="minorHAnsi"/>
          <w:szCs w:val="24"/>
        </w:rPr>
        <w:pPrChange w:id="2689" w:author="Cristian Sbrolli" w:date="2020-12-20T14:08:00Z">
          <w:pPr>
            <w:pStyle w:val="Paragrafoelenco"/>
            <w:spacing w:line="240" w:lineRule="auto"/>
            <w:ind w:left="360"/>
          </w:pPr>
        </w:pPrChange>
      </w:pPr>
      <w:commentRangeStart w:id="2690"/>
      <w:del w:id="2691" w:author="Cristian Sbrolli" w:date="2020-12-20T14:08:00Z">
        <w:r w:rsidRPr="006B04B6" w:rsidDel="00716805">
          <w:rPr>
            <w:rStyle w:val="Enfasidelicata"/>
            <w:rFonts w:cstheme="minorHAnsi"/>
            <w:szCs w:val="24"/>
          </w:rPr>
          <w:delText>StoreManager</w:delText>
        </w:r>
        <w:commentRangeEnd w:id="2690"/>
        <w:r w:rsidDel="00716805">
          <w:rPr>
            <w:rStyle w:val="Rimandocommento"/>
          </w:rPr>
          <w:commentReference w:id="2690"/>
        </w:r>
        <w:r w:rsidRPr="00716805" w:rsidDel="00716805">
          <w:rPr>
            <w:rStyle w:val="Enfasidelicata"/>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Paragrafoelenco"/>
        <w:spacing w:line="240" w:lineRule="auto"/>
        <w:ind w:left="360"/>
        <w:rPr>
          <w:rStyle w:val="Enfasidelicata"/>
          <w:rFonts w:cstheme="minorHAnsi"/>
          <w:szCs w:val="24"/>
        </w:rPr>
      </w:pPr>
    </w:p>
    <w:p w14:paraId="3E108CAE" w14:textId="2F280782" w:rsidR="007F0651" w:rsidRDefault="00F62417" w:rsidP="00E670C8">
      <w:pPr>
        <w:pStyle w:val="Paragrafoelenco"/>
        <w:spacing w:line="240" w:lineRule="auto"/>
        <w:ind w:left="360"/>
        <w:rPr>
          <w:ins w:id="2692" w:author="Giorgio Romeo" w:date="2020-12-23T09:29:00Z"/>
          <w:rStyle w:val="Enfasidelicata"/>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Paragrafoelenco"/>
        <w:spacing w:line="240" w:lineRule="auto"/>
        <w:ind w:left="360"/>
        <w:rPr>
          <w:rStyle w:val="Enfasidelicata"/>
          <w:rFonts w:asciiTheme="minorHAnsi" w:hAnsiTheme="minorHAnsi" w:cstheme="minorHAnsi"/>
          <w:szCs w:val="24"/>
        </w:rPr>
      </w:pPr>
    </w:p>
    <w:p w14:paraId="42D24100" w14:textId="7518E23D" w:rsidR="00B339C9" w:rsidDel="00EF33EC" w:rsidRDefault="007E3870">
      <w:pPr>
        <w:pStyle w:val="Paragrafoelenco"/>
        <w:numPr>
          <w:ilvl w:val="0"/>
          <w:numId w:val="74"/>
        </w:numPr>
        <w:spacing w:line="276" w:lineRule="auto"/>
        <w:rPr>
          <w:del w:id="2693" w:author="Giorgio Romeo" w:date="2020-12-23T09:29:00Z"/>
          <w:rStyle w:val="Enfasidelicata"/>
          <w:sz w:val="44"/>
          <w:szCs w:val="44"/>
        </w:rPr>
        <w:pPrChange w:id="2694" w:author="Giorgio Romeo" w:date="2020-12-23T09:44:00Z">
          <w:pPr>
            <w:pStyle w:val="Paragrafoelenco"/>
            <w:numPr>
              <w:numId w:val="74"/>
            </w:numPr>
            <w:spacing w:line="240" w:lineRule="auto"/>
            <w:ind w:hanging="360"/>
          </w:pPr>
        </w:pPrChange>
      </w:pPr>
      <w:r w:rsidRPr="00EF33EC">
        <w:rPr>
          <w:rStyle w:val="Enfasidelicata"/>
          <w:sz w:val="44"/>
          <w:szCs w:val="44"/>
        </w:rPr>
        <w:t>Generated World</w:t>
      </w:r>
    </w:p>
    <w:p w14:paraId="255D1588" w14:textId="20BA49C2" w:rsidR="0083377E" w:rsidRPr="00EF33EC" w:rsidRDefault="0083377E">
      <w:pPr>
        <w:pStyle w:val="Paragrafoelenco"/>
        <w:numPr>
          <w:ilvl w:val="0"/>
          <w:numId w:val="74"/>
        </w:numPr>
        <w:spacing w:line="276" w:lineRule="auto"/>
        <w:rPr>
          <w:rStyle w:val="Enfasidelicata"/>
          <w:sz w:val="28"/>
          <w:szCs w:val="28"/>
        </w:rPr>
        <w:pPrChange w:id="2695" w:author="Giorgio Romeo" w:date="2020-12-23T09:44:00Z">
          <w:pPr>
            <w:pStyle w:val="Paragrafoelenco"/>
            <w:spacing w:line="240" w:lineRule="auto"/>
          </w:pPr>
        </w:pPrChange>
      </w:pPr>
    </w:p>
    <w:p w14:paraId="35D5D04C" w14:textId="25AC6122" w:rsidR="0083377E" w:rsidRPr="00EF33EC" w:rsidDel="00EF33EC" w:rsidRDefault="00EF33EC" w:rsidP="0083377E">
      <w:pPr>
        <w:pStyle w:val="Paragrafoelenco"/>
        <w:spacing w:line="240" w:lineRule="auto"/>
        <w:rPr>
          <w:del w:id="2696" w:author="Giorgio Romeo" w:date="2020-12-23T09:29:00Z"/>
          <w:rStyle w:val="Enfasidelicata"/>
          <w:i w:val="0"/>
          <w:iCs w:val="0"/>
          <w:sz w:val="28"/>
          <w:szCs w:val="28"/>
          <w:rPrChange w:id="2697" w:author="Giorgio Romeo" w:date="2020-12-23T09:26:00Z">
            <w:rPr>
              <w:del w:id="2698" w:author="Giorgio Romeo" w:date="2020-12-23T09:29:00Z"/>
              <w:rStyle w:val="Enfasidelicata"/>
              <w:sz w:val="28"/>
              <w:szCs w:val="28"/>
            </w:rPr>
          </w:rPrChange>
        </w:rPr>
      </w:pPr>
      <w:r w:rsidRPr="00EF33EC">
        <w:rPr>
          <w:iCs/>
          <w:noProof/>
          <w:sz w:val="28"/>
          <w:szCs w:val="28"/>
          <w:rPrChange w:id="2699"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Enfasidelicata"/>
          <w:i w:val="0"/>
          <w:iCs w:val="0"/>
          <w:sz w:val="28"/>
          <w:szCs w:val="28"/>
          <w:rPrChange w:id="2700" w:author="Giorgio Romeo" w:date="2020-12-23T09:26:00Z">
            <w:rPr>
              <w:rStyle w:val="Enfasidelicata"/>
              <w:sz w:val="28"/>
              <w:szCs w:val="28"/>
            </w:rPr>
          </w:rPrChange>
        </w:rPr>
        <w:t xml:space="preserve">Here we report </w:t>
      </w:r>
      <w:r w:rsidR="00B0240C" w:rsidRPr="00EF33EC">
        <w:rPr>
          <w:rStyle w:val="Enfasidelicata"/>
          <w:i w:val="0"/>
          <w:iCs w:val="0"/>
          <w:sz w:val="28"/>
          <w:szCs w:val="28"/>
          <w:rPrChange w:id="2701" w:author="Giorgio Romeo" w:date="2020-12-23T09:26:00Z">
            <w:rPr>
              <w:rStyle w:val="Enfasidelicata"/>
              <w:sz w:val="28"/>
              <w:szCs w:val="28"/>
            </w:rPr>
          </w:rPrChange>
        </w:rPr>
        <w:t>a simple and a more complex world generated by the alloy model.</w:t>
      </w:r>
      <w:ins w:id="2702" w:author="Giorgio Romeo" w:date="2020-12-23T09:29:00Z">
        <w:r>
          <w:rPr>
            <w:rStyle w:val="Enfasidelicata"/>
            <w:i w:val="0"/>
            <w:iCs w:val="0"/>
            <w:sz w:val="28"/>
            <w:szCs w:val="28"/>
          </w:rPr>
          <w:t xml:space="preserve"> </w:t>
        </w:r>
      </w:ins>
    </w:p>
    <w:p w14:paraId="6164EA24" w14:textId="0DD9698F" w:rsidR="00D231C5" w:rsidRPr="00EF33EC" w:rsidRDefault="00B0240C">
      <w:pPr>
        <w:pStyle w:val="Paragrafoelenco"/>
        <w:spacing w:line="240" w:lineRule="auto"/>
        <w:rPr>
          <w:rStyle w:val="Enfasidelicata"/>
          <w:sz w:val="28"/>
          <w:szCs w:val="28"/>
        </w:rPr>
      </w:pPr>
      <w:r w:rsidRPr="00EF33EC">
        <w:rPr>
          <w:rStyle w:val="Enfasidelicata"/>
          <w:i w:val="0"/>
          <w:sz w:val="28"/>
          <w:szCs w:val="28"/>
          <w:rPrChange w:id="2703" w:author="Giorgio Romeo" w:date="2020-12-23T09:29:00Z">
            <w:rPr>
              <w:rStyle w:val="Enfasidelicata"/>
              <w:sz w:val="28"/>
              <w:szCs w:val="28"/>
            </w:rPr>
          </w:rPrChange>
        </w:rPr>
        <w:t xml:space="preserve">The simple one is easy to understand, and highlights the </w:t>
      </w:r>
      <w:r w:rsidR="00B63CFA" w:rsidRPr="00EF33EC">
        <w:rPr>
          <w:rStyle w:val="Enfasidelicata"/>
          <w:i w:val="0"/>
          <w:sz w:val="28"/>
          <w:szCs w:val="28"/>
          <w:rPrChange w:id="2704" w:author="Giorgio Romeo" w:date="2020-12-23T09:29:00Z">
            <w:rPr>
              <w:rStyle w:val="Enfasidelicata"/>
              <w:sz w:val="28"/>
              <w:szCs w:val="28"/>
            </w:rPr>
          </w:rPrChange>
        </w:rPr>
        <w:t>properties mentioned in paragraph 4.1</w:t>
      </w:r>
      <w:ins w:id="2705" w:author="Cristian Sbrolli" w:date="2020-12-20T14:09:00Z">
        <w:r w:rsidR="00716805" w:rsidRPr="00EF33EC">
          <w:rPr>
            <w:rStyle w:val="Enfasidelicata"/>
            <w:i w:val="0"/>
            <w:sz w:val="28"/>
            <w:szCs w:val="28"/>
            <w:rPrChange w:id="2706" w:author="Giorgio Romeo" w:date="2020-12-23T09:29:00Z">
              <w:rPr>
                <w:rStyle w:val="Enfasidelicata"/>
                <w:sz w:val="28"/>
                <w:szCs w:val="28"/>
              </w:rPr>
            </w:rPrChange>
          </w:rPr>
          <w:t xml:space="preserve">: </w:t>
        </w:r>
        <w:r w:rsidR="00716805" w:rsidRPr="00EF33EC">
          <w:rPr>
            <w:rStyle w:val="Enfasidelicata"/>
            <w:i w:val="0"/>
            <w:sz w:val="28"/>
            <w:szCs w:val="28"/>
            <w:rPrChange w:id="2707" w:author="Giorgio Romeo" w:date="2020-12-23T09:29:00Z">
              <w:rPr>
                <w:rStyle w:val="Enfasidelicata"/>
                <w:sz w:val="28"/>
                <w:szCs w:val="28"/>
              </w:rPr>
            </w:rPrChange>
          </w:rPr>
          <w:br/>
        </w:r>
        <w:r w:rsidR="00716805" w:rsidRPr="00EF33EC">
          <w:rPr>
            <w:rStyle w:val="Enfasidelicata"/>
            <w:i w:val="0"/>
            <w:sz w:val="28"/>
            <w:szCs w:val="28"/>
            <w:rPrChange w:id="2708" w:author="Giorgio Romeo" w:date="2020-12-23T09:29:00Z">
              <w:rPr>
                <w:rStyle w:val="Enfasidelicata"/>
                <w:sz w:val="28"/>
                <w:szCs w:val="28"/>
              </w:rPr>
            </w:rPrChange>
          </w:rPr>
          <w:lastRenderedPageBreak/>
          <w:br/>
        </w:r>
      </w:ins>
      <w:del w:id="2709" w:author="Cristian Sbrolli" w:date="2020-12-20T14:09:00Z">
        <w:r w:rsidR="00B63CFA" w:rsidRPr="00EF33EC" w:rsidDel="00716805">
          <w:rPr>
            <w:rStyle w:val="Enfasidelicata"/>
            <w:i w:val="0"/>
            <w:sz w:val="28"/>
            <w:szCs w:val="28"/>
            <w:rPrChange w:id="2710" w:author="Giorgio Romeo" w:date="2020-12-23T09:29:00Z">
              <w:rPr>
                <w:rStyle w:val="Enfasidelicata"/>
                <w:sz w:val="28"/>
                <w:szCs w:val="28"/>
              </w:rPr>
            </w:rPrChange>
          </w:rPr>
          <w:delText>,</w:delText>
        </w:r>
        <w:r w:rsidR="00ED49B8" w:rsidRPr="00EF33EC" w:rsidDel="00716805">
          <w:rPr>
            <w:rStyle w:val="Enfasidelicata"/>
            <w:i w:val="0"/>
            <w:sz w:val="28"/>
            <w:szCs w:val="28"/>
            <w:rPrChange w:id="2711" w:author="Giorgio Romeo" w:date="2020-12-23T09:29:00Z">
              <w:rPr>
                <w:rStyle w:val="Enfasidelicata"/>
                <w:sz w:val="28"/>
                <w:szCs w:val="28"/>
              </w:rPr>
            </w:rPrChange>
          </w:rPr>
          <w:delText xml:space="preserve"> </w:delText>
        </w:r>
      </w:del>
      <w:r w:rsidR="00ED49B8" w:rsidRPr="00EF33EC">
        <w:rPr>
          <w:rStyle w:val="Enfasidelicata"/>
          <w:i w:val="0"/>
          <w:sz w:val="28"/>
          <w:szCs w:val="28"/>
          <w:rPrChange w:id="2712" w:author="Giorgio Romeo" w:date="2020-12-23T09:29:00Z">
            <w:rPr>
              <w:rStyle w:val="Enfasidelicata"/>
              <w:sz w:val="28"/>
              <w:szCs w:val="28"/>
            </w:rPr>
          </w:rPrChange>
        </w:rPr>
        <w:t xml:space="preserve">it is clear the association between tickets and users, either physical or virtual, </w:t>
      </w:r>
      <w:r w:rsidR="00ED49B8" w:rsidRPr="00EF33EC">
        <w:rPr>
          <w:rStyle w:val="Enfasidelicata"/>
          <w:i w:val="0"/>
          <w:sz w:val="28"/>
          <w:szCs w:val="28"/>
          <w:rPrChange w:id="2713" w:author="Giorgio Romeo" w:date="2020-12-23T09:30:00Z">
            <w:rPr>
              <w:rStyle w:val="Enfasidelicata"/>
              <w:sz w:val="28"/>
              <w:szCs w:val="28"/>
            </w:rPr>
          </w:rPrChange>
        </w:rPr>
        <w:t xml:space="preserve">and the correct modelling of the situation of the market (only one market reported for </w:t>
      </w:r>
      <w:r w:rsidR="00BD5BED" w:rsidRPr="00EF33EC">
        <w:rPr>
          <w:rStyle w:val="Enfasidelicata"/>
          <w:i w:val="0"/>
          <w:sz w:val="28"/>
          <w:szCs w:val="28"/>
          <w:rPrChange w:id="2714" w:author="Giorgio Romeo" w:date="2020-12-23T09:30:00Z">
            <w:rPr>
              <w:rStyle w:val="Enfasidelicata"/>
              <w:sz w:val="28"/>
              <w:szCs w:val="28"/>
            </w:rPr>
          </w:rPrChange>
        </w:rPr>
        <w:t>ease of reading).</w:t>
      </w:r>
    </w:p>
    <w:p w14:paraId="1813FD2C" w14:textId="0AA2405A" w:rsidR="00ED49B8" w:rsidRDefault="00716805">
      <w:pPr>
        <w:spacing w:line="240" w:lineRule="auto"/>
        <w:rPr>
          <w:rStyle w:val="Enfasidelicata"/>
          <w:sz w:val="28"/>
          <w:szCs w:val="28"/>
        </w:rPr>
      </w:pPr>
      <w:r w:rsidRPr="00EF33EC">
        <w:rPr>
          <w:iCs/>
          <w:noProof/>
          <w:sz w:val="28"/>
          <w:szCs w:val="28"/>
          <w:rPrChange w:id="2715"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Enfasidelicata"/>
          <w:i w:val="0"/>
          <w:sz w:val="28"/>
          <w:szCs w:val="28"/>
          <w:rPrChange w:id="2716" w:author="Giorgio Romeo" w:date="2020-12-23T09:30:00Z">
            <w:rPr>
              <w:rStyle w:val="Enfasidelicata"/>
              <w:sz w:val="28"/>
              <w:szCs w:val="28"/>
            </w:rPr>
          </w:rPrChange>
        </w:rPr>
        <w:t xml:space="preserve">The model can also generate more complex and </w:t>
      </w:r>
      <w:r w:rsidR="00097F79" w:rsidRPr="00EF33EC">
        <w:rPr>
          <w:rStyle w:val="Enfasidelicata"/>
          <w:i w:val="0"/>
          <w:sz w:val="28"/>
          <w:szCs w:val="28"/>
          <w:rPrChange w:id="2717" w:author="Giorgio Romeo" w:date="2020-12-23T09:30:00Z">
            <w:rPr>
              <w:rStyle w:val="Enfasidelicata"/>
              <w:sz w:val="28"/>
              <w:szCs w:val="28"/>
            </w:rPr>
          </w:rPrChange>
        </w:rPr>
        <w:t xml:space="preserve">multi-market worlds, of more difficult reading, </w:t>
      </w:r>
      <w:r w:rsidR="00A604EB" w:rsidRPr="00EF33EC">
        <w:rPr>
          <w:rStyle w:val="Enfasidelicata"/>
          <w:i w:val="0"/>
          <w:sz w:val="28"/>
          <w:szCs w:val="28"/>
          <w:rPrChange w:id="2718" w:author="Giorgio Romeo" w:date="2020-12-23T09:30:00Z">
            <w:rPr>
              <w:rStyle w:val="Enfasidelicata"/>
              <w:sz w:val="28"/>
              <w:szCs w:val="28"/>
            </w:rPr>
          </w:rPrChange>
        </w:rPr>
        <w:t>but still correct. H</w:t>
      </w:r>
      <w:r w:rsidR="00097F79" w:rsidRPr="00EF33EC">
        <w:rPr>
          <w:rStyle w:val="Enfasidelicata"/>
          <w:i w:val="0"/>
          <w:sz w:val="28"/>
          <w:szCs w:val="28"/>
          <w:rPrChange w:id="2719" w:author="Giorgio Romeo" w:date="2020-12-23T09:30:00Z">
            <w:rPr>
              <w:rStyle w:val="Enfasidelicata"/>
              <w:sz w:val="28"/>
              <w:szCs w:val="28"/>
            </w:rPr>
          </w:rPrChange>
        </w:rPr>
        <w:t>ere is reported one example</w:t>
      </w:r>
      <w:ins w:id="2720" w:author="Giorgio Romeo" w:date="2020-12-23T09:30:00Z">
        <w:r w:rsidR="00EF33EC">
          <w:rPr>
            <w:rStyle w:val="Enfasidelicata"/>
            <w:i w:val="0"/>
            <w:iCs w:val="0"/>
            <w:sz w:val="28"/>
            <w:szCs w:val="28"/>
          </w:rPr>
          <w:t>:</w:t>
        </w:r>
      </w:ins>
      <w:del w:id="2721" w:author="Giorgio Romeo" w:date="2020-12-23T09:30:00Z">
        <w:r w:rsidR="00A604EB" w:rsidDel="00EF33EC">
          <w:rPr>
            <w:rStyle w:val="Enfasidelicata"/>
            <w:sz w:val="28"/>
            <w:szCs w:val="28"/>
          </w:rPr>
          <w:delText>:</w:delText>
        </w:r>
      </w:del>
    </w:p>
    <w:p w14:paraId="76D1F2DB" w14:textId="128920BC" w:rsidR="00A604EB" w:rsidRPr="00E670C8" w:rsidRDefault="00716805" w:rsidP="00A8618B">
      <w:pPr>
        <w:spacing w:line="240" w:lineRule="auto"/>
        <w:rPr>
          <w:rStyle w:val="Enfasidelicata"/>
          <w:sz w:val="28"/>
          <w:szCs w:val="28"/>
        </w:rPr>
      </w:pPr>
      <w:ins w:id="2722" w:author="Cristian Sbrolli" w:date="2020-12-20T14:10:00Z">
        <w:r>
          <w:rPr>
            <w:rStyle w:val="Enfasidelicata"/>
            <w:sz w:val="28"/>
            <w:szCs w:val="28"/>
          </w:rPr>
          <w:br/>
        </w:r>
      </w:ins>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lastRenderedPageBreak/>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56B4A72A" w:rsidR="00173E72" w:rsidRDefault="00173E72" w:rsidP="00295A63">
      <w:pPr>
        <w:pStyle w:val="Paragrafoelenco"/>
        <w:spacing w:line="240" w:lineRule="auto"/>
        <w:rPr>
          <w:ins w:id="2723" w:author="Giorgio Romeo" w:date="2020-12-23T09:31:00Z"/>
          <w:rStyle w:val="Enfasidelicata"/>
          <w:i w:val="0"/>
          <w:iCs w:val="0"/>
          <w:sz w:val="26"/>
        </w:rPr>
      </w:pPr>
    </w:p>
    <w:p w14:paraId="6B7DD903" w14:textId="77777777" w:rsidR="00EF33EC" w:rsidRPr="00295A63" w:rsidRDefault="00EF33EC"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lastRenderedPageBreak/>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Paragrafoelenco"/>
              <w:ind w:left="0"/>
              <w:jc w:val="center"/>
              <w:rPr>
                <w:rStyle w:val="Enfasidelicata"/>
                <w:i w:val="0"/>
                <w:iCs w:val="0"/>
                <w:szCs w:val="24"/>
              </w:rPr>
            </w:pPr>
            <w:ins w:id="2724" w:author="Cristian Sbrolli" w:date="2020-12-20T14:11:00Z">
              <w:r>
                <w:rPr>
                  <w:rStyle w:val="Enfasidelicata"/>
                  <w:i w:val="0"/>
                  <w:iCs w:val="0"/>
                  <w:szCs w:val="24"/>
                </w:rPr>
                <w:t>3</w:t>
              </w:r>
            </w:ins>
            <w:del w:id="2725" w:author="Cristian Sbrolli" w:date="2020-12-20T14:11:00Z">
              <w:r w:rsidR="00173E72" w:rsidDel="00716805">
                <w:rPr>
                  <w:rStyle w:val="Enfasidelicata"/>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ins w:id="2726" w:author="Cristian Sbrolli" w:date="2020-12-20T14:11:00Z">
              <w:r w:rsidR="00716805">
                <w:rPr>
                  <w:rStyle w:val="Enfasidelicata"/>
                  <w:i w:val="0"/>
                  <w:iCs w:val="0"/>
                  <w:szCs w:val="24"/>
                </w:rPr>
                <w:t>.5</w:t>
              </w:r>
            </w:ins>
            <w:del w:id="2727" w:author="Cristian Sbrolli" w:date="2020-12-20T14:11:00Z">
              <w:r w:rsidDel="00716805">
                <w:rPr>
                  <w:rStyle w:val="Enfasidelicata"/>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Paragrafoelenco"/>
              <w:ind w:left="0"/>
              <w:jc w:val="center"/>
              <w:rPr>
                <w:rStyle w:val="Enfasidelicata"/>
                <w:i w:val="0"/>
                <w:iCs w:val="0"/>
                <w:szCs w:val="24"/>
              </w:rPr>
            </w:pPr>
            <w:ins w:id="2728" w:author="Cristian Sbrolli" w:date="2020-12-20T14:13:00Z">
              <w:r>
                <w:rPr>
                  <w:rStyle w:val="Enfasidelicata"/>
                  <w:i w:val="0"/>
                  <w:iCs w:val="0"/>
                  <w:szCs w:val="24"/>
                </w:rPr>
                <w:t>2</w:t>
              </w:r>
            </w:ins>
            <w:del w:id="2729" w:author="Cristian Sbrolli" w:date="2020-12-20T14:11:00Z">
              <w:r w:rsidR="00173E72" w:rsidDel="00716805">
                <w:rPr>
                  <w:rStyle w:val="Enfasidelicata"/>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Paragrafoelenco"/>
              <w:ind w:left="0"/>
              <w:jc w:val="center"/>
              <w:rPr>
                <w:rStyle w:val="Enfasidelicata"/>
                <w:i w:val="0"/>
                <w:iCs w:val="0"/>
                <w:szCs w:val="24"/>
              </w:rPr>
            </w:pPr>
            <w:ins w:id="2730" w:author="Cristian Sbrolli" w:date="2020-12-20T14:11:00Z">
              <w:r>
                <w:rPr>
                  <w:rStyle w:val="Enfasidelicata"/>
                  <w:i w:val="0"/>
                  <w:iCs w:val="0"/>
                  <w:szCs w:val="24"/>
                </w:rPr>
                <w:t>2</w:t>
              </w:r>
            </w:ins>
            <w:del w:id="2731" w:author="Cristian Sbrolli" w:date="2020-12-20T14:11:00Z">
              <w:r w:rsidR="00173E72" w:rsidDel="00716805">
                <w:rPr>
                  <w:rStyle w:val="Enfasidelicata"/>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Paragrafoelenco"/>
              <w:ind w:left="0"/>
              <w:jc w:val="center"/>
              <w:rPr>
                <w:rStyle w:val="Enfasidelicata"/>
                <w:i w:val="0"/>
                <w:iCs w:val="0"/>
                <w:szCs w:val="24"/>
              </w:rPr>
            </w:pPr>
            <w:ins w:id="2732" w:author="Cristian Sbrolli" w:date="2020-12-20T14:12:00Z">
              <w:r>
                <w:rPr>
                  <w:rStyle w:val="Enfasidelicata"/>
                  <w:i w:val="0"/>
                  <w:iCs w:val="0"/>
                  <w:szCs w:val="24"/>
                </w:rPr>
                <w:t>2</w:t>
              </w:r>
            </w:ins>
            <w:del w:id="2733" w:author="Cristian Sbrolli" w:date="2020-12-20T14:12:00Z">
              <w:r w:rsidR="00173E72" w:rsidDel="00716805">
                <w:rPr>
                  <w:rStyle w:val="Enfasidelicata"/>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Paragrafoelenco"/>
              <w:ind w:left="0"/>
              <w:jc w:val="center"/>
              <w:rPr>
                <w:rStyle w:val="Enfasidelicata"/>
                <w:i w:val="0"/>
                <w:iCs w:val="0"/>
                <w:szCs w:val="24"/>
              </w:rPr>
            </w:pPr>
            <w:ins w:id="2734" w:author="Cristian Sbrolli" w:date="2020-12-20T14:12:00Z">
              <w:r>
                <w:rPr>
                  <w:rStyle w:val="Enfasidelicata"/>
                  <w:i w:val="0"/>
                  <w:iCs w:val="0"/>
                  <w:szCs w:val="24"/>
                </w:rPr>
                <w:t>15</w:t>
              </w:r>
            </w:ins>
            <w:del w:id="2735" w:author="Cristian Sbrolli" w:date="2020-12-20T14:12:00Z">
              <w:r w:rsidR="00173E72" w:rsidDel="00716805">
                <w:rPr>
                  <w:rStyle w:val="Enfasidelicata"/>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4031C001" w:rsidR="00173E72" w:rsidRDefault="00716805" w:rsidP="009B0963">
            <w:pPr>
              <w:pStyle w:val="Paragrafoelenco"/>
              <w:ind w:left="0"/>
              <w:jc w:val="center"/>
              <w:rPr>
                <w:rStyle w:val="Enfasidelicata"/>
                <w:i w:val="0"/>
                <w:iCs w:val="0"/>
                <w:szCs w:val="24"/>
              </w:rPr>
            </w:pPr>
            <w:ins w:id="2736" w:author="Cristian Sbrolli" w:date="2020-12-20T14:12:00Z">
              <w:r>
                <w:rPr>
                  <w:rStyle w:val="Enfasidelicata"/>
                  <w:i w:val="0"/>
                  <w:iCs w:val="0"/>
                  <w:szCs w:val="24"/>
                </w:rPr>
                <w:t>2</w:t>
              </w:r>
            </w:ins>
            <w:del w:id="2737" w:author="Cristian Sbrolli" w:date="2020-12-20T14:12:00Z">
              <w:r w:rsidR="00173E72" w:rsidDel="00716805">
                <w:rPr>
                  <w:rStyle w:val="Enfasidelicata"/>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Paragrafoelenco"/>
              <w:ind w:left="0"/>
              <w:jc w:val="center"/>
              <w:rPr>
                <w:rStyle w:val="Enfasidelicata"/>
                <w:i w:val="0"/>
                <w:iCs w:val="0"/>
                <w:szCs w:val="24"/>
              </w:rPr>
            </w:pPr>
            <w:ins w:id="2738" w:author="Cristian Sbrolli" w:date="2020-12-20T14:12:00Z">
              <w:r>
                <w:rPr>
                  <w:rStyle w:val="Enfasidelicata"/>
                  <w:i w:val="0"/>
                  <w:iCs w:val="0"/>
                  <w:szCs w:val="24"/>
                </w:rPr>
                <w:t>2</w:t>
              </w:r>
            </w:ins>
            <w:del w:id="2739" w:author="Cristian Sbrolli" w:date="2020-12-20T14:12:00Z">
              <w:r w:rsidR="00173E72" w:rsidDel="00716805">
                <w:rPr>
                  <w:rStyle w:val="Enfasidelicata"/>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Paragrafoelenco"/>
              <w:ind w:left="0"/>
              <w:jc w:val="center"/>
              <w:rPr>
                <w:rStyle w:val="Enfasidelicata"/>
                <w:i w:val="0"/>
                <w:iCs w:val="0"/>
                <w:szCs w:val="24"/>
              </w:rPr>
            </w:pPr>
            <w:ins w:id="2740" w:author="Cristian Sbrolli" w:date="2020-12-20T14:13:00Z">
              <w:r>
                <w:rPr>
                  <w:rStyle w:val="Enfasidelicata"/>
                  <w:i w:val="0"/>
                  <w:iCs w:val="0"/>
                  <w:szCs w:val="24"/>
                </w:rPr>
                <w:t>31</w:t>
              </w:r>
            </w:ins>
            <w:del w:id="2741" w:author="Cristian Sbrolli" w:date="2020-12-20T14:13:00Z">
              <w:r w:rsidR="00173E72" w:rsidDel="00716805">
                <w:rPr>
                  <w:rStyle w:val="Enfasidelicata"/>
                  <w:i w:val="0"/>
                  <w:iCs w:val="0"/>
                  <w:szCs w:val="24"/>
                </w:rPr>
                <w:delText>25</w:delText>
              </w:r>
            </w:del>
          </w:p>
        </w:tc>
      </w:tr>
    </w:tbl>
    <w:p w14:paraId="31C66DDA" w14:textId="450F5FD4" w:rsidR="00243BFD" w:rsidDel="00716805" w:rsidRDefault="00243BFD" w:rsidP="00295A63">
      <w:pPr>
        <w:pStyle w:val="Paragrafoelenco"/>
        <w:spacing w:line="240" w:lineRule="auto"/>
        <w:rPr>
          <w:del w:id="2742" w:author="Cristian Sbrolli" w:date="2020-12-20T14:13:00Z"/>
          <w:rStyle w:val="Enfasidelicata"/>
          <w:i w:val="0"/>
          <w:iCs w:val="0"/>
          <w:szCs w:val="24"/>
        </w:rPr>
      </w:pPr>
    </w:p>
    <w:p w14:paraId="309AFE02" w14:textId="77777777" w:rsidR="00173E72" w:rsidDel="00716805" w:rsidRDefault="00173E72">
      <w:pPr>
        <w:pStyle w:val="Paragrafoelenco"/>
        <w:spacing w:line="240" w:lineRule="auto"/>
        <w:rPr>
          <w:del w:id="2743" w:author="Cristian Sbrolli" w:date="2020-12-20T14:13:00Z"/>
          <w:rStyle w:val="Enfasidelicata"/>
          <w:i w:val="0"/>
          <w:iCs w:val="0"/>
          <w:szCs w:val="24"/>
        </w:rPr>
      </w:pPr>
    </w:p>
    <w:p w14:paraId="3E7C78E0" w14:textId="5567FE85" w:rsidR="00151143" w:rsidRPr="0073751A" w:rsidDel="00716805" w:rsidRDefault="00151143" w:rsidP="00295A63">
      <w:pPr>
        <w:pStyle w:val="Paragrafoelenco"/>
        <w:spacing w:line="240" w:lineRule="auto"/>
        <w:rPr>
          <w:del w:id="2744" w:author="Cristian Sbrolli" w:date="2020-12-20T14:13:00Z"/>
          <w:rStyle w:val="Enfasidelicata"/>
          <w:sz w:val="44"/>
          <w:szCs w:val="44"/>
        </w:rPr>
      </w:pPr>
    </w:p>
    <w:p w14:paraId="0B00E431" w14:textId="7E76F497" w:rsidR="001A5FAF" w:rsidRPr="00151143" w:rsidRDefault="00151143" w:rsidP="00D01022">
      <w:pPr>
        <w:rPr>
          <w:rStyle w:val="Enfasidelicata"/>
          <w:sz w:val="44"/>
          <w:szCs w:val="44"/>
        </w:rPr>
      </w:pPr>
      <w:del w:id="2745" w:author="Cristian Sbrolli" w:date="2020-12-20T14:13:00Z">
        <w:r w:rsidDel="00716805">
          <w:rPr>
            <w:rStyle w:val="Enfasidelicata"/>
            <w:sz w:val="44"/>
            <w:szCs w:val="44"/>
          </w:rPr>
          <w:br w:type="page"/>
        </w:r>
      </w:del>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2746"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0461D3">
        <w:rPr>
          <w:szCs w:val="24"/>
        </w:rPr>
        <w:fldChar w:fldCharType="begin"/>
      </w:r>
      <w:r w:rsidR="0044323F" w:rsidRPr="000461D3">
        <w:rPr>
          <w:szCs w:val="24"/>
          <w:rPrChange w:id="2747" w:author="Cristian Sbrolli" w:date="2020-12-20T12:03:00Z">
            <w:rPr/>
          </w:rPrChange>
        </w:rPr>
        <w:instrText xml:space="preserve"> HYPERLINK "https://www.statista.com/statistics/251728/weekly-number-of-us-grocery-shopping-trips-per-household/" </w:instrText>
      </w:r>
      <w:r w:rsidR="0044323F" w:rsidRPr="000461D3">
        <w:rPr>
          <w:szCs w:val="24"/>
          <w:rPrChange w:id="2748" w:author="Cristian Sbrolli" w:date="2020-12-20T12:03:00Z">
            <w:rPr>
              <w:rStyle w:val="Collegamentoipertestuale"/>
              <w:sz w:val="22"/>
              <w:szCs w:val="22"/>
            </w:rPr>
          </w:rPrChange>
        </w:rPr>
        <w:fldChar w:fldCharType="separate"/>
      </w:r>
      <w:r w:rsidRPr="000461D3">
        <w:rPr>
          <w:rStyle w:val="Collegamentoipertestuale"/>
          <w:szCs w:val="24"/>
          <w:rPrChange w:id="2749"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2750"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2751"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0D4E40">
        <w:fldChar w:fldCharType="begin"/>
      </w:r>
      <w:r w:rsidR="0044323F" w:rsidRPr="000461D3">
        <w:rPr>
          <w:szCs w:val="24"/>
          <w:rPrChange w:id="2752" w:author="Cristian Sbrolli" w:date="2020-12-20T12:03:00Z">
            <w:rPr/>
          </w:rPrChange>
        </w:rPr>
        <w:instrText xml:space="preserve"> HYPERLINK "https://www.tuttitalia.it/lombardia/18-milano/statistiche/popolazione-andamento-demografico/" </w:instrText>
      </w:r>
      <w:r w:rsidR="0044323F" w:rsidRPr="000D4E40">
        <w:rPr>
          <w:rPrChange w:id="2753"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D4E40">
        <w:rPr>
          <w:rStyle w:val="Collegamentoipertestuale"/>
          <w:szCs w:val="24"/>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2754"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0461D3">
        <w:rPr>
          <w:szCs w:val="24"/>
        </w:rPr>
        <w:fldChar w:fldCharType="begin"/>
      </w:r>
      <w:r w:rsidR="0044323F" w:rsidRPr="000461D3">
        <w:rPr>
          <w:szCs w:val="24"/>
          <w:rPrChange w:id="2755"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756" w:author="Cristian Sbrolli" w:date="2020-12-20T12:03:00Z">
            <w:rPr>
              <w:rStyle w:val="Collegamentoipertestuale"/>
              <w:sz w:val="22"/>
              <w:szCs w:val="22"/>
            </w:rPr>
          </w:rPrChange>
        </w:rPr>
        <w:fldChar w:fldCharType="separate"/>
      </w:r>
      <w:r w:rsidRPr="000461D3">
        <w:rPr>
          <w:rStyle w:val="Collegamentoipertestuale"/>
          <w:szCs w:val="24"/>
          <w:rPrChange w:id="2757"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2758"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2759"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0461D3">
        <w:rPr>
          <w:szCs w:val="24"/>
        </w:rPr>
        <w:fldChar w:fldCharType="begin"/>
      </w:r>
      <w:r w:rsidR="0044323F" w:rsidRPr="000461D3">
        <w:rPr>
          <w:szCs w:val="24"/>
          <w:rPrChange w:id="2760" w:author="Cristian Sbrolli" w:date="2020-12-20T12:03:00Z">
            <w:rPr/>
          </w:rPrChange>
        </w:rPr>
        <w:instrText xml:space="preserve"> HYPERLINK "https://www.insider.com/best-time-to-go-grocery-shopping-2018-3" </w:instrText>
      </w:r>
      <w:r w:rsidR="0044323F" w:rsidRPr="000461D3">
        <w:rPr>
          <w:szCs w:val="24"/>
          <w:rPrChange w:id="2761" w:author="Cristian Sbrolli" w:date="2020-12-20T12:03:00Z">
            <w:rPr>
              <w:rStyle w:val="Collegamentoipertestuale"/>
              <w:sz w:val="22"/>
              <w:szCs w:val="22"/>
            </w:rPr>
          </w:rPrChange>
        </w:rPr>
        <w:fldChar w:fldCharType="separate"/>
      </w:r>
      <w:r w:rsidRPr="000461D3">
        <w:rPr>
          <w:rStyle w:val="Collegamentoipertestuale"/>
          <w:szCs w:val="24"/>
          <w:rPrChange w:id="2762"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2763"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2764" w:author="Cristian Sbrolli" w:date="2020-12-20T12:01:00Z"/>
          <w:rStyle w:val="Collegamentoipertestuale"/>
          <w:iCs/>
          <w:color w:val="000000" w:themeColor="text1"/>
          <w:szCs w:val="24"/>
          <w:u w:val="none"/>
          <w:rPrChange w:id="2765" w:author="Cristian Sbrolli" w:date="2020-12-20T12:03:00Z">
            <w:rPr>
              <w:ins w:id="2766"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0461D3">
        <w:rPr>
          <w:szCs w:val="24"/>
        </w:rPr>
        <w:fldChar w:fldCharType="begin"/>
      </w:r>
      <w:r w:rsidR="0044323F" w:rsidRPr="000461D3">
        <w:rPr>
          <w:szCs w:val="24"/>
          <w:rPrChange w:id="2767" w:author="Cristian Sbrolli" w:date="2020-12-20T12:03:00Z">
            <w:rPr/>
          </w:rPrChange>
        </w:rPr>
        <w:instrText xml:space="preserve"> HYPERLINK "https://www.istat.it/it/files/2018/12/C03.pdf" </w:instrText>
      </w:r>
      <w:r w:rsidR="0044323F" w:rsidRPr="000461D3">
        <w:rPr>
          <w:szCs w:val="24"/>
          <w:rPrChange w:id="2768" w:author="Cristian Sbrolli" w:date="2020-12-20T12:03:00Z">
            <w:rPr>
              <w:rStyle w:val="Collegamentoipertestuale"/>
              <w:sz w:val="22"/>
              <w:szCs w:val="22"/>
            </w:rPr>
          </w:rPrChange>
        </w:rPr>
        <w:fldChar w:fldCharType="separate"/>
      </w:r>
      <w:r w:rsidRPr="000461D3">
        <w:rPr>
          <w:rStyle w:val="Collegamentoipertestuale"/>
          <w:szCs w:val="24"/>
          <w:rPrChange w:id="2769"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2770"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2771" w:author="Cristian Sbrolli" w:date="2020-12-20T12:00:00Z"/>
          <w:rStyle w:val="Collegamentoipertestuale"/>
          <w:iCs/>
          <w:color w:val="000000" w:themeColor="text1"/>
          <w:szCs w:val="24"/>
          <w:u w:val="none"/>
          <w:rPrChange w:id="2772" w:author="Cristian Sbrolli" w:date="2020-12-20T12:03:00Z">
            <w:rPr>
              <w:ins w:id="2773" w:author="Cristian Sbrolli" w:date="2020-12-20T12:00:00Z"/>
              <w:rStyle w:val="Collegamentoipertestuale"/>
              <w:sz w:val="22"/>
              <w:szCs w:val="22"/>
            </w:rPr>
          </w:rPrChange>
        </w:rPr>
        <w:pPrChange w:id="2774"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2775" w:author="Cristian Sbrolli" w:date="2020-12-20T12:02:00Z"/>
          <w:rStyle w:val="Collegamentoipertestuale"/>
          <w:iCs/>
          <w:color w:val="000000" w:themeColor="text1"/>
          <w:szCs w:val="24"/>
          <w:u w:val="none"/>
          <w:rPrChange w:id="2776" w:author="Cristian Sbrolli" w:date="2020-12-20T12:03:00Z">
            <w:rPr>
              <w:ins w:id="2777" w:author="Cristian Sbrolli" w:date="2020-12-20T12:02:00Z"/>
              <w:rStyle w:val="Collegamentoipertestuale"/>
              <w:sz w:val="22"/>
              <w:szCs w:val="22"/>
            </w:rPr>
          </w:rPrChange>
        </w:rPr>
      </w:pPr>
      <w:ins w:id="2778" w:author="Cristian Sbrolli" w:date="2020-12-20T12:01:00Z">
        <w:r w:rsidRPr="000461D3">
          <w:rPr>
            <w:rStyle w:val="Collegamentoipertestuale"/>
            <w:color w:val="auto"/>
            <w:szCs w:val="24"/>
            <w:u w:val="none"/>
            <w:rPrChange w:id="2779" w:author="Cristian Sbrolli" w:date="2020-12-20T12:03:00Z">
              <w:rPr>
                <w:rStyle w:val="Collegamentoipertestuale"/>
                <w:sz w:val="22"/>
                <w:szCs w:val="22"/>
              </w:rPr>
            </w:rPrChange>
          </w:rPr>
          <w:t>Web App used to generate mockups:</w:t>
        </w:r>
        <w:r w:rsidRPr="000461D3">
          <w:rPr>
            <w:rStyle w:val="Collegamentoipertestuale"/>
            <w:color w:val="auto"/>
            <w:szCs w:val="24"/>
            <w:rPrChange w:id="2780" w:author="Cristian Sbrolli" w:date="2020-12-20T12:03:00Z">
              <w:rPr>
                <w:rStyle w:val="Collegamentoipertestuale"/>
                <w:sz w:val="22"/>
                <w:szCs w:val="22"/>
              </w:rPr>
            </w:rPrChange>
          </w:rPr>
          <w:t xml:space="preserve"> </w:t>
        </w:r>
      </w:ins>
      <w:ins w:id="2781" w:author="Cristian Sbrolli" w:date="2020-12-20T12:02:00Z">
        <w:r w:rsidRPr="000461D3">
          <w:rPr>
            <w:rStyle w:val="Collegamentoipertestuale"/>
            <w:szCs w:val="24"/>
            <w:rPrChange w:id="2782" w:author="Cristian Sbrolli" w:date="2020-12-20T12:03:00Z">
              <w:rPr>
                <w:rStyle w:val="Collegamentoipertestuale"/>
                <w:sz w:val="22"/>
                <w:szCs w:val="22"/>
              </w:rPr>
            </w:rPrChange>
          </w:rPr>
          <w:fldChar w:fldCharType="begin"/>
        </w:r>
        <w:r w:rsidRPr="000461D3">
          <w:rPr>
            <w:rStyle w:val="Collegamentoipertestuale"/>
            <w:szCs w:val="24"/>
            <w:rPrChange w:id="2783" w:author="Cristian Sbrolli" w:date="2020-12-20T12:03:00Z">
              <w:rPr>
                <w:rStyle w:val="Collegamentoipertestuale"/>
                <w:sz w:val="22"/>
                <w:szCs w:val="22"/>
              </w:rPr>
            </w:rPrChange>
          </w:rPr>
          <w:instrText xml:space="preserve"> HYPERLINK "</w:instrText>
        </w:r>
      </w:ins>
      <w:ins w:id="2784" w:author="Cristian Sbrolli" w:date="2020-12-20T12:01:00Z">
        <w:r w:rsidRPr="000461D3">
          <w:rPr>
            <w:rStyle w:val="Collegamentoipertestuale"/>
            <w:szCs w:val="24"/>
            <w:rPrChange w:id="2785" w:author="Cristian Sbrolli" w:date="2020-12-20T12:03:00Z">
              <w:rPr>
                <w:rStyle w:val="Collegamentoipertestuale"/>
                <w:sz w:val="22"/>
                <w:szCs w:val="22"/>
              </w:rPr>
            </w:rPrChange>
          </w:rPr>
          <w:instrText>https://bubble.io/home</w:instrText>
        </w:r>
      </w:ins>
      <w:ins w:id="2786" w:author="Cristian Sbrolli" w:date="2020-12-20T12:02:00Z">
        <w:r w:rsidRPr="000461D3">
          <w:rPr>
            <w:rStyle w:val="Collegamentoipertestuale"/>
            <w:szCs w:val="24"/>
            <w:rPrChange w:id="2787" w:author="Cristian Sbrolli" w:date="2020-12-20T12:03:00Z">
              <w:rPr>
                <w:rStyle w:val="Collegamentoipertestuale"/>
                <w:sz w:val="22"/>
                <w:szCs w:val="22"/>
              </w:rPr>
            </w:rPrChange>
          </w:rPr>
          <w:instrText xml:space="preserve">" </w:instrText>
        </w:r>
        <w:r w:rsidRPr="000461D3">
          <w:rPr>
            <w:rStyle w:val="Collegamentoipertestuale"/>
            <w:szCs w:val="24"/>
            <w:rPrChange w:id="2788" w:author="Cristian Sbrolli" w:date="2020-12-20T12:03:00Z">
              <w:rPr>
                <w:rStyle w:val="Collegamentoipertestuale"/>
                <w:sz w:val="22"/>
                <w:szCs w:val="22"/>
              </w:rPr>
            </w:rPrChange>
          </w:rPr>
          <w:fldChar w:fldCharType="separate"/>
        </w:r>
      </w:ins>
      <w:ins w:id="2789" w:author="Cristian Sbrolli" w:date="2020-12-20T12:01:00Z">
        <w:r w:rsidRPr="000461D3">
          <w:rPr>
            <w:rStyle w:val="Collegamentoipertestuale"/>
            <w:szCs w:val="24"/>
            <w:rPrChange w:id="2790" w:author="Cristian Sbrolli" w:date="2020-12-20T12:03:00Z">
              <w:rPr>
                <w:rStyle w:val="Collegamentoipertestuale"/>
                <w:sz w:val="22"/>
                <w:szCs w:val="22"/>
              </w:rPr>
            </w:rPrChange>
          </w:rPr>
          <w:t>https://bubble.io/home</w:t>
        </w:r>
      </w:ins>
      <w:ins w:id="2791" w:author="Cristian Sbrolli" w:date="2020-12-20T12:02:00Z">
        <w:r w:rsidRPr="000461D3">
          <w:rPr>
            <w:rStyle w:val="Collegamentoipertestuale"/>
            <w:szCs w:val="24"/>
            <w:rPrChange w:id="2792"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2793" w:author="Cristian Sbrolli" w:date="2020-12-20T12:02:00Z"/>
          <w:rStyle w:val="Enfasidelicata"/>
          <w:i w:val="0"/>
          <w:szCs w:val="24"/>
          <w:rPrChange w:id="2794" w:author="Cristian Sbrolli" w:date="2020-12-20T12:03:00Z">
            <w:rPr>
              <w:ins w:id="2795" w:author="Cristian Sbrolli" w:date="2020-12-20T12:02:00Z"/>
              <w:rStyle w:val="Enfasidelicata"/>
              <w:i w:val="0"/>
              <w:sz w:val="22"/>
              <w:szCs w:val="22"/>
            </w:rPr>
          </w:rPrChange>
        </w:rPr>
        <w:pPrChange w:id="2796"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2797" w:author="Cristian Sbrolli" w:date="2020-12-20T12:03:00Z">
            <w:rPr>
              <w:rStyle w:val="Enfasidelicata"/>
              <w:i w:val="0"/>
              <w:sz w:val="22"/>
              <w:szCs w:val="22"/>
            </w:rPr>
          </w:rPrChange>
        </w:rPr>
      </w:pPr>
      <w:ins w:id="2798" w:author="Cristian Sbrolli" w:date="2020-12-20T12:02:00Z">
        <w:r w:rsidRPr="000461D3">
          <w:rPr>
            <w:rStyle w:val="Enfasidelicata"/>
            <w:i w:val="0"/>
            <w:szCs w:val="24"/>
            <w:rPrChange w:id="2799" w:author="Cristian Sbrolli" w:date="2020-12-20T12:03:00Z">
              <w:rPr>
                <w:rStyle w:val="Enfasidelicata"/>
                <w:i w:val="0"/>
                <w:sz w:val="22"/>
                <w:szCs w:val="22"/>
              </w:rPr>
            </w:rPrChange>
          </w:rPr>
          <w:t xml:space="preserve">Web App used for diagrams: </w:t>
        </w:r>
      </w:ins>
      <w:ins w:id="2800"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7"/>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33F17" w:rsidRDefault="00333F17">
      <w:pPr>
        <w:pStyle w:val="Testocommento"/>
      </w:pPr>
      <w:r>
        <w:rPr>
          <w:rStyle w:val="Rimandocommento"/>
        </w:rPr>
        <w:annotationRef/>
      </w:r>
      <w:r>
        <w:t xml:space="preserve">Job? Implementation seems like the wrong term to use too… </w:t>
      </w:r>
    </w:p>
  </w:comment>
  <w:comment w:id="11" w:author="Cristian Sbrolli" w:date="2020-12-23T11:07:00Z" w:initials="CS">
    <w:p w14:paraId="4896E9B1" w14:textId="2FE77C89" w:rsidR="00333F17" w:rsidRDefault="00333F17">
      <w:pPr>
        <w:pStyle w:val="Testocommento"/>
      </w:pPr>
      <w:r>
        <w:rPr>
          <w:rStyle w:val="Rimandocommento"/>
        </w:rPr>
        <w:annotationRef/>
      </w:r>
      <w:r>
        <w:t>REQUIREMENTS LIKE</w:t>
      </w:r>
    </w:p>
  </w:comment>
  <w:comment w:id="12" w:author="Cristian Sbrolli" w:date="2020-12-23T11:07:00Z" w:initials="CS">
    <w:p w14:paraId="6FB22577" w14:textId="57D21EF7" w:rsidR="00333F17" w:rsidRDefault="00333F17">
      <w:pPr>
        <w:pStyle w:val="Testocommento"/>
      </w:pPr>
      <w:r>
        <w:rPr>
          <w:rStyle w:val="Rimandocommento"/>
        </w:rPr>
        <w:annotationRef/>
      </w:r>
      <w:r>
        <w:t>Maybe explain better goals textually</w:t>
      </w:r>
    </w:p>
  </w:comment>
  <w:comment w:id="13" w:author="Etion Pinari" w:date="2020-11-18T21:26:00Z" w:initials="EP">
    <w:p w14:paraId="731B2856" w14:textId="3400E75B" w:rsidR="00333F17" w:rsidRPr="00417F4B" w:rsidRDefault="00333F17">
      <w:pPr>
        <w:pStyle w:val="Testocommento"/>
      </w:pPr>
      <w:r>
        <w:rPr>
          <w:rStyle w:val="Rimandocommento"/>
        </w:rPr>
        <w:annotationRef/>
      </w:r>
      <w:r w:rsidRPr="00417F4B">
        <w:t>To be defined</w:t>
      </w:r>
    </w:p>
  </w:comment>
  <w:comment w:id="19" w:author="Giorgio Romeo" w:date="2020-11-23T23:19:00Z" w:initials="GR">
    <w:p w14:paraId="11C1CFDA" w14:textId="3ADBC08A" w:rsidR="00333F17" w:rsidRDefault="00333F17">
      <w:pPr>
        <w:pStyle w:val="Testocommento"/>
      </w:pPr>
      <w:r>
        <w:rPr>
          <w:rStyle w:val="Rimandocommento"/>
        </w:rPr>
        <w:annotationRef/>
      </w:r>
      <w:r>
        <w:t>The system asks before the time or the supermarket?</w:t>
      </w:r>
      <w:r>
        <w:annotationRef/>
      </w:r>
    </w:p>
  </w:comment>
  <w:comment w:id="20" w:author="Etion Pinari" w:date="2020-12-01T19:50:00Z" w:initials="EP">
    <w:p w14:paraId="37402E43" w14:textId="0C4A4375" w:rsidR="00333F17" w:rsidRDefault="00333F17">
      <w:r>
        <w:t>Irrelevant, he can choose either way.</w:t>
      </w:r>
      <w:r>
        <w:annotationRef/>
      </w:r>
    </w:p>
  </w:comment>
  <w:comment w:id="25" w:author="Etion Pinari" w:date="2020-11-18T21:26:00Z" w:initials="EP">
    <w:p w14:paraId="66501ED4" w14:textId="57D074BC" w:rsidR="00333F17" w:rsidRDefault="00333F17">
      <w:pPr>
        <w:pStyle w:val="Testocommento"/>
      </w:pPr>
      <w:r>
        <w:rPr>
          <w:rStyle w:val="Rimandocommento"/>
        </w:rPr>
        <w:annotationRef/>
      </w:r>
      <w:r>
        <w:t>To be reworded</w:t>
      </w:r>
      <w:r>
        <w:annotationRef/>
      </w:r>
    </w:p>
  </w:comment>
  <w:comment w:id="26" w:author="Etion Pinari" w:date="2020-12-01T19:49:00Z" w:initials="EP">
    <w:p w14:paraId="2264F08C" w14:textId="3BCE8C87" w:rsidR="00333F17" w:rsidRDefault="00333F17">
      <w:r>
        <w:t>First definition is fine</w:t>
      </w:r>
      <w:r>
        <w:annotationRef/>
      </w:r>
    </w:p>
  </w:comment>
  <w:comment w:id="27" w:author="Giorgio Romeo" w:date="2020-11-20T12:06:00Z" w:initials="GR">
    <w:p w14:paraId="1EBD6F0D" w14:textId="35E0911E" w:rsidR="00333F17" w:rsidRDefault="00333F17">
      <w:pPr>
        <w:pStyle w:val="Testocommento"/>
      </w:pPr>
      <w:r>
        <w:rPr>
          <w:rStyle w:val="Rimandocommento"/>
        </w:rPr>
        <w:annotationRef/>
      </w:r>
      <w:r>
        <w:t>Maybe it is better to be more generic, e.g., devices.</w:t>
      </w:r>
    </w:p>
  </w:comment>
  <w:comment w:id="28" w:author="Etion Pinari" w:date="2020-12-01T19:50:00Z" w:initials="EP">
    <w:p w14:paraId="3E7309B9" w14:textId="5C08564F" w:rsidR="00333F17" w:rsidRDefault="00333F17">
      <w:r>
        <w:t>Agreed</w:t>
      </w:r>
      <w:r>
        <w:annotationRef/>
      </w:r>
    </w:p>
  </w:comment>
  <w:comment w:id="38" w:author="Giorgio Romeo" w:date="2020-11-20T12:20:00Z" w:initials="GR">
    <w:p w14:paraId="6E56230A" w14:textId="3E80FD88" w:rsidR="00333F17" w:rsidRDefault="00333F17">
      <w:pPr>
        <w:pStyle w:val="Testocommento"/>
      </w:pPr>
      <w:r>
        <w:rPr>
          <w:rStyle w:val="Rimandocommento"/>
        </w:rPr>
        <w:annotationRef/>
      </w:r>
      <w:r>
        <w:t>We could describe the case in which he pays in the automated machines and exits through the turnstiles</w:t>
      </w:r>
    </w:p>
  </w:comment>
  <w:comment w:id="43" w:author="Giorgio Romeo" w:date="2020-11-20T12:06:00Z" w:initials="GR">
    <w:p w14:paraId="297C5BCF" w14:textId="77777777" w:rsidR="00333F17" w:rsidRDefault="00333F17" w:rsidP="002D6798">
      <w:pPr>
        <w:pStyle w:val="Testocommento"/>
      </w:pPr>
      <w:r>
        <w:rPr>
          <w:rStyle w:val="Rimandocommento"/>
        </w:rPr>
        <w:annotationRef/>
      </w:r>
      <w:r>
        <w:t>Maybe it is better to be more generic, e.g., devices.</w:t>
      </w:r>
    </w:p>
  </w:comment>
  <w:comment w:id="44" w:author="Etion Pinari" w:date="2020-12-01T19:50:00Z" w:initials="EP">
    <w:p w14:paraId="22DACE6C" w14:textId="77777777" w:rsidR="00333F17" w:rsidRDefault="00333F17" w:rsidP="002D6798">
      <w:r>
        <w:t>Agreed</w:t>
      </w:r>
      <w:r>
        <w:annotationRef/>
      </w:r>
    </w:p>
  </w:comment>
  <w:comment w:id="47" w:author="Cristian Sbrolli" w:date="2020-12-23T10:26:00Z" w:initials="CS">
    <w:p w14:paraId="555DF033" w14:textId="77777777" w:rsidR="00333F17" w:rsidRDefault="00333F17" w:rsidP="00B02349">
      <w:pPr>
        <w:pStyle w:val="Testocommento"/>
      </w:pPr>
      <w:r>
        <w:rPr>
          <w:rStyle w:val="Rimandocommento"/>
        </w:rPr>
        <w:annotationRef/>
      </w:r>
      <w:r>
        <w:t>30 sec to be removed</w:t>
      </w:r>
    </w:p>
  </w:comment>
  <w:comment w:id="51" w:author="Giorgio Romeo" w:date="2020-11-20T12:20:00Z" w:initials="GR">
    <w:p w14:paraId="3F2DBDE1" w14:textId="77777777" w:rsidR="00333F17" w:rsidRDefault="00333F17" w:rsidP="002D6798">
      <w:pPr>
        <w:pStyle w:val="Testocommento"/>
      </w:pPr>
      <w:r>
        <w:rPr>
          <w:rStyle w:val="Rimandocommento"/>
        </w:rPr>
        <w:annotationRef/>
      </w:r>
      <w:r>
        <w:t>We could describe the case in which he pays in the automated machines and exits through the turnstiles</w:t>
      </w:r>
    </w:p>
  </w:comment>
  <w:comment w:id="130" w:author="Etion Pinari" w:date="2020-11-21T18:24:00Z" w:initials="EP">
    <w:p w14:paraId="4426CE66" w14:textId="77777777" w:rsidR="00333F17" w:rsidRPr="00AC7136" w:rsidRDefault="00333F17" w:rsidP="000B41AE">
      <w:pPr>
        <w:pStyle w:val="Testocommento"/>
      </w:pPr>
      <w:r>
        <w:rPr>
          <w:rStyle w:val="Rimandocommento"/>
        </w:rPr>
        <w:annotationRef/>
      </w:r>
      <w:r w:rsidRPr="00AC7136">
        <w:t>More? Less?</w:t>
      </w:r>
      <w:r>
        <w:annotationRef/>
      </w:r>
    </w:p>
  </w:comment>
  <w:comment w:id="218" w:author="Giorgio Romeo" w:date="2020-12-07T00:15:00Z" w:initials="GR">
    <w:p w14:paraId="7048EE00" w14:textId="09FD328E" w:rsidR="00333F17" w:rsidRDefault="00333F17">
      <w:pPr>
        <w:pStyle w:val="Testocommento"/>
      </w:pPr>
      <w:r>
        <w:rPr>
          <w:rStyle w:val="Rimandocommento"/>
        </w:rPr>
        <w:annotationRef/>
      </w:r>
      <w:r>
        <w:t>Va bene?</w:t>
      </w:r>
    </w:p>
  </w:comment>
  <w:comment w:id="219" w:author="Etion Pinari [2]" w:date="2020-12-10T18:46:00Z" w:initials="EP">
    <w:p w14:paraId="13F883B9" w14:textId="7BFF849F" w:rsidR="00333F17" w:rsidRDefault="00333F17">
      <w:pPr>
        <w:pStyle w:val="Testocommento"/>
      </w:pPr>
      <w:r>
        <w:rPr>
          <w:rStyle w:val="Rimandocommento"/>
        </w:rPr>
        <w:annotationRef/>
      </w:r>
      <w:r>
        <w:t>yah</w:t>
      </w:r>
    </w:p>
  </w:comment>
  <w:comment w:id="221" w:author="Etion Pinari [2]" w:date="2020-12-10T18:48:00Z" w:initials="EP">
    <w:p w14:paraId="194E8ABB" w14:textId="77777777" w:rsidR="00333F17" w:rsidRDefault="00333F17">
      <w:pPr>
        <w:pStyle w:val="Testocommento"/>
      </w:pPr>
      <w:r>
        <w:rPr>
          <w:rStyle w:val="Rimandocommento"/>
        </w:rPr>
        <w:annotationRef/>
      </w:r>
      <w:r>
        <w:t>Before: “useless”</w:t>
      </w:r>
    </w:p>
    <w:p w14:paraId="6A5535FA" w14:textId="2E0CB37B" w:rsidR="00333F17" w:rsidRDefault="00333F17">
      <w:pPr>
        <w:pStyle w:val="Testocommento"/>
      </w:pPr>
      <w:r>
        <w:t>Imo unusuable is more precise</w:t>
      </w:r>
    </w:p>
  </w:comment>
  <w:comment w:id="220" w:author="Giorgio Romeo" w:date="2020-12-08T15:44:00Z" w:initials="GR">
    <w:p w14:paraId="3BBA69E6" w14:textId="4103EE59" w:rsidR="00333F17" w:rsidRPr="00182C8C" w:rsidRDefault="00333F17">
      <w:pPr>
        <w:pStyle w:val="Testocommento"/>
      </w:pPr>
      <w:r>
        <w:rPr>
          <w:rStyle w:val="Rimandocommento"/>
        </w:rPr>
        <w:annotationRef/>
      </w:r>
      <w:r w:rsidRPr="00182C8C">
        <w:t>Modified</w:t>
      </w:r>
    </w:p>
  </w:comment>
  <w:comment w:id="259" w:author="Cristian Sbrolli" w:date="2020-12-23T10:45:00Z" w:initials="CS">
    <w:p w14:paraId="2D8B5B76" w14:textId="77777777" w:rsidR="00333F17" w:rsidRDefault="00333F17" w:rsidP="004B5A09">
      <w:pPr>
        <w:pStyle w:val="Testocommento"/>
      </w:pPr>
      <w:r>
        <w:rPr>
          <w:rStyle w:val="Rimandocommento"/>
        </w:rPr>
        <w:annotationRef/>
      </w:r>
      <w:r>
        <w:t>Add suggested stores and notifications?</w:t>
      </w:r>
    </w:p>
  </w:comment>
  <w:comment w:id="256" w:author="Etion Pinari [2]" w:date="2020-12-07T20:05:00Z" w:initials="EP">
    <w:p w14:paraId="56407743" w14:textId="77777777" w:rsidR="00333F17" w:rsidRPr="004B5A09" w:rsidRDefault="00333F17" w:rsidP="004B5A09">
      <w:pPr>
        <w:pStyle w:val="Testocommento"/>
        <w:rPr>
          <w:lang w:val="it-IT"/>
        </w:rPr>
      </w:pPr>
      <w:r>
        <w:rPr>
          <w:rStyle w:val="Rimandocommento"/>
        </w:rPr>
        <w:annotationRef/>
      </w:r>
      <w:r w:rsidRPr="004B5A09">
        <w:rPr>
          <w:lang w:val="it-IT"/>
        </w:rPr>
        <w:t>Nuovi</w:t>
      </w:r>
    </w:p>
    <w:p w14:paraId="022C246E" w14:textId="77777777" w:rsidR="00333F17" w:rsidRPr="004B5A09" w:rsidRDefault="00333F17" w:rsidP="004B5A09">
      <w:pPr>
        <w:pStyle w:val="Testocommento"/>
        <w:rPr>
          <w:lang w:val="it-IT"/>
        </w:rPr>
      </w:pPr>
    </w:p>
  </w:comment>
  <w:comment w:id="263" w:author="Cristian Sbrolli" w:date="2020-12-05T03:34:00Z" w:initials="CS">
    <w:p w14:paraId="727E3054" w14:textId="77777777" w:rsidR="00333F17" w:rsidRPr="007E288D" w:rsidRDefault="00333F17" w:rsidP="004B5A09">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61" w:author="Etion Pinari [2]" w:date="2020-12-06T19:13:00Z" w:initials="EP">
    <w:p w14:paraId="6E10F256" w14:textId="77777777" w:rsidR="00333F17" w:rsidRPr="005C40A6" w:rsidRDefault="00333F17" w:rsidP="004B5A09">
      <w:pPr>
        <w:pStyle w:val="Testocommento"/>
        <w:rPr>
          <w:lang w:val="it-IT"/>
        </w:rPr>
      </w:pPr>
      <w:r>
        <w:rPr>
          <w:rStyle w:val="Rimandocommento"/>
        </w:rPr>
        <w:annotationRef/>
      </w:r>
      <w:r w:rsidRPr="005C40A6">
        <w:rPr>
          <w:lang w:val="it-IT"/>
        </w:rPr>
        <w:t>t</w:t>
      </w:r>
    </w:p>
  </w:comment>
  <w:comment w:id="269" w:author="Etion Pinari [2]" w:date="2020-12-07T20:05:00Z" w:initials="EP">
    <w:p w14:paraId="6A903B12" w14:textId="77777777" w:rsidR="00333F17" w:rsidRPr="00207E23" w:rsidRDefault="00333F17">
      <w:pPr>
        <w:pStyle w:val="Testocommento"/>
        <w:rPr>
          <w:lang w:val="it-IT"/>
        </w:rPr>
      </w:pPr>
      <w:r>
        <w:rPr>
          <w:rStyle w:val="Rimandocommento"/>
        </w:rPr>
        <w:annotationRef/>
      </w:r>
      <w:r w:rsidRPr="00207E23">
        <w:rPr>
          <w:lang w:val="it-IT"/>
        </w:rPr>
        <w:t>Nuovi</w:t>
      </w:r>
    </w:p>
    <w:p w14:paraId="56B84908" w14:textId="44EA461A" w:rsidR="00333F17" w:rsidRPr="00207E23" w:rsidRDefault="00333F17">
      <w:pPr>
        <w:pStyle w:val="Testocommento"/>
        <w:rPr>
          <w:lang w:val="it-IT"/>
        </w:rPr>
      </w:pPr>
    </w:p>
  </w:comment>
  <w:comment w:id="276" w:author="Cristian Sbrolli" w:date="2020-12-05T03:34:00Z" w:initials="CS">
    <w:p w14:paraId="3B37E5DA" w14:textId="57F26199" w:rsidR="00333F17" w:rsidRPr="007E288D" w:rsidRDefault="00333F17">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74" w:author="Etion Pinari [2]" w:date="2020-12-06T19:13:00Z" w:initials="EP">
    <w:p w14:paraId="53230B4F" w14:textId="25502E2C" w:rsidR="00333F17" w:rsidRPr="005C40A6" w:rsidRDefault="00333F17">
      <w:pPr>
        <w:pStyle w:val="Testocommento"/>
        <w:rPr>
          <w:lang w:val="it-IT"/>
        </w:rPr>
      </w:pPr>
      <w:r>
        <w:rPr>
          <w:rStyle w:val="Rimandocommento"/>
        </w:rPr>
        <w:annotationRef/>
      </w:r>
      <w:r w:rsidRPr="005C40A6">
        <w:rPr>
          <w:lang w:val="it-IT"/>
        </w:rPr>
        <w:t>t</w:t>
      </w:r>
    </w:p>
  </w:comment>
  <w:comment w:id="300" w:author="Etion Pinari [2]" w:date="2020-12-07T19:14:00Z" w:initials="EP">
    <w:p w14:paraId="57A57DC8" w14:textId="12EBD214" w:rsidR="00333F17" w:rsidRPr="00656675" w:rsidRDefault="00333F17">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338" w:author="Etion Pinari [2]" w:date="2020-12-03T23:08:00Z" w:initials="EP">
    <w:p w14:paraId="7B753B08" w14:textId="77777777" w:rsidR="00333F17" w:rsidRDefault="00333F17" w:rsidP="00EE2C0E">
      <w:pPr>
        <w:pStyle w:val="Testocommento"/>
      </w:pPr>
      <w:r>
        <w:rPr>
          <w:rStyle w:val="Rimandocommento"/>
        </w:rPr>
        <w:annotationRef/>
      </w:r>
      <w:r>
        <w:t>Necessary for algorithm not for RASD</w:t>
      </w:r>
    </w:p>
  </w:comment>
  <w:comment w:id="339" w:author="Etion Pinari [2]" w:date="2020-12-06T19:59:00Z" w:initials="EP">
    <w:p w14:paraId="5B6699DD" w14:textId="77777777" w:rsidR="00333F17" w:rsidRDefault="00333F17" w:rsidP="00EE2C0E">
      <w:pPr>
        <w:pStyle w:val="Testocommento"/>
      </w:pPr>
      <w:r>
        <w:rPr>
          <w:rStyle w:val="Rimandocommento"/>
        </w:rPr>
        <w:annotationRef/>
      </w:r>
      <w:r>
        <w:t>Street</w:t>
      </w:r>
    </w:p>
  </w:comment>
  <w:comment w:id="485" w:author="Cristian Sbrolli" w:date="2020-11-26T21:18:00Z" w:initials="CS">
    <w:p w14:paraId="7A5571A4" w14:textId="2B2988EC" w:rsidR="00333F17" w:rsidRDefault="00333F17">
      <w:pPr>
        <w:pStyle w:val="Testocommento"/>
      </w:pPr>
      <w:r>
        <w:rPr>
          <w:rStyle w:val="Rimandocommento"/>
        </w:rPr>
        <w:annotationRef/>
      </w:r>
      <w:r>
        <w:t>Only ticket or book a visit too?</w:t>
      </w:r>
    </w:p>
  </w:comment>
  <w:comment w:id="596" w:author="Cristian Sbrolli" w:date="2020-11-26T21:49:00Z" w:initials="CS">
    <w:p w14:paraId="78126874" w14:textId="27E2263B" w:rsidR="00333F17" w:rsidRDefault="00333F17">
      <w:pPr>
        <w:pStyle w:val="Testocommento"/>
      </w:pPr>
      <w:r>
        <w:rPr>
          <w:rStyle w:val="Rimandocommento"/>
        </w:rPr>
        <w:annotationRef/>
      </w:r>
      <w:r>
        <w:t>Or some sort or VPN?</w:t>
      </w:r>
    </w:p>
  </w:comment>
  <w:comment w:id="631" w:author="Etion Pinari [2]" w:date="2020-12-03T20:36:00Z" w:initials="EP">
    <w:p w14:paraId="3AEE6C41" w14:textId="77777777" w:rsidR="00333F17" w:rsidRDefault="00333F17" w:rsidP="00417F4B">
      <w:pPr>
        <w:pStyle w:val="Testocommento"/>
      </w:pPr>
      <w:r>
        <w:rPr>
          <w:rStyle w:val="Rimandocommento"/>
        </w:rPr>
        <w:annotationRef/>
      </w:r>
      <w:r>
        <w:t xml:space="preserve"> New as of 3 December 2020</w:t>
      </w:r>
    </w:p>
  </w:comment>
  <w:comment w:id="655" w:author="Etion Pinari [2]" w:date="2020-12-03T21:41:00Z" w:initials="EP">
    <w:p w14:paraId="67BBE030" w14:textId="77777777" w:rsidR="00333F17" w:rsidRDefault="00333F17" w:rsidP="00417F4B">
      <w:pPr>
        <w:pStyle w:val="Testocommento"/>
      </w:pPr>
      <w:r>
        <w:rPr>
          <w:rStyle w:val="Rimandocommento"/>
        </w:rPr>
        <w:annotationRef/>
      </w:r>
      <w:r>
        <w:t>And their qr codes (?)</w:t>
      </w:r>
    </w:p>
  </w:comment>
  <w:comment w:id="656" w:author="Etion Pinari [2]" w:date="2020-12-11T13:13:00Z" w:initials="EP">
    <w:p w14:paraId="4F4589EF" w14:textId="1FFC4069" w:rsidR="00333F17" w:rsidRDefault="00333F17">
      <w:pPr>
        <w:pStyle w:val="Testocommento"/>
      </w:pPr>
      <w:r>
        <w:rPr>
          <w:rStyle w:val="Rimandocommento"/>
        </w:rPr>
        <w:annotationRef/>
      </w:r>
      <w:r>
        <w:t>Previously: phone</w:t>
      </w:r>
    </w:p>
  </w:comment>
  <w:comment w:id="667" w:author="Etion Pinari [2]" w:date="2020-12-08T11:09:00Z" w:initials="EP">
    <w:p w14:paraId="2D9484D4" w14:textId="77777777" w:rsidR="00333F17" w:rsidRDefault="00333F17" w:rsidP="00417F4B">
      <w:pPr>
        <w:pStyle w:val="Testocommento"/>
      </w:pPr>
      <w:r>
        <w:rPr>
          <w:rStyle w:val="Rimandocommento"/>
        </w:rPr>
        <w:annotationRef/>
      </w:r>
      <w:r>
        <w:t xml:space="preserve">Difference between normal ticket and book a visit function </w:t>
      </w:r>
    </w:p>
  </w:comment>
  <w:comment w:id="728" w:author="Etion Pinari [2]" w:date="2020-12-03T20:30:00Z" w:initials="EP">
    <w:p w14:paraId="35B8885E" w14:textId="77777777" w:rsidR="00333F17" w:rsidRDefault="00333F17" w:rsidP="00417F4B">
      <w:pPr>
        <w:pStyle w:val="Testocommento"/>
      </w:pPr>
      <w:r>
        <w:rPr>
          <w:rStyle w:val="Rimandocommento"/>
        </w:rPr>
        <w:annotationRef/>
      </w:r>
      <w:r>
        <w:t>New as of 03 Dec</w:t>
      </w:r>
    </w:p>
  </w:comment>
  <w:comment w:id="729" w:author="Etion Pinari [2]" w:date="2020-12-03T22:27:00Z" w:initials="EP">
    <w:p w14:paraId="03543F57" w14:textId="77777777" w:rsidR="00333F17" w:rsidRDefault="00333F17" w:rsidP="00417F4B">
      <w:pPr>
        <w:pStyle w:val="Testocommento"/>
      </w:pPr>
      <w:r>
        <w:rPr>
          <w:rStyle w:val="Rimandocommento"/>
        </w:rPr>
        <w:annotationRef/>
      </w:r>
      <w:r>
        <w:t>What if turnstiles have no inherent qr code scanner?</w:t>
      </w:r>
    </w:p>
  </w:comment>
  <w:comment w:id="735" w:author="Etion Pinari [2]" w:date="2020-12-03T20:30:00Z" w:initials="EP">
    <w:p w14:paraId="520EA121" w14:textId="77777777" w:rsidR="00333F17" w:rsidRDefault="00333F17" w:rsidP="00417F4B">
      <w:pPr>
        <w:pStyle w:val="Testocommento"/>
      </w:pPr>
      <w:r>
        <w:rPr>
          <w:rStyle w:val="Rimandocommento"/>
        </w:rPr>
        <w:annotationRef/>
      </w:r>
      <w:r>
        <w:t>New as of 03 Dec</w:t>
      </w:r>
    </w:p>
  </w:comment>
  <w:comment w:id="741" w:author="Etion Pinari [2]" w:date="2020-12-06T19:50:00Z" w:initials="EP">
    <w:p w14:paraId="1648557F" w14:textId="77777777" w:rsidR="00333F17" w:rsidRDefault="00333F17" w:rsidP="00417F4B">
      <w:pPr>
        <w:pStyle w:val="Testocommento"/>
      </w:pPr>
      <w:r>
        <w:rPr>
          <w:rStyle w:val="Rimandocommento"/>
        </w:rPr>
        <w:annotationRef/>
      </w:r>
      <w:r>
        <w:t>LOCKS AFTEWARDS</w:t>
      </w:r>
    </w:p>
  </w:comment>
  <w:comment w:id="752" w:author="Etion Pinari [2]" w:date="2020-12-06T20:27:00Z" w:initials="EP">
    <w:p w14:paraId="70049FD5" w14:textId="77777777" w:rsidR="00333F17" w:rsidRDefault="00333F17" w:rsidP="00417F4B">
      <w:pPr>
        <w:pStyle w:val="Testocommento"/>
      </w:pPr>
      <w:r>
        <w:rPr>
          <w:rStyle w:val="Rimandocommento"/>
        </w:rPr>
        <w:annotationRef/>
      </w:r>
      <w:r>
        <w:t>Add shared phenomena</w:t>
      </w:r>
    </w:p>
  </w:comment>
  <w:comment w:id="790" w:author="Etion Pinari [2]" w:date="2020-12-03T20:36:00Z" w:initials="EP">
    <w:p w14:paraId="60467228" w14:textId="77777777" w:rsidR="00333F17" w:rsidRDefault="00333F17" w:rsidP="000A17F5">
      <w:pPr>
        <w:pStyle w:val="Testocommento"/>
      </w:pPr>
      <w:r>
        <w:rPr>
          <w:rStyle w:val="Rimandocommento"/>
        </w:rPr>
        <w:annotationRef/>
      </w:r>
      <w:r>
        <w:t xml:space="preserve"> New as of 3 December 2020</w:t>
      </w:r>
    </w:p>
  </w:comment>
  <w:comment w:id="859" w:author="Etion Pinari [2]" w:date="2020-12-03T21:41:00Z" w:initials="EP">
    <w:p w14:paraId="099651CF" w14:textId="77777777" w:rsidR="00333F17" w:rsidRDefault="00333F17" w:rsidP="000A17F5">
      <w:pPr>
        <w:pStyle w:val="Testocommento"/>
      </w:pPr>
      <w:r>
        <w:rPr>
          <w:rStyle w:val="Rimandocommento"/>
        </w:rPr>
        <w:annotationRef/>
      </w:r>
      <w:r>
        <w:t>And their qr codes (?)</w:t>
      </w:r>
    </w:p>
  </w:comment>
  <w:comment w:id="860" w:author="Etion Pinari [2]" w:date="2020-12-11T13:13:00Z" w:initials="EP">
    <w:p w14:paraId="66CD2D8A" w14:textId="77777777" w:rsidR="00333F17" w:rsidRDefault="00333F17" w:rsidP="000A17F5">
      <w:pPr>
        <w:pStyle w:val="Testocommento"/>
      </w:pPr>
      <w:r>
        <w:rPr>
          <w:rStyle w:val="Rimandocommento"/>
        </w:rPr>
        <w:annotationRef/>
      </w:r>
      <w:r>
        <w:t>Previously: phone</w:t>
      </w:r>
    </w:p>
  </w:comment>
  <w:comment w:id="895" w:author="Etion Pinari [2]" w:date="2020-12-08T11:09:00Z" w:initials="EP">
    <w:p w14:paraId="685901F0" w14:textId="77777777" w:rsidR="00333F17" w:rsidRDefault="00333F17" w:rsidP="000A17F5">
      <w:pPr>
        <w:pStyle w:val="Testocommento"/>
      </w:pPr>
      <w:r>
        <w:rPr>
          <w:rStyle w:val="Rimandocommento"/>
        </w:rPr>
        <w:annotationRef/>
      </w:r>
      <w:r>
        <w:t xml:space="preserve">Difference between normal ticket and book a visit function </w:t>
      </w:r>
    </w:p>
  </w:comment>
  <w:comment w:id="1049" w:author="Etion Pinari [2]" w:date="2020-12-03T20:30:00Z" w:initials="EP">
    <w:p w14:paraId="39AC493A" w14:textId="77777777" w:rsidR="00333F17" w:rsidRDefault="00333F17" w:rsidP="000A17F5">
      <w:pPr>
        <w:pStyle w:val="Testocommento"/>
      </w:pPr>
      <w:r>
        <w:rPr>
          <w:rStyle w:val="Rimandocommento"/>
        </w:rPr>
        <w:annotationRef/>
      </w:r>
      <w:r>
        <w:t>New as of 03 Dec</w:t>
      </w:r>
    </w:p>
  </w:comment>
  <w:comment w:id="1050" w:author="Etion Pinari [2]" w:date="2020-12-03T22:27:00Z" w:initials="EP">
    <w:p w14:paraId="21820546" w14:textId="77777777" w:rsidR="00333F17" w:rsidRDefault="00333F17" w:rsidP="000A17F5">
      <w:pPr>
        <w:pStyle w:val="Testocommento"/>
      </w:pPr>
      <w:r>
        <w:rPr>
          <w:rStyle w:val="Rimandocommento"/>
        </w:rPr>
        <w:annotationRef/>
      </w:r>
      <w:r>
        <w:t>What if turnstiles have no inherent qr code scanner?</w:t>
      </w:r>
    </w:p>
  </w:comment>
  <w:comment w:id="1068" w:author="Etion Pinari [2]" w:date="2020-12-03T20:30:00Z" w:initials="EP">
    <w:p w14:paraId="141101AF" w14:textId="77777777" w:rsidR="00333F17" w:rsidRDefault="00333F17" w:rsidP="000A17F5">
      <w:pPr>
        <w:pStyle w:val="Testocommento"/>
      </w:pPr>
      <w:r>
        <w:rPr>
          <w:rStyle w:val="Rimandocommento"/>
        </w:rPr>
        <w:annotationRef/>
      </w:r>
      <w:r>
        <w:t>New as of 03 Dec</w:t>
      </w:r>
    </w:p>
  </w:comment>
  <w:comment w:id="1086" w:author="Etion Pinari [2]" w:date="2020-12-06T19:50:00Z" w:initials="EP">
    <w:p w14:paraId="6B7A5357" w14:textId="77777777" w:rsidR="00333F17" w:rsidRDefault="00333F17" w:rsidP="000A17F5">
      <w:pPr>
        <w:pStyle w:val="Testocommento"/>
      </w:pPr>
      <w:r>
        <w:rPr>
          <w:rStyle w:val="Rimandocommento"/>
        </w:rPr>
        <w:annotationRef/>
      </w:r>
      <w:r>
        <w:t>LOCKS AFTEWARDS</w:t>
      </w:r>
    </w:p>
  </w:comment>
  <w:comment w:id="1121" w:author="Etion Pinari [2]" w:date="2020-12-06T20:27:00Z" w:initials="EP">
    <w:p w14:paraId="4EDC165C" w14:textId="77777777" w:rsidR="00333F17" w:rsidRDefault="00333F17" w:rsidP="000A17F5">
      <w:pPr>
        <w:pStyle w:val="Testocommento"/>
      </w:pPr>
      <w:r>
        <w:rPr>
          <w:rStyle w:val="Rimandocommento"/>
        </w:rPr>
        <w:annotationRef/>
      </w:r>
      <w:r>
        <w:t>Add shared phenomena</w:t>
      </w:r>
    </w:p>
  </w:comment>
  <w:comment w:id="1131" w:author="Etion Pinari [2]" w:date="2020-12-03T20:36:00Z" w:initials="EP">
    <w:p w14:paraId="50ABBCDB" w14:textId="77777777" w:rsidR="00333F17" w:rsidRDefault="00333F17" w:rsidP="00650F3E">
      <w:pPr>
        <w:pStyle w:val="Testocommento"/>
      </w:pPr>
      <w:r>
        <w:rPr>
          <w:rStyle w:val="Rimandocommento"/>
        </w:rPr>
        <w:annotationRef/>
      </w:r>
      <w:r>
        <w:t xml:space="preserve"> New as of 3 December 2020</w:t>
      </w:r>
    </w:p>
  </w:comment>
  <w:comment w:id="1148" w:author="Etion Pinari [2]" w:date="2020-12-03T21:41:00Z" w:initials="EP">
    <w:p w14:paraId="6778F6DF" w14:textId="77777777" w:rsidR="00333F17" w:rsidRDefault="00333F17" w:rsidP="00650F3E">
      <w:pPr>
        <w:pStyle w:val="Testocommento"/>
      </w:pPr>
      <w:r>
        <w:rPr>
          <w:rStyle w:val="Rimandocommento"/>
        </w:rPr>
        <w:annotationRef/>
      </w:r>
      <w:r>
        <w:t>And their qr codes (?)</w:t>
      </w:r>
    </w:p>
  </w:comment>
  <w:comment w:id="1149" w:author="Etion Pinari [2]" w:date="2020-12-11T13:13:00Z" w:initials="EP">
    <w:p w14:paraId="26A3B6A2" w14:textId="77777777" w:rsidR="00333F17" w:rsidRDefault="00333F17" w:rsidP="00650F3E">
      <w:pPr>
        <w:pStyle w:val="Testocommento"/>
      </w:pPr>
      <w:r>
        <w:rPr>
          <w:rStyle w:val="Rimandocommento"/>
        </w:rPr>
        <w:annotationRef/>
      </w:r>
      <w:r>
        <w:t>Previously: phone</w:t>
      </w:r>
    </w:p>
  </w:comment>
  <w:comment w:id="1162" w:author="Etion Pinari [2]" w:date="2020-12-08T11:09:00Z" w:initials="EP">
    <w:p w14:paraId="71A234B9" w14:textId="77777777" w:rsidR="00333F17" w:rsidRDefault="00333F17" w:rsidP="00650F3E">
      <w:pPr>
        <w:pStyle w:val="Testocommento"/>
      </w:pPr>
      <w:r>
        <w:rPr>
          <w:rStyle w:val="Rimandocommento"/>
        </w:rPr>
        <w:annotationRef/>
      </w:r>
      <w:r>
        <w:t xml:space="preserve">Difference between normal ticket and book a visit function </w:t>
      </w:r>
    </w:p>
  </w:comment>
  <w:comment w:id="1204" w:author="Etion Pinari [2]" w:date="2020-12-03T20:30:00Z" w:initials="EP">
    <w:p w14:paraId="76CD8F2C" w14:textId="77777777" w:rsidR="00333F17" w:rsidRDefault="00333F17" w:rsidP="00650F3E">
      <w:pPr>
        <w:pStyle w:val="Testocommento"/>
      </w:pPr>
      <w:r>
        <w:rPr>
          <w:rStyle w:val="Rimandocommento"/>
        </w:rPr>
        <w:annotationRef/>
      </w:r>
      <w:r>
        <w:t>New as of 03 Dec</w:t>
      </w:r>
    </w:p>
  </w:comment>
  <w:comment w:id="1205" w:author="Etion Pinari [2]" w:date="2020-12-03T22:27:00Z" w:initials="EP">
    <w:p w14:paraId="46FA6F77" w14:textId="77777777" w:rsidR="00333F17" w:rsidRDefault="00333F17" w:rsidP="00650F3E">
      <w:pPr>
        <w:pStyle w:val="Testocommento"/>
      </w:pPr>
      <w:r>
        <w:rPr>
          <w:rStyle w:val="Rimandocommento"/>
        </w:rPr>
        <w:annotationRef/>
      </w:r>
      <w:r>
        <w:t>What if turnstiles have no inherent qr code scanner?</w:t>
      </w:r>
    </w:p>
  </w:comment>
  <w:comment w:id="1210" w:author="Etion Pinari [2]" w:date="2020-12-03T20:30:00Z" w:initials="EP">
    <w:p w14:paraId="1092F20A" w14:textId="77777777" w:rsidR="00333F17" w:rsidRDefault="00333F17" w:rsidP="00650F3E">
      <w:pPr>
        <w:pStyle w:val="Testocommento"/>
      </w:pPr>
      <w:r>
        <w:rPr>
          <w:rStyle w:val="Rimandocommento"/>
        </w:rPr>
        <w:annotationRef/>
      </w:r>
      <w:r>
        <w:t>New as of 03 Dec</w:t>
      </w:r>
    </w:p>
  </w:comment>
  <w:comment w:id="1215" w:author="Etion Pinari [2]" w:date="2020-12-06T19:50:00Z" w:initials="EP">
    <w:p w14:paraId="705C19E2" w14:textId="77777777" w:rsidR="00333F17" w:rsidRDefault="00333F17" w:rsidP="00650F3E">
      <w:pPr>
        <w:pStyle w:val="Testocommento"/>
      </w:pPr>
      <w:r>
        <w:rPr>
          <w:rStyle w:val="Rimandocommento"/>
        </w:rPr>
        <w:annotationRef/>
      </w:r>
      <w:r>
        <w:t>LOCKS AFTEWARDS</w:t>
      </w:r>
    </w:p>
  </w:comment>
  <w:comment w:id="1224" w:author="Etion Pinari [2]" w:date="2020-12-06T20:27:00Z" w:initials="EP">
    <w:p w14:paraId="1859F268" w14:textId="77777777" w:rsidR="00333F17" w:rsidRDefault="00333F17" w:rsidP="00650F3E">
      <w:pPr>
        <w:pStyle w:val="Testocommento"/>
      </w:pPr>
      <w:r>
        <w:rPr>
          <w:rStyle w:val="Rimandocommento"/>
        </w:rPr>
        <w:annotationRef/>
      </w:r>
      <w:r>
        <w:t>Add shared phenomena</w:t>
      </w:r>
    </w:p>
  </w:comment>
  <w:comment w:id="1227" w:author="Etion Pinari [2]" w:date="2020-12-06T20:50:00Z" w:initials="EP">
    <w:p w14:paraId="738A28C2" w14:textId="77777777" w:rsidR="00333F17" w:rsidRDefault="00333F17" w:rsidP="00417F4B">
      <w:pPr>
        <w:pStyle w:val="Testocommento"/>
      </w:pPr>
      <w:r>
        <w:rPr>
          <w:rStyle w:val="Rimandocommento"/>
        </w:rPr>
        <w:annotationRef/>
      </w:r>
      <w:r>
        <w:t>New, wording is to check</w:t>
      </w:r>
    </w:p>
  </w:comment>
  <w:comment w:id="1226" w:author="Etion Pinari [2]" w:date="2020-12-07T19:15:00Z" w:initials="EP">
    <w:p w14:paraId="164A7DAF" w14:textId="77777777" w:rsidR="00333F17" w:rsidRDefault="00333F17" w:rsidP="00417F4B">
      <w:pPr>
        <w:pStyle w:val="Testocommento"/>
      </w:pPr>
      <w:r>
        <w:rPr>
          <w:rStyle w:val="Rimandocommento"/>
        </w:rPr>
        <w:annotationRef/>
      </w:r>
      <w:r>
        <w:t>Added another FR r18</w:t>
      </w:r>
    </w:p>
  </w:comment>
  <w:comment w:id="1236" w:author="Etion Pinari [2]" w:date="2020-12-07T19:26:00Z" w:initials="EP">
    <w:p w14:paraId="42C468EF" w14:textId="77777777" w:rsidR="00333F17" w:rsidRDefault="00333F17" w:rsidP="00417F4B">
      <w:pPr>
        <w:pStyle w:val="Testocommento"/>
      </w:pPr>
      <w:r>
        <w:rPr>
          <w:rStyle w:val="Rimandocommento"/>
        </w:rPr>
        <w:annotationRef/>
      </w:r>
      <w:r>
        <w:t>Check wording</w:t>
      </w:r>
    </w:p>
  </w:comment>
  <w:comment w:id="1237" w:author="Etion Pinari [2]" w:date="2020-12-03T20:30:00Z" w:initials="EP">
    <w:p w14:paraId="03FA61CF" w14:textId="77777777" w:rsidR="00333F17" w:rsidRDefault="00333F17" w:rsidP="00417F4B">
      <w:pPr>
        <w:pStyle w:val="Testocommento"/>
      </w:pPr>
      <w:r>
        <w:rPr>
          <w:rStyle w:val="Rimandocommento"/>
        </w:rPr>
        <w:annotationRef/>
      </w:r>
      <w:r>
        <w:t>New as of 03 Dec</w:t>
      </w:r>
    </w:p>
  </w:comment>
  <w:comment w:id="1238" w:author="Etion Pinari [2]" w:date="2020-12-03T22:27:00Z" w:initials="EP">
    <w:p w14:paraId="3786F287" w14:textId="77777777" w:rsidR="00333F17" w:rsidRDefault="00333F17" w:rsidP="00417F4B">
      <w:pPr>
        <w:pStyle w:val="Testocommento"/>
      </w:pPr>
      <w:r>
        <w:rPr>
          <w:rStyle w:val="Rimandocommento"/>
        </w:rPr>
        <w:annotationRef/>
      </w:r>
      <w:r>
        <w:t>What if turnstiles have no inherent qr code scanner?</w:t>
      </w:r>
    </w:p>
  </w:comment>
  <w:comment w:id="1239" w:author="Etion Pinari [2]" w:date="2020-12-03T20:30:00Z" w:initials="EP">
    <w:p w14:paraId="4F1304F3" w14:textId="77777777" w:rsidR="00333F17" w:rsidRDefault="00333F17" w:rsidP="00417F4B">
      <w:pPr>
        <w:pStyle w:val="Testocommento"/>
      </w:pPr>
      <w:r>
        <w:rPr>
          <w:rStyle w:val="Rimandocommento"/>
        </w:rPr>
        <w:annotationRef/>
      </w:r>
      <w:r>
        <w:t>New as of 03 Dec</w:t>
      </w:r>
    </w:p>
  </w:comment>
  <w:comment w:id="1240" w:author="Etion Pinari [2]" w:date="2020-12-06T19:50:00Z" w:initials="EP">
    <w:p w14:paraId="27B1CB4D" w14:textId="77777777" w:rsidR="00333F17" w:rsidRDefault="00333F17" w:rsidP="00417F4B">
      <w:pPr>
        <w:pStyle w:val="Testocommento"/>
      </w:pPr>
      <w:r>
        <w:rPr>
          <w:rStyle w:val="Rimandocommento"/>
        </w:rPr>
        <w:annotationRef/>
      </w:r>
      <w:r>
        <w:t>LOCKS AFTEWARDS</w:t>
      </w:r>
    </w:p>
  </w:comment>
  <w:comment w:id="1241" w:author="Etion Pinari [2]" w:date="2020-12-06T20:27:00Z" w:initials="EP">
    <w:p w14:paraId="6AD10776" w14:textId="77777777" w:rsidR="00333F17" w:rsidRDefault="00333F17" w:rsidP="00417F4B">
      <w:pPr>
        <w:pStyle w:val="Testocommento"/>
      </w:pPr>
      <w:r>
        <w:rPr>
          <w:rStyle w:val="Rimandocommento"/>
        </w:rPr>
        <w:annotationRef/>
      </w:r>
      <w:r>
        <w:t>Add shared phenomena</w:t>
      </w:r>
    </w:p>
  </w:comment>
  <w:comment w:id="1252" w:author="Etion Pinari [2]" w:date="2020-12-03T20:30:00Z" w:initials="EP">
    <w:p w14:paraId="70182670" w14:textId="77777777" w:rsidR="00333F17" w:rsidRDefault="00333F17" w:rsidP="00417F4B">
      <w:pPr>
        <w:pStyle w:val="Testocommento"/>
      </w:pPr>
      <w:r>
        <w:rPr>
          <w:rStyle w:val="Rimandocommento"/>
        </w:rPr>
        <w:annotationRef/>
      </w:r>
      <w:r>
        <w:t>New as of 03 Dec</w:t>
      </w:r>
    </w:p>
  </w:comment>
  <w:comment w:id="1253" w:author="Etion Pinari [2]" w:date="2020-12-06T19:50:00Z" w:initials="EP">
    <w:p w14:paraId="6987782B" w14:textId="77777777" w:rsidR="00333F17" w:rsidRDefault="00333F17" w:rsidP="00417F4B">
      <w:pPr>
        <w:pStyle w:val="Testocommento"/>
      </w:pPr>
      <w:r>
        <w:rPr>
          <w:rStyle w:val="Rimandocommento"/>
        </w:rPr>
        <w:annotationRef/>
      </w:r>
      <w:r>
        <w:t>LOCKS AFTEWARDS</w:t>
      </w:r>
    </w:p>
  </w:comment>
  <w:comment w:id="1254" w:author="Etion Pinari [2]" w:date="2020-12-06T20:27:00Z" w:initials="EP">
    <w:p w14:paraId="0D19EF9A" w14:textId="77777777" w:rsidR="00333F17" w:rsidRDefault="00333F17" w:rsidP="00417F4B">
      <w:pPr>
        <w:pStyle w:val="Testocommento"/>
      </w:pPr>
      <w:r>
        <w:rPr>
          <w:rStyle w:val="Rimandocommento"/>
        </w:rPr>
        <w:annotationRef/>
      </w:r>
      <w:r>
        <w:t>Add shared phenomena</w:t>
      </w:r>
    </w:p>
  </w:comment>
  <w:comment w:id="1266" w:author="Etion Pinari [2]" w:date="2020-12-06T20:27:00Z" w:initials="EP">
    <w:p w14:paraId="3709A297" w14:textId="77777777" w:rsidR="00333F17" w:rsidRDefault="00333F17" w:rsidP="00417F4B">
      <w:pPr>
        <w:pStyle w:val="Testocommento"/>
      </w:pPr>
      <w:r>
        <w:rPr>
          <w:rStyle w:val="Rimandocommento"/>
        </w:rPr>
        <w:annotationRef/>
      </w:r>
      <w:r>
        <w:t>Add shared phenomena</w:t>
      </w:r>
    </w:p>
  </w:comment>
  <w:comment w:id="1365" w:author="Etion Pinari [2]" w:date="2020-12-06T20:27:00Z" w:initials="EP">
    <w:p w14:paraId="07AF44D0" w14:textId="77777777" w:rsidR="00333F17" w:rsidRDefault="00333F17" w:rsidP="00417F4B">
      <w:pPr>
        <w:pStyle w:val="Testocommento"/>
      </w:pPr>
      <w:r>
        <w:rPr>
          <w:rStyle w:val="Rimandocommento"/>
        </w:rPr>
        <w:annotationRef/>
      </w:r>
      <w:r>
        <w:t>Add shared phenomena</w:t>
      </w:r>
    </w:p>
  </w:comment>
  <w:comment w:id="1430" w:author="Etion Pinari [2]" w:date="2020-12-08T12:11:00Z" w:initials="EP">
    <w:p w14:paraId="69EF9DC0" w14:textId="77777777" w:rsidR="00333F17" w:rsidRDefault="00333F17" w:rsidP="00417F4B">
      <w:pPr>
        <w:pStyle w:val="Testocommento"/>
      </w:pPr>
      <w:r>
        <w:rPr>
          <w:rStyle w:val="Rimandocommento"/>
        </w:rPr>
        <w:annotationRef/>
      </w:r>
      <w:r>
        <w:t>No need for any assumptions, because it is just a server side prenotation</w:t>
      </w:r>
    </w:p>
  </w:comment>
  <w:comment w:id="1482" w:author="Etion Pinari [2]" w:date="2020-12-07T21:39:00Z" w:initials="EP">
    <w:p w14:paraId="62488817" w14:textId="77777777" w:rsidR="00333F17" w:rsidRDefault="00333F17" w:rsidP="00417F4B">
      <w:pPr>
        <w:pStyle w:val="Testocommento"/>
      </w:pPr>
      <w:r>
        <w:rPr>
          <w:rStyle w:val="Rimandocommento"/>
        </w:rPr>
        <w:annotationRef/>
      </w:r>
      <w:r>
        <w:t>Change goal in section 1</w:t>
      </w:r>
    </w:p>
  </w:comment>
  <w:comment w:id="1483" w:author="Etion Pinari [2]" w:date="2020-12-08T12:29:00Z" w:initials="EP">
    <w:p w14:paraId="1399B7CB" w14:textId="77777777" w:rsidR="00333F17" w:rsidRDefault="00333F17" w:rsidP="00417F4B">
      <w:pPr>
        <w:pStyle w:val="Testocommento"/>
      </w:pPr>
      <w:r>
        <w:rPr>
          <w:rStyle w:val="Rimandocommento"/>
        </w:rPr>
        <w:annotationRef/>
      </w:r>
      <w:r>
        <w:rPr>
          <w:rStyle w:val="Rimandocommento"/>
        </w:rPr>
        <w:t>Really necessary?</w:t>
      </w:r>
    </w:p>
  </w:comment>
  <w:comment w:id="1520" w:author="Etion Pinari [2]" w:date="2020-12-03T23:08:00Z" w:initials="EP">
    <w:p w14:paraId="0B2CADA2" w14:textId="77777777" w:rsidR="00333F17" w:rsidRDefault="00333F17" w:rsidP="00417F4B">
      <w:pPr>
        <w:pStyle w:val="Testocommento"/>
      </w:pPr>
      <w:r>
        <w:rPr>
          <w:rStyle w:val="Rimandocommento"/>
        </w:rPr>
        <w:annotationRef/>
      </w:r>
      <w:r>
        <w:t>Necessary for algorithm not for RASD</w:t>
      </w:r>
    </w:p>
  </w:comment>
  <w:comment w:id="1521" w:author="Etion Pinari [2]" w:date="2020-12-06T19:59:00Z" w:initials="EP">
    <w:p w14:paraId="4C0DCCE2" w14:textId="77777777" w:rsidR="00333F17" w:rsidRDefault="00333F17" w:rsidP="00417F4B">
      <w:pPr>
        <w:pStyle w:val="Testocommento"/>
      </w:pPr>
      <w:r>
        <w:rPr>
          <w:rStyle w:val="Rimandocommento"/>
        </w:rPr>
        <w:annotationRef/>
      </w:r>
      <w:r>
        <w:t>Street</w:t>
      </w:r>
    </w:p>
  </w:comment>
  <w:comment w:id="1522" w:author="Etion Pinari [2]" w:date="2020-12-06T20:50:00Z" w:initials="EP">
    <w:p w14:paraId="4879DA4F" w14:textId="77777777" w:rsidR="00333F17" w:rsidRDefault="00333F17" w:rsidP="00417F4B">
      <w:pPr>
        <w:pStyle w:val="Testocommento"/>
      </w:pPr>
      <w:r>
        <w:rPr>
          <w:rStyle w:val="Rimandocommento"/>
        </w:rPr>
        <w:annotationRef/>
      </w:r>
      <w:r>
        <w:t>New, wording is to check</w:t>
      </w:r>
    </w:p>
  </w:comment>
  <w:comment w:id="1523" w:author="Etion Pinari [2]" w:date="2020-12-07T19:15:00Z" w:initials="EP">
    <w:p w14:paraId="05B8EB3C" w14:textId="77777777" w:rsidR="00333F17" w:rsidRDefault="00333F17" w:rsidP="00417F4B">
      <w:pPr>
        <w:pStyle w:val="Testocommento"/>
      </w:pPr>
      <w:r>
        <w:rPr>
          <w:rStyle w:val="Rimandocommento"/>
        </w:rPr>
        <w:annotationRef/>
      </w:r>
      <w:r>
        <w:t>Added another FR r18</w:t>
      </w:r>
    </w:p>
  </w:comment>
  <w:comment w:id="1531" w:author="Giorgio Romeo" w:date="2020-12-04T12:11:00Z" w:initials="GR">
    <w:p w14:paraId="0CE243E2" w14:textId="77777777" w:rsidR="00333F17" w:rsidRPr="00417F4B" w:rsidRDefault="00333F17" w:rsidP="000A111F">
      <w:pPr>
        <w:pStyle w:val="Testocommento"/>
      </w:pPr>
      <w:r>
        <w:rPr>
          <w:rStyle w:val="Rimandocommento"/>
        </w:rPr>
        <w:annotationRef/>
      </w:r>
      <w:r w:rsidRPr="00417F4B">
        <w:t>Prints?</w:t>
      </w:r>
    </w:p>
  </w:comment>
  <w:comment w:id="1551" w:author="Giorgio Romeo" w:date="2020-12-08T15:47:00Z" w:initials="GR">
    <w:p w14:paraId="7C7592CE" w14:textId="7D99B8F9" w:rsidR="00333F17" w:rsidRPr="009B18A7" w:rsidRDefault="00333F17">
      <w:pPr>
        <w:pStyle w:val="Testocommento"/>
        <w:rPr>
          <w:lang w:val="it-IT"/>
        </w:rPr>
      </w:pPr>
      <w:r>
        <w:rPr>
          <w:rStyle w:val="Rimandocommento"/>
        </w:rPr>
        <w:annotationRef/>
      </w:r>
      <w:r w:rsidRPr="009B18A7">
        <w:rPr>
          <w:lang w:val="it-IT"/>
        </w:rPr>
        <w:t>Modified</w:t>
      </w:r>
    </w:p>
  </w:comment>
  <w:comment w:id="1552" w:author="Etion Pinari [2]" w:date="2020-12-10T19:05:00Z" w:initials="EP">
    <w:p w14:paraId="5EA72D38" w14:textId="6DC00787" w:rsidR="00333F17" w:rsidRPr="007818DD" w:rsidRDefault="00333F17">
      <w:pPr>
        <w:pStyle w:val="Testocommento"/>
        <w:rPr>
          <w:lang w:val="it-IT"/>
        </w:rPr>
      </w:pPr>
      <w:r>
        <w:rPr>
          <w:rStyle w:val="Rimandocommento"/>
        </w:rPr>
        <w:annotationRef/>
      </w:r>
      <w:r w:rsidRPr="007818DD">
        <w:rPr>
          <w:lang w:val="it-IT"/>
        </w:rPr>
        <w:t>To remove imo</w:t>
      </w:r>
    </w:p>
  </w:comment>
  <w:comment w:id="1553" w:author="Etion Pinari [2]" w:date="2020-12-10T19:08:00Z" w:initials="EP">
    <w:p w14:paraId="38FB79C3" w14:textId="1A5AEAAF" w:rsidR="00333F17" w:rsidRDefault="00333F17"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333F17" w:rsidRDefault="00333F17">
      <w:pPr>
        <w:pStyle w:val="Testocommento"/>
      </w:pPr>
    </w:p>
  </w:comment>
  <w:comment w:id="1556" w:author="Etion Pinari [2]" w:date="2020-12-10T18:55:00Z" w:initials="EP">
    <w:p w14:paraId="2421E088" w14:textId="20B47EC7" w:rsidR="00333F17" w:rsidRPr="00182C8C" w:rsidRDefault="00333F17">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554" w:author="Giorgio Romeo" w:date="2020-12-08T15:34:00Z" w:initials="GR">
    <w:p w14:paraId="0505193D" w14:textId="4D38C667" w:rsidR="00333F17" w:rsidRPr="009B18A7" w:rsidRDefault="00333F17">
      <w:pPr>
        <w:pStyle w:val="Testocommento"/>
        <w:rPr>
          <w:lang w:val="it-IT"/>
        </w:rPr>
      </w:pPr>
      <w:r>
        <w:rPr>
          <w:rStyle w:val="Rimandocommento"/>
        </w:rPr>
        <w:annotationRef/>
      </w:r>
      <w:r w:rsidRPr="009B18A7">
        <w:rPr>
          <w:lang w:val="it-IT"/>
        </w:rPr>
        <w:t>Modified</w:t>
      </w:r>
    </w:p>
  </w:comment>
  <w:comment w:id="1555" w:author="Etion Pinari [2]" w:date="2020-12-10T19:08:00Z" w:initials="EP">
    <w:p w14:paraId="1392FEAF" w14:textId="09414B38" w:rsidR="00333F17" w:rsidRPr="00DC7F1F" w:rsidRDefault="00333F17">
      <w:pPr>
        <w:pStyle w:val="Testocommento"/>
        <w:rPr>
          <w:lang w:val="it-IT"/>
        </w:rPr>
      </w:pPr>
      <w:r>
        <w:rPr>
          <w:rStyle w:val="Rimandocommento"/>
        </w:rPr>
        <w:annotationRef/>
      </w:r>
    </w:p>
  </w:comment>
  <w:comment w:id="1557" w:author="Etion Pinari [2]" w:date="2020-12-03T20:36:00Z" w:initials="EP">
    <w:p w14:paraId="41ABB1B0" w14:textId="77777777" w:rsidR="00333F17" w:rsidRDefault="00333F17" w:rsidP="0073751A">
      <w:pPr>
        <w:pStyle w:val="Testocommento"/>
      </w:pPr>
      <w:r>
        <w:rPr>
          <w:rStyle w:val="Rimandocommento"/>
        </w:rPr>
        <w:annotationRef/>
      </w:r>
    </w:p>
  </w:comment>
  <w:comment w:id="1564" w:author="Etion Pinari [2]" w:date="2020-12-08T11:09:00Z" w:initials="EP">
    <w:p w14:paraId="7A8DF348" w14:textId="77777777" w:rsidR="00333F17" w:rsidRDefault="00333F17">
      <w:pPr>
        <w:pStyle w:val="Testocommento"/>
      </w:pPr>
    </w:p>
    <w:p w14:paraId="72CC8D5E" w14:textId="77777777" w:rsidR="00333F17" w:rsidRDefault="00333F17" w:rsidP="0073751A">
      <w:pPr>
        <w:pStyle w:val="Testocommento"/>
      </w:pPr>
    </w:p>
  </w:comment>
  <w:comment w:id="1567" w:author="" w:initials="">
    <w:p w14:paraId="32BB0D17" w14:textId="77777777" w:rsidR="00333F17" w:rsidRDefault="00333F17">
      <w:pPr>
        <w:pStyle w:val="Testocommento"/>
      </w:pPr>
      <w:r>
        <w:rPr>
          <w:rStyle w:val="Rimandocommento"/>
        </w:rPr>
        <w:annotationRef/>
      </w:r>
    </w:p>
  </w:comment>
  <w:comment w:id="1568" w:author="Etion Pinari [2]" w:date="2020-12-08T11:09:00Z" w:initials="EP">
    <w:p w14:paraId="2C584696" w14:textId="77777777" w:rsidR="00333F17" w:rsidRDefault="00333F17" w:rsidP="0073751A">
      <w:pPr>
        <w:pStyle w:val="Testocommento"/>
      </w:pPr>
      <w:r>
        <w:rPr>
          <w:rStyle w:val="Rimandocommento"/>
        </w:rPr>
        <w:annotationRef/>
      </w:r>
    </w:p>
  </w:comment>
  <w:comment w:id="1569" w:author="Etion Pinari [2]" w:date="2020-12-03T20:30:00Z" w:initials="EP">
    <w:p w14:paraId="5198B0A6" w14:textId="77777777" w:rsidR="00333F17" w:rsidRPr="0073751A" w:rsidRDefault="00333F17" w:rsidP="0073751A">
      <w:pPr>
        <w:pStyle w:val="Testocommento"/>
        <w:rPr>
          <w:lang w:val="it-IT"/>
        </w:rPr>
      </w:pPr>
      <w:r w:rsidRPr="0073751A">
        <w:rPr>
          <w:lang w:val="it-IT"/>
        </w:rPr>
        <w:t>c</w:t>
      </w:r>
    </w:p>
  </w:comment>
  <w:comment w:id="1570" w:author="Etion Pinari [2]" w:date="2020-12-03T22:27:00Z" w:initials="EP">
    <w:p w14:paraId="69BDA712" w14:textId="77777777" w:rsidR="00333F17" w:rsidRPr="0073751A" w:rsidRDefault="00333F17" w:rsidP="0073751A">
      <w:pPr>
        <w:pStyle w:val="Testocommento"/>
        <w:rPr>
          <w:lang w:val="it-IT"/>
        </w:rPr>
      </w:pPr>
      <w:r w:rsidRPr="0073751A">
        <w:rPr>
          <w:lang w:val="it-IT"/>
        </w:rPr>
        <w:t>?</w:t>
      </w:r>
    </w:p>
  </w:comment>
  <w:comment w:id="2690" w:author="Cristian Sbrolli" w:date="2020-12-04T22:55:00Z" w:initials="CS">
    <w:p w14:paraId="38C76A9F" w14:textId="77777777" w:rsidR="00333F17" w:rsidRDefault="00333F17">
      <w:pPr>
        <w:pStyle w:val="Testocommento"/>
      </w:pPr>
    </w:p>
    <w:p w14:paraId="2BBF446B" w14:textId="77777777" w:rsidR="00333F17" w:rsidRPr="0073751A" w:rsidRDefault="00333F17"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4896E9B1" w15:done="0"/>
  <w15:commentEx w15:paraId="6FB22577"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555DF033" w15:done="0"/>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2D8B5B76" w15:done="0"/>
  <w15:commentEx w15:paraId="022C246E" w15:done="0"/>
  <w15:commentEx w15:paraId="727E3054" w15:done="1"/>
  <w15:commentEx w15:paraId="6E10F256" w15:done="1"/>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50ABBCDB" w15:done="1"/>
  <w15:commentEx w15:paraId="6778F6DF" w15:done="1"/>
  <w15:commentEx w15:paraId="26A3B6A2" w15:done="0"/>
  <w15:commentEx w15:paraId="71A234B9" w15:done="1"/>
  <w15:commentEx w15:paraId="76CD8F2C" w15:done="1"/>
  <w15:commentEx w15:paraId="46FA6F77" w15:done="1"/>
  <w15:commentEx w15:paraId="1092F20A" w15:done="1"/>
  <w15:commentEx w15:paraId="705C19E2" w15:done="1"/>
  <w15:commentEx w15:paraId="1859F268"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8DA371" w16cex:dateUtc="2020-12-23T10:07:00Z"/>
  <w16cex:commentExtensible w16cex:durableId="238DA378" w16cex:dateUtc="2020-12-23T10:07: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D99CE" w16cex:dateUtc="2020-12-23T09:26: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8D9E3D" w16cex:dateUtc="2020-12-23T09:45:00Z"/>
  <w16cex:commentExtensible w16cex:durableId="238DA77B" w16cex:dateUtc="2020-12-07T19:05:00Z"/>
  <w16cex:commentExtensible w16cex:durableId="238DA77A" w16cex:dateUtc="2020-12-05T02:34:00Z"/>
  <w16cex:commentExtensible w16cex:durableId="238DA779" w16cex:dateUtc="2020-12-06T18:13: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8DA9EB"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4896E9B1" w16cid:durableId="238DA371"/>
  <w16cid:commentId w16cid:paraId="6FB22577" w16cid:durableId="238DA378"/>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555DF033" w16cid:durableId="238D99CE"/>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2D8B5B76" w16cid:durableId="238D9E3D"/>
  <w16cid:commentId w16cid:paraId="022C246E" w16cid:durableId="238DA77B"/>
  <w16cid:commentId w16cid:paraId="727E3054" w16cid:durableId="238DA77A"/>
  <w16cid:commentId w16cid:paraId="6E10F256" w16cid:durableId="238DA77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50ABBCDB" w16cid:durableId="238DA9ED"/>
  <w16cid:commentId w16cid:paraId="6778F6DF" w16cid:durableId="238DA9EC"/>
  <w16cid:commentId w16cid:paraId="26A3B6A2" w16cid:durableId="238DA9EB"/>
  <w16cid:commentId w16cid:paraId="71A234B9" w16cid:durableId="238DA9EA"/>
  <w16cid:commentId w16cid:paraId="76CD8F2C" w16cid:durableId="238DA9E9"/>
  <w16cid:commentId w16cid:paraId="46FA6F77" w16cid:durableId="238DA9E8"/>
  <w16cid:commentId w16cid:paraId="1092F20A" w16cid:durableId="238DA9E7"/>
  <w16cid:commentId w16cid:paraId="705C19E2" w16cid:durableId="238DA9E6"/>
  <w16cid:commentId w16cid:paraId="1859F268" w16cid:durableId="238DA9E5"/>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5E0FB" w14:textId="77777777" w:rsidR="007F0B62" w:rsidRDefault="007F0B62" w:rsidP="00936631">
      <w:pPr>
        <w:spacing w:after="0" w:line="240" w:lineRule="auto"/>
      </w:pPr>
      <w:r>
        <w:separator/>
      </w:r>
    </w:p>
  </w:endnote>
  <w:endnote w:type="continuationSeparator" w:id="0">
    <w:p w14:paraId="56456723" w14:textId="77777777" w:rsidR="007F0B62" w:rsidRDefault="007F0B62"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333F17" w:rsidRPr="00295A63" w:rsidRDefault="00333F17">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333F17" w:rsidRDefault="00333F1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6AB37" w14:textId="77777777" w:rsidR="007F0B62" w:rsidRDefault="007F0B62" w:rsidP="00936631">
      <w:pPr>
        <w:spacing w:after="0" w:line="240" w:lineRule="auto"/>
      </w:pPr>
      <w:r>
        <w:separator/>
      </w:r>
    </w:p>
  </w:footnote>
  <w:footnote w:type="continuationSeparator" w:id="0">
    <w:p w14:paraId="3CBF1175" w14:textId="77777777" w:rsidR="007F0B62" w:rsidRDefault="007F0B62" w:rsidP="00936631">
      <w:pPr>
        <w:spacing w:after="0" w:line="240" w:lineRule="auto"/>
      </w:pPr>
      <w:r>
        <w:continuationSeparator/>
      </w:r>
    </w:p>
  </w:footnote>
  <w:footnote w:id="1">
    <w:p w14:paraId="67402E2C" w14:textId="65529598" w:rsidR="00333F17" w:rsidRPr="00B920D4" w:rsidDel="00B2690D" w:rsidRDefault="00333F17" w:rsidP="00D01022">
      <w:pPr>
        <w:pStyle w:val="Nessunaspaziatura"/>
        <w:rPr>
          <w:del w:id="418" w:author="Cristian Sbrolli" w:date="2020-12-20T12:09:00Z"/>
          <w:rStyle w:val="Enfasidelicata"/>
          <w:szCs w:val="24"/>
        </w:rPr>
      </w:pPr>
      <w:del w:id="419"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333F17" w:rsidRPr="00F90645" w:rsidDel="00B2690D" w:rsidRDefault="00333F17">
      <w:pPr>
        <w:pStyle w:val="Testonotaapidipagina"/>
        <w:rPr>
          <w:del w:id="420"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6DB365A"/>
    <w:multiLevelType w:val="hybridMultilevel"/>
    <w:tmpl w:val="AD4E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1"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3"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4"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2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1"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2"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4"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5"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8"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9"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4"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5"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7"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8"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9"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60"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8"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1"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9"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2"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8"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9"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100"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2"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3"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6"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7"/>
  </w:num>
  <w:num w:numId="2">
    <w:abstractNumId w:val="46"/>
  </w:num>
  <w:num w:numId="3">
    <w:abstractNumId w:val="51"/>
  </w:num>
  <w:num w:numId="4">
    <w:abstractNumId w:val="69"/>
  </w:num>
  <w:num w:numId="5">
    <w:abstractNumId w:val="99"/>
  </w:num>
  <w:num w:numId="6">
    <w:abstractNumId w:val="33"/>
  </w:num>
  <w:num w:numId="7">
    <w:abstractNumId w:val="35"/>
  </w:num>
  <w:num w:numId="8">
    <w:abstractNumId w:val="38"/>
  </w:num>
  <w:num w:numId="9">
    <w:abstractNumId w:val="104"/>
  </w:num>
  <w:num w:numId="10">
    <w:abstractNumId w:val="95"/>
  </w:num>
  <w:num w:numId="11">
    <w:abstractNumId w:val="88"/>
  </w:num>
  <w:num w:numId="12">
    <w:abstractNumId w:val="57"/>
  </w:num>
  <w:num w:numId="13">
    <w:abstractNumId w:val="24"/>
  </w:num>
  <w:num w:numId="14">
    <w:abstractNumId w:val="81"/>
  </w:num>
  <w:num w:numId="15">
    <w:abstractNumId w:val="103"/>
  </w:num>
  <w:num w:numId="16">
    <w:abstractNumId w:val="64"/>
  </w:num>
  <w:num w:numId="17">
    <w:abstractNumId w:val="13"/>
  </w:num>
  <w:num w:numId="18">
    <w:abstractNumId w:val="76"/>
  </w:num>
  <w:num w:numId="19">
    <w:abstractNumId w:val="5"/>
  </w:num>
  <w:num w:numId="20">
    <w:abstractNumId w:val="89"/>
  </w:num>
  <w:num w:numId="21">
    <w:abstractNumId w:val="3"/>
  </w:num>
  <w:num w:numId="22">
    <w:abstractNumId w:val="101"/>
  </w:num>
  <w:num w:numId="23">
    <w:abstractNumId w:val="0"/>
  </w:num>
  <w:num w:numId="24">
    <w:abstractNumId w:val="59"/>
  </w:num>
  <w:num w:numId="25">
    <w:abstractNumId w:val="94"/>
  </w:num>
  <w:num w:numId="26">
    <w:abstractNumId w:val="85"/>
  </w:num>
  <w:num w:numId="27">
    <w:abstractNumId w:val="7"/>
  </w:num>
  <w:num w:numId="28">
    <w:abstractNumId w:val="32"/>
  </w:num>
  <w:num w:numId="29">
    <w:abstractNumId w:val="12"/>
  </w:num>
  <w:num w:numId="30">
    <w:abstractNumId w:val="75"/>
  </w:num>
  <w:num w:numId="31">
    <w:abstractNumId w:val="19"/>
  </w:num>
  <w:num w:numId="32">
    <w:abstractNumId w:val="23"/>
  </w:num>
  <w:num w:numId="33">
    <w:abstractNumId w:val="65"/>
  </w:num>
  <w:num w:numId="34">
    <w:abstractNumId w:val="54"/>
  </w:num>
  <w:num w:numId="35">
    <w:abstractNumId w:val="67"/>
  </w:num>
  <w:num w:numId="36">
    <w:abstractNumId w:val="10"/>
  </w:num>
  <w:num w:numId="37">
    <w:abstractNumId w:val="47"/>
  </w:num>
  <w:num w:numId="38">
    <w:abstractNumId w:val="56"/>
  </w:num>
  <w:num w:numId="39">
    <w:abstractNumId w:val="52"/>
  </w:num>
  <w:num w:numId="40">
    <w:abstractNumId w:val="70"/>
  </w:num>
  <w:num w:numId="41">
    <w:abstractNumId w:val="86"/>
  </w:num>
  <w:num w:numId="42">
    <w:abstractNumId w:val="58"/>
  </w:num>
  <w:num w:numId="43">
    <w:abstractNumId w:val="21"/>
  </w:num>
  <w:num w:numId="44">
    <w:abstractNumId w:val="73"/>
  </w:num>
  <w:num w:numId="45">
    <w:abstractNumId w:val="39"/>
  </w:num>
  <w:num w:numId="46">
    <w:abstractNumId w:val="43"/>
  </w:num>
  <w:num w:numId="47">
    <w:abstractNumId w:val="74"/>
  </w:num>
  <w:num w:numId="48">
    <w:abstractNumId w:val="55"/>
  </w:num>
  <w:num w:numId="49">
    <w:abstractNumId w:val="45"/>
  </w:num>
  <w:num w:numId="50">
    <w:abstractNumId w:val="20"/>
  </w:num>
  <w:num w:numId="51">
    <w:abstractNumId w:val="84"/>
  </w:num>
  <w:num w:numId="52">
    <w:abstractNumId w:val="27"/>
  </w:num>
  <w:num w:numId="53">
    <w:abstractNumId w:val="105"/>
  </w:num>
  <w:num w:numId="54">
    <w:abstractNumId w:val="44"/>
  </w:num>
  <w:num w:numId="55">
    <w:abstractNumId w:val="98"/>
  </w:num>
  <w:num w:numId="56">
    <w:abstractNumId w:val="15"/>
  </w:num>
  <w:num w:numId="57">
    <w:abstractNumId w:val="42"/>
  </w:num>
  <w:num w:numId="58">
    <w:abstractNumId w:val="48"/>
  </w:num>
  <w:num w:numId="59">
    <w:abstractNumId w:val="25"/>
  </w:num>
  <w:num w:numId="60">
    <w:abstractNumId w:val="50"/>
  </w:num>
  <w:num w:numId="61">
    <w:abstractNumId w:val="18"/>
  </w:num>
  <w:num w:numId="62">
    <w:abstractNumId w:val="26"/>
  </w:num>
  <w:num w:numId="63">
    <w:abstractNumId w:val="72"/>
  </w:num>
  <w:num w:numId="64">
    <w:abstractNumId w:val="14"/>
  </w:num>
  <w:num w:numId="65">
    <w:abstractNumId w:val="41"/>
  </w:num>
  <w:num w:numId="6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num>
  <w:num w:numId="69">
    <w:abstractNumId w:val="8"/>
  </w:num>
  <w:num w:numId="70">
    <w:abstractNumId w:val="61"/>
  </w:num>
  <w:num w:numId="71">
    <w:abstractNumId w:val="17"/>
  </w:num>
  <w:num w:numId="72">
    <w:abstractNumId w:val="90"/>
  </w:num>
  <w:num w:numId="73">
    <w:abstractNumId w:val="36"/>
  </w:num>
  <w:num w:numId="74">
    <w:abstractNumId w:val="68"/>
  </w:num>
  <w:num w:numId="75">
    <w:abstractNumId w:val="80"/>
  </w:num>
  <w:num w:numId="76">
    <w:abstractNumId w:val="87"/>
  </w:num>
  <w:num w:numId="77">
    <w:abstractNumId w:val="66"/>
  </w:num>
  <w:num w:numId="78">
    <w:abstractNumId w:val="102"/>
  </w:num>
  <w:num w:numId="79">
    <w:abstractNumId w:val="29"/>
  </w:num>
  <w:num w:numId="80">
    <w:abstractNumId w:val="31"/>
  </w:num>
  <w:num w:numId="81">
    <w:abstractNumId w:val="77"/>
  </w:num>
  <w:num w:numId="82">
    <w:abstractNumId w:val="83"/>
  </w:num>
  <w:num w:numId="83">
    <w:abstractNumId w:val="107"/>
  </w:num>
  <w:num w:numId="84">
    <w:abstractNumId w:val="30"/>
  </w:num>
  <w:num w:numId="85">
    <w:abstractNumId w:val="97"/>
  </w:num>
  <w:num w:numId="86">
    <w:abstractNumId w:val="49"/>
  </w:num>
  <w:num w:numId="87">
    <w:abstractNumId w:val="34"/>
  </w:num>
  <w:num w:numId="88">
    <w:abstractNumId w:val="1"/>
  </w:num>
  <w:num w:numId="89">
    <w:abstractNumId w:val="9"/>
  </w:num>
  <w:num w:numId="90">
    <w:abstractNumId w:val="78"/>
  </w:num>
  <w:num w:numId="91">
    <w:abstractNumId w:val="63"/>
  </w:num>
  <w:num w:numId="92">
    <w:abstractNumId w:val="40"/>
  </w:num>
  <w:num w:numId="93">
    <w:abstractNumId w:val="2"/>
  </w:num>
  <w:num w:numId="94">
    <w:abstractNumId w:val="100"/>
  </w:num>
  <w:num w:numId="95">
    <w:abstractNumId w:val="60"/>
  </w:num>
  <w:num w:numId="96">
    <w:abstractNumId w:val="11"/>
  </w:num>
  <w:num w:numId="97">
    <w:abstractNumId w:val="4"/>
  </w:num>
  <w:num w:numId="98">
    <w:abstractNumId w:val="93"/>
  </w:num>
  <w:num w:numId="99">
    <w:abstractNumId w:val="28"/>
  </w:num>
  <w:num w:numId="100">
    <w:abstractNumId w:val="92"/>
  </w:num>
  <w:num w:numId="101">
    <w:abstractNumId w:val="96"/>
  </w:num>
  <w:num w:numId="102">
    <w:abstractNumId w:val="71"/>
  </w:num>
  <w:num w:numId="103">
    <w:abstractNumId w:val="106"/>
  </w:num>
  <w:num w:numId="104">
    <w:abstractNumId w:val="16"/>
  </w:num>
  <w:num w:numId="105">
    <w:abstractNumId w:val="91"/>
  </w:num>
  <w:num w:numId="106">
    <w:abstractNumId w:val="22"/>
  </w:num>
  <w:num w:numId="107">
    <w:abstractNumId w:val="79"/>
  </w:num>
  <w:num w:numId="108">
    <w:abstractNumId w:val="62"/>
  </w:num>
  <w:num w:numId="109">
    <w:abstractNumId w:val="53"/>
  </w:num>
  <w:num w:numId="110">
    <w:abstractNumId w:val="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D4E40"/>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33F17"/>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B52A9"/>
    <w:rsid w:val="003C1EAB"/>
    <w:rsid w:val="003D153B"/>
    <w:rsid w:val="003D51B3"/>
    <w:rsid w:val="003D51FB"/>
    <w:rsid w:val="003D5695"/>
    <w:rsid w:val="003E2F26"/>
    <w:rsid w:val="003E5DD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5A09"/>
    <w:rsid w:val="004B7AB1"/>
    <w:rsid w:val="004C7417"/>
    <w:rsid w:val="004D5A6D"/>
    <w:rsid w:val="004E72E5"/>
    <w:rsid w:val="00501B01"/>
    <w:rsid w:val="005077B2"/>
    <w:rsid w:val="0050796D"/>
    <w:rsid w:val="00513AD3"/>
    <w:rsid w:val="00525390"/>
    <w:rsid w:val="00526931"/>
    <w:rsid w:val="005271FF"/>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0F3E"/>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158E"/>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0B6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D75D9"/>
    <w:rsid w:val="008E2DC4"/>
    <w:rsid w:val="008E5D05"/>
    <w:rsid w:val="008F51C9"/>
    <w:rsid w:val="008F6D57"/>
    <w:rsid w:val="00901E7C"/>
    <w:rsid w:val="00903306"/>
    <w:rsid w:val="00912CDD"/>
    <w:rsid w:val="00913189"/>
    <w:rsid w:val="00922C86"/>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A655F"/>
    <w:rsid w:val="00AB06D6"/>
    <w:rsid w:val="00AC6E28"/>
    <w:rsid w:val="00AC7136"/>
    <w:rsid w:val="00AD455C"/>
    <w:rsid w:val="00AD5273"/>
    <w:rsid w:val="00AE0093"/>
    <w:rsid w:val="00AE1191"/>
    <w:rsid w:val="00AF0044"/>
    <w:rsid w:val="00B0071C"/>
    <w:rsid w:val="00B02349"/>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012D"/>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54</Pages>
  <Words>13256</Words>
  <Characters>75560</Characters>
  <Application>Microsoft Office Word</Application>
  <DocSecurity>0</DocSecurity>
  <Lines>629</Lines>
  <Paragraphs>177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cp:revision>
  <cp:lastPrinted>2020-12-20T13:43:00Z</cp:lastPrinted>
  <dcterms:created xsi:type="dcterms:W3CDTF">2020-12-20T13:53:00Z</dcterms:created>
  <dcterms:modified xsi:type="dcterms:W3CDTF">2020-12-23T16:28:00Z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