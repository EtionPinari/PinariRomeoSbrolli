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r w:rsidRPr="00923D58">
        <w:rPr>
          <w:rFonts w:ascii="Bell MT" w:hAnsi="Bell MT"/>
        </w:rPr>
        <w:t>Covid Line up</w:t>
      </w:r>
    </w:p>
    <w:p w14:paraId="6D08120E" w14:textId="218DDCD2" w:rsidR="001118E3" w:rsidRPr="00923D58" w:rsidRDefault="001118E3" w:rsidP="00571C1D">
      <w:pPr>
        <w:pStyle w:val="Paragrafoelenco"/>
        <w:numPr>
          <w:ilvl w:val="0"/>
          <w:numId w:val="6"/>
        </w:numPr>
        <w:spacing w:line="240" w:lineRule="auto"/>
        <w:rPr>
          <w:rStyle w:val="Enfasidelicata"/>
          <w:rFonts w:ascii="Bell MT" w:hAnsi="Bell MT"/>
          <w:sz w:val="36"/>
          <w:szCs w:val="36"/>
        </w:rPr>
      </w:pPr>
      <w:r w:rsidRPr="00923D58">
        <w:rPr>
          <w:rStyle w:val="Enfasidelicata"/>
          <w:rFonts w:ascii="Bell MT" w:hAnsi="Bell MT"/>
          <w:sz w:val="36"/>
          <w:szCs w:val="36"/>
        </w:rPr>
        <w:t>INTRODUCTION</w:t>
      </w:r>
    </w:p>
    <w:p w14:paraId="69A992CD" w14:textId="77777777" w:rsidR="001118E3" w:rsidRPr="00923D58" w:rsidRDefault="001118E3" w:rsidP="00571C1D">
      <w:pPr>
        <w:spacing w:line="240" w:lineRule="auto"/>
        <w:rPr>
          <w:rStyle w:val="Enfasidelicata"/>
          <w:rFonts w:ascii="Bell MT" w:hAnsi="Bell MT"/>
          <w:i w:val="0"/>
          <w:iCs w:val="0"/>
          <w:sz w:val="24"/>
          <w:szCs w:val="24"/>
        </w:rPr>
      </w:pPr>
    </w:p>
    <w:p w14:paraId="0D3C8DC6" w14:textId="77777777" w:rsidR="00582023" w:rsidRPr="00923D58" w:rsidRDefault="001118E3" w:rsidP="00923D58">
      <w:pPr>
        <w:pStyle w:val="Paragrafoelenco"/>
        <w:numPr>
          <w:ilvl w:val="0"/>
          <w:numId w:val="7"/>
        </w:numPr>
        <w:spacing w:line="360" w:lineRule="auto"/>
        <w:rPr>
          <w:rStyle w:val="Enfasidelicata"/>
          <w:rFonts w:ascii="Bell MT" w:hAnsi="Bell MT"/>
          <w:i w:val="0"/>
          <w:iCs w:val="0"/>
          <w:sz w:val="32"/>
          <w:szCs w:val="32"/>
        </w:rPr>
      </w:pPr>
      <w:r w:rsidRPr="00923D58">
        <w:rPr>
          <w:rStyle w:val="Enfasidelicata"/>
          <w:rFonts w:ascii="Bell MT" w:hAnsi="Bell MT"/>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rFonts w:ascii="Bell MT" w:hAnsi="Bell MT"/>
          <w:i w:val="0"/>
          <w:iCs w:val="0"/>
          <w:sz w:val="28"/>
          <w:szCs w:val="28"/>
        </w:rPr>
      </w:pPr>
      <w:r w:rsidRPr="00923D58">
        <w:rPr>
          <w:rStyle w:val="Enfasidelicata"/>
          <w:rFonts w:ascii="Bell MT" w:hAnsi="Bell MT"/>
          <w:i w:val="0"/>
          <w:iCs w:val="0"/>
          <w:sz w:val="28"/>
          <w:szCs w:val="28"/>
        </w:rPr>
        <w:t>This document</w:t>
      </w:r>
      <w:r w:rsidR="00940766" w:rsidRPr="00923D58">
        <w:rPr>
          <w:rStyle w:val="Enfasidelicata"/>
          <w:rFonts w:ascii="Bell MT" w:hAnsi="Bell MT"/>
          <w:i w:val="0"/>
          <w:iCs w:val="0"/>
          <w:sz w:val="28"/>
          <w:szCs w:val="28"/>
        </w:rPr>
        <w:t xml:space="preserve"> has the purpose to clearly define the functionalities that the system</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to</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be will provide</w:t>
      </w:r>
      <w:r w:rsidR="006B446F" w:rsidRPr="00923D58">
        <w:rPr>
          <w:rStyle w:val="Enfasidelicata"/>
          <w:rFonts w:ascii="Bell MT" w:hAnsi="Bell MT"/>
          <w:i w:val="0"/>
          <w:iCs w:val="0"/>
          <w:sz w:val="28"/>
          <w:szCs w:val="28"/>
        </w:rPr>
        <w:t xml:space="preserve">, </w:t>
      </w:r>
      <w:r w:rsidR="00940766" w:rsidRPr="00923D58">
        <w:rPr>
          <w:rStyle w:val="Enfasidelicata"/>
          <w:rFonts w:ascii="Bell MT" w:hAnsi="Bell MT"/>
          <w:i w:val="0"/>
          <w:iCs w:val="0"/>
          <w:sz w:val="28"/>
          <w:szCs w:val="28"/>
        </w:rPr>
        <w:t>the goals it strives to achieve,</w:t>
      </w:r>
      <w:r w:rsidR="006B446F" w:rsidRPr="00923D58">
        <w:rPr>
          <w:rStyle w:val="Enfasidelicata"/>
          <w:rFonts w:ascii="Bell MT" w:hAnsi="Bell MT"/>
          <w:i w:val="0"/>
          <w:iCs w:val="0"/>
          <w:sz w:val="28"/>
          <w:szCs w:val="28"/>
        </w:rPr>
        <w:t xml:space="preserve"> indicate general use cases and describe its limitations</w:t>
      </w:r>
      <w:r w:rsidR="00940766" w:rsidRPr="00923D58">
        <w:rPr>
          <w:rStyle w:val="Enfasidelicata"/>
          <w:rFonts w:ascii="Bell MT" w:hAnsi="Bell MT"/>
          <w:i w:val="0"/>
          <w:iCs w:val="0"/>
          <w:sz w:val="28"/>
          <w:szCs w:val="28"/>
        </w:rPr>
        <w:t xml:space="preserve"> as to guide the engineers’ </w:t>
      </w:r>
      <w:commentRangeStart w:id="0"/>
      <w:r w:rsidR="00940766" w:rsidRPr="00923D58">
        <w:rPr>
          <w:rStyle w:val="Enfasidelicata"/>
          <w:rFonts w:ascii="Bell MT" w:hAnsi="Bell MT"/>
          <w:i w:val="0"/>
          <w:iCs w:val="0"/>
          <w:sz w:val="28"/>
          <w:szCs w:val="28"/>
        </w:rPr>
        <w:t>job</w:t>
      </w:r>
      <w:commentRangeEnd w:id="0"/>
      <w:r w:rsidR="00940766" w:rsidRPr="00923D58">
        <w:rPr>
          <w:rStyle w:val="Rimandocommento"/>
          <w:rFonts w:ascii="Bell MT" w:hAnsi="Bell MT"/>
          <w:sz w:val="28"/>
          <w:szCs w:val="28"/>
        </w:rPr>
        <w:commentReference w:id="0"/>
      </w:r>
      <w:r w:rsidR="00940766" w:rsidRPr="00923D58">
        <w:rPr>
          <w:rStyle w:val="Enfasidelicata"/>
          <w:rFonts w:ascii="Bell MT" w:hAnsi="Bell MT"/>
          <w:i w:val="0"/>
          <w:iCs w:val="0"/>
          <w:sz w:val="28"/>
          <w:szCs w:val="28"/>
        </w:rPr>
        <w:t xml:space="preserve"> and </w:t>
      </w:r>
      <w:r w:rsidR="00571C1D" w:rsidRPr="00923D58">
        <w:rPr>
          <w:rStyle w:val="Enfasidelicata"/>
          <w:rFonts w:ascii="Bell MT" w:hAnsi="Bell MT"/>
          <w:i w:val="0"/>
          <w:iCs w:val="0"/>
          <w:sz w:val="28"/>
          <w:szCs w:val="28"/>
        </w:rPr>
        <w:t xml:space="preserve">the stakeholders’ </w:t>
      </w:r>
      <w:r w:rsidR="00940766" w:rsidRPr="00923D58">
        <w:rPr>
          <w:rStyle w:val="Enfasidelicata"/>
          <w:rFonts w:ascii="Bell MT" w:hAnsi="Bell MT"/>
          <w:i w:val="0"/>
          <w:iCs w:val="0"/>
          <w:sz w:val="28"/>
          <w:szCs w:val="28"/>
        </w:rPr>
        <w:t>decision</w:t>
      </w:r>
      <w:r w:rsidR="00571C1D" w:rsidRPr="00923D58">
        <w:rPr>
          <w:rStyle w:val="Enfasidelicata"/>
          <w:rFonts w:ascii="Bell MT" w:hAnsi="Bell MT"/>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rFonts w:ascii="Bell MT" w:hAnsi="Bell MT"/>
          <w:i w:val="0"/>
          <w:iCs w:val="0"/>
          <w:sz w:val="28"/>
          <w:szCs w:val="28"/>
        </w:rPr>
      </w:pPr>
    </w:p>
    <w:p w14:paraId="6EB3F7D0" w14:textId="74FA8039" w:rsidR="001118E3" w:rsidRPr="00923D58" w:rsidRDefault="00571C1D" w:rsidP="00923D58">
      <w:pPr>
        <w:pStyle w:val="Paragrafoelenco"/>
        <w:spacing w:line="240" w:lineRule="auto"/>
        <w:jc w:val="both"/>
        <w:rPr>
          <w:rStyle w:val="Enfasidelicata"/>
          <w:rFonts w:ascii="Bell MT" w:hAnsi="Bell MT"/>
          <w:i w:val="0"/>
          <w:iCs w:val="0"/>
          <w:sz w:val="24"/>
          <w:szCs w:val="24"/>
        </w:rPr>
      </w:pPr>
      <w:r w:rsidRPr="00923D58">
        <w:rPr>
          <w:rStyle w:val="Enfasidelicata"/>
          <w:rFonts w:ascii="Bell MT" w:hAnsi="Bell MT"/>
          <w:i w:val="0"/>
          <w:iCs w:val="0"/>
          <w:sz w:val="28"/>
          <w:szCs w:val="28"/>
        </w:rPr>
        <w:t xml:space="preserve">The system tries to </w:t>
      </w:r>
      <w:r w:rsidR="006B446F" w:rsidRPr="00923D58">
        <w:rPr>
          <w:rStyle w:val="Enfasidelicata"/>
          <w:rFonts w:ascii="Bell MT" w:hAnsi="Bell MT"/>
          <w:i w:val="0"/>
          <w:iCs w:val="0"/>
          <w:sz w:val="28"/>
          <w:szCs w:val="28"/>
        </w:rPr>
        <w:t>put an end to</w:t>
      </w:r>
      <w:r w:rsidRPr="00923D58">
        <w:rPr>
          <w:rStyle w:val="Enfasidelicata"/>
          <w:rFonts w:ascii="Bell MT" w:hAnsi="Bell MT"/>
          <w:i w:val="0"/>
          <w:iCs w:val="0"/>
          <w:sz w:val="28"/>
          <w:szCs w:val="28"/>
        </w:rPr>
        <w:t xml:space="preserve"> overcrowding </w:t>
      </w:r>
      <w:r w:rsidR="008009D1" w:rsidRPr="00923D58">
        <w:rPr>
          <w:rStyle w:val="Enfasidelicata"/>
          <w:rFonts w:ascii="Bell MT" w:hAnsi="Bell MT"/>
          <w:i w:val="0"/>
          <w:iCs w:val="0"/>
          <w:sz w:val="28"/>
          <w:szCs w:val="28"/>
        </w:rPr>
        <w:t xml:space="preserve">inside common spaces </w:t>
      </w:r>
      <w:r w:rsidRPr="00923D58">
        <w:rPr>
          <w:rStyle w:val="Enfasidelicata"/>
          <w:rFonts w:ascii="Bell MT" w:hAnsi="Bell MT"/>
          <w:i w:val="0"/>
          <w:iCs w:val="0"/>
          <w:sz w:val="28"/>
          <w:szCs w:val="28"/>
        </w:rPr>
        <w:t>and physical queues</w:t>
      </w:r>
      <w:r w:rsidR="008009D1" w:rsidRPr="00923D58">
        <w:rPr>
          <w:rStyle w:val="Enfasidelicata"/>
          <w:rFonts w:ascii="Bell MT" w:hAnsi="Bell MT"/>
          <w:i w:val="0"/>
          <w:iCs w:val="0"/>
          <w:sz w:val="28"/>
          <w:szCs w:val="28"/>
        </w:rPr>
        <w:t xml:space="preserve"> as much as possible</w:t>
      </w:r>
      <w:r w:rsidRPr="00923D58">
        <w:rPr>
          <w:rStyle w:val="Enfasidelicata"/>
          <w:rFonts w:ascii="Bell MT" w:hAnsi="Bell MT"/>
          <w:i w:val="0"/>
          <w:iCs w:val="0"/>
          <w:sz w:val="28"/>
          <w:szCs w:val="28"/>
        </w:rPr>
        <w:t xml:space="preserve">, as to reduce the possibility of getting infected by Covid-19 while </w:t>
      </w:r>
      <w:r w:rsidRPr="007C71D7">
        <w:rPr>
          <w:rStyle w:val="Enfasidelicata"/>
          <w:rFonts w:ascii="Bell MT" w:hAnsi="Bell MT"/>
          <w:i w:val="0"/>
          <w:iCs w:val="0"/>
          <w:sz w:val="28"/>
          <w:szCs w:val="28"/>
        </w:rPr>
        <w:t>doing</w:t>
      </w:r>
      <w:r w:rsidRPr="00923D58">
        <w:rPr>
          <w:rStyle w:val="Enfasidelicata"/>
          <w:rFonts w:ascii="Bell MT" w:hAnsi="Bell MT"/>
          <w:i w:val="0"/>
          <w:iCs w:val="0"/>
          <w:sz w:val="28"/>
          <w:szCs w:val="28"/>
        </w:rPr>
        <w:t xml:space="preserve"> a daily activity such as grocery shopping. It will </w:t>
      </w:r>
      <w:r w:rsidR="006B446F" w:rsidRPr="00923D58">
        <w:rPr>
          <w:rStyle w:val="Enfasidelicata"/>
          <w:rFonts w:ascii="Bell MT" w:hAnsi="Bell MT"/>
          <w:i w:val="0"/>
          <w:iCs w:val="0"/>
          <w:sz w:val="28"/>
          <w:szCs w:val="28"/>
        </w:rPr>
        <w:t>incentivize</w:t>
      </w:r>
      <w:r w:rsidRPr="00923D58">
        <w:rPr>
          <w:rStyle w:val="Enfasidelicata"/>
          <w:rFonts w:ascii="Bell MT" w:hAnsi="Bell MT"/>
          <w:i w:val="0"/>
          <w:iCs w:val="0"/>
          <w:sz w:val="28"/>
          <w:szCs w:val="28"/>
        </w:rPr>
        <w:t xml:space="preserve"> its users to line up virtually to go to said shops</w:t>
      </w:r>
      <w:r w:rsidR="006B446F" w:rsidRPr="00923D58">
        <w:rPr>
          <w:rStyle w:val="Enfasidelicata"/>
          <w:rFonts w:ascii="Bell MT" w:hAnsi="Bell MT"/>
          <w:i w:val="0"/>
          <w:iCs w:val="0"/>
          <w:sz w:val="28"/>
          <w:szCs w:val="28"/>
        </w:rPr>
        <w:t xml:space="preserve"> and </w:t>
      </w:r>
      <w:r w:rsidR="008009D1" w:rsidRPr="00923D58">
        <w:rPr>
          <w:rStyle w:val="Enfasidelicata"/>
          <w:rFonts w:ascii="Bell MT" w:hAnsi="Bell MT"/>
          <w:i w:val="0"/>
          <w:iCs w:val="0"/>
          <w:sz w:val="28"/>
          <w:szCs w:val="28"/>
        </w:rPr>
        <w:t>permit</w:t>
      </w:r>
      <w:r w:rsidRPr="00923D58">
        <w:rPr>
          <w:rStyle w:val="Enfasidelicata"/>
          <w:rFonts w:ascii="Bell MT" w:hAnsi="Bell MT"/>
          <w:i w:val="0"/>
          <w:iCs w:val="0"/>
          <w:sz w:val="28"/>
          <w:szCs w:val="28"/>
        </w:rPr>
        <w:t xml:space="preserve"> to the shop managers to check how many people are inside at any time</w:t>
      </w:r>
      <w:r w:rsidRPr="00923D58">
        <w:rPr>
          <w:rStyle w:val="Enfasidelicata"/>
          <w:rFonts w:ascii="Bell MT" w:hAnsi="Bell MT"/>
          <w:i w:val="0"/>
          <w:iCs w:val="0"/>
          <w:sz w:val="24"/>
          <w:szCs w:val="24"/>
        </w:rPr>
        <w:t>.</w:t>
      </w:r>
      <w:r w:rsidR="008009D1" w:rsidRPr="00923D58">
        <w:rPr>
          <w:rStyle w:val="Enfasidelicata"/>
          <w:rFonts w:ascii="Bell MT" w:hAnsi="Bell MT"/>
          <w:i w:val="0"/>
          <w:iCs w:val="0"/>
          <w:sz w:val="24"/>
          <w:szCs w:val="24"/>
        </w:rPr>
        <w:t xml:space="preserve"> </w:t>
      </w:r>
    </w:p>
    <w:p w14:paraId="03D65A70" w14:textId="77777777" w:rsidR="006B446F" w:rsidRPr="00923D58" w:rsidRDefault="006B446F" w:rsidP="00571C1D">
      <w:pPr>
        <w:pStyle w:val="Paragrafoelenco"/>
        <w:spacing w:line="240" w:lineRule="auto"/>
        <w:rPr>
          <w:rStyle w:val="Enfasidelicata"/>
          <w:rFonts w:ascii="Bell MT" w:hAnsi="Bell MT"/>
          <w:i w:val="0"/>
          <w:iCs w:val="0"/>
          <w:sz w:val="28"/>
          <w:szCs w:val="28"/>
        </w:rPr>
      </w:pPr>
    </w:p>
    <w:p w14:paraId="092EFD88" w14:textId="514B89BF" w:rsidR="008B1B38" w:rsidRPr="003D51FB" w:rsidRDefault="001118E3" w:rsidP="00923D58">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32"/>
          <w:szCs w:val="32"/>
        </w:rPr>
        <w:t>Scope</w:t>
      </w:r>
    </w:p>
    <w:p w14:paraId="138475DA" w14:textId="078F7682" w:rsidR="003D51FB" w:rsidRDefault="003D51FB" w:rsidP="003D51FB">
      <w:pPr>
        <w:spacing w:line="240" w:lineRule="auto"/>
        <w:ind w:left="720"/>
        <w:jc w:val="both"/>
        <w:rPr>
          <w:rStyle w:val="Enfasidelicata"/>
          <w:rFonts w:ascii="Bell MT" w:hAnsi="Bell MT"/>
          <w:i w:val="0"/>
          <w:iCs w:val="0"/>
          <w:sz w:val="28"/>
          <w:szCs w:val="28"/>
        </w:rPr>
      </w:pPr>
      <w:r w:rsidRPr="00634A90">
        <w:rPr>
          <w:rStyle w:val="Enfasidelicata"/>
          <w:rFonts w:ascii="Bell MT" w:hAnsi="Bell MT"/>
          <w:i w:val="0"/>
          <w:iCs w:val="0"/>
          <w:sz w:val="28"/>
          <w:szCs w:val="28"/>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370DA7AD" w:rsidR="003D51FB" w:rsidRDefault="003D51FB" w:rsidP="003D51FB">
      <w:pPr>
        <w:spacing w:line="240" w:lineRule="auto"/>
        <w:ind w:left="720"/>
        <w:jc w:val="both"/>
        <w:rPr>
          <w:rStyle w:val="Enfasidelicata"/>
          <w:rFonts w:ascii="Bell MT" w:hAnsi="Bell MT"/>
          <w:i w:val="0"/>
          <w:iCs w:val="0"/>
          <w:sz w:val="28"/>
          <w:szCs w:val="28"/>
        </w:rPr>
      </w:pPr>
    </w:p>
    <w:p w14:paraId="21E67AE8" w14:textId="2205CEB4" w:rsidR="003D51FB" w:rsidRDefault="003D51FB" w:rsidP="003D51FB">
      <w:pPr>
        <w:spacing w:line="240" w:lineRule="auto"/>
        <w:ind w:left="720"/>
        <w:jc w:val="both"/>
        <w:rPr>
          <w:rStyle w:val="Enfasidelicata"/>
          <w:rFonts w:ascii="Bell MT" w:hAnsi="Bell MT"/>
          <w:i w:val="0"/>
          <w:iCs w:val="0"/>
          <w:sz w:val="28"/>
          <w:szCs w:val="28"/>
        </w:rPr>
      </w:pPr>
    </w:p>
    <w:p w14:paraId="53D7A09D" w14:textId="12397CFB" w:rsidR="003D51FB" w:rsidRDefault="003D51FB" w:rsidP="003D51FB">
      <w:pPr>
        <w:spacing w:line="240" w:lineRule="auto"/>
        <w:ind w:left="720"/>
        <w:jc w:val="both"/>
        <w:rPr>
          <w:rStyle w:val="Enfasidelicata"/>
          <w:rFonts w:ascii="Bell MT" w:hAnsi="Bell MT"/>
          <w:i w:val="0"/>
          <w:iCs w:val="0"/>
          <w:sz w:val="28"/>
          <w:szCs w:val="28"/>
        </w:rPr>
      </w:pPr>
    </w:p>
    <w:p w14:paraId="427C69C6" w14:textId="39F29A6F" w:rsidR="003D51FB" w:rsidRDefault="003D51FB" w:rsidP="003D51FB">
      <w:pPr>
        <w:spacing w:line="240" w:lineRule="auto"/>
        <w:ind w:left="720"/>
        <w:jc w:val="both"/>
        <w:rPr>
          <w:rStyle w:val="Enfasidelicata"/>
          <w:rFonts w:ascii="Bell MT" w:hAnsi="Bell MT"/>
          <w:i w:val="0"/>
          <w:iCs w:val="0"/>
          <w:sz w:val="28"/>
          <w:szCs w:val="28"/>
        </w:rPr>
      </w:pPr>
    </w:p>
    <w:p w14:paraId="2B1B756F" w14:textId="5774E662" w:rsidR="003D51FB" w:rsidRDefault="003D51FB" w:rsidP="003D51FB">
      <w:pPr>
        <w:spacing w:line="240" w:lineRule="auto"/>
        <w:ind w:left="720"/>
        <w:jc w:val="both"/>
        <w:rPr>
          <w:rStyle w:val="Enfasidelicata"/>
          <w:rFonts w:ascii="Bell MT" w:hAnsi="Bell MT"/>
          <w:i w:val="0"/>
          <w:iCs w:val="0"/>
          <w:sz w:val="28"/>
          <w:szCs w:val="28"/>
        </w:rPr>
      </w:pPr>
    </w:p>
    <w:p w14:paraId="3AB72D3F" w14:textId="204F9617" w:rsidR="003D51FB" w:rsidRDefault="003D51FB" w:rsidP="003D51FB">
      <w:pPr>
        <w:spacing w:line="240" w:lineRule="auto"/>
        <w:ind w:left="720"/>
        <w:jc w:val="both"/>
        <w:rPr>
          <w:rStyle w:val="Enfasidelicata"/>
          <w:rFonts w:ascii="Bell MT" w:hAnsi="Bell MT"/>
          <w:i w:val="0"/>
          <w:iCs w:val="0"/>
          <w:sz w:val="28"/>
          <w:szCs w:val="28"/>
        </w:rPr>
      </w:pPr>
    </w:p>
    <w:p w14:paraId="283DBFC8" w14:textId="77777777" w:rsidR="003D51FB" w:rsidRDefault="003D51FB" w:rsidP="003D51FB">
      <w:pPr>
        <w:spacing w:line="240" w:lineRule="auto"/>
        <w:ind w:left="720"/>
        <w:jc w:val="both"/>
        <w:rPr>
          <w:rStyle w:val="Enfasidelicata"/>
          <w:rFonts w:ascii="Bell MT" w:hAnsi="Bell MT"/>
          <w:i w:val="0"/>
          <w:iCs w:val="0"/>
          <w:sz w:val="28"/>
          <w:szCs w:val="28"/>
        </w:rPr>
      </w:pPr>
    </w:p>
    <w:p w14:paraId="7C283261" w14:textId="044D04C5" w:rsidR="003D51FB" w:rsidRDefault="003D51FB" w:rsidP="003D51FB">
      <w:pPr>
        <w:pStyle w:val="Paragrafoelenco"/>
        <w:numPr>
          <w:ilvl w:val="0"/>
          <w:numId w:val="33"/>
        </w:numPr>
        <w:spacing w:line="240" w:lineRule="auto"/>
        <w:jc w:val="both"/>
        <w:rPr>
          <w:rStyle w:val="Enfasidelicata"/>
          <w:rFonts w:ascii="Bell MT" w:hAnsi="Bell MT"/>
          <w:i w:val="0"/>
          <w:iCs w:val="0"/>
          <w:sz w:val="32"/>
          <w:szCs w:val="32"/>
        </w:rPr>
      </w:pPr>
      <w:r w:rsidRPr="00923D58">
        <w:rPr>
          <w:rStyle w:val="Enfasidelicata"/>
          <w:rFonts w:ascii="Bell MT" w:hAnsi="Bell MT"/>
          <w:i w:val="0"/>
          <w:iCs w:val="0"/>
          <w:sz w:val="32"/>
          <w:szCs w:val="32"/>
        </w:rPr>
        <w:lastRenderedPageBreak/>
        <w:t>World Phenomena</w:t>
      </w:r>
    </w:p>
    <w:p w14:paraId="19BCAB65" w14:textId="1613AB21" w:rsidR="003D51FB" w:rsidRDefault="003D51FB" w:rsidP="003D51FB">
      <w:pPr>
        <w:spacing w:line="240" w:lineRule="auto"/>
        <w:jc w:val="both"/>
        <w:rPr>
          <w:rStyle w:val="Enfasidelicata"/>
          <w:rFonts w:ascii="Bell MT" w:hAnsi="Bell MT"/>
          <w:i w:val="0"/>
          <w:iCs w:val="0"/>
          <w:sz w:val="32"/>
          <w:szCs w:val="32"/>
        </w:rPr>
      </w:pPr>
    </w:p>
    <w:p w14:paraId="0B98BF5F" w14:textId="7DF263B1" w:rsidR="003D51FB" w:rsidRDefault="003D51FB" w:rsidP="003D51FB">
      <w:pPr>
        <w:spacing w:line="240" w:lineRule="auto"/>
        <w:jc w:val="both"/>
        <w:rPr>
          <w:rStyle w:val="Enfasidelicata"/>
          <w:rFonts w:ascii="Bell MT" w:hAnsi="Bell MT"/>
          <w:i w:val="0"/>
          <w:iCs w:val="0"/>
          <w:sz w:val="32"/>
          <w:szCs w:val="32"/>
        </w:rPr>
      </w:pPr>
    </w:p>
    <w:p w14:paraId="56E788BE" w14:textId="0B75BC37" w:rsidR="003D51FB" w:rsidRDefault="003D51FB" w:rsidP="003D51FB">
      <w:pPr>
        <w:spacing w:line="240" w:lineRule="auto"/>
        <w:jc w:val="both"/>
        <w:rPr>
          <w:rStyle w:val="Enfasidelicata"/>
          <w:rFonts w:ascii="Bell MT" w:hAnsi="Bell MT"/>
          <w:i w:val="0"/>
          <w:iCs w:val="0"/>
          <w:sz w:val="32"/>
          <w:szCs w:val="32"/>
        </w:rPr>
      </w:pPr>
    </w:p>
    <w:p w14:paraId="3EC23FA1" w14:textId="3D0FDF6D" w:rsidR="003D51FB" w:rsidRDefault="003D51FB" w:rsidP="003D51FB">
      <w:pPr>
        <w:spacing w:line="240" w:lineRule="auto"/>
        <w:jc w:val="both"/>
        <w:rPr>
          <w:rStyle w:val="Enfasidelicata"/>
          <w:rFonts w:ascii="Bell MT" w:hAnsi="Bell MT"/>
          <w:i w:val="0"/>
          <w:iCs w:val="0"/>
          <w:sz w:val="32"/>
          <w:szCs w:val="32"/>
        </w:rPr>
      </w:pPr>
    </w:p>
    <w:p w14:paraId="24FB2D91" w14:textId="530FECC4" w:rsidR="003D51FB" w:rsidRDefault="003D51FB" w:rsidP="003D51FB">
      <w:pPr>
        <w:spacing w:line="240" w:lineRule="auto"/>
        <w:jc w:val="both"/>
        <w:rPr>
          <w:rStyle w:val="Enfasidelicata"/>
          <w:rFonts w:ascii="Bell MT" w:hAnsi="Bell MT"/>
          <w:i w:val="0"/>
          <w:iCs w:val="0"/>
          <w:sz w:val="32"/>
          <w:szCs w:val="32"/>
        </w:rPr>
      </w:pPr>
    </w:p>
    <w:p w14:paraId="24FAF3EC" w14:textId="77777777" w:rsidR="003D51FB" w:rsidRPr="003D51FB" w:rsidRDefault="003D51FB" w:rsidP="00923D58">
      <w:pPr>
        <w:spacing w:line="240" w:lineRule="auto"/>
        <w:jc w:val="both"/>
        <w:rPr>
          <w:rStyle w:val="Enfasidelicata"/>
          <w:rFonts w:ascii="Bell MT" w:hAnsi="Bell MT"/>
          <w:i w:val="0"/>
          <w:iCs w:val="0"/>
          <w:sz w:val="32"/>
          <w:szCs w:val="32"/>
        </w:rPr>
      </w:pPr>
    </w:p>
    <w:p w14:paraId="64FF2D1C" w14:textId="023BD3D4" w:rsidR="003D51FB" w:rsidRPr="00923D58" w:rsidRDefault="003D51FB" w:rsidP="003D51FB">
      <w:pPr>
        <w:pStyle w:val="Paragrafoelenco"/>
        <w:numPr>
          <w:ilvl w:val="0"/>
          <w:numId w:val="33"/>
        </w:numPr>
        <w:spacing w:line="240" w:lineRule="auto"/>
        <w:jc w:val="both"/>
        <w:rPr>
          <w:rStyle w:val="Enfasidelicata"/>
          <w:rFonts w:ascii="Bell MT" w:hAnsi="Bell MT"/>
          <w:i w:val="0"/>
          <w:iCs w:val="0"/>
          <w:sz w:val="32"/>
          <w:szCs w:val="32"/>
        </w:rPr>
      </w:pPr>
      <w:r>
        <w:rPr>
          <w:rStyle w:val="Enfasidelicata"/>
          <w:rFonts w:ascii="Bell MT" w:hAnsi="Bell MT"/>
          <w:i w:val="0"/>
          <w:iCs w:val="0"/>
          <w:sz w:val="32"/>
          <w:szCs w:val="32"/>
        </w:rPr>
        <w:t>Shared Phenomena</w:t>
      </w:r>
    </w:p>
    <w:tbl>
      <w:tblPr>
        <w:tblStyle w:val="Grigliatabella"/>
        <w:tblpPr w:leftFromText="141" w:rightFromText="141" w:vertAnchor="page" w:horzAnchor="margin" w:tblpXSpec="right" w:tblpY="2113"/>
        <w:tblW w:w="0" w:type="auto"/>
        <w:tblLook w:val="04A0" w:firstRow="1" w:lastRow="0" w:firstColumn="1" w:lastColumn="0" w:noHBand="0" w:noVBand="1"/>
      </w:tblPr>
      <w:tblGrid>
        <w:gridCol w:w="976"/>
        <w:gridCol w:w="8266"/>
      </w:tblGrid>
      <w:tr w:rsidR="003D51FB" w14:paraId="1A620666" w14:textId="77777777" w:rsidTr="003D51FB">
        <w:tc>
          <w:tcPr>
            <w:tcW w:w="976" w:type="dxa"/>
            <w:shd w:val="clear" w:color="auto" w:fill="BFBFBF" w:themeFill="background1" w:themeFillShade="BF"/>
          </w:tcPr>
          <w:p w14:paraId="6D67D687"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W1</w:t>
            </w:r>
          </w:p>
        </w:tc>
        <w:tc>
          <w:tcPr>
            <w:tcW w:w="8266" w:type="dxa"/>
          </w:tcPr>
          <w:p w14:paraId="439DDE32"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reaches the shop </w:t>
            </w:r>
          </w:p>
        </w:tc>
      </w:tr>
      <w:tr w:rsidR="003D51FB" w14:paraId="40BE1054" w14:textId="77777777" w:rsidTr="003D51FB">
        <w:tc>
          <w:tcPr>
            <w:tcW w:w="976" w:type="dxa"/>
            <w:shd w:val="clear" w:color="auto" w:fill="BFBFBF" w:themeFill="background1" w:themeFillShade="BF"/>
          </w:tcPr>
          <w:p w14:paraId="3D9C2F8D"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W2</w:t>
            </w:r>
          </w:p>
        </w:tc>
        <w:tc>
          <w:tcPr>
            <w:tcW w:w="8266" w:type="dxa"/>
          </w:tcPr>
          <w:p w14:paraId="2BD90C6A"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lines up in front of the shop</w:t>
            </w:r>
          </w:p>
        </w:tc>
      </w:tr>
      <w:tr w:rsidR="003D51FB" w14:paraId="795EB7A4" w14:textId="77777777" w:rsidTr="003D51FB">
        <w:tc>
          <w:tcPr>
            <w:tcW w:w="976" w:type="dxa"/>
            <w:shd w:val="clear" w:color="auto" w:fill="BFBFBF" w:themeFill="background1" w:themeFillShade="BF"/>
          </w:tcPr>
          <w:p w14:paraId="56854DD7"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W3</w:t>
            </w:r>
          </w:p>
        </w:tc>
        <w:tc>
          <w:tcPr>
            <w:tcW w:w="8266" w:type="dxa"/>
          </w:tcPr>
          <w:p w14:paraId="53081D73"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enters the shop </w:t>
            </w:r>
          </w:p>
        </w:tc>
      </w:tr>
      <w:tr w:rsidR="003D51FB" w14:paraId="12BC686A" w14:textId="77777777" w:rsidTr="003D51FB">
        <w:tc>
          <w:tcPr>
            <w:tcW w:w="976" w:type="dxa"/>
            <w:shd w:val="clear" w:color="auto" w:fill="BFBFBF" w:themeFill="background1" w:themeFillShade="BF"/>
          </w:tcPr>
          <w:p w14:paraId="41B7F9E0"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W4</w:t>
            </w:r>
          </w:p>
        </w:tc>
        <w:tc>
          <w:tcPr>
            <w:tcW w:w="8266" w:type="dxa"/>
          </w:tcPr>
          <w:p w14:paraId="49F9E469"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exits the shop</w:t>
            </w:r>
          </w:p>
        </w:tc>
      </w:tr>
      <w:tr w:rsidR="003D51FB" w14:paraId="4C199943" w14:textId="77777777" w:rsidTr="003D51FB">
        <w:tc>
          <w:tcPr>
            <w:tcW w:w="976" w:type="dxa"/>
            <w:shd w:val="clear" w:color="auto" w:fill="BFBFBF" w:themeFill="background1" w:themeFillShade="BF"/>
          </w:tcPr>
          <w:p w14:paraId="60FE5CEF"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W5</w:t>
            </w:r>
          </w:p>
        </w:tc>
        <w:tc>
          <w:tcPr>
            <w:tcW w:w="8266" w:type="dxa"/>
          </w:tcPr>
          <w:p w14:paraId="19402008"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gets into a corridor to get a product</w:t>
            </w:r>
          </w:p>
        </w:tc>
      </w:tr>
      <w:tr w:rsidR="003D51FB" w14:paraId="5D8E5E9C" w14:textId="77777777" w:rsidTr="003D51FB">
        <w:tc>
          <w:tcPr>
            <w:tcW w:w="976" w:type="dxa"/>
            <w:shd w:val="clear" w:color="auto" w:fill="BFBFBF" w:themeFill="background1" w:themeFillShade="BF"/>
          </w:tcPr>
          <w:p w14:paraId="0D198EB0"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W6</w:t>
            </w:r>
          </w:p>
        </w:tc>
        <w:tc>
          <w:tcPr>
            <w:tcW w:w="8266" w:type="dxa"/>
          </w:tcPr>
          <w:p w14:paraId="2883A645" w14:textId="77777777" w:rsidR="003D51FB" w:rsidRPr="00AD455D" w:rsidRDefault="003D51FB" w:rsidP="003D51FB">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takes physical ticket with him</w:t>
            </w:r>
          </w:p>
        </w:tc>
      </w:tr>
      <w:tr w:rsidR="003D51FB" w14:paraId="68D7EEBD" w14:textId="77777777" w:rsidTr="003D51FB">
        <w:tc>
          <w:tcPr>
            <w:tcW w:w="976" w:type="dxa"/>
            <w:shd w:val="clear" w:color="auto" w:fill="BFBFBF" w:themeFill="background1" w:themeFillShade="BF"/>
          </w:tcPr>
          <w:p w14:paraId="39D073B1" w14:textId="77777777" w:rsidR="003D51FB" w:rsidRPr="00D95A76" w:rsidRDefault="003D51FB" w:rsidP="003D51FB">
            <w:pPr>
              <w:pStyle w:val="Paragrafoelenco"/>
              <w:ind w:left="0"/>
              <w:jc w:val="center"/>
              <w:rPr>
                <w:rStyle w:val="Enfasidelicata"/>
                <w:rFonts w:ascii="Bell MT" w:hAnsi="Bell MT"/>
                <w:b/>
                <w:bCs/>
                <w:i w:val="0"/>
                <w:iCs w:val="0"/>
                <w:sz w:val="24"/>
                <w:szCs w:val="24"/>
              </w:rPr>
            </w:pPr>
            <w:r>
              <w:rPr>
                <w:rStyle w:val="Enfasidelicata"/>
                <w:rFonts w:ascii="Bell MT" w:hAnsi="Bell MT"/>
                <w:b/>
                <w:bCs/>
                <w:i w:val="0"/>
                <w:iCs w:val="0"/>
                <w:sz w:val="24"/>
                <w:szCs w:val="24"/>
              </w:rPr>
              <w:t>W7</w:t>
            </w:r>
          </w:p>
        </w:tc>
        <w:tc>
          <w:tcPr>
            <w:tcW w:w="8266" w:type="dxa"/>
          </w:tcPr>
          <w:p w14:paraId="0CF33228" w14:textId="77777777" w:rsidR="003D51FB" w:rsidRDefault="003D51FB" w:rsidP="003D51FB">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loses physical ticket</w:t>
            </w:r>
          </w:p>
        </w:tc>
      </w:tr>
    </w:tbl>
    <w:tbl>
      <w:tblPr>
        <w:tblStyle w:val="Tabellagriglia1chiara"/>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3753"/>
        <w:gridCol w:w="3798"/>
      </w:tblGrid>
      <w:tr w:rsidR="003D51FB" w14:paraId="74DDC168" w14:textId="77777777" w:rsidTr="0092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il"/>
              <w:left w:val="nil"/>
              <w:bottom w:val="triple" w:sz="4" w:space="0" w:color="auto"/>
              <w:right w:val="nil"/>
            </w:tcBorders>
          </w:tcPr>
          <w:p w14:paraId="022126BA" w14:textId="77777777" w:rsidR="003D51FB" w:rsidRPr="005C5088" w:rsidRDefault="003D51FB" w:rsidP="003D51FB">
            <w:pPr>
              <w:pStyle w:val="Paragrafoelenco"/>
              <w:ind w:left="0"/>
              <w:jc w:val="center"/>
              <w:rPr>
                <w:rStyle w:val="Enfasidelicata"/>
                <w:rFonts w:ascii="Bell MT" w:hAnsi="Bell MT"/>
                <w:i w:val="0"/>
                <w:iCs w:val="0"/>
                <w:sz w:val="24"/>
                <w:szCs w:val="24"/>
              </w:rPr>
            </w:pPr>
          </w:p>
        </w:tc>
        <w:tc>
          <w:tcPr>
            <w:tcW w:w="0" w:type="dxa"/>
            <w:tcBorders>
              <w:top w:val="nil"/>
              <w:left w:val="nil"/>
              <w:bottom w:val="triple" w:sz="4" w:space="0" w:color="auto"/>
              <w:right w:val="triple" w:sz="4" w:space="0" w:color="auto"/>
            </w:tcBorders>
          </w:tcPr>
          <w:p w14:paraId="4CD765C4" w14:textId="77777777" w:rsidR="003D51FB" w:rsidRPr="005C5088" w:rsidRDefault="003D51FB" w:rsidP="003D51FB">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i w:val="0"/>
                <w:iCs w:val="0"/>
                <w:sz w:val="28"/>
                <w:szCs w:val="28"/>
              </w:rPr>
            </w:pPr>
          </w:p>
        </w:tc>
        <w:tc>
          <w:tcPr>
            <w:tcW w:w="0" w:type="dxa"/>
            <w:tcBorders>
              <w:top w:val="nil"/>
              <w:left w:val="triple" w:sz="4" w:space="0" w:color="auto"/>
              <w:bottom w:val="triple" w:sz="4" w:space="0" w:color="auto"/>
              <w:right w:val="nil"/>
            </w:tcBorders>
          </w:tcPr>
          <w:p w14:paraId="7E67F2E2" w14:textId="77777777" w:rsidR="003D51FB" w:rsidRPr="00302E57" w:rsidRDefault="003D51FB" w:rsidP="003D51FB">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sz w:val="28"/>
                <w:szCs w:val="28"/>
              </w:rPr>
            </w:pPr>
            <w:r w:rsidRPr="00302E57">
              <w:rPr>
                <w:rStyle w:val="Enfasidelicata"/>
                <w:rFonts w:ascii="Bell MT" w:hAnsi="Bell MT"/>
                <w:sz w:val="24"/>
                <w:szCs w:val="24"/>
              </w:rPr>
              <w:t>Controlled by</w:t>
            </w:r>
          </w:p>
        </w:tc>
      </w:tr>
      <w:tr w:rsidR="003D51FB" w14:paraId="55846C65"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top w:val="triple" w:sz="4" w:space="0" w:color="auto"/>
              <w:left w:val="single" w:sz="4" w:space="0" w:color="auto"/>
            </w:tcBorders>
            <w:shd w:val="clear" w:color="auto" w:fill="A6A6A6" w:themeFill="background1" w:themeFillShade="A6"/>
            <w:vAlign w:val="center"/>
          </w:tcPr>
          <w:p w14:paraId="7A51B5FA"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p>
        </w:tc>
        <w:tc>
          <w:tcPr>
            <w:tcW w:w="0" w:type="dxa"/>
            <w:tcBorders>
              <w:top w:val="triple" w:sz="4" w:space="0" w:color="auto"/>
            </w:tcBorders>
            <w:vAlign w:val="center"/>
          </w:tcPr>
          <w:p w14:paraId="2BBF3A1F" w14:textId="4857EAF3" w:rsidR="003D51FB" w:rsidRPr="005C5088"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sidRPr="005C5088">
              <w:rPr>
                <w:rStyle w:val="Enfasidelicata"/>
                <w:rFonts w:ascii="Bell MT" w:hAnsi="Bell MT"/>
                <w:i w:val="0"/>
                <w:iCs w:val="0"/>
                <w:sz w:val="28"/>
                <w:szCs w:val="28"/>
              </w:rPr>
              <w:t xml:space="preserve"> </w:t>
            </w:r>
            <w:r w:rsidR="003D51FB">
              <w:rPr>
                <w:rStyle w:val="Enfasidelicata"/>
                <w:rFonts w:ascii="Bell MT" w:hAnsi="Bell MT"/>
                <w:i w:val="0"/>
                <w:iCs w:val="0"/>
                <w:sz w:val="28"/>
                <w:szCs w:val="28"/>
              </w:rPr>
              <w:t>gets ticket through the app</w:t>
            </w:r>
          </w:p>
        </w:tc>
        <w:tc>
          <w:tcPr>
            <w:tcW w:w="0" w:type="dxa"/>
            <w:tcBorders>
              <w:top w:val="triple" w:sz="4" w:space="0" w:color="auto"/>
            </w:tcBorders>
            <w:vAlign w:val="center"/>
          </w:tcPr>
          <w:p w14:paraId="62258C4E"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3D51FB" w14:paraId="70CDA80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43F3349"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S2</w:t>
            </w:r>
          </w:p>
        </w:tc>
        <w:tc>
          <w:tcPr>
            <w:tcW w:w="0" w:type="dxa"/>
            <w:vAlign w:val="center"/>
          </w:tcPr>
          <w:p w14:paraId="179F5422" w14:textId="6FDD40DE" w:rsidR="003D51FB" w:rsidRPr="005C5088"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books a visit through the app</w:t>
            </w:r>
          </w:p>
        </w:tc>
        <w:tc>
          <w:tcPr>
            <w:tcW w:w="0" w:type="dxa"/>
            <w:vAlign w:val="center"/>
          </w:tcPr>
          <w:p w14:paraId="566B634F"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3D51FB" w:rsidRPr="00D95A76" w14:paraId="398EE9D6"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1CB549E7"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S3</w:t>
            </w:r>
          </w:p>
        </w:tc>
        <w:tc>
          <w:tcPr>
            <w:tcW w:w="0" w:type="dxa"/>
            <w:vAlign w:val="center"/>
          </w:tcPr>
          <w:p w14:paraId="71E0DF88" w14:textId="160E87A0" w:rsidR="003D51FB" w:rsidRPr="00302E57"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Pr>
                <w:rStyle w:val="Enfasidelicata"/>
                <w:rFonts w:ascii="Bell MT" w:hAnsi="Bell MT"/>
                <w:i w:val="0"/>
                <w:iCs w:val="0"/>
                <w:sz w:val="28"/>
                <w:szCs w:val="28"/>
              </w:rPr>
              <w:t>Physical User</w:t>
            </w:r>
            <w:r w:rsidR="003D51FB">
              <w:rPr>
                <w:rStyle w:val="Enfasidelicata"/>
                <w:rFonts w:ascii="Bell MT" w:hAnsi="Bell MT"/>
                <w:i w:val="0"/>
                <w:iCs w:val="0"/>
                <w:sz w:val="28"/>
                <w:szCs w:val="28"/>
              </w:rPr>
              <w:t xml:space="preserve"> requests ticket from the dispenser</w:t>
            </w:r>
          </w:p>
        </w:tc>
        <w:tc>
          <w:tcPr>
            <w:tcW w:w="0" w:type="dxa"/>
            <w:vAlign w:val="center"/>
          </w:tcPr>
          <w:p w14:paraId="5AEC6296"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3D51FB" w:rsidRPr="00D95A76" w14:paraId="7F569AF3"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AAD8C50" w14:textId="77777777" w:rsidR="003D51FB" w:rsidRPr="00302E57" w:rsidRDefault="003D51FB" w:rsidP="003D51FB">
            <w:pPr>
              <w:pStyle w:val="Paragrafoelenco"/>
              <w:ind w:left="0"/>
              <w:jc w:val="center"/>
              <w:rPr>
                <w:rStyle w:val="Enfasidelicata"/>
                <w:rFonts w:ascii="Bell MT" w:hAnsi="Bell MT"/>
                <w:bCs w:val="0"/>
                <w:i w:val="0"/>
                <w:iCs w:val="0"/>
                <w:sz w:val="24"/>
                <w:szCs w:val="24"/>
              </w:rPr>
            </w:pPr>
            <w:r>
              <w:rPr>
                <w:rStyle w:val="Enfasidelicata"/>
                <w:rFonts w:ascii="Bell MT" w:hAnsi="Bell MT"/>
                <w:bCs w:val="0"/>
                <w:i w:val="0"/>
                <w:iCs w:val="0"/>
                <w:sz w:val="24"/>
                <w:szCs w:val="24"/>
              </w:rPr>
              <w:t>S4</w:t>
            </w:r>
          </w:p>
        </w:tc>
        <w:tc>
          <w:tcPr>
            <w:tcW w:w="0" w:type="dxa"/>
            <w:vAlign w:val="center"/>
          </w:tcPr>
          <w:p w14:paraId="2EEC9D2C" w14:textId="4675CC15"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Physical User</w:t>
            </w:r>
            <w:r w:rsidR="003D51FB">
              <w:rPr>
                <w:rStyle w:val="Enfasidelicata"/>
                <w:rFonts w:ascii="Bell MT" w:hAnsi="Bell MT"/>
                <w:i w:val="0"/>
                <w:iCs w:val="0"/>
                <w:sz w:val="28"/>
                <w:szCs w:val="28"/>
              </w:rPr>
              <w:t xml:space="preserve"> retrieves ticket from the dispenser</w:t>
            </w:r>
          </w:p>
        </w:tc>
        <w:tc>
          <w:tcPr>
            <w:tcW w:w="0" w:type="dxa"/>
            <w:vAlign w:val="center"/>
          </w:tcPr>
          <w:p w14:paraId="46567F18" w14:textId="77777777" w:rsidR="003D51FB"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Machine</w:t>
            </w:r>
          </w:p>
        </w:tc>
      </w:tr>
      <w:tr w:rsidR="003D51FB" w:rsidRPr="00D95A76" w14:paraId="075A57CC"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883574F" w14:textId="77777777" w:rsidR="003D51FB" w:rsidRPr="00302E57" w:rsidRDefault="003D51FB" w:rsidP="003D51FB">
            <w:pPr>
              <w:pStyle w:val="Paragrafoelenco"/>
              <w:ind w:left="0"/>
              <w:jc w:val="center"/>
              <w:rPr>
                <w:rStyle w:val="Enfasidelicata"/>
                <w:rFonts w:ascii="Bell MT" w:hAnsi="Bell MT"/>
                <w:i w:val="0"/>
                <w:iCs w:val="0"/>
                <w:sz w:val="22"/>
                <w:szCs w:val="22"/>
              </w:rPr>
            </w:pPr>
            <w:r w:rsidRPr="00A4009C">
              <w:rPr>
                <w:rStyle w:val="Enfasidelicata"/>
                <w:rFonts w:ascii="Bell MT" w:hAnsi="Bell MT"/>
                <w:i w:val="0"/>
                <w:iCs w:val="0"/>
                <w:sz w:val="24"/>
                <w:szCs w:val="24"/>
              </w:rPr>
              <w:t>S</w:t>
            </w:r>
            <w:r>
              <w:rPr>
                <w:rStyle w:val="Enfasidelicata"/>
                <w:rFonts w:ascii="Bell MT" w:hAnsi="Bell MT"/>
                <w:i w:val="0"/>
                <w:iCs w:val="0"/>
                <w:sz w:val="24"/>
                <w:szCs w:val="24"/>
              </w:rPr>
              <w:t>5</w:t>
            </w:r>
          </w:p>
        </w:tc>
        <w:tc>
          <w:tcPr>
            <w:tcW w:w="0" w:type="dxa"/>
            <w:vAlign w:val="center"/>
          </w:tcPr>
          <w:p w14:paraId="21B9556E" w14:textId="77777777" w:rsidR="003D51FB" w:rsidRPr="00302E57"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entrance</w:t>
            </w:r>
          </w:p>
        </w:tc>
        <w:tc>
          <w:tcPr>
            <w:tcW w:w="0" w:type="dxa"/>
            <w:vAlign w:val="center"/>
          </w:tcPr>
          <w:p w14:paraId="5E0F2DBB"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3D51FB" w14:paraId="31B09D1D"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FE6E010"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6</w:t>
            </w:r>
          </w:p>
        </w:tc>
        <w:tc>
          <w:tcPr>
            <w:tcW w:w="0" w:type="dxa"/>
            <w:vAlign w:val="center"/>
          </w:tcPr>
          <w:p w14:paraId="472E8D12" w14:textId="77777777" w:rsidR="003D51FB" w:rsidRPr="005C5088"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exit</w:t>
            </w:r>
          </w:p>
        </w:tc>
        <w:tc>
          <w:tcPr>
            <w:tcW w:w="0" w:type="dxa"/>
            <w:vAlign w:val="center"/>
          </w:tcPr>
          <w:p w14:paraId="5FE6BB69"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4AC12940"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F881F93"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7</w:t>
            </w:r>
          </w:p>
        </w:tc>
        <w:tc>
          <w:tcPr>
            <w:tcW w:w="0" w:type="dxa"/>
            <w:vAlign w:val="center"/>
          </w:tcPr>
          <w:p w14:paraId="04303388" w14:textId="4DF5BB5C"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open</w:t>
            </w:r>
            <w:r w:rsidR="00C56AFB">
              <w:rPr>
                <w:rStyle w:val="Enfasidelicata"/>
                <w:rFonts w:ascii="Bell MT" w:hAnsi="Bell MT"/>
                <w:i w:val="0"/>
                <w:iCs w:val="0"/>
                <w:sz w:val="28"/>
                <w:szCs w:val="28"/>
              </w:rPr>
              <w:t>s</w:t>
            </w:r>
          </w:p>
        </w:tc>
        <w:tc>
          <w:tcPr>
            <w:tcW w:w="0" w:type="dxa"/>
            <w:vAlign w:val="center"/>
          </w:tcPr>
          <w:p w14:paraId="483595D0"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02BAF1A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6F584A2C"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8</w:t>
            </w:r>
          </w:p>
        </w:tc>
        <w:tc>
          <w:tcPr>
            <w:tcW w:w="0" w:type="dxa"/>
            <w:vAlign w:val="center"/>
          </w:tcPr>
          <w:p w14:paraId="29227698" w14:textId="0F50B65E"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close</w:t>
            </w:r>
            <w:r w:rsidR="00C56AFB">
              <w:rPr>
                <w:rStyle w:val="Enfasidelicata"/>
                <w:rFonts w:ascii="Bell MT" w:hAnsi="Bell MT"/>
                <w:i w:val="0"/>
                <w:iCs w:val="0"/>
                <w:sz w:val="28"/>
                <w:szCs w:val="28"/>
              </w:rPr>
              <w:t>s</w:t>
            </w:r>
          </w:p>
        </w:tc>
        <w:tc>
          <w:tcPr>
            <w:tcW w:w="0" w:type="dxa"/>
            <w:vAlign w:val="center"/>
          </w:tcPr>
          <w:p w14:paraId="2A2C5B65"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265CAAB9"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8D67EB2"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9</w:t>
            </w:r>
          </w:p>
        </w:tc>
        <w:tc>
          <w:tcPr>
            <w:tcW w:w="0" w:type="dxa"/>
            <w:vAlign w:val="center"/>
          </w:tcPr>
          <w:p w14:paraId="37C74E61" w14:textId="2670E740"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is notified about his coming turn</w:t>
            </w:r>
          </w:p>
        </w:tc>
        <w:tc>
          <w:tcPr>
            <w:tcW w:w="0" w:type="dxa"/>
            <w:vAlign w:val="center"/>
          </w:tcPr>
          <w:p w14:paraId="7416B64D"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726CA12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0E53B2"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10</w:t>
            </w:r>
          </w:p>
        </w:tc>
        <w:tc>
          <w:tcPr>
            <w:tcW w:w="0" w:type="dxa"/>
            <w:vAlign w:val="center"/>
          </w:tcPr>
          <w:p w14:paraId="5CADC15C" w14:textId="287B780C"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registers providing requested info</w:t>
            </w:r>
          </w:p>
        </w:tc>
        <w:tc>
          <w:tcPr>
            <w:tcW w:w="0" w:type="dxa"/>
            <w:vAlign w:val="center"/>
          </w:tcPr>
          <w:p w14:paraId="10DFBD44"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1C881CAB" w14:textId="77777777" w:rsidTr="00923D58">
        <w:trPr>
          <w:trHeight w:val="4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706CDA"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1</w:t>
            </w:r>
          </w:p>
        </w:tc>
        <w:tc>
          <w:tcPr>
            <w:tcW w:w="0" w:type="dxa"/>
            <w:vAlign w:val="center"/>
          </w:tcPr>
          <w:p w14:paraId="100CCCE0" w14:textId="23B930B7"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queries available markets</w:t>
            </w:r>
          </w:p>
        </w:tc>
        <w:tc>
          <w:tcPr>
            <w:tcW w:w="0" w:type="dxa"/>
            <w:vAlign w:val="center"/>
          </w:tcPr>
          <w:p w14:paraId="561C7382"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0664CA88"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CC088D1"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2</w:t>
            </w:r>
          </w:p>
        </w:tc>
        <w:tc>
          <w:tcPr>
            <w:tcW w:w="0" w:type="dxa"/>
            <w:vAlign w:val="center"/>
          </w:tcPr>
          <w:p w14:paraId="714D7258" w14:textId="77777777"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Shop manager queries statistics on shop entrances</w:t>
            </w:r>
          </w:p>
        </w:tc>
        <w:tc>
          <w:tcPr>
            <w:tcW w:w="0" w:type="dxa"/>
            <w:vAlign w:val="center"/>
          </w:tcPr>
          <w:p w14:paraId="4328918E"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Enfasidelicata"/>
          <w:rFonts w:ascii="Bell MT" w:hAnsi="Bell MT"/>
          <w:i w:val="0"/>
          <w:iCs w:val="0"/>
          <w:sz w:val="28"/>
          <w:szCs w:val="28"/>
        </w:rPr>
      </w:pPr>
    </w:p>
    <w:p w14:paraId="01B1B955" w14:textId="1A1FB265" w:rsidR="003D51FB" w:rsidRDefault="003D51FB" w:rsidP="008B1B38">
      <w:pPr>
        <w:pStyle w:val="Paragrafoelenco"/>
        <w:rPr>
          <w:rFonts w:ascii="Bell MT" w:hAnsi="Bell MT" w:cs="Arial"/>
          <w:color w:val="000000"/>
          <w:shd w:val="clear" w:color="auto" w:fill="FFFFFF"/>
        </w:rPr>
      </w:pPr>
    </w:p>
    <w:p w14:paraId="4D0B8F3B" w14:textId="4F82A04D" w:rsidR="003D51FB" w:rsidRDefault="003D51FB" w:rsidP="008B1B38">
      <w:pPr>
        <w:pStyle w:val="Paragrafoelenco"/>
        <w:rPr>
          <w:rFonts w:ascii="Bell MT" w:hAnsi="Bell MT" w:cs="Arial"/>
          <w:color w:val="000000"/>
          <w:shd w:val="clear" w:color="auto" w:fill="FFFFFF"/>
        </w:rPr>
      </w:pPr>
    </w:p>
    <w:p w14:paraId="614C89F4" w14:textId="505549A1" w:rsidR="003D51FB" w:rsidRDefault="003D51FB" w:rsidP="008B1B38">
      <w:pPr>
        <w:pStyle w:val="Paragrafoelenco"/>
        <w:rPr>
          <w:rFonts w:ascii="Bell MT" w:hAnsi="Bell MT" w:cs="Arial"/>
          <w:color w:val="000000"/>
          <w:shd w:val="clear" w:color="auto" w:fill="FFFFFF"/>
        </w:rPr>
      </w:pPr>
    </w:p>
    <w:p w14:paraId="72F68638" w14:textId="7687FF49" w:rsidR="003D51FB" w:rsidRDefault="003D51FB" w:rsidP="008B1B38">
      <w:pPr>
        <w:pStyle w:val="Paragrafoelenco"/>
        <w:rPr>
          <w:rFonts w:ascii="Bell MT" w:hAnsi="Bell MT" w:cs="Arial"/>
          <w:color w:val="000000"/>
          <w:shd w:val="clear" w:color="auto" w:fill="FFFFFF"/>
        </w:rPr>
      </w:pPr>
    </w:p>
    <w:p w14:paraId="5A5997EB" w14:textId="3A25EAB6" w:rsidR="003D51FB" w:rsidRDefault="003D51FB" w:rsidP="008B1B38">
      <w:pPr>
        <w:pStyle w:val="Paragrafoelenco"/>
        <w:rPr>
          <w:rFonts w:ascii="Bell MT" w:hAnsi="Bell MT" w:cs="Arial"/>
          <w:color w:val="000000"/>
          <w:shd w:val="clear" w:color="auto" w:fill="FFFFFF"/>
        </w:rPr>
      </w:pPr>
    </w:p>
    <w:p w14:paraId="5BAA27E0" w14:textId="0FEBD5DC" w:rsidR="003D51FB" w:rsidRDefault="003D51FB" w:rsidP="008B1B38">
      <w:pPr>
        <w:pStyle w:val="Paragrafoelenco"/>
        <w:rPr>
          <w:rFonts w:ascii="Bell MT" w:hAnsi="Bell MT" w:cs="Arial"/>
          <w:color w:val="000000"/>
          <w:shd w:val="clear" w:color="auto" w:fill="FFFFFF"/>
        </w:rPr>
      </w:pPr>
    </w:p>
    <w:p w14:paraId="657801C1" w14:textId="47E84917" w:rsidR="003D51FB" w:rsidRDefault="003D51FB" w:rsidP="008B1B38">
      <w:pPr>
        <w:pStyle w:val="Paragrafoelenco"/>
        <w:rPr>
          <w:rFonts w:ascii="Bell MT" w:hAnsi="Bell MT" w:cs="Arial"/>
          <w:color w:val="000000"/>
          <w:shd w:val="clear" w:color="auto" w:fill="FFFFFF"/>
        </w:rPr>
      </w:pPr>
    </w:p>
    <w:p w14:paraId="3548DA7D" w14:textId="77777777" w:rsidR="003D51FB" w:rsidRDefault="003D51FB" w:rsidP="008B1B38">
      <w:pPr>
        <w:pStyle w:val="Paragrafoelenco"/>
        <w:rPr>
          <w:rFonts w:ascii="Bell MT" w:hAnsi="Bell MT" w:cs="Arial"/>
          <w:color w:val="000000"/>
          <w:shd w:val="clear" w:color="auto" w:fill="FFFFFF"/>
        </w:rPr>
      </w:pPr>
    </w:p>
    <w:p w14:paraId="1000C49A" w14:textId="08830D68" w:rsidR="003D51FB" w:rsidRDefault="003D51FB" w:rsidP="008B1B38">
      <w:pPr>
        <w:pStyle w:val="Paragrafoelenco"/>
        <w:rPr>
          <w:rFonts w:ascii="Bell MT" w:hAnsi="Bell MT" w:cs="Arial"/>
          <w:color w:val="000000"/>
          <w:shd w:val="clear" w:color="auto" w:fill="FFFFFF"/>
        </w:rPr>
      </w:pPr>
    </w:p>
    <w:p w14:paraId="26A610DF" w14:textId="796F4197" w:rsidR="003D51FB" w:rsidRDefault="003D51FB" w:rsidP="008B1B38">
      <w:pPr>
        <w:pStyle w:val="Paragrafoelenco"/>
        <w:rPr>
          <w:rFonts w:ascii="Bell MT" w:hAnsi="Bell MT" w:cs="Arial"/>
          <w:color w:val="000000"/>
          <w:shd w:val="clear" w:color="auto" w:fill="FFFFFF"/>
        </w:rPr>
      </w:pPr>
    </w:p>
    <w:p w14:paraId="3C3430CC" w14:textId="77777777" w:rsidR="003D51FB" w:rsidRDefault="003D51FB" w:rsidP="008B1B38">
      <w:pPr>
        <w:pStyle w:val="Paragrafoelenco"/>
        <w:rPr>
          <w:rFonts w:ascii="Bell MT" w:hAnsi="Bell MT" w:cs="Arial"/>
          <w:color w:val="000000"/>
          <w:shd w:val="clear" w:color="auto" w:fill="FFFFFF"/>
        </w:rPr>
      </w:pPr>
    </w:p>
    <w:p w14:paraId="36B7B560" w14:textId="77777777" w:rsidR="003D51FB" w:rsidRPr="00274F8D" w:rsidRDefault="003D51FB" w:rsidP="008B1B38">
      <w:pPr>
        <w:pStyle w:val="Paragrafoelenco"/>
        <w:rPr>
          <w:rFonts w:ascii="Bell MT" w:hAnsi="Bell MT" w:cs="Arial"/>
          <w:color w:val="000000"/>
          <w:shd w:val="clear" w:color="auto" w:fill="FFFFFF"/>
        </w:rPr>
      </w:pPr>
    </w:p>
    <w:p w14:paraId="4B22F17F" w14:textId="77777777" w:rsidR="003D51FB" w:rsidRDefault="003D51FB">
      <w:pPr>
        <w:pStyle w:val="Paragrafoelenco"/>
        <w:spacing w:line="240" w:lineRule="auto"/>
        <w:rPr>
          <w:rStyle w:val="Enfasidelicata"/>
          <w:rFonts w:ascii="Bell MT" w:hAnsi="Bell MT"/>
          <w:i w:val="0"/>
          <w:iCs w:val="0"/>
          <w:sz w:val="28"/>
          <w:szCs w:val="28"/>
        </w:rPr>
      </w:pPr>
    </w:p>
    <w:p w14:paraId="177C9EC4" w14:textId="4BC1212F" w:rsidR="001118E3" w:rsidRPr="00923D58" w:rsidRDefault="001118E3" w:rsidP="00923D58">
      <w:pPr>
        <w:pStyle w:val="Paragrafoelenco"/>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br/>
      </w:r>
    </w:p>
    <w:p w14:paraId="2971BC15" w14:textId="06019CEB" w:rsidR="001118E3" w:rsidRPr="00923D58" w:rsidRDefault="001118E3" w:rsidP="00923D58">
      <w:pPr>
        <w:pStyle w:val="Paragrafoelenco"/>
        <w:numPr>
          <w:ilvl w:val="0"/>
          <w:numId w:val="7"/>
        </w:numPr>
        <w:spacing w:line="240" w:lineRule="auto"/>
        <w:rPr>
          <w:rStyle w:val="Enfasidelicata"/>
          <w:rFonts w:ascii="Bell MT" w:hAnsi="Bell MT"/>
          <w:i w:val="0"/>
          <w:iCs w:val="0"/>
          <w:sz w:val="24"/>
          <w:szCs w:val="24"/>
        </w:rPr>
      </w:pPr>
      <w:r w:rsidRPr="00923D58">
        <w:rPr>
          <w:rStyle w:val="Enfasidelicata"/>
          <w:rFonts w:ascii="Bell MT" w:hAnsi="Bell MT"/>
          <w:i w:val="0"/>
          <w:iCs w:val="0"/>
          <w:sz w:val="32"/>
          <w:szCs w:val="32"/>
        </w:rPr>
        <w:t>Definitions, Acronyms, Abbreviations</w:t>
      </w:r>
      <w:r w:rsidRPr="00923D58">
        <w:rPr>
          <w:rStyle w:val="Enfasidelicata"/>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Physical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Virtual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any person who uses the app to line up virtually and asks for a </w:t>
      </w:r>
      <w:r w:rsidR="00AD455C">
        <w:rPr>
          <w:rStyle w:val="Enfasidelicata"/>
          <w:rFonts w:ascii="Bell MT" w:hAnsi="Bell MT"/>
          <w:i w:val="0"/>
          <w:iCs w:val="0"/>
          <w:sz w:val="24"/>
          <w:szCs w:val="24"/>
        </w:rPr>
        <w:t>ticket</w:t>
      </w:r>
      <w:r w:rsidRPr="00923D58">
        <w:rPr>
          <w:rStyle w:val="Enfasidelicata"/>
          <w:rFonts w:ascii="Bell MT" w:hAnsi="Bell MT"/>
          <w:i w:val="0"/>
          <w:iCs w:val="0"/>
          <w:sz w:val="24"/>
          <w:szCs w:val="24"/>
        </w:rPr>
        <w:t>.</w:t>
      </w:r>
    </w:p>
    <w:p w14:paraId="4CE040D8" w14:textId="37399D28" w:rsidR="003B3FEB" w:rsidRPr="00923D58"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Enfasidelicata"/>
          <w:rFonts w:ascii="Bell MT" w:hAnsi="Bell MT"/>
          <w:i w:val="0"/>
          <w:iCs w:val="0"/>
          <w:sz w:val="24"/>
          <w:szCs w:val="24"/>
        </w:rPr>
      </w:pPr>
      <w:commentRangeStart w:id="1"/>
      <w:r w:rsidRPr="00923D58">
        <w:rPr>
          <w:rStyle w:val="Enfasidelicata"/>
          <w:rFonts w:ascii="Bell MT" w:hAnsi="Bell MT"/>
          <w:i w:val="0"/>
          <w:iCs w:val="0"/>
          <w:sz w:val="24"/>
          <w:szCs w:val="24"/>
        </w:rPr>
        <w:t>Ticket</w:t>
      </w:r>
      <w:commentRangeEnd w:id="1"/>
      <w:r w:rsidRPr="00923D58">
        <w:rPr>
          <w:rStyle w:val="Rimandocommento"/>
          <w:rFonts w:ascii="Bell MT" w:hAnsi="Bell MT"/>
        </w:rPr>
        <w:commentReference w:id="1"/>
      </w:r>
      <w:r w:rsidRPr="00923D58">
        <w:rPr>
          <w:rStyle w:val="Enfasidelicata"/>
          <w:rFonts w:ascii="Bell MT" w:hAnsi="Bell MT"/>
          <w:i w:val="0"/>
          <w:iCs w:val="0"/>
          <w:sz w:val="24"/>
          <w:szCs w:val="24"/>
        </w:rPr>
        <w:t>: QR</w:t>
      </w:r>
      <w:r w:rsidR="00380D90">
        <w:rPr>
          <w:rStyle w:val="Enfasidelicata"/>
          <w:rFonts w:ascii="Bell MT" w:hAnsi="Bell MT"/>
          <w:i w:val="0"/>
          <w:iCs w:val="0"/>
          <w:sz w:val="24"/>
          <w:szCs w:val="24"/>
        </w:rPr>
        <w:t xml:space="preserve"> c</w:t>
      </w:r>
      <w:r w:rsidRPr="00923D58">
        <w:rPr>
          <w:rStyle w:val="Enfasidelicata"/>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Store, Market, Supermarket, Shop: Any building that provides goods and services in return for money and are connected to the CLup application.</w:t>
      </w:r>
    </w:p>
    <w:p w14:paraId="47FFCCFC" w14:textId="62EAE144" w:rsidR="0076201B" w:rsidRDefault="00380D90">
      <w:pPr>
        <w:spacing w:line="240" w:lineRule="auto"/>
        <w:ind w:left="720"/>
        <w:rPr>
          <w:ins w:id="2" w:author="Giorgio Romeo" w:date="2020-12-01T23:06:00Z"/>
          <w:rStyle w:val="Enfasidelicata"/>
          <w:rFonts w:ascii="Bell MT" w:hAnsi="Bell MT"/>
          <w:i w:val="0"/>
          <w:iCs w:val="0"/>
          <w:sz w:val="24"/>
          <w:szCs w:val="24"/>
        </w:rPr>
      </w:pPr>
      <w:r>
        <w:rPr>
          <w:rStyle w:val="Enfasidelicata"/>
          <w:rFonts w:ascii="Bell MT" w:hAnsi="Bell MT"/>
          <w:i w:val="0"/>
          <w:iCs w:val="0"/>
          <w:sz w:val="24"/>
          <w:szCs w:val="24"/>
        </w:rPr>
        <w:t>Authorized Account: Account associated to a Shop Manager, formally authorized through adequate procedures.</w:t>
      </w:r>
    </w:p>
    <w:p w14:paraId="67D0E2F7" w14:textId="7EBD9580" w:rsidR="00F57479" w:rsidRDefault="00F57479">
      <w:pPr>
        <w:spacing w:line="240" w:lineRule="auto"/>
        <w:ind w:left="720"/>
        <w:rPr>
          <w:rStyle w:val="Enfasidelicata"/>
          <w:rFonts w:ascii="Bell MT" w:hAnsi="Bell MT"/>
          <w:i w:val="0"/>
          <w:iCs w:val="0"/>
          <w:sz w:val="24"/>
          <w:szCs w:val="24"/>
        </w:rPr>
      </w:pPr>
      <w:ins w:id="3" w:author="Giorgio Romeo" w:date="2020-12-01T23:06:00Z">
        <w:r>
          <w:rPr>
            <w:rStyle w:val="Enfasidelicata"/>
            <w:rFonts w:ascii="Bell MT" w:hAnsi="Bell MT"/>
            <w:i w:val="0"/>
            <w:iCs w:val="0"/>
            <w:sz w:val="24"/>
            <w:szCs w:val="24"/>
          </w:rPr>
          <w:t>Inactive User: a virtual</w:t>
        </w:r>
      </w:ins>
      <w:ins w:id="4" w:author="Giorgio Romeo" w:date="2020-12-01T23:07:00Z">
        <w:r>
          <w:rPr>
            <w:rStyle w:val="Enfasidelicata"/>
            <w:rFonts w:ascii="Bell MT" w:hAnsi="Bell MT"/>
            <w:i w:val="0"/>
            <w:iCs w:val="0"/>
            <w:sz w:val="24"/>
            <w:szCs w:val="24"/>
          </w:rPr>
          <w:t xml:space="preserve"> user that</w:t>
        </w:r>
      </w:ins>
      <w:ins w:id="5" w:author="Giorgio Romeo" w:date="2020-12-01T23:08:00Z">
        <w:r w:rsidR="008700A1">
          <w:rPr>
            <w:rStyle w:val="Enfasidelicata"/>
            <w:rFonts w:ascii="Bell MT" w:hAnsi="Bell MT"/>
            <w:i w:val="0"/>
            <w:iCs w:val="0"/>
            <w:sz w:val="24"/>
            <w:szCs w:val="24"/>
          </w:rPr>
          <w:t xml:space="preserve"> does not click on any button </w:t>
        </w:r>
      </w:ins>
      <w:ins w:id="6" w:author="Giorgio Romeo" w:date="2020-12-01T23:09:00Z">
        <w:r w:rsidR="008700A1">
          <w:rPr>
            <w:rStyle w:val="Enfasidelicata"/>
            <w:rFonts w:ascii="Bell MT" w:hAnsi="Bell MT"/>
            <w:i w:val="0"/>
            <w:iCs w:val="0"/>
            <w:sz w:val="24"/>
            <w:szCs w:val="24"/>
          </w:rPr>
          <w:t xml:space="preserve">in the </w:t>
        </w:r>
        <w:r w:rsidR="008700A1" w:rsidRPr="008700A1">
          <w:rPr>
            <w:rStyle w:val="Enfasidelicata"/>
            <w:rFonts w:ascii="Bell MT" w:hAnsi="Bell MT"/>
            <w:sz w:val="24"/>
            <w:szCs w:val="24"/>
            <w:rPrChange w:id="7" w:author="Giorgio Romeo" w:date="2020-12-01T23:09:00Z">
              <w:rPr>
                <w:rStyle w:val="Enfasidelicata"/>
                <w:rFonts w:ascii="Bell MT" w:hAnsi="Bell MT"/>
                <w:i w:val="0"/>
                <w:iCs w:val="0"/>
                <w:sz w:val="24"/>
                <w:szCs w:val="24"/>
              </w:rPr>
            </w:rPrChange>
          </w:rPr>
          <w:t>“Get a ticket”</w:t>
        </w:r>
        <w:r w:rsidR="008700A1">
          <w:rPr>
            <w:rStyle w:val="Enfasidelicata"/>
            <w:rFonts w:ascii="Bell MT" w:hAnsi="Bell MT"/>
            <w:i w:val="0"/>
            <w:iCs w:val="0"/>
            <w:sz w:val="24"/>
            <w:szCs w:val="24"/>
          </w:rPr>
          <w:t xml:space="preserve"> or </w:t>
        </w:r>
        <w:r w:rsidR="008700A1" w:rsidRPr="008700A1">
          <w:rPr>
            <w:rStyle w:val="Enfasidelicata"/>
            <w:rFonts w:ascii="Bell MT" w:hAnsi="Bell MT"/>
            <w:sz w:val="24"/>
            <w:szCs w:val="24"/>
            <w:rPrChange w:id="8" w:author="Giorgio Romeo" w:date="2020-12-01T23:09:00Z">
              <w:rPr>
                <w:rStyle w:val="Enfasidelicata"/>
                <w:rFonts w:ascii="Bell MT" w:hAnsi="Bell MT"/>
                <w:i w:val="0"/>
                <w:iCs w:val="0"/>
                <w:sz w:val="24"/>
                <w:szCs w:val="24"/>
              </w:rPr>
            </w:rPrChange>
          </w:rPr>
          <w:t xml:space="preserve">“Book </w:t>
        </w:r>
        <w:r w:rsidR="008700A1">
          <w:rPr>
            <w:rStyle w:val="Enfasidelicata"/>
            <w:rFonts w:ascii="Bell MT" w:hAnsi="Bell MT"/>
            <w:sz w:val="24"/>
            <w:szCs w:val="24"/>
          </w:rPr>
          <w:t xml:space="preserve">a </w:t>
        </w:r>
        <w:r w:rsidR="008700A1" w:rsidRPr="008700A1">
          <w:rPr>
            <w:rStyle w:val="Enfasidelicata"/>
            <w:rFonts w:ascii="Bell MT" w:hAnsi="Bell MT"/>
            <w:sz w:val="24"/>
            <w:szCs w:val="24"/>
            <w:rPrChange w:id="9" w:author="Giorgio Romeo" w:date="2020-12-01T23:09:00Z">
              <w:rPr>
                <w:rStyle w:val="Enfasidelicata"/>
                <w:rFonts w:ascii="Bell MT" w:hAnsi="Bell MT"/>
                <w:i w:val="0"/>
                <w:iCs w:val="0"/>
                <w:sz w:val="24"/>
                <w:szCs w:val="24"/>
              </w:rPr>
            </w:rPrChange>
          </w:rPr>
          <w:t xml:space="preserve">visit” </w:t>
        </w:r>
        <w:r w:rsidR="008700A1">
          <w:rPr>
            <w:rStyle w:val="Enfasidelicata"/>
            <w:rFonts w:ascii="Bell MT" w:hAnsi="Bell MT"/>
            <w:i w:val="0"/>
            <w:iCs w:val="0"/>
            <w:sz w:val="24"/>
            <w:szCs w:val="24"/>
          </w:rPr>
          <w:t xml:space="preserve">page </w:t>
        </w:r>
      </w:ins>
    </w:p>
    <w:p w14:paraId="69441DD1" w14:textId="77777777" w:rsidR="00AD455C" w:rsidRPr="00923D58" w:rsidRDefault="00AD455C" w:rsidP="00571C1D">
      <w:pPr>
        <w:spacing w:line="240" w:lineRule="auto"/>
        <w:ind w:left="720"/>
        <w:rPr>
          <w:rStyle w:val="Enfasidelicata"/>
          <w:rFonts w:ascii="Bell MT" w:hAnsi="Bell MT"/>
          <w:i w:val="0"/>
          <w:iCs w:val="0"/>
          <w:sz w:val="24"/>
          <w:szCs w:val="24"/>
        </w:rPr>
      </w:pPr>
    </w:p>
    <w:p w14:paraId="3605D7D0" w14:textId="75837535" w:rsidR="00C65B56"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Revision history</w:t>
      </w:r>
    </w:p>
    <w:p w14:paraId="3940384A" w14:textId="77777777" w:rsidR="00E27365" w:rsidRDefault="00C65B56" w:rsidP="00C65B56">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8"/>
          <w:szCs w:val="28"/>
        </w:rPr>
        <w:t>Group meetings:</w:t>
      </w:r>
    </w:p>
    <w:p w14:paraId="20A5D963" w14:textId="45431317" w:rsidR="00AD455C" w:rsidRDefault="00582023" w:rsidP="00C65B56">
      <w:pPr>
        <w:pStyle w:val="Paragrafoelenco"/>
        <w:spacing w:line="240" w:lineRule="auto"/>
        <w:rPr>
          <w:rStyle w:val="Enfasidelicata"/>
          <w:rFonts w:ascii="Bell MT" w:hAnsi="Bell MT"/>
          <w:i w:val="0"/>
          <w:iCs w:val="0"/>
          <w:sz w:val="24"/>
          <w:szCs w:val="24"/>
        </w:rPr>
      </w:pPr>
      <w:r w:rsidRPr="00923D58">
        <w:rPr>
          <w:rStyle w:val="Enfasidelicata"/>
          <w:rFonts w:ascii="Bell MT" w:hAnsi="Bell MT"/>
          <w:i w:val="0"/>
          <w:iCs w:val="0"/>
          <w:sz w:val="28"/>
          <w:szCs w:val="28"/>
        </w:rPr>
        <w:br/>
      </w:r>
      <w:r w:rsidR="00C65B56">
        <w:rPr>
          <w:rStyle w:val="Enfasidelicata"/>
          <w:rFonts w:ascii="Bell MT" w:hAnsi="Bell MT"/>
          <w:i w:val="0"/>
          <w:iCs w:val="0"/>
          <w:sz w:val="24"/>
          <w:szCs w:val="24"/>
        </w:rPr>
        <w:tab/>
      </w:r>
      <w:r w:rsidR="003B3FEB">
        <w:rPr>
          <w:rStyle w:val="Enfasidelicata"/>
          <w:rFonts w:ascii="Bell MT" w:hAnsi="Bell MT"/>
          <w:i w:val="0"/>
          <w:iCs w:val="0"/>
          <w:sz w:val="24"/>
          <w:szCs w:val="24"/>
        </w:rPr>
        <w:t>1</w:t>
      </w:r>
      <w:r w:rsidR="003B3FEB" w:rsidRPr="00923D58">
        <w:rPr>
          <w:rStyle w:val="Enfasidelicata"/>
          <w:rFonts w:ascii="Bell MT" w:hAnsi="Bell MT"/>
          <w:i w:val="0"/>
          <w:iCs w:val="0"/>
          <w:sz w:val="24"/>
          <w:szCs w:val="24"/>
          <w:vertAlign w:val="superscript"/>
        </w:rPr>
        <w:t>st</w:t>
      </w:r>
      <w:r w:rsidR="003B3FEB">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2</w:t>
      </w:r>
      <w:r w:rsidRPr="00923D58">
        <w:rPr>
          <w:rStyle w:val="Enfasidelicata"/>
          <w:rFonts w:ascii="Bell MT" w:hAnsi="Bell MT"/>
          <w:i w:val="0"/>
          <w:iCs w:val="0"/>
          <w:sz w:val="24"/>
          <w:szCs w:val="24"/>
          <w:vertAlign w:val="superscript"/>
        </w:rPr>
        <w:t>nd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17/10/2020</w:t>
      </w:r>
    </w:p>
    <w:p w14:paraId="0F74923B" w14:textId="1591749F"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3</w:t>
      </w:r>
      <w:r w:rsidRPr="00923D58">
        <w:rPr>
          <w:rStyle w:val="Enfasidelicata"/>
          <w:rFonts w:ascii="Bell MT" w:hAnsi="Bell MT"/>
          <w:i w:val="0"/>
          <w:iCs w:val="0"/>
          <w:sz w:val="24"/>
          <w:szCs w:val="24"/>
          <w:vertAlign w:val="superscript"/>
        </w:rPr>
        <w:t>rd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24/10/2020</w:t>
      </w:r>
    </w:p>
    <w:p w14:paraId="06F7C19A" w14:textId="446A903C" w:rsidR="00AD455C"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4</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Use Cases</w:t>
      </w:r>
    </w:p>
    <w:p w14:paraId="627E162E" w14:textId="77777777" w:rsidR="00AD455C" w:rsidRDefault="00AD455C"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14/11/2020</w:t>
      </w:r>
    </w:p>
    <w:p w14:paraId="245B8C45" w14:textId="2F68C66B" w:rsidR="001A3C22" w:rsidRDefault="003B3FEB"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5</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Functional Requirements, Domain Assumptions and Goals</w:t>
      </w:r>
      <w:r w:rsidR="001118E3" w:rsidRPr="00923D58">
        <w:rPr>
          <w:rStyle w:val="Enfasidelicata"/>
          <w:rFonts w:ascii="Bell MT" w:hAnsi="Bell MT"/>
          <w:i w:val="0"/>
          <w:iCs w:val="0"/>
          <w:sz w:val="24"/>
          <w:szCs w:val="24"/>
        </w:rPr>
        <w:br/>
      </w:r>
      <w:r w:rsidR="00AD455C">
        <w:rPr>
          <w:rStyle w:val="Enfasidelicata"/>
          <w:rFonts w:ascii="Bell MT" w:hAnsi="Bell MT"/>
          <w:i w:val="0"/>
          <w:iCs w:val="0"/>
          <w:sz w:val="24"/>
          <w:szCs w:val="24"/>
        </w:rPr>
        <w:t>Duration 2h, 21/11/2020</w:t>
      </w:r>
    </w:p>
    <w:p w14:paraId="6190B79B" w14:textId="77777777" w:rsidR="001A3C22" w:rsidRDefault="001A3C22" w:rsidP="00923D58">
      <w:pPr>
        <w:pStyle w:val="Paragrafoelenco"/>
        <w:spacing w:line="240" w:lineRule="auto"/>
        <w:rPr>
          <w:rStyle w:val="Enfasidelicata"/>
          <w:rFonts w:ascii="Bell MT" w:hAnsi="Bell MT"/>
          <w:i w:val="0"/>
          <w:iCs w:val="0"/>
          <w:sz w:val="24"/>
          <w:szCs w:val="24"/>
        </w:rPr>
      </w:pPr>
    </w:p>
    <w:p w14:paraId="79CA7E60" w14:textId="36427AAB" w:rsidR="001118E3" w:rsidRPr="00923D58" w:rsidRDefault="001A3C22" w:rsidP="00923D58">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4"/>
          <w:szCs w:val="24"/>
        </w:rPr>
        <w:tab/>
        <w:t>6</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Goals and defined all the External Interfaces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25/11/2020</w:t>
      </w:r>
      <w:r w:rsidR="001118E3" w:rsidRPr="00923D58">
        <w:rPr>
          <w:rStyle w:val="Enfasidelicata"/>
          <w:rFonts w:ascii="Bell MT" w:hAnsi="Bell MT"/>
          <w:i w:val="0"/>
          <w:iCs w:val="0"/>
          <w:sz w:val="24"/>
          <w:szCs w:val="24"/>
        </w:rPr>
        <w:br/>
      </w:r>
    </w:p>
    <w:p w14:paraId="54D07E83" w14:textId="6F0B6FB7" w:rsidR="001118E3" w:rsidRPr="00923D58"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Reference documents</w:t>
      </w:r>
      <w:r w:rsidRPr="00923D58">
        <w:rPr>
          <w:rStyle w:val="Enfasidelicata"/>
          <w:rFonts w:ascii="Bell MT" w:hAnsi="Bell MT"/>
          <w:i w:val="0"/>
          <w:iCs w:val="0"/>
          <w:sz w:val="28"/>
          <w:szCs w:val="28"/>
        </w:rPr>
        <w:br/>
      </w:r>
      <w:r w:rsidRPr="00923D58">
        <w:rPr>
          <w:rStyle w:val="Enfasidelicata"/>
          <w:rFonts w:ascii="Bell MT" w:hAnsi="Bell MT"/>
          <w:i w:val="0"/>
          <w:iCs w:val="0"/>
          <w:sz w:val="28"/>
          <w:szCs w:val="28"/>
        </w:rPr>
        <w:br/>
      </w:r>
      <w:r w:rsidR="00DD33A8">
        <w:rPr>
          <w:rStyle w:val="Enfasidelicata"/>
          <w:rFonts w:ascii="Bell MT" w:hAnsi="Bell MT"/>
          <w:i w:val="0"/>
          <w:iCs w:val="0"/>
          <w:sz w:val="24"/>
          <w:szCs w:val="24"/>
        </w:rPr>
        <w:t xml:space="preserve">3.A.1 : </w:t>
      </w:r>
      <w:r w:rsidR="009967D5">
        <w:rPr>
          <w:rStyle w:val="Enfasidelicata"/>
          <w:rFonts w:ascii="Bell MT" w:hAnsi="Bell MT"/>
          <w:i w:val="0"/>
          <w:iCs w:val="0"/>
          <w:sz w:val="24"/>
          <w:szCs w:val="24"/>
        </w:rPr>
        <w:t xml:space="preserve">Graphic demo of mobile application: </w:t>
      </w:r>
      <w:r w:rsidR="009967D5" w:rsidRPr="009967D5">
        <w:rPr>
          <w:rStyle w:val="Enfasidelicata"/>
          <w:rFonts w:ascii="Bell MT" w:hAnsi="Bell MT"/>
          <w:i w:val="0"/>
          <w:iCs w:val="0"/>
          <w:sz w:val="24"/>
          <w:szCs w:val="24"/>
        </w:rPr>
        <w:t>https://customerlineup.bubbleapps.io</w:t>
      </w:r>
      <w:r w:rsidRPr="00923D58">
        <w:rPr>
          <w:rStyle w:val="Enfasidelicata"/>
          <w:rFonts w:ascii="Bell MT" w:hAnsi="Bell MT"/>
          <w:i w:val="0"/>
          <w:iCs w:val="0"/>
          <w:sz w:val="24"/>
          <w:szCs w:val="24"/>
        </w:rPr>
        <w:br/>
      </w:r>
    </w:p>
    <w:p w14:paraId="6550AB6A" w14:textId="61F944C9" w:rsidR="001118E3" w:rsidRPr="00923D58"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Document Structure</w:t>
      </w:r>
    </w:p>
    <w:p w14:paraId="4CAEA721" w14:textId="36A1D5CF"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Lorem ipsum dolor sit amet, consectetur adipiscing elit, sed do eiusmod tempor incididunt ut labore et dolore magna aliqua.</w:t>
      </w:r>
      <w:r w:rsidRPr="00923D58">
        <w:rPr>
          <w:rStyle w:val="Titolo1Carattere"/>
          <w:rFonts w:ascii="Bell MT" w:hAnsi="Bell MT"/>
          <w:sz w:val="24"/>
          <w:szCs w:val="24"/>
        </w:rPr>
        <w:t xml:space="preserve"> </w:t>
      </w:r>
      <w:r w:rsidRPr="00923D58">
        <w:rPr>
          <w:rStyle w:val="Enfasidelicata"/>
          <w:rFonts w:ascii="Bell MT" w:hAnsi="Bell MT"/>
          <w:i w:val="0"/>
          <w:iCs w:val="0"/>
          <w:sz w:val="24"/>
          <w:szCs w:val="24"/>
        </w:rPr>
        <w:t xml:space="preserve">Lorem ipsum dolor sit amet, consectetur adipiscing elit, sed do eiusmod tempor incididunt ut labore et dolore magna aliqua.Lorem ipsum dolor sit amet, consectetur adipiscing elit, sed do eiusmod tempor incididunt ut labore et dolore magna aliqua. </w:t>
      </w:r>
    </w:p>
    <w:p w14:paraId="3A221D73" w14:textId="77777777" w:rsidR="001118E3" w:rsidRPr="00923D58" w:rsidRDefault="001118E3" w:rsidP="00571C1D">
      <w:pPr>
        <w:spacing w:line="240" w:lineRule="auto"/>
        <w:rPr>
          <w:rStyle w:val="Enfasidelicata"/>
          <w:rFonts w:ascii="Bell MT" w:hAnsi="Bell MT"/>
          <w:i w:val="0"/>
          <w:iCs w:val="0"/>
          <w:sz w:val="24"/>
          <w:szCs w:val="24"/>
        </w:rPr>
      </w:pPr>
    </w:p>
    <w:p w14:paraId="755E5D46" w14:textId="4317CCFB" w:rsidR="001118E3" w:rsidRPr="00923D58" w:rsidRDefault="001118E3">
      <w:pPr>
        <w:pStyle w:val="Paragrafoelenco"/>
        <w:numPr>
          <w:ilvl w:val="0"/>
          <w:numId w:val="6"/>
        </w:numPr>
        <w:spacing w:line="240" w:lineRule="auto"/>
        <w:rPr>
          <w:rStyle w:val="Enfasidelicata"/>
          <w:rFonts w:ascii="Bell MT" w:hAnsi="Bell MT"/>
          <w:sz w:val="44"/>
          <w:szCs w:val="44"/>
        </w:rPr>
      </w:pPr>
      <w:r w:rsidRPr="00923D58">
        <w:rPr>
          <w:rStyle w:val="Enfasidelicata"/>
          <w:rFonts w:ascii="Bell MT" w:hAnsi="Bell MT"/>
          <w:sz w:val="44"/>
          <w:szCs w:val="44"/>
        </w:rPr>
        <w:t>OVERALL DESCRIPTION</w:t>
      </w:r>
      <w:r w:rsidR="001A5FAF" w:rsidRPr="008B1B38">
        <w:rPr>
          <w:rStyle w:val="Enfasidelicata"/>
          <w:rFonts w:ascii="Bell MT" w:hAnsi="Bell MT"/>
          <w:sz w:val="44"/>
          <w:szCs w:val="44"/>
        </w:rPr>
        <w:t xml:space="preserve"> </w:t>
      </w:r>
      <w:r w:rsidRPr="00923D58">
        <w:rPr>
          <w:rStyle w:val="Enfasidelicata"/>
          <w:rFonts w:ascii="Bell MT" w:hAnsi="Bell MT"/>
          <w:sz w:val="44"/>
          <w:szCs w:val="44"/>
        </w:rPr>
        <w:br/>
      </w:r>
    </w:p>
    <w:p w14:paraId="1562FF69" w14:textId="53C916C4" w:rsidR="00BD50E7" w:rsidRPr="00923D58" w:rsidRDefault="001118E3" w:rsidP="00571C1D">
      <w:pPr>
        <w:pStyle w:val="Paragrafoelenco"/>
        <w:numPr>
          <w:ilvl w:val="0"/>
          <w:numId w:val="9"/>
        </w:numPr>
        <w:spacing w:line="240" w:lineRule="auto"/>
        <w:rPr>
          <w:rStyle w:val="Enfasidelicata"/>
          <w:rFonts w:ascii="Bell MT" w:hAnsi="Bell MT"/>
          <w:i w:val="0"/>
          <w:iCs w:val="0"/>
          <w:sz w:val="32"/>
          <w:szCs w:val="32"/>
        </w:rPr>
      </w:pPr>
      <w:r w:rsidRPr="00923D58">
        <w:rPr>
          <w:rStyle w:val="Enfasidelicata"/>
          <w:rFonts w:ascii="Bell MT" w:hAnsi="Bell MT"/>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rFonts w:ascii="Bell MT" w:hAnsi="Bell MT"/>
          <w:i w:val="0"/>
          <w:iCs w:val="0"/>
          <w:sz w:val="28"/>
          <w:szCs w:val="28"/>
        </w:rPr>
      </w:pPr>
    </w:p>
    <w:p w14:paraId="6E65F997" w14:textId="42D78AC8" w:rsidR="00DC5D58" w:rsidRDefault="00DC5D58">
      <w:pPr>
        <w:pStyle w:val="Paragrafoelenco"/>
        <w:numPr>
          <w:ilvl w:val="0"/>
          <w:numId w:val="14"/>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rFonts w:ascii="Bell MT" w:hAnsi="Bell MT"/>
          <w:i w:val="0"/>
          <w:iCs w:val="0"/>
          <w:sz w:val="28"/>
          <w:szCs w:val="28"/>
        </w:rPr>
      </w:pPr>
    </w:p>
    <w:p w14:paraId="43E384BF" w14:textId="49EFDE5A" w:rsidR="00111780" w:rsidRPr="00923D58" w:rsidRDefault="006332A6" w:rsidP="00923D58">
      <w:pPr>
        <w:pStyle w:val="Paragrafoelenco"/>
        <w:numPr>
          <w:ilvl w:val="0"/>
          <w:numId w:val="16"/>
        </w:numPr>
      </w:pPr>
      <w:r w:rsidRPr="00923D58">
        <w:rPr>
          <w:rStyle w:val="Enfasidelicata"/>
          <w:rFonts w:ascii="Bell MT" w:hAnsi="Bell MT"/>
          <w:i w:val="0"/>
          <w:iCs w:val="0"/>
          <w:color w:val="0D0D0D" w:themeColor="text1" w:themeTint="F2"/>
          <w:sz w:val="24"/>
          <w:szCs w:val="24"/>
        </w:rPr>
        <w:t>Ha</w:t>
      </w:r>
      <w:r w:rsidR="00377EC6" w:rsidRPr="00923D58">
        <w:rPr>
          <w:rStyle w:val="Enfasidelicata"/>
          <w:rFonts w:ascii="Bell MT" w:hAnsi="Bell MT"/>
          <w:i w:val="0"/>
          <w:iCs w:val="0"/>
          <w:color w:val="0D0D0D" w:themeColor="text1" w:themeTint="F2"/>
          <w:sz w:val="24"/>
          <w:szCs w:val="24"/>
        </w:rPr>
        <w:t>j</w:t>
      </w:r>
      <w:r w:rsidRPr="00923D58">
        <w:rPr>
          <w:rStyle w:val="Enfasidelicata"/>
          <w:rFonts w:ascii="Bell MT" w:hAnsi="Bell MT"/>
          <w:i w:val="0"/>
          <w:iCs w:val="0"/>
          <w:color w:val="0D0D0D" w:themeColor="text1" w:themeTint="F2"/>
          <w:sz w:val="24"/>
          <w:szCs w:val="24"/>
        </w:rPr>
        <w:t xml:space="preserve">sen wishes to buy </w:t>
      </w:r>
      <w:r w:rsidR="00200B73" w:rsidRPr="00923D58">
        <w:rPr>
          <w:rStyle w:val="Enfasidelicata"/>
          <w:rFonts w:ascii="Bell MT" w:hAnsi="Bell MT"/>
          <w:i w:val="0"/>
          <w:iCs w:val="0"/>
          <w:color w:val="0D0D0D" w:themeColor="text1" w:themeTint="F2"/>
          <w:sz w:val="24"/>
          <w:szCs w:val="24"/>
        </w:rPr>
        <w:t xml:space="preserve">groceries </w:t>
      </w:r>
      <w:r w:rsidRPr="00923D58">
        <w:rPr>
          <w:rStyle w:val="Enfasidelicata"/>
          <w:rFonts w:ascii="Bell MT" w:hAnsi="Bell MT"/>
          <w:i w:val="0"/>
          <w:iCs w:val="0"/>
          <w:color w:val="0D0D0D" w:themeColor="text1" w:themeTint="F2"/>
          <w:sz w:val="24"/>
          <w:szCs w:val="24"/>
        </w:rPr>
        <w:t>but remembers that the nearest market</w:t>
      </w:r>
      <w:r w:rsidR="00A2714B" w:rsidRPr="00113680">
        <w:rPr>
          <w:rStyle w:val="Enfasidelicata"/>
          <w:rFonts w:ascii="Bell MT" w:hAnsi="Bell MT"/>
          <w:i w:val="0"/>
          <w:iCs w:val="0"/>
          <w:color w:val="0D0D0D" w:themeColor="text1" w:themeTint="F2"/>
          <w:sz w:val="24"/>
          <w:szCs w:val="24"/>
        </w:rPr>
        <w:t xml:space="preserve"> is small</w:t>
      </w:r>
      <w:r w:rsidR="00A2714B" w:rsidRPr="00923D58">
        <w:rPr>
          <w:rStyle w:val="Enfasidelicata"/>
          <w:rFonts w:ascii="Bell MT" w:hAnsi="Bell MT"/>
          <w:i w:val="0"/>
          <w:iCs w:val="0"/>
          <w:color w:val="0D0D0D" w:themeColor="text1" w:themeTint="F2"/>
          <w:sz w:val="24"/>
          <w:szCs w:val="24"/>
        </w:rPr>
        <w:t>,</w:t>
      </w:r>
      <w:r w:rsidRPr="00923D58">
        <w:rPr>
          <w:rStyle w:val="Enfasidelicata"/>
          <w:rFonts w:ascii="Bell MT" w:hAnsi="Bell MT"/>
          <w:i w:val="0"/>
          <w:iCs w:val="0"/>
          <w:color w:val="0D0D0D" w:themeColor="text1" w:themeTint="F2"/>
          <w:sz w:val="24"/>
          <w:szCs w:val="24"/>
        </w:rPr>
        <w:t xml:space="preserve"> and</w:t>
      </w:r>
      <w:r w:rsidR="00200B73" w:rsidRPr="00923D58">
        <w:rPr>
          <w:rStyle w:val="Enfasidelicata"/>
          <w:rFonts w:ascii="Bell MT" w:hAnsi="Bell MT"/>
          <w:i w:val="0"/>
          <w:iCs w:val="0"/>
          <w:color w:val="0D0D0D" w:themeColor="text1" w:themeTint="F2"/>
          <w:sz w:val="24"/>
          <w:szCs w:val="24"/>
        </w:rPr>
        <w:t xml:space="preserve"> he would probably have to wait for an hour</w:t>
      </w:r>
      <w:r w:rsidRPr="00923D58">
        <w:rPr>
          <w:rStyle w:val="Enfasidelicata"/>
          <w:rFonts w:ascii="Bell MT" w:hAnsi="Bell MT"/>
          <w:i w:val="0"/>
          <w:iCs w:val="0"/>
          <w:color w:val="0D0D0D" w:themeColor="text1" w:themeTint="F2"/>
          <w:sz w:val="24"/>
          <w:szCs w:val="24"/>
        </w:rPr>
        <w:t>. Instead of going downstairs and waiting in line</w:t>
      </w:r>
      <w:r w:rsidR="00200B73" w:rsidRPr="00923D58">
        <w:rPr>
          <w:rStyle w:val="Enfasidelicata"/>
          <w:rFonts w:ascii="Bell MT" w:hAnsi="Bell MT"/>
          <w:i w:val="0"/>
          <w:iCs w:val="0"/>
          <w:color w:val="0D0D0D" w:themeColor="text1" w:themeTint="F2"/>
          <w:sz w:val="24"/>
          <w:szCs w:val="24"/>
        </w:rPr>
        <w:t>:</w:t>
      </w:r>
    </w:p>
    <w:p w14:paraId="623F8213" w14:textId="38CFC1C7"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w:t>
      </w:r>
      <w:r w:rsidR="006332A6" w:rsidRPr="00923D58">
        <w:rPr>
          <w:rStyle w:val="Enfasidelicata"/>
          <w:rFonts w:ascii="Bell MT" w:hAnsi="Bell MT"/>
          <w:i w:val="0"/>
          <w:iCs w:val="0"/>
          <w:sz w:val="24"/>
          <w:szCs w:val="24"/>
        </w:rPr>
        <w:t>e opens the app</w:t>
      </w:r>
      <w:r w:rsidR="00111780" w:rsidRPr="00923D58">
        <w:rPr>
          <w:rStyle w:val="Enfasidelicata"/>
          <w:rFonts w:ascii="Bell MT" w:hAnsi="Bell MT"/>
          <w:i w:val="0"/>
          <w:iCs w:val="0"/>
          <w:sz w:val="24"/>
          <w:szCs w:val="24"/>
        </w:rPr>
        <w:t xml:space="preserve"> on his phone</w:t>
      </w:r>
      <w:r w:rsidR="006332A6" w:rsidRPr="00923D58">
        <w:rPr>
          <w:rStyle w:val="Enfasidelicata"/>
          <w:rFonts w:ascii="Bell MT" w:hAnsi="Bell MT"/>
          <w:i w:val="0"/>
          <w:iCs w:val="0"/>
          <w:sz w:val="24"/>
          <w:szCs w:val="24"/>
        </w:rPr>
        <w:t xml:space="preserve"> and clicks on the button to </w:t>
      </w:r>
      <w:r w:rsidR="006332A6" w:rsidRPr="00923D58">
        <w:rPr>
          <w:rStyle w:val="Enfasidelicata"/>
          <w:rFonts w:ascii="Bell MT" w:hAnsi="Bell MT"/>
          <w:sz w:val="24"/>
          <w:szCs w:val="24"/>
        </w:rPr>
        <w:t>“</w:t>
      </w:r>
      <w:r w:rsidRPr="00923D58">
        <w:rPr>
          <w:rStyle w:val="Enfasidelicata"/>
          <w:rFonts w:ascii="Bell MT" w:hAnsi="Bell MT"/>
          <w:sz w:val="24"/>
          <w:szCs w:val="24"/>
        </w:rPr>
        <w:t>Get</w:t>
      </w:r>
      <w:r w:rsidR="006332A6" w:rsidRPr="00923D58">
        <w:rPr>
          <w:rStyle w:val="Enfasidelicata"/>
          <w:rFonts w:ascii="Bell MT" w:hAnsi="Bell MT"/>
          <w:sz w:val="24"/>
          <w:szCs w:val="24"/>
        </w:rPr>
        <w:t xml:space="preserve"> a</w:t>
      </w:r>
      <w:r w:rsidRPr="00923D58">
        <w:rPr>
          <w:rStyle w:val="Enfasidelicata"/>
          <w:rFonts w:ascii="Bell MT" w:hAnsi="Bell MT"/>
          <w:sz w:val="24"/>
          <w:szCs w:val="24"/>
        </w:rPr>
        <w:t xml:space="preserve"> </w:t>
      </w:r>
      <w:r w:rsidR="006332A6" w:rsidRPr="00923D58">
        <w:rPr>
          <w:rStyle w:val="Enfasidelicata"/>
          <w:rFonts w:ascii="Bell MT" w:hAnsi="Bell MT"/>
          <w:sz w:val="24"/>
          <w:szCs w:val="24"/>
        </w:rPr>
        <w:t>ticket”</w:t>
      </w:r>
    </w:p>
    <w:p w14:paraId="79C61AA9" w14:textId="046B3B65" w:rsidR="006332A6"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commentRangeStart w:id="10"/>
      <w:r w:rsidRPr="00923D58">
        <w:rPr>
          <w:rStyle w:val="Enfasidelicata"/>
          <w:rFonts w:ascii="Bell MT" w:hAnsi="Bell MT"/>
          <w:i w:val="0"/>
          <w:iCs w:val="0"/>
          <w:sz w:val="24"/>
          <w:szCs w:val="24"/>
        </w:rPr>
        <w:t>He chooses the market he wants to go from a map</w:t>
      </w:r>
      <w:commentRangeEnd w:id="10"/>
      <w:r w:rsidR="00286382">
        <w:rPr>
          <w:rStyle w:val="Rimandocommento"/>
        </w:rPr>
        <w:commentReference w:id="10"/>
      </w:r>
    </w:p>
    <w:p w14:paraId="319A9C8B" w14:textId="4B4C89F8"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Ha</w:t>
      </w:r>
      <w:r w:rsidR="00377EC6" w:rsidRPr="00923D58">
        <w:rPr>
          <w:rStyle w:val="Enfasidelicata"/>
          <w:rFonts w:ascii="Bell MT" w:hAnsi="Bell MT"/>
          <w:i w:val="0"/>
          <w:iCs w:val="0"/>
          <w:sz w:val="24"/>
          <w:szCs w:val="24"/>
        </w:rPr>
        <w:t>j</w:t>
      </w:r>
      <w:r w:rsidRPr="00923D58">
        <w:rPr>
          <w:rStyle w:val="Enfasidelicata"/>
          <w:rFonts w:ascii="Bell MT" w:hAnsi="Bell MT"/>
          <w:i w:val="0"/>
          <w:iCs w:val="0"/>
          <w:sz w:val="24"/>
          <w:szCs w:val="24"/>
        </w:rPr>
        <w:t xml:space="preserve">sen decides </w:t>
      </w:r>
      <w:r w:rsidR="00111780" w:rsidRPr="00923D58">
        <w:rPr>
          <w:rStyle w:val="Enfasidelicata"/>
          <w:rFonts w:ascii="Bell MT" w:hAnsi="Bell MT"/>
          <w:i w:val="0"/>
          <w:iCs w:val="0"/>
          <w:sz w:val="24"/>
          <w:szCs w:val="24"/>
        </w:rPr>
        <w:t xml:space="preserve">to </w:t>
      </w:r>
      <w:r w:rsidRPr="00923D58">
        <w:rPr>
          <w:rStyle w:val="Enfasidelicata"/>
          <w:rFonts w:ascii="Bell MT" w:hAnsi="Bell MT"/>
          <w:i w:val="0"/>
          <w:iCs w:val="0"/>
          <w:sz w:val="24"/>
          <w:szCs w:val="24"/>
        </w:rPr>
        <w:t>go</w:t>
      </w:r>
      <w:r w:rsidR="00111780" w:rsidRPr="00923D58">
        <w:rPr>
          <w:rStyle w:val="Enfasidelicata"/>
          <w:rFonts w:ascii="Bell MT" w:hAnsi="Bell MT"/>
          <w:i w:val="0"/>
          <w:iCs w:val="0"/>
          <w:sz w:val="24"/>
          <w:szCs w:val="24"/>
        </w:rPr>
        <w:t xml:space="preserve"> at that time and clicks on </w:t>
      </w:r>
      <w:r w:rsidR="00111780" w:rsidRPr="00923D58">
        <w:rPr>
          <w:rStyle w:val="Enfasidelicata"/>
          <w:rFonts w:ascii="Bell MT" w:hAnsi="Bell MT"/>
          <w:sz w:val="24"/>
          <w:szCs w:val="24"/>
        </w:rPr>
        <w:t>“Confirm”</w:t>
      </w:r>
    </w:p>
    <w:p w14:paraId="6113E197" w14:textId="29C3621E" w:rsidR="00111780"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The system sends a notification to remind about his </w:t>
      </w:r>
      <w:commentRangeStart w:id="11"/>
      <w:r w:rsidRPr="00923D58">
        <w:rPr>
          <w:rStyle w:val="Enfasidelicata"/>
          <w:rFonts w:ascii="Bell MT" w:hAnsi="Bell MT"/>
          <w:b/>
          <w:bCs/>
          <w:i w:val="0"/>
          <w:iCs w:val="0"/>
          <w:sz w:val="28"/>
          <w:szCs w:val="28"/>
        </w:rPr>
        <w:t>appointment</w:t>
      </w:r>
      <w:commentRangeEnd w:id="11"/>
      <w:r w:rsidR="001118E3" w:rsidRPr="00923D58">
        <w:rPr>
          <w:rStyle w:val="Rimandocommento"/>
          <w:rFonts w:ascii="Bell MT" w:hAnsi="Bell MT"/>
        </w:rPr>
        <w:commentReference w:id="11"/>
      </w:r>
      <w:r w:rsidR="00111780" w:rsidRPr="00923D58">
        <w:rPr>
          <w:rStyle w:val="Enfasidelicata"/>
          <w:rFonts w:ascii="Bell MT" w:hAnsi="Bell MT"/>
          <w:i w:val="0"/>
          <w:iCs w:val="0"/>
          <w:sz w:val="24"/>
          <w:szCs w:val="24"/>
        </w:rPr>
        <w:t xml:space="preserve">, </w:t>
      </w:r>
      <w:r w:rsidRPr="00923D58">
        <w:rPr>
          <w:rStyle w:val="Enfasidelicata"/>
          <w:rFonts w:ascii="Bell MT" w:hAnsi="Bell MT"/>
          <w:i w:val="0"/>
          <w:iCs w:val="0"/>
          <w:sz w:val="24"/>
          <w:szCs w:val="24"/>
        </w:rPr>
        <w:t>and Hajsen gets ready to go</w:t>
      </w:r>
    </w:p>
    <w:p w14:paraId="6D458FB5" w14:textId="7DC65F41"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7372346B" w14:textId="77777777" w:rsidR="005702C3" w:rsidRPr="00923D58" w:rsidRDefault="005702C3" w:rsidP="00571C1D">
      <w:pPr>
        <w:pStyle w:val="Paragrafoelenco"/>
        <w:spacing w:after="60" w:line="240" w:lineRule="auto"/>
        <w:rPr>
          <w:rStyle w:val="Enfasidelicata"/>
          <w:rFonts w:ascii="Bell MT" w:hAnsi="Bell MT"/>
          <w:i w:val="0"/>
          <w:iCs w:val="0"/>
          <w:sz w:val="24"/>
          <w:szCs w:val="24"/>
        </w:rPr>
      </w:pPr>
    </w:p>
    <w:p w14:paraId="36860704" w14:textId="515F2CEB" w:rsidR="00A2714B" w:rsidRPr="00923D58" w:rsidRDefault="004539B3" w:rsidP="00923D58">
      <w:pPr>
        <w:pStyle w:val="Paragrafoelenco"/>
        <w:numPr>
          <w:ilvl w:val="0"/>
          <w:numId w:val="16"/>
        </w:numPr>
        <w:rPr>
          <w:rFonts w:eastAsiaTheme="majorEastAsia" w:cstheme="majorBidi"/>
          <w:sz w:val="28"/>
          <w:szCs w:val="28"/>
        </w:rPr>
      </w:pPr>
      <w:r w:rsidRPr="00113680">
        <w:rPr>
          <w:rStyle w:val="Enfasidelicata"/>
          <w:rFonts w:ascii="Bell MT" w:hAnsi="Bell MT"/>
          <w:i w:val="0"/>
          <w:iCs w:val="0"/>
          <w:color w:val="000000" w:themeColor="text1"/>
          <w:sz w:val="24"/>
          <w:szCs w:val="24"/>
        </w:rPr>
        <w:t>Giulio has just remembered that he promised to her fiancée a special dinner the following day. Since it</w:t>
      </w:r>
      <w:r w:rsidR="006719AB">
        <w:rPr>
          <w:rStyle w:val="Enfasidelicata"/>
          <w:rFonts w:ascii="Bell MT" w:hAnsi="Bell MT"/>
          <w:i w:val="0"/>
          <w:iCs w:val="0"/>
          <w:color w:val="000000" w:themeColor="text1"/>
          <w:sz w:val="24"/>
          <w:szCs w:val="24"/>
        </w:rPr>
        <w:t xml:space="preserve"> i</w:t>
      </w:r>
      <w:r w:rsidRPr="00113680">
        <w:rPr>
          <w:rStyle w:val="Enfasidelicata"/>
          <w:rFonts w:ascii="Bell MT" w:hAnsi="Bell MT"/>
          <w:i w:val="0"/>
          <w:iCs w:val="0"/>
          <w:color w:val="000000" w:themeColor="text1"/>
          <w:sz w:val="24"/>
          <w:szCs w:val="24"/>
        </w:rPr>
        <w:t xml:space="preserve">s too late </w:t>
      </w:r>
      <w:r w:rsidR="00C60896" w:rsidRPr="00113680">
        <w:rPr>
          <w:rStyle w:val="Enfasidelicata"/>
          <w:rFonts w:ascii="Bell MT" w:hAnsi="Bell MT"/>
          <w:i w:val="0"/>
          <w:iCs w:val="0"/>
          <w:color w:val="000000" w:themeColor="text1"/>
          <w:sz w:val="24"/>
          <w:szCs w:val="24"/>
        </w:rPr>
        <w:t xml:space="preserve">and </w:t>
      </w:r>
      <w:r w:rsidRPr="00113680">
        <w:rPr>
          <w:rStyle w:val="Enfasidelicata"/>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Enfasidelicata"/>
          <w:rFonts w:ascii="Bell MT" w:hAnsi="Bell MT"/>
          <w:i w:val="0"/>
          <w:iCs w:val="0"/>
          <w:color w:val="000000" w:themeColor="text1"/>
          <w:sz w:val="24"/>
          <w:szCs w:val="24"/>
        </w:rPr>
        <w:t>to his home</w:t>
      </w:r>
      <w:r w:rsidRPr="00113680">
        <w:rPr>
          <w:rStyle w:val="Enfasidelicata"/>
          <w:rFonts w:ascii="Bell MT" w:hAnsi="Bell MT"/>
          <w:i w:val="0"/>
          <w:iCs w:val="0"/>
          <w:color w:val="000000" w:themeColor="text1"/>
          <w:sz w:val="24"/>
          <w:szCs w:val="24"/>
        </w:rPr>
        <w:t xml:space="preserve"> for the following day:</w:t>
      </w:r>
    </w:p>
    <w:p w14:paraId="5F1651C2" w14:textId="468D06CE" w:rsidR="005702C3"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He opens the app on </w:t>
      </w:r>
      <w:commentRangeStart w:id="12"/>
      <w:r w:rsidRPr="00061068">
        <w:rPr>
          <w:rStyle w:val="Enfasidelicata"/>
          <w:rFonts w:ascii="Bell MT" w:hAnsi="Bell MT"/>
          <w:i w:val="0"/>
          <w:iCs w:val="0"/>
          <w:sz w:val="24"/>
          <w:szCs w:val="24"/>
        </w:rPr>
        <w:t>his phone</w:t>
      </w:r>
      <w:commentRangeEnd w:id="12"/>
      <w:r w:rsidRPr="00061068">
        <w:rPr>
          <w:rStyle w:val="Rimandocommento"/>
        </w:rPr>
        <w:commentReference w:id="12"/>
      </w:r>
      <w:r w:rsidRPr="00061068">
        <w:rPr>
          <w:rStyle w:val="Enfasidelicata"/>
          <w:rFonts w:ascii="Bell MT" w:hAnsi="Bell MT"/>
          <w:i w:val="0"/>
          <w:iCs w:val="0"/>
          <w:sz w:val="24"/>
          <w:szCs w:val="24"/>
        </w:rPr>
        <w:t xml:space="preserve"> and clicks on the button to </w:t>
      </w:r>
      <w:r w:rsidRPr="00923D58">
        <w:rPr>
          <w:rStyle w:val="Enfasidelicata"/>
          <w:rFonts w:ascii="Bell MT" w:hAnsi="Bell MT"/>
          <w:sz w:val="24"/>
          <w:szCs w:val="24"/>
        </w:rPr>
        <w:t>“Book a visit”</w:t>
      </w:r>
    </w:p>
    <w:p w14:paraId="7E0B395F" w14:textId="756616A9" w:rsidR="005702C3"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He </w:t>
      </w:r>
      <w:r w:rsidRPr="00923D58">
        <w:t>selects</w:t>
      </w:r>
      <w:r w:rsidRPr="00923D58">
        <w:rPr>
          <w:rStyle w:val="Enfasidelicata"/>
          <w:rFonts w:ascii="Bell MT" w:hAnsi="Bell MT"/>
          <w:i w:val="0"/>
          <w:iCs w:val="0"/>
          <w:sz w:val="24"/>
          <w:szCs w:val="24"/>
        </w:rPr>
        <w:t xml:space="preserve"> the time he would want to go</w:t>
      </w:r>
    </w:p>
    <w:p w14:paraId="4EB5CD68" w14:textId="0DB2837E" w:rsidR="00C60896"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Paragrafoelenco"/>
        <w:numPr>
          <w:ilvl w:val="0"/>
          <w:numId w:val="1"/>
        </w:numPr>
        <w:spacing w:after="60" w:line="240" w:lineRule="auto"/>
        <w:rPr>
          <w:rStyle w:val="Enfasidelicata"/>
          <w:rFonts w:ascii="Bell MT" w:hAnsi="Bell MT"/>
          <w:sz w:val="24"/>
          <w:szCs w:val="24"/>
        </w:rPr>
      </w:pPr>
      <w:r w:rsidRPr="00923D58">
        <w:rPr>
          <w:rStyle w:val="Enfasidelicata"/>
          <w:rFonts w:ascii="Bell MT" w:hAnsi="Bell MT"/>
          <w:i w:val="0"/>
          <w:iCs w:val="0"/>
          <w:sz w:val="24"/>
          <w:szCs w:val="24"/>
        </w:rPr>
        <w:lastRenderedPageBreak/>
        <w:t>The system asks Giulio an estimate of how much</w:t>
      </w:r>
      <w:r w:rsidR="00061068" w:rsidRPr="00923D58">
        <w:rPr>
          <w:rStyle w:val="Enfasidelicata"/>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Enfasidelicata"/>
          <w:rFonts w:ascii="Bell MT" w:hAnsi="Bell MT"/>
          <w:i w:val="0"/>
          <w:iCs w:val="0"/>
          <w:sz w:val="24"/>
          <w:szCs w:val="24"/>
        </w:rPr>
        <w:t xml:space="preserve"> and how much the visit will take</w:t>
      </w:r>
      <w:r w:rsidR="00061068" w:rsidRPr="00923D58">
        <w:rPr>
          <w:rStyle w:val="Enfasidelicata"/>
          <w:rFonts w:ascii="Bell MT" w:hAnsi="Bell MT"/>
          <w:i w:val="0"/>
          <w:iCs w:val="0"/>
          <w:sz w:val="24"/>
          <w:szCs w:val="24"/>
        </w:rPr>
        <w:t xml:space="preserve">, he clicks on </w:t>
      </w:r>
      <w:r w:rsidR="00061068" w:rsidRPr="00923D58">
        <w:rPr>
          <w:rStyle w:val="Enfasidelicata"/>
          <w:rFonts w:ascii="Bell MT" w:hAnsi="Bell MT"/>
          <w:sz w:val="24"/>
          <w:szCs w:val="24"/>
        </w:rPr>
        <w:t xml:space="preserve">“Confirm” </w:t>
      </w:r>
      <w:r w:rsidR="00061068" w:rsidRPr="00923D58">
        <w:rPr>
          <w:rStyle w:val="Enfasidelicata"/>
          <w:rFonts w:ascii="Bell MT" w:hAnsi="Bell MT"/>
          <w:i w:val="0"/>
          <w:iCs w:val="0"/>
          <w:sz w:val="24"/>
          <w:szCs w:val="24"/>
        </w:rPr>
        <w:t>leaving the two previous fields empty</w:t>
      </w:r>
    </w:p>
    <w:p w14:paraId="29426369" w14:textId="3DD69897"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Paragrafoelenco"/>
        <w:numPr>
          <w:ilvl w:val="0"/>
          <w:numId w:val="1"/>
        </w:numPr>
        <w:spacing w:after="60" w:line="240" w:lineRule="auto"/>
        <w:rPr>
          <w:rStyle w:val="Enfasidelicata"/>
          <w:rFonts w:ascii="Bell MT" w:hAnsi="Bell MT"/>
          <w:sz w:val="24"/>
          <w:szCs w:val="24"/>
        </w:rPr>
      </w:pPr>
      <w:r w:rsidRPr="00061068">
        <w:rPr>
          <w:rStyle w:val="Enfasidelicata"/>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After he finishes to do the shopping and paying for it, he opens the app and shows the </w:t>
      </w:r>
      <w:commentRangeStart w:id="13"/>
      <w:r w:rsidRPr="00061068">
        <w:rPr>
          <w:rStyle w:val="Enfasidelicata"/>
          <w:rFonts w:ascii="Bell MT" w:hAnsi="Bell MT"/>
          <w:i w:val="0"/>
          <w:iCs w:val="0"/>
          <w:sz w:val="24"/>
          <w:szCs w:val="24"/>
        </w:rPr>
        <w:t>ticket to the cashier</w:t>
      </w:r>
      <w:commentRangeEnd w:id="13"/>
      <w:r w:rsidRPr="00061068">
        <w:rPr>
          <w:rStyle w:val="Rimandocommento"/>
        </w:rPr>
        <w:commentReference w:id="13"/>
      </w:r>
    </w:p>
    <w:p w14:paraId="277899B0" w14:textId="5F9E2A09" w:rsidR="005702C3" w:rsidRPr="00AD455C" w:rsidRDefault="00AD455C" w:rsidP="00923D58">
      <w:pPr>
        <w:pStyle w:val="Paragrafoelenco"/>
        <w:numPr>
          <w:ilvl w:val="0"/>
          <w:numId w:val="1"/>
        </w:numPr>
        <w:spacing w:after="60" w:line="240" w:lineRule="auto"/>
        <w:rPr>
          <w:rFonts w:ascii="Bell MT" w:hAnsi="Bell MT"/>
          <w:sz w:val="24"/>
          <w:szCs w:val="24"/>
        </w:rPr>
      </w:pPr>
      <w:r>
        <w:rPr>
          <w:rStyle w:val="Enfasidelicata"/>
          <w:rFonts w:ascii="Bell MT" w:hAnsi="Bell MT"/>
          <w:i w:val="0"/>
          <w:iCs w:val="0"/>
          <w:sz w:val="24"/>
          <w:szCs w:val="24"/>
        </w:rPr>
        <w:t>H</w:t>
      </w:r>
      <w:r w:rsidR="00061068" w:rsidRPr="00AD455C">
        <w:rPr>
          <w:rStyle w:val="Enfasidelicata"/>
          <w:rFonts w:ascii="Bell MT" w:hAnsi="Bell MT"/>
          <w:i w:val="0"/>
          <w:iCs w:val="0"/>
          <w:sz w:val="24"/>
          <w:szCs w:val="24"/>
        </w:rPr>
        <w:t>e</w:t>
      </w:r>
      <w:r>
        <w:rPr>
          <w:rStyle w:val="Enfasidelicata"/>
          <w:rFonts w:ascii="Bell MT" w:hAnsi="Bell MT"/>
          <w:i w:val="0"/>
          <w:iCs w:val="0"/>
          <w:sz w:val="24"/>
          <w:szCs w:val="24"/>
        </w:rPr>
        <w:t xml:space="preserve"> proceeds to</w:t>
      </w:r>
      <w:r w:rsidR="00061068" w:rsidRPr="00AD455C">
        <w:rPr>
          <w:rStyle w:val="Enfasidelicata"/>
          <w:rFonts w:ascii="Bell MT" w:hAnsi="Bell MT"/>
          <w:i w:val="0"/>
          <w:iCs w:val="0"/>
          <w:sz w:val="24"/>
          <w:szCs w:val="24"/>
        </w:rPr>
        <w:t xml:space="preserve"> exit the market</w:t>
      </w:r>
    </w:p>
    <w:p w14:paraId="6DCD778D" w14:textId="77777777" w:rsidR="00662ED3" w:rsidRPr="00923D58" w:rsidRDefault="00662ED3" w:rsidP="00571C1D">
      <w:pPr>
        <w:pStyle w:val="Paragrafoelenco"/>
        <w:spacing w:after="60" w:line="240" w:lineRule="auto"/>
        <w:rPr>
          <w:rFonts w:ascii="Bell MT" w:hAnsi="Bell MT"/>
          <w:sz w:val="24"/>
          <w:szCs w:val="24"/>
        </w:rPr>
      </w:pPr>
    </w:p>
    <w:p w14:paraId="0BC5D10B" w14:textId="6C90B59B" w:rsidR="001D5207" w:rsidRDefault="001D5207" w:rsidP="00936631">
      <w:pPr>
        <w:pStyle w:val="Paragrafoelenco"/>
        <w:numPr>
          <w:ilvl w:val="0"/>
          <w:numId w:val="16"/>
        </w:numPr>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Shalini is the manager of one of the grocery shops of the chain “Ellelunga” and she wants to check on peak times how many people are entering inside</w:t>
      </w:r>
      <w:r w:rsidR="001D427E">
        <w:rPr>
          <w:rStyle w:val="Enfasidelicata"/>
          <w:rFonts w:ascii="Bell MT" w:eastAsiaTheme="majorEastAsia" w:hAnsi="Bell MT" w:cstheme="majorBidi"/>
          <w:i w:val="0"/>
          <w:iCs w:val="0"/>
          <w:sz w:val="24"/>
          <w:szCs w:val="24"/>
        </w:rPr>
        <w:t xml:space="preserve"> the shop</w:t>
      </w:r>
    </w:p>
    <w:p w14:paraId="41D58FBC" w14:textId="15E86BF3" w:rsidR="001D5207"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opens the application either on a smartphone or on the PC</w:t>
      </w:r>
    </w:p>
    <w:p w14:paraId="6B912AB1" w14:textId="43FE84E7"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 xml:space="preserve">In front of her there are number of effective and expected entrances for the </w:t>
      </w:r>
      <w:commentRangeStart w:id="14"/>
      <w:r>
        <w:rPr>
          <w:rStyle w:val="Enfasidelicata"/>
          <w:rFonts w:ascii="Bell MT" w:eastAsiaTheme="majorEastAsia" w:hAnsi="Bell MT" w:cstheme="majorBidi"/>
          <w:i w:val="0"/>
          <w:iCs w:val="0"/>
          <w:sz w:val="24"/>
          <w:szCs w:val="24"/>
        </w:rPr>
        <w:t>current week</w:t>
      </w:r>
      <w:commentRangeEnd w:id="14"/>
      <w:r>
        <w:rPr>
          <w:rStyle w:val="Rimandocommento"/>
        </w:rPr>
        <w:commentReference w:id="14"/>
      </w:r>
    </w:p>
    <w:p w14:paraId="11116D5B" w14:textId="78111167" w:rsidR="005702C3" w:rsidRPr="00923D58" w:rsidRDefault="005702C3" w:rsidP="00923D58">
      <w:pPr>
        <w:pStyle w:val="Paragrafoelenco"/>
        <w:numPr>
          <w:ilvl w:val="0"/>
          <w:numId w:val="16"/>
        </w:numPr>
        <w:rPr>
          <w:rStyle w:val="Enfasidelicata"/>
          <w:rFonts w:ascii="Bell MT" w:eastAsiaTheme="majorEastAsia" w:hAnsi="Bell MT" w:cstheme="majorBidi"/>
          <w:i w:val="0"/>
          <w:iCs w:val="0"/>
          <w:sz w:val="24"/>
          <w:szCs w:val="24"/>
        </w:rPr>
      </w:pPr>
      <w:r w:rsidRPr="00923D58">
        <w:rPr>
          <w:rStyle w:val="Enfasidelicata"/>
          <w:rFonts w:ascii="Bell MT" w:hAnsi="Bell MT"/>
          <w:i w:val="0"/>
          <w:iCs w:val="0"/>
          <w:sz w:val="24"/>
          <w:szCs w:val="24"/>
        </w:rPr>
        <w:t>Alberto B. hates technology,</w:t>
      </w:r>
      <w:r w:rsidR="0094261A" w:rsidRPr="00923D58">
        <w:rPr>
          <w:rStyle w:val="Enfasidelicata"/>
          <w:rFonts w:ascii="Bell MT" w:hAnsi="Bell MT"/>
          <w:i w:val="0"/>
          <w:iCs w:val="0"/>
          <w:sz w:val="24"/>
          <w:szCs w:val="24"/>
        </w:rPr>
        <w:t xml:space="preserve"> so he</w:t>
      </w:r>
      <w:r w:rsidRPr="00923D58">
        <w:rPr>
          <w:rStyle w:val="Enfasidelicata"/>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He gets to the ticket dispenser in front of the shop and presses the button to get a ticket</w:t>
      </w:r>
    </w:p>
    <w:p w14:paraId="3A2F9B22"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Reading the ticket he sees the time spot in which he can enter the market</w:t>
      </w:r>
    </w:p>
    <w:p w14:paraId="4F5F2864"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Since the time spot assigned is 2 hours later, he decides to do other things he had to do instead of queuing in front of the shop</w:t>
      </w:r>
    </w:p>
    <w:p w14:paraId="109D6849"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When the time is getting close to the appointment time, he gets back to the shop</w:t>
      </w:r>
    </w:p>
    <w:p w14:paraId="01B677D7"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He retrieves the ticket from his pocket and scans it in the apposite machine, that lets him enter the market</w:t>
      </w:r>
    </w:p>
    <w:p w14:paraId="502012E0"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After he finishes buying the groceries and paying for it, he shows the ticket to the cashier</w:t>
      </w:r>
    </w:p>
    <w:p w14:paraId="34637E7D" w14:textId="4F1E9436" w:rsidR="001D5207" w:rsidRDefault="00662ED3" w:rsidP="001D5207">
      <w:pPr>
        <w:pStyle w:val="Paragrafoelenco"/>
        <w:numPr>
          <w:ilvl w:val="0"/>
          <w:numId w:val="18"/>
        </w:numPr>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6328BA40" w14:textId="77777777" w:rsidR="001D5207" w:rsidRPr="00923D58" w:rsidRDefault="001D5207" w:rsidP="00923D58">
      <w:pPr>
        <w:pStyle w:val="Paragrafoelenco"/>
        <w:ind w:left="990"/>
        <w:rPr>
          <w:rStyle w:val="Enfasidelicata"/>
          <w:rFonts w:ascii="Bell MT" w:hAnsi="Bell MT"/>
          <w:i w:val="0"/>
          <w:iCs w:val="0"/>
        </w:rPr>
      </w:pPr>
    </w:p>
    <w:p w14:paraId="66FE4BE1" w14:textId="77777777" w:rsidR="00DC5D58" w:rsidRPr="00923D58" w:rsidRDefault="00DC5D58" w:rsidP="00923D58">
      <w:pPr>
        <w:pStyle w:val="Paragrafoelenco"/>
        <w:spacing w:after="60" w:line="240" w:lineRule="auto"/>
        <w:rPr>
          <w:rStyle w:val="Enfasidelicata"/>
          <w:rFonts w:ascii="Bell MT" w:hAnsi="Bell MT"/>
          <w:i w:val="0"/>
          <w:iCs w:val="0"/>
          <w:sz w:val="24"/>
          <w:szCs w:val="24"/>
          <w:lang w:val="en-US"/>
        </w:rPr>
      </w:pPr>
    </w:p>
    <w:p w14:paraId="353212D9" w14:textId="754A4914" w:rsidR="00DC5D58" w:rsidRPr="00923D58" w:rsidRDefault="00DC5D58" w:rsidP="00DC5D58">
      <w:pPr>
        <w:pStyle w:val="Paragrafoelenco"/>
        <w:numPr>
          <w:ilvl w:val="0"/>
          <w:numId w:val="14"/>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544F04A6" w14:textId="4D53F0B3" w:rsidR="00DC5D58" w:rsidRPr="00923D58" w:rsidRDefault="00DC5D58" w:rsidP="00DC5D58">
      <w:pPr>
        <w:pStyle w:val="Paragrafoelenco"/>
        <w:rPr>
          <w:rFonts w:ascii="Bell MT" w:hAnsi="Bell MT" w:cs="Arial"/>
          <w:color w:val="000000"/>
          <w:shd w:val="clear" w:color="auto" w:fill="FFFFFF"/>
        </w:rPr>
      </w:pPr>
    </w:p>
    <w:p w14:paraId="2B6417FF" w14:textId="74C75933" w:rsidR="002560C6" w:rsidRPr="00923D58" w:rsidRDefault="002560C6" w:rsidP="598B9A8C">
      <w:pPr>
        <w:pStyle w:val="Paragrafoelenco"/>
        <w:numPr>
          <w:ilvl w:val="0"/>
          <w:numId w:val="14"/>
        </w:numPr>
        <w:rPr>
          <w:rStyle w:val="Enfasidelicata"/>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598B9A8C">
        <w:rPr>
          <w:rStyle w:val="Enfasidelicata"/>
          <w:rFonts w:ascii="Bell MT" w:hAnsi="Bell MT"/>
          <w:i w:val="0"/>
          <w:iCs w:val="0"/>
          <w:sz w:val="28"/>
          <w:szCs w:val="28"/>
        </w:rPr>
        <w:t>Class Diagram</w:t>
      </w:r>
    </w:p>
    <w:p w14:paraId="1EB5EC52" w14:textId="3527DE99" w:rsidR="002560C6" w:rsidRPr="00923D58" w:rsidRDefault="002560C6" w:rsidP="002560C6">
      <w:pPr>
        <w:pStyle w:val="Paragrafoelenco"/>
        <w:numPr>
          <w:ilvl w:val="0"/>
          <w:numId w:val="14"/>
        </w:numPr>
        <w:rPr>
          <w:rStyle w:val="Enfasidelicata"/>
          <w:rFonts w:ascii="Bell MT" w:hAnsi="Bell MT"/>
          <w:i w:val="0"/>
          <w:iCs w:val="0"/>
          <w:sz w:val="28"/>
          <w:szCs w:val="28"/>
        </w:rPr>
      </w:pPr>
      <w:r w:rsidRPr="00923D58">
        <w:rPr>
          <w:rStyle w:val="Enfasidelicata"/>
          <w:rFonts w:ascii="Bell MT" w:hAnsi="Bell MT"/>
          <w:i w:val="0"/>
          <w:iCs w:val="0"/>
          <w:sz w:val="28"/>
          <w:szCs w:val="28"/>
        </w:rPr>
        <w:t>Statecharts</w:t>
      </w:r>
    </w:p>
    <w:p w14:paraId="2FF0C729" w14:textId="162B2ED9" w:rsidR="002560C6" w:rsidRPr="00923D58" w:rsidRDefault="002560C6" w:rsidP="002560C6">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4BDDDDD5" w14:textId="7A465F32" w:rsidR="008B1B38" w:rsidRDefault="008B1B38" w:rsidP="008B1B38">
      <w:pPr>
        <w:pStyle w:val="Paragrafoelenco"/>
        <w:rPr>
          <w:rFonts w:ascii="Bell MT" w:hAnsi="Bell MT" w:cs="Arial"/>
          <w:color w:val="000000"/>
          <w:sz w:val="32"/>
          <w:szCs w:val="32"/>
          <w:shd w:val="clear" w:color="auto" w:fill="FFFFFF"/>
        </w:rPr>
      </w:pPr>
    </w:p>
    <w:p w14:paraId="78BF099B" w14:textId="53E076AB" w:rsidR="000116D9" w:rsidRDefault="000116D9" w:rsidP="008B1B38">
      <w:pPr>
        <w:pStyle w:val="Paragrafoelenco"/>
        <w:rPr>
          <w:rFonts w:ascii="Bell MT" w:hAnsi="Bell MT" w:cs="Arial"/>
          <w:color w:val="000000"/>
          <w:sz w:val="32"/>
          <w:szCs w:val="32"/>
          <w:shd w:val="clear" w:color="auto" w:fill="FFFFFF"/>
        </w:rPr>
      </w:pPr>
    </w:p>
    <w:p w14:paraId="65356598" w14:textId="4C877280" w:rsidR="000116D9" w:rsidRDefault="000116D9" w:rsidP="008B1B38">
      <w:pPr>
        <w:pStyle w:val="Paragrafoelenco"/>
        <w:rPr>
          <w:rFonts w:ascii="Bell MT" w:hAnsi="Bell MT" w:cs="Arial"/>
          <w:color w:val="000000"/>
          <w:sz w:val="32"/>
          <w:szCs w:val="32"/>
          <w:shd w:val="clear" w:color="auto" w:fill="FFFFFF"/>
        </w:rPr>
      </w:pPr>
    </w:p>
    <w:p w14:paraId="03408321" w14:textId="5CF3284F" w:rsidR="000116D9" w:rsidRDefault="000116D9" w:rsidP="008B1B38">
      <w:pPr>
        <w:pStyle w:val="Paragrafoelenco"/>
        <w:rPr>
          <w:rFonts w:ascii="Bell MT" w:hAnsi="Bell MT" w:cs="Arial"/>
          <w:color w:val="000000"/>
          <w:sz w:val="32"/>
          <w:szCs w:val="32"/>
          <w:shd w:val="clear" w:color="auto" w:fill="FFFFFF"/>
        </w:rPr>
      </w:pPr>
    </w:p>
    <w:p w14:paraId="775E35B1" w14:textId="743EB3B8" w:rsidR="000116D9" w:rsidRDefault="000116D9" w:rsidP="008B1B38">
      <w:pPr>
        <w:pStyle w:val="Paragrafoelenco"/>
        <w:rPr>
          <w:rFonts w:ascii="Bell MT" w:hAnsi="Bell MT" w:cs="Arial"/>
          <w:color w:val="000000"/>
          <w:sz w:val="32"/>
          <w:szCs w:val="32"/>
          <w:shd w:val="clear" w:color="auto" w:fill="FFFFFF"/>
        </w:rPr>
      </w:pPr>
    </w:p>
    <w:p w14:paraId="248193C1" w14:textId="1A0E1AF9" w:rsidR="000116D9" w:rsidRDefault="000116D9" w:rsidP="008B1B38">
      <w:pPr>
        <w:pStyle w:val="Paragrafoelenco"/>
        <w:rPr>
          <w:rFonts w:ascii="Bell MT" w:hAnsi="Bell MT" w:cs="Arial"/>
          <w:color w:val="000000"/>
          <w:sz w:val="32"/>
          <w:szCs w:val="32"/>
          <w:shd w:val="clear" w:color="auto" w:fill="FFFFFF"/>
        </w:rPr>
      </w:pPr>
    </w:p>
    <w:p w14:paraId="2A2D7D5A" w14:textId="2E2EB6B2" w:rsidR="000116D9" w:rsidRDefault="000116D9" w:rsidP="008B1B38">
      <w:pPr>
        <w:pStyle w:val="Paragrafoelenco"/>
        <w:rPr>
          <w:rFonts w:ascii="Bell MT" w:hAnsi="Bell MT" w:cs="Arial"/>
          <w:color w:val="000000"/>
          <w:sz w:val="32"/>
          <w:szCs w:val="32"/>
          <w:shd w:val="clear" w:color="auto" w:fill="FFFFFF"/>
        </w:rPr>
      </w:pPr>
    </w:p>
    <w:p w14:paraId="51238BB3" w14:textId="5BB34557" w:rsidR="000116D9" w:rsidRDefault="000116D9" w:rsidP="008B1B38">
      <w:pPr>
        <w:pStyle w:val="Paragrafoelenco"/>
        <w:rPr>
          <w:rFonts w:ascii="Bell MT" w:hAnsi="Bell MT" w:cs="Arial"/>
          <w:color w:val="000000"/>
          <w:sz w:val="32"/>
          <w:szCs w:val="32"/>
          <w:shd w:val="clear" w:color="auto" w:fill="FFFFFF"/>
        </w:rPr>
      </w:pPr>
    </w:p>
    <w:p w14:paraId="0778095A" w14:textId="77777777" w:rsidR="000116D9" w:rsidRPr="00923D58" w:rsidRDefault="000116D9" w:rsidP="008B1B38">
      <w:pPr>
        <w:pStyle w:val="Paragrafoelenco"/>
        <w:rPr>
          <w:rFonts w:ascii="Bell MT" w:hAnsi="Bell MT" w:cs="Arial"/>
          <w:color w:val="000000"/>
          <w:sz w:val="32"/>
          <w:szCs w:val="32"/>
          <w:shd w:val="clear" w:color="auto" w:fill="FFFFFF"/>
        </w:rPr>
      </w:pPr>
    </w:p>
    <w:p w14:paraId="0E0F76B3" w14:textId="3471FC76" w:rsidR="008B1B38" w:rsidRPr="00923D58" w:rsidRDefault="008B1B38" w:rsidP="008B1B38">
      <w:pPr>
        <w:pStyle w:val="Paragrafoelenco"/>
        <w:numPr>
          <w:ilvl w:val="0"/>
          <w:numId w:val="9"/>
        </w:numPr>
        <w:rPr>
          <w:rStyle w:val="Enfasidelicata"/>
          <w:rFonts w:ascii="Bell MT" w:hAnsi="Bell MT"/>
          <w:sz w:val="32"/>
          <w:szCs w:val="32"/>
        </w:rPr>
      </w:pPr>
      <w:r w:rsidRPr="00923D58">
        <w:rPr>
          <w:rStyle w:val="Enfasidelicata"/>
          <w:rFonts w:ascii="Bell MT" w:hAnsi="Bell MT"/>
          <w:sz w:val="32"/>
          <w:szCs w:val="32"/>
        </w:rPr>
        <w:lastRenderedPageBreak/>
        <w:t>Product functions:</w:t>
      </w:r>
    </w:p>
    <w:p w14:paraId="71A62558" w14:textId="3FD85D34" w:rsidR="00766636" w:rsidRPr="003D51FB" w:rsidRDefault="00540A7B" w:rsidP="00923D58">
      <w:pPr>
        <w:pStyle w:val="Paragrafoelenco"/>
        <w:numPr>
          <w:ilvl w:val="0"/>
          <w:numId w:val="22"/>
        </w:numPr>
        <w:rPr>
          <w:rStyle w:val="Enfasidelicata"/>
          <w:rFonts w:ascii="Bell MT" w:hAnsi="Bell MT"/>
          <w:sz w:val="36"/>
          <w:szCs w:val="36"/>
        </w:rPr>
      </w:pPr>
      <w:r w:rsidRPr="003D51FB">
        <w:rPr>
          <w:rStyle w:val="Enfasidelicata"/>
          <w:rFonts w:ascii="Bell MT" w:hAnsi="Bell MT"/>
          <w:sz w:val="24"/>
          <w:szCs w:val="24"/>
        </w:rPr>
        <w:t xml:space="preserve"> </w:t>
      </w:r>
      <w:r w:rsidR="00195ED0" w:rsidRPr="00113680">
        <w:rPr>
          <w:rStyle w:val="Enfasidelicata"/>
          <w:rFonts w:ascii="Bell MT" w:hAnsi="Bell MT"/>
          <w:sz w:val="24"/>
          <w:szCs w:val="24"/>
        </w:rPr>
        <w:t>Fu</w:t>
      </w:r>
      <w:r w:rsidR="00195ED0" w:rsidRPr="00923D58">
        <w:rPr>
          <w:rStyle w:val="Enfasidelicata"/>
          <w:rFonts w:ascii="Bell MT" w:hAnsi="Bell MT"/>
          <w:sz w:val="28"/>
          <w:szCs w:val="28"/>
        </w:rPr>
        <w:t>nctional Requirements:</w:t>
      </w:r>
    </w:p>
    <w:tbl>
      <w:tblPr>
        <w:tblStyle w:val="Grigliatabella"/>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14:paraId="1BBCFAB6" w14:textId="77777777" w:rsidTr="007C71D7">
        <w:trPr>
          <w:trHeight w:val="440"/>
        </w:trPr>
        <w:tc>
          <w:tcPr>
            <w:tcW w:w="2939" w:type="dxa"/>
          </w:tcPr>
          <w:p w14:paraId="573D040A"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1</w:t>
            </w:r>
          </w:p>
        </w:tc>
        <w:tc>
          <w:tcPr>
            <w:tcW w:w="6280" w:type="dxa"/>
          </w:tcPr>
          <w:p w14:paraId="5AD0EA65" w14:textId="77777777" w:rsidR="000116D9" w:rsidRPr="000D0D8C" w:rsidRDefault="000116D9" w:rsidP="000116D9">
            <w:pPr>
              <w:pStyle w:val="Paragrafoelenco"/>
              <w:ind w:left="0"/>
              <w:rPr>
                <w:rFonts w:ascii="Bell MT" w:hAnsi="Bell MT" w:cs="Arial"/>
                <w:b/>
                <w:bCs/>
                <w:color w:val="000000"/>
                <w:sz w:val="24"/>
                <w:szCs w:val="24"/>
                <w:shd w:val="clear" w:color="auto" w:fill="FFFFFF"/>
              </w:rPr>
            </w:pPr>
            <w:r w:rsidRPr="00C56AFB">
              <w:rPr>
                <w:rFonts w:ascii="Bell MT" w:hAnsi="Bell MT" w:cs="Arial"/>
                <w:bCs/>
                <w:color w:val="000000"/>
                <w:sz w:val="24"/>
                <w:szCs w:val="24"/>
                <w:shd w:val="clear" w:color="auto" w:fill="FFFFFF"/>
              </w:rPr>
              <w:t>The</w:t>
            </w:r>
            <w:r>
              <w:rPr>
                <w:rFonts w:ascii="Bell MT" w:hAnsi="Bell MT" w:cs="Arial"/>
                <w:color w:val="000000"/>
                <w:sz w:val="24"/>
                <w:szCs w:val="24"/>
                <w:shd w:val="clear" w:color="auto" w:fill="FFFFFF"/>
              </w:rPr>
              <w:t xml:space="preserve"> system shall allow users to get a ticket with a date and time that shows when to go to a certain store virtually</w:t>
            </w:r>
          </w:p>
        </w:tc>
      </w:tr>
      <w:tr w:rsidR="000116D9" w14:paraId="099C79EB" w14:textId="77777777" w:rsidTr="007C71D7">
        <w:trPr>
          <w:trHeight w:val="506"/>
        </w:trPr>
        <w:tc>
          <w:tcPr>
            <w:tcW w:w="2939" w:type="dxa"/>
          </w:tcPr>
          <w:p w14:paraId="3BEADFAD"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2</w:t>
            </w:r>
          </w:p>
        </w:tc>
        <w:tc>
          <w:tcPr>
            <w:tcW w:w="6280" w:type="dxa"/>
          </w:tcPr>
          <w:p w14:paraId="3C93B53B" w14:textId="77777777" w:rsidR="000116D9" w:rsidRPr="000D0D8C" w:rsidRDefault="000116D9" w:rsidP="000116D9">
            <w:pPr>
              <w:pStyle w:val="Paragrafoelenco"/>
              <w:ind w:left="0"/>
              <w:rPr>
                <w:rFonts w:ascii="Bell MT" w:hAnsi="Bell MT" w:cs="Arial"/>
                <w:color w:val="000000"/>
                <w:sz w:val="24"/>
                <w:szCs w:val="24"/>
                <w:shd w:val="clear" w:color="auto" w:fill="FFFFFF"/>
              </w:rPr>
            </w:pPr>
            <w:r w:rsidRPr="00AD5273">
              <w:rPr>
                <w:rFonts w:ascii="Bell MT" w:hAnsi="Bell MT" w:cs="Arial"/>
                <w:color w:val="000000"/>
                <w:sz w:val="24"/>
                <w:szCs w:val="24"/>
                <w:shd w:val="clear" w:color="auto" w:fill="FFFFFF"/>
              </w:rPr>
              <w:t xml:space="preserve">The system shall allow users to get a ticket with a date and time that shows when to go to a certain store </w:t>
            </w:r>
            <w:r>
              <w:rPr>
                <w:rFonts w:ascii="Bell MT" w:hAnsi="Bell MT" w:cs="Arial"/>
                <w:color w:val="000000"/>
                <w:sz w:val="24"/>
                <w:szCs w:val="24"/>
                <w:shd w:val="clear" w:color="auto" w:fill="FFFFFF"/>
              </w:rPr>
              <w:t>physically</w:t>
            </w:r>
          </w:p>
        </w:tc>
      </w:tr>
      <w:tr w:rsidR="000116D9" w14:paraId="079C1BA7" w14:textId="77777777" w:rsidTr="007C71D7">
        <w:trPr>
          <w:trHeight w:val="398"/>
        </w:trPr>
        <w:tc>
          <w:tcPr>
            <w:tcW w:w="2939" w:type="dxa"/>
          </w:tcPr>
          <w:p w14:paraId="52FDEBE9"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3</w:t>
            </w:r>
          </w:p>
        </w:tc>
        <w:tc>
          <w:tcPr>
            <w:tcW w:w="6280" w:type="dxa"/>
          </w:tcPr>
          <w:p w14:paraId="725024AE" w14:textId="77777777" w:rsidR="000116D9" w:rsidRDefault="000116D9" w:rsidP="000116D9">
            <w:pPr>
              <w:pStyle w:val="Paragrafoelenco"/>
              <w:ind w:left="0"/>
              <w:rPr>
                <w:rFonts w:ascii="Bell MT" w:hAnsi="Bell MT" w:cs="Arial"/>
                <w:color w:val="000000"/>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book a visit virtually with their desired store, up to the next #n upcoming days</w:t>
            </w:r>
            <w:r w:rsidRPr="007A645E">
              <w:rPr>
                <w:rFonts w:ascii="Bell MT" w:hAnsi="Bell MT" w:cs="Arial"/>
                <w:color w:val="000000"/>
                <w:sz w:val="24"/>
                <w:szCs w:val="24"/>
                <w:shd w:val="clear" w:color="auto" w:fill="FFFFFF"/>
              </w:rPr>
              <w:t xml:space="preserve"> </w:t>
            </w:r>
          </w:p>
        </w:tc>
      </w:tr>
      <w:tr w:rsidR="000116D9" w14:paraId="4622749E" w14:textId="77777777" w:rsidTr="007C71D7">
        <w:trPr>
          <w:trHeight w:val="117"/>
        </w:trPr>
        <w:tc>
          <w:tcPr>
            <w:tcW w:w="2939" w:type="dxa"/>
          </w:tcPr>
          <w:p w14:paraId="0ADD93A3"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4</w:t>
            </w:r>
          </w:p>
        </w:tc>
        <w:tc>
          <w:tcPr>
            <w:tcW w:w="6280" w:type="dxa"/>
          </w:tcPr>
          <w:p w14:paraId="71759001" w14:textId="77777777" w:rsidR="000116D9" w:rsidRPr="000D0D8C" w:rsidRDefault="000116D9" w:rsidP="000116D9">
            <w:pPr>
              <w:pStyle w:val="Paragrafoelenco"/>
              <w:ind w:left="0"/>
              <w:rPr>
                <w:rFonts w:ascii="Bell MT" w:hAnsi="Bell MT" w:cs="Arial"/>
                <w:color w:val="000000"/>
                <w:sz w:val="24"/>
                <w:szCs w:val="24"/>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look up on a map available stores where to go to</w:t>
            </w:r>
          </w:p>
        </w:tc>
      </w:tr>
      <w:tr w:rsidR="000116D9" w14:paraId="3F84190D" w14:textId="77777777" w:rsidTr="007C71D7">
        <w:trPr>
          <w:trHeight w:val="117"/>
        </w:trPr>
        <w:tc>
          <w:tcPr>
            <w:tcW w:w="2939" w:type="dxa"/>
          </w:tcPr>
          <w:p w14:paraId="32E0ADC9"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R5</w:t>
            </w:r>
          </w:p>
        </w:tc>
        <w:tc>
          <w:tcPr>
            <w:tcW w:w="6280" w:type="dxa"/>
          </w:tcPr>
          <w:p w14:paraId="7077D06F" w14:textId="77777777"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count the number of entrances and exits each day, for each market</w:t>
            </w:r>
          </w:p>
        </w:tc>
      </w:tr>
      <w:tr w:rsidR="000116D9" w14:paraId="616C952F" w14:textId="77777777" w:rsidTr="007C71D7">
        <w:trPr>
          <w:trHeight w:val="117"/>
        </w:trPr>
        <w:tc>
          <w:tcPr>
            <w:tcW w:w="2939" w:type="dxa"/>
          </w:tcPr>
          <w:p w14:paraId="49C1E2C3"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R6</w:t>
            </w:r>
          </w:p>
        </w:tc>
        <w:tc>
          <w:tcPr>
            <w:tcW w:w="6280" w:type="dxa"/>
          </w:tcPr>
          <w:p w14:paraId="2E2520EB" w14:textId="2E3F6ADE"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store the number of entrances and exits </w:t>
            </w:r>
            <w:r w:rsidR="00497CDF">
              <w:rPr>
                <w:rFonts w:ascii="Bell MT" w:hAnsi="Bell MT" w:cs="Arial"/>
                <w:color w:val="000000"/>
                <w:sz w:val="24"/>
                <w:szCs w:val="24"/>
                <w:shd w:val="clear" w:color="auto" w:fill="FFFFFF"/>
              </w:rPr>
              <w:t>for each market</w:t>
            </w:r>
          </w:p>
        </w:tc>
      </w:tr>
      <w:tr w:rsidR="000116D9" w14:paraId="6DC3B5D1" w14:textId="77777777" w:rsidTr="007C71D7">
        <w:trPr>
          <w:trHeight w:val="117"/>
        </w:trPr>
        <w:tc>
          <w:tcPr>
            <w:tcW w:w="2939" w:type="dxa"/>
          </w:tcPr>
          <w:p w14:paraId="1DA426A9"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R7</w:t>
            </w:r>
          </w:p>
        </w:tc>
        <w:tc>
          <w:tcPr>
            <w:tcW w:w="6280" w:type="dxa"/>
          </w:tcPr>
          <w:p w14:paraId="3D6BDB2A" w14:textId="51F38523"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allow users to be identified by their phone unique ID </w:t>
            </w:r>
          </w:p>
        </w:tc>
      </w:tr>
      <w:tr w:rsidR="000116D9" w14:paraId="482C5C9F" w14:textId="77777777" w:rsidTr="007C71D7">
        <w:trPr>
          <w:trHeight w:val="117"/>
        </w:trPr>
        <w:tc>
          <w:tcPr>
            <w:tcW w:w="2939" w:type="dxa"/>
          </w:tcPr>
          <w:p w14:paraId="082311C8" w14:textId="77777777" w:rsidR="000116D9"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R8</w:t>
            </w:r>
          </w:p>
        </w:tc>
        <w:tc>
          <w:tcPr>
            <w:tcW w:w="6280" w:type="dxa"/>
          </w:tcPr>
          <w:p w14:paraId="446DED10" w14:textId="77777777" w:rsidR="000116D9"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allow users to be identified by a username of their choosing</w:t>
            </w:r>
          </w:p>
        </w:tc>
      </w:tr>
    </w:tbl>
    <w:p w14:paraId="48C21513" w14:textId="25397352" w:rsidR="00766636" w:rsidRDefault="00766636" w:rsidP="00195ED0">
      <w:pPr>
        <w:rPr>
          <w:rStyle w:val="Enfasidelicata"/>
          <w:rFonts w:ascii="Bell MT" w:hAnsi="Bell MT"/>
          <w:sz w:val="36"/>
          <w:szCs w:val="36"/>
        </w:rPr>
      </w:pPr>
    </w:p>
    <w:p w14:paraId="2809D546" w14:textId="77777777" w:rsidR="003D51FB" w:rsidRDefault="003D51FB" w:rsidP="00195ED0">
      <w:pPr>
        <w:rPr>
          <w:rStyle w:val="Enfasidelicata"/>
          <w:rFonts w:ascii="Bell MT" w:hAnsi="Bell MT"/>
          <w:sz w:val="36"/>
          <w:szCs w:val="36"/>
        </w:rPr>
      </w:pPr>
    </w:p>
    <w:p w14:paraId="58439C2B" w14:textId="34CB11E9" w:rsidR="00766636" w:rsidRDefault="00766636" w:rsidP="00195ED0">
      <w:pPr>
        <w:rPr>
          <w:rStyle w:val="Enfasidelicata"/>
          <w:rFonts w:ascii="Bell MT" w:hAnsi="Bell MT"/>
          <w:sz w:val="36"/>
          <w:szCs w:val="36"/>
        </w:rPr>
      </w:pPr>
    </w:p>
    <w:p w14:paraId="6D7AEDE2" w14:textId="2004F9EE" w:rsidR="00766636" w:rsidRDefault="00766636" w:rsidP="00195ED0">
      <w:pPr>
        <w:rPr>
          <w:rStyle w:val="Enfasidelicata"/>
          <w:rFonts w:ascii="Bell MT" w:hAnsi="Bell MT"/>
          <w:sz w:val="36"/>
          <w:szCs w:val="36"/>
        </w:rPr>
      </w:pPr>
    </w:p>
    <w:p w14:paraId="79F4D8A1" w14:textId="41278908" w:rsidR="00766636" w:rsidRDefault="00766636" w:rsidP="00195ED0">
      <w:pPr>
        <w:rPr>
          <w:rStyle w:val="Enfasidelicata"/>
          <w:rFonts w:ascii="Bell MT" w:hAnsi="Bell MT"/>
          <w:sz w:val="36"/>
          <w:szCs w:val="36"/>
        </w:rPr>
      </w:pPr>
    </w:p>
    <w:p w14:paraId="24C0CB27" w14:textId="133E6971" w:rsidR="00766636" w:rsidRDefault="00766636" w:rsidP="00195ED0">
      <w:pPr>
        <w:rPr>
          <w:rStyle w:val="Enfasidelicata"/>
          <w:rFonts w:ascii="Bell MT" w:hAnsi="Bell MT"/>
          <w:sz w:val="36"/>
          <w:szCs w:val="36"/>
        </w:rPr>
      </w:pPr>
    </w:p>
    <w:p w14:paraId="5C5FD875" w14:textId="63FFFA7C" w:rsidR="00766636" w:rsidRDefault="00766636" w:rsidP="00195ED0">
      <w:pPr>
        <w:rPr>
          <w:rStyle w:val="Enfasidelicata"/>
          <w:rFonts w:ascii="Bell MT" w:hAnsi="Bell MT"/>
          <w:sz w:val="36"/>
          <w:szCs w:val="36"/>
        </w:rPr>
      </w:pPr>
    </w:p>
    <w:p w14:paraId="6E395C28" w14:textId="77777777" w:rsidR="00766636" w:rsidRDefault="00766636" w:rsidP="00195ED0">
      <w:pPr>
        <w:rPr>
          <w:rStyle w:val="Enfasidelicata"/>
          <w:rFonts w:ascii="Bell MT" w:hAnsi="Bell MT"/>
          <w:sz w:val="36"/>
          <w:szCs w:val="36"/>
        </w:rPr>
      </w:pPr>
    </w:p>
    <w:p w14:paraId="100A80B8" w14:textId="24E42C87" w:rsidR="00317503" w:rsidRDefault="00317503" w:rsidP="007C71D7">
      <w:pPr>
        <w:rPr>
          <w:rStyle w:val="Enfasidelicata"/>
          <w:rFonts w:ascii="Bell MT" w:hAnsi="Bell MT"/>
          <w:sz w:val="32"/>
          <w:szCs w:val="32"/>
        </w:rPr>
      </w:pPr>
    </w:p>
    <w:p w14:paraId="55E06442" w14:textId="77777777" w:rsidR="00317503" w:rsidRPr="00923D58" w:rsidRDefault="00317503" w:rsidP="00923D58">
      <w:pPr>
        <w:rPr>
          <w:rStyle w:val="Enfasidelicata"/>
          <w:rFonts w:ascii="Bell MT" w:hAnsi="Bell MT"/>
          <w:sz w:val="32"/>
          <w:szCs w:val="32"/>
        </w:rPr>
      </w:pPr>
    </w:p>
    <w:p w14:paraId="01883C2F" w14:textId="781BB5B0" w:rsidR="008D1FA9" w:rsidRDefault="008D1FA9">
      <w:pPr>
        <w:pStyle w:val="Paragrafoelenco"/>
        <w:rPr>
          <w:rFonts w:ascii="Bell MT" w:hAnsi="Bell MT" w:cs="Arial"/>
          <w:color w:val="000000"/>
          <w:shd w:val="clear" w:color="auto" w:fill="FFFFFF"/>
        </w:rPr>
      </w:pPr>
    </w:p>
    <w:p w14:paraId="5A162496" w14:textId="77777777" w:rsidR="00B25FA1" w:rsidRDefault="00B25FA1">
      <w:pPr>
        <w:pStyle w:val="Paragrafoelenco"/>
        <w:rPr>
          <w:rFonts w:ascii="Bell MT" w:hAnsi="Bell MT" w:cs="Arial"/>
          <w:color w:val="000000"/>
          <w:shd w:val="clear" w:color="auto" w:fill="FFFFFF"/>
        </w:rPr>
      </w:pPr>
    </w:p>
    <w:p w14:paraId="6AD0BFE3" w14:textId="655E5156" w:rsidR="008D1FA9" w:rsidRDefault="008D1FA9">
      <w:pPr>
        <w:pStyle w:val="Paragrafoelenco"/>
        <w:rPr>
          <w:rFonts w:ascii="Bell MT" w:hAnsi="Bell MT" w:cs="Arial"/>
          <w:color w:val="000000"/>
          <w:shd w:val="clear" w:color="auto" w:fill="FFFFFF"/>
        </w:rPr>
      </w:pPr>
    </w:p>
    <w:p w14:paraId="06ACD026" w14:textId="2694ACB8" w:rsidR="00317503" w:rsidRDefault="00317503" w:rsidP="00317503">
      <w:pPr>
        <w:rPr>
          <w:rFonts w:ascii="Bell MT" w:hAnsi="Bell MT" w:cs="Arial"/>
          <w:color w:val="000000"/>
          <w:shd w:val="clear" w:color="auto" w:fill="FFFFFF"/>
        </w:rPr>
      </w:pPr>
    </w:p>
    <w:p w14:paraId="30B2D295" w14:textId="57455965" w:rsidR="00317503" w:rsidRDefault="00317503" w:rsidP="00317503">
      <w:pPr>
        <w:rPr>
          <w:rFonts w:ascii="Bell MT" w:hAnsi="Bell MT" w:cs="Arial"/>
          <w:color w:val="000000"/>
          <w:shd w:val="clear" w:color="auto" w:fill="FFFFFF"/>
        </w:rPr>
      </w:pPr>
    </w:p>
    <w:p w14:paraId="1A836B88" w14:textId="77777777" w:rsidR="00317503" w:rsidRPr="00923D58" w:rsidRDefault="00317503" w:rsidP="00923D58">
      <w:pPr>
        <w:rPr>
          <w:rFonts w:ascii="Bell MT" w:hAnsi="Bell MT" w:cs="Arial"/>
          <w:color w:val="000000"/>
          <w:shd w:val="clear" w:color="auto" w:fill="FFFFFF"/>
        </w:rPr>
      </w:pPr>
    </w:p>
    <w:p w14:paraId="1D235629" w14:textId="6FAD2EA5" w:rsidR="008D1FA9" w:rsidRDefault="008D1FA9">
      <w:pPr>
        <w:pStyle w:val="Paragrafoelenco"/>
        <w:rPr>
          <w:rFonts w:ascii="Bell MT" w:hAnsi="Bell MT" w:cs="Arial"/>
          <w:color w:val="000000"/>
          <w:shd w:val="clear" w:color="auto" w:fill="FFFFFF"/>
        </w:rPr>
      </w:pPr>
    </w:p>
    <w:p w14:paraId="61E36248" w14:textId="6B3E4530" w:rsidR="008D1FA9" w:rsidRDefault="008D1FA9">
      <w:pPr>
        <w:pStyle w:val="Paragrafoelenco"/>
        <w:rPr>
          <w:rFonts w:ascii="Bell MT" w:hAnsi="Bell MT" w:cs="Arial"/>
          <w:color w:val="000000"/>
          <w:shd w:val="clear" w:color="auto" w:fill="FFFFFF"/>
        </w:rPr>
      </w:pPr>
    </w:p>
    <w:p w14:paraId="4EF124E5" w14:textId="142132BF" w:rsidR="008D1FA9" w:rsidRDefault="008D1FA9">
      <w:pPr>
        <w:pStyle w:val="Paragrafoelenco"/>
        <w:rPr>
          <w:rFonts w:ascii="Bell MT" w:hAnsi="Bell MT" w:cs="Arial"/>
          <w:color w:val="000000"/>
          <w:shd w:val="clear" w:color="auto" w:fill="FFFFFF"/>
        </w:rPr>
      </w:pPr>
    </w:p>
    <w:p w14:paraId="58A47CC9" w14:textId="39541C16" w:rsidR="008D1FA9" w:rsidRDefault="008D1FA9">
      <w:pPr>
        <w:pStyle w:val="Paragrafoelenco"/>
        <w:rPr>
          <w:rFonts w:ascii="Bell MT" w:hAnsi="Bell MT" w:cs="Arial"/>
          <w:color w:val="000000"/>
          <w:shd w:val="clear" w:color="auto" w:fill="FFFFFF"/>
        </w:rPr>
      </w:pPr>
    </w:p>
    <w:p w14:paraId="6AC65580" w14:textId="55CB03B6" w:rsidR="008D1FA9" w:rsidRDefault="008D1FA9">
      <w:pPr>
        <w:pStyle w:val="Paragrafoelenco"/>
        <w:rPr>
          <w:rFonts w:ascii="Bell MT" w:hAnsi="Bell MT" w:cs="Arial"/>
          <w:color w:val="000000"/>
          <w:shd w:val="clear" w:color="auto" w:fill="FFFFFF"/>
        </w:rPr>
      </w:pPr>
    </w:p>
    <w:p w14:paraId="685A52D4" w14:textId="6C287690" w:rsidR="008D1FA9" w:rsidRDefault="008D1FA9">
      <w:pPr>
        <w:pStyle w:val="Paragrafoelenco"/>
        <w:rPr>
          <w:rFonts w:ascii="Bell MT" w:hAnsi="Bell MT" w:cs="Arial"/>
          <w:color w:val="000000"/>
          <w:shd w:val="clear" w:color="auto" w:fill="FFFFFF"/>
        </w:rPr>
      </w:pPr>
    </w:p>
    <w:p w14:paraId="67597390" w14:textId="6DB341E3" w:rsidR="008D1FA9" w:rsidRDefault="008D1FA9">
      <w:pPr>
        <w:pStyle w:val="Paragrafoelenco"/>
        <w:rPr>
          <w:rFonts w:ascii="Bell MT" w:hAnsi="Bell MT" w:cs="Arial"/>
          <w:color w:val="000000"/>
          <w:shd w:val="clear" w:color="auto" w:fill="FFFFFF"/>
        </w:rPr>
      </w:pPr>
    </w:p>
    <w:p w14:paraId="10F394DC" w14:textId="6BA264E8" w:rsidR="008D1FA9" w:rsidRDefault="008D1FA9">
      <w:pPr>
        <w:pStyle w:val="Paragrafoelenco"/>
        <w:rPr>
          <w:rFonts w:ascii="Bell MT" w:hAnsi="Bell MT" w:cs="Arial"/>
          <w:color w:val="000000"/>
          <w:shd w:val="clear" w:color="auto" w:fill="FFFFFF"/>
        </w:rPr>
      </w:pPr>
    </w:p>
    <w:p w14:paraId="5005FFD5" w14:textId="1134696C" w:rsidR="008D1FA9" w:rsidRDefault="008D1FA9">
      <w:pPr>
        <w:pStyle w:val="Paragrafoelenco"/>
        <w:rPr>
          <w:rFonts w:ascii="Bell MT" w:hAnsi="Bell MT" w:cs="Arial"/>
          <w:color w:val="000000"/>
          <w:shd w:val="clear" w:color="auto" w:fill="FFFFFF"/>
        </w:rPr>
      </w:pPr>
    </w:p>
    <w:p w14:paraId="22BCFBF3" w14:textId="77777777" w:rsidR="008D1FA9" w:rsidRDefault="008D1FA9" w:rsidP="00923D58">
      <w:pPr>
        <w:pStyle w:val="Paragrafoelenco"/>
        <w:rPr>
          <w:rFonts w:ascii="Bell MT" w:hAnsi="Bell MT" w:cs="Arial"/>
          <w:color w:val="000000"/>
          <w:shd w:val="clear" w:color="auto" w:fill="FFFFFF"/>
        </w:rPr>
      </w:pPr>
    </w:p>
    <w:p w14:paraId="5AFF32D5" w14:textId="59D0CEE2" w:rsidR="008B1B38" w:rsidRPr="00923D58" w:rsidRDefault="008B1B38" w:rsidP="008B1B38">
      <w:pPr>
        <w:pStyle w:val="Paragrafoelenco"/>
        <w:numPr>
          <w:ilvl w:val="0"/>
          <w:numId w:val="9"/>
        </w:numPr>
        <w:rPr>
          <w:rFonts w:ascii="Bell MT" w:hAnsi="Bell MT" w:cs="Arial"/>
          <w:color w:val="000000"/>
          <w:shd w:val="clear" w:color="auto" w:fill="FFFFFF"/>
        </w:rPr>
      </w:pPr>
      <w:r>
        <w:rPr>
          <w:rFonts w:ascii="Bell MT" w:hAnsi="Bell MT" w:cs="Arial"/>
          <w:color w:val="000000"/>
          <w:sz w:val="32"/>
          <w:szCs w:val="32"/>
          <w:shd w:val="clear" w:color="auto" w:fill="FFFFFF"/>
        </w:rPr>
        <w:lastRenderedPageBreak/>
        <w:t>User Characteristics</w:t>
      </w:r>
    </w:p>
    <w:p w14:paraId="6FBC7F96" w14:textId="0B34CADA" w:rsidR="005077B2" w:rsidRPr="00923D58" w:rsidRDefault="008645B3" w:rsidP="005077B2">
      <w:pPr>
        <w:ind w:left="360"/>
        <w:rPr>
          <w:rStyle w:val="Enfasidelicata"/>
          <w:i w:val="0"/>
          <w:iCs w:val="0"/>
        </w:rPr>
      </w:pPr>
      <w:r w:rsidRPr="00923D58">
        <w:rPr>
          <w:rStyle w:val="Enfasidelicata"/>
          <w:rFonts w:ascii="Bell MT" w:hAnsi="Bell MT"/>
          <w:i w:val="0"/>
          <w:iCs w:val="0"/>
          <w:sz w:val="24"/>
          <w:szCs w:val="24"/>
        </w:rPr>
        <w:t>Virtual User:</w:t>
      </w:r>
      <w:r w:rsidR="00590AA7" w:rsidRPr="00923D58">
        <w:rPr>
          <w:rStyle w:val="Enfasidelicata"/>
          <w:rFonts w:ascii="Bell MT" w:hAnsi="Bell MT"/>
          <w:i w:val="0"/>
          <w:iCs w:val="0"/>
          <w:sz w:val="24"/>
          <w:szCs w:val="24"/>
        </w:rPr>
        <w:t xml:space="preserve"> </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Enfasidelicata"/>
          <w:rFonts w:ascii="Bell MT" w:hAnsi="Bell MT"/>
          <w:i w:val="0"/>
          <w:iCs w:val="0"/>
          <w:sz w:val="24"/>
          <w:szCs w:val="24"/>
        </w:rPr>
      </w:pPr>
      <w:r w:rsidRPr="00923D58">
        <w:rPr>
          <w:rStyle w:val="Enfasidelicata"/>
          <w:i w:val="0"/>
          <w:iCs w:val="0"/>
        </w:rPr>
        <w:t>Physical User:</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w:t>
      </w:r>
      <w:r w:rsidR="005077B2">
        <w:rPr>
          <w:rStyle w:val="Enfasidelicata"/>
          <w:rFonts w:ascii="Bell MT" w:hAnsi="Bell MT"/>
          <w:i w:val="0"/>
          <w:iCs w:val="0"/>
          <w:sz w:val="24"/>
          <w:szCs w:val="24"/>
        </w:rPr>
        <w:t xml:space="preserve">goes directly to the shop and takes a </w:t>
      </w:r>
      <w:r w:rsidR="00AD455C">
        <w:rPr>
          <w:rStyle w:val="Enfasidelicata"/>
          <w:rFonts w:ascii="Bell MT" w:hAnsi="Bell MT"/>
          <w:i w:val="0"/>
          <w:iCs w:val="0"/>
          <w:sz w:val="24"/>
          <w:szCs w:val="24"/>
        </w:rPr>
        <w:t xml:space="preserve">ticket </w:t>
      </w:r>
      <w:r w:rsidR="005077B2">
        <w:rPr>
          <w:rStyle w:val="Enfasidelicata"/>
          <w:rFonts w:ascii="Bell MT" w:hAnsi="Bell MT"/>
          <w:i w:val="0"/>
          <w:iCs w:val="0"/>
          <w:sz w:val="24"/>
          <w:szCs w:val="24"/>
        </w:rPr>
        <w:t>with the date and the time written on the card, from the dispenser</w:t>
      </w:r>
      <w:r w:rsidR="005077B2" w:rsidRPr="005077B2">
        <w:rPr>
          <w:rStyle w:val="Enfasidelicata"/>
          <w:rFonts w:ascii="Bell MT" w:hAnsi="Bell MT"/>
          <w:i w:val="0"/>
          <w:iCs w:val="0"/>
          <w:sz w:val="24"/>
          <w:szCs w:val="24"/>
        </w:rPr>
        <w:t xml:space="preserve">. He will have to show the </w:t>
      </w:r>
      <w:r w:rsidR="005077B2">
        <w:rPr>
          <w:rStyle w:val="Enfasidelicata"/>
          <w:rFonts w:ascii="Bell MT" w:hAnsi="Bell MT"/>
          <w:i w:val="0"/>
          <w:iCs w:val="0"/>
          <w:sz w:val="24"/>
          <w:szCs w:val="24"/>
        </w:rPr>
        <w:t>card</w:t>
      </w:r>
      <w:r w:rsidR="005077B2" w:rsidRPr="005077B2">
        <w:rPr>
          <w:rStyle w:val="Enfasidelicata"/>
          <w:rFonts w:ascii="Bell MT" w:hAnsi="Bell MT"/>
          <w:i w:val="0"/>
          <w:iCs w:val="0"/>
          <w:sz w:val="24"/>
          <w:szCs w:val="24"/>
        </w:rPr>
        <w:t xml:space="preserv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Cashier: An employee of the shop who will provide with the correct scanning of the </w:t>
      </w:r>
      <w:r w:rsidR="00AD455C">
        <w:rPr>
          <w:rStyle w:val="Enfasidelicata"/>
          <w:rFonts w:ascii="Bell MT" w:hAnsi="Bell MT"/>
          <w:i w:val="0"/>
          <w:iCs w:val="0"/>
          <w:sz w:val="24"/>
          <w:szCs w:val="24"/>
        </w:rPr>
        <w:t>ticket</w:t>
      </w:r>
      <w:r>
        <w:rPr>
          <w:rStyle w:val="Enfasidelicata"/>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0B9CDA92" w:rsidR="005077B2" w:rsidRDefault="005077B2" w:rsidP="005077B2">
      <w:pPr>
        <w:ind w:left="360"/>
        <w:rPr>
          <w:ins w:id="15" w:author="Giorgio Romeo" w:date="2020-12-01T15:38:00Z"/>
          <w:rStyle w:val="Enfasidelicata"/>
          <w:rFonts w:ascii="Bell MT" w:hAnsi="Bell MT"/>
          <w:i w:val="0"/>
          <w:iCs w:val="0"/>
          <w:sz w:val="24"/>
          <w:szCs w:val="24"/>
        </w:rPr>
      </w:pPr>
      <w:r>
        <w:rPr>
          <w:rStyle w:val="Enfasidelicata"/>
          <w:rFonts w:ascii="Bell MT" w:hAnsi="Bell MT"/>
          <w:i w:val="0"/>
          <w:iCs w:val="0"/>
          <w:sz w:val="24"/>
          <w:szCs w:val="24"/>
        </w:rPr>
        <w:t xml:space="preserve">Manager: An employee of the shop who is interested in </w:t>
      </w:r>
      <w:r w:rsidR="001D5207">
        <w:rPr>
          <w:rStyle w:val="Enfasidelicata"/>
          <w:rFonts w:ascii="Bell MT" w:hAnsi="Bell MT"/>
          <w:i w:val="0"/>
          <w:iCs w:val="0"/>
          <w:sz w:val="24"/>
          <w:szCs w:val="24"/>
        </w:rPr>
        <w:t>checking the number of entrances or exits and in regulating them as needed. He will have the possibility to use our application for the statistics of entrances and exits.</w:t>
      </w:r>
    </w:p>
    <w:p w14:paraId="1B79B9C8" w14:textId="27D8DD9D" w:rsidR="00D152F5" w:rsidRDefault="00D152F5" w:rsidP="005077B2">
      <w:pPr>
        <w:ind w:left="360"/>
        <w:rPr>
          <w:ins w:id="16" w:author="Giorgio Romeo" w:date="2020-12-01T15:38:00Z"/>
          <w:rStyle w:val="Enfasidelicata"/>
          <w:rFonts w:ascii="Bell MT" w:hAnsi="Bell MT"/>
          <w:i w:val="0"/>
          <w:iCs w:val="0"/>
          <w:sz w:val="24"/>
          <w:szCs w:val="24"/>
        </w:rPr>
      </w:pPr>
    </w:p>
    <w:p w14:paraId="45BA8D1A" w14:textId="77777777" w:rsidR="00D152F5" w:rsidRDefault="00D152F5" w:rsidP="005077B2">
      <w:pPr>
        <w:ind w:left="360"/>
        <w:rPr>
          <w:ins w:id="17" w:author="Giorgio Romeo" w:date="2020-12-01T15:38:00Z"/>
          <w:rStyle w:val="Enfasidelicata"/>
          <w:rFonts w:ascii="Bell MT" w:hAnsi="Bell MT"/>
          <w:i w:val="0"/>
          <w:iCs w:val="0"/>
          <w:sz w:val="24"/>
          <w:szCs w:val="24"/>
        </w:rPr>
      </w:pPr>
    </w:p>
    <w:p w14:paraId="194F77BD" w14:textId="77777777" w:rsidR="00D152F5" w:rsidRDefault="00D152F5" w:rsidP="00D152F5">
      <w:pPr>
        <w:pStyle w:val="Paragrafoelenco"/>
        <w:numPr>
          <w:ilvl w:val="0"/>
          <w:numId w:val="9"/>
        </w:numPr>
        <w:rPr>
          <w:ins w:id="18" w:author="Giorgio Romeo" w:date="2020-12-01T15:38:00Z"/>
          <w:rStyle w:val="Enfasidelicata"/>
          <w:rFonts w:ascii="Bell MT" w:hAnsi="Bell MT"/>
          <w:i w:val="0"/>
          <w:iCs w:val="0"/>
          <w:sz w:val="32"/>
          <w:szCs w:val="32"/>
        </w:rPr>
      </w:pPr>
      <w:ins w:id="19" w:author="Giorgio Romeo" w:date="2020-12-01T15:38:00Z">
        <w:r w:rsidRPr="00EE0195">
          <w:rPr>
            <w:rStyle w:val="Enfasidelicata"/>
            <w:rFonts w:ascii="Bell MT" w:hAnsi="Bell MT"/>
            <w:i w:val="0"/>
            <w:iCs w:val="0"/>
            <w:sz w:val="32"/>
            <w:szCs w:val="32"/>
          </w:rPr>
          <w:t>Assumptions, dependencies and constraints</w:t>
        </w:r>
      </w:ins>
    </w:p>
    <w:p w14:paraId="6585AF7B" w14:textId="77777777" w:rsidR="00D152F5" w:rsidRPr="00D152F5" w:rsidRDefault="00D152F5">
      <w:pPr>
        <w:pStyle w:val="Paragrafoelenco"/>
        <w:ind w:left="630"/>
        <w:rPr>
          <w:rStyle w:val="Enfasidelicata"/>
          <w:rFonts w:ascii="Bell MT" w:hAnsi="Bell MT"/>
          <w:i w:val="0"/>
          <w:iCs w:val="0"/>
          <w:sz w:val="24"/>
          <w:szCs w:val="24"/>
        </w:rPr>
        <w:pPrChange w:id="20" w:author="Giorgio Romeo" w:date="2020-12-01T15:38:00Z">
          <w:pPr>
            <w:ind w:left="360"/>
          </w:pPr>
        </w:pPrChange>
      </w:pPr>
    </w:p>
    <w:tbl>
      <w:tblPr>
        <w:tblStyle w:val="Grigliatabella"/>
        <w:tblpPr w:leftFromText="141" w:rightFromText="141" w:vertAnchor="page" w:horzAnchor="margin" w:tblpXSpec="right" w:tblpY="8763"/>
        <w:tblW w:w="9332" w:type="dxa"/>
        <w:jc w:val="right"/>
        <w:tblLook w:val="04A0" w:firstRow="1" w:lastRow="0" w:firstColumn="1" w:lastColumn="0" w:noHBand="0" w:noVBand="1"/>
        <w:tblPrChange w:id="21" w:author="Giorgio Romeo" w:date="2020-12-01T15:40:00Z">
          <w:tblPr>
            <w:tblStyle w:val="Grigliatabella"/>
            <w:tblpPr w:leftFromText="141" w:rightFromText="141" w:vertAnchor="page" w:horzAnchor="margin" w:tblpXSpec="right" w:tblpY="8763"/>
            <w:tblW w:w="9185" w:type="dxa"/>
            <w:jc w:val="right"/>
            <w:tblLook w:val="04A0" w:firstRow="1" w:lastRow="0" w:firstColumn="1" w:lastColumn="0" w:noHBand="0" w:noVBand="1"/>
          </w:tblPr>
        </w:tblPrChange>
      </w:tblPr>
      <w:tblGrid>
        <w:gridCol w:w="3075"/>
        <w:gridCol w:w="6257"/>
        <w:tblGridChange w:id="22">
          <w:tblGrid>
            <w:gridCol w:w="2928"/>
            <w:gridCol w:w="6257"/>
          </w:tblGrid>
        </w:tblGridChange>
      </w:tblGrid>
      <w:tr w:rsidR="00D152F5" w14:paraId="260A9BAA" w14:textId="77777777" w:rsidTr="00D152F5">
        <w:trPr>
          <w:trHeight w:val="440"/>
          <w:jc w:val="right"/>
          <w:ins w:id="23" w:author="Giorgio Romeo" w:date="2020-12-01T15:39:00Z"/>
          <w:trPrChange w:id="24" w:author="Giorgio Romeo" w:date="2020-12-01T15:40:00Z">
            <w:trPr>
              <w:trHeight w:val="440"/>
              <w:jc w:val="right"/>
            </w:trPr>
          </w:trPrChange>
        </w:trPr>
        <w:tc>
          <w:tcPr>
            <w:tcW w:w="3075" w:type="dxa"/>
            <w:vAlign w:val="center"/>
            <w:tcPrChange w:id="25" w:author="Giorgio Romeo" w:date="2020-12-01T15:40:00Z">
              <w:tcPr>
                <w:tcW w:w="2928" w:type="dxa"/>
                <w:vAlign w:val="center"/>
              </w:tcPr>
            </w:tcPrChange>
          </w:tcPr>
          <w:p w14:paraId="6EECA36A" w14:textId="77777777" w:rsidR="00D152F5" w:rsidRPr="00EE0195" w:rsidRDefault="00D152F5" w:rsidP="00D152F5">
            <w:pPr>
              <w:pStyle w:val="Paragrafoelenco"/>
              <w:ind w:left="0"/>
              <w:jc w:val="center"/>
              <w:rPr>
                <w:ins w:id="26" w:author="Giorgio Romeo" w:date="2020-12-01T15:39:00Z"/>
                <w:rFonts w:ascii="Bell MT" w:hAnsi="Bell MT" w:cs="Arial"/>
                <w:sz w:val="28"/>
                <w:szCs w:val="28"/>
                <w:shd w:val="clear" w:color="auto" w:fill="FFFFFF"/>
              </w:rPr>
            </w:pPr>
            <w:ins w:id="27" w:author="Giorgio Romeo" w:date="2020-12-01T15:39:00Z">
              <w:r>
                <w:rPr>
                  <w:rFonts w:ascii="Bell MT" w:hAnsi="Bell MT" w:cs="Arial"/>
                  <w:sz w:val="28"/>
                  <w:szCs w:val="28"/>
                  <w:shd w:val="clear" w:color="auto" w:fill="FFFFFF"/>
                </w:rPr>
                <w:t>A1</w:t>
              </w:r>
            </w:ins>
          </w:p>
        </w:tc>
        <w:tc>
          <w:tcPr>
            <w:tcW w:w="6257" w:type="dxa"/>
            <w:vAlign w:val="center"/>
            <w:tcPrChange w:id="28" w:author="Giorgio Romeo" w:date="2020-12-01T15:40:00Z">
              <w:tcPr>
                <w:tcW w:w="6257" w:type="dxa"/>
                <w:vAlign w:val="center"/>
              </w:tcPr>
            </w:tcPrChange>
          </w:tcPr>
          <w:p w14:paraId="07461119" w14:textId="77777777" w:rsidR="00D152F5" w:rsidRPr="00EE0195" w:rsidRDefault="00D152F5" w:rsidP="00D152F5">
            <w:pPr>
              <w:pStyle w:val="Paragrafoelenco"/>
              <w:ind w:left="0"/>
              <w:jc w:val="center"/>
              <w:rPr>
                <w:ins w:id="29" w:author="Giorgio Romeo" w:date="2020-12-01T15:39:00Z"/>
                <w:rFonts w:ascii="Bell MT" w:hAnsi="Bell MT" w:cs="Arial"/>
                <w:sz w:val="24"/>
                <w:szCs w:val="24"/>
                <w:shd w:val="clear" w:color="auto" w:fill="FFFFFF"/>
              </w:rPr>
            </w:pPr>
            <w:ins w:id="30" w:author="Giorgio Romeo" w:date="2020-12-01T15:39:00Z">
              <w:r>
                <w:rPr>
                  <w:rFonts w:ascii="Bell MT" w:hAnsi="Bell MT" w:cs="Arial"/>
                  <w:sz w:val="24"/>
                  <w:szCs w:val="24"/>
                  <w:shd w:val="clear" w:color="auto" w:fill="FFFFFF"/>
                </w:rPr>
                <w:t>Users will take the shortest path to shops</w:t>
              </w:r>
            </w:ins>
          </w:p>
        </w:tc>
      </w:tr>
      <w:tr w:rsidR="00D152F5" w14:paraId="6C66C6D9" w14:textId="77777777" w:rsidTr="00D152F5">
        <w:trPr>
          <w:trHeight w:val="506"/>
          <w:jc w:val="right"/>
          <w:ins w:id="31" w:author="Giorgio Romeo" w:date="2020-12-01T15:39:00Z"/>
          <w:trPrChange w:id="32" w:author="Giorgio Romeo" w:date="2020-12-01T15:40:00Z">
            <w:trPr>
              <w:trHeight w:val="506"/>
              <w:jc w:val="right"/>
            </w:trPr>
          </w:trPrChange>
        </w:trPr>
        <w:tc>
          <w:tcPr>
            <w:tcW w:w="3075" w:type="dxa"/>
            <w:vAlign w:val="center"/>
            <w:tcPrChange w:id="33" w:author="Giorgio Romeo" w:date="2020-12-01T15:40:00Z">
              <w:tcPr>
                <w:tcW w:w="2928" w:type="dxa"/>
                <w:vAlign w:val="center"/>
              </w:tcPr>
            </w:tcPrChange>
          </w:tcPr>
          <w:p w14:paraId="0002895A" w14:textId="77777777" w:rsidR="00D152F5" w:rsidRPr="00EE0195" w:rsidRDefault="00D152F5" w:rsidP="00D152F5">
            <w:pPr>
              <w:pStyle w:val="Paragrafoelenco"/>
              <w:ind w:left="0"/>
              <w:jc w:val="center"/>
              <w:rPr>
                <w:ins w:id="34" w:author="Giorgio Romeo" w:date="2020-12-01T15:39:00Z"/>
                <w:rFonts w:ascii="Bell MT" w:hAnsi="Bell MT" w:cs="Arial"/>
                <w:sz w:val="28"/>
                <w:szCs w:val="28"/>
                <w:shd w:val="clear" w:color="auto" w:fill="FFFFFF"/>
              </w:rPr>
            </w:pPr>
            <w:ins w:id="35" w:author="Giorgio Romeo" w:date="2020-12-01T15:39:00Z">
              <w:r>
                <w:rPr>
                  <w:rFonts w:ascii="Bell MT" w:hAnsi="Bell MT" w:cs="Arial"/>
                  <w:sz w:val="28"/>
                  <w:szCs w:val="28"/>
                  <w:shd w:val="clear" w:color="auto" w:fill="FFFFFF"/>
                </w:rPr>
                <w:t>A2</w:t>
              </w:r>
            </w:ins>
          </w:p>
        </w:tc>
        <w:tc>
          <w:tcPr>
            <w:tcW w:w="6257" w:type="dxa"/>
            <w:vAlign w:val="center"/>
            <w:tcPrChange w:id="36" w:author="Giorgio Romeo" w:date="2020-12-01T15:40:00Z">
              <w:tcPr>
                <w:tcW w:w="6257" w:type="dxa"/>
                <w:vAlign w:val="center"/>
              </w:tcPr>
            </w:tcPrChange>
          </w:tcPr>
          <w:p w14:paraId="7C5BE4D5" w14:textId="77777777" w:rsidR="00D152F5" w:rsidRPr="00EE0195" w:rsidRDefault="00D152F5" w:rsidP="00D152F5">
            <w:pPr>
              <w:pStyle w:val="Paragrafoelenco"/>
              <w:ind w:left="0"/>
              <w:jc w:val="center"/>
              <w:rPr>
                <w:ins w:id="37" w:author="Giorgio Romeo" w:date="2020-12-01T15:39:00Z"/>
                <w:rFonts w:ascii="Bell MT" w:hAnsi="Bell MT" w:cs="Arial"/>
                <w:sz w:val="24"/>
                <w:szCs w:val="24"/>
                <w:shd w:val="clear" w:color="auto" w:fill="FFFFFF"/>
              </w:rPr>
            </w:pPr>
            <w:ins w:id="38" w:author="Giorgio Romeo" w:date="2020-12-01T15:39:00Z">
              <w:r>
                <w:rPr>
                  <w:rFonts w:ascii="Bell MT" w:hAnsi="Bell MT" w:cs="Arial"/>
                  <w:sz w:val="24"/>
                  <w:szCs w:val="24"/>
                  <w:shd w:val="clear" w:color="auto" w:fill="FFFFFF"/>
                </w:rPr>
                <w:t>User which specified a shopping list will spend 90% of their time within that visit in the departments related to the declared list</w:t>
              </w:r>
            </w:ins>
          </w:p>
        </w:tc>
      </w:tr>
      <w:tr w:rsidR="00D152F5" w14:paraId="7CC094B6" w14:textId="77777777" w:rsidTr="00D152F5">
        <w:trPr>
          <w:trHeight w:val="398"/>
          <w:jc w:val="right"/>
          <w:ins w:id="39" w:author="Giorgio Romeo" w:date="2020-12-01T15:39:00Z"/>
          <w:trPrChange w:id="40" w:author="Giorgio Romeo" w:date="2020-12-01T15:40:00Z">
            <w:trPr>
              <w:trHeight w:val="398"/>
              <w:jc w:val="right"/>
            </w:trPr>
          </w:trPrChange>
        </w:trPr>
        <w:tc>
          <w:tcPr>
            <w:tcW w:w="3075" w:type="dxa"/>
            <w:vAlign w:val="center"/>
            <w:tcPrChange w:id="41" w:author="Giorgio Romeo" w:date="2020-12-01T15:40:00Z">
              <w:tcPr>
                <w:tcW w:w="2928" w:type="dxa"/>
                <w:vAlign w:val="center"/>
              </w:tcPr>
            </w:tcPrChange>
          </w:tcPr>
          <w:p w14:paraId="3DE76A31" w14:textId="77777777" w:rsidR="00D152F5" w:rsidRPr="00EE0195" w:rsidRDefault="00D152F5" w:rsidP="00D152F5">
            <w:pPr>
              <w:pStyle w:val="Paragrafoelenco"/>
              <w:ind w:left="0"/>
              <w:jc w:val="center"/>
              <w:rPr>
                <w:ins w:id="42" w:author="Giorgio Romeo" w:date="2020-12-01T15:39:00Z"/>
                <w:rFonts w:ascii="Bell MT" w:hAnsi="Bell MT" w:cs="Arial"/>
                <w:sz w:val="28"/>
                <w:szCs w:val="28"/>
                <w:shd w:val="clear" w:color="auto" w:fill="FFFFFF"/>
              </w:rPr>
            </w:pPr>
            <w:ins w:id="43" w:author="Giorgio Romeo" w:date="2020-12-01T15:39:00Z">
              <w:r>
                <w:rPr>
                  <w:rFonts w:ascii="Bell MT" w:hAnsi="Bell MT" w:cs="Arial"/>
                  <w:sz w:val="28"/>
                  <w:szCs w:val="28"/>
                  <w:shd w:val="clear" w:color="auto" w:fill="FFFFFF"/>
                </w:rPr>
                <w:t>A3</w:t>
              </w:r>
            </w:ins>
          </w:p>
        </w:tc>
        <w:tc>
          <w:tcPr>
            <w:tcW w:w="6257" w:type="dxa"/>
            <w:vAlign w:val="center"/>
            <w:tcPrChange w:id="44" w:author="Giorgio Romeo" w:date="2020-12-01T15:40:00Z">
              <w:tcPr>
                <w:tcW w:w="6257" w:type="dxa"/>
                <w:vAlign w:val="center"/>
              </w:tcPr>
            </w:tcPrChange>
          </w:tcPr>
          <w:p w14:paraId="71E1C146" w14:textId="77777777" w:rsidR="00D152F5" w:rsidRPr="00EE0195" w:rsidRDefault="00D152F5" w:rsidP="00D152F5">
            <w:pPr>
              <w:pStyle w:val="Paragrafoelenco"/>
              <w:ind w:left="0"/>
              <w:jc w:val="center"/>
              <w:rPr>
                <w:ins w:id="45" w:author="Giorgio Romeo" w:date="2020-12-01T15:39:00Z"/>
                <w:rFonts w:ascii="Bell MT" w:hAnsi="Bell MT" w:cs="Arial"/>
                <w:shd w:val="clear" w:color="auto" w:fill="FFFFFF"/>
              </w:rPr>
            </w:pPr>
            <w:ins w:id="46" w:author="Giorgio Romeo" w:date="2020-12-01T15:39:00Z">
              <w:r>
                <w:rPr>
                  <w:rFonts w:ascii="Bell MT" w:hAnsi="Bell MT" w:cs="Arial"/>
                  <w:sz w:val="24"/>
                  <w:szCs w:val="24"/>
                  <w:shd w:val="clear" w:color="auto" w:fill="FFFFFF"/>
                </w:rPr>
                <w:t>Data about store departments and items collocation in departments is correct</w:t>
              </w:r>
            </w:ins>
          </w:p>
        </w:tc>
      </w:tr>
      <w:tr w:rsidR="00D152F5" w14:paraId="45BAF09E" w14:textId="77777777" w:rsidTr="00D152F5">
        <w:trPr>
          <w:trHeight w:val="117"/>
          <w:jc w:val="right"/>
          <w:ins w:id="47" w:author="Giorgio Romeo" w:date="2020-12-01T15:39:00Z"/>
          <w:trPrChange w:id="48" w:author="Giorgio Romeo" w:date="2020-12-01T15:40:00Z">
            <w:trPr>
              <w:trHeight w:val="117"/>
              <w:jc w:val="right"/>
            </w:trPr>
          </w:trPrChange>
        </w:trPr>
        <w:tc>
          <w:tcPr>
            <w:tcW w:w="3075" w:type="dxa"/>
            <w:vAlign w:val="center"/>
            <w:tcPrChange w:id="49" w:author="Giorgio Romeo" w:date="2020-12-01T15:40:00Z">
              <w:tcPr>
                <w:tcW w:w="2928" w:type="dxa"/>
                <w:vAlign w:val="center"/>
              </w:tcPr>
            </w:tcPrChange>
          </w:tcPr>
          <w:p w14:paraId="0315F4BF" w14:textId="77777777" w:rsidR="00D152F5" w:rsidRPr="00EE0195" w:rsidRDefault="00D152F5" w:rsidP="00D152F5">
            <w:pPr>
              <w:pStyle w:val="Paragrafoelenco"/>
              <w:ind w:left="0"/>
              <w:jc w:val="center"/>
              <w:rPr>
                <w:ins w:id="50" w:author="Giorgio Romeo" w:date="2020-12-01T15:39:00Z"/>
                <w:rFonts w:ascii="Bell MT" w:hAnsi="Bell MT" w:cs="Arial"/>
                <w:sz w:val="28"/>
                <w:szCs w:val="28"/>
                <w:shd w:val="clear" w:color="auto" w:fill="FFFFFF"/>
              </w:rPr>
            </w:pPr>
            <w:ins w:id="51" w:author="Giorgio Romeo" w:date="2020-12-01T15:39:00Z">
              <w:r>
                <w:rPr>
                  <w:rFonts w:ascii="Bell MT" w:hAnsi="Bell MT" w:cs="Arial"/>
                  <w:sz w:val="28"/>
                  <w:szCs w:val="28"/>
                  <w:shd w:val="clear" w:color="auto" w:fill="FFFFFF"/>
                </w:rPr>
                <w:t>A4</w:t>
              </w:r>
            </w:ins>
          </w:p>
        </w:tc>
        <w:tc>
          <w:tcPr>
            <w:tcW w:w="6257" w:type="dxa"/>
            <w:vAlign w:val="center"/>
            <w:tcPrChange w:id="52" w:author="Giorgio Romeo" w:date="2020-12-01T15:40:00Z">
              <w:tcPr>
                <w:tcW w:w="6257" w:type="dxa"/>
                <w:vAlign w:val="center"/>
              </w:tcPr>
            </w:tcPrChange>
          </w:tcPr>
          <w:p w14:paraId="7C5AE2C7" w14:textId="77777777" w:rsidR="00D152F5" w:rsidRPr="00EE0195" w:rsidRDefault="00D152F5" w:rsidP="00D152F5">
            <w:pPr>
              <w:pStyle w:val="Paragrafoelenco"/>
              <w:ind w:left="0"/>
              <w:jc w:val="center"/>
              <w:rPr>
                <w:ins w:id="53" w:author="Giorgio Romeo" w:date="2020-12-01T15:39:00Z"/>
                <w:rFonts w:ascii="Bell MT" w:hAnsi="Bell MT" w:cs="Arial"/>
                <w:sz w:val="24"/>
                <w:szCs w:val="24"/>
                <w:shd w:val="clear" w:color="auto" w:fill="FFFFFF"/>
              </w:rPr>
            </w:pPr>
            <w:ins w:id="54" w:author="Giorgio Romeo" w:date="2020-12-01T15:39:00Z">
              <w:r>
                <w:rPr>
                  <w:rFonts w:ascii="Bell MT" w:hAnsi="Bell MT" w:cs="Arial"/>
                  <w:sz w:val="24"/>
                  <w:szCs w:val="24"/>
                  <w:shd w:val="clear" w:color="auto" w:fill="FFFFFF"/>
                </w:rPr>
                <w:t>All store entrances and exits will have turnstiles gates</w:t>
              </w:r>
            </w:ins>
          </w:p>
        </w:tc>
      </w:tr>
      <w:tr w:rsidR="00D152F5" w14:paraId="7E60B38E" w14:textId="77777777" w:rsidTr="00D152F5">
        <w:trPr>
          <w:trHeight w:val="117"/>
          <w:jc w:val="right"/>
          <w:ins w:id="55" w:author="Giorgio Romeo" w:date="2020-12-01T15:39:00Z"/>
          <w:trPrChange w:id="56" w:author="Giorgio Romeo" w:date="2020-12-01T15:40:00Z">
            <w:trPr>
              <w:trHeight w:val="117"/>
              <w:jc w:val="right"/>
            </w:trPr>
          </w:trPrChange>
        </w:trPr>
        <w:tc>
          <w:tcPr>
            <w:tcW w:w="3075" w:type="dxa"/>
            <w:vAlign w:val="center"/>
            <w:tcPrChange w:id="57" w:author="Giorgio Romeo" w:date="2020-12-01T15:40:00Z">
              <w:tcPr>
                <w:tcW w:w="2928" w:type="dxa"/>
                <w:vAlign w:val="center"/>
              </w:tcPr>
            </w:tcPrChange>
          </w:tcPr>
          <w:p w14:paraId="2FADC5C6" w14:textId="77777777" w:rsidR="00D152F5" w:rsidRPr="00EE0195" w:rsidRDefault="00D152F5" w:rsidP="00D152F5">
            <w:pPr>
              <w:pStyle w:val="Paragrafoelenco"/>
              <w:ind w:left="0"/>
              <w:jc w:val="center"/>
              <w:rPr>
                <w:ins w:id="58" w:author="Giorgio Romeo" w:date="2020-12-01T15:39:00Z"/>
                <w:rFonts w:ascii="Bell MT" w:hAnsi="Bell MT" w:cs="Arial"/>
                <w:sz w:val="28"/>
                <w:szCs w:val="28"/>
                <w:shd w:val="clear" w:color="auto" w:fill="FFFFFF"/>
              </w:rPr>
            </w:pPr>
            <w:ins w:id="59" w:author="Giorgio Romeo" w:date="2020-12-01T15:39:00Z">
              <w:r>
                <w:rPr>
                  <w:rFonts w:ascii="Bell MT" w:hAnsi="Bell MT" w:cs="Arial"/>
                  <w:sz w:val="28"/>
                  <w:szCs w:val="28"/>
                  <w:shd w:val="clear" w:color="auto" w:fill="FFFFFF"/>
                </w:rPr>
                <w:t>A</w:t>
              </w:r>
              <w:r w:rsidRPr="00EE0195">
                <w:rPr>
                  <w:rFonts w:ascii="Bell MT" w:hAnsi="Bell MT" w:cs="Arial"/>
                  <w:sz w:val="28"/>
                  <w:szCs w:val="28"/>
                  <w:shd w:val="clear" w:color="auto" w:fill="FFFFFF"/>
                </w:rPr>
                <w:t>5</w:t>
              </w:r>
            </w:ins>
          </w:p>
        </w:tc>
        <w:tc>
          <w:tcPr>
            <w:tcW w:w="6257" w:type="dxa"/>
            <w:vAlign w:val="center"/>
            <w:tcPrChange w:id="60" w:author="Giorgio Romeo" w:date="2020-12-01T15:40:00Z">
              <w:tcPr>
                <w:tcW w:w="6257" w:type="dxa"/>
                <w:vAlign w:val="center"/>
              </w:tcPr>
            </w:tcPrChange>
          </w:tcPr>
          <w:p w14:paraId="388917BE" w14:textId="77777777" w:rsidR="00D152F5" w:rsidRPr="00EE0195" w:rsidRDefault="00D152F5" w:rsidP="00D152F5">
            <w:pPr>
              <w:pStyle w:val="Paragrafoelenco"/>
              <w:ind w:left="0"/>
              <w:jc w:val="center"/>
              <w:rPr>
                <w:ins w:id="61" w:author="Giorgio Romeo" w:date="2020-12-01T15:39:00Z"/>
                <w:rFonts w:ascii="Bell MT" w:hAnsi="Bell MT" w:cs="Arial"/>
                <w:sz w:val="24"/>
                <w:szCs w:val="24"/>
                <w:shd w:val="clear" w:color="auto" w:fill="FFFFFF"/>
              </w:rPr>
            </w:pPr>
            <w:ins w:id="62" w:author="Giorgio Romeo" w:date="2020-12-01T15:39:00Z">
              <w:r>
                <w:rPr>
                  <w:rFonts w:ascii="Bell MT" w:hAnsi="Bell MT" w:cs="Arial"/>
                  <w:sz w:val="24"/>
                  <w:szCs w:val="24"/>
                  <w:shd w:val="clear" w:color="auto" w:fill="FFFFFF"/>
                </w:rPr>
                <w:t>Users in stores will abide to local norms on social distancing</w:t>
              </w:r>
            </w:ins>
          </w:p>
        </w:tc>
      </w:tr>
    </w:tbl>
    <w:p w14:paraId="5CCC4AAB" w14:textId="3E4F3032" w:rsidR="008B1B38" w:rsidRDefault="008B1B38" w:rsidP="00923D58">
      <w:pPr>
        <w:ind w:left="360"/>
        <w:rPr>
          <w:rStyle w:val="Enfasidelicata"/>
          <w:rFonts w:ascii="Bell MT" w:hAnsi="Bell MT"/>
          <w:i w:val="0"/>
          <w:iCs w:val="0"/>
          <w:sz w:val="24"/>
          <w:szCs w:val="24"/>
        </w:rPr>
      </w:pPr>
    </w:p>
    <w:p w14:paraId="7EF8CA06" w14:textId="6B2C40F6" w:rsidR="009961E2" w:rsidRDefault="009961E2" w:rsidP="00923D58">
      <w:pPr>
        <w:ind w:left="360"/>
        <w:rPr>
          <w:rStyle w:val="Enfasidelicata"/>
          <w:rFonts w:ascii="Bell MT" w:hAnsi="Bell MT"/>
          <w:i w:val="0"/>
          <w:iCs w:val="0"/>
          <w:sz w:val="24"/>
          <w:szCs w:val="24"/>
        </w:rPr>
      </w:pPr>
    </w:p>
    <w:p w14:paraId="1BC51F5F" w14:textId="745138AE" w:rsidR="009961E2" w:rsidRDefault="009961E2" w:rsidP="00923D58">
      <w:pPr>
        <w:ind w:left="360"/>
        <w:rPr>
          <w:rStyle w:val="Enfasidelicata"/>
          <w:rFonts w:ascii="Bell MT" w:hAnsi="Bell MT"/>
          <w:i w:val="0"/>
          <w:iCs w:val="0"/>
          <w:sz w:val="24"/>
          <w:szCs w:val="24"/>
        </w:rPr>
      </w:pPr>
    </w:p>
    <w:p w14:paraId="6AF85BC0" w14:textId="54E4CE5C" w:rsidR="009961E2" w:rsidRDefault="009961E2" w:rsidP="00923D58">
      <w:pPr>
        <w:ind w:left="360"/>
        <w:rPr>
          <w:rStyle w:val="Enfasidelicata"/>
          <w:rFonts w:ascii="Bell MT" w:hAnsi="Bell MT"/>
          <w:i w:val="0"/>
          <w:iCs w:val="0"/>
          <w:sz w:val="24"/>
          <w:szCs w:val="24"/>
        </w:rPr>
      </w:pPr>
    </w:p>
    <w:p w14:paraId="68CD71C4" w14:textId="2C925DF2" w:rsidR="009961E2" w:rsidRDefault="009961E2" w:rsidP="00923D58">
      <w:pPr>
        <w:ind w:left="360"/>
        <w:rPr>
          <w:rStyle w:val="Enfasidelicata"/>
          <w:rFonts w:ascii="Bell MT" w:hAnsi="Bell MT"/>
          <w:i w:val="0"/>
          <w:iCs w:val="0"/>
          <w:sz w:val="24"/>
          <w:szCs w:val="24"/>
        </w:rPr>
      </w:pPr>
    </w:p>
    <w:p w14:paraId="062ADC6B" w14:textId="35569DA2" w:rsidR="009961E2" w:rsidRDefault="009961E2" w:rsidP="00923D58">
      <w:pPr>
        <w:ind w:left="360"/>
        <w:rPr>
          <w:rStyle w:val="Enfasidelicata"/>
          <w:rFonts w:ascii="Bell MT" w:hAnsi="Bell MT"/>
          <w:i w:val="0"/>
          <w:iCs w:val="0"/>
          <w:sz w:val="24"/>
          <w:szCs w:val="24"/>
        </w:rPr>
      </w:pPr>
    </w:p>
    <w:p w14:paraId="56EA227F" w14:textId="6F3A4963" w:rsidR="009961E2" w:rsidRDefault="009961E2" w:rsidP="00923D58">
      <w:pPr>
        <w:ind w:left="360"/>
        <w:rPr>
          <w:rStyle w:val="Enfasidelicata"/>
          <w:rFonts w:ascii="Bell MT" w:hAnsi="Bell MT"/>
          <w:i w:val="0"/>
          <w:iCs w:val="0"/>
          <w:sz w:val="24"/>
          <w:szCs w:val="24"/>
        </w:rPr>
      </w:pPr>
    </w:p>
    <w:p w14:paraId="2A1E4058" w14:textId="659740AA" w:rsidR="009961E2" w:rsidRDefault="009961E2" w:rsidP="00923D58">
      <w:pPr>
        <w:ind w:left="360"/>
        <w:rPr>
          <w:rStyle w:val="Enfasidelicata"/>
          <w:rFonts w:ascii="Bell MT" w:hAnsi="Bell MT"/>
          <w:i w:val="0"/>
          <w:iCs w:val="0"/>
          <w:sz w:val="24"/>
          <w:szCs w:val="24"/>
        </w:rPr>
      </w:pPr>
    </w:p>
    <w:p w14:paraId="7698ABA5" w14:textId="59FDDCBD" w:rsidR="009961E2" w:rsidRDefault="009961E2" w:rsidP="00923D58">
      <w:pPr>
        <w:ind w:left="360"/>
        <w:rPr>
          <w:rStyle w:val="Enfasidelicata"/>
          <w:rFonts w:ascii="Bell MT" w:hAnsi="Bell MT"/>
          <w:i w:val="0"/>
          <w:iCs w:val="0"/>
          <w:sz w:val="24"/>
          <w:szCs w:val="24"/>
        </w:rPr>
      </w:pPr>
    </w:p>
    <w:p w14:paraId="7B0A2BFA" w14:textId="5046168C" w:rsidR="009961E2" w:rsidRDefault="009961E2" w:rsidP="00923D58">
      <w:pPr>
        <w:ind w:left="360"/>
        <w:rPr>
          <w:rStyle w:val="Enfasidelicata"/>
          <w:rFonts w:ascii="Bell MT" w:hAnsi="Bell MT"/>
          <w:i w:val="0"/>
          <w:iCs w:val="0"/>
          <w:sz w:val="24"/>
          <w:szCs w:val="24"/>
        </w:rPr>
      </w:pPr>
    </w:p>
    <w:p w14:paraId="2BDBD519" w14:textId="2B578E10" w:rsidR="009961E2" w:rsidDel="00D152F5" w:rsidRDefault="009961E2" w:rsidP="00923D58">
      <w:pPr>
        <w:ind w:left="360"/>
        <w:rPr>
          <w:del w:id="63" w:author="Giorgio Romeo" w:date="2020-12-01T15:40:00Z"/>
          <w:rStyle w:val="Enfasidelicata"/>
          <w:rFonts w:ascii="Bell MT" w:hAnsi="Bell MT"/>
          <w:i w:val="0"/>
          <w:iCs w:val="0"/>
          <w:sz w:val="24"/>
          <w:szCs w:val="24"/>
        </w:rPr>
      </w:pPr>
    </w:p>
    <w:p w14:paraId="0B555EEC" w14:textId="58F1D474" w:rsidR="009961E2" w:rsidDel="00D152F5" w:rsidRDefault="009961E2" w:rsidP="00923D58">
      <w:pPr>
        <w:ind w:left="360"/>
        <w:rPr>
          <w:del w:id="64" w:author="Giorgio Romeo" w:date="2020-12-01T15:40:00Z"/>
          <w:rStyle w:val="Enfasidelicata"/>
          <w:rFonts w:ascii="Bell MT" w:hAnsi="Bell MT"/>
          <w:i w:val="0"/>
          <w:iCs w:val="0"/>
          <w:sz w:val="24"/>
          <w:szCs w:val="24"/>
        </w:rPr>
      </w:pPr>
    </w:p>
    <w:p w14:paraId="2C8C43A5" w14:textId="3C69365E" w:rsidR="009961E2" w:rsidRPr="00923D58" w:rsidDel="00D152F5" w:rsidRDefault="009961E2" w:rsidP="00923D58">
      <w:pPr>
        <w:ind w:left="360"/>
        <w:rPr>
          <w:del w:id="65" w:author="Giorgio Romeo" w:date="2020-12-01T15:40:00Z"/>
          <w:rStyle w:val="Enfasidelicata"/>
          <w:rFonts w:ascii="Bell MT" w:hAnsi="Bell MT"/>
          <w:i w:val="0"/>
          <w:iCs w:val="0"/>
          <w:sz w:val="24"/>
          <w:szCs w:val="24"/>
        </w:rPr>
      </w:pPr>
    </w:p>
    <w:p w14:paraId="0A926BAE" w14:textId="50703B69" w:rsidR="008B1B38" w:rsidRPr="00923D58" w:rsidDel="00D152F5" w:rsidRDefault="008B1B38" w:rsidP="00923D58">
      <w:pPr>
        <w:pStyle w:val="Paragrafoelenco"/>
        <w:rPr>
          <w:del w:id="66" w:author="Giorgio Romeo" w:date="2020-12-01T15:40:00Z"/>
          <w:rStyle w:val="Enfasidelicata"/>
          <w:rFonts w:ascii="Bell MT" w:hAnsi="Bell MT"/>
          <w:i w:val="0"/>
          <w:iCs w:val="0"/>
          <w:sz w:val="24"/>
          <w:szCs w:val="24"/>
        </w:rPr>
      </w:pPr>
    </w:p>
    <w:p w14:paraId="7E1118B0" w14:textId="2FE5156D" w:rsidR="00FD6EF9" w:rsidRDefault="001A5FAF" w:rsidP="001A5FAF">
      <w:pPr>
        <w:pStyle w:val="Paragrafoelenco"/>
        <w:numPr>
          <w:ilvl w:val="0"/>
          <w:numId w:val="6"/>
        </w:numPr>
        <w:spacing w:line="240" w:lineRule="auto"/>
        <w:rPr>
          <w:rStyle w:val="Enfasidelicata"/>
          <w:rFonts w:ascii="Bell MT" w:hAnsi="Bell MT"/>
          <w:sz w:val="44"/>
          <w:szCs w:val="44"/>
        </w:rPr>
      </w:pPr>
      <w:r w:rsidRPr="001A5FAF">
        <w:rPr>
          <w:rStyle w:val="Enfasidelicata"/>
          <w:rFonts w:ascii="Bell MT" w:hAnsi="Bell MT"/>
          <w:sz w:val="44"/>
          <w:szCs w:val="44"/>
        </w:rPr>
        <w:t>SPECIFIC REQUIREMENTS</w:t>
      </w:r>
      <w:r w:rsidR="00B76B18">
        <w:rPr>
          <w:rStyle w:val="Enfasidelicata"/>
          <w:rFonts w:ascii="Bell MT" w:hAnsi="Bell MT"/>
          <w:sz w:val="44"/>
          <w:szCs w:val="44"/>
        </w:rPr>
        <w:br/>
      </w:r>
    </w:p>
    <w:p w14:paraId="293417AB" w14:textId="6C69BF84" w:rsidR="00DF3309"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sidRPr="00923D58">
        <w:rPr>
          <w:rStyle w:val="Enfasidelicata"/>
          <w:rFonts w:ascii="Bell MT" w:hAnsi="Bell MT"/>
          <w:sz w:val="36"/>
          <w:szCs w:val="36"/>
        </w:rPr>
        <w:t>External Interface Requirements</w:t>
      </w:r>
      <w:r w:rsidR="00DF3309">
        <w:rPr>
          <w:rStyle w:val="Enfasidelicata"/>
          <w:rFonts w:ascii="Bell MT" w:hAnsi="Bell MT"/>
          <w:sz w:val="36"/>
          <w:szCs w:val="36"/>
        </w:rPr>
        <w:t>:</w:t>
      </w:r>
      <w:r>
        <w:rPr>
          <w:rStyle w:val="Enfasidelicata"/>
          <w:rFonts w:ascii="Bell MT" w:hAnsi="Bell MT"/>
          <w:sz w:val="36"/>
          <w:szCs w:val="36"/>
        </w:rPr>
        <w:br/>
      </w:r>
    </w:p>
    <w:p w14:paraId="634709D3" w14:textId="77777777" w:rsidR="00C03833" w:rsidRDefault="00DF3309" w:rsidP="00C03833">
      <w:pPr>
        <w:pStyle w:val="Paragrafoelenco"/>
        <w:numPr>
          <w:ilvl w:val="1"/>
          <w:numId w:val="19"/>
        </w:numPr>
        <w:spacing w:line="240" w:lineRule="auto"/>
        <w:rPr>
          <w:rStyle w:val="Enfasidelicata"/>
          <w:rFonts w:ascii="Bell MT" w:hAnsi="Bell MT"/>
          <w:sz w:val="32"/>
          <w:szCs w:val="32"/>
        </w:rPr>
      </w:pPr>
      <w:r w:rsidRPr="00C03833">
        <w:rPr>
          <w:rStyle w:val="Enfasidelicata"/>
          <w:rFonts w:ascii="Bell MT" w:hAnsi="Bell MT"/>
          <w:sz w:val="32"/>
          <w:szCs w:val="32"/>
        </w:rPr>
        <w:t>User Interfaces:</w:t>
      </w:r>
    </w:p>
    <w:p w14:paraId="772B1CA9" w14:textId="77777777" w:rsidR="00C03833" w:rsidRDefault="00C03833" w:rsidP="00C03833">
      <w:pPr>
        <w:pStyle w:val="Paragrafoelenco"/>
        <w:spacing w:line="240" w:lineRule="auto"/>
        <w:rPr>
          <w:rStyle w:val="Enfasidelicata"/>
          <w:rFonts w:ascii="Bell MT" w:hAnsi="Bell MT"/>
          <w:sz w:val="32"/>
          <w:szCs w:val="32"/>
        </w:rPr>
      </w:pPr>
    </w:p>
    <w:p w14:paraId="7DDB4D30" w14:textId="422EBA2E" w:rsidR="009961E2" w:rsidRPr="00B920D4" w:rsidRDefault="00B45AC3">
      <w:pPr>
        <w:pStyle w:val="Paragrafoelenco"/>
        <w:numPr>
          <w:ilvl w:val="0"/>
          <w:numId w:val="40"/>
        </w:numPr>
        <w:spacing w:line="240" w:lineRule="auto"/>
        <w:rPr>
          <w:rStyle w:val="Enfasidelicata"/>
          <w:rFonts w:ascii="Bell MT" w:hAnsi="Bell MT"/>
          <w:sz w:val="32"/>
          <w:szCs w:val="32"/>
        </w:rPr>
      </w:pPr>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F57479" w:rsidRPr="00394E50" w:rsidRDefault="00F57479" w:rsidP="00B920D4">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F57479" w:rsidRPr="00394E50" w:rsidRDefault="00F57479" w:rsidP="00B920D4">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4446572E" wp14:editId="7A169C9E">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F57479" w:rsidRPr="00C916B9" w:rsidRDefault="00F57479" w:rsidP="00B920D4">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F57479" w:rsidRPr="00C916B9" w:rsidRDefault="00F57479" w:rsidP="00B920D4">
                      <w:pPr>
                        <w:pStyle w:val="Didascalia"/>
                        <w:jc w:val="center"/>
                        <w:rPr>
                          <w:rFonts w:ascii="Bell MT" w:hAnsi="Bell MT"/>
                          <w:noProof/>
                          <w:sz w:val="24"/>
                          <w:szCs w:val="24"/>
                        </w:rPr>
                      </w:pPr>
                      <w:r>
                        <w:t>Home page of the app</w:t>
                      </w:r>
                    </w:p>
                  </w:txbxContent>
                </v:textbox>
                <w10:wrap type="topAndBottom"/>
              </v:shape>
            </w:pict>
          </mc:Fallback>
        </mc:AlternateContent>
      </w:r>
      <w:r>
        <w:rPr>
          <w:rFonts w:ascii="Bell MT" w:hAnsi="Bell MT"/>
          <w:noProof/>
          <w:sz w:val="24"/>
          <w:szCs w:val="24"/>
        </w:rPr>
        <w:drawing>
          <wp:anchor distT="0" distB="0" distL="114300" distR="114300" simplePos="0" relativeHeight="251661312" behindDoc="0" locked="0" layoutInCell="1" allowOverlap="1" wp14:anchorId="502C96C5" wp14:editId="26B22EB2">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noProof/>
          <w:sz w:val="24"/>
          <w:szCs w:val="24"/>
        </w:rPr>
        <w:drawing>
          <wp:anchor distT="0" distB="0" distL="114300" distR="114300" simplePos="0" relativeHeight="251659264" behindDoc="1" locked="0" layoutInCell="1" allowOverlap="1" wp14:anchorId="0CCFAF69" wp14:editId="5312073C">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132955" w:rsidRPr="00B920D4">
        <w:rPr>
          <w:rStyle w:val="Enfasidelicata"/>
          <w:rFonts w:ascii="Bell MT" w:hAnsi="Bell MT"/>
          <w:i w:val="0"/>
          <w:iCs w:val="0"/>
          <w:sz w:val="24"/>
          <w:szCs w:val="24"/>
        </w:rPr>
        <w:t>Mobile App</w:t>
      </w:r>
      <w:r w:rsidR="00881403">
        <w:rPr>
          <w:rStyle w:val="Enfasidelicata"/>
          <w:rFonts w:ascii="Bell MT" w:hAnsi="Bell MT"/>
          <w:i w:val="0"/>
          <w:iCs w:val="0"/>
          <w:sz w:val="24"/>
          <w:szCs w:val="24"/>
        </w:rPr>
        <w:t>, this</w:t>
      </w:r>
      <w:r w:rsidR="00132955" w:rsidRPr="00B920D4">
        <w:rPr>
          <w:rStyle w:val="Enfasidelicata"/>
          <w:rFonts w:ascii="Bell MT" w:hAnsi="Bell MT"/>
          <w:i w:val="0"/>
          <w:iCs w:val="0"/>
          <w:sz w:val="24"/>
          <w:szCs w:val="24"/>
        </w:rPr>
        <w:t xml:space="preserve"> must be easy to use, as it </w:t>
      </w:r>
      <w:r w:rsidR="00307B50">
        <w:rPr>
          <w:rStyle w:val="Enfasidelicata"/>
          <w:rFonts w:ascii="Bell MT" w:hAnsi="Bell MT"/>
          <w:i w:val="0"/>
          <w:iCs w:val="0"/>
          <w:sz w:val="24"/>
          <w:szCs w:val="24"/>
        </w:rPr>
        <w:t>will have</w:t>
      </w:r>
      <w:r w:rsidR="00132955" w:rsidRPr="00B920D4">
        <w:rPr>
          <w:rStyle w:val="Enfasidelicata"/>
          <w:rFonts w:ascii="Bell MT" w:hAnsi="Bell MT"/>
          <w:i w:val="0"/>
          <w:iCs w:val="0"/>
          <w:sz w:val="24"/>
          <w:szCs w:val="24"/>
        </w:rPr>
        <w:t xml:space="preserve"> to be used from people of all ages, this means that the interface must be very minimal and direct</w:t>
      </w:r>
      <w:r w:rsidR="003A6295">
        <w:rPr>
          <w:rStyle w:val="Enfasidelicata"/>
          <w:rFonts w:ascii="Bell MT" w:hAnsi="Bell MT"/>
          <w:i w:val="0"/>
          <w:iCs w:val="0"/>
          <w:sz w:val="24"/>
          <w:szCs w:val="24"/>
        </w:rPr>
        <w:t>. The app will allow virtual users to get a ticket, book visits, as well as monitor their tickets and visit</w:t>
      </w:r>
      <w:r w:rsidR="00C46FED">
        <w:rPr>
          <w:rStyle w:val="Enfasidelicata"/>
          <w:rFonts w:ascii="Bell MT" w:hAnsi="Bell MT"/>
          <w:i w:val="0"/>
          <w:iCs w:val="0"/>
          <w:sz w:val="24"/>
          <w:szCs w:val="24"/>
        </w:rPr>
        <w:t xml:space="preserve">s, </w:t>
      </w:r>
      <w:r w:rsidR="00BB10B8">
        <w:rPr>
          <w:rStyle w:val="Enfasidelicata"/>
          <w:rFonts w:ascii="Bell MT" w:hAnsi="Bell MT"/>
          <w:i w:val="0"/>
          <w:iCs w:val="0"/>
          <w:sz w:val="24"/>
          <w:szCs w:val="24"/>
        </w:rPr>
        <w:t xml:space="preserve">either if the virtual user has an account </w:t>
      </w:r>
      <w:r w:rsidR="003865BD">
        <w:rPr>
          <w:rStyle w:val="Enfasidelicata"/>
          <w:rFonts w:ascii="Bell MT" w:hAnsi="Bell MT"/>
          <w:i w:val="0"/>
          <w:iCs w:val="0"/>
          <w:sz w:val="24"/>
          <w:szCs w:val="24"/>
        </w:rPr>
        <w:t>or not. If user does not login, the app will just consider him as a guest</w:t>
      </w:r>
      <w:r w:rsidR="000A44A8">
        <w:rPr>
          <w:rStyle w:val="Enfasidelicata"/>
          <w:rFonts w:ascii="Bell MT" w:hAnsi="Bell MT"/>
          <w:i w:val="0"/>
          <w:iCs w:val="0"/>
          <w:sz w:val="24"/>
          <w:szCs w:val="24"/>
        </w:rPr>
        <w:t>.</w:t>
      </w:r>
      <w:r w:rsidR="001F6074">
        <w:rPr>
          <w:rStyle w:val="Enfasidelicata"/>
          <w:rFonts w:ascii="Bell MT" w:hAnsi="Bell MT"/>
          <w:i w:val="0"/>
          <w:iCs w:val="0"/>
          <w:sz w:val="24"/>
          <w:szCs w:val="24"/>
        </w:rPr>
        <w:t xml:space="preserve"> </w:t>
      </w:r>
      <w:r w:rsidR="009961E2">
        <w:rPr>
          <w:rStyle w:val="Enfasidelicata"/>
          <w:rFonts w:ascii="Bell MT" w:hAnsi="Bell MT"/>
          <w:i w:val="0"/>
          <w:iCs w:val="0"/>
          <w:sz w:val="24"/>
          <w:szCs w:val="24"/>
        </w:rPr>
        <w:br/>
      </w:r>
      <w:r w:rsidR="001F6074">
        <w:rPr>
          <w:rStyle w:val="Enfasidelicata"/>
          <w:rFonts w:ascii="Bell MT" w:hAnsi="Bell MT"/>
          <w:i w:val="0"/>
          <w:iCs w:val="0"/>
          <w:sz w:val="24"/>
          <w:szCs w:val="24"/>
        </w:rPr>
        <w:t>Here we can see some</w:t>
      </w:r>
      <w:r w:rsidR="00C208EB">
        <w:rPr>
          <w:rStyle w:val="Enfasidelicata"/>
          <w:rFonts w:ascii="Bell MT" w:hAnsi="Bell MT"/>
          <w:i w:val="0"/>
          <w:iCs w:val="0"/>
          <w:sz w:val="24"/>
          <w:szCs w:val="24"/>
        </w:rPr>
        <w:t xml:space="preserve"> draft</w:t>
      </w:r>
      <w:r w:rsidR="001F6074">
        <w:rPr>
          <w:rStyle w:val="Enfasidelicata"/>
          <w:rFonts w:ascii="Bell MT" w:hAnsi="Bell MT"/>
          <w:i w:val="0"/>
          <w:iCs w:val="0"/>
          <w:sz w:val="24"/>
          <w:szCs w:val="24"/>
        </w:rPr>
        <w:t xml:space="preserve"> mockups</w:t>
      </w:r>
      <w:r>
        <w:rPr>
          <w:rStyle w:val="Enfasidelicata"/>
          <w:rFonts w:ascii="Bell MT" w:hAnsi="Bell MT"/>
          <w:i w:val="0"/>
          <w:iCs w:val="0"/>
          <w:sz w:val="24"/>
          <w:szCs w:val="24"/>
        </w:rPr>
        <w:t>*</w:t>
      </w:r>
      <w:r w:rsidR="00C208EB">
        <w:rPr>
          <w:rStyle w:val="Enfasidelicata"/>
          <w:rFonts w:ascii="Bell MT" w:hAnsi="Bell MT"/>
          <w:i w:val="0"/>
          <w:iCs w:val="0"/>
          <w:sz w:val="24"/>
          <w:szCs w:val="24"/>
        </w:rPr>
        <w:t xml:space="preserve"> with </w:t>
      </w:r>
      <w:r w:rsidR="007C5236">
        <w:rPr>
          <w:rStyle w:val="Enfasidelicata"/>
          <w:rFonts w:ascii="Bell MT" w:hAnsi="Bell MT"/>
          <w:i w:val="0"/>
          <w:iCs w:val="0"/>
          <w:sz w:val="24"/>
          <w:szCs w:val="24"/>
        </w:rPr>
        <w:t>colours and graphics not optimized</w:t>
      </w:r>
      <w:r w:rsidR="00496130">
        <w:rPr>
          <w:rStyle w:val="Enfasidelicata"/>
          <w:rFonts w:ascii="Bell MT" w:hAnsi="Bell MT"/>
          <w:i w:val="0"/>
          <w:iCs w:val="0"/>
          <w:sz w:val="24"/>
          <w:szCs w:val="24"/>
        </w:rPr>
        <w:t>:</w:t>
      </w:r>
      <w:r w:rsidR="009961E2" w:rsidRPr="00B45AC3">
        <w:rPr>
          <w:rStyle w:val="Enfasidelicata"/>
          <w:rFonts w:ascii="Bell MT" w:hAnsi="Bell MT"/>
          <w:i w:val="0"/>
          <w:iCs w:val="0"/>
          <w:sz w:val="24"/>
          <w:szCs w:val="24"/>
        </w:rPr>
        <w:br/>
      </w:r>
    </w:p>
    <w:p w14:paraId="1819572C" w14:textId="52ACD87E" w:rsidR="00B45AC3" w:rsidRDefault="00B45AC3" w:rsidP="00B45AC3">
      <w:pPr>
        <w:pStyle w:val="Paragrafoelenco"/>
        <w:spacing w:line="240" w:lineRule="auto"/>
        <w:ind w:left="1505"/>
        <w:rPr>
          <w:rStyle w:val="Enfasidelicata"/>
          <w:rFonts w:ascii="Bell MT" w:hAnsi="Bell MT"/>
          <w:i w:val="0"/>
          <w:iCs w:val="0"/>
          <w:sz w:val="24"/>
          <w:szCs w:val="24"/>
        </w:rPr>
      </w:pPr>
    </w:p>
    <w:p w14:paraId="0D6DBC5F" w14:textId="77777777" w:rsidR="00B45AC3" w:rsidRDefault="00E5360E" w:rsidP="00B45AC3">
      <w:pPr>
        <w:spacing w:line="240" w:lineRule="auto"/>
        <w:ind w:left="720"/>
        <w:rPr>
          <w:rStyle w:val="Enfasidelicata"/>
          <w:rFonts w:ascii="Bell MT" w:hAnsi="Bell MT"/>
          <w:i w:val="0"/>
          <w:iCs w:val="0"/>
          <w:sz w:val="24"/>
          <w:szCs w:val="24"/>
        </w:rPr>
      </w:pPr>
      <w:r w:rsidRPr="00B45AC3">
        <w:rPr>
          <w:rStyle w:val="Enfasidelicata"/>
          <w:rFonts w:ascii="Bell MT" w:hAnsi="Bell MT"/>
          <w:i w:val="0"/>
          <w:iCs w:val="0"/>
          <w:sz w:val="24"/>
          <w:szCs w:val="24"/>
        </w:rPr>
        <w:t xml:space="preserve">The </w:t>
      </w:r>
      <w:r w:rsidR="00B94B8F" w:rsidRPr="00B45AC3">
        <w:rPr>
          <w:rStyle w:val="Enfasidelicata"/>
          <w:rFonts w:ascii="Bell MT" w:hAnsi="Bell MT"/>
          <w:i w:val="0"/>
          <w:iCs w:val="0"/>
          <w:sz w:val="24"/>
          <w:szCs w:val="24"/>
        </w:rPr>
        <w:t xml:space="preserve">app will allow user to define first either the shop or the </w:t>
      </w:r>
      <w:r w:rsidR="00F057DC" w:rsidRPr="00B45AC3">
        <w:rPr>
          <w:rStyle w:val="Enfasidelicata"/>
          <w:rFonts w:ascii="Bell MT" w:hAnsi="Bell MT"/>
          <w:i w:val="0"/>
          <w:iCs w:val="0"/>
          <w:sz w:val="24"/>
          <w:szCs w:val="24"/>
        </w:rPr>
        <w:t>date and time, in the case</w:t>
      </w:r>
      <w:r w:rsidR="00B45AC3">
        <w:rPr>
          <w:rStyle w:val="Enfasidelicata"/>
          <w:rFonts w:ascii="Bell MT" w:hAnsi="Bell MT"/>
          <w:i w:val="0"/>
          <w:iCs w:val="0"/>
          <w:sz w:val="24"/>
          <w:szCs w:val="24"/>
        </w:rPr>
        <w:t xml:space="preserve"> </w:t>
      </w:r>
      <w:r w:rsidR="00F057DC" w:rsidRPr="00B45AC3">
        <w:rPr>
          <w:rStyle w:val="Enfasidelicata"/>
          <w:rFonts w:ascii="Bell MT" w:hAnsi="Bell MT"/>
          <w:i w:val="0"/>
          <w:iCs w:val="0"/>
          <w:sz w:val="24"/>
          <w:szCs w:val="24"/>
        </w:rPr>
        <w:t xml:space="preserve">of  “Book a visit”, it is not shown in this demo </w:t>
      </w:r>
      <w:r w:rsidR="00CD0656" w:rsidRPr="00B45AC3">
        <w:rPr>
          <w:rStyle w:val="Enfasidelicata"/>
          <w:rFonts w:ascii="Bell MT" w:hAnsi="Bell MT"/>
          <w:i w:val="0"/>
          <w:iCs w:val="0"/>
          <w:sz w:val="24"/>
          <w:szCs w:val="24"/>
        </w:rPr>
        <w:t>because it is similar and irrelevant.</w:t>
      </w:r>
    </w:p>
    <w:p w14:paraId="23A51B0A" w14:textId="24D45724" w:rsidR="00F95DA5" w:rsidRPr="00B920D4" w:rsidRDefault="00B45AC3" w:rsidP="00B920D4">
      <w:pPr>
        <w:spacing w:line="240" w:lineRule="auto"/>
        <w:ind w:left="720"/>
        <w:rPr>
          <w:rStyle w:val="Enfasidelicata"/>
          <w:rFonts w:ascii="Bell MT" w:hAnsi="Bell MT"/>
          <w:sz w:val="24"/>
          <w:szCs w:val="24"/>
        </w:rPr>
      </w:pPr>
      <w:r w:rsidRPr="00B920D4">
        <w:rPr>
          <w:rStyle w:val="Enfasidelicata"/>
          <w:rFonts w:ascii="Bell MT" w:hAnsi="Bell MT"/>
          <w:sz w:val="24"/>
          <w:szCs w:val="24"/>
        </w:rPr>
        <w:t>*Mockups are taken from an interactive graphic demo with graphic-driving purposes only,</w:t>
      </w:r>
      <w:r>
        <w:rPr>
          <w:rStyle w:val="Enfasidelicata"/>
          <w:rFonts w:ascii="Bell MT" w:hAnsi="Bell MT"/>
          <w:sz w:val="24"/>
          <w:szCs w:val="24"/>
        </w:rPr>
        <w:t xml:space="preserve"> </w:t>
      </w:r>
      <w:r w:rsidRPr="00B920D4">
        <w:rPr>
          <w:rStyle w:val="Enfasidelicata"/>
          <w:rFonts w:ascii="Bell MT" w:hAnsi="Bell MT"/>
          <w:sz w:val="24"/>
          <w:szCs w:val="24"/>
        </w:rPr>
        <w:t xml:space="preserve">linked </w:t>
      </w:r>
      <w:r>
        <w:rPr>
          <w:rStyle w:val="Enfasidelicata"/>
          <w:rFonts w:ascii="Bell MT" w:hAnsi="Bell MT"/>
          <w:sz w:val="24"/>
          <w:szCs w:val="24"/>
        </w:rPr>
        <w:t>in</w:t>
      </w:r>
      <w:r w:rsidRPr="00B920D4">
        <w:rPr>
          <w:rStyle w:val="Enfasidelicata"/>
          <w:rFonts w:ascii="Bell MT" w:hAnsi="Bell MT"/>
          <w:sz w:val="24"/>
          <w:szCs w:val="24"/>
        </w:rPr>
        <w:t xml:space="preserve"> the </w:t>
      </w:r>
      <w:r>
        <w:rPr>
          <w:rStyle w:val="Enfasidelicata"/>
          <w:rFonts w:ascii="Bell MT" w:hAnsi="Bell MT"/>
          <w:sz w:val="24"/>
          <w:szCs w:val="24"/>
        </w:rPr>
        <w:t>“</w:t>
      </w:r>
      <w:r w:rsidRPr="00B920D4">
        <w:rPr>
          <w:rStyle w:val="Enfasidelicata"/>
          <w:rFonts w:ascii="Bell MT" w:hAnsi="Bell MT"/>
          <w:sz w:val="24"/>
          <w:szCs w:val="24"/>
        </w:rPr>
        <w:t>reference</w:t>
      </w:r>
      <w:r>
        <w:rPr>
          <w:rStyle w:val="Enfasidelicata"/>
          <w:rFonts w:ascii="Bell MT" w:hAnsi="Bell MT"/>
          <w:sz w:val="24"/>
          <w:szCs w:val="24"/>
        </w:rPr>
        <w:t xml:space="preserve"> documents”</w:t>
      </w:r>
      <w:r w:rsidRPr="00B920D4">
        <w:rPr>
          <w:rStyle w:val="Enfasidelicata"/>
          <w:rFonts w:ascii="Bell MT" w:hAnsi="Bell MT"/>
          <w:sz w:val="24"/>
          <w:szCs w:val="24"/>
        </w:rPr>
        <w:t xml:space="preserve"> paragraph.</w:t>
      </w:r>
    </w:p>
    <w:p w14:paraId="39657757" w14:textId="16A7DC1D" w:rsidR="009C361D" w:rsidRPr="0008156E" w:rsidRDefault="00405582" w:rsidP="00B920D4">
      <w:pPr>
        <w:spacing w:line="240" w:lineRule="auto"/>
        <w:ind w:left="720"/>
        <w:jc w:val="both"/>
        <w:rPr>
          <w:rStyle w:val="Enfasidelicata"/>
          <w:rFonts w:ascii="Bell MT" w:hAnsi="Bell MT"/>
          <w:i w:val="0"/>
          <w:iCs w:val="0"/>
          <w:sz w:val="24"/>
          <w:szCs w:val="24"/>
        </w:rPr>
      </w:pPr>
      <w:r>
        <w:rPr>
          <w:noProof/>
        </w:rPr>
        <w:lastRenderedPageBreak/>
        <mc:AlternateContent>
          <mc:Choice Requires="wps">
            <w:drawing>
              <wp:anchor distT="0" distB="0" distL="114300" distR="114300" simplePos="0" relativeHeight="251677696" behindDoc="0" locked="0" layoutInCell="1" allowOverlap="1" wp14:anchorId="7680DB12" wp14:editId="0C767AA0">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F57479" w:rsidRPr="00F45241" w:rsidRDefault="00F57479" w:rsidP="00B920D4">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123.9pt;margin-top:663.65pt;width:175.1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70A33F65" w14:textId="0F7AD6F0" w:rsidR="00F57479" w:rsidRPr="00F45241" w:rsidRDefault="00F57479" w:rsidP="00B920D4">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1670CC7B">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1D8F29D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F57479" w:rsidRPr="00B70500" w:rsidRDefault="00F57479" w:rsidP="00B920D4">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51.95pt;margin-top:665.1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352947BE" w14:textId="23F0D88D" w:rsidR="00F57479" w:rsidRPr="00B70500" w:rsidRDefault="00F57479" w:rsidP="00B920D4">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72900B30">
            <wp:simplePos x="0" y="0"/>
            <wp:positionH relativeFrom="margin">
              <wp:posOffset>151765</wp:posOffset>
            </wp:positionH>
            <wp:positionV relativeFrom="paragraph">
              <wp:posOffset>4721014</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0008156E">
        <w:rPr>
          <w:noProof/>
        </w:rPr>
        <mc:AlternateContent>
          <mc:Choice Requires="wps">
            <w:drawing>
              <wp:anchor distT="0" distB="0" distL="114300" distR="114300" simplePos="0" relativeHeight="251671552" behindDoc="0" locked="0" layoutInCell="1" allowOverlap="1" wp14:anchorId="22C5DCF2" wp14:editId="50B392FF">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F57479" w:rsidRPr="00CE15D9" w:rsidRDefault="00F57479"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0" type="#_x0000_t202" style="position:absolute;left:0;text-align:left;margin-left:285.65pt;margin-top:304.5pt;width:19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C5092AD" w14:textId="4E598F9A" w:rsidR="00F57479" w:rsidRPr="00CE15D9" w:rsidRDefault="00F57479" w:rsidP="00B920D4">
                      <w:pPr>
                        <w:pStyle w:val="Didascalia"/>
                        <w:jc w:val="center"/>
                        <w:rPr>
                          <w:noProof/>
                        </w:rPr>
                      </w:pPr>
                      <w:r>
                        <w:t>Ticket Confirmation</w:t>
                      </w:r>
                    </w:p>
                  </w:txbxContent>
                </v:textbox>
                <w10:wrap type="topAndBottom"/>
              </v:shape>
            </w:pict>
          </mc:Fallback>
        </mc:AlternateContent>
      </w:r>
      <w:r w:rsidR="0008156E">
        <w:rPr>
          <w:noProof/>
        </w:rPr>
        <w:drawing>
          <wp:anchor distT="0" distB="0" distL="114300" distR="114300" simplePos="0" relativeHeight="251660288" behindDoc="0" locked="0" layoutInCell="1" allowOverlap="1" wp14:anchorId="66B4B8DA" wp14:editId="29FFAEFF">
            <wp:simplePos x="0" y="0"/>
            <wp:positionH relativeFrom="margin">
              <wp:posOffset>3690832</wp:posOffset>
            </wp:positionH>
            <wp:positionV relativeFrom="paragraph">
              <wp:posOffset>16933</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0008156E">
        <w:rPr>
          <w:noProof/>
        </w:rPr>
        <mc:AlternateContent>
          <mc:Choice Requires="wps">
            <w:drawing>
              <wp:anchor distT="0" distB="0" distL="114300" distR="114300" simplePos="0" relativeHeight="251669504" behindDoc="0" locked="0" layoutInCell="1" allowOverlap="1" wp14:anchorId="5BB0E2B8" wp14:editId="24D4CDB2">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1416F928" w14:textId="138269DD" w:rsidR="00F57479" w:rsidRPr="00126B00" w:rsidRDefault="00F57479" w:rsidP="00B920D4">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E2B8" id="Text Box 8" o:spid="_x0000_s1031" type="#_x0000_t202" style="position:absolute;left:0;text-align:left;margin-left:0;margin-top:308.8pt;width:197.4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1416F928" w14:textId="138269DD" w:rsidR="00F57479" w:rsidRPr="00126B00" w:rsidRDefault="00F57479" w:rsidP="00B920D4">
                      <w:pPr>
                        <w:pStyle w:val="Didascalia"/>
                        <w:jc w:val="center"/>
                        <w:rPr>
                          <w:rFonts w:ascii="Bell MT" w:hAnsi="Bell MT"/>
                          <w:noProof/>
                          <w:sz w:val="24"/>
                          <w:szCs w:val="24"/>
                        </w:rPr>
                      </w:pPr>
                      <w:r>
                        <w:t>Ticket proposal</w:t>
                      </w:r>
                    </w:p>
                  </w:txbxContent>
                </v:textbox>
                <w10:wrap type="topAndBottom" anchorx="margin"/>
              </v:shape>
            </w:pict>
          </mc:Fallback>
        </mc:AlternateContent>
      </w:r>
      <w:r w:rsidR="0008156E">
        <w:rPr>
          <w:noProof/>
        </w:rPr>
        <w:drawing>
          <wp:anchor distT="0" distB="0" distL="114300" distR="114300" simplePos="0" relativeHeight="251663360" behindDoc="0" locked="0" layoutInCell="1" allowOverlap="1" wp14:anchorId="727ACF87" wp14:editId="4687508E">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F877BD" w:rsidRPr="0008156E">
        <w:rPr>
          <w:rStyle w:val="Enfasidelicata"/>
          <w:rFonts w:ascii="Bell MT" w:hAnsi="Bell MT"/>
          <w:i w:val="0"/>
          <w:iCs w:val="0"/>
          <w:sz w:val="24"/>
          <w:szCs w:val="24"/>
        </w:rPr>
        <w:t xml:space="preserve">In the case of </w:t>
      </w:r>
      <w:r w:rsidR="00E44E1C">
        <w:rPr>
          <w:rStyle w:val="Enfasidelicata"/>
          <w:rFonts w:ascii="Bell MT" w:hAnsi="Bell MT"/>
          <w:i w:val="0"/>
          <w:iCs w:val="0"/>
          <w:sz w:val="24"/>
          <w:szCs w:val="24"/>
        </w:rPr>
        <w:t>“</w:t>
      </w:r>
      <w:r w:rsidR="00F877BD" w:rsidRPr="0008156E">
        <w:rPr>
          <w:rStyle w:val="Enfasidelicata"/>
          <w:rFonts w:ascii="Bell MT" w:hAnsi="Bell MT"/>
          <w:i w:val="0"/>
          <w:iCs w:val="0"/>
          <w:sz w:val="24"/>
          <w:szCs w:val="24"/>
        </w:rPr>
        <w:t>book a visit</w:t>
      </w:r>
      <w:r w:rsidR="00E44E1C">
        <w:rPr>
          <w:rStyle w:val="Enfasidelicata"/>
          <w:rFonts w:ascii="Bell MT" w:hAnsi="Bell MT"/>
          <w:i w:val="0"/>
          <w:iCs w:val="0"/>
          <w:sz w:val="24"/>
          <w:szCs w:val="24"/>
        </w:rPr>
        <w:t>”</w:t>
      </w:r>
      <w:r w:rsidR="00F877BD" w:rsidRPr="0008156E">
        <w:rPr>
          <w:rStyle w:val="Enfasidelicata"/>
          <w:rFonts w:ascii="Bell MT" w:hAnsi="Bell MT"/>
          <w:i w:val="0"/>
          <w:iCs w:val="0"/>
          <w:sz w:val="24"/>
          <w:szCs w:val="24"/>
        </w:rPr>
        <w:t>, after the shop selection, the app will allow registered users to select their shopping list:</w:t>
      </w:r>
    </w:p>
    <w:p w14:paraId="3E4FD0B2" w14:textId="77777777" w:rsidR="00107C29" w:rsidRDefault="00107C29" w:rsidP="005D4865">
      <w:pPr>
        <w:pStyle w:val="Paragrafoelenco"/>
        <w:spacing w:line="240" w:lineRule="auto"/>
        <w:ind w:left="1505"/>
        <w:rPr>
          <w:rStyle w:val="Enfasidelicata"/>
          <w:rFonts w:ascii="Bell MT" w:hAnsi="Bell MT"/>
          <w:i w:val="0"/>
          <w:iCs w:val="0"/>
          <w:sz w:val="24"/>
          <w:szCs w:val="24"/>
        </w:rPr>
      </w:pPr>
    </w:p>
    <w:p w14:paraId="2658D7D1" w14:textId="77777777" w:rsidR="00C26CA6" w:rsidRPr="00B920D4" w:rsidRDefault="00107C29" w:rsidP="00564211">
      <w:pPr>
        <w:pStyle w:val="Paragrafoelenco"/>
        <w:numPr>
          <w:ilvl w:val="0"/>
          <w:numId w:val="40"/>
        </w:numPr>
        <w:spacing w:line="240" w:lineRule="auto"/>
        <w:rPr>
          <w:rFonts w:ascii="Bell MT" w:hAnsi="Bell MT"/>
          <w:sz w:val="24"/>
          <w:szCs w:val="24"/>
        </w:rPr>
      </w:pPr>
      <w:r>
        <w:t xml:space="preserve">Physical </w:t>
      </w:r>
      <w:r w:rsidR="002C7473">
        <w:t xml:space="preserve">ticket dispensers, that will be installed in front of each shop, </w:t>
      </w:r>
      <w:r w:rsidR="00D63385">
        <w:t xml:space="preserve">acting as proxies for the system. Physical ticket dispensers will allow </w:t>
      </w:r>
      <w:r w:rsidR="001D5F33">
        <w:t>physical users to get a ticket for the shop</w:t>
      </w:r>
      <w:r w:rsidR="008544B3">
        <w:t xml:space="preserve"> to which</w:t>
      </w:r>
      <w:r w:rsidR="001D5F33">
        <w:t xml:space="preserve"> the dispenser belong</w:t>
      </w:r>
      <w:r w:rsidR="008544B3">
        <w:t>s</w:t>
      </w:r>
      <w:r w:rsidR="001D5F33">
        <w:t xml:space="preserve"> </w:t>
      </w:r>
      <w:commentRangeStart w:id="67"/>
      <w:r w:rsidR="001D5F33">
        <w:t>t</w:t>
      </w:r>
      <w:r w:rsidR="00564211">
        <w:t>o</w:t>
      </w:r>
      <w:commentRangeEnd w:id="67"/>
      <w:r w:rsidR="00564211">
        <w:rPr>
          <w:rStyle w:val="Rimandocommento"/>
        </w:rPr>
        <w:commentReference w:id="67"/>
      </w:r>
      <w:r w:rsidR="00564211">
        <w:t>.</w:t>
      </w:r>
    </w:p>
    <w:p w14:paraId="080859F3" w14:textId="219A399A" w:rsidR="00DF3309" w:rsidRPr="00B920D4" w:rsidRDefault="00C26CA6" w:rsidP="00B920D4">
      <w:pPr>
        <w:pStyle w:val="Paragrafoelenco"/>
        <w:numPr>
          <w:ilvl w:val="0"/>
          <w:numId w:val="40"/>
        </w:numPr>
        <w:spacing w:line="240" w:lineRule="auto"/>
        <w:rPr>
          <w:rStyle w:val="Enfasidelicata"/>
          <w:rFonts w:ascii="Bell MT" w:hAnsi="Bell MT"/>
          <w:i w:val="0"/>
          <w:iCs w:val="0"/>
          <w:sz w:val="24"/>
          <w:szCs w:val="24"/>
        </w:rPr>
      </w:pPr>
      <w:r>
        <w:t xml:space="preserve">Admin interface, that will be </w:t>
      </w:r>
      <w:r w:rsidR="002758CE">
        <w:t xml:space="preserve">a more </w:t>
      </w:r>
      <w:r w:rsidR="00E44E1C">
        <w:t>statistics-oriented</w:t>
      </w:r>
      <w:r w:rsidR="002758CE">
        <w:t xml:space="preserve"> </w:t>
      </w:r>
      <w:r w:rsidR="00E559C0">
        <w:t>panel</w:t>
      </w:r>
      <w:r w:rsidR="00380D90">
        <w:t>, accessible through a desktop app (requiring an Authorized Account)</w:t>
      </w:r>
      <w:r w:rsidR="00E559C0">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Hardware Interfaces:</w:t>
      </w:r>
      <w:r w:rsidR="00992B7C">
        <w:rPr>
          <w:rStyle w:val="Enfasidelicata"/>
          <w:rFonts w:ascii="Bell MT" w:hAnsi="Bell MT"/>
          <w:sz w:val="32"/>
          <w:szCs w:val="32"/>
        </w:rPr>
        <w:br/>
      </w:r>
    </w:p>
    <w:p w14:paraId="49DD81AD" w14:textId="7FD87938" w:rsidR="00D7758F" w:rsidRPr="00B920D4" w:rsidRDefault="0000765C" w:rsidP="00D7758F">
      <w:pPr>
        <w:pStyle w:val="Paragrafoelenco"/>
        <w:numPr>
          <w:ilvl w:val="0"/>
          <w:numId w:val="41"/>
        </w:numPr>
        <w:spacing w:line="240" w:lineRule="auto"/>
        <w:rPr>
          <w:rStyle w:val="Enfasidelicata"/>
          <w:rFonts w:ascii="Bell MT" w:hAnsi="Bell MT"/>
          <w:sz w:val="32"/>
          <w:szCs w:val="32"/>
        </w:rPr>
      </w:pPr>
      <w:r>
        <w:rPr>
          <w:rStyle w:val="Enfasidelicata"/>
          <w:rFonts w:ascii="Bell MT" w:hAnsi="Bell MT"/>
          <w:sz w:val="24"/>
          <w:szCs w:val="24"/>
        </w:rPr>
        <w:t xml:space="preserve">Virtual Users must have a device that </w:t>
      </w:r>
      <w:r w:rsidR="00992B7C">
        <w:rPr>
          <w:rStyle w:val="Enfasidelicata"/>
          <w:rFonts w:ascii="Bell MT" w:hAnsi="Bell MT"/>
          <w:sz w:val="24"/>
          <w:szCs w:val="24"/>
        </w:rPr>
        <w:t>can download and run the app</w:t>
      </w:r>
      <w:r w:rsidR="008E2DC4">
        <w:rPr>
          <w:rStyle w:val="Enfasidelicata"/>
          <w:rFonts w:ascii="Bell MT" w:hAnsi="Bell MT"/>
          <w:sz w:val="24"/>
          <w:szCs w:val="24"/>
        </w:rPr>
        <w:t xml:space="preserve">. </w:t>
      </w:r>
      <w:r w:rsidR="00C93545">
        <w:rPr>
          <w:rStyle w:val="Enfasidelicata"/>
          <w:rFonts w:ascii="Bell MT" w:hAnsi="Bell MT"/>
          <w:sz w:val="24"/>
          <w:szCs w:val="24"/>
        </w:rPr>
        <w:t>To</w:t>
      </w:r>
      <w:r w:rsidR="008E2DC4">
        <w:rPr>
          <w:rStyle w:val="Enfasidelicata"/>
          <w:rFonts w:ascii="Bell MT" w:hAnsi="Bell MT"/>
          <w:sz w:val="24"/>
          <w:szCs w:val="24"/>
        </w:rPr>
        <w:t xml:space="preserve"> use </w:t>
      </w:r>
      <w:r w:rsidR="00E44E1C">
        <w:rPr>
          <w:rStyle w:val="Enfasidelicata"/>
          <w:rFonts w:ascii="Bell MT" w:hAnsi="Bell MT"/>
          <w:sz w:val="24"/>
          <w:szCs w:val="24"/>
        </w:rPr>
        <w:t>all of</w:t>
      </w:r>
      <w:r w:rsidR="008E2DC4">
        <w:rPr>
          <w:rStyle w:val="Enfasidelicata"/>
          <w:rFonts w:ascii="Bell MT" w:hAnsi="Bell MT"/>
          <w:sz w:val="24"/>
          <w:szCs w:val="24"/>
        </w:rPr>
        <w:t xml:space="preserve"> the functionalities, as the notifications </w:t>
      </w:r>
      <w:r w:rsidR="00E23EC8">
        <w:rPr>
          <w:rStyle w:val="Enfasidelicata"/>
          <w:rFonts w:ascii="Bell MT" w:hAnsi="Bell MT"/>
          <w:sz w:val="24"/>
          <w:szCs w:val="24"/>
        </w:rPr>
        <w:t xml:space="preserve">about the traveling time to a shop when the time is close to user’s turn, the </w:t>
      </w:r>
      <w:r w:rsidR="00C53971">
        <w:rPr>
          <w:rStyle w:val="Enfasidelicata"/>
          <w:rFonts w:ascii="Bell MT" w:hAnsi="Bell MT"/>
          <w:sz w:val="24"/>
          <w:szCs w:val="24"/>
        </w:rPr>
        <w:t>device must have GPS</w:t>
      </w:r>
      <w:r w:rsidR="00060634">
        <w:rPr>
          <w:rStyle w:val="Enfasidelicata"/>
          <w:rFonts w:ascii="Bell MT" w:hAnsi="Bell MT"/>
          <w:sz w:val="24"/>
          <w:szCs w:val="24"/>
        </w:rPr>
        <w:t xml:space="preserve"> turned on.</w:t>
      </w:r>
    </w:p>
    <w:p w14:paraId="76FC40BD" w14:textId="3FD1435F" w:rsidR="00DF3309" w:rsidRPr="00380D90" w:rsidRDefault="00FB16C1" w:rsidP="00B920D4">
      <w:pPr>
        <w:pStyle w:val="Paragrafoelenco"/>
        <w:numPr>
          <w:ilvl w:val="0"/>
          <w:numId w:val="41"/>
        </w:numPr>
        <w:spacing w:line="240" w:lineRule="auto"/>
        <w:rPr>
          <w:rStyle w:val="Enfasidelicata"/>
          <w:rFonts w:ascii="Bell MT" w:hAnsi="Bell MT"/>
          <w:sz w:val="32"/>
          <w:szCs w:val="32"/>
        </w:rPr>
      </w:pPr>
      <w:r w:rsidRPr="00B920D4">
        <w:rPr>
          <w:rStyle w:val="Enfasidelicata"/>
          <w:rFonts w:ascii="Bell MT" w:hAnsi="Bell MT"/>
          <w:sz w:val="24"/>
          <w:szCs w:val="24"/>
        </w:rPr>
        <w:t>Dispens</w:t>
      </w:r>
      <w:r w:rsidR="00B36225">
        <w:rPr>
          <w:rStyle w:val="Enfasidelicata"/>
          <w:rFonts w:ascii="Bell MT" w:hAnsi="Bell MT"/>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DF3309" w:rsidRPr="00380D90">
        <w:rPr>
          <w:rStyle w:val="Enfasidelicata"/>
          <w:rFonts w:ascii="Bell MT" w:hAnsi="Bell MT"/>
          <w:sz w:val="32"/>
          <w:szCs w:val="32"/>
        </w:rPr>
        <w:br/>
      </w:r>
    </w:p>
    <w:p w14:paraId="2BD87754" w14:textId="726DAA8F" w:rsidR="00DF3309"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Software Interfaces:</w:t>
      </w:r>
      <w:r w:rsidR="00C93545">
        <w:rPr>
          <w:rStyle w:val="Enfasidelicata"/>
          <w:rFonts w:ascii="Bell MT" w:hAnsi="Bell MT"/>
          <w:sz w:val="32"/>
          <w:szCs w:val="32"/>
        </w:rPr>
        <w:br/>
      </w:r>
    </w:p>
    <w:p w14:paraId="15892EFA" w14:textId="17ACB8AF" w:rsidR="00FB16C1" w:rsidRPr="00B920D4" w:rsidRDefault="00E75F51">
      <w:pPr>
        <w:pStyle w:val="Paragrafoelenco"/>
        <w:numPr>
          <w:ilvl w:val="0"/>
          <w:numId w:val="42"/>
        </w:numPr>
        <w:spacing w:line="240" w:lineRule="auto"/>
        <w:rPr>
          <w:rStyle w:val="Enfasidelicata"/>
          <w:rFonts w:ascii="Bell MT" w:hAnsi="Bell MT"/>
          <w:sz w:val="24"/>
          <w:szCs w:val="24"/>
        </w:rPr>
      </w:pPr>
      <w:r>
        <w:rPr>
          <w:rStyle w:val="Enfasidelicata"/>
          <w:rFonts w:ascii="Bell MT" w:hAnsi="Bell MT"/>
          <w:sz w:val="24"/>
          <w:szCs w:val="24"/>
        </w:rPr>
        <w:t>The s</w:t>
      </w:r>
      <w:r w:rsidR="00101732" w:rsidRPr="00B920D4">
        <w:rPr>
          <w:rStyle w:val="Enfasidelicata"/>
          <w:rFonts w:ascii="Bell MT" w:hAnsi="Bell MT"/>
          <w:sz w:val="24"/>
          <w:szCs w:val="24"/>
        </w:rPr>
        <w:t xml:space="preserve">ystem will need to </w:t>
      </w:r>
      <w:r>
        <w:rPr>
          <w:rStyle w:val="Enfasidelicata"/>
          <w:rFonts w:ascii="Bell MT" w:hAnsi="Bell MT"/>
          <w:sz w:val="24"/>
          <w:szCs w:val="24"/>
        </w:rPr>
        <w:t xml:space="preserve">access to </w:t>
      </w:r>
      <w:r w:rsidR="00C028CD">
        <w:rPr>
          <w:rStyle w:val="Enfasidelicata"/>
          <w:rFonts w:ascii="Bell MT" w:hAnsi="Bell MT"/>
          <w:sz w:val="24"/>
          <w:szCs w:val="24"/>
        </w:rPr>
        <w:t xml:space="preserve">some external </w:t>
      </w:r>
      <w:r w:rsidR="000445A6" w:rsidRPr="00B920D4">
        <w:rPr>
          <w:rStyle w:val="Enfasidelicata"/>
          <w:rFonts w:ascii="Bell MT" w:hAnsi="Bell MT"/>
          <w:sz w:val="24"/>
          <w:szCs w:val="24"/>
        </w:rPr>
        <w:t xml:space="preserve">APIs </w:t>
      </w:r>
      <w:r w:rsidR="00C93545" w:rsidRPr="00E75F51">
        <w:rPr>
          <w:rStyle w:val="Enfasidelicata"/>
          <w:rFonts w:ascii="Bell MT" w:hAnsi="Bell MT"/>
          <w:sz w:val="24"/>
          <w:szCs w:val="24"/>
        </w:rPr>
        <w:t>to</w:t>
      </w:r>
      <w:r w:rsidR="000445A6" w:rsidRPr="00B920D4">
        <w:rPr>
          <w:rStyle w:val="Enfasidelicata"/>
          <w:rFonts w:ascii="Bell MT" w:hAnsi="Bell MT"/>
          <w:sz w:val="24"/>
          <w:szCs w:val="24"/>
        </w:rPr>
        <w:t xml:space="preserve"> </w:t>
      </w:r>
      <w:r w:rsidR="000C0004" w:rsidRPr="00B920D4">
        <w:rPr>
          <w:rStyle w:val="Enfasidelicata"/>
          <w:rFonts w:ascii="Bell MT" w:hAnsi="Bell MT"/>
          <w:sz w:val="24"/>
          <w:szCs w:val="24"/>
        </w:rPr>
        <w:t>access to maps</w:t>
      </w:r>
      <w:r w:rsidR="00C028CD">
        <w:rPr>
          <w:rStyle w:val="Enfasidelicata"/>
          <w:rFonts w:ascii="Bell MT" w:hAnsi="Bell MT"/>
          <w:sz w:val="24"/>
          <w:szCs w:val="24"/>
        </w:rPr>
        <w:t>, needed for user localization, user</w:t>
      </w:r>
      <w:r w:rsidR="005B16B3">
        <w:rPr>
          <w:rStyle w:val="Enfasidelicata"/>
          <w:rFonts w:ascii="Bell MT" w:hAnsi="Bell MT"/>
          <w:sz w:val="24"/>
          <w:szCs w:val="24"/>
        </w:rPr>
        <w:t>-</w:t>
      </w:r>
      <w:r w:rsidR="00C028CD">
        <w:rPr>
          <w:rStyle w:val="Enfasidelicata"/>
          <w:rFonts w:ascii="Bell MT" w:hAnsi="Bell MT"/>
          <w:sz w:val="24"/>
          <w:szCs w:val="24"/>
        </w:rPr>
        <w:t>to</w:t>
      </w:r>
      <w:r w:rsidR="005B16B3">
        <w:rPr>
          <w:rStyle w:val="Enfasidelicata"/>
          <w:rFonts w:ascii="Bell MT" w:hAnsi="Bell MT"/>
          <w:sz w:val="24"/>
          <w:szCs w:val="24"/>
        </w:rPr>
        <w:t>-s</w:t>
      </w:r>
      <w:r w:rsidR="00C028CD">
        <w:rPr>
          <w:rStyle w:val="Enfasidelicata"/>
          <w:rFonts w:ascii="Bell MT" w:hAnsi="Bell MT"/>
          <w:sz w:val="24"/>
          <w:szCs w:val="24"/>
        </w:rPr>
        <w:t xml:space="preserve">tore </w:t>
      </w:r>
      <w:r w:rsidR="005B16B3">
        <w:rPr>
          <w:rStyle w:val="Enfasidelicata"/>
          <w:rFonts w:ascii="Bell MT" w:hAnsi="Bell MT"/>
          <w:sz w:val="24"/>
          <w:szCs w:val="24"/>
        </w:rPr>
        <w:t xml:space="preserve">distance </w:t>
      </w:r>
      <w:r w:rsidR="00C20BFD">
        <w:rPr>
          <w:rStyle w:val="Enfasidelicata"/>
          <w:rFonts w:ascii="Bell MT" w:hAnsi="Bell MT"/>
          <w:sz w:val="24"/>
          <w:szCs w:val="24"/>
        </w:rPr>
        <w:t>and time estimation and to find</w:t>
      </w:r>
      <w:r w:rsidR="000C0004" w:rsidRPr="00B920D4">
        <w:rPr>
          <w:rStyle w:val="Enfasidelicata"/>
          <w:rFonts w:ascii="Bell MT" w:hAnsi="Bell MT"/>
          <w:sz w:val="24"/>
          <w:szCs w:val="24"/>
        </w:rPr>
        <w:t xml:space="preserve"> stor</w:t>
      </w:r>
      <w:r w:rsidR="00C20BFD">
        <w:rPr>
          <w:rStyle w:val="Enfasidelicata"/>
          <w:rFonts w:ascii="Bell MT" w:hAnsi="Bell MT"/>
          <w:sz w:val="24"/>
          <w:szCs w:val="24"/>
        </w:rPr>
        <w:t>es near a given address</w:t>
      </w:r>
      <w:r w:rsidR="000C0004" w:rsidRPr="00B920D4">
        <w:rPr>
          <w:rStyle w:val="Enfasidelicata"/>
          <w:rFonts w:ascii="Bell MT" w:hAnsi="Bell MT"/>
          <w:sz w:val="24"/>
          <w:szCs w:val="24"/>
        </w:rPr>
        <w:t>.</w:t>
      </w:r>
    </w:p>
    <w:p w14:paraId="3EE19CCE" w14:textId="205F4657" w:rsidR="009D004F" w:rsidRDefault="00380D90" w:rsidP="00FB16C1">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 xml:space="preserve">Devices that run the app </w:t>
      </w:r>
      <w:r w:rsidR="00684D5E">
        <w:rPr>
          <w:rStyle w:val="Enfasidelicata"/>
          <w:rFonts w:ascii="Bell MT" w:hAnsi="Bell MT"/>
          <w:sz w:val="24"/>
          <w:szCs w:val="24"/>
        </w:rPr>
        <w:t>will</w:t>
      </w:r>
      <w:r>
        <w:rPr>
          <w:rStyle w:val="Enfasidelicata"/>
          <w:rFonts w:ascii="Bell MT" w:hAnsi="Bell MT"/>
          <w:sz w:val="24"/>
          <w:szCs w:val="24"/>
        </w:rPr>
        <w:t xml:space="preserve"> have as operating system IOS</w:t>
      </w:r>
      <w:r w:rsidR="00376F86">
        <w:rPr>
          <w:rStyle w:val="Enfasidelicata"/>
          <w:rFonts w:ascii="Bell MT" w:hAnsi="Bell MT"/>
          <w:sz w:val="24"/>
          <w:szCs w:val="24"/>
        </w:rPr>
        <w:t xml:space="preserve"> 9+</w:t>
      </w:r>
      <w:r>
        <w:rPr>
          <w:rStyle w:val="Enfasidelicata"/>
          <w:rFonts w:ascii="Bell MT" w:hAnsi="Bell MT"/>
          <w:sz w:val="24"/>
          <w:szCs w:val="24"/>
        </w:rPr>
        <w:t xml:space="preserve"> or Android</w:t>
      </w:r>
      <w:r w:rsidR="00376F86">
        <w:rPr>
          <w:rStyle w:val="Enfasidelicata"/>
          <w:rFonts w:ascii="Bell MT" w:hAnsi="Bell MT"/>
          <w:sz w:val="24"/>
          <w:szCs w:val="24"/>
        </w:rPr>
        <w:t xml:space="preserve"> 4.0.3+</w:t>
      </w:r>
      <w:r>
        <w:rPr>
          <w:rStyle w:val="Enfasidelicata"/>
          <w:rFonts w:ascii="Bell MT" w:hAnsi="Bell MT"/>
          <w:sz w:val="24"/>
          <w:szCs w:val="24"/>
        </w:rPr>
        <w:t>.</w:t>
      </w:r>
    </w:p>
    <w:p w14:paraId="3CBC2902" w14:textId="7CEC730C" w:rsidR="00C93545" w:rsidRPr="00B920D4" w:rsidRDefault="00376F86">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A relational DBMS is required for managing store and tickets data and to allow lookups.</w:t>
      </w:r>
    </w:p>
    <w:p w14:paraId="16069BF5" w14:textId="3F0C7FCD" w:rsidR="00376F86" w:rsidRDefault="00376F86" w:rsidP="00B920D4">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 xml:space="preserve">Shop manager’s PC that runs desktop app </w:t>
      </w:r>
      <w:r w:rsidR="00684D5E">
        <w:rPr>
          <w:rStyle w:val="Enfasidelicata"/>
          <w:rFonts w:ascii="Bell MT" w:hAnsi="Bell MT"/>
          <w:sz w:val="24"/>
          <w:szCs w:val="24"/>
        </w:rPr>
        <w:t>will</w:t>
      </w:r>
      <w:r>
        <w:rPr>
          <w:rStyle w:val="Enfasidelicata"/>
          <w:rFonts w:ascii="Bell MT" w:hAnsi="Bell MT"/>
          <w:sz w:val="24"/>
          <w:szCs w:val="24"/>
        </w:rPr>
        <w:t xml:space="preserve"> have Windows 10 as operating system.</w:t>
      </w:r>
    </w:p>
    <w:p w14:paraId="1B9DC401" w14:textId="77777777" w:rsidR="00DF3309" w:rsidRDefault="00DF3309" w:rsidP="00923D58">
      <w:pPr>
        <w:pStyle w:val="Paragrafoelenco"/>
        <w:spacing w:line="240" w:lineRule="auto"/>
        <w:rPr>
          <w:rStyle w:val="Enfasidelicata"/>
          <w:rFonts w:ascii="Bell MT" w:hAnsi="Bell MT"/>
          <w:sz w:val="32"/>
          <w:szCs w:val="32"/>
        </w:rPr>
      </w:pPr>
    </w:p>
    <w:p w14:paraId="6B279E7A" w14:textId="55DF8681" w:rsidR="00DF3309"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Communication Interfaces:</w:t>
      </w:r>
    </w:p>
    <w:p w14:paraId="7B37E77D" w14:textId="178B4F19" w:rsidR="0050796D" w:rsidRPr="00B920D4" w:rsidRDefault="001053E4" w:rsidP="0050796D">
      <w:pPr>
        <w:pStyle w:val="Paragrafoelenco"/>
        <w:numPr>
          <w:ilvl w:val="0"/>
          <w:numId w:val="43"/>
        </w:numPr>
        <w:spacing w:line="240" w:lineRule="auto"/>
        <w:rPr>
          <w:rStyle w:val="Enfasidelicata"/>
          <w:rFonts w:ascii="Bell MT" w:hAnsi="Bell MT"/>
          <w:sz w:val="24"/>
          <w:szCs w:val="24"/>
        </w:rPr>
      </w:pPr>
      <w:r w:rsidRPr="00B920D4">
        <w:rPr>
          <w:rStyle w:val="Enfasidelicata"/>
          <w:rFonts w:ascii="Bell MT" w:hAnsi="Bell MT"/>
          <w:sz w:val="24"/>
          <w:szCs w:val="24"/>
        </w:rPr>
        <w:t xml:space="preserve">Virtual user devices connect to the system via </w:t>
      </w:r>
      <w:r w:rsidR="00533346" w:rsidRPr="00B920D4">
        <w:rPr>
          <w:rStyle w:val="Enfasidelicata"/>
          <w:rFonts w:ascii="Bell MT" w:hAnsi="Bell MT"/>
          <w:sz w:val="24"/>
          <w:szCs w:val="24"/>
        </w:rPr>
        <w:t>Internet</w:t>
      </w:r>
      <w:r w:rsidR="00684D5E">
        <w:rPr>
          <w:rStyle w:val="Enfasidelicata"/>
          <w:rFonts w:ascii="Bell MT" w:hAnsi="Bell MT"/>
          <w:sz w:val="24"/>
          <w:szCs w:val="24"/>
        </w:rPr>
        <w:t>.</w:t>
      </w:r>
    </w:p>
    <w:p w14:paraId="0028FAE0" w14:textId="1A0674D3" w:rsidR="00533346" w:rsidRPr="00B920D4" w:rsidRDefault="00533346" w:rsidP="0050796D">
      <w:pPr>
        <w:pStyle w:val="Paragrafoelenco"/>
        <w:numPr>
          <w:ilvl w:val="0"/>
          <w:numId w:val="43"/>
        </w:numPr>
        <w:spacing w:line="240" w:lineRule="auto"/>
        <w:rPr>
          <w:rStyle w:val="Enfasidelicata"/>
          <w:rFonts w:ascii="Bell MT" w:hAnsi="Bell MT"/>
          <w:sz w:val="24"/>
          <w:szCs w:val="24"/>
        </w:rPr>
      </w:pPr>
      <w:r w:rsidRPr="00B920D4">
        <w:rPr>
          <w:rStyle w:val="Enfasidelicata"/>
          <w:rFonts w:ascii="Bell MT" w:hAnsi="Bell MT"/>
          <w:sz w:val="24"/>
          <w:szCs w:val="24"/>
        </w:rPr>
        <w:t xml:space="preserve">Ticket dispensers </w:t>
      </w:r>
      <w:r w:rsidR="0012126E" w:rsidRPr="00B920D4">
        <w:rPr>
          <w:rStyle w:val="Enfasidelicata"/>
          <w:rFonts w:ascii="Bell MT" w:hAnsi="Bell MT"/>
          <w:sz w:val="24"/>
          <w:szCs w:val="24"/>
        </w:rPr>
        <w:t>can</w:t>
      </w:r>
      <w:r w:rsidR="00BC5397" w:rsidRPr="00B920D4">
        <w:rPr>
          <w:rStyle w:val="Enfasidelicata"/>
          <w:rFonts w:ascii="Bell MT" w:hAnsi="Bell MT"/>
          <w:sz w:val="24"/>
          <w:szCs w:val="24"/>
        </w:rPr>
        <w:t xml:space="preserve"> </w:t>
      </w:r>
      <w:r w:rsidRPr="00B920D4">
        <w:rPr>
          <w:rStyle w:val="Enfasidelicata"/>
          <w:rFonts w:ascii="Bell MT" w:hAnsi="Bell MT"/>
          <w:sz w:val="24"/>
          <w:szCs w:val="24"/>
        </w:rPr>
        <w:t xml:space="preserve">connect to system via </w:t>
      </w:r>
      <w:r w:rsidR="00684D5E">
        <w:rPr>
          <w:rStyle w:val="Enfasidelicata"/>
          <w:rFonts w:ascii="Bell MT" w:hAnsi="Bell MT"/>
          <w:sz w:val="24"/>
          <w:szCs w:val="24"/>
        </w:rPr>
        <w:t xml:space="preserve">ethernet </w:t>
      </w:r>
      <w:r w:rsidR="00BC5397" w:rsidRPr="00B920D4">
        <w:rPr>
          <w:rStyle w:val="Enfasidelicata"/>
          <w:rFonts w:ascii="Bell MT" w:hAnsi="Bell MT"/>
          <w:sz w:val="24"/>
          <w:szCs w:val="24"/>
        </w:rPr>
        <w:t>cable</w:t>
      </w:r>
      <w:r w:rsidR="00706224" w:rsidRPr="00B920D4">
        <w:rPr>
          <w:rStyle w:val="Enfasidelicata"/>
          <w:rFonts w:ascii="Bell MT" w:hAnsi="Bell MT"/>
          <w:sz w:val="24"/>
          <w:szCs w:val="24"/>
        </w:rPr>
        <w:t xml:space="preserve"> or </w:t>
      </w:r>
      <w:r w:rsidR="00684D5E">
        <w:rPr>
          <w:rStyle w:val="Enfasidelicata"/>
          <w:rFonts w:ascii="Bell MT" w:hAnsi="Bell MT"/>
          <w:sz w:val="24"/>
          <w:szCs w:val="24"/>
        </w:rPr>
        <w:t>by a wireless connection</w:t>
      </w:r>
      <w:r w:rsidR="0012126E" w:rsidRPr="00B920D4">
        <w:rPr>
          <w:rStyle w:val="Enfasidelicata"/>
          <w:rFonts w:ascii="Bell MT" w:hAnsi="Bell MT"/>
          <w:sz w:val="24"/>
          <w:szCs w:val="24"/>
        </w:rPr>
        <w:t>.</w:t>
      </w:r>
      <w:r w:rsidR="00BC5397" w:rsidRPr="00B920D4">
        <w:rPr>
          <w:rStyle w:val="Enfasidelicata"/>
          <w:rFonts w:ascii="Bell MT" w:hAnsi="Bell MT"/>
          <w:sz w:val="24"/>
          <w:szCs w:val="24"/>
        </w:rPr>
        <w:t xml:space="preserve"> </w:t>
      </w:r>
    </w:p>
    <w:p w14:paraId="5E6DDC43" w14:textId="1B3A8306" w:rsidR="00B25FA1" w:rsidRPr="00B43D73" w:rsidRDefault="00684D5E" w:rsidP="00B920D4">
      <w:pPr>
        <w:pStyle w:val="Paragrafoelenco"/>
        <w:numPr>
          <w:ilvl w:val="0"/>
          <w:numId w:val="43"/>
        </w:numPr>
        <w:spacing w:line="240" w:lineRule="auto"/>
        <w:rPr>
          <w:rStyle w:val="Enfasidelicata"/>
          <w:rFonts w:ascii="Bell MT" w:hAnsi="Bell MT"/>
          <w:sz w:val="32"/>
          <w:szCs w:val="32"/>
        </w:rPr>
      </w:pPr>
      <w:r>
        <w:rPr>
          <w:rStyle w:val="Enfasidelicata"/>
          <w:rFonts w:ascii="Bell MT" w:hAnsi="Bell MT"/>
          <w:sz w:val="24"/>
          <w:szCs w:val="24"/>
        </w:rPr>
        <w:t>Desktop app connects to the system</w:t>
      </w:r>
      <w:r w:rsidR="00B43D73" w:rsidRPr="00B920D4">
        <w:rPr>
          <w:rStyle w:val="Enfasidelicata"/>
          <w:rFonts w:ascii="Bell MT" w:hAnsi="Bell MT"/>
          <w:sz w:val="24"/>
          <w:szCs w:val="24"/>
        </w:rPr>
        <w:t xml:space="preserve"> via </w:t>
      </w:r>
      <w:commentRangeStart w:id="68"/>
      <w:r w:rsidR="00B43D73" w:rsidRPr="00B920D4">
        <w:rPr>
          <w:rStyle w:val="Enfasidelicata"/>
          <w:rFonts w:ascii="Bell MT" w:hAnsi="Bell MT"/>
          <w:sz w:val="24"/>
          <w:szCs w:val="24"/>
        </w:rPr>
        <w:t>Internet</w:t>
      </w:r>
      <w:commentRangeEnd w:id="68"/>
      <w:r w:rsidR="00B43D73" w:rsidRPr="00B920D4">
        <w:rPr>
          <w:rStyle w:val="Rimandocommento"/>
          <w:rFonts w:ascii="Bell MT" w:hAnsi="Bell MT"/>
          <w:sz w:val="24"/>
          <w:szCs w:val="24"/>
        </w:rPr>
        <w:commentReference w:id="68"/>
      </w:r>
      <w:r w:rsidR="00B43D73" w:rsidRPr="00B920D4">
        <w:rPr>
          <w:rStyle w:val="Enfasidelicata"/>
          <w:rFonts w:ascii="Bell MT" w:hAnsi="Bell MT"/>
          <w:sz w:val="24"/>
          <w:szCs w:val="24"/>
        </w:rPr>
        <w:t>.</w:t>
      </w:r>
      <w:r w:rsidR="00B43D73">
        <w:rPr>
          <w:rStyle w:val="Enfasidelicata"/>
          <w:rFonts w:ascii="Bell MT" w:hAnsi="Bell MT"/>
          <w:sz w:val="32"/>
          <w:szCs w:val="32"/>
        </w:rPr>
        <w:t xml:space="preserve"> </w:t>
      </w:r>
    </w:p>
    <w:p w14:paraId="1C35903A" w14:textId="5C3BD332" w:rsidR="00290739" w:rsidRDefault="00290739" w:rsidP="00923D58">
      <w:pPr>
        <w:pStyle w:val="Paragrafoelenco"/>
        <w:rPr>
          <w:rStyle w:val="Enfasidelicata"/>
          <w:rFonts w:ascii="Bell MT" w:hAnsi="Bell MT"/>
          <w:sz w:val="32"/>
          <w:szCs w:val="32"/>
        </w:rPr>
      </w:pPr>
    </w:p>
    <w:p w14:paraId="7E2218B3" w14:textId="7D1A8EAC" w:rsidR="00D64D7E" w:rsidRDefault="00D64D7E" w:rsidP="00923D58">
      <w:pPr>
        <w:pStyle w:val="Paragrafoelenco"/>
        <w:rPr>
          <w:rStyle w:val="Enfasidelicata"/>
          <w:rFonts w:ascii="Bell MT" w:hAnsi="Bell MT"/>
          <w:sz w:val="32"/>
          <w:szCs w:val="32"/>
        </w:rPr>
      </w:pPr>
    </w:p>
    <w:p w14:paraId="7EE0623A" w14:textId="0125541E" w:rsidR="00D64D7E" w:rsidRDefault="00D64D7E" w:rsidP="00923D58">
      <w:pPr>
        <w:pStyle w:val="Paragrafoelenco"/>
        <w:rPr>
          <w:rStyle w:val="Enfasidelicata"/>
          <w:rFonts w:ascii="Bell MT" w:hAnsi="Bell MT"/>
          <w:sz w:val="32"/>
          <w:szCs w:val="32"/>
        </w:rPr>
      </w:pPr>
    </w:p>
    <w:p w14:paraId="1018BEEB" w14:textId="206103CF" w:rsidR="00D64D7E" w:rsidRDefault="00D64D7E" w:rsidP="00923D58">
      <w:pPr>
        <w:pStyle w:val="Paragrafoelenco"/>
        <w:rPr>
          <w:rStyle w:val="Enfasidelicata"/>
          <w:rFonts w:ascii="Bell MT" w:hAnsi="Bell MT"/>
          <w:sz w:val="32"/>
          <w:szCs w:val="32"/>
        </w:rPr>
      </w:pPr>
    </w:p>
    <w:p w14:paraId="44DBD149" w14:textId="3FF8BEBD" w:rsidR="00D64D7E" w:rsidRDefault="00D64D7E" w:rsidP="00923D58">
      <w:pPr>
        <w:pStyle w:val="Paragrafoelenco"/>
        <w:rPr>
          <w:rStyle w:val="Enfasidelicata"/>
          <w:rFonts w:ascii="Bell MT" w:hAnsi="Bell MT"/>
          <w:sz w:val="32"/>
          <w:szCs w:val="32"/>
        </w:rPr>
      </w:pPr>
    </w:p>
    <w:p w14:paraId="44BA3951" w14:textId="3735BE67" w:rsidR="00D64D7E" w:rsidRDefault="00D64D7E" w:rsidP="00923D58">
      <w:pPr>
        <w:pStyle w:val="Paragrafoelenco"/>
        <w:rPr>
          <w:rStyle w:val="Enfasidelicata"/>
          <w:rFonts w:ascii="Bell MT" w:hAnsi="Bell MT"/>
          <w:sz w:val="32"/>
          <w:szCs w:val="32"/>
        </w:rPr>
      </w:pPr>
    </w:p>
    <w:p w14:paraId="23D6576D" w14:textId="70E4BA8D" w:rsidR="00D64D7E" w:rsidRDefault="00D64D7E" w:rsidP="00923D58">
      <w:pPr>
        <w:pStyle w:val="Paragrafoelenco"/>
        <w:rPr>
          <w:rStyle w:val="Enfasidelicata"/>
          <w:rFonts w:ascii="Bell MT" w:hAnsi="Bell MT"/>
          <w:sz w:val="32"/>
          <w:szCs w:val="32"/>
        </w:rPr>
      </w:pPr>
    </w:p>
    <w:p w14:paraId="11D597C8" w14:textId="4A2C7E24" w:rsidR="00D64D7E" w:rsidRDefault="00D64D7E" w:rsidP="00923D58">
      <w:pPr>
        <w:pStyle w:val="Paragrafoelenco"/>
        <w:rPr>
          <w:rStyle w:val="Enfasidelicata"/>
          <w:rFonts w:ascii="Bell MT" w:hAnsi="Bell MT"/>
          <w:sz w:val="32"/>
          <w:szCs w:val="32"/>
        </w:rPr>
      </w:pPr>
    </w:p>
    <w:p w14:paraId="27F0048B" w14:textId="67DAC318" w:rsidR="00D64D7E" w:rsidRDefault="00D64D7E" w:rsidP="00923D58">
      <w:pPr>
        <w:pStyle w:val="Paragrafoelenco"/>
        <w:rPr>
          <w:rStyle w:val="Enfasidelicata"/>
          <w:rFonts w:ascii="Bell MT" w:hAnsi="Bell MT"/>
          <w:sz w:val="32"/>
          <w:szCs w:val="32"/>
        </w:rPr>
      </w:pPr>
    </w:p>
    <w:p w14:paraId="4E7B4EF4" w14:textId="6B90BB4F" w:rsidR="0081493E" w:rsidRDefault="0081493E" w:rsidP="00923D58">
      <w:pPr>
        <w:pStyle w:val="Paragrafoelenco"/>
        <w:rPr>
          <w:rStyle w:val="Enfasidelicata"/>
          <w:rFonts w:ascii="Bell MT" w:hAnsi="Bell MT"/>
          <w:sz w:val="32"/>
          <w:szCs w:val="32"/>
        </w:rPr>
      </w:pPr>
    </w:p>
    <w:p w14:paraId="2A6EA948" w14:textId="77777777" w:rsidR="0081493E" w:rsidRPr="00DF3309" w:rsidRDefault="0081493E" w:rsidP="00923D58">
      <w:pPr>
        <w:pStyle w:val="Paragrafoelenco"/>
        <w:rPr>
          <w:rStyle w:val="Enfasidelicata"/>
          <w:rFonts w:ascii="Bell MT" w:hAnsi="Bell MT"/>
          <w:sz w:val="32"/>
          <w:szCs w:val="32"/>
        </w:rPr>
      </w:pPr>
    </w:p>
    <w:p w14:paraId="2555EC35" w14:textId="35F814A9" w:rsidR="00290739" w:rsidRPr="00290739" w:rsidRDefault="00B76B18" w:rsidP="007C71D7">
      <w:pPr>
        <w:pStyle w:val="Paragrafoelenco"/>
        <w:numPr>
          <w:ilvl w:val="0"/>
          <w:numId w:val="19"/>
        </w:numPr>
        <w:spacing w:line="360" w:lineRule="auto"/>
        <w:rPr>
          <w:rStyle w:val="Enfasidelicata"/>
          <w:rFonts w:ascii="Bell MT" w:hAnsi="Bell MT"/>
          <w:sz w:val="36"/>
          <w:szCs w:val="36"/>
        </w:rPr>
      </w:pPr>
      <w:r>
        <w:rPr>
          <w:rStyle w:val="Enfasidelicata"/>
          <w:rFonts w:ascii="Bell MT" w:hAnsi="Bell MT"/>
          <w:sz w:val="36"/>
          <w:szCs w:val="36"/>
        </w:rPr>
        <w:lastRenderedPageBreak/>
        <w:t xml:space="preserve">  </w:t>
      </w:r>
      <w:r w:rsidR="00290739">
        <w:rPr>
          <w:rStyle w:val="Enfasidelicata"/>
          <w:rFonts w:ascii="Bell MT" w:hAnsi="Bell MT"/>
          <w:sz w:val="36"/>
          <w:szCs w:val="36"/>
        </w:rPr>
        <w:tab/>
      </w:r>
      <w:r w:rsidR="00DF3309" w:rsidRPr="00923D58">
        <w:rPr>
          <w:rStyle w:val="Enfasidelicata"/>
          <w:rFonts w:ascii="Bell MT" w:hAnsi="Bell MT"/>
          <w:sz w:val="36"/>
          <w:szCs w:val="36"/>
        </w:rPr>
        <w:t>Functional Requirements</w:t>
      </w:r>
      <w:r w:rsidR="00DF3309">
        <w:rPr>
          <w:rStyle w:val="Enfasidelicata"/>
          <w:rFonts w:ascii="Bell MT" w:hAnsi="Bell MT"/>
          <w:sz w:val="36"/>
          <w:szCs w:val="36"/>
        </w:rPr>
        <w:t>:</w:t>
      </w:r>
    </w:p>
    <w:p w14:paraId="047DB488" w14:textId="7F24EC27" w:rsidR="00290739" w:rsidRPr="007C71D7" w:rsidRDefault="00290739" w:rsidP="007C71D7">
      <w:pPr>
        <w:pStyle w:val="Paragrafoelenco"/>
        <w:numPr>
          <w:ilvl w:val="0"/>
          <w:numId w:val="38"/>
        </w:numPr>
        <w:spacing w:line="360" w:lineRule="auto"/>
        <w:rPr>
          <w:rStyle w:val="Enfasidelicata"/>
          <w:rFonts w:ascii="Bell MT" w:hAnsi="Bell MT"/>
          <w:sz w:val="32"/>
          <w:szCs w:val="32"/>
        </w:rPr>
      </w:pPr>
      <w:r w:rsidRPr="007C71D7">
        <w:rPr>
          <w:rStyle w:val="Enfasidelicata"/>
          <w:rFonts w:ascii="Bell MT" w:hAnsi="Bell MT"/>
          <w:sz w:val="32"/>
          <w:szCs w:val="32"/>
        </w:rPr>
        <w:t>Use Cases</w:t>
      </w:r>
    </w:p>
    <w:p w14:paraId="468486A9" w14:textId="24A75400" w:rsidR="00290739" w:rsidRPr="007C71D7" w:rsidRDefault="00290739" w:rsidP="00290739">
      <w:pPr>
        <w:pStyle w:val="Paragrafoelenco"/>
        <w:numPr>
          <w:ilvl w:val="0"/>
          <w:numId w:val="39"/>
        </w:numPr>
        <w:spacing w:line="240" w:lineRule="auto"/>
        <w:rPr>
          <w:rStyle w:val="Enfasidelicata"/>
          <w:rFonts w:ascii="Bell MT" w:hAnsi="Bell MT"/>
          <w:sz w:val="36"/>
          <w:szCs w:val="36"/>
        </w:rPr>
      </w:pPr>
      <w:r>
        <w:rPr>
          <w:rStyle w:val="Enfasidelicata"/>
          <w:rFonts w:ascii="Bell MT" w:hAnsi="Bell MT"/>
          <w:sz w:val="28"/>
          <w:szCs w:val="28"/>
        </w:rPr>
        <w:t>Virtual User’s registration</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49" w:type="dxa"/>
          </w:tcPr>
          <w:p w14:paraId="103AAE52" w14:textId="77777777" w:rsidR="00290739" w:rsidRDefault="00290739" w:rsidP="00290739">
            <w:pPr>
              <w:pStyle w:val="Paragrafoelenco"/>
              <w:ind w:left="0"/>
              <w:rPr>
                <w:rStyle w:val="Enfasidelicata"/>
                <w:rFonts w:ascii="Bell MT" w:hAnsi="Bell MT"/>
                <w:i w:val="0"/>
                <w:iCs w:val="0"/>
                <w:sz w:val="32"/>
                <w:szCs w:val="32"/>
              </w:rPr>
            </w:pPr>
            <w:r>
              <w:rPr>
                <w:rStyle w:val="Enfasidelicata"/>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rFonts w:ascii="Bell MT" w:hAnsi="Bell MT"/>
                <w:i w:val="0"/>
                <w:iCs w:val="0"/>
                <w:sz w:val="32"/>
                <w:szCs w:val="32"/>
              </w:rPr>
            </w:pPr>
            <w:r w:rsidRPr="002967F3">
              <w:rPr>
                <w:rStyle w:val="Enfasidelicata"/>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opens the C</w:t>
            </w:r>
            <w:r>
              <w:rPr>
                <w:rStyle w:val="Enfasidelicata"/>
                <w:rFonts w:ascii="Bell MT" w:hAnsi="Bell MT"/>
                <w:i w:val="0"/>
                <w:iCs w:val="0"/>
                <w:sz w:val="28"/>
                <w:szCs w:val="28"/>
              </w:rPr>
              <w:t>L</w:t>
            </w:r>
            <w:r w:rsidRPr="002967F3">
              <w:rPr>
                <w:rStyle w:val="Enfasidelicata"/>
                <w:rFonts w:ascii="Bell MT" w:hAnsi="Bell MT"/>
                <w:i w:val="0"/>
                <w:iCs w:val="0"/>
                <w:sz w:val="28"/>
                <w:szCs w:val="28"/>
              </w:rPr>
              <w:t xml:space="preserve">up app on his smartphone and clicks on the </w:t>
            </w:r>
            <w:r w:rsidRPr="002967F3">
              <w:rPr>
                <w:rStyle w:val="Enfasidelicata"/>
                <w:rFonts w:ascii="Bell MT" w:hAnsi="Bell MT"/>
                <w:sz w:val="28"/>
                <w:szCs w:val="28"/>
              </w:rPr>
              <w:t>“Create account”</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70DB34E1"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fills all the mandatory fields</w:t>
            </w:r>
            <w:r>
              <w:rPr>
                <w:rStyle w:val="Enfasidelicata"/>
                <w:rFonts w:ascii="Bell MT" w:hAnsi="Bell MT"/>
                <w:i w:val="0"/>
                <w:iCs w:val="0"/>
                <w:sz w:val="28"/>
                <w:szCs w:val="28"/>
              </w:rPr>
              <w:t>.</w:t>
            </w:r>
          </w:p>
          <w:p w14:paraId="24888072"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 xml:space="preserve">The user clicks on the </w:t>
            </w:r>
            <w:r w:rsidRPr="002967F3">
              <w:rPr>
                <w:rStyle w:val="Enfasidelicata"/>
                <w:rFonts w:ascii="Bell MT" w:hAnsi="Bell MT"/>
                <w:sz w:val="28"/>
                <w:szCs w:val="28"/>
              </w:rPr>
              <w:t>“Confirm”</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23B44DB0" w14:textId="77777777" w:rsidR="00290739" w:rsidRDefault="00290739" w:rsidP="00290739">
            <w:pPr>
              <w:pStyle w:val="Paragrafoelenco"/>
              <w:numPr>
                <w:ilvl w:val="0"/>
                <w:numId w:val="24"/>
              </w:numPr>
              <w:ind w:left="357" w:hanging="357"/>
              <w:rPr>
                <w:rStyle w:val="Enfasidelicata"/>
                <w:rFonts w:ascii="Bell MT" w:hAnsi="Bell MT"/>
                <w:i w:val="0"/>
                <w:iCs w:val="0"/>
                <w:sz w:val="32"/>
                <w:szCs w:val="32"/>
              </w:rPr>
            </w:pPr>
            <w:r w:rsidRPr="002967F3">
              <w:rPr>
                <w:rStyle w:val="Enfasidelicata"/>
                <w:rFonts w:ascii="Bell MT" w:hAnsi="Bell MT"/>
                <w:i w:val="0"/>
                <w:iCs w:val="0"/>
                <w:sz w:val="28"/>
                <w:szCs w:val="28"/>
              </w:rPr>
              <w:t xml:space="preserve">The user receives a </w:t>
            </w:r>
            <w:r>
              <w:rPr>
                <w:rStyle w:val="Enfasidelicata"/>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Virtual</w:t>
            </w:r>
            <w:r w:rsidRPr="002967F3">
              <w:rPr>
                <w:rStyle w:val="Enfasidelicata"/>
                <w:rFonts w:ascii="Bell MT" w:hAnsi="Bell MT"/>
                <w:i w:val="0"/>
                <w:iCs w:val="0"/>
                <w:sz w:val="28"/>
                <w:szCs w:val="28"/>
              </w:rPr>
              <w:t xml:space="preserve"> User’s</w:t>
            </w:r>
            <w:r>
              <w:rPr>
                <w:rStyle w:val="Enfasidelicata"/>
                <w:rFonts w:ascii="Bell MT" w:hAnsi="Bell MT"/>
                <w:i w:val="0"/>
                <w:iCs w:val="0"/>
                <w:sz w:val="28"/>
                <w:szCs w:val="28"/>
              </w:rPr>
              <w:t xml:space="preserve"> </w:t>
            </w:r>
            <w:r w:rsidRPr="002967F3">
              <w:rPr>
                <w:rStyle w:val="Enfasidelicata"/>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49" w:type="dxa"/>
          </w:tcPr>
          <w:p w14:paraId="774E5044"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chooses an</w:t>
            </w:r>
            <w:r w:rsidRPr="002967F3">
              <w:rPr>
                <w:rStyle w:val="Enfasidelicata"/>
                <w:rFonts w:ascii="Bell MT" w:hAnsi="Bell MT"/>
                <w:i w:val="0"/>
                <w:iCs w:val="0"/>
                <w:sz w:val="28"/>
                <w:szCs w:val="28"/>
              </w:rPr>
              <w:t xml:space="preserve"> </w:t>
            </w:r>
            <w:r w:rsidRPr="00265DA6">
              <w:rPr>
                <w:rStyle w:val="Enfasidelicata"/>
                <w:rFonts w:ascii="Bell MT" w:hAnsi="Bell MT"/>
                <w:i w:val="0"/>
                <w:iCs w:val="0"/>
                <w:sz w:val="28"/>
                <w:szCs w:val="28"/>
              </w:rPr>
              <w:t>already registered</w:t>
            </w:r>
            <w:r w:rsidRPr="002967F3">
              <w:rPr>
                <w:rStyle w:val="Enfasidelicata"/>
                <w:rFonts w:ascii="Bell MT" w:hAnsi="Bell MT"/>
                <w:i w:val="0"/>
                <w:iCs w:val="0"/>
                <w:sz w:val="28"/>
                <w:szCs w:val="28"/>
              </w:rPr>
              <w:t xml:space="preserve"> username </w:t>
            </w:r>
            <w:r>
              <w:rPr>
                <w:rStyle w:val="Enfasidelicata"/>
                <w:rFonts w:ascii="Bell MT" w:hAnsi="Bell MT"/>
                <w:i w:val="0"/>
                <w:iCs w:val="0"/>
                <w:sz w:val="28"/>
                <w:szCs w:val="28"/>
              </w:rPr>
              <w:t>or email</w:t>
            </w:r>
          </w:p>
          <w:p w14:paraId="126A2915"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fill one or more mandatory fields</w:t>
            </w:r>
          </w:p>
          <w:p w14:paraId="0DB6BF28"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Enfasidelicata"/>
                <w:rFonts w:ascii="Bell MT" w:hAnsi="Bell MT"/>
                <w:i w:val="0"/>
                <w:iCs w:val="0"/>
                <w:sz w:val="28"/>
                <w:szCs w:val="28"/>
              </w:rPr>
            </w:pPr>
            <w:r>
              <w:rPr>
                <w:rStyle w:val="Enfasidelicata"/>
                <w:rFonts w:ascii="Bell MT" w:hAnsi="Bell MT"/>
                <w:i w:val="0"/>
                <w:iCs w:val="0"/>
                <w:sz w:val="28"/>
                <w:szCs w:val="28"/>
              </w:rPr>
              <w:t>For all the exceptions the system notifies the user that an error occurred. The</w:t>
            </w:r>
            <w:r w:rsidRPr="002967F3">
              <w:t xml:space="preserve"> </w:t>
            </w:r>
            <w:r w:rsidRPr="002967F3">
              <w:rPr>
                <w:rStyle w:val="Enfasidelicata"/>
                <w:rFonts w:ascii="Bell MT" w:hAnsi="Bell MT"/>
                <w:sz w:val="28"/>
                <w:szCs w:val="28"/>
              </w:rPr>
              <w:t>Events flow</w:t>
            </w:r>
            <w:r>
              <w:rPr>
                <w:rStyle w:val="Enfasidelicata"/>
                <w:rFonts w:ascii="Bell MT" w:hAnsi="Bell MT"/>
                <w:sz w:val="28"/>
                <w:szCs w:val="28"/>
              </w:rPr>
              <w:t xml:space="preserve"> </w:t>
            </w:r>
            <w:r>
              <w:rPr>
                <w:rStyle w:val="Enfasidelicata"/>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Enfasidelicata"/>
          <w:rFonts w:ascii="Bell MT" w:hAnsi="Bell MT"/>
          <w:sz w:val="36"/>
          <w:szCs w:val="36"/>
        </w:rPr>
      </w:pPr>
    </w:p>
    <w:p w14:paraId="6FB2FC1B" w14:textId="407E8834" w:rsidR="00290739" w:rsidRDefault="00290739" w:rsidP="00290739">
      <w:pPr>
        <w:spacing w:line="240" w:lineRule="auto"/>
        <w:rPr>
          <w:rStyle w:val="Enfasidelicata"/>
          <w:rFonts w:ascii="Bell MT" w:hAnsi="Bell MT"/>
          <w:sz w:val="36"/>
          <w:szCs w:val="36"/>
        </w:rPr>
      </w:pPr>
    </w:p>
    <w:p w14:paraId="513BF80C" w14:textId="04A7D74E" w:rsidR="00290739" w:rsidRDefault="00290739" w:rsidP="00290739">
      <w:pPr>
        <w:spacing w:line="240" w:lineRule="auto"/>
        <w:rPr>
          <w:rStyle w:val="Enfasidelicata"/>
          <w:rFonts w:ascii="Bell MT" w:hAnsi="Bell MT"/>
          <w:sz w:val="36"/>
          <w:szCs w:val="36"/>
        </w:rPr>
      </w:pPr>
    </w:p>
    <w:p w14:paraId="35FB70E0" w14:textId="0A261B4B" w:rsidR="00290739" w:rsidRDefault="00290739" w:rsidP="00290739">
      <w:pPr>
        <w:spacing w:line="240" w:lineRule="auto"/>
        <w:rPr>
          <w:rStyle w:val="Enfasidelicata"/>
          <w:rFonts w:ascii="Bell MT" w:hAnsi="Bell MT"/>
          <w:sz w:val="36"/>
          <w:szCs w:val="36"/>
        </w:rPr>
      </w:pPr>
    </w:p>
    <w:p w14:paraId="72F1BE85" w14:textId="3F26EFF3" w:rsidR="00290739" w:rsidRDefault="00290739" w:rsidP="00290739">
      <w:pPr>
        <w:spacing w:line="240" w:lineRule="auto"/>
        <w:rPr>
          <w:rStyle w:val="Enfasidelicata"/>
          <w:rFonts w:ascii="Bell MT" w:hAnsi="Bell MT"/>
          <w:sz w:val="36"/>
          <w:szCs w:val="36"/>
        </w:rPr>
      </w:pPr>
    </w:p>
    <w:p w14:paraId="53D00C07" w14:textId="6F6A3EB5" w:rsidR="00290739" w:rsidRDefault="00290739" w:rsidP="00290739">
      <w:pPr>
        <w:spacing w:line="240" w:lineRule="auto"/>
        <w:rPr>
          <w:rStyle w:val="Enfasidelicata"/>
          <w:rFonts w:ascii="Bell MT" w:hAnsi="Bell MT"/>
          <w:sz w:val="36"/>
          <w:szCs w:val="36"/>
        </w:rPr>
      </w:pPr>
    </w:p>
    <w:p w14:paraId="59F4A19C" w14:textId="18E8C141" w:rsidR="00290739" w:rsidRDefault="00290739" w:rsidP="00290739">
      <w:pPr>
        <w:spacing w:line="240" w:lineRule="auto"/>
        <w:rPr>
          <w:rStyle w:val="Enfasidelicata"/>
          <w:rFonts w:ascii="Bell MT" w:hAnsi="Bell MT"/>
          <w:sz w:val="36"/>
          <w:szCs w:val="36"/>
        </w:rPr>
      </w:pPr>
    </w:p>
    <w:p w14:paraId="344A9D73" w14:textId="2D871F84" w:rsidR="00290739" w:rsidRDefault="00290739" w:rsidP="00290739">
      <w:pPr>
        <w:spacing w:line="240" w:lineRule="auto"/>
        <w:rPr>
          <w:rStyle w:val="Enfasidelicata"/>
          <w:rFonts w:ascii="Bell MT" w:hAnsi="Bell MT"/>
          <w:sz w:val="36"/>
          <w:szCs w:val="36"/>
        </w:rPr>
      </w:pPr>
    </w:p>
    <w:p w14:paraId="33D0E385" w14:textId="6FB5339D" w:rsidR="00290739" w:rsidRDefault="00290739" w:rsidP="00290739">
      <w:pPr>
        <w:spacing w:line="240" w:lineRule="auto"/>
        <w:rPr>
          <w:rStyle w:val="Enfasidelicata"/>
          <w:rFonts w:ascii="Bell MT" w:hAnsi="Bell MT"/>
          <w:sz w:val="36"/>
          <w:szCs w:val="36"/>
        </w:rPr>
      </w:pPr>
    </w:p>
    <w:p w14:paraId="158A071F" w14:textId="6B3FF81E" w:rsidR="00290739" w:rsidRDefault="00290739" w:rsidP="00290739">
      <w:pPr>
        <w:spacing w:line="240" w:lineRule="auto"/>
        <w:rPr>
          <w:rStyle w:val="Enfasidelicata"/>
          <w:rFonts w:ascii="Bell MT" w:hAnsi="Bell MT"/>
          <w:sz w:val="36"/>
          <w:szCs w:val="36"/>
        </w:rPr>
      </w:pPr>
    </w:p>
    <w:p w14:paraId="101E7829" w14:textId="7BF467AD" w:rsidR="00290739" w:rsidRDefault="00290739" w:rsidP="00290739">
      <w:pPr>
        <w:spacing w:line="240" w:lineRule="auto"/>
        <w:rPr>
          <w:rStyle w:val="Enfasidelicata"/>
          <w:rFonts w:ascii="Bell MT" w:hAnsi="Bell MT"/>
          <w:sz w:val="36"/>
          <w:szCs w:val="36"/>
        </w:rPr>
      </w:pPr>
    </w:p>
    <w:p w14:paraId="6A3A4D2F" w14:textId="59AFEF4C" w:rsidR="00290739" w:rsidRDefault="00290739" w:rsidP="00290739">
      <w:pPr>
        <w:spacing w:line="240" w:lineRule="auto"/>
        <w:rPr>
          <w:rStyle w:val="Enfasidelicata"/>
          <w:rFonts w:ascii="Bell MT" w:hAnsi="Bell MT"/>
          <w:sz w:val="36"/>
          <w:szCs w:val="36"/>
        </w:rPr>
      </w:pPr>
    </w:p>
    <w:p w14:paraId="4D7C0DAD" w14:textId="2B25823C" w:rsidR="00290739" w:rsidRDefault="00290739" w:rsidP="00290739">
      <w:pPr>
        <w:spacing w:line="240" w:lineRule="auto"/>
        <w:rPr>
          <w:rStyle w:val="Enfasidelicata"/>
          <w:rFonts w:ascii="Bell MT" w:hAnsi="Bell MT"/>
          <w:sz w:val="36"/>
          <w:szCs w:val="36"/>
        </w:rPr>
      </w:pPr>
    </w:p>
    <w:p w14:paraId="59021036" w14:textId="3F34CE58" w:rsidR="00290739" w:rsidRDefault="00290739" w:rsidP="00290739">
      <w:pPr>
        <w:spacing w:line="240" w:lineRule="auto"/>
        <w:rPr>
          <w:rStyle w:val="Enfasidelicata"/>
          <w:rFonts w:ascii="Bell MT" w:hAnsi="Bell MT"/>
          <w:sz w:val="36"/>
          <w:szCs w:val="36"/>
        </w:rPr>
      </w:pPr>
    </w:p>
    <w:p w14:paraId="67DCE0EE" w14:textId="1FADF7EF" w:rsidR="00290739" w:rsidRDefault="00290739" w:rsidP="00290739">
      <w:pPr>
        <w:spacing w:line="240" w:lineRule="auto"/>
        <w:rPr>
          <w:rStyle w:val="Enfasidelicata"/>
          <w:rFonts w:ascii="Bell MT" w:hAnsi="Bell MT"/>
          <w:sz w:val="36"/>
          <w:szCs w:val="36"/>
        </w:rPr>
      </w:pPr>
    </w:p>
    <w:p w14:paraId="700D4DC2" w14:textId="496D05AF" w:rsidR="00290739" w:rsidRDefault="00290739" w:rsidP="00290739">
      <w:pPr>
        <w:spacing w:line="240" w:lineRule="auto"/>
        <w:rPr>
          <w:rStyle w:val="Enfasidelicata"/>
          <w:rFonts w:ascii="Bell MT" w:hAnsi="Bell MT"/>
          <w:sz w:val="36"/>
          <w:szCs w:val="36"/>
        </w:rPr>
      </w:pPr>
    </w:p>
    <w:p w14:paraId="767FEE4D" w14:textId="24E5F71C" w:rsidR="00290739" w:rsidRDefault="00290739" w:rsidP="00290739">
      <w:pPr>
        <w:spacing w:line="240" w:lineRule="auto"/>
        <w:rPr>
          <w:rStyle w:val="Enfasidelicata"/>
          <w:rFonts w:ascii="Bell MT" w:hAnsi="Bell MT"/>
          <w:sz w:val="36"/>
          <w:szCs w:val="36"/>
        </w:rPr>
      </w:pPr>
    </w:p>
    <w:p w14:paraId="2545BFD2" w14:textId="7FDC9C2C" w:rsidR="00290739" w:rsidRDefault="00290739" w:rsidP="00290739">
      <w:pPr>
        <w:spacing w:line="240" w:lineRule="auto"/>
        <w:rPr>
          <w:rStyle w:val="Enfasidelicata"/>
          <w:rFonts w:ascii="Bell MT" w:hAnsi="Bell MT"/>
          <w:sz w:val="36"/>
          <w:szCs w:val="36"/>
        </w:rPr>
      </w:pPr>
    </w:p>
    <w:p w14:paraId="4D604FBA" w14:textId="77777777" w:rsidR="00290739" w:rsidRPr="007C71D7" w:rsidRDefault="00290739" w:rsidP="007C71D7">
      <w:pPr>
        <w:spacing w:line="240" w:lineRule="auto"/>
        <w:rPr>
          <w:rStyle w:val="Enfasidelicata"/>
          <w:rFonts w:ascii="Bell MT" w:hAnsi="Bell MT"/>
          <w:sz w:val="36"/>
          <w:szCs w:val="36"/>
        </w:rPr>
      </w:pPr>
    </w:p>
    <w:p w14:paraId="5FF85ED9" w14:textId="4043D1E6" w:rsidR="00290739" w:rsidRDefault="00B25FA1" w:rsidP="00290739">
      <w:pPr>
        <w:pStyle w:val="Paragrafoelenco"/>
        <w:numPr>
          <w:ilvl w:val="0"/>
          <w:numId w:val="39"/>
        </w:numPr>
        <w:spacing w:line="240" w:lineRule="auto"/>
        <w:rPr>
          <w:rStyle w:val="Enfasidelicata"/>
          <w:rFonts w:ascii="Bell MT" w:hAnsi="Bell MT"/>
          <w:sz w:val="28"/>
          <w:szCs w:val="28"/>
        </w:rPr>
      </w:pPr>
      <w:r w:rsidRPr="007C71D7">
        <w:rPr>
          <w:rStyle w:val="Enfasidelicata"/>
          <w:rFonts w:ascii="Bell MT" w:hAnsi="Bell MT"/>
          <w:sz w:val="28"/>
          <w:szCs w:val="28"/>
        </w:rPr>
        <w:lastRenderedPageBreak/>
        <w:t xml:space="preserve">Virtual </w:t>
      </w:r>
      <w:r>
        <w:rPr>
          <w:rStyle w:val="Enfasidelicata"/>
          <w:rFonts w:ascii="Bell MT" w:hAnsi="Bell MT"/>
          <w:sz w:val="28"/>
          <w:szCs w:val="28"/>
        </w:rPr>
        <w:t>U</w:t>
      </w:r>
      <w:r w:rsidRPr="007C71D7">
        <w:rPr>
          <w:rStyle w:val="Enfasidelicata"/>
          <w:rFonts w:ascii="Bell MT" w:hAnsi="Bell MT"/>
          <w:sz w:val="28"/>
          <w:szCs w:val="28"/>
        </w:rPr>
        <w:t xml:space="preserve">ser’s </w:t>
      </w:r>
      <w:r>
        <w:rPr>
          <w:rStyle w:val="Enfasidelicata"/>
          <w:rFonts w:ascii="Bell MT" w:hAnsi="Bell MT"/>
          <w:sz w:val="28"/>
          <w:szCs w:val="28"/>
        </w:rPr>
        <w:t>L</w:t>
      </w:r>
      <w:r w:rsidRPr="007C71D7">
        <w:rPr>
          <w:rStyle w:val="Enfasidelicata"/>
          <w:rFonts w:ascii="Bell MT" w:hAnsi="Bell MT"/>
          <w:sz w:val="28"/>
          <w:szCs w:val="28"/>
        </w:rPr>
        <w:t>ogin</w:t>
      </w:r>
    </w:p>
    <w:tbl>
      <w:tblPr>
        <w:tblStyle w:val="Grigliatabella"/>
        <w:tblpPr w:leftFromText="141" w:rightFromText="141" w:vertAnchor="text" w:horzAnchor="margin" w:tblpXSpec="right" w:tblpY="379"/>
        <w:tblW w:w="0" w:type="auto"/>
        <w:jc w:val="right"/>
        <w:tblLook w:val="04A0" w:firstRow="1" w:lastRow="0" w:firstColumn="1" w:lastColumn="0" w:noHBand="0" w:noVBand="1"/>
      </w:tblPr>
      <w:tblGrid>
        <w:gridCol w:w="1985"/>
        <w:gridCol w:w="6815"/>
      </w:tblGrid>
      <w:tr w:rsidR="00B25FA1" w:rsidRPr="00701CE5" w14:paraId="3E462197" w14:textId="77777777" w:rsidTr="007C71D7">
        <w:trPr>
          <w:trHeight w:val="215"/>
          <w:jc w:val="right"/>
        </w:trPr>
        <w:tc>
          <w:tcPr>
            <w:tcW w:w="1985" w:type="dxa"/>
          </w:tcPr>
          <w:p w14:paraId="25888B83"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Actors</w:t>
            </w:r>
          </w:p>
        </w:tc>
        <w:tc>
          <w:tcPr>
            <w:tcW w:w="6815" w:type="dxa"/>
          </w:tcPr>
          <w:p w14:paraId="025CD438" w14:textId="77777777" w:rsidR="00B25FA1" w:rsidRPr="005D46C8" w:rsidRDefault="00B25FA1" w:rsidP="00B25FA1">
            <w:pPr>
              <w:spacing w:after="200" w:line="288" w:lineRule="auto"/>
              <w:contextualSpacing/>
              <w:rPr>
                <w:rFonts w:ascii="Bell MT" w:hAnsi="Bell MT"/>
                <w:sz w:val="28"/>
                <w:szCs w:val="28"/>
              </w:rPr>
            </w:pPr>
            <w:r>
              <w:rPr>
                <w:rFonts w:ascii="Bell MT" w:hAnsi="Bell MT"/>
                <w:sz w:val="28"/>
                <w:szCs w:val="28"/>
              </w:rPr>
              <w:t xml:space="preserve">Virtual </w:t>
            </w:r>
            <w:r w:rsidRPr="005D46C8">
              <w:rPr>
                <w:rFonts w:ascii="Bell MT" w:hAnsi="Bell MT"/>
                <w:sz w:val="28"/>
                <w:szCs w:val="28"/>
              </w:rPr>
              <w:t>User</w:t>
            </w:r>
          </w:p>
        </w:tc>
      </w:tr>
      <w:tr w:rsidR="00B25FA1" w:rsidRPr="00701CE5" w14:paraId="1AC46E9D" w14:textId="77777777" w:rsidTr="007C71D7">
        <w:trPr>
          <w:trHeight w:val="361"/>
          <w:jc w:val="right"/>
        </w:trPr>
        <w:tc>
          <w:tcPr>
            <w:tcW w:w="1985" w:type="dxa"/>
          </w:tcPr>
          <w:p w14:paraId="23836F02"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Entry condition</w:t>
            </w:r>
          </w:p>
        </w:tc>
        <w:tc>
          <w:tcPr>
            <w:tcW w:w="6815" w:type="dxa"/>
          </w:tcPr>
          <w:p w14:paraId="04465F58"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The</w:t>
            </w:r>
            <w:r>
              <w:rPr>
                <w:rFonts w:ascii="Bell MT" w:hAnsi="Bell MT"/>
                <w:sz w:val="28"/>
                <w:szCs w:val="28"/>
              </w:rPr>
              <w:t xml:space="preserve"> virtual</w:t>
            </w:r>
            <w:r w:rsidRPr="005D46C8">
              <w:rPr>
                <w:rFonts w:ascii="Bell MT" w:hAnsi="Bell MT"/>
                <w:sz w:val="28"/>
                <w:szCs w:val="28"/>
              </w:rPr>
              <w:t xml:space="preserve"> user is already into the C</w:t>
            </w:r>
            <w:r>
              <w:rPr>
                <w:rFonts w:ascii="Bell MT" w:hAnsi="Bell MT"/>
                <w:sz w:val="28"/>
                <w:szCs w:val="28"/>
              </w:rPr>
              <w:t>L</w:t>
            </w:r>
            <w:r w:rsidRPr="005D46C8">
              <w:rPr>
                <w:rFonts w:ascii="Bell MT" w:hAnsi="Bell MT"/>
                <w:sz w:val="28"/>
                <w:szCs w:val="28"/>
              </w:rPr>
              <w:t>up</w:t>
            </w:r>
            <w:r>
              <w:rPr>
                <w:rFonts w:ascii="Bell MT" w:hAnsi="Bell MT"/>
                <w:sz w:val="28"/>
                <w:szCs w:val="28"/>
              </w:rPr>
              <w:t xml:space="preserve"> app homepage</w:t>
            </w:r>
          </w:p>
        </w:tc>
      </w:tr>
      <w:tr w:rsidR="00B25FA1" w:rsidRPr="00701CE5" w14:paraId="2400B513" w14:textId="77777777" w:rsidTr="007C71D7">
        <w:trPr>
          <w:trHeight w:val="1667"/>
          <w:jc w:val="right"/>
        </w:trPr>
        <w:tc>
          <w:tcPr>
            <w:tcW w:w="1985" w:type="dxa"/>
          </w:tcPr>
          <w:p w14:paraId="7CD446FC"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Events flow</w:t>
            </w:r>
          </w:p>
        </w:tc>
        <w:tc>
          <w:tcPr>
            <w:tcW w:w="6815" w:type="dxa"/>
          </w:tcPr>
          <w:p w14:paraId="76B43C76" w14:textId="2F9249CC" w:rsidR="00B25FA1" w:rsidRDefault="00D64D7E" w:rsidP="00B25FA1">
            <w:pPr>
              <w:pStyle w:val="Paragrafoelenco"/>
              <w:numPr>
                <w:ilvl w:val="0"/>
                <w:numId w:val="32"/>
              </w:numPr>
              <w:spacing w:after="200" w:line="288" w:lineRule="auto"/>
              <w:rPr>
                <w:rStyle w:val="Enfasidelicata"/>
                <w:rFonts w:ascii="Bell MT" w:hAnsi="Bell MT"/>
                <w:i w:val="0"/>
                <w:iCs w:val="0"/>
                <w:sz w:val="28"/>
                <w:szCs w:val="28"/>
              </w:rPr>
            </w:pPr>
            <w:r>
              <w:rPr>
                <w:rStyle w:val="Enfasidelicata"/>
                <w:rFonts w:ascii="Bell MT" w:hAnsi="Bell MT"/>
                <w:i w:val="0"/>
                <w:iCs w:val="0"/>
                <w:sz w:val="28"/>
                <w:szCs w:val="28"/>
              </w:rPr>
              <w:t>If the user</w:t>
            </w:r>
            <w:r w:rsidR="00B25FA1" w:rsidRPr="00835339">
              <w:rPr>
                <w:rStyle w:val="Enfasidelicata"/>
                <w:rFonts w:ascii="Bell MT" w:hAnsi="Bell MT"/>
                <w:i w:val="0"/>
                <w:iCs w:val="0"/>
                <w:sz w:val="28"/>
                <w:szCs w:val="28"/>
              </w:rPr>
              <w:t xml:space="preserve"> </w:t>
            </w:r>
            <w:r>
              <w:rPr>
                <w:rStyle w:val="Enfasidelicata"/>
                <w:rFonts w:ascii="Bell MT" w:hAnsi="Bell MT"/>
                <w:i w:val="0"/>
                <w:iCs w:val="0"/>
                <w:sz w:val="28"/>
                <w:szCs w:val="28"/>
              </w:rPr>
              <w:t xml:space="preserve">wants to login as a </w:t>
            </w:r>
            <w:r w:rsidR="00B83466">
              <w:rPr>
                <w:rStyle w:val="Enfasidelicata"/>
                <w:rFonts w:ascii="Bell MT" w:hAnsi="Bell MT"/>
                <w:i w:val="0"/>
                <w:iCs w:val="0"/>
                <w:sz w:val="28"/>
                <w:szCs w:val="28"/>
              </w:rPr>
              <w:t>guest,</w:t>
            </w:r>
            <w:r>
              <w:rPr>
                <w:rStyle w:val="Enfasidelicata"/>
                <w:rFonts w:ascii="Bell MT" w:hAnsi="Bell MT"/>
                <w:i w:val="0"/>
                <w:iCs w:val="0"/>
                <w:sz w:val="28"/>
                <w:szCs w:val="28"/>
              </w:rPr>
              <w:t xml:space="preserve"> he directly selects either </w:t>
            </w:r>
            <w:r w:rsidRPr="00B920D4">
              <w:rPr>
                <w:rStyle w:val="Enfasidelicata"/>
                <w:rFonts w:ascii="Bell MT" w:hAnsi="Bell MT"/>
                <w:sz w:val="28"/>
                <w:szCs w:val="28"/>
              </w:rPr>
              <w:t>“Get a ticket”</w:t>
            </w:r>
            <w:r>
              <w:rPr>
                <w:rStyle w:val="Enfasidelicata"/>
                <w:rFonts w:ascii="Bell MT" w:hAnsi="Bell MT"/>
                <w:i w:val="0"/>
                <w:iCs w:val="0"/>
                <w:sz w:val="28"/>
                <w:szCs w:val="28"/>
              </w:rPr>
              <w:t xml:space="preserve"> or </w:t>
            </w:r>
            <w:r w:rsidRPr="00B920D4">
              <w:rPr>
                <w:rStyle w:val="Enfasidelicata"/>
                <w:rFonts w:ascii="Bell MT" w:hAnsi="Bell MT"/>
                <w:sz w:val="28"/>
                <w:szCs w:val="28"/>
              </w:rPr>
              <w:t>“Book a visit</w:t>
            </w:r>
            <w:r w:rsidR="00B83466" w:rsidRPr="00B920D4">
              <w:rPr>
                <w:rStyle w:val="Enfasidelicata"/>
                <w:rFonts w:ascii="Bell MT" w:hAnsi="Bell MT"/>
                <w:sz w:val="28"/>
                <w:szCs w:val="28"/>
              </w:rPr>
              <w:t>”</w:t>
            </w:r>
            <w:r w:rsidR="00B83466">
              <w:rPr>
                <w:rStyle w:val="Enfasidelicata"/>
                <w:rFonts w:ascii="Bell MT" w:hAnsi="Bell MT"/>
                <w:i w:val="0"/>
                <w:iCs w:val="0"/>
                <w:sz w:val="28"/>
                <w:szCs w:val="28"/>
              </w:rPr>
              <w:t xml:space="preserve"> button, otherwise he </w:t>
            </w:r>
            <w:r w:rsidR="00B25FA1" w:rsidRPr="00835339">
              <w:rPr>
                <w:rStyle w:val="Enfasidelicata"/>
                <w:rFonts w:ascii="Bell MT" w:hAnsi="Bell MT"/>
                <w:i w:val="0"/>
                <w:iCs w:val="0"/>
                <w:sz w:val="28"/>
                <w:szCs w:val="28"/>
              </w:rPr>
              <w:t>inserts username and password</w:t>
            </w:r>
            <w:r w:rsidR="00B25FA1">
              <w:rPr>
                <w:rStyle w:val="Enfasidelicata"/>
                <w:rFonts w:ascii="Bell MT" w:hAnsi="Bell MT"/>
                <w:i w:val="0"/>
                <w:iCs w:val="0"/>
                <w:sz w:val="28"/>
                <w:szCs w:val="28"/>
              </w:rPr>
              <w:t xml:space="preserve"> into the </w:t>
            </w:r>
            <w:r w:rsidR="00B25FA1" w:rsidRPr="005D46C8">
              <w:rPr>
                <w:rStyle w:val="Enfasidelicata"/>
                <w:rFonts w:ascii="Bell MT" w:hAnsi="Bell MT"/>
                <w:sz w:val="28"/>
                <w:szCs w:val="28"/>
              </w:rPr>
              <w:t>“Username”</w:t>
            </w:r>
            <w:r w:rsidR="00B25FA1">
              <w:rPr>
                <w:rStyle w:val="Enfasidelicata"/>
                <w:rFonts w:ascii="Bell MT" w:hAnsi="Bell MT"/>
                <w:i w:val="0"/>
                <w:iCs w:val="0"/>
                <w:sz w:val="28"/>
                <w:szCs w:val="28"/>
              </w:rPr>
              <w:t xml:space="preserve"> and “</w:t>
            </w:r>
            <w:r w:rsidR="00B25FA1" w:rsidRPr="005D46C8">
              <w:rPr>
                <w:rStyle w:val="Enfasidelicata"/>
                <w:rFonts w:ascii="Bell MT" w:hAnsi="Bell MT"/>
                <w:sz w:val="28"/>
                <w:szCs w:val="28"/>
              </w:rPr>
              <w:t>Password</w:t>
            </w:r>
            <w:r w:rsidR="00B25FA1">
              <w:rPr>
                <w:rStyle w:val="Enfasidelicata"/>
                <w:rFonts w:ascii="Bell MT" w:hAnsi="Bell MT"/>
                <w:i w:val="0"/>
                <w:iCs w:val="0"/>
                <w:sz w:val="28"/>
                <w:szCs w:val="28"/>
              </w:rPr>
              <w:t>” fields, respectively.</w:t>
            </w:r>
          </w:p>
          <w:p w14:paraId="7B807213" w14:textId="77777777" w:rsidR="00B25FA1" w:rsidRDefault="00B25FA1" w:rsidP="00B25FA1">
            <w:pPr>
              <w:pStyle w:val="Paragrafoelenco"/>
              <w:numPr>
                <w:ilvl w:val="0"/>
                <w:numId w:val="32"/>
              </w:numPr>
              <w:spacing w:after="200" w:line="288" w:lineRule="auto"/>
              <w:rPr>
                <w:rFonts w:ascii="Bell MT" w:hAnsi="Bell MT"/>
                <w:sz w:val="28"/>
                <w:szCs w:val="28"/>
              </w:rPr>
            </w:pPr>
            <w:r>
              <w:rPr>
                <w:rFonts w:ascii="Bell MT" w:hAnsi="Bell MT"/>
                <w:sz w:val="28"/>
                <w:szCs w:val="28"/>
              </w:rPr>
              <w:t xml:space="preserve">The user clicks on the </w:t>
            </w:r>
            <w:r w:rsidRPr="005D46C8">
              <w:rPr>
                <w:rFonts w:ascii="Bell MT" w:hAnsi="Bell MT"/>
                <w:i/>
                <w:iCs/>
                <w:sz w:val="28"/>
                <w:szCs w:val="28"/>
              </w:rPr>
              <w:t>“Login”</w:t>
            </w:r>
            <w:r>
              <w:rPr>
                <w:rFonts w:ascii="Bell MT" w:hAnsi="Bell MT"/>
                <w:sz w:val="28"/>
                <w:szCs w:val="28"/>
              </w:rPr>
              <w:t xml:space="preserve"> button.</w:t>
            </w:r>
          </w:p>
          <w:p w14:paraId="09A542CF" w14:textId="77777777" w:rsidR="00B25FA1" w:rsidRPr="005D46C8" w:rsidRDefault="00B25FA1" w:rsidP="00B25FA1">
            <w:pPr>
              <w:pStyle w:val="Paragrafoelenco"/>
              <w:numPr>
                <w:ilvl w:val="0"/>
                <w:numId w:val="32"/>
              </w:numPr>
              <w:spacing w:after="200" w:line="288" w:lineRule="auto"/>
              <w:rPr>
                <w:rFonts w:ascii="Bell MT" w:hAnsi="Bell MT"/>
                <w:sz w:val="28"/>
                <w:szCs w:val="28"/>
              </w:rPr>
            </w:pPr>
            <w:r>
              <w:rPr>
                <w:rFonts w:ascii="Bell MT" w:hAnsi="Bell MT"/>
                <w:sz w:val="28"/>
                <w:szCs w:val="28"/>
              </w:rPr>
              <w:t>The system redirects the user to the CLup app homepage</w:t>
            </w:r>
          </w:p>
        </w:tc>
      </w:tr>
      <w:tr w:rsidR="00B25FA1" w:rsidRPr="00701CE5" w14:paraId="5FE8E777" w14:textId="77777777" w:rsidTr="007C71D7">
        <w:trPr>
          <w:trHeight w:val="361"/>
          <w:jc w:val="right"/>
        </w:trPr>
        <w:tc>
          <w:tcPr>
            <w:tcW w:w="1985" w:type="dxa"/>
          </w:tcPr>
          <w:p w14:paraId="4A2F6461"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Exit condition</w:t>
            </w:r>
          </w:p>
        </w:tc>
        <w:tc>
          <w:tcPr>
            <w:tcW w:w="6815" w:type="dxa"/>
          </w:tcPr>
          <w:p w14:paraId="172ACC36"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 xml:space="preserve">user </w:t>
            </w:r>
            <w:r>
              <w:rPr>
                <w:rFonts w:ascii="Bell MT" w:hAnsi="Bell MT"/>
                <w:sz w:val="28"/>
                <w:szCs w:val="28"/>
              </w:rPr>
              <w:t xml:space="preserve">is </w:t>
            </w:r>
            <w:r w:rsidRPr="005D46C8">
              <w:rPr>
                <w:rFonts w:ascii="Bell MT" w:hAnsi="Bell MT"/>
                <w:sz w:val="28"/>
                <w:szCs w:val="28"/>
              </w:rPr>
              <w:t xml:space="preserve">successfully </w:t>
            </w:r>
            <w:r>
              <w:rPr>
                <w:rFonts w:ascii="Bell MT" w:hAnsi="Bell MT"/>
                <w:sz w:val="28"/>
                <w:szCs w:val="28"/>
              </w:rPr>
              <w:t>redirected to the CLup app homepage</w:t>
            </w:r>
            <w:r w:rsidRPr="005D46C8">
              <w:rPr>
                <w:rFonts w:ascii="Bell MT" w:hAnsi="Bell MT"/>
                <w:sz w:val="28"/>
                <w:szCs w:val="28"/>
              </w:rPr>
              <w:t xml:space="preserve"> </w:t>
            </w:r>
          </w:p>
        </w:tc>
      </w:tr>
      <w:tr w:rsidR="00B25FA1" w:rsidRPr="00701CE5" w14:paraId="7297D622" w14:textId="77777777" w:rsidTr="007C71D7">
        <w:trPr>
          <w:trHeight w:val="1778"/>
          <w:jc w:val="right"/>
        </w:trPr>
        <w:tc>
          <w:tcPr>
            <w:tcW w:w="1985" w:type="dxa"/>
          </w:tcPr>
          <w:p w14:paraId="0504B4BF"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Exceptions</w:t>
            </w:r>
          </w:p>
        </w:tc>
        <w:tc>
          <w:tcPr>
            <w:tcW w:w="6815" w:type="dxa"/>
          </w:tcPr>
          <w:p w14:paraId="4B8B8DE2" w14:textId="5C3EC3ED" w:rsidR="00D64D7E" w:rsidRPr="00D64D7E" w:rsidRDefault="00D64D7E">
            <w:pPr>
              <w:numPr>
                <w:ilvl w:val="0"/>
                <w:numId w:val="27"/>
              </w:num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user clicks on the “Login” button but either the username or the password is wrong.</w:t>
            </w:r>
            <w:r>
              <w:rPr>
                <w:rFonts w:ascii="Bell MT" w:hAnsi="Bell MT"/>
                <w:sz w:val="28"/>
                <w:szCs w:val="28"/>
              </w:rPr>
              <w:t xml:space="preserve"> </w:t>
            </w:r>
            <w:r w:rsidRPr="005D46C8">
              <w:rPr>
                <w:rFonts w:ascii="Bell MT" w:hAnsi="Bell MT"/>
                <w:sz w:val="28"/>
                <w:szCs w:val="28"/>
              </w:rPr>
              <w:t>The system notifies the user about the error. The Events flow starts again from point 1</w:t>
            </w:r>
            <w:r>
              <w:rPr>
                <w:rFonts w:ascii="Bell MT" w:hAnsi="Bell MT"/>
                <w:sz w:val="28"/>
                <w:szCs w:val="28"/>
              </w:rPr>
              <w:t>.</w:t>
            </w:r>
          </w:p>
          <w:p w14:paraId="538A1015" w14:textId="7014EBD8" w:rsidR="00D64D7E" w:rsidRPr="00B920D4" w:rsidRDefault="00D64D7E" w:rsidP="00B920D4">
            <w:pPr>
              <w:spacing w:after="200" w:line="288" w:lineRule="auto"/>
              <w:contextualSpacing/>
              <w:rPr>
                <w:rFonts w:ascii="Bell MT" w:hAnsi="Bell MT"/>
                <w:sz w:val="28"/>
                <w:szCs w:val="28"/>
              </w:rPr>
            </w:pPr>
          </w:p>
        </w:tc>
      </w:tr>
    </w:tbl>
    <w:p w14:paraId="293330F0" w14:textId="3D7C0FBE" w:rsidR="00B25FA1" w:rsidRDefault="00B25FA1" w:rsidP="00B25FA1">
      <w:pPr>
        <w:spacing w:line="240" w:lineRule="auto"/>
        <w:rPr>
          <w:rStyle w:val="Enfasidelicata"/>
          <w:rFonts w:ascii="Bell MT" w:hAnsi="Bell MT"/>
          <w:sz w:val="28"/>
          <w:szCs w:val="28"/>
        </w:rPr>
      </w:pPr>
    </w:p>
    <w:p w14:paraId="5B74BDB2" w14:textId="289E2F0E" w:rsidR="00B25FA1" w:rsidRDefault="00B25FA1" w:rsidP="00B25FA1">
      <w:pPr>
        <w:spacing w:line="240" w:lineRule="auto"/>
        <w:rPr>
          <w:rStyle w:val="Enfasidelicata"/>
          <w:rFonts w:ascii="Bell MT" w:hAnsi="Bell MT"/>
          <w:sz w:val="28"/>
          <w:szCs w:val="28"/>
        </w:rPr>
      </w:pPr>
    </w:p>
    <w:p w14:paraId="577FFA4F" w14:textId="63B29AD0" w:rsidR="00B25FA1" w:rsidRDefault="00B25FA1" w:rsidP="00B25FA1">
      <w:pPr>
        <w:spacing w:line="240" w:lineRule="auto"/>
        <w:rPr>
          <w:rStyle w:val="Enfasidelicata"/>
          <w:rFonts w:ascii="Bell MT" w:hAnsi="Bell MT"/>
          <w:sz w:val="28"/>
          <w:szCs w:val="28"/>
        </w:rPr>
      </w:pPr>
    </w:p>
    <w:p w14:paraId="55EA0FE7" w14:textId="0F70F1CE" w:rsidR="00B25FA1" w:rsidRDefault="00B25FA1" w:rsidP="00B25FA1">
      <w:pPr>
        <w:spacing w:line="240" w:lineRule="auto"/>
        <w:rPr>
          <w:rStyle w:val="Enfasidelicata"/>
          <w:rFonts w:ascii="Bell MT" w:hAnsi="Bell MT"/>
          <w:sz w:val="28"/>
          <w:szCs w:val="28"/>
        </w:rPr>
      </w:pPr>
    </w:p>
    <w:p w14:paraId="7AF919FD" w14:textId="4166FAEB" w:rsidR="00B25FA1" w:rsidRDefault="00B25FA1" w:rsidP="00B25FA1">
      <w:pPr>
        <w:spacing w:line="240" w:lineRule="auto"/>
        <w:rPr>
          <w:rStyle w:val="Enfasidelicata"/>
          <w:rFonts w:ascii="Bell MT" w:hAnsi="Bell MT"/>
          <w:sz w:val="28"/>
          <w:szCs w:val="28"/>
        </w:rPr>
      </w:pPr>
    </w:p>
    <w:p w14:paraId="26B4D487" w14:textId="0249F9A4" w:rsidR="00B25FA1" w:rsidRDefault="00B25FA1" w:rsidP="00B25FA1">
      <w:pPr>
        <w:spacing w:line="240" w:lineRule="auto"/>
        <w:rPr>
          <w:rStyle w:val="Enfasidelicata"/>
          <w:rFonts w:ascii="Bell MT" w:hAnsi="Bell MT"/>
          <w:sz w:val="28"/>
          <w:szCs w:val="28"/>
        </w:rPr>
      </w:pPr>
    </w:p>
    <w:p w14:paraId="6AFABDB3" w14:textId="304C73EB" w:rsidR="00B25FA1" w:rsidRDefault="00B25FA1" w:rsidP="00B25FA1">
      <w:pPr>
        <w:spacing w:line="240" w:lineRule="auto"/>
        <w:rPr>
          <w:rStyle w:val="Enfasidelicata"/>
          <w:rFonts w:ascii="Bell MT" w:hAnsi="Bell MT"/>
          <w:sz w:val="28"/>
          <w:szCs w:val="28"/>
        </w:rPr>
      </w:pPr>
    </w:p>
    <w:p w14:paraId="0007BA8B" w14:textId="438C1481" w:rsidR="00B25FA1" w:rsidRDefault="00B25FA1" w:rsidP="00B25FA1">
      <w:pPr>
        <w:spacing w:line="240" w:lineRule="auto"/>
        <w:rPr>
          <w:rStyle w:val="Enfasidelicata"/>
          <w:rFonts w:ascii="Bell MT" w:hAnsi="Bell MT"/>
          <w:sz w:val="28"/>
          <w:szCs w:val="28"/>
        </w:rPr>
      </w:pPr>
    </w:p>
    <w:p w14:paraId="6FFB6092" w14:textId="19B4A200" w:rsidR="00B25FA1" w:rsidRDefault="00B25FA1" w:rsidP="00B25FA1">
      <w:pPr>
        <w:spacing w:line="240" w:lineRule="auto"/>
        <w:rPr>
          <w:rStyle w:val="Enfasidelicata"/>
          <w:rFonts w:ascii="Bell MT" w:hAnsi="Bell MT"/>
          <w:sz w:val="28"/>
          <w:szCs w:val="28"/>
        </w:rPr>
      </w:pPr>
    </w:p>
    <w:p w14:paraId="41B78F46" w14:textId="3A004FE4" w:rsidR="00B25FA1" w:rsidRDefault="00B25FA1" w:rsidP="00B25FA1">
      <w:pPr>
        <w:spacing w:line="240" w:lineRule="auto"/>
        <w:rPr>
          <w:rStyle w:val="Enfasidelicata"/>
          <w:rFonts w:ascii="Bell MT" w:hAnsi="Bell MT"/>
          <w:sz w:val="28"/>
          <w:szCs w:val="28"/>
        </w:rPr>
      </w:pPr>
    </w:p>
    <w:p w14:paraId="3905A10A" w14:textId="27FFD3DA" w:rsidR="00B25FA1" w:rsidRDefault="00B25FA1" w:rsidP="00B25FA1">
      <w:pPr>
        <w:spacing w:line="240" w:lineRule="auto"/>
        <w:rPr>
          <w:rStyle w:val="Enfasidelicata"/>
          <w:rFonts w:ascii="Bell MT" w:hAnsi="Bell MT"/>
          <w:sz w:val="28"/>
          <w:szCs w:val="28"/>
        </w:rPr>
      </w:pPr>
    </w:p>
    <w:p w14:paraId="1C6F1628" w14:textId="6CB1CCB4" w:rsidR="00B25FA1" w:rsidRDefault="00B25FA1" w:rsidP="00B25FA1">
      <w:pPr>
        <w:spacing w:line="240" w:lineRule="auto"/>
        <w:rPr>
          <w:rStyle w:val="Enfasidelicata"/>
          <w:rFonts w:ascii="Bell MT" w:hAnsi="Bell MT"/>
          <w:sz w:val="28"/>
          <w:szCs w:val="28"/>
        </w:rPr>
      </w:pPr>
    </w:p>
    <w:p w14:paraId="7C06FCDD" w14:textId="331FA4A5" w:rsidR="00B25FA1" w:rsidRDefault="00B25FA1" w:rsidP="00B25FA1">
      <w:pPr>
        <w:spacing w:line="240" w:lineRule="auto"/>
        <w:rPr>
          <w:rStyle w:val="Enfasidelicata"/>
          <w:rFonts w:ascii="Bell MT" w:hAnsi="Bell MT"/>
          <w:sz w:val="28"/>
          <w:szCs w:val="28"/>
        </w:rPr>
      </w:pPr>
    </w:p>
    <w:p w14:paraId="5FFC193E" w14:textId="65614E6A" w:rsidR="00B25FA1" w:rsidRDefault="00B25FA1" w:rsidP="00B25FA1">
      <w:pPr>
        <w:spacing w:line="240" w:lineRule="auto"/>
        <w:rPr>
          <w:rStyle w:val="Enfasidelicata"/>
          <w:rFonts w:ascii="Bell MT" w:hAnsi="Bell MT"/>
          <w:sz w:val="28"/>
          <w:szCs w:val="28"/>
        </w:rPr>
      </w:pPr>
    </w:p>
    <w:p w14:paraId="610A321D" w14:textId="5F317B2B" w:rsidR="00B25FA1" w:rsidRDefault="00B25FA1" w:rsidP="00B25FA1">
      <w:pPr>
        <w:spacing w:line="240" w:lineRule="auto"/>
        <w:rPr>
          <w:rStyle w:val="Enfasidelicata"/>
          <w:rFonts w:ascii="Bell MT" w:hAnsi="Bell MT"/>
          <w:sz w:val="28"/>
          <w:szCs w:val="28"/>
        </w:rPr>
      </w:pPr>
    </w:p>
    <w:p w14:paraId="084F0B66" w14:textId="5B74F54F" w:rsidR="00B25FA1" w:rsidRDefault="00B25FA1" w:rsidP="00B25FA1">
      <w:pPr>
        <w:spacing w:line="240" w:lineRule="auto"/>
        <w:rPr>
          <w:rStyle w:val="Enfasidelicata"/>
          <w:rFonts w:ascii="Bell MT" w:hAnsi="Bell MT"/>
          <w:sz w:val="28"/>
          <w:szCs w:val="28"/>
        </w:rPr>
      </w:pPr>
    </w:p>
    <w:p w14:paraId="30F3CCD0" w14:textId="14051DBC" w:rsidR="00B25FA1" w:rsidRDefault="00B25FA1" w:rsidP="00B25FA1">
      <w:pPr>
        <w:spacing w:line="240" w:lineRule="auto"/>
        <w:rPr>
          <w:rStyle w:val="Enfasidelicata"/>
          <w:rFonts w:ascii="Bell MT" w:hAnsi="Bell MT"/>
          <w:sz w:val="28"/>
          <w:szCs w:val="28"/>
        </w:rPr>
      </w:pPr>
    </w:p>
    <w:p w14:paraId="2352646E" w14:textId="2AE38D1B" w:rsidR="00B25FA1" w:rsidRDefault="00B25FA1" w:rsidP="00B25FA1">
      <w:pPr>
        <w:spacing w:line="240" w:lineRule="auto"/>
        <w:rPr>
          <w:rStyle w:val="Enfasidelicata"/>
          <w:rFonts w:ascii="Bell MT" w:hAnsi="Bell MT"/>
          <w:sz w:val="28"/>
          <w:szCs w:val="28"/>
        </w:rPr>
      </w:pPr>
    </w:p>
    <w:p w14:paraId="76A900AC" w14:textId="4C8BCBB5" w:rsidR="00B25FA1" w:rsidRDefault="00B25FA1" w:rsidP="00B25FA1">
      <w:pPr>
        <w:spacing w:line="240" w:lineRule="auto"/>
        <w:rPr>
          <w:rStyle w:val="Enfasidelicata"/>
          <w:rFonts w:ascii="Bell MT" w:hAnsi="Bell MT"/>
          <w:sz w:val="28"/>
          <w:szCs w:val="28"/>
        </w:rPr>
      </w:pPr>
    </w:p>
    <w:p w14:paraId="2A12B719" w14:textId="2B06F37B" w:rsidR="00B25FA1" w:rsidRDefault="00B25FA1" w:rsidP="00B25FA1">
      <w:pPr>
        <w:spacing w:line="240" w:lineRule="auto"/>
        <w:rPr>
          <w:rStyle w:val="Enfasidelicata"/>
          <w:rFonts w:ascii="Bell MT" w:hAnsi="Bell MT"/>
          <w:sz w:val="28"/>
          <w:szCs w:val="28"/>
        </w:rPr>
      </w:pPr>
    </w:p>
    <w:p w14:paraId="44B76E68" w14:textId="4C135283" w:rsidR="00B25FA1" w:rsidRDefault="00B25FA1" w:rsidP="00B25FA1">
      <w:pPr>
        <w:spacing w:line="240" w:lineRule="auto"/>
        <w:rPr>
          <w:rStyle w:val="Enfasidelicata"/>
          <w:rFonts w:ascii="Bell MT" w:hAnsi="Bell MT"/>
          <w:sz w:val="28"/>
          <w:szCs w:val="28"/>
        </w:rPr>
      </w:pPr>
    </w:p>
    <w:p w14:paraId="1C51576A" w14:textId="77933F97" w:rsidR="00B25FA1" w:rsidRDefault="00B25FA1" w:rsidP="00B25FA1">
      <w:pPr>
        <w:spacing w:line="240" w:lineRule="auto"/>
        <w:rPr>
          <w:rStyle w:val="Enfasidelicata"/>
          <w:rFonts w:ascii="Bell MT" w:hAnsi="Bell MT"/>
          <w:sz w:val="28"/>
          <w:szCs w:val="28"/>
        </w:rPr>
      </w:pPr>
    </w:p>
    <w:p w14:paraId="66FB8C00" w14:textId="5B36B77C" w:rsidR="00B25FA1" w:rsidRDefault="00B25FA1" w:rsidP="00B25FA1">
      <w:pPr>
        <w:spacing w:line="240" w:lineRule="auto"/>
        <w:rPr>
          <w:rStyle w:val="Enfasidelicata"/>
          <w:rFonts w:ascii="Bell MT" w:hAnsi="Bell MT"/>
          <w:sz w:val="28"/>
          <w:szCs w:val="28"/>
        </w:rPr>
      </w:pPr>
    </w:p>
    <w:p w14:paraId="5D2A07EE" w14:textId="307F2747" w:rsidR="00B25FA1" w:rsidRDefault="00B25FA1" w:rsidP="00B25FA1">
      <w:pPr>
        <w:spacing w:line="240" w:lineRule="auto"/>
        <w:rPr>
          <w:rStyle w:val="Enfasidelicata"/>
          <w:rFonts w:ascii="Bell MT" w:hAnsi="Bell MT"/>
          <w:sz w:val="28"/>
          <w:szCs w:val="28"/>
        </w:rPr>
      </w:pPr>
    </w:p>
    <w:p w14:paraId="1912A543" w14:textId="77777777" w:rsidR="00B25FA1" w:rsidRPr="00B25FA1" w:rsidRDefault="00B25FA1" w:rsidP="007C71D7">
      <w:pPr>
        <w:spacing w:line="240" w:lineRule="auto"/>
        <w:rPr>
          <w:rStyle w:val="Enfasidelicata"/>
          <w:rFonts w:ascii="Bell MT" w:hAnsi="Bell MT"/>
          <w:sz w:val="28"/>
          <w:szCs w:val="28"/>
        </w:rPr>
      </w:pPr>
    </w:p>
    <w:p w14:paraId="4D19EB80" w14:textId="3934D928" w:rsidR="00B25FA1" w:rsidRDefault="00B25FA1" w:rsidP="00290739">
      <w:pPr>
        <w:pStyle w:val="Paragrafoelenco"/>
        <w:numPr>
          <w:ilvl w:val="0"/>
          <w:numId w:val="39"/>
        </w:numPr>
        <w:spacing w:line="240" w:lineRule="auto"/>
        <w:rPr>
          <w:ins w:id="69" w:author="Giorgio Romeo" w:date="2020-12-01T15:52:00Z"/>
          <w:rStyle w:val="Enfasidelicata"/>
          <w:rFonts w:ascii="Bell MT" w:hAnsi="Bell MT"/>
          <w:sz w:val="28"/>
          <w:szCs w:val="28"/>
        </w:rPr>
      </w:pPr>
      <w:r>
        <w:rPr>
          <w:rStyle w:val="Enfasidelicata"/>
          <w:rFonts w:ascii="Bell MT" w:hAnsi="Bell MT"/>
          <w:sz w:val="28"/>
          <w:szCs w:val="28"/>
        </w:rPr>
        <w:lastRenderedPageBreak/>
        <w:t>Get Virtual Ticket</w:t>
      </w:r>
    </w:p>
    <w:tbl>
      <w:tblPr>
        <w:tblStyle w:val="Grigliatabella"/>
        <w:tblpPr w:leftFromText="141" w:rightFromText="141" w:vertAnchor="text" w:horzAnchor="margin" w:tblpXSpec="right" w:tblpY="339"/>
        <w:tblW w:w="0" w:type="auto"/>
        <w:tblLook w:val="04A0" w:firstRow="1" w:lastRow="0" w:firstColumn="1" w:lastColumn="0" w:noHBand="0" w:noVBand="1"/>
        <w:tblPrChange w:id="70" w:author="Giorgio Romeo" w:date="2020-12-01T15:52:00Z">
          <w:tblPr>
            <w:tblStyle w:val="Grigliatabella"/>
            <w:tblpPr w:leftFromText="141" w:rightFromText="141" w:vertAnchor="text" w:horzAnchor="margin" w:tblpXSpec="center" w:tblpY="379"/>
            <w:tblW w:w="0" w:type="auto"/>
            <w:tblLook w:val="04A0" w:firstRow="1" w:lastRow="0" w:firstColumn="1" w:lastColumn="0" w:noHBand="0" w:noVBand="1"/>
          </w:tblPr>
        </w:tblPrChange>
      </w:tblPr>
      <w:tblGrid>
        <w:gridCol w:w="1985"/>
        <w:gridCol w:w="6815"/>
        <w:tblGridChange w:id="71">
          <w:tblGrid>
            <w:gridCol w:w="1985"/>
            <w:gridCol w:w="6815"/>
          </w:tblGrid>
        </w:tblGridChange>
      </w:tblGrid>
      <w:tr w:rsidR="00B70FCF" w14:paraId="4E8A1C98" w14:textId="77777777" w:rsidTr="00B70FCF">
        <w:trPr>
          <w:trHeight w:val="215"/>
          <w:trPrChange w:id="72" w:author="Giorgio Romeo" w:date="2020-12-01T15:52:00Z">
            <w:trPr>
              <w:trHeight w:val="215"/>
            </w:trPr>
          </w:trPrChange>
        </w:trPr>
        <w:tc>
          <w:tcPr>
            <w:tcW w:w="1985" w:type="dxa"/>
            <w:tcPrChange w:id="73" w:author="Giorgio Romeo" w:date="2020-12-01T15:52:00Z">
              <w:tcPr>
                <w:tcW w:w="1985" w:type="dxa"/>
              </w:tcPr>
            </w:tcPrChange>
          </w:tcPr>
          <w:p w14:paraId="127D3EA7" w14:textId="77777777" w:rsidR="00B70FCF" w:rsidRDefault="00B70FCF" w:rsidP="00B70FCF">
            <w:pPr>
              <w:pStyle w:val="Paragrafoelenco"/>
              <w:ind w:left="0"/>
              <w:jc w:val="center"/>
              <w:rPr>
                <w:moveTo w:id="74" w:author="Giorgio Romeo" w:date="2020-12-01T15:52:00Z"/>
                <w:rStyle w:val="Enfasidelicata"/>
                <w:rFonts w:ascii="Bell MT" w:hAnsi="Bell MT"/>
                <w:i w:val="0"/>
                <w:iCs w:val="0"/>
                <w:sz w:val="32"/>
                <w:szCs w:val="32"/>
              </w:rPr>
            </w:pPr>
            <w:moveToRangeStart w:id="75" w:author="Giorgio Romeo" w:date="2020-12-01T15:52:00Z" w:name="move57730380"/>
            <w:moveTo w:id="76" w:author="Giorgio Romeo" w:date="2020-12-01T15:52:00Z">
              <w:r>
                <w:rPr>
                  <w:rStyle w:val="Enfasidelicata"/>
                  <w:rFonts w:ascii="Bell MT" w:hAnsi="Bell MT"/>
                  <w:i w:val="0"/>
                  <w:iCs w:val="0"/>
                  <w:sz w:val="32"/>
                  <w:szCs w:val="32"/>
                </w:rPr>
                <w:t>Actors</w:t>
              </w:r>
            </w:moveTo>
          </w:p>
        </w:tc>
        <w:tc>
          <w:tcPr>
            <w:tcW w:w="6815" w:type="dxa"/>
            <w:tcPrChange w:id="77" w:author="Giorgio Romeo" w:date="2020-12-01T15:52:00Z">
              <w:tcPr>
                <w:tcW w:w="6815" w:type="dxa"/>
              </w:tcPr>
            </w:tcPrChange>
          </w:tcPr>
          <w:p w14:paraId="69D94071" w14:textId="77777777" w:rsidR="00B70FCF" w:rsidRPr="00235177" w:rsidRDefault="00B70FCF" w:rsidP="00B70FCF">
            <w:pPr>
              <w:pStyle w:val="Paragrafoelenco"/>
              <w:ind w:left="0"/>
              <w:rPr>
                <w:moveTo w:id="78" w:author="Giorgio Romeo" w:date="2020-12-01T15:52:00Z"/>
                <w:rStyle w:val="Enfasidelicata"/>
                <w:rFonts w:ascii="Bell MT" w:hAnsi="Bell MT"/>
                <w:i w:val="0"/>
                <w:iCs w:val="0"/>
                <w:sz w:val="28"/>
                <w:szCs w:val="28"/>
              </w:rPr>
            </w:pPr>
            <w:moveTo w:id="79" w:author="Giorgio Romeo" w:date="2020-12-01T15:52:00Z">
              <w:r>
                <w:rPr>
                  <w:rStyle w:val="Enfasidelicata"/>
                  <w:rFonts w:ascii="Bell MT" w:hAnsi="Bell MT"/>
                  <w:i w:val="0"/>
                  <w:iCs w:val="0"/>
                  <w:sz w:val="28"/>
                  <w:szCs w:val="28"/>
                </w:rPr>
                <w:t xml:space="preserve">Virtual </w:t>
              </w:r>
              <w:r w:rsidRPr="00235177">
                <w:rPr>
                  <w:rStyle w:val="Enfasidelicata"/>
                  <w:rFonts w:ascii="Bell MT" w:hAnsi="Bell MT"/>
                  <w:i w:val="0"/>
                  <w:iCs w:val="0"/>
                  <w:sz w:val="28"/>
                  <w:szCs w:val="28"/>
                </w:rPr>
                <w:t>User</w:t>
              </w:r>
            </w:moveTo>
          </w:p>
        </w:tc>
      </w:tr>
      <w:tr w:rsidR="00B70FCF" w14:paraId="1D23ED62" w14:textId="77777777" w:rsidTr="00B70FCF">
        <w:trPr>
          <w:trHeight w:val="361"/>
          <w:trPrChange w:id="80" w:author="Giorgio Romeo" w:date="2020-12-01T15:52:00Z">
            <w:trPr>
              <w:trHeight w:val="361"/>
            </w:trPr>
          </w:trPrChange>
        </w:trPr>
        <w:tc>
          <w:tcPr>
            <w:tcW w:w="1985" w:type="dxa"/>
            <w:tcPrChange w:id="81" w:author="Giorgio Romeo" w:date="2020-12-01T15:52:00Z">
              <w:tcPr>
                <w:tcW w:w="1985" w:type="dxa"/>
              </w:tcPr>
            </w:tcPrChange>
          </w:tcPr>
          <w:p w14:paraId="2377E27D" w14:textId="77777777" w:rsidR="00B70FCF" w:rsidRDefault="00B70FCF" w:rsidP="00B70FCF">
            <w:pPr>
              <w:pStyle w:val="Paragrafoelenco"/>
              <w:ind w:left="0"/>
              <w:jc w:val="center"/>
              <w:rPr>
                <w:moveTo w:id="82" w:author="Giorgio Romeo" w:date="2020-12-01T15:52:00Z"/>
                <w:rStyle w:val="Enfasidelicata"/>
                <w:rFonts w:ascii="Bell MT" w:hAnsi="Bell MT"/>
                <w:i w:val="0"/>
                <w:iCs w:val="0"/>
                <w:sz w:val="32"/>
                <w:szCs w:val="32"/>
              </w:rPr>
            </w:pPr>
            <w:moveTo w:id="83" w:author="Giorgio Romeo" w:date="2020-12-01T15:52:00Z">
              <w:r>
                <w:rPr>
                  <w:rStyle w:val="Enfasidelicata"/>
                  <w:rFonts w:ascii="Bell MT" w:hAnsi="Bell MT"/>
                  <w:i w:val="0"/>
                  <w:iCs w:val="0"/>
                  <w:sz w:val="32"/>
                  <w:szCs w:val="32"/>
                </w:rPr>
                <w:t>Entry condition</w:t>
              </w:r>
            </w:moveTo>
          </w:p>
        </w:tc>
        <w:tc>
          <w:tcPr>
            <w:tcW w:w="6815" w:type="dxa"/>
            <w:tcPrChange w:id="84" w:author="Giorgio Romeo" w:date="2020-12-01T15:52:00Z">
              <w:tcPr>
                <w:tcW w:w="6815" w:type="dxa"/>
              </w:tcPr>
            </w:tcPrChange>
          </w:tcPr>
          <w:p w14:paraId="4938A522" w14:textId="77777777" w:rsidR="00B70FCF" w:rsidRPr="00235177" w:rsidRDefault="00B70FCF" w:rsidP="00B70FCF">
            <w:pPr>
              <w:pStyle w:val="Paragrafoelenco"/>
              <w:ind w:left="0"/>
              <w:rPr>
                <w:moveTo w:id="85" w:author="Giorgio Romeo" w:date="2020-12-01T15:52:00Z"/>
                <w:rStyle w:val="Enfasidelicata"/>
                <w:rFonts w:ascii="Bell MT" w:hAnsi="Bell MT"/>
                <w:i w:val="0"/>
                <w:iCs w:val="0"/>
                <w:sz w:val="28"/>
                <w:szCs w:val="28"/>
              </w:rPr>
            </w:pPr>
            <w:moveTo w:id="86" w:author="Giorgio Romeo" w:date="2020-12-01T15:52: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moveTo>
          </w:p>
        </w:tc>
      </w:tr>
      <w:tr w:rsidR="00B70FCF" w14:paraId="2EBDF930" w14:textId="77777777" w:rsidTr="00B70FCF">
        <w:trPr>
          <w:trHeight w:val="4868"/>
          <w:trPrChange w:id="87" w:author="Giorgio Romeo" w:date="2020-12-01T15:52:00Z">
            <w:trPr>
              <w:trHeight w:val="4868"/>
            </w:trPr>
          </w:trPrChange>
        </w:trPr>
        <w:tc>
          <w:tcPr>
            <w:tcW w:w="1985" w:type="dxa"/>
            <w:tcPrChange w:id="88" w:author="Giorgio Romeo" w:date="2020-12-01T15:52:00Z">
              <w:tcPr>
                <w:tcW w:w="1985" w:type="dxa"/>
              </w:tcPr>
            </w:tcPrChange>
          </w:tcPr>
          <w:p w14:paraId="06568EE3" w14:textId="77777777" w:rsidR="00B70FCF" w:rsidRDefault="00B70FCF" w:rsidP="00B70FCF">
            <w:pPr>
              <w:pStyle w:val="Paragrafoelenco"/>
              <w:ind w:left="0"/>
              <w:jc w:val="center"/>
              <w:rPr>
                <w:moveTo w:id="89" w:author="Giorgio Romeo" w:date="2020-12-01T15:52:00Z"/>
                <w:rStyle w:val="Enfasidelicata"/>
                <w:rFonts w:ascii="Bell MT" w:hAnsi="Bell MT"/>
                <w:i w:val="0"/>
                <w:iCs w:val="0"/>
                <w:sz w:val="32"/>
                <w:szCs w:val="32"/>
              </w:rPr>
            </w:pPr>
            <w:moveTo w:id="90" w:author="Giorgio Romeo" w:date="2020-12-01T15:52:00Z">
              <w:r>
                <w:rPr>
                  <w:rStyle w:val="Enfasidelicata"/>
                  <w:rFonts w:ascii="Bell MT" w:hAnsi="Bell MT"/>
                  <w:i w:val="0"/>
                  <w:iCs w:val="0"/>
                  <w:sz w:val="32"/>
                  <w:szCs w:val="32"/>
                </w:rPr>
                <w:t>Events flow</w:t>
              </w:r>
            </w:moveTo>
          </w:p>
        </w:tc>
        <w:tc>
          <w:tcPr>
            <w:tcW w:w="6815" w:type="dxa"/>
            <w:tcPrChange w:id="91" w:author="Giorgio Romeo" w:date="2020-12-01T15:52:00Z">
              <w:tcPr>
                <w:tcW w:w="6815" w:type="dxa"/>
              </w:tcPr>
            </w:tcPrChange>
          </w:tcPr>
          <w:p w14:paraId="41B45C7A" w14:textId="77777777" w:rsidR="00B70FCF" w:rsidRPr="00701CE5" w:rsidRDefault="00B70FCF" w:rsidP="00B70FCF">
            <w:pPr>
              <w:pStyle w:val="Paragrafoelenco"/>
              <w:numPr>
                <w:ilvl w:val="0"/>
                <w:numId w:val="26"/>
              </w:numPr>
              <w:ind w:left="357" w:hanging="357"/>
              <w:rPr>
                <w:moveTo w:id="92" w:author="Giorgio Romeo" w:date="2020-12-01T15:52:00Z"/>
                <w:rStyle w:val="Enfasidelicata"/>
                <w:rFonts w:ascii="Bell MT" w:hAnsi="Bell MT"/>
                <w:i w:val="0"/>
                <w:iCs w:val="0"/>
                <w:sz w:val="28"/>
                <w:szCs w:val="28"/>
              </w:rPr>
            </w:pPr>
            <w:moveTo w:id="93" w:author="Giorgio Romeo" w:date="2020-12-01T15:52:00Z">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“Get </w:t>
              </w:r>
              <w:r>
                <w:rPr>
                  <w:rStyle w:val="Enfasidelicata"/>
                  <w:rFonts w:ascii="Bell MT" w:hAnsi="Bell MT"/>
                  <w:sz w:val="28"/>
                  <w:szCs w:val="28"/>
                </w:rPr>
                <w:t>a</w:t>
              </w:r>
              <w:r w:rsidRPr="00AC798A">
                <w:rPr>
                  <w:rStyle w:val="Enfasidelicata"/>
                  <w:rFonts w:ascii="Bell MT" w:hAnsi="Bell MT"/>
                  <w:sz w:val="28"/>
                  <w:szCs w:val="28"/>
                </w:rPr>
                <w:t xml:space="preserve"> ticket” </w:t>
              </w:r>
              <w:r w:rsidRPr="00AC798A">
                <w:rPr>
                  <w:rStyle w:val="Enfasidelicata"/>
                  <w:rFonts w:ascii="Bell MT" w:hAnsi="Bell MT"/>
                  <w:i w:val="0"/>
                  <w:iCs w:val="0"/>
                  <w:sz w:val="28"/>
                  <w:szCs w:val="28"/>
                </w:rPr>
                <w:t>button.</w:t>
              </w:r>
            </w:moveTo>
          </w:p>
          <w:p w14:paraId="3F4C8F22" w14:textId="77777777" w:rsidR="00B70FCF" w:rsidRDefault="00B70FCF" w:rsidP="00B70FCF">
            <w:pPr>
              <w:pStyle w:val="Paragrafoelenco"/>
              <w:numPr>
                <w:ilvl w:val="0"/>
                <w:numId w:val="26"/>
              </w:numPr>
              <w:ind w:left="357" w:hanging="357"/>
              <w:rPr>
                <w:moveTo w:id="94" w:author="Giorgio Romeo" w:date="2020-12-01T15:52:00Z"/>
                <w:rStyle w:val="Enfasidelicata"/>
                <w:rFonts w:ascii="Bell MT" w:hAnsi="Bell MT"/>
                <w:i w:val="0"/>
                <w:iCs w:val="0"/>
                <w:sz w:val="28"/>
                <w:szCs w:val="28"/>
              </w:rPr>
            </w:pPr>
            <w:moveTo w:id="95" w:author="Giorgio Romeo" w:date="2020-12-01T15:52:00Z">
              <w:r w:rsidRPr="00701CE5">
                <w:rPr>
                  <w:rStyle w:val="Enfasidelicata"/>
                  <w:rFonts w:ascii="Bell MT" w:hAnsi="Bell MT"/>
                  <w:i w:val="0"/>
                  <w:iCs w:val="0"/>
                  <w:sz w:val="28"/>
                  <w:szCs w:val="28"/>
                </w:rPr>
                <w:t xml:space="preserve">The system redirects the user to a page where he can select the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where he would want to go (from a map)</w:t>
              </w:r>
              <w:r>
                <w:rPr>
                  <w:rStyle w:val="Enfasidelicata"/>
                  <w:rFonts w:ascii="Bell MT" w:hAnsi="Bell MT"/>
                  <w:i w:val="0"/>
                  <w:iCs w:val="0"/>
                  <w:sz w:val="28"/>
                  <w:szCs w:val="28"/>
                </w:rPr>
                <w:t>.</w:t>
              </w:r>
            </w:moveTo>
          </w:p>
          <w:p w14:paraId="771BEAE2" w14:textId="77777777" w:rsidR="00B70FCF" w:rsidRDefault="00B70FCF" w:rsidP="00B70FCF">
            <w:pPr>
              <w:pStyle w:val="Paragrafoelenco"/>
              <w:numPr>
                <w:ilvl w:val="0"/>
                <w:numId w:val="26"/>
              </w:numPr>
              <w:ind w:left="357" w:hanging="357"/>
              <w:rPr>
                <w:moveTo w:id="96" w:author="Giorgio Romeo" w:date="2020-12-01T15:52:00Z"/>
                <w:rStyle w:val="Enfasidelicata"/>
                <w:rFonts w:ascii="Bell MT" w:hAnsi="Bell MT"/>
                <w:i w:val="0"/>
                <w:iCs w:val="0"/>
                <w:sz w:val="28"/>
                <w:szCs w:val="28"/>
              </w:rPr>
            </w:pPr>
            <w:moveTo w:id="97" w:author="Giorgio Romeo" w:date="2020-12-01T15:52:00Z">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user selects a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from the map</w:t>
              </w:r>
              <w:r>
                <w:rPr>
                  <w:rStyle w:val="Enfasidelicata"/>
                  <w:rFonts w:ascii="Bell MT" w:hAnsi="Bell MT"/>
                  <w:i w:val="0"/>
                  <w:iCs w:val="0"/>
                  <w:sz w:val="28"/>
                  <w:szCs w:val="28"/>
                </w:rPr>
                <w:t>.</w:t>
              </w:r>
            </w:moveTo>
          </w:p>
          <w:p w14:paraId="050ED0A6" w14:textId="77777777" w:rsidR="00B70FCF" w:rsidRPr="00701CE5" w:rsidRDefault="00B70FCF" w:rsidP="00B70FCF">
            <w:pPr>
              <w:pStyle w:val="Paragrafoelenco"/>
              <w:numPr>
                <w:ilvl w:val="0"/>
                <w:numId w:val="26"/>
              </w:numPr>
              <w:ind w:left="357" w:hanging="357"/>
              <w:rPr>
                <w:moveTo w:id="98" w:author="Giorgio Romeo" w:date="2020-12-01T15:52:00Z"/>
                <w:rStyle w:val="Enfasidelicata"/>
                <w:rFonts w:ascii="Bell MT" w:hAnsi="Bell MT"/>
                <w:i w:val="0"/>
                <w:iCs w:val="0"/>
                <w:sz w:val="28"/>
                <w:szCs w:val="28"/>
              </w:rPr>
            </w:pPr>
            <w:moveTo w:id="99" w:author="Giorgio Romeo" w:date="2020-12-01T15:52:00Z">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system provides </w:t>
              </w:r>
              <w:r>
                <w:rPr>
                  <w:rStyle w:val="Enfasidelicata"/>
                  <w:rFonts w:ascii="Bell MT" w:hAnsi="Bell MT"/>
                  <w:i w:val="0"/>
                  <w:iCs w:val="0"/>
                  <w:sz w:val="28"/>
                  <w:szCs w:val="28"/>
                </w:rPr>
                <w:t>the first available time slot for the selected store.</w:t>
              </w:r>
            </w:moveTo>
          </w:p>
          <w:p w14:paraId="24671D30" w14:textId="77777777" w:rsidR="00B70FCF" w:rsidRPr="00701CE5" w:rsidRDefault="00B70FCF" w:rsidP="00B70FCF">
            <w:pPr>
              <w:pStyle w:val="Paragrafoelenco"/>
              <w:numPr>
                <w:ilvl w:val="0"/>
                <w:numId w:val="26"/>
              </w:numPr>
              <w:rPr>
                <w:moveTo w:id="100" w:author="Giorgio Romeo" w:date="2020-12-01T15:52:00Z"/>
                <w:rStyle w:val="Enfasidelicata"/>
                <w:rFonts w:ascii="Bell MT" w:hAnsi="Bell MT"/>
                <w:i w:val="0"/>
                <w:iCs w:val="0"/>
                <w:sz w:val="28"/>
                <w:szCs w:val="28"/>
              </w:rPr>
            </w:pPr>
            <w:moveTo w:id="101" w:author="Giorgio Romeo" w:date="2020-12-01T15:52:00Z">
              <w:r>
                <w:rPr>
                  <w:rStyle w:val="Enfasidelicata"/>
                  <w:rFonts w:ascii="Bell MT" w:hAnsi="Bell MT"/>
                  <w:i w:val="0"/>
                  <w:iCs w:val="0"/>
                  <w:sz w:val="28"/>
                  <w:szCs w:val="28"/>
                </w:rPr>
                <w:t xml:space="preserve">The user clicks </w:t>
              </w:r>
              <w:r w:rsidRPr="00701CE5">
                <w:rPr>
                  <w:rStyle w:val="Enfasidelicata"/>
                  <w:rFonts w:ascii="Bell MT" w:hAnsi="Bell MT"/>
                  <w:i w:val="0"/>
                  <w:iCs w:val="0"/>
                  <w:sz w:val="28"/>
                  <w:szCs w:val="28"/>
                </w:rPr>
                <w:t xml:space="preserve">on the </w:t>
              </w:r>
              <w:r w:rsidRPr="00701CE5">
                <w:rPr>
                  <w:rStyle w:val="Enfasidelicata"/>
                  <w:rFonts w:ascii="Bell MT" w:hAnsi="Bell MT"/>
                  <w:sz w:val="28"/>
                  <w:szCs w:val="28"/>
                </w:rPr>
                <w:t xml:space="preserve">“Confirm” </w:t>
              </w:r>
              <w:r w:rsidRPr="00701CE5">
                <w:rPr>
                  <w:rStyle w:val="Enfasidelicata"/>
                  <w:rFonts w:ascii="Bell MT" w:hAnsi="Bell MT"/>
                  <w:i w:val="0"/>
                  <w:iCs w:val="0"/>
                  <w:sz w:val="28"/>
                  <w:szCs w:val="28"/>
                </w:rPr>
                <w:t>button</w:t>
              </w:r>
              <w:r>
                <w:rPr>
                  <w:rStyle w:val="Enfasidelicata"/>
                  <w:rFonts w:ascii="Bell MT" w:hAnsi="Bell MT"/>
                  <w:i w:val="0"/>
                  <w:iCs w:val="0"/>
                  <w:sz w:val="28"/>
                  <w:szCs w:val="28"/>
                </w:rPr>
                <w:t>.</w:t>
              </w:r>
            </w:moveTo>
          </w:p>
          <w:p w14:paraId="22D78CB6" w14:textId="77777777" w:rsidR="00B70FCF" w:rsidRPr="00701CE5" w:rsidRDefault="00B70FCF" w:rsidP="00B70FCF">
            <w:pPr>
              <w:pStyle w:val="Paragrafoelenco"/>
              <w:numPr>
                <w:ilvl w:val="0"/>
                <w:numId w:val="26"/>
              </w:numPr>
              <w:rPr>
                <w:moveTo w:id="102" w:author="Giorgio Romeo" w:date="2020-12-01T15:52:00Z"/>
                <w:rStyle w:val="Enfasidelicata"/>
                <w:rFonts w:ascii="Bell MT" w:hAnsi="Bell MT"/>
                <w:i w:val="0"/>
                <w:iCs w:val="0"/>
                <w:sz w:val="28"/>
                <w:szCs w:val="28"/>
              </w:rPr>
            </w:pPr>
            <w:moveTo w:id="103" w:author="Giorgio Romeo" w:date="2020-12-01T15:52:00Z">
              <w:r w:rsidRPr="00701CE5">
                <w:rPr>
                  <w:rStyle w:val="Enfasidelicata"/>
                  <w:rFonts w:ascii="Bell MT" w:hAnsi="Bell MT"/>
                  <w:i w:val="0"/>
                  <w:iCs w:val="0"/>
                  <w:sz w:val="28"/>
                  <w:szCs w:val="28"/>
                </w:rPr>
                <w:t>The system notifies the user that the procedure has been successfully managed.</w:t>
              </w:r>
            </w:moveTo>
          </w:p>
          <w:p w14:paraId="423DE687" w14:textId="77777777" w:rsidR="00B70FCF" w:rsidRPr="00701CE5" w:rsidRDefault="00B70FCF" w:rsidP="00B70FCF">
            <w:pPr>
              <w:pStyle w:val="Paragrafoelenco"/>
              <w:numPr>
                <w:ilvl w:val="0"/>
                <w:numId w:val="26"/>
              </w:numPr>
              <w:rPr>
                <w:moveTo w:id="104" w:author="Giorgio Romeo" w:date="2020-12-01T15:52:00Z"/>
                <w:rStyle w:val="Enfasidelicata"/>
                <w:rFonts w:ascii="Bell MT" w:hAnsi="Bell MT"/>
                <w:i w:val="0"/>
                <w:iCs w:val="0"/>
                <w:sz w:val="28"/>
                <w:szCs w:val="28"/>
              </w:rPr>
            </w:pPr>
            <w:moveTo w:id="105" w:author="Giorgio Romeo" w:date="2020-12-01T15:52:00Z">
              <w:r w:rsidRPr="00701CE5">
                <w:rPr>
                  <w:rStyle w:val="Enfasidelicata"/>
                  <w:rFonts w:ascii="Bell MT" w:hAnsi="Bell MT"/>
                  <w:i w:val="0"/>
                  <w:iCs w:val="0"/>
                  <w:sz w:val="28"/>
                  <w:szCs w:val="28"/>
                </w:rPr>
                <w:t>The system sends to the user the virtual ticket containing:</w:t>
              </w:r>
            </w:moveTo>
          </w:p>
          <w:p w14:paraId="5BC19CA9" w14:textId="77777777" w:rsidR="00B70FCF" w:rsidRDefault="00B70FCF" w:rsidP="00B70FCF">
            <w:pPr>
              <w:pStyle w:val="Paragrafoelenco"/>
              <w:numPr>
                <w:ilvl w:val="0"/>
                <w:numId w:val="34"/>
              </w:numPr>
              <w:ind w:left="754" w:hanging="357"/>
              <w:rPr>
                <w:moveTo w:id="106" w:author="Giorgio Romeo" w:date="2020-12-01T15:52:00Z"/>
                <w:rStyle w:val="Enfasidelicata"/>
                <w:rFonts w:ascii="Bell MT" w:hAnsi="Bell MT"/>
                <w:i w:val="0"/>
                <w:iCs w:val="0"/>
                <w:sz w:val="28"/>
                <w:szCs w:val="28"/>
              </w:rPr>
            </w:pPr>
            <w:moveTo w:id="107" w:author="Giorgio Romeo" w:date="2020-12-01T15:52:00Z">
              <w:r w:rsidRPr="00701CE5">
                <w:rPr>
                  <w:rStyle w:val="Enfasidelicata"/>
                  <w:rFonts w:ascii="Bell MT" w:hAnsi="Bell MT"/>
                  <w:i w:val="0"/>
                  <w:iCs w:val="0"/>
                  <w:sz w:val="28"/>
                  <w:szCs w:val="28"/>
                </w:rPr>
                <w:t>The user’s selected</w:t>
              </w:r>
              <w:r>
                <w:rPr>
                  <w:rStyle w:val="Enfasidelicata"/>
                  <w:rFonts w:ascii="Bell MT" w:hAnsi="Bell MT"/>
                  <w:i w:val="0"/>
                  <w:iCs w:val="0"/>
                  <w:sz w:val="28"/>
                  <w:szCs w:val="28"/>
                </w:rPr>
                <w:t xml:space="preserve"> time slot.</w:t>
              </w:r>
            </w:moveTo>
          </w:p>
          <w:p w14:paraId="2DA3F482" w14:textId="77777777" w:rsidR="00B70FCF" w:rsidRDefault="00B70FCF" w:rsidP="00B70FCF">
            <w:pPr>
              <w:pStyle w:val="Paragrafoelenco"/>
              <w:numPr>
                <w:ilvl w:val="0"/>
                <w:numId w:val="34"/>
              </w:numPr>
              <w:ind w:left="754" w:hanging="357"/>
              <w:rPr>
                <w:moveTo w:id="108" w:author="Giorgio Romeo" w:date="2020-12-01T15:52:00Z"/>
                <w:rStyle w:val="Enfasidelicata"/>
                <w:rFonts w:ascii="Bell MT" w:hAnsi="Bell MT"/>
                <w:i w:val="0"/>
                <w:iCs w:val="0"/>
                <w:sz w:val="28"/>
                <w:szCs w:val="28"/>
              </w:rPr>
            </w:pPr>
            <w:moveTo w:id="109" w:author="Giorgio Romeo" w:date="2020-12-01T15:52:00Z">
              <w:r>
                <w:rPr>
                  <w:rStyle w:val="Enfasidelicata"/>
                  <w:rFonts w:ascii="Bell MT" w:hAnsi="Bell MT"/>
                  <w:i w:val="0"/>
                  <w:iCs w:val="0"/>
                  <w:sz w:val="28"/>
                  <w:szCs w:val="28"/>
                </w:rPr>
                <w:t>The store’s name and address.</w:t>
              </w:r>
            </w:moveTo>
          </w:p>
          <w:p w14:paraId="05E7F566" w14:textId="77777777" w:rsidR="00B70FCF" w:rsidRPr="00701CE5" w:rsidRDefault="00B70FCF" w:rsidP="00B70FCF">
            <w:pPr>
              <w:pStyle w:val="Paragrafoelenco"/>
              <w:numPr>
                <w:ilvl w:val="0"/>
                <w:numId w:val="34"/>
              </w:numPr>
              <w:ind w:left="754" w:hanging="357"/>
              <w:rPr>
                <w:moveTo w:id="110" w:author="Giorgio Romeo" w:date="2020-12-01T15:52:00Z"/>
                <w:rStyle w:val="Enfasidelicata"/>
                <w:rFonts w:ascii="Bell MT" w:hAnsi="Bell MT"/>
                <w:i w:val="0"/>
                <w:iCs w:val="0"/>
                <w:sz w:val="28"/>
                <w:szCs w:val="28"/>
              </w:rPr>
            </w:pPr>
            <w:moveTo w:id="111" w:author="Giorgio Romeo" w:date="2020-12-01T15:52:00Z">
              <w:r>
                <w:rPr>
                  <w:rStyle w:val="Enfasidelicata"/>
                  <w:rFonts w:ascii="Bell MT" w:hAnsi="Bell MT"/>
                  <w:i w:val="0"/>
                  <w:iCs w:val="0"/>
                  <w:sz w:val="28"/>
                  <w:szCs w:val="28"/>
                </w:rPr>
                <w:t>The QR code to enter (and exit) the store.</w:t>
              </w:r>
            </w:moveTo>
          </w:p>
        </w:tc>
      </w:tr>
      <w:tr w:rsidR="00B70FCF" w14:paraId="45C3437F" w14:textId="77777777" w:rsidTr="00B70FCF">
        <w:trPr>
          <w:trHeight w:val="361"/>
          <w:trPrChange w:id="112" w:author="Giorgio Romeo" w:date="2020-12-01T15:52:00Z">
            <w:trPr>
              <w:trHeight w:val="361"/>
            </w:trPr>
          </w:trPrChange>
        </w:trPr>
        <w:tc>
          <w:tcPr>
            <w:tcW w:w="1985" w:type="dxa"/>
            <w:tcPrChange w:id="113" w:author="Giorgio Romeo" w:date="2020-12-01T15:52:00Z">
              <w:tcPr>
                <w:tcW w:w="1985" w:type="dxa"/>
              </w:tcPr>
            </w:tcPrChange>
          </w:tcPr>
          <w:p w14:paraId="490D6394" w14:textId="77777777" w:rsidR="00B70FCF" w:rsidRDefault="00B70FCF" w:rsidP="00B70FCF">
            <w:pPr>
              <w:pStyle w:val="Paragrafoelenco"/>
              <w:ind w:left="0"/>
              <w:jc w:val="center"/>
              <w:rPr>
                <w:moveTo w:id="114" w:author="Giorgio Romeo" w:date="2020-12-01T15:52:00Z"/>
                <w:rStyle w:val="Enfasidelicata"/>
                <w:rFonts w:ascii="Bell MT" w:hAnsi="Bell MT"/>
                <w:i w:val="0"/>
                <w:iCs w:val="0"/>
                <w:sz w:val="32"/>
                <w:szCs w:val="32"/>
              </w:rPr>
            </w:pPr>
            <w:moveTo w:id="115" w:author="Giorgio Romeo" w:date="2020-12-01T15:52:00Z">
              <w:r>
                <w:rPr>
                  <w:rStyle w:val="Enfasidelicata"/>
                  <w:rFonts w:ascii="Bell MT" w:hAnsi="Bell MT"/>
                  <w:i w:val="0"/>
                  <w:iCs w:val="0"/>
                  <w:sz w:val="32"/>
                  <w:szCs w:val="32"/>
                </w:rPr>
                <w:t>Exit condition</w:t>
              </w:r>
            </w:moveTo>
          </w:p>
        </w:tc>
        <w:tc>
          <w:tcPr>
            <w:tcW w:w="6815" w:type="dxa"/>
            <w:tcPrChange w:id="116" w:author="Giorgio Romeo" w:date="2020-12-01T15:52:00Z">
              <w:tcPr>
                <w:tcW w:w="6815" w:type="dxa"/>
              </w:tcPr>
            </w:tcPrChange>
          </w:tcPr>
          <w:p w14:paraId="21B20700" w14:textId="77777777" w:rsidR="00B70FCF" w:rsidRPr="002967F3" w:rsidRDefault="00B70FCF" w:rsidP="00B70FCF">
            <w:pPr>
              <w:pStyle w:val="Paragrafoelenco"/>
              <w:ind w:left="0"/>
              <w:rPr>
                <w:moveTo w:id="117" w:author="Giorgio Romeo" w:date="2020-12-01T15:52:00Z"/>
                <w:rStyle w:val="Enfasidelicata"/>
                <w:rFonts w:ascii="Bell MT" w:hAnsi="Bell MT"/>
                <w:i w:val="0"/>
                <w:iCs w:val="0"/>
                <w:sz w:val="28"/>
                <w:szCs w:val="28"/>
              </w:rPr>
            </w:pPr>
            <w:moveTo w:id="118" w:author="Giorgio Romeo" w:date="2020-12-01T15:52:00Z">
              <w:r>
                <w:rPr>
                  <w:rStyle w:val="Enfasidelicata"/>
                  <w:rFonts w:ascii="Bell MT" w:hAnsi="Bell MT"/>
                  <w:i w:val="0"/>
                  <w:iCs w:val="0"/>
                  <w:sz w:val="28"/>
                  <w:szCs w:val="28"/>
                </w:rPr>
                <w:t xml:space="preserve">The user successfully receives the virtual ticket. </w:t>
              </w:r>
            </w:moveTo>
          </w:p>
        </w:tc>
      </w:tr>
      <w:tr w:rsidR="00B70FCF" w14:paraId="5B35C405" w14:textId="77777777" w:rsidTr="00B70FCF">
        <w:trPr>
          <w:trHeight w:val="404"/>
          <w:trPrChange w:id="119" w:author="Giorgio Romeo" w:date="2020-12-01T15:52:00Z">
            <w:trPr>
              <w:trHeight w:val="404"/>
            </w:trPr>
          </w:trPrChange>
        </w:trPr>
        <w:tc>
          <w:tcPr>
            <w:tcW w:w="1985" w:type="dxa"/>
            <w:tcPrChange w:id="120" w:author="Giorgio Romeo" w:date="2020-12-01T15:52:00Z">
              <w:tcPr>
                <w:tcW w:w="1985" w:type="dxa"/>
              </w:tcPr>
            </w:tcPrChange>
          </w:tcPr>
          <w:p w14:paraId="6F013753" w14:textId="77777777" w:rsidR="00B70FCF" w:rsidRDefault="00B70FCF" w:rsidP="00B70FCF">
            <w:pPr>
              <w:pStyle w:val="Paragrafoelenco"/>
              <w:ind w:left="0"/>
              <w:jc w:val="center"/>
              <w:rPr>
                <w:moveTo w:id="121" w:author="Giorgio Romeo" w:date="2020-12-01T15:52:00Z"/>
                <w:rStyle w:val="Enfasidelicata"/>
                <w:rFonts w:ascii="Bell MT" w:hAnsi="Bell MT"/>
                <w:i w:val="0"/>
                <w:iCs w:val="0"/>
                <w:sz w:val="32"/>
                <w:szCs w:val="32"/>
              </w:rPr>
            </w:pPr>
            <w:moveTo w:id="122" w:author="Giorgio Romeo" w:date="2020-12-01T15:52:00Z">
              <w:r>
                <w:rPr>
                  <w:rStyle w:val="Enfasidelicata"/>
                  <w:rFonts w:ascii="Bell MT" w:hAnsi="Bell MT"/>
                  <w:i w:val="0"/>
                  <w:iCs w:val="0"/>
                  <w:sz w:val="32"/>
                  <w:szCs w:val="32"/>
                </w:rPr>
                <w:t>Exceptions</w:t>
              </w:r>
            </w:moveTo>
          </w:p>
        </w:tc>
        <w:tc>
          <w:tcPr>
            <w:tcW w:w="6815" w:type="dxa"/>
            <w:tcPrChange w:id="123" w:author="Giorgio Romeo" w:date="2020-12-01T15:52:00Z">
              <w:tcPr>
                <w:tcW w:w="6815" w:type="dxa"/>
              </w:tcPr>
            </w:tcPrChange>
          </w:tcPr>
          <w:p w14:paraId="1CB46357" w14:textId="77777777" w:rsidR="00B70FCF" w:rsidRDefault="00B70FCF" w:rsidP="00B70FCF">
            <w:pPr>
              <w:pStyle w:val="Paragrafoelenco"/>
              <w:numPr>
                <w:ilvl w:val="0"/>
                <w:numId w:val="48"/>
              </w:numPr>
              <w:ind w:left="357" w:hanging="357"/>
              <w:rPr>
                <w:moveTo w:id="124" w:author="Giorgio Romeo" w:date="2020-12-01T15:52:00Z"/>
                <w:rStyle w:val="Enfasidelicata"/>
                <w:rFonts w:ascii="Bell MT" w:hAnsi="Bell MT"/>
                <w:i w:val="0"/>
                <w:iCs w:val="0"/>
                <w:sz w:val="28"/>
                <w:szCs w:val="28"/>
              </w:rPr>
            </w:pPr>
            <w:moveTo w:id="125" w:author="Giorgio Romeo" w:date="2020-12-01T15:52:00Z">
              <w:r>
                <w:rPr>
                  <w:rStyle w:val="Enfasidelicata"/>
                  <w:rFonts w:ascii="Bell MT" w:hAnsi="Bell MT"/>
                  <w:i w:val="0"/>
                  <w:iCs w:val="0"/>
                  <w:sz w:val="28"/>
                  <w:szCs w:val="28"/>
                </w:rPr>
                <w:t xml:space="preserve">The user refuses the provided time slot clicking on the </w:t>
              </w:r>
              <w:r w:rsidRPr="00EA3631">
                <w:rPr>
                  <w:rStyle w:val="Enfasidelicata"/>
                  <w:rFonts w:ascii="Bell MT" w:hAnsi="Bell MT"/>
                  <w:sz w:val="28"/>
                  <w:szCs w:val="28"/>
                </w:rPr>
                <w:t>“</w:t>
              </w:r>
              <w:r>
                <w:rPr>
                  <w:rStyle w:val="Enfasidelicata"/>
                  <w:rFonts w:ascii="Bell MT" w:hAnsi="Bell MT"/>
                  <w:sz w:val="28"/>
                  <w:szCs w:val="28"/>
                </w:rPr>
                <w:t>Cancel</w:t>
              </w:r>
              <w:r w:rsidRPr="00EA3631">
                <w:rPr>
                  <w:rStyle w:val="Enfasidelicata"/>
                  <w:rFonts w:ascii="Bell MT" w:hAnsi="Bell MT"/>
                  <w:sz w:val="28"/>
                  <w:szCs w:val="28"/>
                </w:rPr>
                <w:t>”</w:t>
              </w:r>
              <w:r>
                <w:rPr>
                  <w:rStyle w:val="Enfasidelicata"/>
                  <w:rFonts w:ascii="Bell MT" w:hAnsi="Bell MT"/>
                  <w:sz w:val="28"/>
                  <w:szCs w:val="28"/>
                </w:rPr>
                <w:t xml:space="preserve"> </w:t>
              </w:r>
              <w:r>
                <w:rPr>
                  <w:rStyle w:val="Enfasidelicata"/>
                  <w:rFonts w:ascii="Bell MT" w:hAnsi="Bell MT"/>
                  <w:i w:val="0"/>
                  <w:iCs w:val="0"/>
                  <w:sz w:val="28"/>
                  <w:szCs w:val="28"/>
                </w:rPr>
                <w:t>button.</w:t>
              </w:r>
            </w:moveTo>
          </w:p>
          <w:p w14:paraId="4F53C191" w14:textId="0918A056" w:rsidR="00B70FCF" w:rsidRPr="001C2511" w:rsidRDefault="00B70FCF" w:rsidP="00B70FCF">
            <w:pPr>
              <w:pStyle w:val="Paragrafoelenco"/>
              <w:ind w:left="357"/>
              <w:rPr>
                <w:moveTo w:id="126" w:author="Giorgio Romeo" w:date="2020-12-01T15:52:00Z"/>
                <w:rStyle w:val="Enfasidelicata"/>
                <w:rFonts w:ascii="Bell MT" w:hAnsi="Bell MT"/>
                <w:i w:val="0"/>
                <w:iCs w:val="0"/>
                <w:sz w:val="28"/>
                <w:szCs w:val="28"/>
              </w:rPr>
            </w:pPr>
            <w:moveTo w:id="127" w:author="Giorgio Romeo" w:date="2020-12-01T15:52:00Z">
              <w:r>
                <w:rPr>
                  <w:rStyle w:val="Enfasidelicata"/>
                  <w:rFonts w:ascii="Bell MT" w:hAnsi="Bell MT"/>
                  <w:i w:val="0"/>
                  <w:iCs w:val="0"/>
                  <w:sz w:val="28"/>
                  <w:szCs w:val="28"/>
                </w:rPr>
                <w:t>The system redirects the user to th</w:t>
              </w:r>
            </w:moveTo>
            <w:ins w:id="128" w:author="Giorgio Romeo" w:date="2020-12-01T23:02:00Z">
              <w:r w:rsidR="00F57479">
                <w:rPr>
                  <w:rStyle w:val="Enfasidelicata"/>
                  <w:rFonts w:ascii="Bell MT" w:hAnsi="Bell MT"/>
                  <w:i w:val="0"/>
                  <w:iCs w:val="0"/>
                  <w:sz w:val="28"/>
                  <w:szCs w:val="28"/>
                </w:rPr>
                <w:t>e home</w:t>
              </w:r>
            </w:ins>
            <w:moveTo w:id="129" w:author="Giorgio Romeo" w:date="2020-12-01T15:52:00Z">
              <w:del w:id="130" w:author="Giorgio Romeo" w:date="2020-12-01T23:02:00Z">
                <w:r w:rsidDel="00F57479">
                  <w:rPr>
                    <w:rStyle w:val="Enfasidelicata"/>
                    <w:rFonts w:ascii="Bell MT" w:hAnsi="Bell MT"/>
                    <w:i w:val="0"/>
                    <w:iCs w:val="0"/>
                    <w:sz w:val="28"/>
                    <w:szCs w:val="28"/>
                  </w:rPr>
                  <w:delText xml:space="preserve">e selection </w:delText>
                </w:r>
              </w:del>
              <w:r>
                <w:rPr>
                  <w:rStyle w:val="Enfasidelicata"/>
                  <w:rFonts w:ascii="Bell MT" w:hAnsi="Bell MT"/>
                  <w:i w:val="0"/>
                  <w:iCs w:val="0"/>
                  <w:sz w:val="28"/>
                  <w:szCs w:val="28"/>
                </w:rPr>
                <w:t>page (</w:t>
              </w:r>
              <w:r w:rsidRPr="00EA3631">
                <w:rPr>
                  <w:rStyle w:val="Enfasidelicata"/>
                  <w:rFonts w:ascii="Bell MT" w:hAnsi="Bell MT"/>
                  <w:sz w:val="28"/>
                  <w:szCs w:val="28"/>
                </w:rPr>
                <w:t>Events flow</w:t>
              </w:r>
              <w:r>
                <w:rPr>
                  <w:rStyle w:val="Enfasidelicata"/>
                  <w:rFonts w:ascii="Bell MT" w:hAnsi="Bell MT"/>
                  <w:i w:val="0"/>
                  <w:iCs w:val="0"/>
                  <w:sz w:val="28"/>
                  <w:szCs w:val="28"/>
                </w:rPr>
                <w:t xml:space="preserve"> starts again from event </w:t>
              </w:r>
            </w:moveTo>
            <w:ins w:id="131" w:author="Giorgio Romeo" w:date="2020-12-01T23:02:00Z">
              <w:r w:rsidR="00F57479">
                <w:rPr>
                  <w:rStyle w:val="Enfasidelicata"/>
                  <w:rFonts w:ascii="Bell MT" w:hAnsi="Bell MT"/>
                  <w:i w:val="0"/>
                  <w:iCs w:val="0"/>
                  <w:sz w:val="28"/>
                  <w:szCs w:val="28"/>
                </w:rPr>
                <w:t>1</w:t>
              </w:r>
            </w:ins>
            <w:moveTo w:id="132" w:author="Giorgio Romeo" w:date="2020-12-01T15:52:00Z">
              <w:del w:id="133" w:author="Giorgio Romeo" w:date="2020-12-01T23:02:00Z">
                <w:r w:rsidDel="00F57479">
                  <w:rPr>
                    <w:rStyle w:val="Enfasidelicata"/>
                    <w:rFonts w:ascii="Bell MT" w:hAnsi="Bell MT"/>
                    <w:i w:val="0"/>
                    <w:iCs w:val="0"/>
                    <w:sz w:val="28"/>
                    <w:szCs w:val="28"/>
                  </w:rPr>
                  <w:delText>3</w:delText>
                </w:r>
              </w:del>
              <w:r>
                <w:rPr>
                  <w:rStyle w:val="Enfasidelicata"/>
                  <w:rFonts w:ascii="Bell MT" w:hAnsi="Bell MT"/>
                  <w:i w:val="0"/>
                  <w:iCs w:val="0"/>
                  <w:sz w:val="28"/>
                  <w:szCs w:val="28"/>
                </w:rPr>
                <w:t>).</w:t>
              </w:r>
            </w:moveTo>
          </w:p>
        </w:tc>
      </w:tr>
      <w:moveToRangeEnd w:id="75"/>
    </w:tbl>
    <w:p w14:paraId="3B7B9698" w14:textId="157AF792" w:rsidR="00B70FCF" w:rsidRDefault="00B70FCF" w:rsidP="00B70FCF">
      <w:pPr>
        <w:spacing w:line="240" w:lineRule="auto"/>
        <w:rPr>
          <w:ins w:id="134" w:author="Giorgio Romeo" w:date="2020-12-01T15:52:00Z"/>
          <w:rStyle w:val="Enfasidelicata"/>
          <w:rFonts w:ascii="Bell MT" w:hAnsi="Bell MT"/>
          <w:sz w:val="28"/>
          <w:szCs w:val="28"/>
        </w:rPr>
      </w:pPr>
    </w:p>
    <w:p w14:paraId="29785E94" w14:textId="09D112A2" w:rsidR="00B70FCF" w:rsidRDefault="00B70FCF" w:rsidP="00B70FCF">
      <w:pPr>
        <w:spacing w:line="240" w:lineRule="auto"/>
        <w:rPr>
          <w:ins w:id="135" w:author="Giorgio Romeo" w:date="2020-12-01T15:52:00Z"/>
          <w:rStyle w:val="Enfasidelicata"/>
          <w:rFonts w:ascii="Bell MT" w:hAnsi="Bell MT"/>
          <w:sz w:val="28"/>
          <w:szCs w:val="28"/>
        </w:rPr>
      </w:pPr>
    </w:p>
    <w:p w14:paraId="34C4938A" w14:textId="745CE1EE" w:rsidR="00B70FCF" w:rsidRDefault="00B70FCF" w:rsidP="00B70FCF">
      <w:pPr>
        <w:spacing w:line="240" w:lineRule="auto"/>
        <w:rPr>
          <w:ins w:id="136" w:author="Giorgio Romeo" w:date="2020-12-01T15:52:00Z"/>
          <w:rStyle w:val="Enfasidelicata"/>
          <w:rFonts w:ascii="Bell MT" w:hAnsi="Bell MT"/>
          <w:sz w:val="28"/>
          <w:szCs w:val="28"/>
        </w:rPr>
      </w:pPr>
    </w:p>
    <w:p w14:paraId="2A546EA2" w14:textId="04250A68" w:rsidR="00B70FCF" w:rsidRDefault="00B70FCF" w:rsidP="00B70FCF">
      <w:pPr>
        <w:spacing w:line="240" w:lineRule="auto"/>
        <w:rPr>
          <w:ins w:id="137" w:author="Giorgio Romeo" w:date="2020-12-01T15:52:00Z"/>
          <w:rStyle w:val="Enfasidelicata"/>
          <w:rFonts w:ascii="Bell MT" w:hAnsi="Bell MT"/>
          <w:sz w:val="28"/>
          <w:szCs w:val="28"/>
        </w:rPr>
      </w:pPr>
    </w:p>
    <w:p w14:paraId="1C0CEB2F" w14:textId="36A734C7" w:rsidR="00B70FCF" w:rsidRDefault="00B70FCF" w:rsidP="00B70FCF">
      <w:pPr>
        <w:spacing w:line="240" w:lineRule="auto"/>
        <w:rPr>
          <w:ins w:id="138" w:author="Giorgio Romeo" w:date="2020-12-01T15:52:00Z"/>
          <w:rStyle w:val="Enfasidelicata"/>
          <w:rFonts w:ascii="Bell MT" w:hAnsi="Bell MT"/>
          <w:sz w:val="28"/>
          <w:szCs w:val="28"/>
        </w:rPr>
      </w:pPr>
    </w:p>
    <w:p w14:paraId="47A093CE" w14:textId="765313AF" w:rsidR="00B70FCF" w:rsidRDefault="00B70FCF" w:rsidP="00B70FCF">
      <w:pPr>
        <w:spacing w:line="240" w:lineRule="auto"/>
        <w:rPr>
          <w:ins w:id="139" w:author="Giorgio Romeo" w:date="2020-12-01T15:52:00Z"/>
          <w:rStyle w:val="Enfasidelicata"/>
          <w:rFonts w:ascii="Bell MT" w:hAnsi="Bell MT"/>
          <w:sz w:val="28"/>
          <w:szCs w:val="28"/>
        </w:rPr>
      </w:pPr>
    </w:p>
    <w:p w14:paraId="6C271636" w14:textId="328BF65A" w:rsidR="00B70FCF" w:rsidRDefault="00B70FCF" w:rsidP="00B70FCF">
      <w:pPr>
        <w:spacing w:line="240" w:lineRule="auto"/>
        <w:rPr>
          <w:ins w:id="140" w:author="Giorgio Romeo" w:date="2020-12-01T15:52:00Z"/>
          <w:rStyle w:val="Enfasidelicata"/>
          <w:rFonts w:ascii="Bell MT" w:hAnsi="Bell MT"/>
          <w:sz w:val="28"/>
          <w:szCs w:val="28"/>
        </w:rPr>
      </w:pPr>
    </w:p>
    <w:p w14:paraId="3E76A15A" w14:textId="6818DE8C" w:rsidR="00B70FCF" w:rsidRDefault="00B70FCF" w:rsidP="00B70FCF">
      <w:pPr>
        <w:spacing w:line="240" w:lineRule="auto"/>
        <w:rPr>
          <w:ins w:id="141" w:author="Giorgio Romeo" w:date="2020-12-01T15:52:00Z"/>
          <w:rStyle w:val="Enfasidelicata"/>
          <w:rFonts w:ascii="Bell MT" w:hAnsi="Bell MT"/>
          <w:sz w:val="28"/>
          <w:szCs w:val="28"/>
        </w:rPr>
      </w:pPr>
    </w:p>
    <w:p w14:paraId="1D1E8D6F" w14:textId="3824965E" w:rsidR="00B70FCF" w:rsidRDefault="00B70FCF" w:rsidP="00B70FCF">
      <w:pPr>
        <w:spacing w:line="240" w:lineRule="auto"/>
        <w:rPr>
          <w:ins w:id="142" w:author="Giorgio Romeo" w:date="2020-12-01T15:52:00Z"/>
          <w:rStyle w:val="Enfasidelicata"/>
          <w:rFonts w:ascii="Bell MT" w:hAnsi="Bell MT"/>
          <w:sz w:val="28"/>
          <w:szCs w:val="28"/>
        </w:rPr>
      </w:pPr>
    </w:p>
    <w:p w14:paraId="6EA97314" w14:textId="75B0CBC9" w:rsidR="00B70FCF" w:rsidRDefault="00B70FCF" w:rsidP="00B70FCF">
      <w:pPr>
        <w:spacing w:line="240" w:lineRule="auto"/>
        <w:rPr>
          <w:ins w:id="143" w:author="Giorgio Romeo" w:date="2020-12-01T15:52:00Z"/>
          <w:rStyle w:val="Enfasidelicata"/>
          <w:rFonts w:ascii="Bell MT" w:hAnsi="Bell MT"/>
          <w:sz w:val="28"/>
          <w:szCs w:val="28"/>
        </w:rPr>
      </w:pPr>
    </w:p>
    <w:p w14:paraId="1A86D23C" w14:textId="413C1725" w:rsidR="00B70FCF" w:rsidRDefault="00B70FCF" w:rsidP="00B70FCF">
      <w:pPr>
        <w:spacing w:line="240" w:lineRule="auto"/>
        <w:rPr>
          <w:ins w:id="144" w:author="Giorgio Romeo" w:date="2020-12-01T15:52:00Z"/>
          <w:rStyle w:val="Enfasidelicata"/>
          <w:rFonts w:ascii="Bell MT" w:hAnsi="Bell MT"/>
          <w:sz w:val="28"/>
          <w:szCs w:val="28"/>
        </w:rPr>
      </w:pPr>
    </w:p>
    <w:p w14:paraId="3950CDFE" w14:textId="6BFB6429" w:rsidR="00B70FCF" w:rsidRDefault="00B70FCF" w:rsidP="00B70FCF">
      <w:pPr>
        <w:spacing w:line="240" w:lineRule="auto"/>
        <w:rPr>
          <w:ins w:id="145" w:author="Giorgio Romeo" w:date="2020-12-01T15:52:00Z"/>
          <w:rStyle w:val="Enfasidelicata"/>
          <w:rFonts w:ascii="Bell MT" w:hAnsi="Bell MT"/>
          <w:sz w:val="28"/>
          <w:szCs w:val="28"/>
        </w:rPr>
      </w:pPr>
    </w:p>
    <w:p w14:paraId="263E5F66" w14:textId="41DE921D" w:rsidR="00B70FCF" w:rsidRDefault="00B70FCF" w:rsidP="00B70FCF">
      <w:pPr>
        <w:spacing w:line="240" w:lineRule="auto"/>
        <w:rPr>
          <w:ins w:id="146" w:author="Giorgio Romeo" w:date="2020-12-01T15:52:00Z"/>
          <w:rStyle w:val="Enfasidelicata"/>
          <w:rFonts w:ascii="Bell MT" w:hAnsi="Bell MT"/>
          <w:sz w:val="28"/>
          <w:szCs w:val="28"/>
        </w:rPr>
      </w:pPr>
    </w:p>
    <w:p w14:paraId="12983602" w14:textId="745CAB89" w:rsidR="00B70FCF" w:rsidRDefault="00B70FCF" w:rsidP="00B70FCF">
      <w:pPr>
        <w:spacing w:line="240" w:lineRule="auto"/>
        <w:rPr>
          <w:ins w:id="147" w:author="Giorgio Romeo" w:date="2020-12-01T15:52:00Z"/>
          <w:rStyle w:val="Enfasidelicata"/>
          <w:rFonts w:ascii="Bell MT" w:hAnsi="Bell MT"/>
          <w:sz w:val="28"/>
          <w:szCs w:val="28"/>
        </w:rPr>
      </w:pPr>
    </w:p>
    <w:p w14:paraId="222DAB8B" w14:textId="4D1AC83D" w:rsidR="00B70FCF" w:rsidRDefault="00B70FCF" w:rsidP="00B70FCF">
      <w:pPr>
        <w:spacing w:line="240" w:lineRule="auto"/>
        <w:rPr>
          <w:ins w:id="148" w:author="Giorgio Romeo" w:date="2020-12-01T15:52:00Z"/>
          <w:rStyle w:val="Enfasidelicata"/>
          <w:rFonts w:ascii="Bell MT" w:hAnsi="Bell MT"/>
          <w:sz w:val="28"/>
          <w:szCs w:val="28"/>
        </w:rPr>
      </w:pPr>
    </w:p>
    <w:p w14:paraId="1780B6B6" w14:textId="3FEE22D5" w:rsidR="00B70FCF" w:rsidRDefault="00B70FCF" w:rsidP="00B70FCF">
      <w:pPr>
        <w:spacing w:line="240" w:lineRule="auto"/>
        <w:rPr>
          <w:ins w:id="149" w:author="Giorgio Romeo" w:date="2020-12-01T15:52:00Z"/>
          <w:rStyle w:val="Enfasidelicata"/>
          <w:rFonts w:ascii="Bell MT" w:hAnsi="Bell MT"/>
          <w:sz w:val="28"/>
          <w:szCs w:val="28"/>
        </w:rPr>
      </w:pPr>
    </w:p>
    <w:p w14:paraId="2DBB207E" w14:textId="7EDA56D0" w:rsidR="00B70FCF" w:rsidRDefault="00B70FCF" w:rsidP="00B70FCF">
      <w:pPr>
        <w:spacing w:line="240" w:lineRule="auto"/>
        <w:rPr>
          <w:ins w:id="150" w:author="Giorgio Romeo" w:date="2020-12-01T15:52:00Z"/>
          <w:rStyle w:val="Enfasidelicata"/>
          <w:rFonts w:ascii="Bell MT" w:hAnsi="Bell MT"/>
          <w:sz w:val="28"/>
          <w:szCs w:val="28"/>
        </w:rPr>
      </w:pPr>
    </w:p>
    <w:p w14:paraId="19416FFD" w14:textId="7E71EB4A" w:rsidR="00B70FCF" w:rsidRDefault="00B70FCF" w:rsidP="00B70FCF">
      <w:pPr>
        <w:spacing w:line="240" w:lineRule="auto"/>
        <w:rPr>
          <w:ins w:id="151" w:author="Giorgio Romeo" w:date="2020-12-01T15:52:00Z"/>
          <w:rStyle w:val="Enfasidelicata"/>
          <w:rFonts w:ascii="Bell MT" w:hAnsi="Bell MT"/>
          <w:sz w:val="28"/>
          <w:szCs w:val="28"/>
        </w:rPr>
      </w:pPr>
    </w:p>
    <w:p w14:paraId="735C606E" w14:textId="39EC4131" w:rsidR="00B70FCF" w:rsidRDefault="00B70FCF" w:rsidP="00B70FCF">
      <w:pPr>
        <w:spacing w:line="240" w:lineRule="auto"/>
        <w:rPr>
          <w:ins w:id="152" w:author="Giorgio Romeo" w:date="2020-12-01T15:52:00Z"/>
          <w:rStyle w:val="Enfasidelicata"/>
          <w:rFonts w:ascii="Bell MT" w:hAnsi="Bell MT"/>
          <w:sz w:val="28"/>
          <w:szCs w:val="28"/>
        </w:rPr>
      </w:pPr>
    </w:p>
    <w:p w14:paraId="378DB790" w14:textId="52C7E315" w:rsidR="00B70FCF" w:rsidRDefault="00B70FCF" w:rsidP="00B70FCF">
      <w:pPr>
        <w:spacing w:line="240" w:lineRule="auto"/>
        <w:rPr>
          <w:ins w:id="153" w:author="Giorgio Romeo" w:date="2020-12-01T15:52:00Z"/>
          <w:rStyle w:val="Enfasidelicata"/>
          <w:rFonts w:ascii="Bell MT" w:hAnsi="Bell MT"/>
          <w:sz w:val="28"/>
          <w:szCs w:val="28"/>
        </w:rPr>
      </w:pPr>
    </w:p>
    <w:p w14:paraId="595F7950" w14:textId="3EBDE65A" w:rsidR="00B70FCF" w:rsidRDefault="00B70FCF" w:rsidP="00B70FCF">
      <w:pPr>
        <w:spacing w:line="240" w:lineRule="auto"/>
        <w:rPr>
          <w:ins w:id="154" w:author="Giorgio Romeo" w:date="2020-12-01T15:52:00Z"/>
          <w:rStyle w:val="Enfasidelicata"/>
          <w:rFonts w:ascii="Bell MT" w:hAnsi="Bell MT"/>
          <w:sz w:val="28"/>
          <w:szCs w:val="28"/>
        </w:rPr>
      </w:pPr>
    </w:p>
    <w:p w14:paraId="163AE0F1" w14:textId="6BD433A6" w:rsidR="00B70FCF" w:rsidRDefault="00B70FCF" w:rsidP="00B70FCF">
      <w:pPr>
        <w:spacing w:line="240" w:lineRule="auto"/>
        <w:rPr>
          <w:ins w:id="155" w:author="Giorgio Romeo" w:date="2020-12-01T15:52:00Z"/>
          <w:rStyle w:val="Enfasidelicata"/>
          <w:rFonts w:ascii="Bell MT" w:hAnsi="Bell MT"/>
          <w:sz w:val="28"/>
          <w:szCs w:val="28"/>
        </w:rPr>
      </w:pPr>
    </w:p>
    <w:p w14:paraId="46CE46B0" w14:textId="727AB09E" w:rsidR="00B70FCF" w:rsidRDefault="00B70FCF" w:rsidP="00B70FCF">
      <w:pPr>
        <w:spacing w:line="240" w:lineRule="auto"/>
        <w:rPr>
          <w:ins w:id="156" w:author="Giorgio Romeo" w:date="2020-12-01T15:52:00Z"/>
          <w:rStyle w:val="Enfasidelicata"/>
          <w:rFonts w:ascii="Bell MT" w:hAnsi="Bell MT"/>
          <w:sz w:val="28"/>
          <w:szCs w:val="28"/>
        </w:rPr>
      </w:pPr>
    </w:p>
    <w:p w14:paraId="67D67FB4" w14:textId="2AEE0238" w:rsidR="00B70FCF" w:rsidRDefault="00B70FCF" w:rsidP="00B70FCF">
      <w:pPr>
        <w:spacing w:line="240" w:lineRule="auto"/>
        <w:rPr>
          <w:ins w:id="157" w:author="Giorgio Romeo" w:date="2020-12-01T15:52:00Z"/>
          <w:rStyle w:val="Enfasidelicata"/>
          <w:rFonts w:ascii="Bell MT" w:hAnsi="Bell MT"/>
          <w:sz w:val="28"/>
          <w:szCs w:val="28"/>
        </w:rPr>
      </w:pPr>
    </w:p>
    <w:p w14:paraId="07D7F26B" w14:textId="77777777" w:rsidR="00B70FCF" w:rsidRPr="00B70FCF" w:rsidRDefault="00B70FCF">
      <w:pPr>
        <w:spacing w:line="240" w:lineRule="auto"/>
        <w:rPr>
          <w:ins w:id="158" w:author="Giorgio Romeo" w:date="2020-12-01T15:52:00Z"/>
          <w:rStyle w:val="Enfasidelicata"/>
          <w:rFonts w:ascii="Bell MT" w:hAnsi="Bell MT"/>
          <w:sz w:val="28"/>
          <w:szCs w:val="28"/>
        </w:rPr>
        <w:pPrChange w:id="159" w:author="Giorgio Romeo" w:date="2020-12-01T15:52:00Z">
          <w:pPr>
            <w:pStyle w:val="Paragrafoelenco"/>
            <w:numPr>
              <w:numId w:val="39"/>
            </w:numPr>
            <w:spacing w:line="240" w:lineRule="auto"/>
            <w:ind w:left="1352" w:hanging="360"/>
          </w:pPr>
        </w:pPrChange>
      </w:pPr>
    </w:p>
    <w:p w14:paraId="7D9ADD9D" w14:textId="44446BF4" w:rsidR="00B70FCF" w:rsidRDefault="00B70FCF" w:rsidP="00290739">
      <w:pPr>
        <w:pStyle w:val="Paragrafoelenco"/>
        <w:numPr>
          <w:ilvl w:val="0"/>
          <w:numId w:val="39"/>
        </w:numPr>
        <w:spacing w:line="240" w:lineRule="auto"/>
        <w:rPr>
          <w:rStyle w:val="Enfasidelicata"/>
          <w:rFonts w:ascii="Bell MT" w:hAnsi="Bell MT"/>
          <w:sz w:val="28"/>
          <w:szCs w:val="28"/>
        </w:rPr>
      </w:pPr>
      <w:ins w:id="160" w:author="Giorgio Romeo" w:date="2020-12-01T15:53:00Z">
        <w:r>
          <w:rPr>
            <w:rStyle w:val="Enfasidelicata"/>
            <w:rFonts w:ascii="Bell MT" w:hAnsi="Bell MT"/>
            <w:sz w:val="28"/>
            <w:szCs w:val="28"/>
          </w:rPr>
          <w:lastRenderedPageBreak/>
          <w:t>Suggestion Alternative Stores (Get Virtual Ticket)</w:t>
        </w:r>
      </w:ins>
    </w:p>
    <w:tbl>
      <w:tblPr>
        <w:tblStyle w:val="Grigliatabella"/>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rsidDel="00F57479" w14:paraId="3174656C" w14:textId="5E4D8486" w:rsidTr="00D64D7E">
        <w:trPr>
          <w:trHeight w:val="215"/>
          <w:del w:id="161" w:author="Giorgio Romeo" w:date="2020-12-01T23:03:00Z"/>
        </w:trPr>
        <w:tc>
          <w:tcPr>
            <w:tcW w:w="1985" w:type="dxa"/>
          </w:tcPr>
          <w:p w14:paraId="6C3C34CD" w14:textId="781CBCC8" w:rsidR="00D64D7E" w:rsidDel="00F57479" w:rsidRDefault="00D64D7E" w:rsidP="00D64D7E">
            <w:pPr>
              <w:pStyle w:val="Paragrafoelenco"/>
              <w:ind w:left="0"/>
              <w:jc w:val="center"/>
              <w:rPr>
                <w:del w:id="162" w:author="Giorgio Romeo" w:date="2020-12-01T23:03:00Z"/>
                <w:moveFrom w:id="163" w:author="Giorgio Romeo" w:date="2020-12-01T15:52:00Z"/>
                <w:rStyle w:val="Enfasidelicata"/>
                <w:rFonts w:ascii="Bell MT" w:hAnsi="Bell MT"/>
                <w:i w:val="0"/>
                <w:iCs w:val="0"/>
                <w:sz w:val="32"/>
                <w:szCs w:val="32"/>
              </w:rPr>
            </w:pPr>
            <w:moveFromRangeStart w:id="164" w:author="Giorgio Romeo" w:date="2020-12-01T15:52:00Z" w:name="move57730380"/>
            <w:moveFrom w:id="165" w:author="Giorgio Romeo" w:date="2020-12-01T15:52:00Z">
              <w:del w:id="166" w:author="Giorgio Romeo" w:date="2020-12-01T23:03:00Z">
                <w:r w:rsidDel="00F57479">
                  <w:rPr>
                    <w:rStyle w:val="Enfasidelicata"/>
                    <w:rFonts w:ascii="Bell MT" w:hAnsi="Bell MT"/>
                    <w:i w:val="0"/>
                    <w:iCs w:val="0"/>
                    <w:sz w:val="32"/>
                    <w:szCs w:val="32"/>
                  </w:rPr>
                  <w:delText>Actors</w:delText>
                </w:r>
              </w:del>
            </w:moveFrom>
          </w:p>
        </w:tc>
        <w:tc>
          <w:tcPr>
            <w:tcW w:w="6815" w:type="dxa"/>
          </w:tcPr>
          <w:p w14:paraId="5CC29FAC" w14:textId="00E7F924" w:rsidR="00D64D7E" w:rsidRPr="00235177" w:rsidDel="00F57479" w:rsidRDefault="00D64D7E" w:rsidP="00D64D7E">
            <w:pPr>
              <w:pStyle w:val="Paragrafoelenco"/>
              <w:ind w:left="0"/>
              <w:rPr>
                <w:del w:id="167" w:author="Giorgio Romeo" w:date="2020-12-01T23:03:00Z"/>
                <w:moveFrom w:id="168" w:author="Giorgio Romeo" w:date="2020-12-01T15:52:00Z"/>
                <w:rStyle w:val="Enfasidelicata"/>
                <w:rFonts w:ascii="Bell MT" w:hAnsi="Bell MT"/>
                <w:i w:val="0"/>
                <w:iCs w:val="0"/>
                <w:sz w:val="28"/>
                <w:szCs w:val="28"/>
              </w:rPr>
            </w:pPr>
            <w:moveFrom w:id="169" w:author="Giorgio Romeo" w:date="2020-12-01T15:52:00Z">
              <w:del w:id="170" w:author="Giorgio Romeo" w:date="2020-12-01T23:03:00Z">
                <w:r w:rsidDel="00F57479">
                  <w:rPr>
                    <w:rStyle w:val="Enfasidelicata"/>
                    <w:rFonts w:ascii="Bell MT" w:hAnsi="Bell MT"/>
                    <w:i w:val="0"/>
                    <w:iCs w:val="0"/>
                    <w:sz w:val="28"/>
                    <w:szCs w:val="28"/>
                  </w:rPr>
                  <w:delText xml:space="preserve">Virtual </w:delText>
                </w:r>
                <w:r w:rsidRPr="00235177" w:rsidDel="00F57479">
                  <w:rPr>
                    <w:rStyle w:val="Enfasidelicata"/>
                    <w:rFonts w:ascii="Bell MT" w:hAnsi="Bell MT"/>
                    <w:i w:val="0"/>
                    <w:iCs w:val="0"/>
                    <w:sz w:val="28"/>
                    <w:szCs w:val="28"/>
                  </w:rPr>
                  <w:delText>User</w:delText>
                </w:r>
              </w:del>
            </w:moveFrom>
          </w:p>
        </w:tc>
      </w:tr>
      <w:tr w:rsidR="00D64D7E" w:rsidDel="00F57479" w14:paraId="58CDC9E6" w14:textId="4A8A9366" w:rsidTr="00D64D7E">
        <w:trPr>
          <w:trHeight w:val="361"/>
          <w:del w:id="171" w:author="Giorgio Romeo" w:date="2020-12-01T23:03:00Z"/>
        </w:trPr>
        <w:tc>
          <w:tcPr>
            <w:tcW w:w="1985" w:type="dxa"/>
          </w:tcPr>
          <w:p w14:paraId="5963B534" w14:textId="1D07BB0C" w:rsidR="00D64D7E" w:rsidDel="00F57479" w:rsidRDefault="00D64D7E" w:rsidP="00D64D7E">
            <w:pPr>
              <w:pStyle w:val="Paragrafoelenco"/>
              <w:ind w:left="0"/>
              <w:jc w:val="center"/>
              <w:rPr>
                <w:del w:id="172" w:author="Giorgio Romeo" w:date="2020-12-01T23:03:00Z"/>
                <w:moveFrom w:id="173" w:author="Giorgio Romeo" w:date="2020-12-01T15:52:00Z"/>
                <w:rStyle w:val="Enfasidelicata"/>
                <w:rFonts w:ascii="Bell MT" w:hAnsi="Bell MT"/>
                <w:i w:val="0"/>
                <w:iCs w:val="0"/>
                <w:sz w:val="32"/>
                <w:szCs w:val="32"/>
              </w:rPr>
            </w:pPr>
            <w:moveFrom w:id="174" w:author="Giorgio Romeo" w:date="2020-12-01T15:52:00Z">
              <w:del w:id="175" w:author="Giorgio Romeo" w:date="2020-12-01T23:03:00Z">
                <w:r w:rsidDel="00F57479">
                  <w:rPr>
                    <w:rStyle w:val="Enfasidelicata"/>
                    <w:rFonts w:ascii="Bell MT" w:hAnsi="Bell MT"/>
                    <w:i w:val="0"/>
                    <w:iCs w:val="0"/>
                    <w:sz w:val="32"/>
                    <w:szCs w:val="32"/>
                  </w:rPr>
                  <w:delText>Entry condition</w:delText>
                </w:r>
              </w:del>
            </w:moveFrom>
          </w:p>
        </w:tc>
        <w:tc>
          <w:tcPr>
            <w:tcW w:w="6815" w:type="dxa"/>
          </w:tcPr>
          <w:p w14:paraId="612B64FB" w14:textId="5415271E" w:rsidR="00D64D7E" w:rsidRPr="00235177" w:rsidDel="00F57479" w:rsidRDefault="00D64D7E" w:rsidP="00D64D7E">
            <w:pPr>
              <w:pStyle w:val="Paragrafoelenco"/>
              <w:ind w:left="0"/>
              <w:rPr>
                <w:del w:id="176" w:author="Giorgio Romeo" w:date="2020-12-01T23:03:00Z"/>
                <w:moveFrom w:id="177" w:author="Giorgio Romeo" w:date="2020-12-01T15:52:00Z"/>
                <w:rStyle w:val="Enfasidelicata"/>
                <w:rFonts w:ascii="Bell MT" w:hAnsi="Bell MT"/>
                <w:i w:val="0"/>
                <w:iCs w:val="0"/>
                <w:sz w:val="28"/>
                <w:szCs w:val="28"/>
              </w:rPr>
            </w:pPr>
            <w:moveFrom w:id="178" w:author="Giorgio Romeo" w:date="2020-12-01T15:52:00Z">
              <w:del w:id="179" w:author="Giorgio Romeo" w:date="2020-12-01T23:03:00Z">
                <w:r w:rsidRPr="00235177" w:rsidDel="00F57479">
                  <w:rPr>
                    <w:rStyle w:val="Enfasidelicata"/>
                    <w:rFonts w:ascii="Bell MT" w:hAnsi="Bell MT"/>
                    <w:i w:val="0"/>
                    <w:iCs w:val="0"/>
                    <w:sz w:val="28"/>
                    <w:szCs w:val="28"/>
                  </w:rPr>
                  <w:delText>The</w:delText>
                </w:r>
                <w:r w:rsidDel="00F57479">
                  <w:rPr>
                    <w:rStyle w:val="Enfasidelicata"/>
                    <w:rFonts w:ascii="Bell MT" w:hAnsi="Bell MT"/>
                    <w:i w:val="0"/>
                    <w:iCs w:val="0"/>
                    <w:sz w:val="28"/>
                    <w:szCs w:val="28"/>
                  </w:rPr>
                  <w:delText xml:space="preserve"> virtual</w:delText>
                </w:r>
                <w:r w:rsidRPr="00235177" w:rsidDel="00F57479">
                  <w:rPr>
                    <w:rStyle w:val="Enfasidelicata"/>
                    <w:rFonts w:ascii="Bell MT" w:hAnsi="Bell MT"/>
                    <w:i w:val="0"/>
                    <w:iCs w:val="0"/>
                    <w:sz w:val="28"/>
                    <w:szCs w:val="28"/>
                  </w:rPr>
                  <w:delText xml:space="preserve"> user is already</w:delText>
                </w:r>
                <w:r w:rsidDel="00F57479">
                  <w:rPr>
                    <w:rStyle w:val="Enfasidelicata"/>
                    <w:rFonts w:ascii="Bell MT" w:hAnsi="Bell MT"/>
                    <w:i w:val="0"/>
                    <w:iCs w:val="0"/>
                    <w:sz w:val="28"/>
                    <w:szCs w:val="28"/>
                  </w:rPr>
                  <w:delText xml:space="preserve"> logged into</w:delText>
                </w:r>
                <w:r w:rsidRPr="00235177" w:rsidDel="00F57479">
                  <w:rPr>
                    <w:rStyle w:val="Enfasidelicata"/>
                    <w:rFonts w:ascii="Bell MT" w:hAnsi="Bell MT"/>
                    <w:i w:val="0"/>
                    <w:iCs w:val="0"/>
                    <w:sz w:val="28"/>
                    <w:szCs w:val="28"/>
                  </w:rPr>
                  <w:delText xml:space="preserve"> C</w:delText>
                </w:r>
                <w:r w:rsidDel="00F57479">
                  <w:rPr>
                    <w:rStyle w:val="Enfasidelicata"/>
                    <w:rFonts w:ascii="Bell MT" w:hAnsi="Bell MT"/>
                    <w:i w:val="0"/>
                    <w:iCs w:val="0"/>
                    <w:sz w:val="28"/>
                    <w:szCs w:val="28"/>
                  </w:rPr>
                  <w:delText>L</w:delText>
                </w:r>
                <w:r w:rsidRPr="00235177" w:rsidDel="00F57479">
                  <w:rPr>
                    <w:rStyle w:val="Enfasidelicata"/>
                    <w:rFonts w:ascii="Bell MT" w:hAnsi="Bell MT"/>
                    <w:i w:val="0"/>
                    <w:iCs w:val="0"/>
                    <w:sz w:val="28"/>
                    <w:szCs w:val="28"/>
                  </w:rPr>
                  <w:delText>up app</w:delText>
                </w:r>
                <w:r w:rsidDel="00F57479">
                  <w:rPr>
                    <w:rStyle w:val="Enfasidelicata"/>
                    <w:rFonts w:ascii="Bell MT" w:hAnsi="Bell MT"/>
                    <w:i w:val="0"/>
                    <w:iCs w:val="0"/>
                    <w:sz w:val="28"/>
                    <w:szCs w:val="28"/>
                  </w:rPr>
                  <w:delText xml:space="preserve"> or he wants to access as a guest</w:delText>
                </w:r>
              </w:del>
            </w:moveFrom>
          </w:p>
        </w:tc>
      </w:tr>
      <w:tr w:rsidR="00D64D7E" w:rsidDel="00F57479" w14:paraId="4EB4AC29" w14:textId="23EA7319" w:rsidTr="00B920D4">
        <w:trPr>
          <w:trHeight w:val="4868"/>
          <w:del w:id="180" w:author="Giorgio Romeo" w:date="2020-12-01T23:03:00Z"/>
        </w:trPr>
        <w:tc>
          <w:tcPr>
            <w:tcW w:w="1985" w:type="dxa"/>
          </w:tcPr>
          <w:p w14:paraId="69C758CA" w14:textId="2257F86B" w:rsidR="00D64D7E" w:rsidDel="00F57479" w:rsidRDefault="00D64D7E" w:rsidP="00D64D7E">
            <w:pPr>
              <w:pStyle w:val="Paragrafoelenco"/>
              <w:ind w:left="0"/>
              <w:jc w:val="center"/>
              <w:rPr>
                <w:del w:id="181" w:author="Giorgio Romeo" w:date="2020-12-01T23:03:00Z"/>
                <w:moveFrom w:id="182" w:author="Giorgio Romeo" w:date="2020-12-01T15:52:00Z"/>
                <w:rStyle w:val="Enfasidelicata"/>
                <w:rFonts w:ascii="Bell MT" w:hAnsi="Bell MT"/>
                <w:i w:val="0"/>
                <w:iCs w:val="0"/>
                <w:sz w:val="32"/>
                <w:szCs w:val="32"/>
              </w:rPr>
            </w:pPr>
            <w:moveFrom w:id="183" w:author="Giorgio Romeo" w:date="2020-12-01T15:52:00Z">
              <w:del w:id="184" w:author="Giorgio Romeo" w:date="2020-12-01T23:03:00Z">
                <w:r w:rsidDel="00F57479">
                  <w:rPr>
                    <w:rStyle w:val="Enfasidelicata"/>
                    <w:rFonts w:ascii="Bell MT" w:hAnsi="Bell MT"/>
                    <w:i w:val="0"/>
                    <w:iCs w:val="0"/>
                    <w:sz w:val="32"/>
                    <w:szCs w:val="32"/>
                  </w:rPr>
                  <w:delText>Events flow</w:delText>
                </w:r>
              </w:del>
            </w:moveFrom>
          </w:p>
        </w:tc>
        <w:tc>
          <w:tcPr>
            <w:tcW w:w="6815" w:type="dxa"/>
          </w:tcPr>
          <w:p w14:paraId="1FA62E3A" w14:textId="41DBB209" w:rsidR="00D64D7E" w:rsidRPr="00701CE5" w:rsidDel="00F57479" w:rsidRDefault="00D64D7E" w:rsidP="00D64D7E">
            <w:pPr>
              <w:pStyle w:val="Paragrafoelenco"/>
              <w:numPr>
                <w:ilvl w:val="0"/>
                <w:numId w:val="26"/>
              </w:numPr>
              <w:ind w:left="357" w:hanging="357"/>
              <w:rPr>
                <w:del w:id="185" w:author="Giorgio Romeo" w:date="2020-12-01T23:03:00Z"/>
                <w:moveFrom w:id="186" w:author="Giorgio Romeo" w:date="2020-12-01T15:52:00Z"/>
                <w:rStyle w:val="Enfasidelicata"/>
                <w:rFonts w:ascii="Bell MT" w:hAnsi="Bell MT"/>
                <w:i w:val="0"/>
                <w:iCs w:val="0"/>
                <w:sz w:val="28"/>
                <w:szCs w:val="28"/>
              </w:rPr>
            </w:pPr>
            <w:moveFrom w:id="187" w:author="Giorgio Romeo" w:date="2020-12-01T15:52:00Z">
              <w:del w:id="188" w:author="Giorgio Romeo" w:date="2020-12-01T23:03:00Z">
                <w:r w:rsidRPr="00AC798A" w:rsidDel="00F57479">
                  <w:rPr>
                    <w:rStyle w:val="Enfasidelicata"/>
                    <w:rFonts w:ascii="Bell MT" w:hAnsi="Bell MT"/>
                    <w:i w:val="0"/>
                    <w:iCs w:val="0"/>
                    <w:sz w:val="28"/>
                    <w:szCs w:val="28"/>
                  </w:rPr>
                  <w:delText>The user selects the</w:delText>
                </w:r>
                <w:r w:rsidRPr="00AC798A" w:rsidDel="00F57479">
                  <w:rPr>
                    <w:rStyle w:val="Enfasidelicata"/>
                    <w:rFonts w:ascii="Bell MT" w:hAnsi="Bell MT"/>
                    <w:sz w:val="28"/>
                    <w:szCs w:val="28"/>
                  </w:rPr>
                  <w:delText xml:space="preserve"> “Get </w:delText>
                </w:r>
                <w:r w:rsidR="00B83466" w:rsidDel="00F57479">
                  <w:rPr>
                    <w:rStyle w:val="Enfasidelicata"/>
                    <w:rFonts w:ascii="Bell MT" w:hAnsi="Bell MT"/>
                    <w:sz w:val="28"/>
                    <w:szCs w:val="28"/>
                  </w:rPr>
                  <w:delText>a</w:delText>
                </w:r>
                <w:r w:rsidRPr="00AC798A" w:rsidDel="00F57479">
                  <w:rPr>
                    <w:rStyle w:val="Enfasidelicata"/>
                    <w:rFonts w:ascii="Bell MT" w:hAnsi="Bell MT"/>
                    <w:sz w:val="28"/>
                    <w:szCs w:val="28"/>
                  </w:rPr>
                  <w:delText xml:space="preserve"> ticket” </w:delText>
                </w:r>
                <w:r w:rsidRPr="00AC798A" w:rsidDel="00F57479">
                  <w:rPr>
                    <w:rStyle w:val="Enfasidelicata"/>
                    <w:rFonts w:ascii="Bell MT" w:hAnsi="Bell MT"/>
                    <w:i w:val="0"/>
                    <w:iCs w:val="0"/>
                    <w:sz w:val="28"/>
                    <w:szCs w:val="28"/>
                  </w:rPr>
                  <w:delText>button.</w:delText>
                </w:r>
              </w:del>
            </w:moveFrom>
          </w:p>
          <w:p w14:paraId="45482FAD" w14:textId="067D4AAA" w:rsidR="00D64D7E" w:rsidDel="00F57479" w:rsidRDefault="00D64D7E" w:rsidP="00D64D7E">
            <w:pPr>
              <w:pStyle w:val="Paragrafoelenco"/>
              <w:numPr>
                <w:ilvl w:val="0"/>
                <w:numId w:val="26"/>
              </w:numPr>
              <w:ind w:left="357" w:hanging="357"/>
              <w:rPr>
                <w:del w:id="189" w:author="Giorgio Romeo" w:date="2020-12-01T23:03:00Z"/>
                <w:moveFrom w:id="190" w:author="Giorgio Romeo" w:date="2020-12-01T15:52:00Z"/>
                <w:rStyle w:val="Enfasidelicata"/>
                <w:rFonts w:ascii="Bell MT" w:hAnsi="Bell MT"/>
                <w:i w:val="0"/>
                <w:iCs w:val="0"/>
                <w:sz w:val="28"/>
                <w:szCs w:val="28"/>
              </w:rPr>
            </w:pPr>
            <w:moveFrom w:id="191" w:author="Giorgio Romeo" w:date="2020-12-01T15:52:00Z">
              <w:del w:id="192" w:author="Giorgio Romeo" w:date="2020-12-01T23:03:00Z">
                <w:r w:rsidRPr="00701CE5" w:rsidDel="00F57479">
                  <w:rPr>
                    <w:rStyle w:val="Enfasidelicata"/>
                    <w:rFonts w:ascii="Bell MT" w:hAnsi="Bell MT"/>
                    <w:i w:val="0"/>
                    <w:iCs w:val="0"/>
                    <w:sz w:val="28"/>
                    <w:szCs w:val="28"/>
                  </w:rPr>
                  <w:delText xml:space="preserve">The system redirects the user to a page where he can select the </w:delText>
                </w:r>
                <w:r w:rsidR="00527327" w:rsidDel="00F57479">
                  <w:rPr>
                    <w:rStyle w:val="Enfasidelicata"/>
                    <w:rFonts w:ascii="Bell MT" w:hAnsi="Bell MT"/>
                    <w:i w:val="0"/>
                    <w:iCs w:val="0"/>
                    <w:sz w:val="28"/>
                    <w:szCs w:val="28"/>
                  </w:rPr>
                  <w:delText>store</w:delText>
                </w:r>
                <w:r w:rsidRPr="00701CE5" w:rsidDel="00F57479">
                  <w:rPr>
                    <w:rStyle w:val="Enfasidelicata"/>
                    <w:rFonts w:ascii="Bell MT" w:hAnsi="Bell MT"/>
                    <w:i w:val="0"/>
                    <w:iCs w:val="0"/>
                    <w:sz w:val="28"/>
                    <w:szCs w:val="28"/>
                  </w:rPr>
                  <w:delText xml:space="preserve"> where he would want to go (from a map)</w:delText>
                </w:r>
                <w:r w:rsidR="0081493E" w:rsidDel="00F57479">
                  <w:rPr>
                    <w:rStyle w:val="Enfasidelicata"/>
                    <w:rFonts w:ascii="Bell MT" w:hAnsi="Bell MT"/>
                    <w:i w:val="0"/>
                    <w:iCs w:val="0"/>
                    <w:sz w:val="28"/>
                    <w:szCs w:val="28"/>
                  </w:rPr>
                  <w:delText>.</w:delText>
                </w:r>
              </w:del>
            </w:moveFrom>
          </w:p>
          <w:p w14:paraId="2415D84C" w14:textId="323542FD" w:rsidR="0081493E" w:rsidDel="00F57479" w:rsidRDefault="0081493E" w:rsidP="00D64D7E">
            <w:pPr>
              <w:pStyle w:val="Paragrafoelenco"/>
              <w:numPr>
                <w:ilvl w:val="0"/>
                <w:numId w:val="26"/>
              </w:numPr>
              <w:ind w:left="357" w:hanging="357"/>
              <w:rPr>
                <w:del w:id="193" w:author="Giorgio Romeo" w:date="2020-12-01T23:03:00Z"/>
                <w:moveFrom w:id="194" w:author="Giorgio Romeo" w:date="2020-12-01T15:52:00Z"/>
                <w:rStyle w:val="Enfasidelicata"/>
                <w:rFonts w:ascii="Bell MT" w:hAnsi="Bell MT"/>
                <w:i w:val="0"/>
                <w:iCs w:val="0"/>
                <w:sz w:val="28"/>
                <w:szCs w:val="28"/>
              </w:rPr>
            </w:pPr>
            <w:moveFrom w:id="195" w:author="Giorgio Romeo" w:date="2020-12-01T15:52:00Z">
              <w:del w:id="196" w:author="Giorgio Romeo" w:date="2020-12-01T23:03:00Z">
                <w:r w:rsidDel="00F57479">
                  <w:rPr>
                    <w:rStyle w:val="Enfasidelicata"/>
                    <w:rFonts w:ascii="Bell MT" w:hAnsi="Bell MT"/>
                    <w:i w:val="0"/>
                    <w:iCs w:val="0"/>
                    <w:sz w:val="28"/>
                    <w:szCs w:val="28"/>
                  </w:rPr>
                  <w:delText>T</w:delText>
                </w:r>
                <w:r w:rsidRPr="00701CE5" w:rsidDel="00F57479">
                  <w:rPr>
                    <w:rStyle w:val="Enfasidelicata"/>
                    <w:rFonts w:ascii="Bell MT" w:hAnsi="Bell MT"/>
                    <w:i w:val="0"/>
                    <w:iCs w:val="0"/>
                    <w:sz w:val="28"/>
                    <w:szCs w:val="28"/>
                  </w:rPr>
                  <w:delText xml:space="preserve">he user selects a </w:delText>
                </w:r>
                <w:r w:rsidDel="00F57479">
                  <w:rPr>
                    <w:rStyle w:val="Enfasidelicata"/>
                    <w:rFonts w:ascii="Bell MT" w:hAnsi="Bell MT"/>
                    <w:i w:val="0"/>
                    <w:iCs w:val="0"/>
                    <w:sz w:val="28"/>
                    <w:szCs w:val="28"/>
                  </w:rPr>
                  <w:delText>store</w:delText>
                </w:r>
                <w:r w:rsidRPr="00701CE5" w:rsidDel="00F57479">
                  <w:rPr>
                    <w:rStyle w:val="Enfasidelicata"/>
                    <w:rFonts w:ascii="Bell MT" w:hAnsi="Bell MT"/>
                    <w:i w:val="0"/>
                    <w:iCs w:val="0"/>
                    <w:sz w:val="28"/>
                    <w:szCs w:val="28"/>
                  </w:rPr>
                  <w:delText xml:space="preserve"> from the map</w:delText>
                </w:r>
                <w:r w:rsidDel="00F57479">
                  <w:rPr>
                    <w:rStyle w:val="Enfasidelicata"/>
                    <w:rFonts w:ascii="Bell MT" w:hAnsi="Bell MT"/>
                    <w:i w:val="0"/>
                    <w:iCs w:val="0"/>
                    <w:sz w:val="28"/>
                    <w:szCs w:val="28"/>
                  </w:rPr>
                  <w:delText>.</w:delText>
                </w:r>
              </w:del>
            </w:moveFrom>
          </w:p>
          <w:p w14:paraId="152065B3" w14:textId="74F7D739" w:rsidR="0081493E" w:rsidRPr="00701CE5" w:rsidDel="00F57479" w:rsidRDefault="0081493E" w:rsidP="00D64D7E">
            <w:pPr>
              <w:pStyle w:val="Paragrafoelenco"/>
              <w:numPr>
                <w:ilvl w:val="0"/>
                <w:numId w:val="26"/>
              </w:numPr>
              <w:ind w:left="357" w:hanging="357"/>
              <w:rPr>
                <w:del w:id="197" w:author="Giorgio Romeo" w:date="2020-12-01T23:03:00Z"/>
                <w:moveFrom w:id="198" w:author="Giorgio Romeo" w:date="2020-12-01T15:52:00Z"/>
                <w:rStyle w:val="Enfasidelicata"/>
                <w:rFonts w:ascii="Bell MT" w:hAnsi="Bell MT"/>
                <w:i w:val="0"/>
                <w:iCs w:val="0"/>
                <w:sz w:val="28"/>
                <w:szCs w:val="28"/>
              </w:rPr>
            </w:pPr>
            <w:moveFrom w:id="199" w:author="Giorgio Romeo" w:date="2020-12-01T15:52:00Z">
              <w:del w:id="200" w:author="Giorgio Romeo" w:date="2020-12-01T23:03:00Z">
                <w:r w:rsidDel="00F57479">
                  <w:rPr>
                    <w:rStyle w:val="Enfasidelicata"/>
                    <w:rFonts w:ascii="Bell MT" w:hAnsi="Bell MT"/>
                    <w:i w:val="0"/>
                    <w:iCs w:val="0"/>
                    <w:sz w:val="28"/>
                    <w:szCs w:val="28"/>
                  </w:rPr>
                  <w:delText>T</w:delText>
                </w:r>
                <w:r w:rsidRPr="00701CE5" w:rsidDel="00F57479">
                  <w:rPr>
                    <w:rStyle w:val="Enfasidelicata"/>
                    <w:rFonts w:ascii="Bell MT" w:hAnsi="Bell MT"/>
                    <w:i w:val="0"/>
                    <w:iCs w:val="0"/>
                    <w:sz w:val="28"/>
                    <w:szCs w:val="28"/>
                  </w:rPr>
                  <w:delText xml:space="preserve">he system provides </w:delText>
                </w:r>
                <w:r w:rsidDel="00F57479">
                  <w:rPr>
                    <w:rStyle w:val="Enfasidelicata"/>
                    <w:rFonts w:ascii="Bell MT" w:hAnsi="Bell MT"/>
                    <w:i w:val="0"/>
                    <w:iCs w:val="0"/>
                    <w:sz w:val="28"/>
                    <w:szCs w:val="28"/>
                  </w:rPr>
                  <w:delText>the first available time slot for the selected store.</w:delText>
                </w:r>
              </w:del>
            </w:moveFrom>
          </w:p>
          <w:p w14:paraId="18C77998" w14:textId="00DB127A" w:rsidR="00D64D7E" w:rsidRPr="00701CE5" w:rsidDel="00F57479" w:rsidRDefault="00726F4C" w:rsidP="00D64D7E">
            <w:pPr>
              <w:pStyle w:val="Paragrafoelenco"/>
              <w:numPr>
                <w:ilvl w:val="0"/>
                <w:numId w:val="26"/>
              </w:numPr>
              <w:rPr>
                <w:del w:id="201" w:author="Giorgio Romeo" w:date="2020-12-01T23:03:00Z"/>
                <w:moveFrom w:id="202" w:author="Giorgio Romeo" w:date="2020-12-01T15:52:00Z"/>
                <w:rStyle w:val="Enfasidelicata"/>
                <w:rFonts w:ascii="Bell MT" w:hAnsi="Bell MT"/>
                <w:i w:val="0"/>
                <w:iCs w:val="0"/>
                <w:sz w:val="28"/>
                <w:szCs w:val="28"/>
              </w:rPr>
            </w:pPr>
            <w:moveFrom w:id="203" w:author="Giorgio Romeo" w:date="2020-12-01T15:52:00Z">
              <w:del w:id="204" w:author="Giorgio Romeo" w:date="2020-12-01T23:03:00Z">
                <w:r w:rsidDel="00F57479">
                  <w:rPr>
                    <w:rStyle w:val="Enfasidelicata"/>
                    <w:rFonts w:ascii="Bell MT" w:hAnsi="Bell MT"/>
                    <w:i w:val="0"/>
                    <w:iCs w:val="0"/>
                    <w:sz w:val="28"/>
                    <w:szCs w:val="28"/>
                  </w:rPr>
                  <w:delText>The user</w:delText>
                </w:r>
                <w:r w:rsidR="0081493E" w:rsidDel="00F57479">
                  <w:rPr>
                    <w:rStyle w:val="Enfasidelicata"/>
                    <w:rFonts w:ascii="Bell MT" w:hAnsi="Bell MT"/>
                    <w:i w:val="0"/>
                    <w:iCs w:val="0"/>
                    <w:sz w:val="28"/>
                    <w:szCs w:val="28"/>
                  </w:rPr>
                  <w:delText xml:space="preserve"> clicks </w:delText>
                </w:r>
                <w:r w:rsidR="00D64D7E" w:rsidRPr="00701CE5" w:rsidDel="00F57479">
                  <w:rPr>
                    <w:rStyle w:val="Enfasidelicata"/>
                    <w:rFonts w:ascii="Bell MT" w:hAnsi="Bell MT"/>
                    <w:i w:val="0"/>
                    <w:iCs w:val="0"/>
                    <w:sz w:val="28"/>
                    <w:szCs w:val="28"/>
                  </w:rPr>
                  <w:delText xml:space="preserve">on the </w:delText>
                </w:r>
                <w:r w:rsidR="00D64D7E" w:rsidRPr="00701CE5" w:rsidDel="00F57479">
                  <w:rPr>
                    <w:rStyle w:val="Enfasidelicata"/>
                    <w:rFonts w:ascii="Bell MT" w:hAnsi="Bell MT"/>
                    <w:sz w:val="28"/>
                    <w:szCs w:val="28"/>
                  </w:rPr>
                  <w:delText xml:space="preserve">“Confirm” </w:delText>
                </w:r>
                <w:r w:rsidR="00D64D7E" w:rsidRPr="00701CE5" w:rsidDel="00F57479">
                  <w:rPr>
                    <w:rStyle w:val="Enfasidelicata"/>
                    <w:rFonts w:ascii="Bell MT" w:hAnsi="Bell MT"/>
                    <w:i w:val="0"/>
                    <w:iCs w:val="0"/>
                    <w:sz w:val="28"/>
                    <w:szCs w:val="28"/>
                  </w:rPr>
                  <w:delText>button</w:delText>
                </w:r>
                <w:r w:rsidDel="00F57479">
                  <w:rPr>
                    <w:rStyle w:val="Enfasidelicata"/>
                    <w:rFonts w:ascii="Bell MT" w:hAnsi="Bell MT"/>
                    <w:i w:val="0"/>
                    <w:iCs w:val="0"/>
                    <w:sz w:val="28"/>
                    <w:szCs w:val="28"/>
                  </w:rPr>
                  <w:delText>.</w:delText>
                </w:r>
              </w:del>
            </w:moveFrom>
          </w:p>
          <w:p w14:paraId="37906CFF" w14:textId="64CBB6DA" w:rsidR="00D64D7E" w:rsidRPr="00701CE5" w:rsidDel="00F57479" w:rsidRDefault="00D64D7E" w:rsidP="00D64D7E">
            <w:pPr>
              <w:pStyle w:val="Paragrafoelenco"/>
              <w:numPr>
                <w:ilvl w:val="0"/>
                <w:numId w:val="26"/>
              </w:numPr>
              <w:rPr>
                <w:del w:id="205" w:author="Giorgio Romeo" w:date="2020-12-01T23:03:00Z"/>
                <w:moveFrom w:id="206" w:author="Giorgio Romeo" w:date="2020-12-01T15:52:00Z"/>
                <w:rStyle w:val="Enfasidelicata"/>
                <w:rFonts w:ascii="Bell MT" w:hAnsi="Bell MT"/>
                <w:i w:val="0"/>
                <w:iCs w:val="0"/>
                <w:sz w:val="28"/>
                <w:szCs w:val="28"/>
              </w:rPr>
            </w:pPr>
            <w:moveFrom w:id="207" w:author="Giorgio Romeo" w:date="2020-12-01T15:52:00Z">
              <w:del w:id="208" w:author="Giorgio Romeo" w:date="2020-12-01T23:03:00Z">
                <w:r w:rsidRPr="00701CE5" w:rsidDel="00F57479">
                  <w:rPr>
                    <w:rStyle w:val="Enfasidelicata"/>
                    <w:rFonts w:ascii="Bell MT" w:hAnsi="Bell MT"/>
                    <w:i w:val="0"/>
                    <w:iCs w:val="0"/>
                    <w:sz w:val="28"/>
                    <w:szCs w:val="28"/>
                  </w:rPr>
                  <w:delText>The system notifies the user that the procedure has been successfully managed.</w:delText>
                </w:r>
              </w:del>
            </w:moveFrom>
          </w:p>
          <w:p w14:paraId="3AB255FE" w14:textId="0FC4DBA8" w:rsidR="00D64D7E" w:rsidRPr="00701CE5" w:rsidDel="00F57479" w:rsidRDefault="00D64D7E" w:rsidP="00D64D7E">
            <w:pPr>
              <w:pStyle w:val="Paragrafoelenco"/>
              <w:numPr>
                <w:ilvl w:val="0"/>
                <w:numId w:val="26"/>
              </w:numPr>
              <w:rPr>
                <w:del w:id="209" w:author="Giorgio Romeo" w:date="2020-12-01T23:03:00Z"/>
                <w:moveFrom w:id="210" w:author="Giorgio Romeo" w:date="2020-12-01T15:52:00Z"/>
                <w:rStyle w:val="Enfasidelicata"/>
                <w:rFonts w:ascii="Bell MT" w:hAnsi="Bell MT"/>
                <w:i w:val="0"/>
                <w:iCs w:val="0"/>
                <w:sz w:val="28"/>
                <w:szCs w:val="28"/>
              </w:rPr>
            </w:pPr>
            <w:moveFrom w:id="211" w:author="Giorgio Romeo" w:date="2020-12-01T15:52:00Z">
              <w:del w:id="212" w:author="Giorgio Romeo" w:date="2020-12-01T23:03:00Z">
                <w:r w:rsidRPr="00701CE5" w:rsidDel="00F57479">
                  <w:rPr>
                    <w:rStyle w:val="Enfasidelicata"/>
                    <w:rFonts w:ascii="Bell MT" w:hAnsi="Bell MT"/>
                    <w:i w:val="0"/>
                    <w:iCs w:val="0"/>
                    <w:sz w:val="28"/>
                    <w:szCs w:val="28"/>
                  </w:rPr>
                  <w:delText>The system sends to the user the virtual ticket containing:</w:delText>
                </w:r>
              </w:del>
            </w:moveFrom>
          </w:p>
          <w:p w14:paraId="6699C591" w14:textId="5EF28DA6" w:rsidR="00D64D7E" w:rsidDel="00F57479" w:rsidRDefault="00D64D7E" w:rsidP="00D64D7E">
            <w:pPr>
              <w:pStyle w:val="Paragrafoelenco"/>
              <w:numPr>
                <w:ilvl w:val="0"/>
                <w:numId w:val="34"/>
              </w:numPr>
              <w:ind w:left="754" w:hanging="357"/>
              <w:rPr>
                <w:del w:id="213" w:author="Giorgio Romeo" w:date="2020-12-01T23:03:00Z"/>
                <w:moveFrom w:id="214" w:author="Giorgio Romeo" w:date="2020-12-01T15:52:00Z"/>
                <w:rStyle w:val="Enfasidelicata"/>
                <w:rFonts w:ascii="Bell MT" w:hAnsi="Bell MT"/>
                <w:i w:val="0"/>
                <w:iCs w:val="0"/>
                <w:sz w:val="28"/>
                <w:szCs w:val="28"/>
              </w:rPr>
            </w:pPr>
            <w:moveFrom w:id="215" w:author="Giorgio Romeo" w:date="2020-12-01T15:52:00Z">
              <w:del w:id="216" w:author="Giorgio Romeo" w:date="2020-12-01T23:03:00Z">
                <w:r w:rsidRPr="00701CE5" w:rsidDel="00F57479">
                  <w:rPr>
                    <w:rStyle w:val="Enfasidelicata"/>
                    <w:rFonts w:ascii="Bell MT" w:hAnsi="Bell MT"/>
                    <w:i w:val="0"/>
                    <w:iCs w:val="0"/>
                    <w:sz w:val="28"/>
                    <w:szCs w:val="28"/>
                  </w:rPr>
                  <w:delText>The user’s selected</w:delText>
                </w:r>
                <w:r w:rsidDel="00F57479">
                  <w:rPr>
                    <w:rStyle w:val="Enfasidelicata"/>
                    <w:rFonts w:ascii="Bell MT" w:hAnsi="Bell MT"/>
                    <w:i w:val="0"/>
                    <w:iCs w:val="0"/>
                    <w:sz w:val="28"/>
                    <w:szCs w:val="28"/>
                  </w:rPr>
                  <w:delText xml:space="preserve"> time</w:delText>
                </w:r>
                <w:r w:rsidR="00EF1EC8" w:rsidDel="00F57479">
                  <w:rPr>
                    <w:rStyle w:val="Enfasidelicata"/>
                    <w:rFonts w:ascii="Bell MT" w:hAnsi="Bell MT"/>
                    <w:i w:val="0"/>
                    <w:iCs w:val="0"/>
                    <w:sz w:val="28"/>
                    <w:szCs w:val="28"/>
                  </w:rPr>
                  <w:delText xml:space="preserve"> slot</w:delText>
                </w:r>
                <w:r w:rsidDel="00F57479">
                  <w:rPr>
                    <w:rStyle w:val="Enfasidelicata"/>
                    <w:rFonts w:ascii="Bell MT" w:hAnsi="Bell MT"/>
                    <w:i w:val="0"/>
                    <w:iCs w:val="0"/>
                    <w:sz w:val="28"/>
                    <w:szCs w:val="28"/>
                  </w:rPr>
                  <w:delText>.</w:delText>
                </w:r>
              </w:del>
            </w:moveFrom>
          </w:p>
          <w:p w14:paraId="343D32C7" w14:textId="5A255CDF" w:rsidR="00D64D7E" w:rsidDel="00F57479" w:rsidRDefault="00D64D7E" w:rsidP="00D64D7E">
            <w:pPr>
              <w:pStyle w:val="Paragrafoelenco"/>
              <w:numPr>
                <w:ilvl w:val="0"/>
                <w:numId w:val="34"/>
              </w:numPr>
              <w:ind w:left="754" w:hanging="357"/>
              <w:rPr>
                <w:del w:id="217" w:author="Giorgio Romeo" w:date="2020-12-01T23:03:00Z"/>
                <w:moveFrom w:id="218" w:author="Giorgio Romeo" w:date="2020-12-01T15:52:00Z"/>
                <w:rStyle w:val="Enfasidelicata"/>
                <w:rFonts w:ascii="Bell MT" w:hAnsi="Bell MT"/>
                <w:i w:val="0"/>
                <w:iCs w:val="0"/>
                <w:sz w:val="28"/>
                <w:szCs w:val="28"/>
              </w:rPr>
            </w:pPr>
            <w:moveFrom w:id="219" w:author="Giorgio Romeo" w:date="2020-12-01T15:52:00Z">
              <w:del w:id="220" w:author="Giorgio Romeo" w:date="2020-12-01T23:03:00Z">
                <w:r w:rsidDel="00F57479">
                  <w:rPr>
                    <w:rStyle w:val="Enfasidelicata"/>
                    <w:rFonts w:ascii="Bell MT" w:hAnsi="Bell MT"/>
                    <w:i w:val="0"/>
                    <w:iCs w:val="0"/>
                    <w:sz w:val="28"/>
                    <w:szCs w:val="28"/>
                  </w:rPr>
                  <w:delText xml:space="preserve">The </w:delText>
                </w:r>
                <w:r w:rsidR="00527327" w:rsidDel="00F57479">
                  <w:rPr>
                    <w:rStyle w:val="Enfasidelicata"/>
                    <w:rFonts w:ascii="Bell MT" w:hAnsi="Bell MT"/>
                    <w:i w:val="0"/>
                    <w:iCs w:val="0"/>
                    <w:sz w:val="28"/>
                    <w:szCs w:val="28"/>
                  </w:rPr>
                  <w:delText>store</w:delText>
                </w:r>
                <w:r w:rsidDel="00F57479">
                  <w:rPr>
                    <w:rStyle w:val="Enfasidelicata"/>
                    <w:rFonts w:ascii="Bell MT" w:hAnsi="Bell MT"/>
                    <w:i w:val="0"/>
                    <w:iCs w:val="0"/>
                    <w:sz w:val="28"/>
                    <w:szCs w:val="28"/>
                  </w:rPr>
                  <w:delText>’s name and address.</w:delText>
                </w:r>
              </w:del>
            </w:moveFrom>
          </w:p>
          <w:p w14:paraId="2AD1D3BC" w14:textId="4AB52F75" w:rsidR="00D64D7E" w:rsidRPr="00701CE5" w:rsidDel="00F57479" w:rsidRDefault="00D64D7E" w:rsidP="00D64D7E">
            <w:pPr>
              <w:pStyle w:val="Paragrafoelenco"/>
              <w:numPr>
                <w:ilvl w:val="0"/>
                <w:numId w:val="34"/>
              </w:numPr>
              <w:ind w:left="754" w:hanging="357"/>
              <w:rPr>
                <w:del w:id="221" w:author="Giorgio Romeo" w:date="2020-12-01T23:03:00Z"/>
                <w:moveFrom w:id="222" w:author="Giorgio Romeo" w:date="2020-12-01T15:52:00Z"/>
                <w:rStyle w:val="Enfasidelicata"/>
                <w:rFonts w:ascii="Bell MT" w:hAnsi="Bell MT"/>
                <w:i w:val="0"/>
                <w:iCs w:val="0"/>
                <w:sz w:val="28"/>
                <w:szCs w:val="28"/>
              </w:rPr>
            </w:pPr>
            <w:moveFrom w:id="223" w:author="Giorgio Romeo" w:date="2020-12-01T15:52:00Z">
              <w:del w:id="224" w:author="Giorgio Romeo" w:date="2020-12-01T23:03:00Z">
                <w:r w:rsidDel="00F57479">
                  <w:rPr>
                    <w:rStyle w:val="Enfasidelicata"/>
                    <w:rFonts w:ascii="Bell MT" w:hAnsi="Bell MT"/>
                    <w:i w:val="0"/>
                    <w:iCs w:val="0"/>
                    <w:sz w:val="28"/>
                    <w:szCs w:val="28"/>
                  </w:rPr>
                  <w:delText>The QR code to enter</w:delText>
                </w:r>
                <w:r w:rsidR="00EF1EC8" w:rsidDel="00F57479">
                  <w:rPr>
                    <w:rStyle w:val="Enfasidelicata"/>
                    <w:rFonts w:ascii="Bell MT" w:hAnsi="Bell MT"/>
                    <w:i w:val="0"/>
                    <w:iCs w:val="0"/>
                    <w:sz w:val="28"/>
                    <w:szCs w:val="28"/>
                  </w:rPr>
                  <w:delText xml:space="preserve"> (and exit)</w:delText>
                </w:r>
                <w:r w:rsidDel="00F57479">
                  <w:rPr>
                    <w:rStyle w:val="Enfasidelicata"/>
                    <w:rFonts w:ascii="Bell MT" w:hAnsi="Bell MT"/>
                    <w:i w:val="0"/>
                    <w:iCs w:val="0"/>
                    <w:sz w:val="28"/>
                    <w:szCs w:val="28"/>
                  </w:rPr>
                  <w:delText xml:space="preserve"> the </w:delText>
                </w:r>
                <w:r w:rsidR="00527327" w:rsidDel="00F57479">
                  <w:rPr>
                    <w:rStyle w:val="Enfasidelicata"/>
                    <w:rFonts w:ascii="Bell MT" w:hAnsi="Bell MT"/>
                    <w:i w:val="0"/>
                    <w:iCs w:val="0"/>
                    <w:sz w:val="28"/>
                    <w:szCs w:val="28"/>
                  </w:rPr>
                  <w:delText>store</w:delText>
                </w:r>
                <w:r w:rsidDel="00F57479">
                  <w:rPr>
                    <w:rStyle w:val="Enfasidelicata"/>
                    <w:rFonts w:ascii="Bell MT" w:hAnsi="Bell MT"/>
                    <w:i w:val="0"/>
                    <w:iCs w:val="0"/>
                    <w:sz w:val="28"/>
                    <w:szCs w:val="28"/>
                  </w:rPr>
                  <w:delText>.</w:delText>
                </w:r>
              </w:del>
            </w:moveFrom>
          </w:p>
        </w:tc>
      </w:tr>
      <w:tr w:rsidR="00D64D7E" w:rsidDel="00F57479" w14:paraId="33F0E2A6" w14:textId="57B4AA0A" w:rsidTr="00D64D7E">
        <w:trPr>
          <w:trHeight w:val="361"/>
          <w:del w:id="225" w:author="Giorgio Romeo" w:date="2020-12-01T23:03:00Z"/>
        </w:trPr>
        <w:tc>
          <w:tcPr>
            <w:tcW w:w="1985" w:type="dxa"/>
          </w:tcPr>
          <w:p w14:paraId="043D8B12" w14:textId="79F43E3F" w:rsidR="00D64D7E" w:rsidDel="00F57479" w:rsidRDefault="00D64D7E" w:rsidP="00D64D7E">
            <w:pPr>
              <w:pStyle w:val="Paragrafoelenco"/>
              <w:ind w:left="0"/>
              <w:jc w:val="center"/>
              <w:rPr>
                <w:del w:id="226" w:author="Giorgio Romeo" w:date="2020-12-01T23:03:00Z"/>
                <w:moveFrom w:id="227" w:author="Giorgio Romeo" w:date="2020-12-01T15:52:00Z"/>
                <w:rStyle w:val="Enfasidelicata"/>
                <w:rFonts w:ascii="Bell MT" w:hAnsi="Bell MT"/>
                <w:i w:val="0"/>
                <w:iCs w:val="0"/>
                <w:sz w:val="32"/>
                <w:szCs w:val="32"/>
              </w:rPr>
            </w:pPr>
            <w:moveFrom w:id="228" w:author="Giorgio Romeo" w:date="2020-12-01T15:52:00Z">
              <w:del w:id="229" w:author="Giorgio Romeo" w:date="2020-12-01T23:03:00Z">
                <w:r w:rsidDel="00F57479">
                  <w:rPr>
                    <w:rStyle w:val="Enfasidelicata"/>
                    <w:rFonts w:ascii="Bell MT" w:hAnsi="Bell MT"/>
                    <w:i w:val="0"/>
                    <w:iCs w:val="0"/>
                    <w:sz w:val="32"/>
                    <w:szCs w:val="32"/>
                  </w:rPr>
                  <w:delText>Exit condition</w:delText>
                </w:r>
              </w:del>
            </w:moveFrom>
          </w:p>
        </w:tc>
        <w:tc>
          <w:tcPr>
            <w:tcW w:w="6815" w:type="dxa"/>
          </w:tcPr>
          <w:p w14:paraId="480CF3C7" w14:textId="181E266C" w:rsidR="00D64D7E" w:rsidRPr="002967F3" w:rsidDel="00F57479" w:rsidRDefault="00D64D7E" w:rsidP="00D64D7E">
            <w:pPr>
              <w:pStyle w:val="Paragrafoelenco"/>
              <w:ind w:left="0"/>
              <w:rPr>
                <w:del w:id="230" w:author="Giorgio Romeo" w:date="2020-12-01T23:03:00Z"/>
                <w:moveFrom w:id="231" w:author="Giorgio Romeo" w:date="2020-12-01T15:52:00Z"/>
                <w:rStyle w:val="Enfasidelicata"/>
                <w:rFonts w:ascii="Bell MT" w:hAnsi="Bell MT"/>
                <w:i w:val="0"/>
                <w:iCs w:val="0"/>
                <w:sz w:val="28"/>
                <w:szCs w:val="28"/>
              </w:rPr>
            </w:pPr>
            <w:moveFrom w:id="232" w:author="Giorgio Romeo" w:date="2020-12-01T15:52:00Z">
              <w:del w:id="233" w:author="Giorgio Romeo" w:date="2020-12-01T23:03:00Z">
                <w:r w:rsidDel="00F57479">
                  <w:rPr>
                    <w:rStyle w:val="Enfasidelicata"/>
                    <w:rFonts w:ascii="Bell MT" w:hAnsi="Bell MT"/>
                    <w:i w:val="0"/>
                    <w:iCs w:val="0"/>
                    <w:sz w:val="28"/>
                    <w:szCs w:val="28"/>
                  </w:rPr>
                  <w:delText xml:space="preserve">The user successfully receives the virtual ticket. </w:delText>
                </w:r>
              </w:del>
            </w:moveFrom>
          </w:p>
        </w:tc>
      </w:tr>
      <w:tr w:rsidR="00D64D7E" w:rsidDel="00F57479" w14:paraId="3F459EA8" w14:textId="7A466ED4" w:rsidTr="00D64D7E">
        <w:trPr>
          <w:trHeight w:val="404"/>
          <w:del w:id="234" w:author="Giorgio Romeo" w:date="2020-12-01T23:03:00Z"/>
        </w:trPr>
        <w:tc>
          <w:tcPr>
            <w:tcW w:w="1985" w:type="dxa"/>
          </w:tcPr>
          <w:p w14:paraId="3B33CD7A" w14:textId="2878D981" w:rsidR="00D64D7E" w:rsidDel="00F57479" w:rsidRDefault="00D64D7E" w:rsidP="00D64D7E">
            <w:pPr>
              <w:pStyle w:val="Paragrafoelenco"/>
              <w:ind w:left="0"/>
              <w:jc w:val="center"/>
              <w:rPr>
                <w:del w:id="235" w:author="Giorgio Romeo" w:date="2020-12-01T23:03:00Z"/>
                <w:moveFrom w:id="236" w:author="Giorgio Romeo" w:date="2020-12-01T15:52:00Z"/>
                <w:rStyle w:val="Enfasidelicata"/>
                <w:rFonts w:ascii="Bell MT" w:hAnsi="Bell MT"/>
                <w:i w:val="0"/>
                <w:iCs w:val="0"/>
                <w:sz w:val="32"/>
                <w:szCs w:val="32"/>
              </w:rPr>
            </w:pPr>
            <w:moveFrom w:id="237" w:author="Giorgio Romeo" w:date="2020-12-01T15:52:00Z">
              <w:del w:id="238" w:author="Giorgio Romeo" w:date="2020-12-01T23:03:00Z">
                <w:r w:rsidDel="00F57479">
                  <w:rPr>
                    <w:rStyle w:val="Enfasidelicata"/>
                    <w:rFonts w:ascii="Bell MT" w:hAnsi="Bell MT"/>
                    <w:i w:val="0"/>
                    <w:iCs w:val="0"/>
                    <w:sz w:val="32"/>
                    <w:szCs w:val="32"/>
                  </w:rPr>
                  <w:delText>Exceptions</w:delText>
                </w:r>
              </w:del>
            </w:moveFrom>
          </w:p>
        </w:tc>
        <w:tc>
          <w:tcPr>
            <w:tcW w:w="6815" w:type="dxa"/>
          </w:tcPr>
          <w:p w14:paraId="3E50F58F" w14:textId="7949B9BA" w:rsidR="00726F4C" w:rsidDel="00F57479" w:rsidRDefault="00726F4C" w:rsidP="00726F4C">
            <w:pPr>
              <w:pStyle w:val="Paragrafoelenco"/>
              <w:numPr>
                <w:ilvl w:val="0"/>
                <w:numId w:val="48"/>
              </w:numPr>
              <w:ind w:left="357" w:hanging="357"/>
              <w:rPr>
                <w:del w:id="239" w:author="Giorgio Romeo" w:date="2020-12-01T23:03:00Z"/>
                <w:moveFrom w:id="240" w:author="Giorgio Romeo" w:date="2020-12-01T15:52:00Z"/>
                <w:rStyle w:val="Enfasidelicata"/>
                <w:rFonts w:ascii="Bell MT" w:hAnsi="Bell MT"/>
                <w:i w:val="0"/>
                <w:iCs w:val="0"/>
                <w:sz w:val="28"/>
                <w:szCs w:val="28"/>
              </w:rPr>
            </w:pPr>
            <w:moveFrom w:id="241" w:author="Giorgio Romeo" w:date="2020-12-01T15:52:00Z">
              <w:del w:id="242" w:author="Giorgio Romeo" w:date="2020-12-01T23:03:00Z">
                <w:r w:rsidDel="00F57479">
                  <w:rPr>
                    <w:rStyle w:val="Enfasidelicata"/>
                    <w:rFonts w:ascii="Bell MT" w:hAnsi="Bell MT"/>
                    <w:i w:val="0"/>
                    <w:iCs w:val="0"/>
                    <w:sz w:val="28"/>
                    <w:szCs w:val="28"/>
                  </w:rPr>
                  <w:delText xml:space="preserve">The user </w:delText>
                </w:r>
                <w:r w:rsidR="0012331D" w:rsidDel="00F57479">
                  <w:rPr>
                    <w:rStyle w:val="Enfasidelicata"/>
                    <w:rFonts w:ascii="Bell MT" w:hAnsi="Bell MT"/>
                    <w:i w:val="0"/>
                    <w:iCs w:val="0"/>
                    <w:sz w:val="28"/>
                    <w:szCs w:val="28"/>
                  </w:rPr>
                  <w:delText>refuses</w:delText>
                </w:r>
                <w:r w:rsidDel="00F57479">
                  <w:rPr>
                    <w:rStyle w:val="Enfasidelicata"/>
                    <w:rFonts w:ascii="Bell MT" w:hAnsi="Bell MT"/>
                    <w:i w:val="0"/>
                    <w:iCs w:val="0"/>
                    <w:sz w:val="28"/>
                    <w:szCs w:val="28"/>
                  </w:rPr>
                  <w:delText xml:space="preserve"> the provided time slot clicking on the </w:delText>
                </w:r>
                <w:commentRangeStart w:id="243"/>
                <w:r w:rsidR="00EF1EC8" w:rsidRPr="00EA3631" w:rsidDel="00F57479">
                  <w:rPr>
                    <w:rStyle w:val="Enfasidelicata"/>
                    <w:rFonts w:ascii="Bell MT" w:hAnsi="Bell MT"/>
                    <w:sz w:val="28"/>
                    <w:szCs w:val="28"/>
                  </w:rPr>
                  <w:delText>“</w:delText>
                </w:r>
                <w:r w:rsidR="0012331D" w:rsidDel="00F57479">
                  <w:rPr>
                    <w:rStyle w:val="Enfasidelicata"/>
                    <w:rFonts w:ascii="Bell MT" w:hAnsi="Bell MT"/>
                    <w:sz w:val="28"/>
                    <w:szCs w:val="28"/>
                  </w:rPr>
                  <w:delText>Cancel</w:delText>
                </w:r>
                <w:r w:rsidR="00EF1EC8" w:rsidRPr="00EA3631" w:rsidDel="00F57479">
                  <w:rPr>
                    <w:rStyle w:val="Enfasidelicata"/>
                    <w:rFonts w:ascii="Bell MT" w:hAnsi="Bell MT"/>
                    <w:sz w:val="28"/>
                    <w:szCs w:val="28"/>
                  </w:rPr>
                  <w:delText>”</w:delText>
                </w:r>
                <w:r w:rsidR="00EF1EC8" w:rsidDel="00F57479">
                  <w:rPr>
                    <w:rStyle w:val="Enfasidelicata"/>
                    <w:rFonts w:ascii="Bell MT" w:hAnsi="Bell MT"/>
                    <w:sz w:val="28"/>
                    <w:szCs w:val="28"/>
                  </w:rPr>
                  <w:delText xml:space="preserve"> </w:delText>
                </w:r>
                <w:commentRangeEnd w:id="243"/>
                <w:r w:rsidR="0012331D" w:rsidDel="00F57479">
                  <w:rPr>
                    <w:rStyle w:val="Rimandocommento"/>
                  </w:rPr>
                  <w:commentReference w:id="243"/>
                </w:r>
                <w:r w:rsidR="00EF1EC8" w:rsidDel="00F57479">
                  <w:rPr>
                    <w:rStyle w:val="Enfasidelicata"/>
                    <w:rFonts w:ascii="Bell MT" w:hAnsi="Bell MT"/>
                    <w:i w:val="0"/>
                    <w:iCs w:val="0"/>
                    <w:sz w:val="28"/>
                    <w:szCs w:val="28"/>
                  </w:rPr>
                  <w:delText>button.</w:delText>
                </w:r>
              </w:del>
            </w:moveFrom>
          </w:p>
          <w:p w14:paraId="4D5E8C9F" w14:textId="0E76AFE4" w:rsidR="001C2511" w:rsidRPr="001C2511" w:rsidDel="00F57479" w:rsidRDefault="00EF1EC8" w:rsidP="001C2511">
            <w:pPr>
              <w:pStyle w:val="Paragrafoelenco"/>
              <w:ind w:left="357"/>
              <w:rPr>
                <w:del w:id="244" w:author="Giorgio Romeo" w:date="2020-12-01T23:03:00Z"/>
                <w:moveFrom w:id="245" w:author="Giorgio Romeo" w:date="2020-12-01T15:52:00Z"/>
                <w:rStyle w:val="Enfasidelicata"/>
                <w:rFonts w:ascii="Bell MT" w:hAnsi="Bell MT"/>
                <w:i w:val="0"/>
                <w:iCs w:val="0"/>
                <w:sz w:val="28"/>
                <w:szCs w:val="28"/>
              </w:rPr>
            </w:pPr>
            <w:moveFrom w:id="246" w:author="Giorgio Romeo" w:date="2020-12-01T15:52:00Z">
              <w:del w:id="247" w:author="Giorgio Romeo" w:date="2020-12-01T23:03:00Z">
                <w:r w:rsidDel="00F57479">
                  <w:rPr>
                    <w:rStyle w:val="Enfasidelicata"/>
                    <w:rFonts w:ascii="Bell MT" w:hAnsi="Bell MT"/>
                    <w:i w:val="0"/>
                    <w:iCs w:val="0"/>
                    <w:sz w:val="28"/>
                    <w:szCs w:val="28"/>
                  </w:rPr>
                  <w:delText>The system redirects the user to the selection page (</w:delText>
                </w:r>
                <w:r w:rsidRPr="00EA3631" w:rsidDel="00F57479">
                  <w:rPr>
                    <w:rStyle w:val="Enfasidelicata"/>
                    <w:rFonts w:ascii="Bell MT" w:hAnsi="Bell MT"/>
                    <w:sz w:val="28"/>
                    <w:szCs w:val="28"/>
                  </w:rPr>
                  <w:delText>Events flow</w:delText>
                </w:r>
                <w:r w:rsidDel="00F57479">
                  <w:rPr>
                    <w:rStyle w:val="Enfasidelicata"/>
                    <w:rFonts w:ascii="Bell MT" w:hAnsi="Bell MT"/>
                    <w:i w:val="0"/>
                    <w:iCs w:val="0"/>
                    <w:sz w:val="28"/>
                    <w:szCs w:val="28"/>
                  </w:rPr>
                  <w:delText xml:space="preserve"> starts again from </w:delText>
                </w:r>
                <w:r w:rsidR="00513AD3" w:rsidDel="00F57479">
                  <w:rPr>
                    <w:rStyle w:val="Enfasidelicata"/>
                    <w:rFonts w:ascii="Bell MT" w:hAnsi="Bell MT"/>
                    <w:i w:val="0"/>
                    <w:iCs w:val="0"/>
                    <w:sz w:val="28"/>
                    <w:szCs w:val="28"/>
                  </w:rPr>
                  <w:delText>event</w:delText>
                </w:r>
                <w:r w:rsidDel="00F57479">
                  <w:rPr>
                    <w:rStyle w:val="Enfasidelicata"/>
                    <w:rFonts w:ascii="Bell MT" w:hAnsi="Bell MT"/>
                    <w:i w:val="0"/>
                    <w:iCs w:val="0"/>
                    <w:sz w:val="28"/>
                    <w:szCs w:val="28"/>
                  </w:rPr>
                  <w:delText xml:space="preserve"> 3).</w:delText>
                </w:r>
              </w:del>
            </w:moveFrom>
          </w:p>
        </w:tc>
      </w:tr>
    </w:tbl>
    <w:tbl>
      <w:tblPr>
        <w:tblStyle w:val="Grigliatabella"/>
        <w:tblpPr w:leftFromText="141" w:rightFromText="141" w:vertAnchor="text" w:horzAnchor="margin" w:tblpXSpec="right" w:tblpY="200"/>
        <w:tblW w:w="0" w:type="auto"/>
        <w:jc w:val="right"/>
        <w:tblLook w:val="04A0" w:firstRow="1" w:lastRow="0" w:firstColumn="1" w:lastColumn="0" w:noHBand="0" w:noVBand="1"/>
        <w:tblPrChange w:id="248" w:author="Giorgio Romeo" w:date="2020-12-01T23:03:00Z">
          <w:tblPr>
            <w:tblStyle w:val="Grigliatabella"/>
            <w:tblpPr w:leftFromText="141" w:rightFromText="141" w:vertAnchor="text" w:horzAnchor="margin" w:tblpXSpec="center" w:tblpY="200"/>
            <w:tblW w:w="0" w:type="auto"/>
            <w:tblLook w:val="04A0" w:firstRow="1" w:lastRow="0" w:firstColumn="1" w:lastColumn="0" w:noHBand="0" w:noVBand="1"/>
          </w:tblPr>
        </w:tblPrChange>
      </w:tblPr>
      <w:tblGrid>
        <w:gridCol w:w="1985"/>
        <w:gridCol w:w="6849"/>
        <w:tblGridChange w:id="249">
          <w:tblGrid>
            <w:gridCol w:w="1985"/>
            <w:gridCol w:w="6849"/>
          </w:tblGrid>
        </w:tblGridChange>
      </w:tblGrid>
      <w:tr w:rsidR="00F57479" w14:paraId="503E076D" w14:textId="77777777" w:rsidTr="00F57479">
        <w:trPr>
          <w:trHeight w:val="215"/>
          <w:jc w:val="right"/>
          <w:ins w:id="250" w:author="Giorgio Romeo" w:date="2020-12-01T23:03:00Z"/>
          <w:trPrChange w:id="251" w:author="Giorgio Romeo" w:date="2020-12-01T23:03:00Z">
            <w:trPr>
              <w:trHeight w:val="215"/>
            </w:trPr>
          </w:trPrChange>
        </w:trPr>
        <w:tc>
          <w:tcPr>
            <w:tcW w:w="1985" w:type="dxa"/>
            <w:tcPrChange w:id="252" w:author="Giorgio Romeo" w:date="2020-12-01T23:03:00Z">
              <w:tcPr>
                <w:tcW w:w="1985" w:type="dxa"/>
              </w:tcPr>
            </w:tcPrChange>
          </w:tcPr>
          <w:moveFromRangeEnd w:id="164"/>
          <w:p w14:paraId="78612EEF" w14:textId="77777777" w:rsidR="00F57479" w:rsidRPr="006B5465" w:rsidRDefault="00F57479" w:rsidP="00F57479">
            <w:pPr>
              <w:pStyle w:val="Paragrafoelenco"/>
              <w:ind w:left="0"/>
              <w:jc w:val="center"/>
              <w:rPr>
                <w:ins w:id="253" w:author="Giorgio Romeo" w:date="2020-12-01T23:03:00Z"/>
                <w:rStyle w:val="Enfasidelicata"/>
                <w:rFonts w:ascii="Bell MT" w:hAnsi="Bell MT"/>
                <w:i w:val="0"/>
                <w:iCs w:val="0"/>
                <w:sz w:val="32"/>
                <w:szCs w:val="32"/>
              </w:rPr>
            </w:pPr>
            <w:ins w:id="254" w:author="Giorgio Romeo" w:date="2020-12-01T23:03:00Z">
              <w:r w:rsidRPr="006B5465">
                <w:rPr>
                  <w:rStyle w:val="Enfasidelicata"/>
                  <w:rFonts w:ascii="Bell MT" w:hAnsi="Bell MT"/>
                  <w:i w:val="0"/>
                  <w:iCs w:val="0"/>
                  <w:sz w:val="32"/>
                  <w:szCs w:val="32"/>
                </w:rPr>
                <w:t>Actors</w:t>
              </w:r>
            </w:ins>
          </w:p>
        </w:tc>
        <w:tc>
          <w:tcPr>
            <w:tcW w:w="6849" w:type="dxa"/>
            <w:tcPrChange w:id="255" w:author="Giorgio Romeo" w:date="2020-12-01T23:03:00Z">
              <w:tcPr>
                <w:tcW w:w="6849" w:type="dxa"/>
              </w:tcPr>
            </w:tcPrChange>
          </w:tcPr>
          <w:p w14:paraId="43528827" w14:textId="77777777" w:rsidR="00F57479" w:rsidRPr="00923D58" w:rsidRDefault="00F57479" w:rsidP="00F57479">
            <w:pPr>
              <w:pStyle w:val="Paragrafoelenco"/>
              <w:ind w:left="0"/>
              <w:rPr>
                <w:ins w:id="256" w:author="Giorgio Romeo" w:date="2020-12-01T23:03:00Z"/>
                <w:rStyle w:val="Enfasidelicata"/>
                <w:rFonts w:ascii="Bell MT" w:hAnsi="Bell MT"/>
                <w:i w:val="0"/>
                <w:iCs w:val="0"/>
                <w:sz w:val="28"/>
                <w:szCs w:val="28"/>
              </w:rPr>
            </w:pPr>
            <w:ins w:id="257" w:author="Giorgio Romeo" w:date="2020-12-01T23:03: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F57479" w14:paraId="416D9B6E" w14:textId="77777777" w:rsidTr="00F57479">
        <w:trPr>
          <w:trHeight w:val="361"/>
          <w:jc w:val="right"/>
          <w:ins w:id="258" w:author="Giorgio Romeo" w:date="2020-12-01T23:03:00Z"/>
          <w:trPrChange w:id="259" w:author="Giorgio Romeo" w:date="2020-12-01T23:03:00Z">
            <w:trPr>
              <w:trHeight w:val="361"/>
            </w:trPr>
          </w:trPrChange>
        </w:trPr>
        <w:tc>
          <w:tcPr>
            <w:tcW w:w="1985" w:type="dxa"/>
            <w:tcPrChange w:id="260" w:author="Giorgio Romeo" w:date="2020-12-01T23:03:00Z">
              <w:tcPr>
                <w:tcW w:w="1985" w:type="dxa"/>
              </w:tcPr>
            </w:tcPrChange>
          </w:tcPr>
          <w:p w14:paraId="76AFB078" w14:textId="77777777" w:rsidR="00F57479" w:rsidRPr="006B5465" w:rsidRDefault="00F57479" w:rsidP="00F57479">
            <w:pPr>
              <w:pStyle w:val="Paragrafoelenco"/>
              <w:ind w:left="0"/>
              <w:jc w:val="center"/>
              <w:rPr>
                <w:ins w:id="261" w:author="Giorgio Romeo" w:date="2020-12-01T23:03:00Z"/>
                <w:rStyle w:val="Enfasidelicata"/>
                <w:rFonts w:ascii="Bell MT" w:hAnsi="Bell MT"/>
                <w:i w:val="0"/>
                <w:iCs w:val="0"/>
                <w:sz w:val="32"/>
                <w:szCs w:val="32"/>
              </w:rPr>
            </w:pPr>
            <w:ins w:id="262" w:author="Giorgio Romeo" w:date="2020-12-01T23:03:00Z">
              <w:r w:rsidRPr="006B5465">
                <w:rPr>
                  <w:rStyle w:val="Enfasidelicata"/>
                  <w:rFonts w:ascii="Bell MT" w:hAnsi="Bell MT"/>
                  <w:i w:val="0"/>
                  <w:iCs w:val="0"/>
                  <w:sz w:val="32"/>
                  <w:szCs w:val="32"/>
                </w:rPr>
                <w:t>Entry condition</w:t>
              </w:r>
            </w:ins>
          </w:p>
        </w:tc>
        <w:tc>
          <w:tcPr>
            <w:tcW w:w="6849" w:type="dxa"/>
            <w:tcPrChange w:id="263" w:author="Giorgio Romeo" w:date="2020-12-01T23:03:00Z">
              <w:tcPr>
                <w:tcW w:w="6849" w:type="dxa"/>
              </w:tcPr>
            </w:tcPrChange>
          </w:tcPr>
          <w:p w14:paraId="4D11DD8F" w14:textId="77777777" w:rsidR="00F57479" w:rsidRPr="00923D58" w:rsidRDefault="00F57479" w:rsidP="00F57479">
            <w:pPr>
              <w:pStyle w:val="Paragrafoelenco"/>
              <w:ind w:left="0"/>
              <w:rPr>
                <w:ins w:id="264" w:author="Giorgio Romeo" w:date="2020-12-01T23:03:00Z"/>
                <w:rStyle w:val="Enfasidelicata"/>
                <w:rFonts w:ascii="Bell MT" w:hAnsi="Bell MT"/>
                <w:i w:val="0"/>
                <w:iCs w:val="0"/>
                <w:sz w:val="28"/>
                <w:szCs w:val="28"/>
              </w:rPr>
            </w:pPr>
            <w:ins w:id="265" w:author="Giorgio Romeo" w:date="2020-12-01T23:03: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ins>
          </w:p>
        </w:tc>
      </w:tr>
      <w:tr w:rsidR="00F57479" w14:paraId="694D4F0E" w14:textId="77777777" w:rsidTr="00F57479">
        <w:trPr>
          <w:trHeight w:val="2152"/>
          <w:jc w:val="right"/>
          <w:ins w:id="266" w:author="Giorgio Romeo" w:date="2020-12-01T23:03:00Z"/>
          <w:trPrChange w:id="267" w:author="Giorgio Romeo" w:date="2020-12-01T23:03:00Z">
            <w:trPr>
              <w:trHeight w:val="2152"/>
            </w:trPr>
          </w:trPrChange>
        </w:trPr>
        <w:tc>
          <w:tcPr>
            <w:tcW w:w="1985" w:type="dxa"/>
            <w:tcPrChange w:id="268" w:author="Giorgio Romeo" w:date="2020-12-01T23:03:00Z">
              <w:tcPr>
                <w:tcW w:w="1985" w:type="dxa"/>
              </w:tcPr>
            </w:tcPrChange>
          </w:tcPr>
          <w:p w14:paraId="24F094B1" w14:textId="77777777" w:rsidR="00F57479" w:rsidRPr="006B5465" w:rsidRDefault="00F57479" w:rsidP="00F57479">
            <w:pPr>
              <w:pStyle w:val="Paragrafoelenco"/>
              <w:ind w:left="0"/>
              <w:jc w:val="center"/>
              <w:rPr>
                <w:ins w:id="269" w:author="Giorgio Romeo" w:date="2020-12-01T23:03:00Z"/>
                <w:rStyle w:val="Enfasidelicata"/>
                <w:rFonts w:ascii="Bell MT" w:hAnsi="Bell MT"/>
                <w:i w:val="0"/>
                <w:iCs w:val="0"/>
                <w:sz w:val="32"/>
                <w:szCs w:val="32"/>
              </w:rPr>
            </w:pPr>
            <w:ins w:id="270" w:author="Giorgio Romeo" w:date="2020-12-01T23:03:00Z">
              <w:r w:rsidRPr="006B5465">
                <w:rPr>
                  <w:rStyle w:val="Enfasidelicata"/>
                  <w:rFonts w:ascii="Bell MT" w:hAnsi="Bell MT"/>
                  <w:i w:val="0"/>
                  <w:iCs w:val="0"/>
                  <w:sz w:val="32"/>
                  <w:szCs w:val="32"/>
                </w:rPr>
                <w:t>Events flow</w:t>
              </w:r>
            </w:ins>
          </w:p>
        </w:tc>
        <w:tc>
          <w:tcPr>
            <w:tcW w:w="6849" w:type="dxa"/>
            <w:tcPrChange w:id="271" w:author="Giorgio Romeo" w:date="2020-12-01T23:03:00Z">
              <w:tcPr>
                <w:tcW w:w="6849" w:type="dxa"/>
              </w:tcPr>
            </w:tcPrChange>
          </w:tcPr>
          <w:p w14:paraId="3C8519F3" w14:textId="05CBD442" w:rsidR="00F57479" w:rsidRDefault="00F57479" w:rsidP="00F57479">
            <w:pPr>
              <w:pStyle w:val="Paragrafoelenco"/>
              <w:numPr>
                <w:ilvl w:val="0"/>
                <w:numId w:val="46"/>
              </w:numPr>
              <w:rPr>
                <w:ins w:id="272" w:author="Giorgio Romeo" w:date="2020-12-01T23:03:00Z"/>
                <w:rStyle w:val="Enfasidelicata"/>
                <w:rFonts w:ascii="Bell MT" w:hAnsi="Bell MT"/>
                <w:i w:val="0"/>
                <w:iCs w:val="0"/>
                <w:sz w:val="28"/>
                <w:szCs w:val="28"/>
              </w:rPr>
            </w:pPr>
            <w:ins w:id="273" w:author="Giorgio Romeo" w:date="2020-12-01T23:03:00Z">
              <w:r>
                <w:rPr>
                  <w:rStyle w:val="Enfasidelicata"/>
                  <w:rFonts w:ascii="Bell MT" w:hAnsi="Bell MT"/>
                  <w:i w:val="0"/>
                  <w:iCs w:val="0"/>
                  <w:sz w:val="28"/>
                  <w:szCs w:val="28"/>
                </w:rPr>
                <w:t xml:space="preserve">The first four events are the same of the </w:t>
              </w:r>
              <w:r w:rsidRPr="00B920D4">
                <w:rPr>
                  <w:rStyle w:val="Enfasidelicata"/>
                  <w:rFonts w:ascii="Bell MT" w:hAnsi="Bell MT"/>
                  <w:sz w:val="28"/>
                  <w:szCs w:val="28"/>
                </w:rPr>
                <w:t>“</w:t>
              </w:r>
              <w:r>
                <w:rPr>
                  <w:rStyle w:val="Enfasidelicata"/>
                  <w:rFonts w:ascii="Bell MT" w:hAnsi="Bell MT"/>
                  <w:sz w:val="28"/>
                  <w:szCs w:val="28"/>
                </w:rPr>
                <w:t>Get Virtual Ticket</w:t>
              </w:r>
              <w:r w:rsidRPr="00B920D4">
                <w:rPr>
                  <w:rStyle w:val="Enfasidelicata"/>
                  <w:rFonts w:ascii="Bell MT" w:hAnsi="Bell MT"/>
                  <w:sz w:val="28"/>
                  <w:szCs w:val="28"/>
                </w:rPr>
                <w:t>”</w:t>
              </w:r>
              <w:r>
                <w:rPr>
                  <w:rStyle w:val="Enfasidelicata"/>
                  <w:rFonts w:ascii="Bell MT" w:hAnsi="Bell MT"/>
                  <w:i w:val="0"/>
                  <w:iCs w:val="0"/>
                  <w:sz w:val="28"/>
                  <w:szCs w:val="28"/>
                </w:rPr>
                <w:t xml:space="preserve"> use case.</w:t>
              </w:r>
            </w:ins>
          </w:p>
          <w:p w14:paraId="59415C56" w14:textId="10853FBD" w:rsidR="00F57479" w:rsidRPr="00664977" w:rsidRDefault="00F57479" w:rsidP="00F57479">
            <w:pPr>
              <w:pStyle w:val="Paragrafoelenco"/>
              <w:numPr>
                <w:ilvl w:val="0"/>
                <w:numId w:val="46"/>
              </w:numPr>
              <w:rPr>
                <w:ins w:id="274" w:author="Giorgio Romeo" w:date="2020-12-01T23:03:00Z"/>
                <w:rStyle w:val="Enfasidelicata"/>
                <w:rFonts w:ascii="Bell MT" w:hAnsi="Bell MT"/>
                <w:i w:val="0"/>
                <w:iCs w:val="0"/>
                <w:sz w:val="28"/>
                <w:szCs w:val="28"/>
              </w:rPr>
            </w:pPr>
            <w:ins w:id="275" w:author="Giorgio Romeo" w:date="2020-12-01T23:03:00Z">
              <w:r>
                <w:rPr>
                  <w:rStyle w:val="Enfasidelicata"/>
                  <w:rFonts w:ascii="Bell MT" w:hAnsi="Bell MT"/>
                  <w:i w:val="0"/>
                  <w:iCs w:val="0"/>
                  <w:sz w:val="28"/>
                  <w:szCs w:val="28"/>
                </w:rPr>
                <w:t>The user remains inactive for 30 seconds.</w:t>
              </w:r>
            </w:ins>
          </w:p>
          <w:p w14:paraId="3B804003" w14:textId="696C19A3" w:rsidR="00F57479" w:rsidRDefault="00F57479" w:rsidP="00F57479">
            <w:pPr>
              <w:pStyle w:val="Paragrafoelenco"/>
              <w:numPr>
                <w:ilvl w:val="0"/>
                <w:numId w:val="46"/>
              </w:numPr>
              <w:rPr>
                <w:ins w:id="276" w:author="Giorgio Romeo" w:date="2020-12-01T23:03:00Z"/>
                <w:rStyle w:val="Enfasidelicata"/>
                <w:rFonts w:ascii="Bell MT" w:hAnsi="Bell MT"/>
                <w:i w:val="0"/>
                <w:iCs w:val="0"/>
                <w:sz w:val="28"/>
                <w:szCs w:val="28"/>
              </w:rPr>
            </w:pPr>
            <w:ins w:id="277" w:author="Giorgio Romeo" w:date="2020-12-01T23:03:00Z">
              <w:r>
                <w:rPr>
                  <w:rStyle w:val="Enfasidelicata"/>
                  <w:rFonts w:ascii="Bell MT" w:hAnsi="Bell MT"/>
                  <w:i w:val="0"/>
                  <w:iCs w:val="0"/>
                  <w:sz w:val="28"/>
                  <w:szCs w:val="28"/>
                </w:rPr>
                <w:t xml:space="preserve">The system notifies to the user the possibility to </w:t>
              </w:r>
            </w:ins>
            <w:ins w:id="278" w:author="Giorgio Romeo" w:date="2020-12-01T23:43:00Z">
              <w:r w:rsidR="00C412BB">
                <w:rPr>
                  <w:rStyle w:val="Enfasidelicata"/>
                  <w:rFonts w:ascii="Bell MT" w:hAnsi="Bell MT"/>
                  <w:i w:val="0"/>
                  <w:iCs w:val="0"/>
                  <w:sz w:val="28"/>
                  <w:szCs w:val="28"/>
                </w:rPr>
                <w:t>chec</w:t>
              </w:r>
            </w:ins>
            <w:ins w:id="279" w:author="Giorgio Romeo" w:date="2020-12-01T23:44:00Z">
              <w:r w:rsidR="00C412BB">
                <w:rPr>
                  <w:rStyle w:val="Enfasidelicata"/>
                  <w:rFonts w:ascii="Bell MT" w:hAnsi="Bell MT"/>
                  <w:i w:val="0"/>
                  <w:iCs w:val="0"/>
                  <w:sz w:val="28"/>
                  <w:szCs w:val="28"/>
                </w:rPr>
                <w:t xml:space="preserve">k among a list of </w:t>
              </w:r>
            </w:ins>
            <w:ins w:id="280" w:author="Giorgio Romeo" w:date="2020-12-01T23:03:00Z">
              <w:r>
                <w:rPr>
                  <w:rStyle w:val="Enfasidelicata"/>
                  <w:rFonts w:ascii="Bell MT" w:hAnsi="Bell MT"/>
                  <w:i w:val="0"/>
                  <w:iCs w:val="0"/>
                  <w:sz w:val="28"/>
                  <w:szCs w:val="28"/>
                </w:rPr>
                <w:t xml:space="preserve">further </w:t>
              </w:r>
            </w:ins>
            <w:ins w:id="281" w:author="Giorgio Romeo" w:date="2020-12-01T23:17:00Z">
              <w:r w:rsidR="00702C29">
                <w:rPr>
                  <w:rStyle w:val="Enfasidelicata"/>
                  <w:rFonts w:ascii="Bell MT" w:hAnsi="Bell MT"/>
                  <w:i w:val="0"/>
                  <w:iCs w:val="0"/>
                  <w:sz w:val="28"/>
                  <w:szCs w:val="28"/>
                </w:rPr>
                <w:t xml:space="preserve">suggested </w:t>
              </w:r>
            </w:ins>
            <w:ins w:id="282" w:author="Giorgio Romeo" w:date="2020-12-01T23:03:00Z">
              <w:r>
                <w:rPr>
                  <w:rStyle w:val="Enfasidelicata"/>
                  <w:rFonts w:ascii="Bell MT" w:hAnsi="Bell MT"/>
                  <w:i w:val="0"/>
                  <w:iCs w:val="0"/>
                  <w:sz w:val="28"/>
                  <w:szCs w:val="28"/>
                </w:rPr>
                <w:t>stores</w:t>
              </w:r>
            </w:ins>
            <w:ins w:id="283" w:author="Giorgio Romeo" w:date="2020-12-01T23:16:00Z">
              <w:r w:rsidR="008700A1">
                <w:rPr>
                  <w:rStyle w:val="Enfasidelicata"/>
                  <w:rFonts w:ascii="Bell MT" w:hAnsi="Bell MT"/>
                  <w:i w:val="0"/>
                  <w:iCs w:val="0"/>
                  <w:sz w:val="28"/>
                  <w:szCs w:val="28"/>
                </w:rPr>
                <w:t>.</w:t>
              </w:r>
            </w:ins>
            <w:ins w:id="284" w:author="Giorgio Romeo" w:date="2020-12-01T23:03:00Z">
              <w:r>
                <w:rPr>
                  <w:rStyle w:val="Enfasidelicata"/>
                  <w:rFonts w:ascii="Bell MT" w:hAnsi="Bell MT"/>
                  <w:i w:val="0"/>
                  <w:iCs w:val="0"/>
                  <w:sz w:val="28"/>
                  <w:szCs w:val="28"/>
                </w:rPr>
                <w:t xml:space="preserve"> </w:t>
              </w:r>
            </w:ins>
          </w:p>
          <w:p w14:paraId="422474BA" w14:textId="77777777" w:rsidR="00F57479" w:rsidRDefault="00F57479" w:rsidP="00F57479">
            <w:pPr>
              <w:pStyle w:val="Paragrafoelenco"/>
              <w:numPr>
                <w:ilvl w:val="0"/>
                <w:numId w:val="46"/>
              </w:numPr>
              <w:rPr>
                <w:ins w:id="285" w:author="Giorgio Romeo" w:date="2020-12-01T23:03:00Z"/>
                <w:rStyle w:val="Enfasidelicata"/>
                <w:rFonts w:ascii="Bell MT" w:hAnsi="Bell MT"/>
                <w:i w:val="0"/>
                <w:iCs w:val="0"/>
                <w:sz w:val="28"/>
                <w:szCs w:val="28"/>
              </w:rPr>
            </w:pPr>
            <w:ins w:id="286" w:author="Giorgio Romeo" w:date="2020-12-01T23:03:00Z">
              <w:r>
                <w:rPr>
                  <w:rStyle w:val="Enfasidelicata"/>
                  <w:rFonts w:ascii="Bell MT" w:hAnsi="Bell MT"/>
                  <w:i w:val="0"/>
                  <w:iCs w:val="0"/>
                  <w:sz w:val="28"/>
                  <w:szCs w:val="28"/>
                </w:rPr>
                <w:t>The user clicks on the received notification.</w:t>
              </w:r>
            </w:ins>
          </w:p>
          <w:p w14:paraId="0B9EE1E9" w14:textId="377A83B1" w:rsidR="00F57479" w:rsidRPr="005C2BF6" w:rsidRDefault="00F57479" w:rsidP="00F57479">
            <w:pPr>
              <w:pStyle w:val="Paragrafoelenco"/>
              <w:numPr>
                <w:ilvl w:val="0"/>
                <w:numId w:val="46"/>
              </w:numPr>
              <w:rPr>
                <w:ins w:id="287" w:author="Giorgio Romeo" w:date="2020-12-01T23:03:00Z"/>
                <w:rStyle w:val="Enfasidelicata"/>
                <w:rFonts w:ascii="Bell MT" w:hAnsi="Bell MT"/>
                <w:i w:val="0"/>
                <w:iCs w:val="0"/>
                <w:sz w:val="28"/>
                <w:szCs w:val="28"/>
              </w:rPr>
            </w:pPr>
            <w:ins w:id="288" w:author="Giorgio Romeo" w:date="2020-12-01T23:03:00Z">
              <w:r>
                <w:rPr>
                  <w:rStyle w:val="Enfasidelicata"/>
                  <w:rFonts w:ascii="Bell MT" w:hAnsi="Bell MT"/>
                  <w:i w:val="0"/>
                  <w:iCs w:val="0"/>
                  <w:sz w:val="28"/>
                  <w:szCs w:val="28"/>
                </w:rPr>
                <w:t>The system provides to the user a list with further available stores</w:t>
              </w:r>
            </w:ins>
            <w:ins w:id="289" w:author="Giorgio Romeo" w:date="2020-12-01T23:13:00Z">
              <w:r w:rsidR="008700A1">
                <w:rPr>
                  <w:rStyle w:val="Enfasidelicata"/>
                  <w:rFonts w:ascii="Bell MT" w:hAnsi="Bell MT"/>
                  <w:i w:val="0"/>
                  <w:iCs w:val="0"/>
                  <w:sz w:val="28"/>
                  <w:szCs w:val="28"/>
                </w:rPr>
                <w:t xml:space="preserve"> </w:t>
              </w:r>
              <w:r w:rsidR="008700A1">
                <w:rPr>
                  <w:rStyle w:val="Enfasidelicata"/>
                  <w:rFonts w:ascii="Bell MT" w:hAnsi="Bell MT"/>
                  <w:i w:val="0"/>
                  <w:iCs w:val="0"/>
                  <w:sz w:val="28"/>
                  <w:szCs w:val="28"/>
                </w:rPr>
                <w:t>with an available time slot preceding the already provided one.</w:t>
              </w:r>
            </w:ins>
          </w:p>
        </w:tc>
      </w:tr>
      <w:tr w:rsidR="00F57479" w14:paraId="4F6ECA8F" w14:textId="77777777" w:rsidTr="00F57479">
        <w:trPr>
          <w:trHeight w:val="361"/>
          <w:jc w:val="right"/>
          <w:ins w:id="290" w:author="Giorgio Romeo" w:date="2020-12-01T23:03:00Z"/>
          <w:trPrChange w:id="291" w:author="Giorgio Romeo" w:date="2020-12-01T23:03:00Z">
            <w:trPr>
              <w:trHeight w:val="361"/>
            </w:trPr>
          </w:trPrChange>
        </w:trPr>
        <w:tc>
          <w:tcPr>
            <w:tcW w:w="1985" w:type="dxa"/>
            <w:tcPrChange w:id="292" w:author="Giorgio Romeo" w:date="2020-12-01T23:03:00Z">
              <w:tcPr>
                <w:tcW w:w="1985" w:type="dxa"/>
              </w:tcPr>
            </w:tcPrChange>
          </w:tcPr>
          <w:p w14:paraId="55DEBAC1" w14:textId="77777777" w:rsidR="00F57479" w:rsidRPr="006B5465" w:rsidRDefault="00F57479" w:rsidP="00F57479">
            <w:pPr>
              <w:pStyle w:val="Paragrafoelenco"/>
              <w:ind w:left="0"/>
              <w:jc w:val="center"/>
              <w:rPr>
                <w:ins w:id="293" w:author="Giorgio Romeo" w:date="2020-12-01T23:03:00Z"/>
                <w:rStyle w:val="Enfasidelicata"/>
                <w:rFonts w:ascii="Bell MT" w:hAnsi="Bell MT"/>
                <w:i w:val="0"/>
                <w:iCs w:val="0"/>
                <w:sz w:val="32"/>
                <w:szCs w:val="32"/>
              </w:rPr>
            </w:pPr>
            <w:ins w:id="294" w:author="Giorgio Romeo" w:date="2020-12-01T23:03:00Z">
              <w:r w:rsidRPr="006B5465">
                <w:rPr>
                  <w:rStyle w:val="Enfasidelicata"/>
                  <w:rFonts w:ascii="Bell MT" w:hAnsi="Bell MT"/>
                  <w:i w:val="0"/>
                  <w:iCs w:val="0"/>
                  <w:sz w:val="32"/>
                  <w:szCs w:val="32"/>
                </w:rPr>
                <w:t>Exit condition</w:t>
              </w:r>
            </w:ins>
          </w:p>
        </w:tc>
        <w:tc>
          <w:tcPr>
            <w:tcW w:w="6849" w:type="dxa"/>
            <w:tcPrChange w:id="295" w:author="Giorgio Romeo" w:date="2020-12-01T23:03:00Z">
              <w:tcPr>
                <w:tcW w:w="6849" w:type="dxa"/>
              </w:tcPr>
            </w:tcPrChange>
          </w:tcPr>
          <w:p w14:paraId="5CAF62D1" w14:textId="5A2EDCE6" w:rsidR="00F57479" w:rsidRPr="006B5465" w:rsidRDefault="00F57479" w:rsidP="00F57479">
            <w:pPr>
              <w:pStyle w:val="Paragrafoelenco"/>
              <w:ind w:left="0"/>
              <w:rPr>
                <w:ins w:id="296" w:author="Giorgio Romeo" w:date="2020-12-01T23:03:00Z"/>
                <w:rStyle w:val="Enfasidelicata"/>
                <w:rFonts w:ascii="Bell MT" w:hAnsi="Bell MT"/>
                <w:i w:val="0"/>
                <w:iCs w:val="0"/>
                <w:sz w:val="28"/>
                <w:szCs w:val="28"/>
              </w:rPr>
            </w:pPr>
            <w:ins w:id="297" w:author="Giorgio Romeo" w:date="2020-12-01T23:03:00Z">
              <w:r>
                <w:rPr>
                  <w:rStyle w:val="Enfasidelicata"/>
                  <w:rFonts w:ascii="Bell MT" w:hAnsi="Bell MT"/>
                  <w:i w:val="0"/>
                  <w:iCs w:val="0"/>
                  <w:sz w:val="28"/>
                  <w:szCs w:val="28"/>
                </w:rPr>
                <w:t xml:space="preserve">The user successfully receives the list of further </w:t>
              </w:r>
            </w:ins>
            <w:ins w:id="298" w:author="Giorgio Romeo" w:date="2020-12-01T23:18:00Z">
              <w:r w:rsidR="00702C29">
                <w:rPr>
                  <w:rStyle w:val="Enfasidelicata"/>
                  <w:rFonts w:ascii="Bell MT" w:hAnsi="Bell MT"/>
                  <w:i w:val="0"/>
                  <w:iCs w:val="0"/>
                  <w:sz w:val="28"/>
                  <w:szCs w:val="28"/>
                </w:rPr>
                <w:t xml:space="preserve">suggested </w:t>
              </w:r>
            </w:ins>
            <w:ins w:id="299" w:author="Giorgio Romeo" w:date="2020-12-01T23:03:00Z">
              <w:r>
                <w:rPr>
                  <w:rStyle w:val="Enfasidelicata"/>
                  <w:rFonts w:ascii="Bell MT" w:hAnsi="Bell MT"/>
                  <w:i w:val="0"/>
                  <w:iCs w:val="0"/>
                  <w:sz w:val="28"/>
                  <w:szCs w:val="28"/>
                </w:rPr>
                <w:t>stores.</w:t>
              </w:r>
            </w:ins>
          </w:p>
        </w:tc>
      </w:tr>
      <w:tr w:rsidR="00F57479" w14:paraId="053F8775" w14:textId="77777777" w:rsidTr="00F57479">
        <w:trPr>
          <w:trHeight w:val="361"/>
          <w:jc w:val="right"/>
          <w:ins w:id="300" w:author="Giorgio Romeo" w:date="2020-12-01T23:03:00Z"/>
          <w:trPrChange w:id="301" w:author="Giorgio Romeo" w:date="2020-12-01T23:03:00Z">
            <w:trPr>
              <w:trHeight w:val="361"/>
            </w:trPr>
          </w:trPrChange>
        </w:trPr>
        <w:tc>
          <w:tcPr>
            <w:tcW w:w="1985" w:type="dxa"/>
            <w:tcPrChange w:id="302" w:author="Giorgio Romeo" w:date="2020-12-01T23:03:00Z">
              <w:tcPr>
                <w:tcW w:w="1985" w:type="dxa"/>
              </w:tcPr>
            </w:tcPrChange>
          </w:tcPr>
          <w:p w14:paraId="685DB999" w14:textId="77777777" w:rsidR="00F57479" w:rsidRPr="006B5465" w:rsidRDefault="00F57479" w:rsidP="00F57479">
            <w:pPr>
              <w:pStyle w:val="Paragrafoelenco"/>
              <w:ind w:left="0"/>
              <w:jc w:val="center"/>
              <w:rPr>
                <w:ins w:id="303" w:author="Giorgio Romeo" w:date="2020-12-01T23:03:00Z"/>
                <w:rStyle w:val="Enfasidelicata"/>
                <w:rFonts w:ascii="Bell MT" w:hAnsi="Bell MT"/>
                <w:i w:val="0"/>
                <w:iCs w:val="0"/>
                <w:sz w:val="32"/>
                <w:szCs w:val="32"/>
              </w:rPr>
            </w:pPr>
            <w:ins w:id="304" w:author="Giorgio Romeo" w:date="2020-12-01T23:03:00Z">
              <w:r w:rsidRPr="006B5465">
                <w:rPr>
                  <w:rStyle w:val="Enfasidelicata"/>
                  <w:rFonts w:ascii="Bell MT" w:hAnsi="Bell MT"/>
                  <w:i w:val="0"/>
                  <w:iCs w:val="0"/>
                  <w:sz w:val="32"/>
                  <w:szCs w:val="32"/>
                </w:rPr>
                <w:t>Exceptions</w:t>
              </w:r>
            </w:ins>
          </w:p>
        </w:tc>
        <w:tc>
          <w:tcPr>
            <w:tcW w:w="6849" w:type="dxa"/>
            <w:tcPrChange w:id="305" w:author="Giorgio Romeo" w:date="2020-12-01T23:03:00Z">
              <w:tcPr>
                <w:tcW w:w="6849" w:type="dxa"/>
              </w:tcPr>
            </w:tcPrChange>
          </w:tcPr>
          <w:p w14:paraId="6EA600C4" w14:textId="77777777" w:rsidR="00F57479" w:rsidRDefault="00F57479" w:rsidP="00F57479">
            <w:pPr>
              <w:pStyle w:val="Paragrafoelenco"/>
              <w:numPr>
                <w:ilvl w:val="0"/>
                <w:numId w:val="54"/>
              </w:numPr>
              <w:ind w:left="357" w:hanging="357"/>
              <w:rPr>
                <w:ins w:id="306" w:author="Giorgio Romeo" w:date="2020-12-01T23:03:00Z"/>
                <w:rStyle w:val="Enfasidelicata"/>
                <w:rFonts w:ascii="Bell MT" w:hAnsi="Bell MT"/>
                <w:i w:val="0"/>
                <w:iCs w:val="0"/>
                <w:sz w:val="28"/>
                <w:szCs w:val="28"/>
              </w:rPr>
            </w:pPr>
            <w:ins w:id="307" w:author="Giorgio Romeo" w:date="2020-12-01T23:03:00Z">
              <w:r>
                <w:rPr>
                  <w:rStyle w:val="Enfasidelicata"/>
                  <w:rFonts w:ascii="Bell MT" w:hAnsi="Bell MT"/>
                  <w:i w:val="0"/>
                  <w:iCs w:val="0"/>
                  <w:sz w:val="28"/>
                  <w:szCs w:val="28"/>
                </w:rPr>
                <w:t xml:space="preserve">The user clicks on the </w:t>
              </w:r>
              <w:r w:rsidRPr="00A6731E">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 without being inactive 30 seconds.</w:t>
              </w:r>
            </w:ins>
          </w:p>
          <w:p w14:paraId="71784567" w14:textId="77777777" w:rsidR="00F57479" w:rsidRDefault="00F57479" w:rsidP="00F57479">
            <w:pPr>
              <w:pStyle w:val="Paragrafoelenco"/>
              <w:ind w:left="357"/>
              <w:rPr>
                <w:ins w:id="308" w:author="Giorgio Romeo" w:date="2020-12-01T23:03:00Z"/>
                <w:rStyle w:val="Enfasidelicata"/>
                <w:rFonts w:ascii="Bell MT" w:hAnsi="Bell MT"/>
                <w:i w:val="0"/>
                <w:iCs w:val="0"/>
                <w:sz w:val="28"/>
                <w:szCs w:val="28"/>
              </w:rPr>
            </w:pPr>
            <w:ins w:id="309" w:author="Giorgio Romeo" w:date="2020-12-01T23:03:00Z">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6 of </w:t>
              </w:r>
              <w:r w:rsidRPr="009E38BF">
                <w:rPr>
                  <w:rStyle w:val="Enfasidelicata"/>
                  <w:rFonts w:ascii="Bell MT" w:hAnsi="Bell MT"/>
                  <w:sz w:val="28"/>
                  <w:szCs w:val="28"/>
                </w:rPr>
                <w:t>“</w:t>
              </w:r>
              <w:r>
                <w:rPr>
                  <w:rStyle w:val="Enfasidelicata"/>
                  <w:rFonts w:ascii="Bell MT" w:hAnsi="Bell MT"/>
                  <w:sz w:val="28"/>
                  <w:szCs w:val="28"/>
                </w:rPr>
                <w:t>Get Virtual Ticke</w:t>
              </w:r>
              <w:r w:rsidRPr="009E38BF">
                <w:rPr>
                  <w:rStyle w:val="Enfasidelicata"/>
                  <w:rFonts w:ascii="Bell MT" w:hAnsi="Bell MT"/>
                  <w:sz w:val="28"/>
                  <w:szCs w:val="28"/>
                </w:rPr>
                <w:t>t”</w:t>
              </w:r>
              <w:r>
                <w:rPr>
                  <w:rStyle w:val="Enfasidelicata"/>
                  <w:rFonts w:ascii="Bell MT" w:hAnsi="Bell MT"/>
                  <w:i w:val="0"/>
                  <w:iCs w:val="0"/>
                  <w:sz w:val="28"/>
                  <w:szCs w:val="28"/>
                </w:rPr>
                <w:t xml:space="preserve"> use case.</w:t>
              </w:r>
            </w:ins>
          </w:p>
          <w:p w14:paraId="2E0B7755" w14:textId="77777777" w:rsidR="00F57479" w:rsidRDefault="00F57479" w:rsidP="00F57479">
            <w:pPr>
              <w:pStyle w:val="Paragrafoelenco"/>
              <w:numPr>
                <w:ilvl w:val="0"/>
                <w:numId w:val="54"/>
              </w:numPr>
              <w:ind w:left="357" w:hanging="357"/>
              <w:rPr>
                <w:ins w:id="310" w:author="Giorgio Romeo" w:date="2020-12-01T23:03:00Z"/>
                <w:rStyle w:val="Enfasidelicata"/>
                <w:rFonts w:ascii="Bell MT" w:hAnsi="Bell MT"/>
                <w:i w:val="0"/>
                <w:iCs w:val="0"/>
                <w:sz w:val="28"/>
                <w:szCs w:val="28"/>
              </w:rPr>
            </w:pPr>
            <w:ins w:id="311" w:author="Giorgio Romeo" w:date="2020-12-01T23:03:00Z">
              <w:r>
                <w:rPr>
                  <w:rStyle w:val="Enfasidelicata"/>
                  <w:rFonts w:ascii="Bell MT" w:hAnsi="Bell MT"/>
                  <w:i w:val="0"/>
                  <w:iCs w:val="0"/>
                  <w:sz w:val="28"/>
                  <w:szCs w:val="28"/>
                </w:rPr>
                <w:t>The user does not click on the notification.</w:t>
              </w:r>
            </w:ins>
          </w:p>
          <w:p w14:paraId="08EDB58C" w14:textId="77777777" w:rsidR="00F57479" w:rsidRDefault="00F57479" w:rsidP="00F57479">
            <w:pPr>
              <w:pStyle w:val="Paragrafoelenco"/>
              <w:ind w:left="357"/>
              <w:rPr>
                <w:ins w:id="312" w:author="Giorgio Romeo" w:date="2020-12-01T23:03:00Z"/>
                <w:rStyle w:val="Enfasidelicata"/>
                <w:rFonts w:ascii="Bell MT" w:hAnsi="Bell MT"/>
                <w:i w:val="0"/>
                <w:iCs w:val="0"/>
                <w:sz w:val="28"/>
                <w:szCs w:val="28"/>
              </w:rPr>
            </w:pPr>
            <w:ins w:id="313" w:author="Giorgio Romeo" w:date="2020-12-01T23:03:00Z">
              <w:r>
                <w:rPr>
                  <w:rStyle w:val="Enfasidelicata"/>
                  <w:rFonts w:ascii="Bell MT" w:hAnsi="Bell MT"/>
                  <w:i w:val="0"/>
                  <w:iCs w:val="0"/>
                  <w:sz w:val="28"/>
                  <w:szCs w:val="28"/>
                </w:rPr>
                <w:t xml:space="preserve">The user can only confirm or reject the provided time slot for the selected store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w:t>
              </w:r>
              <w:r>
                <w:rPr>
                  <w:rStyle w:val="Enfasidelicata"/>
                  <w:rFonts w:ascii="Bell MT" w:hAnsi="Bell MT"/>
                  <w:sz w:val="28"/>
                  <w:szCs w:val="28"/>
                </w:rPr>
                <w:t>Get Virtual Ticket</w:t>
              </w:r>
              <w:r w:rsidRPr="009E38BF">
                <w:rPr>
                  <w:rStyle w:val="Enfasidelicata"/>
                  <w:rFonts w:ascii="Bell MT" w:hAnsi="Bell MT"/>
                  <w:sz w:val="28"/>
                  <w:szCs w:val="28"/>
                </w:rPr>
                <w:t>”</w:t>
              </w:r>
              <w:r>
                <w:rPr>
                  <w:rStyle w:val="Enfasidelicata"/>
                  <w:rFonts w:ascii="Bell MT" w:hAnsi="Bell MT"/>
                  <w:i w:val="0"/>
                  <w:iCs w:val="0"/>
                  <w:sz w:val="28"/>
                  <w:szCs w:val="28"/>
                </w:rPr>
                <w:t xml:space="preserve"> use case).</w:t>
              </w:r>
            </w:ins>
          </w:p>
          <w:p w14:paraId="225A8225" w14:textId="77777777" w:rsidR="00F57479" w:rsidRPr="006C6F3F" w:rsidRDefault="00F57479" w:rsidP="00F57479">
            <w:pPr>
              <w:rPr>
                <w:ins w:id="314" w:author="Giorgio Romeo" w:date="2020-12-01T23:03:00Z"/>
                <w:rStyle w:val="Enfasidelicata"/>
                <w:rFonts w:ascii="Bell MT" w:hAnsi="Bell MT"/>
                <w:i w:val="0"/>
                <w:iCs w:val="0"/>
                <w:sz w:val="28"/>
                <w:szCs w:val="28"/>
              </w:rPr>
            </w:pPr>
          </w:p>
        </w:tc>
      </w:tr>
    </w:tbl>
    <w:p w14:paraId="6FE281D2" w14:textId="2FD902DC" w:rsidR="00B25FA1" w:rsidRDefault="00B25FA1" w:rsidP="00B25FA1">
      <w:pPr>
        <w:spacing w:line="240" w:lineRule="auto"/>
        <w:rPr>
          <w:rStyle w:val="Enfasidelicata"/>
          <w:rFonts w:ascii="Bell MT" w:hAnsi="Bell MT"/>
          <w:sz w:val="28"/>
          <w:szCs w:val="28"/>
        </w:rPr>
      </w:pPr>
    </w:p>
    <w:p w14:paraId="334F8698" w14:textId="0CEB3270" w:rsidR="00B25FA1" w:rsidRDefault="00B25FA1" w:rsidP="00B25FA1">
      <w:pPr>
        <w:spacing w:line="240" w:lineRule="auto"/>
        <w:rPr>
          <w:rStyle w:val="Enfasidelicata"/>
          <w:rFonts w:ascii="Bell MT" w:hAnsi="Bell MT"/>
          <w:sz w:val="28"/>
          <w:szCs w:val="28"/>
        </w:rPr>
      </w:pPr>
    </w:p>
    <w:p w14:paraId="35FAB586" w14:textId="6E12B06A" w:rsidR="00B25FA1" w:rsidRDefault="00B25FA1" w:rsidP="00B25FA1">
      <w:pPr>
        <w:spacing w:line="240" w:lineRule="auto"/>
        <w:rPr>
          <w:rStyle w:val="Enfasidelicata"/>
          <w:rFonts w:ascii="Bell MT" w:hAnsi="Bell MT"/>
          <w:sz w:val="28"/>
          <w:szCs w:val="28"/>
        </w:rPr>
      </w:pPr>
    </w:p>
    <w:p w14:paraId="5E06D16F" w14:textId="469D8423" w:rsidR="00B25FA1" w:rsidRDefault="00B25FA1" w:rsidP="00B25FA1">
      <w:pPr>
        <w:spacing w:line="240" w:lineRule="auto"/>
        <w:rPr>
          <w:rStyle w:val="Enfasidelicata"/>
          <w:rFonts w:ascii="Bell MT" w:hAnsi="Bell MT"/>
          <w:sz w:val="28"/>
          <w:szCs w:val="28"/>
        </w:rPr>
      </w:pPr>
    </w:p>
    <w:p w14:paraId="23E31360" w14:textId="596B097D" w:rsidR="00B25FA1" w:rsidRDefault="00B25FA1" w:rsidP="00B25FA1">
      <w:pPr>
        <w:spacing w:line="240" w:lineRule="auto"/>
        <w:rPr>
          <w:rStyle w:val="Enfasidelicata"/>
          <w:rFonts w:ascii="Bell MT" w:hAnsi="Bell MT"/>
          <w:sz w:val="28"/>
          <w:szCs w:val="28"/>
        </w:rPr>
      </w:pPr>
    </w:p>
    <w:p w14:paraId="7A57E26A" w14:textId="1895ECD4" w:rsidR="00B25FA1" w:rsidRDefault="00B25FA1" w:rsidP="00B25FA1">
      <w:pPr>
        <w:spacing w:line="240" w:lineRule="auto"/>
        <w:rPr>
          <w:rStyle w:val="Enfasidelicata"/>
          <w:rFonts w:ascii="Bell MT" w:hAnsi="Bell MT"/>
          <w:sz w:val="28"/>
          <w:szCs w:val="28"/>
        </w:rPr>
      </w:pPr>
    </w:p>
    <w:p w14:paraId="4AAB3F48" w14:textId="26A784D3" w:rsidR="00B25FA1" w:rsidRDefault="00B25FA1" w:rsidP="00B25FA1">
      <w:pPr>
        <w:spacing w:line="240" w:lineRule="auto"/>
        <w:rPr>
          <w:rStyle w:val="Enfasidelicata"/>
          <w:rFonts w:ascii="Bell MT" w:hAnsi="Bell MT"/>
          <w:sz w:val="28"/>
          <w:szCs w:val="28"/>
        </w:rPr>
      </w:pPr>
    </w:p>
    <w:p w14:paraId="039F5A10" w14:textId="134ECF43" w:rsidR="00B25FA1" w:rsidRDefault="00B25FA1" w:rsidP="00B25FA1">
      <w:pPr>
        <w:spacing w:line="240" w:lineRule="auto"/>
        <w:rPr>
          <w:rStyle w:val="Enfasidelicata"/>
          <w:rFonts w:ascii="Bell MT" w:hAnsi="Bell MT"/>
          <w:sz w:val="28"/>
          <w:szCs w:val="28"/>
        </w:rPr>
      </w:pPr>
    </w:p>
    <w:p w14:paraId="517200B3" w14:textId="1D91B82F" w:rsidR="00B25FA1" w:rsidRDefault="00B25FA1" w:rsidP="00B25FA1">
      <w:pPr>
        <w:spacing w:line="240" w:lineRule="auto"/>
        <w:rPr>
          <w:rStyle w:val="Enfasidelicata"/>
          <w:rFonts w:ascii="Bell MT" w:hAnsi="Bell MT"/>
          <w:sz w:val="28"/>
          <w:szCs w:val="28"/>
        </w:rPr>
      </w:pPr>
    </w:p>
    <w:p w14:paraId="7A539ECA" w14:textId="74FFA2AA" w:rsidR="00B25FA1" w:rsidRDefault="00B25FA1" w:rsidP="00B25FA1">
      <w:pPr>
        <w:spacing w:line="240" w:lineRule="auto"/>
        <w:rPr>
          <w:rStyle w:val="Enfasidelicata"/>
          <w:rFonts w:ascii="Bell MT" w:hAnsi="Bell MT"/>
          <w:sz w:val="28"/>
          <w:szCs w:val="28"/>
        </w:rPr>
      </w:pPr>
    </w:p>
    <w:p w14:paraId="0E105A8F" w14:textId="246ECABC" w:rsidR="00B25FA1" w:rsidRDefault="00B25FA1" w:rsidP="00B25FA1">
      <w:pPr>
        <w:spacing w:line="240" w:lineRule="auto"/>
        <w:rPr>
          <w:rStyle w:val="Enfasidelicata"/>
          <w:rFonts w:ascii="Bell MT" w:hAnsi="Bell MT"/>
          <w:sz w:val="28"/>
          <w:szCs w:val="28"/>
        </w:rPr>
      </w:pPr>
    </w:p>
    <w:p w14:paraId="49645D45" w14:textId="2A5B0B24" w:rsidR="00B25FA1" w:rsidRDefault="00B25FA1" w:rsidP="00B25FA1">
      <w:pPr>
        <w:spacing w:line="240" w:lineRule="auto"/>
        <w:rPr>
          <w:rStyle w:val="Enfasidelicata"/>
          <w:rFonts w:ascii="Bell MT" w:hAnsi="Bell MT"/>
          <w:sz w:val="28"/>
          <w:szCs w:val="28"/>
        </w:rPr>
      </w:pPr>
    </w:p>
    <w:p w14:paraId="01C72D36" w14:textId="511E2EE2" w:rsidR="00B25FA1" w:rsidRDefault="00B25FA1" w:rsidP="00B25FA1">
      <w:pPr>
        <w:spacing w:line="240" w:lineRule="auto"/>
        <w:rPr>
          <w:rStyle w:val="Enfasidelicata"/>
          <w:rFonts w:ascii="Bell MT" w:hAnsi="Bell MT"/>
          <w:sz w:val="28"/>
          <w:szCs w:val="28"/>
        </w:rPr>
      </w:pPr>
    </w:p>
    <w:p w14:paraId="0DF96BC6" w14:textId="34A842FA" w:rsidR="00B25FA1" w:rsidRDefault="00B25FA1" w:rsidP="00B25FA1">
      <w:pPr>
        <w:spacing w:line="240" w:lineRule="auto"/>
        <w:rPr>
          <w:rStyle w:val="Enfasidelicata"/>
          <w:rFonts w:ascii="Bell MT" w:hAnsi="Bell MT"/>
          <w:sz w:val="28"/>
          <w:szCs w:val="28"/>
        </w:rPr>
      </w:pPr>
    </w:p>
    <w:p w14:paraId="361E4591" w14:textId="425F8FDC" w:rsidR="00B25FA1" w:rsidRDefault="00B25FA1" w:rsidP="00B25FA1">
      <w:pPr>
        <w:spacing w:line="240" w:lineRule="auto"/>
        <w:rPr>
          <w:rStyle w:val="Enfasidelicata"/>
          <w:rFonts w:ascii="Bell MT" w:hAnsi="Bell MT"/>
          <w:sz w:val="28"/>
          <w:szCs w:val="28"/>
        </w:rPr>
      </w:pPr>
    </w:p>
    <w:p w14:paraId="671ED000" w14:textId="241E6B1D" w:rsidR="00B25FA1" w:rsidRDefault="00B25FA1" w:rsidP="00B25FA1">
      <w:pPr>
        <w:spacing w:line="240" w:lineRule="auto"/>
        <w:rPr>
          <w:rStyle w:val="Enfasidelicata"/>
          <w:rFonts w:ascii="Bell MT" w:hAnsi="Bell MT"/>
          <w:sz w:val="28"/>
          <w:szCs w:val="28"/>
        </w:rPr>
      </w:pPr>
    </w:p>
    <w:p w14:paraId="3E000C94" w14:textId="22EF69D3" w:rsidR="00B25FA1" w:rsidRDefault="00B25FA1" w:rsidP="00B25FA1">
      <w:pPr>
        <w:spacing w:line="240" w:lineRule="auto"/>
        <w:rPr>
          <w:rStyle w:val="Enfasidelicata"/>
          <w:rFonts w:ascii="Bell MT" w:hAnsi="Bell MT"/>
          <w:sz w:val="28"/>
          <w:szCs w:val="28"/>
        </w:rPr>
      </w:pPr>
    </w:p>
    <w:p w14:paraId="55BB983F" w14:textId="18CC8580" w:rsidR="00B25FA1" w:rsidRDefault="00B25FA1" w:rsidP="00B25FA1">
      <w:pPr>
        <w:spacing w:line="240" w:lineRule="auto"/>
        <w:rPr>
          <w:rStyle w:val="Enfasidelicata"/>
          <w:rFonts w:ascii="Bell MT" w:hAnsi="Bell MT"/>
          <w:sz w:val="28"/>
          <w:szCs w:val="28"/>
        </w:rPr>
      </w:pPr>
    </w:p>
    <w:p w14:paraId="792A4674" w14:textId="65DDD0DE" w:rsidR="00B25FA1" w:rsidRDefault="00B25FA1" w:rsidP="00B25FA1">
      <w:pPr>
        <w:spacing w:line="240" w:lineRule="auto"/>
        <w:rPr>
          <w:rStyle w:val="Enfasidelicata"/>
          <w:rFonts w:ascii="Bell MT" w:hAnsi="Bell MT"/>
          <w:sz w:val="28"/>
          <w:szCs w:val="28"/>
        </w:rPr>
      </w:pPr>
    </w:p>
    <w:p w14:paraId="09A2B0E4" w14:textId="4168BEF2" w:rsidR="00B25FA1" w:rsidRDefault="00B25FA1" w:rsidP="00B25FA1">
      <w:pPr>
        <w:spacing w:line="240" w:lineRule="auto"/>
        <w:rPr>
          <w:rStyle w:val="Enfasidelicata"/>
          <w:rFonts w:ascii="Bell MT" w:hAnsi="Bell MT"/>
          <w:sz w:val="28"/>
          <w:szCs w:val="28"/>
        </w:rPr>
      </w:pPr>
    </w:p>
    <w:p w14:paraId="6A721284" w14:textId="353D5288" w:rsidR="00B25FA1" w:rsidRDefault="00B25FA1" w:rsidP="00B25FA1">
      <w:pPr>
        <w:spacing w:line="240" w:lineRule="auto"/>
        <w:rPr>
          <w:rStyle w:val="Enfasidelicata"/>
          <w:rFonts w:ascii="Bell MT" w:hAnsi="Bell MT"/>
          <w:sz w:val="28"/>
          <w:szCs w:val="28"/>
        </w:rPr>
      </w:pPr>
    </w:p>
    <w:p w14:paraId="0C93F98F" w14:textId="22440EE9" w:rsidR="00B25FA1" w:rsidRDefault="00B25FA1" w:rsidP="00B25FA1">
      <w:pPr>
        <w:spacing w:line="240" w:lineRule="auto"/>
        <w:rPr>
          <w:ins w:id="315" w:author="Giorgio Romeo" w:date="2020-12-01T15:52:00Z"/>
          <w:rStyle w:val="Enfasidelicata"/>
          <w:rFonts w:ascii="Bell MT" w:hAnsi="Bell MT"/>
          <w:sz w:val="28"/>
          <w:szCs w:val="28"/>
        </w:rPr>
      </w:pPr>
    </w:p>
    <w:p w14:paraId="27FCC954" w14:textId="77777777" w:rsidR="00B70FCF" w:rsidRDefault="00B70FCF" w:rsidP="00B25FA1">
      <w:pPr>
        <w:spacing w:line="240" w:lineRule="auto"/>
        <w:rPr>
          <w:rStyle w:val="Enfasidelicata"/>
          <w:rFonts w:ascii="Bell MT" w:hAnsi="Bell MT"/>
          <w:sz w:val="28"/>
          <w:szCs w:val="28"/>
        </w:rPr>
      </w:pPr>
    </w:p>
    <w:p w14:paraId="7004A765" w14:textId="7D96AE32" w:rsidR="00B25FA1" w:rsidRDefault="00B25FA1" w:rsidP="00B25FA1">
      <w:pPr>
        <w:spacing w:line="240" w:lineRule="auto"/>
        <w:rPr>
          <w:rStyle w:val="Enfasidelicata"/>
          <w:rFonts w:ascii="Bell MT" w:hAnsi="Bell MT"/>
          <w:sz w:val="28"/>
          <w:szCs w:val="28"/>
        </w:rPr>
      </w:pPr>
    </w:p>
    <w:p w14:paraId="18A5B292" w14:textId="27C04F00" w:rsidR="00B25FA1" w:rsidRDefault="00B25FA1" w:rsidP="00B25FA1">
      <w:pPr>
        <w:spacing w:line="240" w:lineRule="auto"/>
        <w:rPr>
          <w:rStyle w:val="Enfasidelicata"/>
          <w:rFonts w:ascii="Bell MT" w:hAnsi="Bell MT"/>
          <w:sz w:val="28"/>
          <w:szCs w:val="28"/>
        </w:rPr>
      </w:pPr>
    </w:p>
    <w:p w14:paraId="17A3832D" w14:textId="57467C14" w:rsidR="00B25FA1" w:rsidRDefault="00B25FA1" w:rsidP="007C71D7">
      <w:pPr>
        <w:spacing w:line="240" w:lineRule="auto"/>
        <w:rPr>
          <w:ins w:id="316" w:author="Giorgio Romeo" w:date="2020-12-01T11:22:00Z"/>
          <w:rStyle w:val="Enfasidelicata"/>
          <w:rFonts w:ascii="Bell MT" w:hAnsi="Bell MT"/>
          <w:sz w:val="28"/>
          <w:szCs w:val="28"/>
        </w:rPr>
      </w:pPr>
    </w:p>
    <w:p w14:paraId="5F170107" w14:textId="77777777" w:rsidR="00FD69AF" w:rsidRDefault="00FD69AF">
      <w:pPr>
        <w:pStyle w:val="Paragrafoelenco"/>
        <w:numPr>
          <w:ilvl w:val="0"/>
          <w:numId w:val="39"/>
        </w:numPr>
        <w:spacing w:after="240" w:line="240" w:lineRule="auto"/>
        <w:rPr>
          <w:moveTo w:id="317" w:author="Giorgio Romeo" w:date="2020-12-01T11:22:00Z"/>
          <w:rStyle w:val="Enfasidelicata"/>
          <w:rFonts w:ascii="Bell MT" w:hAnsi="Bell MT"/>
          <w:sz w:val="28"/>
          <w:szCs w:val="28"/>
        </w:rPr>
        <w:pPrChange w:id="318" w:author="Giorgio Romeo" w:date="2020-12-01T11:22:00Z">
          <w:pPr>
            <w:pStyle w:val="Paragrafoelenco"/>
            <w:numPr>
              <w:numId w:val="53"/>
            </w:numPr>
            <w:spacing w:after="240" w:line="240" w:lineRule="auto"/>
            <w:ind w:left="1352" w:hanging="360"/>
          </w:pPr>
        </w:pPrChange>
      </w:pPr>
      <w:moveToRangeStart w:id="319" w:author="Giorgio Romeo" w:date="2020-12-01T11:22:00Z" w:name="move57714187"/>
      <w:moveTo w:id="320" w:author="Giorgio Romeo" w:date="2020-12-01T11:22:00Z">
        <w:r>
          <w:rPr>
            <w:rStyle w:val="Enfasidelicata"/>
            <w:rFonts w:ascii="Bell MT" w:hAnsi="Bell MT"/>
            <w:sz w:val="28"/>
            <w:szCs w:val="28"/>
          </w:rPr>
          <w:t>Book Visit</w:t>
        </w:r>
      </w:moveTo>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Change w:id="321">
          <w:tblGrid>
            <w:gridCol w:w="1985"/>
            <w:gridCol w:w="6849"/>
          </w:tblGrid>
        </w:tblGridChange>
      </w:tblGrid>
      <w:tr w:rsidR="00FD69AF" w14:paraId="2F03CF38" w14:textId="77777777" w:rsidTr="00FD69AF">
        <w:trPr>
          <w:trHeight w:val="215"/>
          <w:ins w:id="322" w:author="Giorgio Romeo" w:date="2020-12-01T11:23:00Z"/>
        </w:trPr>
        <w:tc>
          <w:tcPr>
            <w:tcW w:w="1985" w:type="dxa"/>
          </w:tcPr>
          <w:moveToRangeEnd w:id="319"/>
          <w:p w14:paraId="07FDBF21" w14:textId="77777777" w:rsidR="00FD69AF" w:rsidRPr="006B5465" w:rsidRDefault="00FD69AF" w:rsidP="00FD69AF">
            <w:pPr>
              <w:pStyle w:val="Paragrafoelenco"/>
              <w:ind w:left="0"/>
              <w:jc w:val="center"/>
              <w:rPr>
                <w:ins w:id="323" w:author="Giorgio Romeo" w:date="2020-12-01T11:23:00Z"/>
                <w:rStyle w:val="Enfasidelicata"/>
                <w:rFonts w:ascii="Bell MT" w:hAnsi="Bell MT"/>
                <w:i w:val="0"/>
                <w:iCs w:val="0"/>
                <w:sz w:val="32"/>
                <w:szCs w:val="32"/>
              </w:rPr>
            </w:pPr>
            <w:ins w:id="324" w:author="Giorgio Romeo" w:date="2020-12-01T11:23:00Z">
              <w:r w:rsidRPr="006B5465">
                <w:rPr>
                  <w:rStyle w:val="Enfasidelicata"/>
                  <w:rFonts w:ascii="Bell MT" w:hAnsi="Bell MT"/>
                  <w:i w:val="0"/>
                  <w:iCs w:val="0"/>
                  <w:sz w:val="32"/>
                  <w:szCs w:val="32"/>
                </w:rPr>
                <w:t>Actors</w:t>
              </w:r>
            </w:ins>
          </w:p>
        </w:tc>
        <w:tc>
          <w:tcPr>
            <w:tcW w:w="6849" w:type="dxa"/>
          </w:tcPr>
          <w:p w14:paraId="2C9A1AD3" w14:textId="77777777" w:rsidR="00FD69AF" w:rsidRPr="00923D58" w:rsidRDefault="00FD69AF" w:rsidP="00FD69AF">
            <w:pPr>
              <w:pStyle w:val="Paragrafoelenco"/>
              <w:ind w:left="0"/>
              <w:rPr>
                <w:ins w:id="325" w:author="Giorgio Romeo" w:date="2020-12-01T11:23:00Z"/>
                <w:rStyle w:val="Enfasidelicata"/>
                <w:rFonts w:ascii="Bell MT" w:hAnsi="Bell MT"/>
                <w:i w:val="0"/>
                <w:iCs w:val="0"/>
                <w:sz w:val="28"/>
                <w:szCs w:val="28"/>
              </w:rPr>
            </w:pPr>
            <w:ins w:id="326" w:author="Giorgio Romeo" w:date="2020-12-01T11:23: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FD69AF" w14:paraId="4DCB3641" w14:textId="77777777" w:rsidTr="00FD69AF">
        <w:trPr>
          <w:trHeight w:val="361"/>
          <w:ins w:id="327" w:author="Giorgio Romeo" w:date="2020-12-01T11:23:00Z"/>
        </w:trPr>
        <w:tc>
          <w:tcPr>
            <w:tcW w:w="1985" w:type="dxa"/>
          </w:tcPr>
          <w:p w14:paraId="40316485" w14:textId="77777777" w:rsidR="00FD69AF" w:rsidRPr="006B5465" w:rsidRDefault="00FD69AF" w:rsidP="00FD69AF">
            <w:pPr>
              <w:pStyle w:val="Paragrafoelenco"/>
              <w:ind w:left="0"/>
              <w:jc w:val="center"/>
              <w:rPr>
                <w:ins w:id="328" w:author="Giorgio Romeo" w:date="2020-12-01T11:23:00Z"/>
                <w:rStyle w:val="Enfasidelicata"/>
                <w:rFonts w:ascii="Bell MT" w:hAnsi="Bell MT"/>
                <w:i w:val="0"/>
                <w:iCs w:val="0"/>
                <w:sz w:val="32"/>
                <w:szCs w:val="32"/>
              </w:rPr>
            </w:pPr>
            <w:ins w:id="329" w:author="Giorgio Romeo" w:date="2020-12-01T11:23:00Z">
              <w:r w:rsidRPr="006B5465">
                <w:rPr>
                  <w:rStyle w:val="Enfasidelicata"/>
                  <w:rFonts w:ascii="Bell MT" w:hAnsi="Bell MT"/>
                  <w:i w:val="0"/>
                  <w:iCs w:val="0"/>
                  <w:sz w:val="32"/>
                  <w:szCs w:val="32"/>
                </w:rPr>
                <w:t>Entry condition</w:t>
              </w:r>
            </w:ins>
          </w:p>
        </w:tc>
        <w:tc>
          <w:tcPr>
            <w:tcW w:w="6849" w:type="dxa"/>
          </w:tcPr>
          <w:p w14:paraId="41EA1F9A" w14:textId="77777777" w:rsidR="00FD69AF" w:rsidRPr="00923D58" w:rsidRDefault="00FD69AF" w:rsidP="00FD69AF">
            <w:pPr>
              <w:pStyle w:val="Paragrafoelenco"/>
              <w:ind w:left="0"/>
              <w:rPr>
                <w:ins w:id="330" w:author="Giorgio Romeo" w:date="2020-12-01T11:23:00Z"/>
                <w:rStyle w:val="Enfasidelicata"/>
                <w:rFonts w:ascii="Bell MT" w:hAnsi="Bell MT"/>
                <w:i w:val="0"/>
                <w:iCs w:val="0"/>
                <w:sz w:val="28"/>
                <w:szCs w:val="28"/>
              </w:rPr>
            </w:pPr>
            <w:ins w:id="331" w:author="Giorgio Romeo" w:date="2020-12-01T11:23: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FD69AF" w14:paraId="02448247" w14:textId="77777777" w:rsidTr="00C412BB">
        <w:tblPrEx>
          <w:tblW w:w="0" w:type="auto"/>
          <w:tblPrExChange w:id="332" w:author="Giorgio Romeo" w:date="2020-12-01T23:41:00Z">
            <w:tblPrEx>
              <w:tblW w:w="0" w:type="auto"/>
            </w:tblPrEx>
          </w:tblPrExChange>
        </w:tblPrEx>
        <w:trPr>
          <w:trHeight w:val="8537"/>
          <w:ins w:id="333" w:author="Giorgio Romeo" w:date="2020-12-01T11:23:00Z"/>
          <w:trPrChange w:id="334" w:author="Giorgio Romeo" w:date="2020-12-01T23:41:00Z">
            <w:trPr>
              <w:trHeight w:val="7682"/>
            </w:trPr>
          </w:trPrChange>
        </w:trPr>
        <w:tc>
          <w:tcPr>
            <w:tcW w:w="1985" w:type="dxa"/>
            <w:tcPrChange w:id="335" w:author="Giorgio Romeo" w:date="2020-12-01T23:41:00Z">
              <w:tcPr>
                <w:tcW w:w="1985" w:type="dxa"/>
              </w:tcPr>
            </w:tcPrChange>
          </w:tcPr>
          <w:p w14:paraId="07ED3741" w14:textId="77777777" w:rsidR="00FD69AF" w:rsidRPr="006B5465" w:rsidRDefault="00FD69AF" w:rsidP="00FD69AF">
            <w:pPr>
              <w:pStyle w:val="Paragrafoelenco"/>
              <w:ind w:left="0"/>
              <w:jc w:val="center"/>
              <w:rPr>
                <w:ins w:id="336" w:author="Giorgio Romeo" w:date="2020-12-01T11:23:00Z"/>
                <w:rStyle w:val="Enfasidelicata"/>
                <w:rFonts w:ascii="Bell MT" w:hAnsi="Bell MT"/>
                <w:i w:val="0"/>
                <w:iCs w:val="0"/>
                <w:sz w:val="32"/>
                <w:szCs w:val="32"/>
              </w:rPr>
            </w:pPr>
            <w:ins w:id="337" w:author="Giorgio Romeo" w:date="2020-12-01T11:23:00Z">
              <w:r w:rsidRPr="006B5465">
                <w:rPr>
                  <w:rStyle w:val="Enfasidelicata"/>
                  <w:rFonts w:ascii="Bell MT" w:hAnsi="Bell MT"/>
                  <w:i w:val="0"/>
                  <w:iCs w:val="0"/>
                  <w:sz w:val="32"/>
                  <w:szCs w:val="32"/>
                </w:rPr>
                <w:t>Events flow</w:t>
              </w:r>
            </w:ins>
          </w:p>
        </w:tc>
        <w:tc>
          <w:tcPr>
            <w:tcW w:w="6849" w:type="dxa"/>
            <w:tcPrChange w:id="338" w:author="Giorgio Romeo" w:date="2020-12-01T23:41:00Z">
              <w:tcPr>
                <w:tcW w:w="6849" w:type="dxa"/>
              </w:tcPr>
            </w:tcPrChange>
          </w:tcPr>
          <w:p w14:paraId="326D71B6" w14:textId="77777777" w:rsidR="00FD69AF" w:rsidRPr="00835339" w:rsidRDefault="00FD69AF" w:rsidP="00FD69AF">
            <w:pPr>
              <w:pStyle w:val="Paragrafoelenco"/>
              <w:numPr>
                <w:ilvl w:val="0"/>
                <w:numId w:val="37"/>
              </w:numPr>
              <w:rPr>
                <w:ins w:id="339" w:author="Giorgio Romeo" w:date="2020-12-01T11:23:00Z"/>
                <w:rStyle w:val="Enfasidelicata"/>
                <w:rFonts w:ascii="Bell MT" w:hAnsi="Bell MT"/>
                <w:i w:val="0"/>
                <w:iCs w:val="0"/>
                <w:sz w:val="28"/>
                <w:szCs w:val="28"/>
              </w:rPr>
            </w:pPr>
            <w:ins w:id="340" w:author="Giorgio Romeo" w:date="2020-12-01T11:23:00Z">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“Book a visit” </w:t>
              </w:r>
              <w:r w:rsidRPr="00AC798A">
                <w:rPr>
                  <w:rStyle w:val="Enfasidelicata"/>
                  <w:rFonts w:ascii="Bell MT" w:hAnsi="Bell MT"/>
                  <w:i w:val="0"/>
                  <w:iCs w:val="0"/>
                  <w:sz w:val="28"/>
                  <w:szCs w:val="28"/>
                </w:rPr>
                <w:t>button.</w:t>
              </w:r>
            </w:ins>
          </w:p>
          <w:p w14:paraId="2BB01654" w14:textId="77777777" w:rsidR="00FD69AF" w:rsidRDefault="00FD69AF" w:rsidP="00FD69AF">
            <w:pPr>
              <w:pStyle w:val="Paragrafoelenco"/>
              <w:numPr>
                <w:ilvl w:val="0"/>
                <w:numId w:val="37"/>
              </w:numPr>
              <w:rPr>
                <w:ins w:id="341" w:author="Giorgio Romeo" w:date="2020-12-01T11:23:00Z"/>
                <w:rStyle w:val="Enfasidelicata"/>
                <w:rFonts w:ascii="Bell MT" w:hAnsi="Bell MT"/>
                <w:i w:val="0"/>
                <w:iCs w:val="0"/>
                <w:sz w:val="28"/>
                <w:szCs w:val="28"/>
              </w:rPr>
            </w:pPr>
            <w:ins w:id="342" w:author="Giorgio Romeo" w:date="2020-12-01T11:23:00Z">
              <w:r>
                <w:rPr>
                  <w:rStyle w:val="Enfasidelicata"/>
                  <w:rFonts w:ascii="Bell MT" w:hAnsi="Bell MT"/>
                  <w:i w:val="0"/>
                  <w:iCs w:val="0"/>
                  <w:sz w:val="28"/>
                  <w:szCs w:val="28"/>
                </w:rPr>
                <w:t>The system redirects the user to a page where she can select the time slot or the store where she would want to go (from a map)</w:t>
              </w:r>
            </w:ins>
          </w:p>
          <w:p w14:paraId="1D556BBC" w14:textId="77777777" w:rsidR="00FD69AF" w:rsidRDefault="00FD69AF" w:rsidP="00FD69AF">
            <w:pPr>
              <w:pStyle w:val="Paragrafoelenco"/>
              <w:numPr>
                <w:ilvl w:val="0"/>
                <w:numId w:val="37"/>
              </w:numPr>
              <w:rPr>
                <w:ins w:id="343" w:author="Giorgio Romeo" w:date="2020-12-01T11:23:00Z"/>
                <w:rStyle w:val="Enfasidelicata"/>
                <w:rFonts w:ascii="Bell MT" w:hAnsi="Bell MT"/>
                <w:i w:val="0"/>
                <w:iCs w:val="0"/>
                <w:sz w:val="28"/>
                <w:szCs w:val="28"/>
              </w:rPr>
            </w:pPr>
          </w:p>
          <w:p w14:paraId="7112CF41" w14:textId="586D04B1" w:rsidR="00FD69AF" w:rsidRDefault="00702C29" w:rsidP="00FD69AF">
            <w:pPr>
              <w:pStyle w:val="Paragrafoelenco"/>
              <w:numPr>
                <w:ilvl w:val="0"/>
                <w:numId w:val="28"/>
              </w:numPr>
              <w:ind w:left="754" w:hanging="357"/>
              <w:rPr>
                <w:ins w:id="344" w:author="Giorgio Romeo" w:date="2020-12-01T11:23:00Z"/>
                <w:rStyle w:val="Enfasidelicata"/>
                <w:rFonts w:ascii="Bell MT" w:hAnsi="Bell MT"/>
                <w:i w:val="0"/>
                <w:iCs w:val="0"/>
                <w:sz w:val="28"/>
                <w:szCs w:val="28"/>
              </w:rPr>
            </w:pPr>
            <w:ins w:id="345" w:author="Giorgio Romeo" w:date="2020-12-01T23:20:00Z">
              <w:r>
                <w:rPr>
                  <w:rStyle w:val="Enfasidelicata"/>
                  <w:rFonts w:ascii="Bell MT" w:hAnsi="Bell MT"/>
                  <w:i w:val="0"/>
                  <w:iCs w:val="0"/>
                  <w:sz w:val="28"/>
                  <w:szCs w:val="28"/>
                </w:rPr>
                <w:t>T</w:t>
              </w:r>
            </w:ins>
            <w:ins w:id="346" w:author="Giorgio Romeo" w:date="2020-12-01T11:23:00Z">
              <w:r w:rsidR="00FD69AF">
                <w:rPr>
                  <w:rStyle w:val="Enfasidelicata"/>
                  <w:rFonts w:ascii="Bell MT" w:hAnsi="Bell MT"/>
                  <w:i w:val="0"/>
                  <w:iCs w:val="0"/>
                  <w:sz w:val="28"/>
                  <w:szCs w:val="28"/>
                </w:rPr>
                <w:t>he user selects the time slot, the system provides, through the map, the first 10 available stores closest to the user’s current position.</w:t>
              </w:r>
            </w:ins>
          </w:p>
          <w:p w14:paraId="79A5E726" w14:textId="6358398C" w:rsidR="00FD69AF" w:rsidRDefault="00702C29" w:rsidP="00FD69AF">
            <w:pPr>
              <w:pStyle w:val="Paragrafoelenco"/>
              <w:numPr>
                <w:ilvl w:val="0"/>
                <w:numId w:val="28"/>
              </w:numPr>
              <w:ind w:left="754" w:hanging="357"/>
              <w:rPr>
                <w:ins w:id="347" w:author="Giorgio Romeo" w:date="2020-12-01T11:23:00Z"/>
                <w:rStyle w:val="Enfasidelicata"/>
                <w:rFonts w:ascii="Bell MT" w:hAnsi="Bell MT"/>
                <w:i w:val="0"/>
                <w:iCs w:val="0"/>
                <w:sz w:val="28"/>
                <w:szCs w:val="28"/>
              </w:rPr>
            </w:pPr>
            <w:ins w:id="348" w:author="Giorgio Romeo" w:date="2020-12-01T23:20:00Z">
              <w:r>
                <w:rPr>
                  <w:rStyle w:val="Enfasidelicata"/>
                  <w:rFonts w:ascii="Bell MT" w:hAnsi="Bell MT"/>
                  <w:i w:val="0"/>
                  <w:iCs w:val="0"/>
                  <w:sz w:val="28"/>
                  <w:szCs w:val="28"/>
                </w:rPr>
                <w:t>T</w:t>
              </w:r>
            </w:ins>
            <w:ins w:id="349" w:author="Giorgio Romeo" w:date="2020-12-01T11:23:00Z">
              <w:r w:rsidR="00FD69AF">
                <w:rPr>
                  <w:rStyle w:val="Enfasidelicata"/>
                  <w:rFonts w:ascii="Bell MT" w:hAnsi="Bell MT"/>
                  <w:i w:val="0"/>
                  <w:iCs w:val="0"/>
                  <w:sz w:val="28"/>
                  <w:szCs w:val="28"/>
                </w:rPr>
                <w:t xml:space="preserve">he user selects a store from the map, the system provides the list of available time slots for the </w:t>
              </w:r>
            </w:ins>
            <w:ins w:id="350" w:author="Giorgio Romeo" w:date="2020-12-01T23:39:00Z">
              <w:r w:rsidR="00C412BB">
                <w:rPr>
                  <w:rStyle w:val="Enfasidelicata"/>
                  <w:rFonts w:ascii="Bell MT" w:hAnsi="Bell MT"/>
                  <w:i w:val="0"/>
                  <w:iCs w:val="0"/>
                  <w:sz w:val="28"/>
                  <w:szCs w:val="28"/>
                </w:rPr>
                <w:t xml:space="preserve">next </w:t>
              </w:r>
            </w:ins>
            <w:ins w:id="351" w:author="Giorgio Romeo" w:date="2020-12-01T23:40:00Z">
              <w:r w:rsidR="00C412BB">
                <w:rPr>
                  <w:rStyle w:val="Enfasidelicata"/>
                  <w:rFonts w:ascii="Bell MT" w:hAnsi="Bell MT"/>
                  <w:i w:val="0"/>
                  <w:iCs w:val="0"/>
                  <w:sz w:val="28"/>
                  <w:szCs w:val="28"/>
                </w:rPr>
                <w:t>7</w:t>
              </w:r>
            </w:ins>
            <w:ins w:id="352" w:author="Giorgio Romeo" w:date="2020-12-01T23:39:00Z">
              <w:r w:rsidR="00C412BB">
                <w:rPr>
                  <w:rStyle w:val="Enfasidelicata"/>
                  <w:rFonts w:ascii="Bell MT" w:hAnsi="Bell MT"/>
                  <w:i w:val="0"/>
                  <w:iCs w:val="0"/>
                  <w:sz w:val="28"/>
                  <w:szCs w:val="28"/>
                </w:rPr>
                <w:t xml:space="preserve"> days</w:t>
              </w:r>
            </w:ins>
            <w:ins w:id="353" w:author="Giorgio Romeo" w:date="2020-12-01T11:23:00Z">
              <w:r w:rsidR="00FD69AF">
                <w:rPr>
                  <w:rStyle w:val="Enfasidelicata"/>
                  <w:rFonts w:ascii="Bell MT" w:hAnsi="Bell MT"/>
                  <w:i w:val="0"/>
                  <w:iCs w:val="0"/>
                  <w:sz w:val="28"/>
                  <w:szCs w:val="28"/>
                </w:rPr>
                <w:t>.</w:t>
              </w:r>
            </w:ins>
          </w:p>
          <w:p w14:paraId="6CA1846E" w14:textId="77777777" w:rsidR="00FD69AF" w:rsidRDefault="00FD69AF" w:rsidP="00FD69AF">
            <w:pPr>
              <w:pStyle w:val="Paragrafoelenco"/>
              <w:numPr>
                <w:ilvl w:val="0"/>
                <w:numId w:val="37"/>
              </w:numPr>
              <w:rPr>
                <w:ins w:id="354" w:author="Giorgio Romeo" w:date="2020-12-01T11:23:00Z"/>
                <w:rStyle w:val="Enfasidelicata"/>
                <w:rFonts w:ascii="Bell MT" w:hAnsi="Bell MT"/>
                <w:i w:val="0"/>
                <w:iCs w:val="0"/>
                <w:sz w:val="28"/>
                <w:szCs w:val="28"/>
              </w:rPr>
            </w:pPr>
            <w:ins w:id="355" w:author="Giorgio Romeo" w:date="2020-12-01T11:23:00Z">
              <w:r>
                <w:rPr>
                  <w:rStyle w:val="Enfasidelicata"/>
                  <w:rFonts w:ascii="Bell MT" w:hAnsi="Bell MT"/>
                  <w:i w:val="0"/>
                  <w:iCs w:val="0"/>
                  <w:sz w:val="28"/>
                  <w:szCs w:val="28"/>
                </w:rPr>
                <w:t xml:space="preserve">The user selects either a store from the map (case a) or a time slot (case b), then she clicks on the </w:t>
              </w:r>
              <w:r w:rsidRPr="00235177">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w:t>
              </w:r>
            </w:ins>
          </w:p>
          <w:p w14:paraId="0B6251E5" w14:textId="77777777" w:rsidR="00FD69AF" w:rsidRDefault="00FD69AF" w:rsidP="00FD69AF">
            <w:pPr>
              <w:pStyle w:val="Paragrafoelenco"/>
              <w:numPr>
                <w:ilvl w:val="0"/>
                <w:numId w:val="37"/>
              </w:numPr>
              <w:rPr>
                <w:ins w:id="356" w:author="Giorgio Romeo" w:date="2020-12-01T11:23:00Z"/>
                <w:rStyle w:val="Enfasidelicata"/>
                <w:rFonts w:ascii="Bell MT" w:hAnsi="Bell MT"/>
                <w:i w:val="0"/>
                <w:iCs w:val="0"/>
                <w:sz w:val="28"/>
                <w:szCs w:val="28"/>
              </w:rPr>
            </w:pPr>
            <w:ins w:id="357" w:author="Giorgio Romeo" w:date="2020-12-01T11:23:00Z">
              <w:r>
                <w:rPr>
                  <w:rStyle w:val="Enfasidelicata"/>
                  <w:rFonts w:ascii="Bell MT" w:hAnsi="Bell MT"/>
                  <w:i w:val="0"/>
                  <w:iCs w:val="0"/>
                  <w:sz w:val="28"/>
                  <w:szCs w:val="28"/>
                </w:rPr>
                <w:t>The system redirects the user to a page where she can indicate the approximate expected duration of the visit, the exact list of items and the categories of items she intends to purchase.</w:t>
              </w:r>
            </w:ins>
          </w:p>
          <w:p w14:paraId="55EC8140" w14:textId="77777777" w:rsidR="00FD69AF" w:rsidRDefault="00FD69AF" w:rsidP="00FD69AF">
            <w:pPr>
              <w:pStyle w:val="Paragrafoelenco"/>
              <w:numPr>
                <w:ilvl w:val="0"/>
                <w:numId w:val="37"/>
              </w:numPr>
              <w:rPr>
                <w:ins w:id="358" w:author="Giorgio Romeo" w:date="2020-12-01T11:23:00Z"/>
                <w:rStyle w:val="Enfasidelicata"/>
                <w:rFonts w:ascii="Bell MT" w:hAnsi="Bell MT"/>
                <w:i w:val="0"/>
                <w:iCs w:val="0"/>
                <w:sz w:val="28"/>
                <w:szCs w:val="28"/>
              </w:rPr>
            </w:pPr>
            <w:ins w:id="359" w:author="Giorgio Romeo" w:date="2020-12-01T11:23:00Z">
              <w:r>
                <w:rPr>
                  <w:rStyle w:val="Enfasidelicata"/>
                  <w:rFonts w:ascii="Bell MT" w:hAnsi="Bell MT"/>
                  <w:i w:val="0"/>
                  <w:iCs w:val="0"/>
                  <w:sz w:val="28"/>
                  <w:szCs w:val="28"/>
                </w:rPr>
                <w:t xml:space="preserve">The user optionally fills the previous fields, then she clicks on the </w:t>
              </w:r>
              <w:r w:rsidRPr="00AC798A">
                <w:rPr>
                  <w:rStyle w:val="Enfasidelicata"/>
                  <w:rFonts w:ascii="Bell MT" w:hAnsi="Bell MT"/>
                  <w:sz w:val="28"/>
                  <w:szCs w:val="28"/>
                </w:rPr>
                <w:t>“Confirm”</w:t>
              </w:r>
              <w:r>
                <w:rPr>
                  <w:rStyle w:val="Enfasidelicata"/>
                  <w:rFonts w:ascii="Bell MT" w:hAnsi="Bell MT"/>
                  <w:i w:val="0"/>
                  <w:iCs w:val="0"/>
                  <w:sz w:val="28"/>
                  <w:szCs w:val="28"/>
                </w:rPr>
                <w:t xml:space="preserve"> button.</w:t>
              </w:r>
            </w:ins>
          </w:p>
          <w:p w14:paraId="6D2763E4" w14:textId="77777777" w:rsidR="00FD69AF" w:rsidRDefault="00FD69AF" w:rsidP="00FD69AF">
            <w:pPr>
              <w:pStyle w:val="Paragrafoelenco"/>
              <w:numPr>
                <w:ilvl w:val="0"/>
                <w:numId w:val="26"/>
              </w:numPr>
              <w:rPr>
                <w:ins w:id="360" w:author="Giorgio Romeo" w:date="2020-12-01T11:23:00Z"/>
                <w:rStyle w:val="Enfasidelicata"/>
                <w:rFonts w:ascii="Bell MT" w:hAnsi="Bell MT"/>
                <w:i w:val="0"/>
                <w:iCs w:val="0"/>
                <w:sz w:val="28"/>
                <w:szCs w:val="28"/>
              </w:rPr>
            </w:pPr>
            <w:ins w:id="361" w:author="Giorgio Romeo" w:date="2020-12-01T11:23:00Z">
              <w:r>
                <w:rPr>
                  <w:rStyle w:val="Enfasidelicata"/>
                  <w:rFonts w:ascii="Bell MT" w:hAnsi="Bell MT"/>
                  <w:i w:val="0"/>
                  <w:iCs w:val="0"/>
                  <w:sz w:val="28"/>
                  <w:szCs w:val="28"/>
                </w:rPr>
                <w:t>The system notifies the user that the procedure has been successfully managed.</w:t>
              </w:r>
            </w:ins>
          </w:p>
          <w:p w14:paraId="1B301465" w14:textId="77777777" w:rsidR="00FD69AF" w:rsidRDefault="00FD69AF" w:rsidP="00FD69AF">
            <w:pPr>
              <w:pStyle w:val="Paragrafoelenco"/>
              <w:numPr>
                <w:ilvl w:val="0"/>
                <w:numId w:val="26"/>
              </w:numPr>
              <w:rPr>
                <w:ins w:id="362" w:author="Giorgio Romeo" w:date="2020-12-01T11:23:00Z"/>
                <w:rStyle w:val="Enfasidelicata"/>
                <w:rFonts w:ascii="Bell MT" w:hAnsi="Bell MT"/>
                <w:i w:val="0"/>
                <w:iCs w:val="0"/>
                <w:sz w:val="28"/>
                <w:szCs w:val="28"/>
              </w:rPr>
            </w:pPr>
            <w:ins w:id="363" w:author="Giorgio Romeo" w:date="2020-12-01T11:23:00Z">
              <w:r>
                <w:rPr>
                  <w:rStyle w:val="Enfasidelicata"/>
                  <w:rFonts w:ascii="Bell MT" w:hAnsi="Bell MT"/>
                  <w:i w:val="0"/>
                  <w:iCs w:val="0"/>
                  <w:sz w:val="28"/>
                  <w:szCs w:val="28"/>
                </w:rPr>
                <w:t xml:space="preserve">The system sends to the user the virtual ticket </w:t>
              </w:r>
              <w:r w:rsidRPr="00352FFD">
                <w:rPr>
                  <w:rStyle w:val="Enfasidelicata"/>
                  <w:rFonts w:ascii="Bell MT" w:hAnsi="Bell MT"/>
                  <w:i w:val="0"/>
                  <w:iCs w:val="0"/>
                  <w:sz w:val="28"/>
                  <w:szCs w:val="28"/>
                </w:rPr>
                <w:t>c</w:t>
              </w:r>
              <w:r w:rsidRPr="00A73290">
                <w:rPr>
                  <w:rStyle w:val="Enfasidelicata"/>
                  <w:rFonts w:ascii="Bell MT" w:hAnsi="Bell MT"/>
                  <w:i w:val="0"/>
                  <w:iCs w:val="0"/>
                  <w:sz w:val="28"/>
                  <w:szCs w:val="28"/>
                </w:rPr>
                <w:t>ontaining</w:t>
              </w:r>
              <w:r>
                <w:rPr>
                  <w:rStyle w:val="Enfasidelicata"/>
                  <w:rFonts w:ascii="Bell MT" w:hAnsi="Bell MT"/>
                  <w:i w:val="0"/>
                  <w:iCs w:val="0"/>
                  <w:sz w:val="28"/>
                  <w:szCs w:val="28"/>
                </w:rPr>
                <w:t>:</w:t>
              </w:r>
            </w:ins>
          </w:p>
          <w:p w14:paraId="1E8B3631" w14:textId="77777777" w:rsidR="00FD69AF" w:rsidRDefault="00FD69AF" w:rsidP="00FD69AF">
            <w:pPr>
              <w:pStyle w:val="Paragrafoelenco"/>
              <w:numPr>
                <w:ilvl w:val="0"/>
                <w:numId w:val="35"/>
              </w:numPr>
              <w:ind w:left="754" w:hanging="357"/>
              <w:rPr>
                <w:ins w:id="364" w:author="Giorgio Romeo" w:date="2020-12-01T11:23:00Z"/>
                <w:rStyle w:val="Enfasidelicata"/>
                <w:rFonts w:ascii="Bell MT" w:hAnsi="Bell MT"/>
                <w:i w:val="0"/>
                <w:iCs w:val="0"/>
                <w:sz w:val="28"/>
                <w:szCs w:val="28"/>
              </w:rPr>
            </w:pPr>
            <w:ins w:id="365" w:author="Giorgio Romeo" w:date="2020-12-01T11:23:00Z">
              <w:r>
                <w:rPr>
                  <w:rStyle w:val="Enfasidelicata"/>
                  <w:rFonts w:ascii="Bell MT" w:hAnsi="Bell MT"/>
                  <w:i w:val="0"/>
                  <w:iCs w:val="0"/>
                  <w:sz w:val="28"/>
                  <w:szCs w:val="28"/>
                </w:rPr>
                <w:t>The user’s selected time slot.</w:t>
              </w:r>
            </w:ins>
          </w:p>
          <w:p w14:paraId="5DAAC4EC" w14:textId="77777777" w:rsidR="00FD69AF" w:rsidRDefault="00FD69AF" w:rsidP="00FD69AF">
            <w:pPr>
              <w:pStyle w:val="Paragrafoelenco"/>
              <w:numPr>
                <w:ilvl w:val="0"/>
                <w:numId w:val="35"/>
              </w:numPr>
              <w:ind w:left="754" w:hanging="357"/>
              <w:rPr>
                <w:ins w:id="366" w:author="Giorgio Romeo" w:date="2020-12-01T11:23:00Z"/>
                <w:rStyle w:val="Enfasidelicata"/>
                <w:rFonts w:ascii="Bell MT" w:hAnsi="Bell MT"/>
                <w:i w:val="0"/>
                <w:iCs w:val="0"/>
                <w:sz w:val="28"/>
                <w:szCs w:val="28"/>
              </w:rPr>
            </w:pPr>
            <w:ins w:id="367" w:author="Giorgio Romeo" w:date="2020-12-01T11:23:00Z">
              <w:r>
                <w:rPr>
                  <w:rStyle w:val="Enfasidelicata"/>
                  <w:rFonts w:ascii="Bell MT" w:hAnsi="Bell MT"/>
                  <w:i w:val="0"/>
                  <w:iCs w:val="0"/>
                  <w:sz w:val="28"/>
                  <w:szCs w:val="28"/>
                </w:rPr>
                <w:t>The store’s name and address.</w:t>
              </w:r>
            </w:ins>
          </w:p>
          <w:p w14:paraId="7B518ABE" w14:textId="77777777" w:rsidR="00FD69AF" w:rsidRPr="000C5592" w:rsidRDefault="00FD69AF" w:rsidP="00FD69AF">
            <w:pPr>
              <w:pStyle w:val="Paragrafoelenco"/>
              <w:numPr>
                <w:ilvl w:val="0"/>
                <w:numId w:val="35"/>
              </w:numPr>
              <w:ind w:left="754" w:hanging="357"/>
              <w:rPr>
                <w:ins w:id="368" w:author="Giorgio Romeo" w:date="2020-12-01T11:23:00Z"/>
                <w:rStyle w:val="Enfasidelicata"/>
                <w:rFonts w:ascii="Bell MT" w:hAnsi="Bell MT"/>
                <w:i w:val="0"/>
                <w:iCs w:val="0"/>
                <w:sz w:val="28"/>
                <w:szCs w:val="28"/>
              </w:rPr>
            </w:pPr>
            <w:ins w:id="369" w:author="Giorgio Romeo" w:date="2020-12-01T11:23:00Z">
              <w:r>
                <w:rPr>
                  <w:rStyle w:val="Enfasidelicata"/>
                  <w:rFonts w:ascii="Bell MT" w:hAnsi="Bell MT"/>
                  <w:i w:val="0"/>
                  <w:iCs w:val="0"/>
                  <w:sz w:val="28"/>
                  <w:szCs w:val="28"/>
                </w:rPr>
                <w:t>The QR code to enter (and exit) the store.</w:t>
              </w:r>
            </w:ins>
          </w:p>
        </w:tc>
      </w:tr>
      <w:tr w:rsidR="00FD69AF" w14:paraId="35E02AFF" w14:textId="77777777" w:rsidTr="00FD69AF">
        <w:trPr>
          <w:trHeight w:val="361"/>
          <w:ins w:id="370" w:author="Giorgio Romeo" w:date="2020-12-01T11:23:00Z"/>
        </w:trPr>
        <w:tc>
          <w:tcPr>
            <w:tcW w:w="1985" w:type="dxa"/>
          </w:tcPr>
          <w:p w14:paraId="19469CF6" w14:textId="77777777" w:rsidR="00FD69AF" w:rsidRPr="006B5465" w:rsidRDefault="00FD69AF" w:rsidP="00FD69AF">
            <w:pPr>
              <w:pStyle w:val="Paragrafoelenco"/>
              <w:ind w:left="0"/>
              <w:jc w:val="center"/>
              <w:rPr>
                <w:ins w:id="371" w:author="Giorgio Romeo" w:date="2020-12-01T11:23:00Z"/>
                <w:rStyle w:val="Enfasidelicata"/>
                <w:rFonts w:ascii="Bell MT" w:hAnsi="Bell MT"/>
                <w:i w:val="0"/>
                <w:iCs w:val="0"/>
                <w:sz w:val="32"/>
                <w:szCs w:val="32"/>
              </w:rPr>
            </w:pPr>
            <w:ins w:id="372" w:author="Giorgio Romeo" w:date="2020-12-01T11:23:00Z">
              <w:r w:rsidRPr="006B5465">
                <w:rPr>
                  <w:rStyle w:val="Enfasidelicata"/>
                  <w:rFonts w:ascii="Bell MT" w:hAnsi="Bell MT"/>
                  <w:i w:val="0"/>
                  <w:iCs w:val="0"/>
                  <w:sz w:val="32"/>
                  <w:szCs w:val="32"/>
                </w:rPr>
                <w:t>Exit condition</w:t>
              </w:r>
            </w:ins>
          </w:p>
        </w:tc>
        <w:tc>
          <w:tcPr>
            <w:tcW w:w="6849" w:type="dxa"/>
          </w:tcPr>
          <w:p w14:paraId="45004191" w14:textId="77777777" w:rsidR="00FD69AF" w:rsidRPr="006B5465" w:rsidRDefault="00FD69AF" w:rsidP="00FD69AF">
            <w:pPr>
              <w:pStyle w:val="Paragrafoelenco"/>
              <w:ind w:left="0"/>
              <w:rPr>
                <w:ins w:id="373" w:author="Giorgio Romeo" w:date="2020-12-01T11:23:00Z"/>
                <w:rStyle w:val="Enfasidelicata"/>
                <w:rFonts w:ascii="Bell MT" w:hAnsi="Bell MT"/>
                <w:i w:val="0"/>
                <w:iCs w:val="0"/>
                <w:sz w:val="28"/>
                <w:szCs w:val="28"/>
              </w:rPr>
            </w:pPr>
            <w:ins w:id="374" w:author="Giorgio Romeo" w:date="2020-12-01T11:23:00Z">
              <w:r>
                <w:rPr>
                  <w:rStyle w:val="Enfasidelicata"/>
                  <w:rFonts w:ascii="Bell MT" w:hAnsi="Bell MT"/>
                  <w:i w:val="0"/>
                  <w:iCs w:val="0"/>
                  <w:sz w:val="28"/>
                  <w:szCs w:val="28"/>
                </w:rPr>
                <w:t>The user successfully receives the virtual ticket.</w:t>
              </w:r>
            </w:ins>
          </w:p>
        </w:tc>
      </w:tr>
      <w:tr w:rsidR="00FD69AF" w14:paraId="156193D1" w14:textId="77777777" w:rsidTr="004B636F">
        <w:tblPrEx>
          <w:tblW w:w="0" w:type="auto"/>
          <w:tblPrExChange w:id="375" w:author="Giorgio Romeo" w:date="2020-12-01T23:30:00Z">
            <w:tblPrEx>
              <w:tblW w:w="0" w:type="auto"/>
            </w:tblPrEx>
          </w:tblPrExChange>
        </w:tblPrEx>
        <w:trPr>
          <w:trHeight w:val="2400"/>
          <w:ins w:id="376" w:author="Giorgio Romeo" w:date="2020-12-01T11:23:00Z"/>
          <w:trPrChange w:id="377" w:author="Giorgio Romeo" w:date="2020-12-01T23:30:00Z">
            <w:trPr>
              <w:trHeight w:val="2967"/>
            </w:trPr>
          </w:trPrChange>
        </w:trPr>
        <w:tc>
          <w:tcPr>
            <w:tcW w:w="1985" w:type="dxa"/>
            <w:tcPrChange w:id="378" w:author="Giorgio Romeo" w:date="2020-12-01T23:30:00Z">
              <w:tcPr>
                <w:tcW w:w="1985" w:type="dxa"/>
              </w:tcPr>
            </w:tcPrChange>
          </w:tcPr>
          <w:p w14:paraId="73DE51E0" w14:textId="77777777" w:rsidR="00FD69AF" w:rsidRPr="006B5465" w:rsidRDefault="00FD69AF" w:rsidP="00FD69AF">
            <w:pPr>
              <w:pStyle w:val="Paragrafoelenco"/>
              <w:ind w:left="0"/>
              <w:jc w:val="center"/>
              <w:rPr>
                <w:ins w:id="379" w:author="Giorgio Romeo" w:date="2020-12-01T11:23:00Z"/>
                <w:rStyle w:val="Enfasidelicata"/>
                <w:rFonts w:ascii="Bell MT" w:hAnsi="Bell MT"/>
                <w:i w:val="0"/>
                <w:iCs w:val="0"/>
                <w:sz w:val="32"/>
                <w:szCs w:val="32"/>
              </w:rPr>
            </w:pPr>
            <w:ins w:id="380" w:author="Giorgio Romeo" w:date="2020-12-01T11:23:00Z">
              <w:r w:rsidRPr="006B5465">
                <w:rPr>
                  <w:rStyle w:val="Enfasidelicata"/>
                  <w:rFonts w:ascii="Bell MT" w:hAnsi="Bell MT"/>
                  <w:i w:val="0"/>
                  <w:iCs w:val="0"/>
                  <w:sz w:val="32"/>
                  <w:szCs w:val="32"/>
                </w:rPr>
                <w:lastRenderedPageBreak/>
                <w:t>Exceptions</w:t>
              </w:r>
            </w:ins>
          </w:p>
        </w:tc>
        <w:tc>
          <w:tcPr>
            <w:tcW w:w="6849" w:type="dxa"/>
            <w:tcPrChange w:id="381" w:author="Giorgio Romeo" w:date="2020-12-01T23:30:00Z">
              <w:tcPr>
                <w:tcW w:w="6849" w:type="dxa"/>
              </w:tcPr>
            </w:tcPrChange>
          </w:tcPr>
          <w:p w14:paraId="32F7E507" w14:textId="70C95AD6" w:rsidR="00FD69AF" w:rsidRDefault="00FD69AF" w:rsidP="00FD69AF">
            <w:pPr>
              <w:pStyle w:val="Paragrafoelenco"/>
              <w:numPr>
                <w:ilvl w:val="0"/>
                <w:numId w:val="49"/>
              </w:numPr>
              <w:ind w:left="357" w:hanging="357"/>
              <w:rPr>
                <w:ins w:id="382" w:author="Giorgio Romeo" w:date="2020-12-01T11:23:00Z"/>
                <w:rStyle w:val="Enfasidelicata"/>
                <w:rFonts w:ascii="Bell MT" w:hAnsi="Bell MT"/>
                <w:i w:val="0"/>
                <w:iCs w:val="0"/>
                <w:sz w:val="28"/>
                <w:szCs w:val="28"/>
              </w:rPr>
            </w:pPr>
            <w:ins w:id="383" w:author="Giorgio Romeo" w:date="2020-12-01T11:23:00Z">
              <w:r>
                <w:rPr>
                  <w:rStyle w:val="Enfasidelicata"/>
                  <w:rFonts w:ascii="Bell MT" w:hAnsi="Bell MT"/>
                  <w:i w:val="0"/>
                  <w:iCs w:val="0"/>
                  <w:sz w:val="28"/>
                  <w:szCs w:val="28"/>
                </w:rPr>
                <w:t xml:space="preserve">The user clicks on the </w:t>
              </w:r>
              <w:r w:rsidRPr="00EA3631">
                <w:rPr>
                  <w:rStyle w:val="Enfasidelicata"/>
                  <w:rFonts w:ascii="Bell MT" w:hAnsi="Bell MT"/>
                  <w:sz w:val="28"/>
                  <w:szCs w:val="28"/>
                </w:rPr>
                <w:t>“Cancel”</w:t>
              </w:r>
              <w:r>
                <w:rPr>
                  <w:rStyle w:val="Enfasidelicata"/>
                  <w:rFonts w:ascii="Bell MT" w:hAnsi="Bell MT"/>
                  <w:i w:val="0"/>
                  <w:iCs w:val="0"/>
                  <w:sz w:val="28"/>
                  <w:szCs w:val="28"/>
                </w:rPr>
                <w:t xml:space="preserve"> button.</w:t>
              </w:r>
            </w:ins>
          </w:p>
          <w:p w14:paraId="6B1A11AF" w14:textId="5682F1E4" w:rsidR="00FD69AF" w:rsidRPr="009957C7" w:rsidRDefault="00FD69AF" w:rsidP="00FD69AF">
            <w:pPr>
              <w:pStyle w:val="Paragrafoelenco"/>
              <w:ind w:left="357"/>
              <w:rPr>
                <w:ins w:id="384" w:author="Giorgio Romeo" w:date="2020-12-01T11:23:00Z"/>
                <w:rStyle w:val="Enfasidelicata"/>
                <w:rFonts w:ascii="Bell MT" w:hAnsi="Bell MT"/>
                <w:i w:val="0"/>
                <w:iCs w:val="0"/>
                <w:sz w:val="28"/>
                <w:szCs w:val="28"/>
              </w:rPr>
            </w:pPr>
            <w:ins w:id="385" w:author="Giorgio Romeo" w:date="2020-12-01T11:23:00Z">
              <w:r>
                <w:rPr>
                  <w:rStyle w:val="Enfasidelicata"/>
                  <w:rFonts w:ascii="Bell MT" w:hAnsi="Bell MT"/>
                  <w:i w:val="0"/>
                  <w:iCs w:val="0"/>
                  <w:sz w:val="28"/>
                  <w:szCs w:val="28"/>
                </w:rPr>
                <w:t xml:space="preserve">The system redirects the user to the </w:t>
              </w:r>
            </w:ins>
            <w:ins w:id="386" w:author="Giorgio Romeo" w:date="2020-12-01T23:24:00Z">
              <w:r w:rsidR="00702C29">
                <w:rPr>
                  <w:rStyle w:val="Enfasidelicata"/>
                  <w:rFonts w:ascii="Bell MT" w:hAnsi="Bell MT"/>
                  <w:i w:val="0"/>
                  <w:iCs w:val="0"/>
                  <w:sz w:val="28"/>
                  <w:szCs w:val="28"/>
                </w:rPr>
                <w:t>home</w:t>
              </w:r>
            </w:ins>
            <w:ins w:id="387" w:author="Giorgio Romeo" w:date="2020-12-01T11:23:00Z">
              <w:r>
                <w:rPr>
                  <w:rStyle w:val="Enfasidelicata"/>
                  <w:rFonts w:ascii="Bell MT" w:hAnsi="Bell MT"/>
                  <w:i w:val="0"/>
                  <w:iCs w:val="0"/>
                  <w:sz w:val="28"/>
                  <w:szCs w:val="28"/>
                </w:rPr>
                <w:t>page (</w:t>
              </w:r>
              <w:r w:rsidRPr="009D5178">
                <w:rPr>
                  <w:rStyle w:val="Enfasidelicata"/>
                  <w:rFonts w:ascii="Bell MT" w:hAnsi="Bell MT"/>
                  <w:sz w:val="28"/>
                  <w:szCs w:val="28"/>
                  <w:rPrChange w:id="388" w:author="Giorgio Romeo" w:date="2020-12-01T11:57:00Z">
                    <w:rPr>
                      <w:rStyle w:val="Enfasidelicata"/>
                      <w:rFonts w:ascii="Bell MT" w:hAnsi="Bell MT"/>
                      <w:i w:val="0"/>
                      <w:iCs w:val="0"/>
                      <w:sz w:val="28"/>
                      <w:szCs w:val="28"/>
                    </w:rPr>
                  </w:rPrChange>
                </w:rPr>
                <w:t>Events flow</w:t>
              </w:r>
              <w:r>
                <w:rPr>
                  <w:rStyle w:val="Enfasidelicata"/>
                  <w:rFonts w:ascii="Bell MT" w:hAnsi="Bell MT"/>
                  <w:i w:val="0"/>
                  <w:iCs w:val="0"/>
                  <w:sz w:val="28"/>
                  <w:szCs w:val="28"/>
                </w:rPr>
                <w:t xml:space="preserve"> starts again from event </w:t>
              </w:r>
            </w:ins>
            <w:ins w:id="389" w:author="Giorgio Romeo" w:date="2020-12-01T23:25:00Z">
              <w:r w:rsidR="00702C29">
                <w:rPr>
                  <w:rStyle w:val="Enfasidelicata"/>
                  <w:rFonts w:ascii="Bell MT" w:hAnsi="Bell MT"/>
                  <w:i w:val="0"/>
                  <w:iCs w:val="0"/>
                  <w:sz w:val="28"/>
                  <w:szCs w:val="28"/>
                </w:rPr>
                <w:t>1</w:t>
              </w:r>
            </w:ins>
            <w:ins w:id="390" w:author="Giorgio Romeo" w:date="2020-12-01T11:23:00Z">
              <w:r>
                <w:rPr>
                  <w:rStyle w:val="Enfasidelicata"/>
                  <w:rFonts w:ascii="Bell MT" w:hAnsi="Bell MT"/>
                  <w:i w:val="0"/>
                  <w:iCs w:val="0"/>
                  <w:sz w:val="28"/>
                  <w:szCs w:val="28"/>
                </w:rPr>
                <w:t>).</w:t>
              </w:r>
            </w:ins>
          </w:p>
          <w:p w14:paraId="4216B772" w14:textId="540E169C" w:rsidR="00FD69AF" w:rsidRDefault="00FD69AF" w:rsidP="00FD69AF">
            <w:pPr>
              <w:pStyle w:val="Paragrafoelenco"/>
              <w:numPr>
                <w:ilvl w:val="0"/>
                <w:numId w:val="49"/>
              </w:numPr>
              <w:ind w:left="357" w:hanging="357"/>
              <w:rPr>
                <w:ins w:id="391" w:author="Giorgio Romeo" w:date="2020-12-01T11:23:00Z"/>
                <w:rStyle w:val="Enfasidelicata"/>
                <w:rFonts w:ascii="Bell MT" w:hAnsi="Bell MT"/>
                <w:i w:val="0"/>
                <w:iCs w:val="0"/>
                <w:sz w:val="28"/>
                <w:szCs w:val="28"/>
              </w:rPr>
            </w:pPr>
            <w:ins w:id="392" w:author="Giorgio Romeo" w:date="2020-12-01T11:23:00Z">
              <w:r>
                <w:rPr>
                  <w:rStyle w:val="Enfasidelicata"/>
                  <w:rFonts w:ascii="Bell MT" w:hAnsi="Bell MT"/>
                  <w:i w:val="0"/>
                  <w:iCs w:val="0"/>
                  <w:sz w:val="28"/>
                  <w:szCs w:val="28"/>
                </w:rPr>
                <w:t>The user</w:t>
              </w:r>
            </w:ins>
            <w:ins w:id="393" w:author="Giorgio Romeo" w:date="2020-12-01T23:27:00Z">
              <w:r w:rsidR="00702C29">
                <w:rPr>
                  <w:rStyle w:val="Enfasidelicata"/>
                  <w:rFonts w:ascii="Bell MT" w:hAnsi="Bell MT"/>
                  <w:i w:val="0"/>
                  <w:iCs w:val="0"/>
                  <w:sz w:val="28"/>
                  <w:szCs w:val="28"/>
                </w:rPr>
                <w:t xml:space="preserve">’s </w:t>
              </w:r>
            </w:ins>
            <w:ins w:id="394" w:author="Giorgio Romeo" w:date="2020-12-01T11:23:00Z">
              <w:r>
                <w:rPr>
                  <w:rStyle w:val="Enfasidelicata"/>
                  <w:rFonts w:ascii="Bell MT" w:hAnsi="Bell MT"/>
                  <w:i w:val="0"/>
                  <w:iCs w:val="0"/>
                  <w:sz w:val="28"/>
                  <w:szCs w:val="28"/>
                </w:rPr>
                <w:t>GPS</w:t>
              </w:r>
            </w:ins>
            <w:ins w:id="395" w:author="Giorgio Romeo" w:date="2020-12-01T23:27:00Z">
              <w:r w:rsidR="00702C29">
                <w:rPr>
                  <w:rStyle w:val="Enfasidelicata"/>
                  <w:rFonts w:ascii="Bell MT" w:hAnsi="Bell MT"/>
                  <w:i w:val="0"/>
                  <w:iCs w:val="0"/>
                  <w:sz w:val="28"/>
                  <w:szCs w:val="28"/>
                </w:rPr>
                <w:t xml:space="preserve"> is unavailable</w:t>
              </w:r>
            </w:ins>
            <w:ins w:id="396" w:author="Giorgio Romeo" w:date="2020-12-01T23:28:00Z">
              <w:r w:rsidR="004B636F">
                <w:rPr>
                  <w:rStyle w:val="Enfasidelicata"/>
                  <w:rFonts w:ascii="Bell MT" w:hAnsi="Bell MT"/>
                  <w:i w:val="0"/>
                  <w:iCs w:val="0"/>
                  <w:sz w:val="28"/>
                  <w:szCs w:val="28"/>
                </w:rPr>
                <w:t xml:space="preserve"> (case 3.a)</w:t>
              </w:r>
            </w:ins>
            <w:ins w:id="397" w:author="Giorgio Romeo" w:date="2020-12-01T11:23:00Z">
              <w:r>
                <w:rPr>
                  <w:rStyle w:val="Enfasidelicata"/>
                  <w:rFonts w:ascii="Bell MT" w:hAnsi="Bell MT"/>
                  <w:i w:val="0"/>
                  <w:iCs w:val="0"/>
                  <w:sz w:val="28"/>
                  <w:szCs w:val="28"/>
                </w:rPr>
                <w:t xml:space="preserve">. </w:t>
              </w:r>
            </w:ins>
          </w:p>
          <w:p w14:paraId="7C88563E" w14:textId="76CACA45" w:rsidR="00FD69AF" w:rsidRPr="00B920D4" w:rsidRDefault="00FD69AF" w:rsidP="004B636F">
            <w:pPr>
              <w:pStyle w:val="Paragrafoelenco"/>
              <w:ind w:left="357"/>
              <w:rPr>
                <w:ins w:id="398" w:author="Giorgio Romeo" w:date="2020-12-01T11:23:00Z"/>
                <w:rStyle w:val="Enfasidelicata"/>
                <w:rFonts w:ascii="Bell MT" w:hAnsi="Bell MT"/>
                <w:i w:val="0"/>
                <w:iCs w:val="0"/>
                <w:sz w:val="28"/>
                <w:szCs w:val="28"/>
              </w:rPr>
              <w:pPrChange w:id="399" w:author="Giorgio Romeo" w:date="2020-12-01T23:29:00Z">
                <w:pPr>
                  <w:framePr w:hSpace="141" w:wrap="around" w:vAnchor="text" w:hAnchor="margin" w:xAlign="right" w:y="352"/>
                </w:pPr>
              </w:pPrChange>
            </w:pPr>
            <w:ins w:id="400" w:author="Giorgio Romeo" w:date="2020-12-01T11:24:00Z">
              <w:r>
                <w:rPr>
                  <w:rStyle w:val="Enfasidelicata"/>
                  <w:rFonts w:ascii="Bell MT" w:hAnsi="Bell MT"/>
                  <w:i w:val="0"/>
                  <w:iCs w:val="0"/>
                  <w:sz w:val="28"/>
                  <w:szCs w:val="28"/>
                </w:rPr>
                <w:t xml:space="preserve">The system </w:t>
              </w:r>
            </w:ins>
            <w:ins w:id="401" w:author="Giorgio Romeo" w:date="2020-12-01T23:28:00Z">
              <w:r w:rsidR="004B636F">
                <w:rPr>
                  <w:rStyle w:val="Enfasidelicata"/>
                  <w:rFonts w:ascii="Bell MT" w:hAnsi="Bell MT"/>
                  <w:i w:val="0"/>
                  <w:iCs w:val="0"/>
                  <w:sz w:val="28"/>
                  <w:szCs w:val="28"/>
                </w:rPr>
                <w:t>asks t</w:t>
              </w:r>
            </w:ins>
            <w:ins w:id="402" w:author="Giorgio Romeo" w:date="2020-12-01T23:29:00Z">
              <w:r w:rsidR="004B636F">
                <w:rPr>
                  <w:rStyle w:val="Enfasidelicata"/>
                  <w:rFonts w:ascii="Bell MT" w:hAnsi="Bell MT"/>
                  <w:i w:val="0"/>
                  <w:iCs w:val="0"/>
                  <w:sz w:val="28"/>
                  <w:szCs w:val="28"/>
                </w:rPr>
                <w:t>he user to insert an address and provides</w:t>
              </w:r>
            </w:ins>
            <w:ins w:id="403" w:author="Giorgio Romeo" w:date="2020-12-01T11:24:00Z">
              <w:r>
                <w:rPr>
                  <w:rStyle w:val="Enfasidelicata"/>
                  <w:rFonts w:ascii="Bell MT" w:hAnsi="Bell MT"/>
                  <w:i w:val="0"/>
                  <w:iCs w:val="0"/>
                  <w:sz w:val="28"/>
                  <w:szCs w:val="28"/>
                </w:rPr>
                <w:t xml:space="preserve"> the </w:t>
              </w:r>
            </w:ins>
            <w:ins w:id="404" w:author="Giorgio Romeo" w:date="2020-12-01T11:27:00Z">
              <w:r w:rsidR="00B6387C">
                <w:rPr>
                  <w:rStyle w:val="Enfasidelicata"/>
                  <w:rFonts w:ascii="Bell MT" w:hAnsi="Bell MT"/>
                  <w:i w:val="0"/>
                  <w:iCs w:val="0"/>
                  <w:sz w:val="28"/>
                  <w:szCs w:val="28"/>
                </w:rPr>
                <w:t xml:space="preserve">10 </w:t>
              </w:r>
            </w:ins>
            <w:ins w:id="405" w:author="Giorgio Romeo" w:date="2020-12-01T23:30:00Z">
              <w:r w:rsidR="004B636F">
                <w:rPr>
                  <w:rStyle w:val="Enfasidelicata"/>
                  <w:rFonts w:ascii="Bell MT" w:hAnsi="Bell MT"/>
                  <w:i w:val="0"/>
                  <w:iCs w:val="0"/>
                  <w:sz w:val="28"/>
                  <w:szCs w:val="28"/>
                </w:rPr>
                <w:t xml:space="preserve">available stores closest to the user’s </w:t>
              </w:r>
              <w:r w:rsidR="004B636F">
                <w:rPr>
                  <w:rStyle w:val="Enfasidelicata"/>
                  <w:rFonts w:ascii="Bell MT" w:hAnsi="Bell MT"/>
                  <w:i w:val="0"/>
                  <w:iCs w:val="0"/>
                  <w:sz w:val="28"/>
                  <w:szCs w:val="28"/>
                </w:rPr>
                <w:t xml:space="preserve">address </w:t>
              </w:r>
              <w:r w:rsidR="004B636F">
                <w:rPr>
                  <w:rStyle w:val="Enfasidelicata"/>
                  <w:rFonts w:ascii="Bell MT" w:hAnsi="Bell MT"/>
                  <w:i w:val="0"/>
                  <w:iCs w:val="0"/>
                  <w:sz w:val="28"/>
                  <w:szCs w:val="28"/>
                </w:rPr>
                <w:t>(</w:t>
              </w:r>
              <w:r w:rsidR="004B636F" w:rsidRPr="001C6130">
                <w:rPr>
                  <w:rStyle w:val="Enfasidelicata"/>
                  <w:rFonts w:ascii="Bell MT" w:hAnsi="Bell MT"/>
                  <w:sz w:val="28"/>
                  <w:szCs w:val="28"/>
                </w:rPr>
                <w:t>Events flow</w:t>
              </w:r>
              <w:r w:rsidR="004B636F">
                <w:rPr>
                  <w:rStyle w:val="Enfasidelicata"/>
                  <w:rFonts w:ascii="Bell MT" w:hAnsi="Bell MT"/>
                  <w:i w:val="0"/>
                  <w:iCs w:val="0"/>
                  <w:sz w:val="28"/>
                  <w:szCs w:val="28"/>
                </w:rPr>
                <w:t xml:space="preserve"> </w:t>
              </w:r>
              <w:r w:rsidR="004B636F">
                <w:rPr>
                  <w:rStyle w:val="Enfasidelicata"/>
                  <w:rFonts w:ascii="Bell MT" w:hAnsi="Bell MT"/>
                  <w:i w:val="0"/>
                  <w:iCs w:val="0"/>
                  <w:sz w:val="28"/>
                  <w:szCs w:val="28"/>
                </w:rPr>
                <w:t>contin</w:t>
              </w:r>
            </w:ins>
            <w:ins w:id="406" w:author="Giorgio Romeo" w:date="2020-12-01T23:31:00Z">
              <w:r w:rsidR="004B636F">
                <w:rPr>
                  <w:rStyle w:val="Enfasidelicata"/>
                  <w:rFonts w:ascii="Bell MT" w:hAnsi="Bell MT"/>
                  <w:i w:val="0"/>
                  <w:iCs w:val="0"/>
                  <w:sz w:val="28"/>
                  <w:szCs w:val="28"/>
                </w:rPr>
                <w:t>ue</w:t>
              </w:r>
            </w:ins>
            <w:ins w:id="407" w:author="Giorgio Romeo" w:date="2020-12-01T23:30:00Z">
              <w:r w:rsidR="004B636F">
                <w:rPr>
                  <w:rStyle w:val="Enfasidelicata"/>
                  <w:rFonts w:ascii="Bell MT" w:hAnsi="Bell MT"/>
                  <w:i w:val="0"/>
                  <w:iCs w:val="0"/>
                  <w:sz w:val="28"/>
                  <w:szCs w:val="28"/>
                </w:rPr>
                <w:t>s</w:t>
              </w:r>
              <w:r w:rsidR="004B636F">
                <w:rPr>
                  <w:rStyle w:val="Enfasidelicata"/>
                  <w:rFonts w:ascii="Bell MT" w:hAnsi="Bell MT"/>
                  <w:i w:val="0"/>
                  <w:iCs w:val="0"/>
                  <w:sz w:val="28"/>
                  <w:szCs w:val="28"/>
                </w:rPr>
                <w:t xml:space="preserve"> from event </w:t>
              </w:r>
              <w:r w:rsidR="004B636F">
                <w:rPr>
                  <w:rStyle w:val="Enfasidelicata"/>
                  <w:rFonts w:ascii="Bell MT" w:hAnsi="Bell MT"/>
                  <w:i w:val="0"/>
                  <w:iCs w:val="0"/>
                  <w:sz w:val="28"/>
                  <w:szCs w:val="28"/>
                </w:rPr>
                <w:t>4</w:t>
              </w:r>
              <w:r w:rsidR="004B636F">
                <w:rPr>
                  <w:rStyle w:val="Enfasidelicata"/>
                  <w:rFonts w:ascii="Bell MT" w:hAnsi="Bell MT"/>
                  <w:i w:val="0"/>
                  <w:iCs w:val="0"/>
                  <w:sz w:val="28"/>
                  <w:szCs w:val="28"/>
                </w:rPr>
                <w:t>).</w:t>
              </w:r>
            </w:ins>
          </w:p>
        </w:tc>
      </w:tr>
    </w:tbl>
    <w:p w14:paraId="4612ECE6" w14:textId="77777777" w:rsidR="00FD69AF" w:rsidRPr="00B25FA1" w:rsidRDefault="00FD69AF" w:rsidP="007C71D7">
      <w:pPr>
        <w:spacing w:line="240" w:lineRule="auto"/>
        <w:rPr>
          <w:rStyle w:val="Enfasidelicata"/>
          <w:rFonts w:ascii="Bell MT" w:hAnsi="Bell MT"/>
          <w:sz w:val="28"/>
          <w:szCs w:val="28"/>
        </w:rPr>
      </w:pPr>
    </w:p>
    <w:tbl>
      <w:tblPr>
        <w:tblStyle w:val="Grigliatabella"/>
        <w:tblpPr w:leftFromText="141" w:rightFromText="141" w:vertAnchor="text" w:horzAnchor="margin" w:tblpXSpec="right" w:tblpY="637"/>
        <w:tblW w:w="0" w:type="auto"/>
        <w:tblLook w:val="04A0" w:firstRow="1" w:lastRow="0" w:firstColumn="1" w:lastColumn="0" w:noHBand="0" w:noVBand="1"/>
        <w:tblPrChange w:id="408" w:author="Giorgio Romeo" w:date="2020-12-01T11:21:00Z">
          <w:tblPr>
            <w:tblStyle w:val="Grigliatabella"/>
            <w:tblpPr w:leftFromText="141" w:rightFromText="141" w:vertAnchor="text" w:horzAnchor="margin" w:tblpXSpec="right" w:tblpY="489"/>
            <w:tblW w:w="0" w:type="auto"/>
            <w:tblLook w:val="04A0" w:firstRow="1" w:lastRow="0" w:firstColumn="1" w:lastColumn="0" w:noHBand="0" w:noVBand="1"/>
          </w:tblPr>
        </w:tblPrChange>
      </w:tblPr>
      <w:tblGrid>
        <w:gridCol w:w="1985"/>
        <w:gridCol w:w="6849"/>
        <w:tblGridChange w:id="409">
          <w:tblGrid>
            <w:gridCol w:w="1985"/>
            <w:gridCol w:w="6849"/>
          </w:tblGrid>
        </w:tblGridChange>
      </w:tblGrid>
      <w:tr w:rsidR="0012331D" w:rsidDel="00FD69AF" w14:paraId="7FFEA476" w14:textId="508CF9C7" w:rsidTr="00FD69AF">
        <w:trPr>
          <w:trHeight w:val="215"/>
          <w:del w:id="410" w:author="Giorgio Romeo" w:date="2020-12-01T11:23:00Z"/>
          <w:trPrChange w:id="411" w:author="Giorgio Romeo" w:date="2020-12-01T11:21:00Z">
            <w:trPr>
              <w:trHeight w:val="215"/>
            </w:trPr>
          </w:trPrChange>
        </w:trPr>
        <w:tc>
          <w:tcPr>
            <w:tcW w:w="1985" w:type="dxa"/>
            <w:tcPrChange w:id="412" w:author="Giorgio Romeo" w:date="2020-12-01T11:21:00Z">
              <w:tcPr>
                <w:tcW w:w="1985" w:type="dxa"/>
              </w:tcPr>
            </w:tcPrChange>
          </w:tcPr>
          <w:p w14:paraId="1FC1B9BB" w14:textId="44D6B641" w:rsidR="0012331D" w:rsidRPr="006B5465" w:rsidDel="00FD69AF" w:rsidRDefault="0012331D" w:rsidP="00FD69AF">
            <w:pPr>
              <w:pStyle w:val="Paragrafoelenco"/>
              <w:ind w:left="0"/>
              <w:jc w:val="center"/>
              <w:rPr>
                <w:del w:id="413" w:author="Giorgio Romeo" w:date="2020-12-01T11:23:00Z"/>
                <w:rStyle w:val="Enfasidelicata"/>
                <w:rFonts w:ascii="Bell MT" w:hAnsi="Bell MT"/>
                <w:i w:val="0"/>
                <w:iCs w:val="0"/>
                <w:sz w:val="32"/>
                <w:szCs w:val="32"/>
              </w:rPr>
            </w:pPr>
            <w:del w:id="414" w:author="Giorgio Romeo" w:date="2020-12-01T11:23:00Z">
              <w:r w:rsidRPr="006B5465" w:rsidDel="00FD69AF">
                <w:rPr>
                  <w:rStyle w:val="Enfasidelicata"/>
                  <w:rFonts w:ascii="Bell MT" w:hAnsi="Bell MT"/>
                  <w:i w:val="0"/>
                  <w:iCs w:val="0"/>
                  <w:sz w:val="32"/>
                  <w:szCs w:val="32"/>
                </w:rPr>
                <w:delText>Actors</w:delText>
              </w:r>
            </w:del>
          </w:p>
        </w:tc>
        <w:tc>
          <w:tcPr>
            <w:tcW w:w="6849" w:type="dxa"/>
            <w:tcPrChange w:id="415" w:author="Giorgio Romeo" w:date="2020-12-01T11:21:00Z">
              <w:tcPr>
                <w:tcW w:w="6849" w:type="dxa"/>
              </w:tcPr>
            </w:tcPrChange>
          </w:tcPr>
          <w:p w14:paraId="65FEEE08" w14:textId="1A6FDD64" w:rsidR="0012331D" w:rsidRPr="00923D58" w:rsidDel="00FD69AF" w:rsidRDefault="0012331D" w:rsidP="00FD69AF">
            <w:pPr>
              <w:pStyle w:val="Paragrafoelenco"/>
              <w:ind w:left="0"/>
              <w:rPr>
                <w:del w:id="416" w:author="Giorgio Romeo" w:date="2020-12-01T11:23:00Z"/>
                <w:rStyle w:val="Enfasidelicata"/>
                <w:rFonts w:ascii="Bell MT" w:hAnsi="Bell MT"/>
                <w:i w:val="0"/>
                <w:iCs w:val="0"/>
                <w:sz w:val="28"/>
                <w:szCs w:val="28"/>
              </w:rPr>
            </w:pPr>
            <w:del w:id="417" w:author="Giorgio Romeo" w:date="2020-12-01T11:23:00Z">
              <w:r w:rsidDel="00FD69AF">
                <w:rPr>
                  <w:rStyle w:val="Enfasidelicata"/>
                  <w:rFonts w:ascii="Bell MT" w:hAnsi="Bell MT"/>
                  <w:i w:val="0"/>
                  <w:iCs w:val="0"/>
                  <w:sz w:val="28"/>
                  <w:szCs w:val="28"/>
                </w:rPr>
                <w:delText xml:space="preserve">Virtual </w:delText>
              </w:r>
              <w:r w:rsidRPr="00923D58" w:rsidDel="00FD69AF">
                <w:rPr>
                  <w:rStyle w:val="Enfasidelicata"/>
                  <w:rFonts w:ascii="Bell MT" w:hAnsi="Bell MT"/>
                  <w:i w:val="0"/>
                  <w:iCs w:val="0"/>
                  <w:sz w:val="28"/>
                  <w:szCs w:val="28"/>
                </w:rPr>
                <w:delText>User</w:delText>
              </w:r>
            </w:del>
          </w:p>
        </w:tc>
      </w:tr>
      <w:tr w:rsidR="0012331D" w:rsidDel="00FD69AF" w14:paraId="2FDCFC94" w14:textId="0FE12761" w:rsidTr="00FD69AF">
        <w:trPr>
          <w:trHeight w:val="361"/>
          <w:del w:id="418" w:author="Giorgio Romeo" w:date="2020-12-01T11:23:00Z"/>
          <w:trPrChange w:id="419" w:author="Giorgio Romeo" w:date="2020-12-01T11:21:00Z">
            <w:trPr>
              <w:trHeight w:val="361"/>
            </w:trPr>
          </w:trPrChange>
        </w:trPr>
        <w:tc>
          <w:tcPr>
            <w:tcW w:w="1985" w:type="dxa"/>
            <w:tcPrChange w:id="420" w:author="Giorgio Romeo" w:date="2020-12-01T11:21:00Z">
              <w:tcPr>
                <w:tcW w:w="1985" w:type="dxa"/>
              </w:tcPr>
            </w:tcPrChange>
          </w:tcPr>
          <w:p w14:paraId="66F830DC" w14:textId="69795D31" w:rsidR="0012331D" w:rsidRPr="006B5465" w:rsidDel="00FD69AF" w:rsidRDefault="0012331D" w:rsidP="00FD69AF">
            <w:pPr>
              <w:pStyle w:val="Paragrafoelenco"/>
              <w:ind w:left="0"/>
              <w:jc w:val="center"/>
              <w:rPr>
                <w:del w:id="421" w:author="Giorgio Romeo" w:date="2020-12-01T11:23:00Z"/>
                <w:rStyle w:val="Enfasidelicata"/>
                <w:rFonts w:ascii="Bell MT" w:hAnsi="Bell MT"/>
                <w:i w:val="0"/>
                <w:iCs w:val="0"/>
                <w:sz w:val="32"/>
                <w:szCs w:val="32"/>
              </w:rPr>
            </w:pPr>
            <w:del w:id="422" w:author="Giorgio Romeo" w:date="2020-12-01T11:23:00Z">
              <w:r w:rsidRPr="006B5465" w:rsidDel="00FD69AF">
                <w:rPr>
                  <w:rStyle w:val="Enfasidelicata"/>
                  <w:rFonts w:ascii="Bell MT" w:hAnsi="Bell MT"/>
                  <w:i w:val="0"/>
                  <w:iCs w:val="0"/>
                  <w:sz w:val="32"/>
                  <w:szCs w:val="32"/>
                </w:rPr>
                <w:delText>Entry condition</w:delText>
              </w:r>
            </w:del>
          </w:p>
        </w:tc>
        <w:tc>
          <w:tcPr>
            <w:tcW w:w="6849" w:type="dxa"/>
            <w:tcPrChange w:id="423" w:author="Giorgio Romeo" w:date="2020-12-01T11:21:00Z">
              <w:tcPr>
                <w:tcW w:w="6849" w:type="dxa"/>
              </w:tcPr>
            </w:tcPrChange>
          </w:tcPr>
          <w:p w14:paraId="5A775AA3" w14:textId="15419440" w:rsidR="0012331D" w:rsidRPr="00923D58" w:rsidDel="00FD69AF" w:rsidRDefault="0012331D" w:rsidP="00FD69AF">
            <w:pPr>
              <w:pStyle w:val="Paragrafoelenco"/>
              <w:ind w:left="0"/>
              <w:rPr>
                <w:del w:id="424" w:author="Giorgio Romeo" w:date="2020-12-01T11:23:00Z"/>
                <w:rStyle w:val="Enfasidelicata"/>
                <w:rFonts w:ascii="Bell MT" w:hAnsi="Bell MT"/>
                <w:i w:val="0"/>
                <w:iCs w:val="0"/>
                <w:sz w:val="28"/>
                <w:szCs w:val="28"/>
              </w:rPr>
            </w:pPr>
            <w:del w:id="425" w:author="Giorgio Romeo" w:date="2020-12-01T11:23:00Z">
              <w:r w:rsidRPr="00235177" w:rsidDel="00FD69AF">
                <w:rPr>
                  <w:rStyle w:val="Enfasidelicata"/>
                  <w:rFonts w:ascii="Bell MT" w:hAnsi="Bell MT"/>
                  <w:i w:val="0"/>
                  <w:iCs w:val="0"/>
                  <w:sz w:val="28"/>
                  <w:szCs w:val="28"/>
                </w:rPr>
                <w:delText>The</w:delText>
              </w:r>
              <w:r w:rsidDel="00FD69AF">
                <w:rPr>
                  <w:rStyle w:val="Enfasidelicata"/>
                  <w:rFonts w:ascii="Bell MT" w:hAnsi="Bell MT"/>
                  <w:i w:val="0"/>
                  <w:iCs w:val="0"/>
                  <w:sz w:val="28"/>
                  <w:szCs w:val="28"/>
                </w:rPr>
                <w:delText xml:space="preserve"> virtual</w:delText>
              </w:r>
              <w:r w:rsidRPr="00235177" w:rsidDel="00FD69AF">
                <w:rPr>
                  <w:rStyle w:val="Enfasidelicata"/>
                  <w:rFonts w:ascii="Bell MT" w:hAnsi="Bell MT"/>
                  <w:i w:val="0"/>
                  <w:iCs w:val="0"/>
                  <w:sz w:val="28"/>
                  <w:szCs w:val="28"/>
                </w:rPr>
                <w:delText xml:space="preserve"> user is already</w:delText>
              </w:r>
              <w:r w:rsidDel="00FD69AF">
                <w:rPr>
                  <w:rStyle w:val="Enfasidelicata"/>
                  <w:rFonts w:ascii="Bell MT" w:hAnsi="Bell MT"/>
                  <w:i w:val="0"/>
                  <w:iCs w:val="0"/>
                  <w:sz w:val="28"/>
                  <w:szCs w:val="28"/>
                </w:rPr>
                <w:delText xml:space="preserve"> logged into</w:delText>
              </w:r>
              <w:r w:rsidRPr="00235177" w:rsidDel="00FD69AF">
                <w:rPr>
                  <w:rStyle w:val="Enfasidelicata"/>
                  <w:rFonts w:ascii="Bell MT" w:hAnsi="Bell MT"/>
                  <w:i w:val="0"/>
                  <w:iCs w:val="0"/>
                  <w:sz w:val="28"/>
                  <w:szCs w:val="28"/>
                </w:rPr>
                <w:delText xml:space="preserve"> C</w:delText>
              </w:r>
              <w:r w:rsidDel="00FD69AF">
                <w:rPr>
                  <w:rStyle w:val="Enfasidelicata"/>
                  <w:rFonts w:ascii="Bell MT" w:hAnsi="Bell MT"/>
                  <w:i w:val="0"/>
                  <w:iCs w:val="0"/>
                  <w:sz w:val="28"/>
                  <w:szCs w:val="28"/>
                </w:rPr>
                <w:delText>L</w:delText>
              </w:r>
              <w:r w:rsidRPr="00235177" w:rsidDel="00FD69AF">
                <w:rPr>
                  <w:rStyle w:val="Enfasidelicata"/>
                  <w:rFonts w:ascii="Bell MT" w:hAnsi="Bell MT"/>
                  <w:i w:val="0"/>
                  <w:iCs w:val="0"/>
                  <w:sz w:val="28"/>
                  <w:szCs w:val="28"/>
                </w:rPr>
                <w:delText>up app</w:delText>
              </w:r>
              <w:r w:rsidDel="00FD69AF">
                <w:rPr>
                  <w:rStyle w:val="Enfasidelicata"/>
                  <w:rFonts w:ascii="Bell MT" w:hAnsi="Bell MT"/>
                  <w:i w:val="0"/>
                  <w:iCs w:val="0"/>
                  <w:sz w:val="28"/>
                  <w:szCs w:val="28"/>
                </w:rPr>
                <w:delText xml:space="preserve"> or she wants to access as a guest</w:delText>
              </w:r>
            </w:del>
          </w:p>
        </w:tc>
      </w:tr>
      <w:tr w:rsidR="0012331D" w:rsidDel="00FD69AF" w14:paraId="6F0BEC43" w14:textId="1F29BA69" w:rsidTr="00FD69AF">
        <w:trPr>
          <w:trHeight w:val="7682"/>
          <w:del w:id="426" w:author="Giorgio Romeo" w:date="2020-12-01T11:23:00Z"/>
          <w:trPrChange w:id="427" w:author="Giorgio Romeo" w:date="2020-12-01T11:21:00Z">
            <w:trPr>
              <w:trHeight w:val="7682"/>
            </w:trPr>
          </w:trPrChange>
        </w:trPr>
        <w:tc>
          <w:tcPr>
            <w:tcW w:w="1985" w:type="dxa"/>
            <w:tcPrChange w:id="428" w:author="Giorgio Romeo" w:date="2020-12-01T11:21:00Z">
              <w:tcPr>
                <w:tcW w:w="1985" w:type="dxa"/>
              </w:tcPr>
            </w:tcPrChange>
          </w:tcPr>
          <w:p w14:paraId="4BD279AE" w14:textId="4CAC84F1" w:rsidR="0012331D" w:rsidRPr="006B5465" w:rsidDel="00FD69AF" w:rsidRDefault="0012331D" w:rsidP="00FD69AF">
            <w:pPr>
              <w:pStyle w:val="Paragrafoelenco"/>
              <w:ind w:left="0"/>
              <w:jc w:val="center"/>
              <w:rPr>
                <w:del w:id="429" w:author="Giorgio Romeo" w:date="2020-12-01T11:23:00Z"/>
                <w:rStyle w:val="Enfasidelicata"/>
                <w:rFonts w:ascii="Bell MT" w:hAnsi="Bell MT"/>
                <w:i w:val="0"/>
                <w:iCs w:val="0"/>
                <w:sz w:val="32"/>
                <w:szCs w:val="32"/>
              </w:rPr>
            </w:pPr>
            <w:del w:id="430" w:author="Giorgio Romeo" w:date="2020-12-01T11:23:00Z">
              <w:r w:rsidRPr="006B5465" w:rsidDel="00FD69AF">
                <w:rPr>
                  <w:rStyle w:val="Enfasidelicata"/>
                  <w:rFonts w:ascii="Bell MT" w:hAnsi="Bell MT"/>
                  <w:i w:val="0"/>
                  <w:iCs w:val="0"/>
                  <w:sz w:val="32"/>
                  <w:szCs w:val="32"/>
                </w:rPr>
                <w:delText>Events flow</w:delText>
              </w:r>
            </w:del>
          </w:p>
        </w:tc>
        <w:tc>
          <w:tcPr>
            <w:tcW w:w="6849" w:type="dxa"/>
            <w:tcPrChange w:id="431" w:author="Giorgio Romeo" w:date="2020-12-01T11:21:00Z">
              <w:tcPr>
                <w:tcW w:w="6849" w:type="dxa"/>
              </w:tcPr>
            </w:tcPrChange>
          </w:tcPr>
          <w:p w14:paraId="6492DFBA" w14:textId="21118B3A" w:rsidR="0012331D" w:rsidRPr="00835339" w:rsidDel="00FD69AF" w:rsidRDefault="0012331D" w:rsidP="00FD69AF">
            <w:pPr>
              <w:pStyle w:val="Paragrafoelenco"/>
              <w:numPr>
                <w:ilvl w:val="0"/>
                <w:numId w:val="37"/>
              </w:numPr>
              <w:rPr>
                <w:del w:id="432" w:author="Giorgio Romeo" w:date="2020-12-01T11:23:00Z"/>
                <w:rStyle w:val="Enfasidelicata"/>
                <w:rFonts w:ascii="Bell MT" w:hAnsi="Bell MT"/>
                <w:i w:val="0"/>
                <w:iCs w:val="0"/>
                <w:sz w:val="28"/>
                <w:szCs w:val="28"/>
              </w:rPr>
            </w:pPr>
            <w:del w:id="433" w:author="Giorgio Romeo" w:date="2020-12-01T11:23:00Z">
              <w:r w:rsidRPr="00AC798A" w:rsidDel="00FD69AF">
                <w:rPr>
                  <w:rStyle w:val="Enfasidelicata"/>
                  <w:rFonts w:ascii="Bell MT" w:hAnsi="Bell MT"/>
                  <w:i w:val="0"/>
                  <w:iCs w:val="0"/>
                  <w:sz w:val="28"/>
                  <w:szCs w:val="28"/>
                </w:rPr>
                <w:delText>The user selects the</w:delText>
              </w:r>
              <w:r w:rsidRPr="00AC798A" w:rsidDel="00FD69AF">
                <w:rPr>
                  <w:rStyle w:val="Enfasidelicata"/>
                  <w:rFonts w:ascii="Bell MT" w:hAnsi="Bell MT"/>
                  <w:sz w:val="28"/>
                  <w:szCs w:val="28"/>
                </w:rPr>
                <w:delText xml:space="preserve"> “Book a visit” </w:delText>
              </w:r>
              <w:r w:rsidRPr="00AC798A" w:rsidDel="00FD69AF">
                <w:rPr>
                  <w:rStyle w:val="Enfasidelicata"/>
                  <w:rFonts w:ascii="Bell MT" w:hAnsi="Bell MT"/>
                  <w:i w:val="0"/>
                  <w:iCs w:val="0"/>
                  <w:sz w:val="28"/>
                  <w:szCs w:val="28"/>
                </w:rPr>
                <w:delText>button.</w:delText>
              </w:r>
            </w:del>
          </w:p>
          <w:p w14:paraId="19A1E2EB" w14:textId="165A4626" w:rsidR="006A4109" w:rsidDel="00FD69AF" w:rsidRDefault="0012331D" w:rsidP="00FD69AF">
            <w:pPr>
              <w:pStyle w:val="Paragrafoelenco"/>
              <w:numPr>
                <w:ilvl w:val="0"/>
                <w:numId w:val="37"/>
              </w:numPr>
              <w:rPr>
                <w:del w:id="434" w:author="Giorgio Romeo" w:date="2020-12-01T11:23:00Z"/>
                <w:rStyle w:val="Enfasidelicata"/>
                <w:rFonts w:ascii="Bell MT" w:hAnsi="Bell MT"/>
                <w:i w:val="0"/>
                <w:iCs w:val="0"/>
                <w:sz w:val="28"/>
                <w:szCs w:val="28"/>
              </w:rPr>
            </w:pPr>
            <w:del w:id="435" w:author="Giorgio Romeo" w:date="2020-12-01T11:23:00Z">
              <w:r w:rsidDel="00FD69AF">
                <w:rPr>
                  <w:rStyle w:val="Enfasidelicata"/>
                  <w:rFonts w:ascii="Bell MT" w:hAnsi="Bell MT"/>
                  <w:i w:val="0"/>
                  <w:iCs w:val="0"/>
                  <w:sz w:val="28"/>
                  <w:szCs w:val="28"/>
                </w:rPr>
                <w:delText>The system redirects the user to a page where she can select the time slot or the store where she would want to go (from a map)</w:delText>
              </w:r>
            </w:del>
            <w:del w:id="436" w:author="Giorgio Romeo" w:date="2020-12-01T09:08:00Z">
              <w:r w:rsidDel="006A4109">
                <w:rPr>
                  <w:rStyle w:val="Enfasidelicata"/>
                  <w:rFonts w:ascii="Bell MT" w:hAnsi="Bell MT"/>
                  <w:i w:val="0"/>
                  <w:iCs w:val="0"/>
                  <w:sz w:val="28"/>
                  <w:szCs w:val="28"/>
                </w:rPr>
                <w:delText>:</w:delText>
              </w:r>
            </w:del>
          </w:p>
          <w:p w14:paraId="4C37CF78" w14:textId="1AC5E6A3" w:rsidR="0012331D" w:rsidDel="00FD69AF" w:rsidRDefault="0012331D" w:rsidP="00FD69AF">
            <w:pPr>
              <w:pStyle w:val="Paragrafoelenco"/>
              <w:numPr>
                <w:ilvl w:val="0"/>
                <w:numId w:val="28"/>
              </w:numPr>
              <w:ind w:left="754" w:hanging="357"/>
              <w:rPr>
                <w:del w:id="437" w:author="Giorgio Romeo" w:date="2020-12-01T11:23:00Z"/>
                <w:rStyle w:val="Enfasidelicata"/>
                <w:rFonts w:ascii="Bell MT" w:hAnsi="Bell MT"/>
                <w:i w:val="0"/>
                <w:iCs w:val="0"/>
                <w:sz w:val="28"/>
                <w:szCs w:val="28"/>
              </w:rPr>
            </w:pPr>
            <w:del w:id="438" w:author="Giorgio Romeo" w:date="2020-12-01T11:23:00Z">
              <w:r w:rsidDel="00FD69AF">
                <w:rPr>
                  <w:rStyle w:val="Enfasidelicata"/>
                  <w:rFonts w:ascii="Bell MT" w:hAnsi="Bell MT"/>
                  <w:i w:val="0"/>
                  <w:iCs w:val="0"/>
                  <w:sz w:val="28"/>
                  <w:szCs w:val="28"/>
                </w:rPr>
                <w:delText>If the user selects the time slot, the system provides, through the map, the first 10 available stores closest to the user’s current position.</w:delText>
              </w:r>
            </w:del>
          </w:p>
          <w:p w14:paraId="141F17B9" w14:textId="640B2AEB" w:rsidR="0012331D" w:rsidDel="00FD69AF" w:rsidRDefault="0012331D" w:rsidP="00FD69AF">
            <w:pPr>
              <w:pStyle w:val="Paragrafoelenco"/>
              <w:numPr>
                <w:ilvl w:val="0"/>
                <w:numId w:val="28"/>
              </w:numPr>
              <w:ind w:left="754" w:hanging="357"/>
              <w:rPr>
                <w:del w:id="439" w:author="Giorgio Romeo" w:date="2020-12-01T11:23:00Z"/>
                <w:rStyle w:val="Enfasidelicata"/>
                <w:rFonts w:ascii="Bell MT" w:hAnsi="Bell MT"/>
                <w:i w:val="0"/>
                <w:iCs w:val="0"/>
                <w:sz w:val="28"/>
                <w:szCs w:val="28"/>
              </w:rPr>
            </w:pPr>
            <w:del w:id="440" w:author="Giorgio Romeo" w:date="2020-12-01T11:23:00Z">
              <w:r w:rsidDel="00FD69AF">
                <w:rPr>
                  <w:rStyle w:val="Enfasidelicata"/>
                  <w:rFonts w:ascii="Bell MT" w:hAnsi="Bell MT"/>
                  <w:i w:val="0"/>
                  <w:iCs w:val="0"/>
                  <w:sz w:val="28"/>
                  <w:szCs w:val="28"/>
                </w:rPr>
                <w:delText>If the user selects a store from the map, the system provides the list of available time slots for the current day.</w:delText>
              </w:r>
            </w:del>
          </w:p>
          <w:p w14:paraId="07DDC19E" w14:textId="1EF95E79" w:rsidR="0012331D" w:rsidDel="00FD69AF" w:rsidRDefault="0012331D" w:rsidP="00FD69AF">
            <w:pPr>
              <w:pStyle w:val="Paragrafoelenco"/>
              <w:numPr>
                <w:ilvl w:val="0"/>
                <w:numId w:val="37"/>
              </w:numPr>
              <w:rPr>
                <w:del w:id="441" w:author="Giorgio Romeo" w:date="2020-12-01T11:23:00Z"/>
                <w:rStyle w:val="Enfasidelicata"/>
                <w:rFonts w:ascii="Bell MT" w:hAnsi="Bell MT"/>
                <w:i w:val="0"/>
                <w:iCs w:val="0"/>
                <w:sz w:val="28"/>
                <w:szCs w:val="28"/>
              </w:rPr>
            </w:pPr>
            <w:del w:id="442" w:author="Giorgio Romeo" w:date="2020-12-01T11:23:00Z">
              <w:r w:rsidDel="00FD69AF">
                <w:rPr>
                  <w:rStyle w:val="Enfasidelicata"/>
                  <w:rFonts w:ascii="Bell MT" w:hAnsi="Bell MT"/>
                  <w:i w:val="0"/>
                  <w:iCs w:val="0"/>
                  <w:sz w:val="28"/>
                  <w:szCs w:val="28"/>
                </w:rPr>
                <w:delText xml:space="preserve">The user selects either a store from the map (case a) or a time slot (case b), then she clicks on the </w:delText>
              </w:r>
              <w:r w:rsidRPr="00235177" w:rsidDel="00FD69AF">
                <w:rPr>
                  <w:rStyle w:val="Enfasidelicata"/>
                  <w:rFonts w:ascii="Bell MT" w:hAnsi="Bell MT"/>
                  <w:sz w:val="28"/>
                  <w:szCs w:val="28"/>
                </w:rPr>
                <w:delText>“Confirm”</w:delText>
              </w:r>
              <w:r w:rsidDel="00FD69AF">
                <w:rPr>
                  <w:rStyle w:val="Enfasidelicata"/>
                  <w:rFonts w:ascii="Bell MT" w:hAnsi="Bell MT"/>
                  <w:sz w:val="28"/>
                  <w:szCs w:val="28"/>
                </w:rPr>
                <w:delText xml:space="preserve"> </w:delText>
              </w:r>
              <w:r w:rsidDel="00FD69AF">
                <w:rPr>
                  <w:rStyle w:val="Enfasidelicata"/>
                  <w:rFonts w:ascii="Bell MT" w:hAnsi="Bell MT"/>
                  <w:i w:val="0"/>
                  <w:iCs w:val="0"/>
                  <w:sz w:val="28"/>
                  <w:szCs w:val="28"/>
                </w:rPr>
                <w:delText>button.</w:delText>
              </w:r>
            </w:del>
          </w:p>
          <w:p w14:paraId="615980B8" w14:textId="7FDB7A39" w:rsidR="0012331D" w:rsidDel="00FD69AF" w:rsidRDefault="0012331D" w:rsidP="00FD69AF">
            <w:pPr>
              <w:pStyle w:val="Paragrafoelenco"/>
              <w:numPr>
                <w:ilvl w:val="0"/>
                <w:numId w:val="37"/>
              </w:numPr>
              <w:rPr>
                <w:del w:id="443" w:author="Giorgio Romeo" w:date="2020-12-01T11:23:00Z"/>
                <w:rStyle w:val="Enfasidelicata"/>
                <w:rFonts w:ascii="Bell MT" w:hAnsi="Bell MT"/>
                <w:i w:val="0"/>
                <w:iCs w:val="0"/>
                <w:sz w:val="28"/>
                <w:szCs w:val="28"/>
              </w:rPr>
            </w:pPr>
            <w:del w:id="444" w:author="Giorgio Romeo" w:date="2020-12-01T11:23:00Z">
              <w:r w:rsidDel="00FD69AF">
                <w:rPr>
                  <w:rStyle w:val="Enfasidelicata"/>
                  <w:rFonts w:ascii="Bell MT" w:hAnsi="Bell MT"/>
                  <w:i w:val="0"/>
                  <w:iCs w:val="0"/>
                  <w:sz w:val="28"/>
                  <w:szCs w:val="28"/>
                </w:rPr>
                <w:delText>The system redirects the user to a page where she can indicate the approximate expected duration of the visit, the exact list of items and the categories of items she intends to purchase.</w:delText>
              </w:r>
            </w:del>
          </w:p>
          <w:p w14:paraId="41AC0722" w14:textId="02C54BA6" w:rsidR="0012331D" w:rsidDel="00FD69AF" w:rsidRDefault="0012331D" w:rsidP="00FD69AF">
            <w:pPr>
              <w:pStyle w:val="Paragrafoelenco"/>
              <w:numPr>
                <w:ilvl w:val="0"/>
                <w:numId w:val="37"/>
              </w:numPr>
              <w:rPr>
                <w:del w:id="445" w:author="Giorgio Romeo" w:date="2020-12-01T11:23:00Z"/>
                <w:rStyle w:val="Enfasidelicata"/>
                <w:rFonts w:ascii="Bell MT" w:hAnsi="Bell MT"/>
                <w:i w:val="0"/>
                <w:iCs w:val="0"/>
                <w:sz w:val="28"/>
                <w:szCs w:val="28"/>
              </w:rPr>
            </w:pPr>
            <w:del w:id="446" w:author="Giorgio Romeo" w:date="2020-12-01T11:23:00Z">
              <w:r w:rsidDel="00FD69AF">
                <w:rPr>
                  <w:rStyle w:val="Enfasidelicata"/>
                  <w:rFonts w:ascii="Bell MT" w:hAnsi="Bell MT"/>
                  <w:i w:val="0"/>
                  <w:iCs w:val="0"/>
                  <w:sz w:val="28"/>
                  <w:szCs w:val="28"/>
                </w:rPr>
                <w:delText xml:space="preserve">The user </w:delText>
              </w:r>
              <w:commentRangeStart w:id="447"/>
              <w:r w:rsidDel="00FD69AF">
                <w:rPr>
                  <w:rStyle w:val="Enfasidelicata"/>
                  <w:rFonts w:ascii="Bell MT" w:hAnsi="Bell MT"/>
                  <w:i w:val="0"/>
                  <w:iCs w:val="0"/>
                  <w:sz w:val="28"/>
                  <w:szCs w:val="28"/>
                </w:rPr>
                <w:delText>optionally</w:delText>
              </w:r>
              <w:commentRangeEnd w:id="447"/>
              <w:r w:rsidDel="00FD69AF">
                <w:rPr>
                  <w:rStyle w:val="Rimandocommento"/>
                </w:rPr>
                <w:commentReference w:id="447"/>
              </w:r>
              <w:r w:rsidDel="00FD69AF">
                <w:rPr>
                  <w:rStyle w:val="Enfasidelicata"/>
                  <w:rFonts w:ascii="Bell MT" w:hAnsi="Bell MT"/>
                  <w:i w:val="0"/>
                  <w:iCs w:val="0"/>
                  <w:sz w:val="28"/>
                  <w:szCs w:val="28"/>
                </w:rPr>
                <w:delText xml:space="preserve"> fills the previous fields, then she clicks on the </w:delText>
              </w:r>
              <w:r w:rsidRPr="00AC798A" w:rsidDel="00FD69AF">
                <w:rPr>
                  <w:rStyle w:val="Enfasidelicata"/>
                  <w:rFonts w:ascii="Bell MT" w:hAnsi="Bell MT"/>
                  <w:sz w:val="28"/>
                  <w:szCs w:val="28"/>
                </w:rPr>
                <w:delText>“Confirm”</w:delText>
              </w:r>
              <w:r w:rsidDel="00FD69AF">
                <w:rPr>
                  <w:rStyle w:val="Enfasidelicata"/>
                  <w:rFonts w:ascii="Bell MT" w:hAnsi="Bell MT"/>
                  <w:i w:val="0"/>
                  <w:iCs w:val="0"/>
                  <w:sz w:val="28"/>
                  <w:szCs w:val="28"/>
                </w:rPr>
                <w:delText xml:space="preserve"> button.</w:delText>
              </w:r>
            </w:del>
          </w:p>
          <w:p w14:paraId="7F9A7997" w14:textId="69372DE1" w:rsidR="0012331D" w:rsidDel="00FD69AF" w:rsidRDefault="0012331D" w:rsidP="00FD69AF">
            <w:pPr>
              <w:pStyle w:val="Paragrafoelenco"/>
              <w:numPr>
                <w:ilvl w:val="0"/>
                <w:numId w:val="26"/>
              </w:numPr>
              <w:rPr>
                <w:del w:id="448" w:author="Giorgio Romeo" w:date="2020-12-01T11:23:00Z"/>
                <w:rStyle w:val="Enfasidelicata"/>
                <w:rFonts w:ascii="Bell MT" w:hAnsi="Bell MT"/>
                <w:i w:val="0"/>
                <w:iCs w:val="0"/>
                <w:sz w:val="28"/>
                <w:szCs w:val="28"/>
              </w:rPr>
            </w:pPr>
            <w:del w:id="449" w:author="Giorgio Romeo" w:date="2020-12-01T11:23:00Z">
              <w:r w:rsidDel="00FD69AF">
                <w:rPr>
                  <w:rStyle w:val="Enfasidelicata"/>
                  <w:rFonts w:ascii="Bell MT" w:hAnsi="Bell MT"/>
                  <w:i w:val="0"/>
                  <w:iCs w:val="0"/>
                  <w:sz w:val="28"/>
                  <w:szCs w:val="28"/>
                </w:rPr>
                <w:delText>The system notifies the user that the procedure has been successfully managed.</w:delText>
              </w:r>
            </w:del>
          </w:p>
          <w:p w14:paraId="643798AE" w14:textId="00646B79" w:rsidR="0012331D" w:rsidDel="00FD69AF" w:rsidRDefault="0012331D" w:rsidP="00FD69AF">
            <w:pPr>
              <w:pStyle w:val="Paragrafoelenco"/>
              <w:numPr>
                <w:ilvl w:val="0"/>
                <w:numId w:val="26"/>
              </w:numPr>
              <w:rPr>
                <w:del w:id="450" w:author="Giorgio Romeo" w:date="2020-12-01T11:23:00Z"/>
                <w:rStyle w:val="Enfasidelicata"/>
                <w:rFonts w:ascii="Bell MT" w:hAnsi="Bell MT"/>
                <w:i w:val="0"/>
                <w:iCs w:val="0"/>
                <w:sz w:val="28"/>
                <w:szCs w:val="28"/>
              </w:rPr>
            </w:pPr>
            <w:del w:id="451" w:author="Giorgio Romeo" w:date="2020-12-01T11:23:00Z">
              <w:r w:rsidDel="00FD69AF">
                <w:rPr>
                  <w:rStyle w:val="Enfasidelicata"/>
                  <w:rFonts w:ascii="Bell MT" w:hAnsi="Bell MT"/>
                  <w:i w:val="0"/>
                  <w:iCs w:val="0"/>
                  <w:sz w:val="28"/>
                  <w:szCs w:val="28"/>
                </w:rPr>
                <w:delText xml:space="preserve">The system sends to the user the virtual ticket </w:delText>
              </w:r>
              <w:r w:rsidRPr="00352FFD" w:rsidDel="00FD69AF">
                <w:rPr>
                  <w:rStyle w:val="Enfasidelicata"/>
                  <w:rFonts w:ascii="Bell MT" w:hAnsi="Bell MT"/>
                  <w:i w:val="0"/>
                  <w:iCs w:val="0"/>
                  <w:sz w:val="28"/>
                  <w:szCs w:val="28"/>
                </w:rPr>
                <w:delText>c</w:delText>
              </w:r>
              <w:r w:rsidRPr="00A73290" w:rsidDel="00FD69AF">
                <w:rPr>
                  <w:rStyle w:val="Enfasidelicata"/>
                  <w:rFonts w:ascii="Bell MT" w:hAnsi="Bell MT"/>
                  <w:i w:val="0"/>
                  <w:iCs w:val="0"/>
                  <w:sz w:val="28"/>
                  <w:szCs w:val="28"/>
                </w:rPr>
                <w:delText>ontaining</w:delText>
              </w:r>
              <w:r w:rsidDel="00FD69AF">
                <w:rPr>
                  <w:rStyle w:val="Enfasidelicata"/>
                  <w:rFonts w:ascii="Bell MT" w:hAnsi="Bell MT"/>
                  <w:i w:val="0"/>
                  <w:iCs w:val="0"/>
                  <w:sz w:val="28"/>
                  <w:szCs w:val="28"/>
                </w:rPr>
                <w:delText>:</w:delText>
              </w:r>
            </w:del>
          </w:p>
          <w:p w14:paraId="43E92ABF" w14:textId="4D30B5BE" w:rsidR="0012331D" w:rsidDel="00FD69AF" w:rsidRDefault="0012331D" w:rsidP="00FD69AF">
            <w:pPr>
              <w:pStyle w:val="Paragrafoelenco"/>
              <w:numPr>
                <w:ilvl w:val="0"/>
                <w:numId w:val="35"/>
              </w:numPr>
              <w:ind w:left="754" w:hanging="357"/>
              <w:rPr>
                <w:del w:id="452" w:author="Giorgio Romeo" w:date="2020-12-01T11:23:00Z"/>
                <w:rStyle w:val="Enfasidelicata"/>
                <w:rFonts w:ascii="Bell MT" w:hAnsi="Bell MT"/>
                <w:i w:val="0"/>
                <w:iCs w:val="0"/>
                <w:sz w:val="28"/>
                <w:szCs w:val="28"/>
              </w:rPr>
            </w:pPr>
            <w:del w:id="453" w:author="Giorgio Romeo" w:date="2020-12-01T11:23:00Z">
              <w:r w:rsidDel="00FD69AF">
                <w:rPr>
                  <w:rStyle w:val="Enfasidelicata"/>
                  <w:rFonts w:ascii="Bell MT" w:hAnsi="Bell MT"/>
                  <w:i w:val="0"/>
                  <w:iCs w:val="0"/>
                  <w:sz w:val="28"/>
                  <w:szCs w:val="28"/>
                </w:rPr>
                <w:delText>The user’s selected time slot.</w:delText>
              </w:r>
            </w:del>
          </w:p>
          <w:p w14:paraId="6319AB90" w14:textId="37A3524D" w:rsidR="0012331D" w:rsidDel="00FD69AF" w:rsidRDefault="0012331D" w:rsidP="00FD69AF">
            <w:pPr>
              <w:pStyle w:val="Paragrafoelenco"/>
              <w:numPr>
                <w:ilvl w:val="0"/>
                <w:numId w:val="35"/>
              </w:numPr>
              <w:ind w:left="754" w:hanging="357"/>
              <w:rPr>
                <w:del w:id="454" w:author="Giorgio Romeo" w:date="2020-12-01T11:23:00Z"/>
                <w:rStyle w:val="Enfasidelicata"/>
                <w:rFonts w:ascii="Bell MT" w:hAnsi="Bell MT"/>
                <w:i w:val="0"/>
                <w:iCs w:val="0"/>
                <w:sz w:val="28"/>
                <w:szCs w:val="28"/>
              </w:rPr>
            </w:pPr>
            <w:del w:id="455" w:author="Giorgio Romeo" w:date="2020-12-01T11:23:00Z">
              <w:r w:rsidDel="00FD69AF">
                <w:rPr>
                  <w:rStyle w:val="Enfasidelicata"/>
                  <w:rFonts w:ascii="Bell MT" w:hAnsi="Bell MT"/>
                  <w:i w:val="0"/>
                  <w:iCs w:val="0"/>
                  <w:sz w:val="28"/>
                  <w:szCs w:val="28"/>
                </w:rPr>
                <w:delText>The store’s name and address.</w:delText>
              </w:r>
            </w:del>
          </w:p>
          <w:p w14:paraId="6AD7ACC5" w14:textId="03318E38" w:rsidR="0012331D" w:rsidRPr="000C5592" w:rsidDel="00FD69AF" w:rsidRDefault="0012331D" w:rsidP="00FD69AF">
            <w:pPr>
              <w:pStyle w:val="Paragrafoelenco"/>
              <w:numPr>
                <w:ilvl w:val="0"/>
                <w:numId w:val="35"/>
              </w:numPr>
              <w:ind w:left="754" w:hanging="357"/>
              <w:rPr>
                <w:del w:id="456" w:author="Giorgio Romeo" w:date="2020-12-01T11:23:00Z"/>
                <w:rStyle w:val="Enfasidelicata"/>
                <w:rFonts w:ascii="Bell MT" w:hAnsi="Bell MT"/>
                <w:i w:val="0"/>
                <w:iCs w:val="0"/>
                <w:sz w:val="28"/>
                <w:szCs w:val="28"/>
              </w:rPr>
            </w:pPr>
            <w:del w:id="457" w:author="Giorgio Romeo" w:date="2020-12-01T11:23:00Z">
              <w:r w:rsidDel="00FD69AF">
                <w:rPr>
                  <w:rStyle w:val="Enfasidelicata"/>
                  <w:rFonts w:ascii="Bell MT" w:hAnsi="Bell MT"/>
                  <w:i w:val="0"/>
                  <w:iCs w:val="0"/>
                  <w:sz w:val="28"/>
                  <w:szCs w:val="28"/>
                </w:rPr>
                <w:delText>The QR code to enter (and exit) the store.</w:delText>
              </w:r>
            </w:del>
          </w:p>
        </w:tc>
      </w:tr>
      <w:tr w:rsidR="0012331D" w:rsidDel="00FD69AF" w14:paraId="619F221F" w14:textId="72BA01FB" w:rsidTr="00FD69AF">
        <w:trPr>
          <w:trHeight w:val="361"/>
          <w:del w:id="458" w:author="Giorgio Romeo" w:date="2020-12-01T11:23:00Z"/>
          <w:trPrChange w:id="459" w:author="Giorgio Romeo" w:date="2020-12-01T11:21:00Z">
            <w:trPr>
              <w:trHeight w:val="361"/>
            </w:trPr>
          </w:trPrChange>
        </w:trPr>
        <w:tc>
          <w:tcPr>
            <w:tcW w:w="1985" w:type="dxa"/>
            <w:tcPrChange w:id="460" w:author="Giorgio Romeo" w:date="2020-12-01T11:21:00Z">
              <w:tcPr>
                <w:tcW w:w="1985" w:type="dxa"/>
              </w:tcPr>
            </w:tcPrChange>
          </w:tcPr>
          <w:p w14:paraId="3773B95B" w14:textId="3AC5A564" w:rsidR="0012331D" w:rsidRPr="006B5465" w:rsidDel="00FD69AF" w:rsidRDefault="0012331D" w:rsidP="00FD69AF">
            <w:pPr>
              <w:pStyle w:val="Paragrafoelenco"/>
              <w:ind w:left="0"/>
              <w:jc w:val="center"/>
              <w:rPr>
                <w:del w:id="461" w:author="Giorgio Romeo" w:date="2020-12-01T11:23:00Z"/>
                <w:rStyle w:val="Enfasidelicata"/>
                <w:rFonts w:ascii="Bell MT" w:hAnsi="Bell MT"/>
                <w:i w:val="0"/>
                <w:iCs w:val="0"/>
                <w:sz w:val="32"/>
                <w:szCs w:val="32"/>
              </w:rPr>
            </w:pPr>
            <w:del w:id="462" w:author="Giorgio Romeo" w:date="2020-12-01T11:23:00Z">
              <w:r w:rsidRPr="006B5465" w:rsidDel="00FD69AF">
                <w:rPr>
                  <w:rStyle w:val="Enfasidelicata"/>
                  <w:rFonts w:ascii="Bell MT" w:hAnsi="Bell MT"/>
                  <w:i w:val="0"/>
                  <w:iCs w:val="0"/>
                  <w:sz w:val="32"/>
                  <w:szCs w:val="32"/>
                </w:rPr>
                <w:delText>Exit condition</w:delText>
              </w:r>
            </w:del>
          </w:p>
        </w:tc>
        <w:tc>
          <w:tcPr>
            <w:tcW w:w="6849" w:type="dxa"/>
            <w:tcPrChange w:id="463" w:author="Giorgio Romeo" w:date="2020-12-01T11:21:00Z">
              <w:tcPr>
                <w:tcW w:w="6849" w:type="dxa"/>
              </w:tcPr>
            </w:tcPrChange>
          </w:tcPr>
          <w:p w14:paraId="6D9AAB00" w14:textId="40F42EF3" w:rsidR="0012331D" w:rsidRPr="006B5465" w:rsidDel="00FD69AF" w:rsidRDefault="0012331D" w:rsidP="00FD69AF">
            <w:pPr>
              <w:pStyle w:val="Paragrafoelenco"/>
              <w:ind w:left="0"/>
              <w:rPr>
                <w:del w:id="464" w:author="Giorgio Romeo" w:date="2020-12-01T11:23:00Z"/>
                <w:rStyle w:val="Enfasidelicata"/>
                <w:rFonts w:ascii="Bell MT" w:hAnsi="Bell MT"/>
                <w:i w:val="0"/>
                <w:iCs w:val="0"/>
                <w:sz w:val="28"/>
                <w:szCs w:val="28"/>
              </w:rPr>
            </w:pPr>
            <w:del w:id="465" w:author="Giorgio Romeo" w:date="2020-12-01T11:23:00Z">
              <w:r w:rsidDel="00FD69AF">
                <w:rPr>
                  <w:rStyle w:val="Enfasidelicata"/>
                  <w:rFonts w:ascii="Bell MT" w:hAnsi="Bell MT"/>
                  <w:i w:val="0"/>
                  <w:iCs w:val="0"/>
                  <w:sz w:val="28"/>
                  <w:szCs w:val="28"/>
                </w:rPr>
                <w:delText>The user successfully receives the virtual ticket.</w:delText>
              </w:r>
            </w:del>
          </w:p>
        </w:tc>
      </w:tr>
      <w:tr w:rsidR="0012331D" w:rsidDel="00FD69AF" w14:paraId="4A2BA0FB" w14:textId="08A39E54" w:rsidTr="00FD69AF">
        <w:trPr>
          <w:trHeight w:val="2967"/>
          <w:del w:id="466" w:author="Giorgio Romeo" w:date="2020-12-01T11:23:00Z"/>
          <w:trPrChange w:id="467" w:author="Giorgio Romeo" w:date="2020-12-01T11:21:00Z">
            <w:trPr>
              <w:trHeight w:val="361"/>
            </w:trPr>
          </w:trPrChange>
        </w:trPr>
        <w:tc>
          <w:tcPr>
            <w:tcW w:w="1985" w:type="dxa"/>
            <w:tcPrChange w:id="468" w:author="Giorgio Romeo" w:date="2020-12-01T11:21:00Z">
              <w:tcPr>
                <w:tcW w:w="1985" w:type="dxa"/>
              </w:tcPr>
            </w:tcPrChange>
          </w:tcPr>
          <w:p w14:paraId="30ECFAAB" w14:textId="24C58306" w:rsidR="0012331D" w:rsidRPr="006B5465" w:rsidDel="00FD69AF" w:rsidRDefault="0012331D" w:rsidP="00FD69AF">
            <w:pPr>
              <w:pStyle w:val="Paragrafoelenco"/>
              <w:ind w:left="0"/>
              <w:jc w:val="center"/>
              <w:rPr>
                <w:del w:id="469" w:author="Giorgio Romeo" w:date="2020-12-01T11:23:00Z"/>
                <w:rStyle w:val="Enfasidelicata"/>
                <w:rFonts w:ascii="Bell MT" w:hAnsi="Bell MT"/>
                <w:i w:val="0"/>
                <w:iCs w:val="0"/>
                <w:sz w:val="32"/>
                <w:szCs w:val="32"/>
              </w:rPr>
            </w:pPr>
            <w:del w:id="470" w:author="Giorgio Romeo" w:date="2020-12-01T11:23:00Z">
              <w:r w:rsidRPr="006B5465" w:rsidDel="00FD69AF">
                <w:rPr>
                  <w:rStyle w:val="Enfasidelicata"/>
                  <w:rFonts w:ascii="Bell MT" w:hAnsi="Bell MT"/>
                  <w:i w:val="0"/>
                  <w:iCs w:val="0"/>
                  <w:sz w:val="32"/>
                  <w:szCs w:val="32"/>
                </w:rPr>
                <w:delText>Exceptions</w:delText>
              </w:r>
            </w:del>
          </w:p>
        </w:tc>
        <w:tc>
          <w:tcPr>
            <w:tcW w:w="6849" w:type="dxa"/>
            <w:tcPrChange w:id="471" w:author="Giorgio Romeo" w:date="2020-12-01T11:21:00Z">
              <w:tcPr>
                <w:tcW w:w="6849" w:type="dxa"/>
              </w:tcPr>
            </w:tcPrChange>
          </w:tcPr>
          <w:p w14:paraId="0E59522F" w14:textId="0FAA4218" w:rsidR="0012331D" w:rsidDel="00FD69AF" w:rsidRDefault="0012331D" w:rsidP="00FD69AF">
            <w:pPr>
              <w:pStyle w:val="Paragrafoelenco"/>
              <w:numPr>
                <w:ilvl w:val="0"/>
                <w:numId w:val="49"/>
              </w:numPr>
              <w:ind w:left="357" w:hanging="357"/>
              <w:rPr>
                <w:del w:id="472" w:author="Giorgio Romeo" w:date="2020-12-01T11:23:00Z"/>
                <w:rStyle w:val="Enfasidelicata"/>
                <w:rFonts w:ascii="Bell MT" w:hAnsi="Bell MT"/>
                <w:i w:val="0"/>
                <w:iCs w:val="0"/>
                <w:sz w:val="28"/>
                <w:szCs w:val="28"/>
              </w:rPr>
            </w:pPr>
            <w:del w:id="473" w:author="Giorgio Romeo" w:date="2020-12-01T11:23:00Z">
              <w:r w:rsidDel="00FD69AF">
                <w:rPr>
                  <w:rStyle w:val="Enfasidelicata"/>
                  <w:rFonts w:ascii="Bell MT" w:hAnsi="Bell MT"/>
                  <w:i w:val="0"/>
                  <w:iCs w:val="0"/>
                  <w:sz w:val="28"/>
                  <w:szCs w:val="28"/>
                </w:rPr>
                <w:delText xml:space="preserve">The user clicks on the </w:delText>
              </w:r>
              <w:r w:rsidRPr="00EA3631" w:rsidDel="00FD69AF">
                <w:rPr>
                  <w:rStyle w:val="Enfasidelicata"/>
                  <w:rFonts w:ascii="Bell MT" w:hAnsi="Bell MT"/>
                  <w:sz w:val="28"/>
                  <w:szCs w:val="28"/>
                </w:rPr>
                <w:delText>“Cancel”</w:delText>
              </w:r>
              <w:r w:rsidDel="00FD69AF">
                <w:rPr>
                  <w:rStyle w:val="Enfasidelicata"/>
                  <w:rFonts w:ascii="Bell MT" w:hAnsi="Bell MT"/>
                  <w:i w:val="0"/>
                  <w:iCs w:val="0"/>
                  <w:sz w:val="28"/>
                  <w:szCs w:val="28"/>
                </w:rPr>
                <w:delText xml:space="preserve"> button in the event </w:delText>
              </w:r>
            </w:del>
            <w:del w:id="474" w:author="Giorgio Romeo" w:date="2020-12-01T09:15:00Z">
              <w:r w:rsidDel="001C54E3">
                <w:rPr>
                  <w:rStyle w:val="Enfasidelicata"/>
                  <w:rFonts w:ascii="Bell MT" w:hAnsi="Bell MT"/>
                  <w:i w:val="0"/>
                  <w:iCs w:val="0"/>
                  <w:sz w:val="28"/>
                  <w:szCs w:val="28"/>
                </w:rPr>
                <w:delText>3</w:delText>
              </w:r>
            </w:del>
            <w:del w:id="475" w:author="Giorgio Romeo" w:date="2020-12-01T11:23:00Z">
              <w:r w:rsidDel="00FD69AF">
                <w:rPr>
                  <w:rStyle w:val="Enfasidelicata"/>
                  <w:rFonts w:ascii="Bell MT" w:hAnsi="Bell MT"/>
                  <w:i w:val="0"/>
                  <w:iCs w:val="0"/>
                  <w:sz w:val="28"/>
                  <w:szCs w:val="28"/>
                </w:rPr>
                <w:delText>.</w:delText>
              </w:r>
            </w:del>
          </w:p>
          <w:p w14:paraId="4707CBA7" w14:textId="49D971BE" w:rsidR="00FD69AF" w:rsidRPr="00FD69AF" w:rsidDel="00FD69AF" w:rsidRDefault="0012331D">
            <w:pPr>
              <w:pStyle w:val="Paragrafoelenco"/>
              <w:ind w:left="357"/>
              <w:rPr>
                <w:del w:id="476" w:author="Giorgio Romeo" w:date="2020-12-01T11:16:00Z"/>
                <w:rStyle w:val="Enfasidelicata"/>
                <w:rFonts w:ascii="Bell MT" w:hAnsi="Bell MT"/>
                <w:i w:val="0"/>
                <w:iCs w:val="0"/>
                <w:sz w:val="28"/>
                <w:szCs w:val="28"/>
              </w:rPr>
              <w:pPrChange w:id="477" w:author="Unknown" w:date="2020-12-01T11:16:00Z">
                <w:pPr>
                  <w:pStyle w:val="Paragrafoelenco"/>
                  <w:framePr w:hSpace="141" w:wrap="around" w:vAnchor="text" w:hAnchor="margin" w:xAlign="right" w:y="489"/>
                  <w:ind w:left="357"/>
                </w:pPr>
              </w:pPrChange>
            </w:pPr>
            <w:del w:id="478" w:author="Giorgio Romeo" w:date="2020-12-01T11:23:00Z">
              <w:r w:rsidDel="00FD69AF">
                <w:rPr>
                  <w:rStyle w:val="Enfasidelicata"/>
                  <w:rFonts w:ascii="Bell MT" w:hAnsi="Bell MT"/>
                  <w:i w:val="0"/>
                  <w:iCs w:val="0"/>
                  <w:sz w:val="28"/>
                  <w:szCs w:val="28"/>
                </w:rPr>
                <w:delText xml:space="preserve">The system redirects the user to the initial selection page (Events flow starts again from </w:delText>
              </w:r>
              <w:r w:rsidR="00513AD3" w:rsidDel="00FD69AF">
                <w:rPr>
                  <w:rStyle w:val="Enfasidelicata"/>
                  <w:rFonts w:ascii="Bell MT" w:hAnsi="Bell MT"/>
                  <w:i w:val="0"/>
                  <w:iCs w:val="0"/>
                  <w:sz w:val="28"/>
                  <w:szCs w:val="28"/>
                </w:rPr>
                <w:delText>event</w:delText>
              </w:r>
              <w:r w:rsidDel="00FD69AF">
                <w:rPr>
                  <w:rStyle w:val="Enfasidelicata"/>
                  <w:rFonts w:ascii="Bell MT" w:hAnsi="Bell MT"/>
                  <w:i w:val="0"/>
                  <w:iCs w:val="0"/>
                  <w:sz w:val="28"/>
                  <w:szCs w:val="28"/>
                </w:rPr>
                <w:delText xml:space="preserve"> </w:delText>
              </w:r>
            </w:del>
            <w:del w:id="479" w:author="Giorgio Romeo" w:date="2020-12-01T09:15:00Z">
              <w:r w:rsidDel="001C54E3">
                <w:rPr>
                  <w:rStyle w:val="Enfasidelicata"/>
                  <w:rFonts w:ascii="Bell MT" w:hAnsi="Bell MT"/>
                  <w:i w:val="0"/>
                  <w:iCs w:val="0"/>
                  <w:sz w:val="28"/>
                  <w:szCs w:val="28"/>
                </w:rPr>
                <w:delText>2</w:delText>
              </w:r>
            </w:del>
            <w:del w:id="480" w:author="Giorgio Romeo" w:date="2020-12-01T11:23:00Z">
              <w:r w:rsidDel="00FD69AF">
                <w:rPr>
                  <w:rStyle w:val="Enfasidelicata"/>
                  <w:rFonts w:ascii="Bell MT" w:hAnsi="Bell MT"/>
                  <w:i w:val="0"/>
                  <w:iCs w:val="0"/>
                  <w:sz w:val="28"/>
                  <w:szCs w:val="28"/>
                </w:rPr>
                <w:delText>).</w:delText>
              </w:r>
            </w:del>
          </w:p>
          <w:p w14:paraId="426423F3" w14:textId="3135742D" w:rsidR="0012331D" w:rsidDel="00FD69AF" w:rsidRDefault="0012331D" w:rsidP="00FD69AF">
            <w:pPr>
              <w:pStyle w:val="Paragrafoelenco"/>
              <w:numPr>
                <w:ilvl w:val="0"/>
                <w:numId w:val="49"/>
              </w:numPr>
              <w:ind w:left="357" w:hanging="357"/>
              <w:rPr>
                <w:del w:id="481" w:author="Giorgio Romeo" w:date="2020-12-01T11:23:00Z"/>
                <w:rStyle w:val="Enfasidelicata"/>
                <w:rFonts w:ascii="Bell MT" w:hAnsi="Bell MT"/>
                <w:i w:val="0"/>
                <w:iCs w:val="0"/>
                <w:sz w:val="28"/>
                <w:szCs w:val="28"/>
              </w:rPr>
            </w:pPr>
            <w:del w:id="482" w:author="Giorgio Romeo" w:date="2020-12-01T11:23:00Z">
              <w:r w:rsidDel="00FD69AF">
                <w:rPr>
                  <w:rStyle w:val="Enfasidelicata"/>
                  <w:rFonts w:ascii="Bell MT" w:hAnsi="Bell MT"/>
                  <w:i w:val="0"/>
                  <w:iCs w:val="0"/>
                  <w:sz w:val="28"/>
                  <w:szCs w:val="28"/>
                </w:rPr>
                <w:delText xml:space="preserve">The user clicks on the </w:delText>
              </w:r>
              <w:r w:rsidRPr="00B920D4" w:rsidDel="00FD69AF">
                <w:rPr>
                  <w:rStyle w:val="Enfasidelicata"/>
                  <w:rFonts w:ascii="Bell MT" w:hAnsi="Bell MT"/>
                  <w:sz w:val="28"/>
                  <w:szCs w:val="28"/>
                </w:rPr>
                <w:delText>“Cancel”</w:delText>
              </w:r>
              <w:r w:rsidDel="00FD69AF">
                <w:rPr>
                  <w:rStyle w:val="Enfasidelicata"/>
                  <w:rFonts w:ascii="Bell MT" w:hAnsi="Bell MT"/>
                  <w:i w:val="0"/>
                  <w:iCs w:val="0"/>
                  <w:sz w:val="28"/>
                  <w:szCs w:val="28"/>
                </w:rPr>
                <w:delText xml:space="preserve"> button in the event </w:delText>
              </w:r>
            </w:del>
            <w:del w:id="483" w:author="Giorgio Romeo" w:date="2020-12-01T09:15:00Z">
              <w:r w:rsidDel="001C54E3">
                <w:rPr>
                  <w:rStyle w:val="Enfasidelicata"/>
                  <w:rFonts w:ascii="Bell MT" w:hAnsi="Bell MT"/>
                  <w:i w:val="0"/>
                  <w:iCs w:val="0"/>
                  <w:sz w:val="28"/>
                  <w:szCs w:val="28"/>
                </w:rPr>
                <w:delText>5</w:delText>
              </w:r>
            </w:del>
            <w:del w:id="484" w:author="Giorgio Romeo" w:date="2020-12-01T11:23:00Z">
              <w:r w:rsidDel="00FD69AF">
                <w:rPr>
                  <w:rStyle w:val="Enfasidelicata"/>
                  <w:rFonts w:ascii="Bell MT" w:hAnsi="Bell MT"/>
                  <w:i w:val="0"/>
                  <w:iCs w:val="0"/>
                  <w:sz w:val="28"/>
                  <w:szCs w:val="28"/>
                </w:rPr>
                <w:delText>.</w:delText>
              </w:r>
            </w:del>
          </w:p>
          <w:p w14:paraId="16C3E83D" w14:textId="1577893E" w:rsidR="0012331D" w:rsidDel="00FD69AF" w:rsidRDefault="0012331D" w:rsidP="00FD69AF">
            <w:pPr>
              <w:pStyle w:val="Paragrafoelenco"/>
              <w:ind w:left="357"/>
              <w:rPr>
                <w:del w:id="485" w:author="Giorgio Romeo" w:date="2020-12-01T11:23:00Z"/>
                <w:rStyle w:val="Enfasidelicata"/>
                <w:rFonts w:ascii="Bell MT" w:hAnsi="Bell MT"/>
                <w:i w:val="0"/>
                <w:iCs w:val="0"/>
                <w:sz w:val="28"/>
                <w:szCs w:val="28"/>
              </w:rPr>
            </w:pPr>
            <w:del w:id="486" w:author="Giorgio Romeo" w:date="2020-12-01T11:23:00Z">
              <w:r w:rsidDel="00FD69AF">
                <w:rPr>
                  <w:rStyle w:val="Enfasidelicata"/>
                  <w:rFonts w:ascii="Bell MT" w:hAnsi="Bell MT"/>
                  <w:i w:val="0"/>
                  <w:iCs w:val="0"/>
                  <w:sz w:val="28"/>
                  <w:szCs w:val="28"/>
                </w:rPr>
                <w:delText xml:space="preserve">The system redirects the user to the second selection page (Events flow starts again from </w:delText>
              </w:r>
              <w:r w:rsidR="00513AD3" w:rsidDel="00FD69AF">
                <w:rPr>
                  <w:rStyle w:val="Enfasidelicata"/>
                  <w:rFonts w:ascii="Bell MT" w:hAnsi="Bell MT"/>
                  <w:i w:val="0"/>
                  <w:iCs w:val="0"/>
                  <w:sz w:val="28"/>
                  <w:szCs w:val="28"/>
                </w:rPr>
                <w:delText>event</w:delText>
              </w:r>
              <w:r w:rsidDel="00FD69AF">
                <w:rPr>
                  <w:rStyle w:val="Enfasidelicata"/>
                  <w:rFonts w:ascii="Bell MT" w:hAnsi="Bell MT"/>
                  <w:i w:val="0"/>
                  <w:iCs w:val="0"/>
                  <w:sz w:val="28"/>
                  <w:szCs w:val="28"/>
                </w:rPr>
                <w:delText xml:space="preserve"> </w:delText>
              </w:r>
            </w:del>
            <w:del w:id="487" w:author="Giorgio Romeo" w:date="2020-12-01T09:15:00Z">
              <w:r w:rsidDel="001C54E3">
                <w:rPr>
                  <w:rStyle w:val="Enfasidelicata"/>
                  <w:rFonts w:ascii="Bell MT" w:hAnsi="Bell MT"/>
                  <w:i w:val="0"/>
                  <w:iCs w:val="0"/>
                  <w:sz w:val="28"/>
                  <w:szCs w:val="28"/>
                </w:rPr>
                <w:delText>3</w:delText>
              </w:r>
            </w:del>
            <w:del w:id="488" w:author="Giorgio Romeo" w:date="2020-12-01T11:23:00Z">
              <w:r w:rsidDel="00FD69AF">
                <w:rPr>
                  <w:rStyle w:val="Enfasidelicata"/>
                  <w:rFonts w:ascii="Bell MT" w:hAnsi="Bell MT"/>
                  <w:i w:val="0"/>
                  <w:iCs w:val="0"/>
                  <w:sz w:val="28"/>
                  <w:szCs w:val="28"/>
                </w:rPr>
                <w:delText>).</w:delText>
              </w:r>
            </w:del>
          </w:p>
          <w:p w14:paraId="74B12028" w14:textId="25D8C8FF" w:rsidR="0012331D" w:rsidRPr="00B920D4" w:rsidDel="00FD69AF" w:rsidRDefault="0012331D" w:rsidP="00FD69AF">
            <w:pPr>
              <w:rPr>
                <w:del w:id="489" w:author="Giorgio Romeo" w:date="2020-12-01T11:23:00Z"/>
                <w:rStyle w:val="Enfasidelicata"/>
                <w:rFonts w:ascii="Bell MT" w:hAnsi="Bell MT"/>
                <w:i w:val="0"/>
                <w:iCs w:val="0"/>
                <w:sz w:val="28"/>
                <w:szCs w:val="28"/>
              </w:rPr>
            </w:pPr>
          </w:p>
        </w:tc>
      </w:tr>
    </w:tbl>
    <w:p w14:paraId="7817CC43" w14:textId="04B96438" w:rsidR="00B25FA1" w:rsidDel="00FD69AF" w:rsidRDefault="00B25FA1" w:rsidP="00B920D4">
      <w:pPr>
        <w:pStyle w:val="Paragrafoelenco"/>
        <w:numPr>
          <w:ilvl w:val="0"/>
          <w:numId w:val="39"/>
        </w:numPr>
        <w:spacing w:after="240" w:line="240" w:lineRule="auto"/>
        <w:ind w:left="1349" w:hanging="357"/>
        <w:rPr>
          <w:moveFrom w:id="490" w:author="Giorgio Romeo" w:date="2020-12-01T11:22:00Z"/>
          <w:rStyle w:val="Enfasidelicata"/>
          <w:rFonts w:ascii="Bell MT" w:hAnsi="Bell MT"/>
          <w:sz w:val="28"/>
          <w:szCs w:val="28"/>
        </w:rPr>
      </w:pPr>
      <w:moveFromRangeStart w:id="491" w:author="Giorgio Romeo" w:date="2020-12-01T11:22:00Z" w:name="move57714187"/>
      <w:moveFrom w:id="492" w:author="Giorgio Romeo" w:date="2020-12-01T11:22:00Z">
        <w:r w:rsidDel="00FD69AF">
          <w:rPr>
            <w:rStyle w:val="Enfasidelicata"/>
            <w:rFonts w:ascii="Bell MT" w:hAnsi="Bell MT"/>
            <w:sz w:val="28"/>
            <w:szCs w:val="28"/>
          </w:rPr>
          <w:t>Book Visit</w:t>
        </w:r>
      </w:moveFrom>
    </w:p>
    <w:moveFromRangeEnd w:id="491"/>
    <w:p w14:paraId="56318933" w14:textId="5300C88E" w:rsidR="00B83466" w:rsidRDefault="00B83466" w:rsidP="00B83466">
      <w:pPr>
        <w:spacing w:line="240" w:lineRule="auto"/>
        <w:rPr>
          <w:rStyle w:val="Enfasidelicata"/>
          <w:rFonts w:ascii="Bell MT" w:hAnsi="Bell MT"/>
          <w:sz w:val="28"/>
          <w:szCs w:val="28"/>
        </w:rPr>
      </w:pPr>
    </w:p>
    <w:p w14:paraId="601ADA0F" w14:textId="012C4F90" w:rsidR="00B83466" w:rsidRDefault="00B83466" w:rsidP="00B83466">
      <w:pPr>
        <w:spacing w:line="240" w:lineRule="auto"/>
        <w:rPr>
          <w:rStyle w:val="Enfasidelicata"/>
          <w:rFonts w:ascii="Bell MT" w:hAnsi="Bell MT"/>
          <w:sz w:val="28"/>
          <w:szCs w:val="28"/>
        </w:rPr>
      </w:pPr>
    </w:p>
    <w:p w14:paraId="1BF50030" w14:textId="2114DFBF" w:rsidR="00B83466" w:rsidRDefault="00B83466" w:rsidP="00B83466">
      <w:pPr>
        <w:spacing w:line="240" w:lineRule="auto"/>
        <w:rPr>
          <w:rStyle w:val="Enfasidelicata"/>
          <w:rFonts w:ascii="Bell MT" w:hAnsi="Bell MT"/>
          <w:sz w:val="28"/>
          <w:szCs w:val="28"/>
        </w:rPr>
      </w:pPr>
    </w:p>
    <w:p w14:paraId="38D86B1B" w14:textId="6191BC4B" w:rsidR="00B83466" w:rsidRDefault="00B83466" w:rsidP="00B83466">
      <w:pPr>
        <w:spacing w:line="240" w:lineRule="auto"/>
        <w:rPr>
          <w:rStyle w:val="Enfasidelicata"/>
          <w:rFonts w:ascii="Bell MT" w:hAnsi="Bell MT"/>
          <w:sz w:val="28"/>
          <w:szCs w:val="28"/>
        </w:rPr>
      </w:pPr>
    </w:p>
    <w:p w14:paraId="2EF1645C" w14:textId="7DA3F276" w:rsidR="00B83466" w:rsidRDefault="00B83466" w:rsidP="00B83466">
      <w:pPr>
        <w:spacing w:line="240" w:lineRule="auto"/>
        <w:rPr>
          <w:rStyle w:val="Enfasidelicata"/>
          <w:rFonts w:ascii="Bell MT" w:hAnsi="Bell MT"/>
          <w:sz w:val="28"/>
          <w:szCs w:val="28"/>
        </w:rPr>
      </w:pPr>
    </w:p>
    <w:p w14:paraId="15999F4B" w14:textId="4180AEA0" w:rsidR="00B83466" w:rsidRDefault="00B83466" w:rsidP="00B83466">
      <w:pPr>
        <w:spacing w:line="240" w:lineRule="auto"/>
        <w:rPr>
          <w:rStyle w:val="Enfasidelicata"/>
          <w:rFonts w:ascii="Bell MT" w:hAnsi="Bell MT"/>
          <w:sz w:val="28"/>
          <w:szCs w:val="28"/>
        </w:rPr>
      </w:pPr>
    </w:p>
    <w:p w14:paraId="00B81AAD" w14:textId="31E41D90" w:rsidR="00B83466" w:rsidRDefault="00B83466" w:rsidP="00B83466">
      <w:pPr>
        <w:spacing w:line="240" w:lineRule="auto"/>
        <w:rPr>
          <w:rStyle w:val="Enfasidelicata"/>
          <w:rFonts w:ascii="Bell MT" w:hAnsi="Bell MT"/>
          <w:sz w:val="28"/>
          <w:szCs w:val="28"/>
        </w:rPr>
      </w:pPr>
    </w:p>
    <w:p w14:paraId="174EF86E" w14:textId="74370478" w:rsidR="00B83466" w:rsidDel="00664977" w:rsidRDefault="00B83466" w:rsidP="00B83466">
      <w:pPr>
        <w:spacing w:line="240" w:lineRule="auto"/>
        <w:rPr>
          <w:del w:id="493" w:author="Giorgio Romeo" w:date="2020-12-01T12:11:00Z"/>
          <w:rStyle w:val="Enfasidelicata"/>
          <w:rFonts w:ascii="Bell MT" w:hAnsi="Bell MT"/>
          <w:sz w:val="28"/>
          <w:szCs w:val="28"/>
        </w:rPr>
      </w:pPr>
    </w:p>
    <w:p w14:paraId="6CCBA9C8" w14:textId="7DB36A2C" w:rsidR="00B83466" w:rsidDel="00664977" w:rsidRDefault="00B83466" w:rsidP="00B83466">
      <w:pPr>
        <w:spacing w:line="240" w:lineRule="auto"/>
        <w:rPr>
          <w:del w:id="494" w:author="Giorgio Romeo" w:date="2020-12-01T12:11:00Z"/>
          <w:rStyle w:val="Enfasidelicata"/>
          <w:rFonts w:ascii="Bell MT" w:hAnsi="Bell MT"/>
          <w:sz w:val="28"/>
          <w:szCs w:val="28"/>
        </w:rPr>
      </w:pPr>
    </w:p>
    <w:p w14:paraId="388BBB27" w14:textId="66FD207B" w:rsidR="00B83466" w:rsidDel="00664977" w:rsidRDefault="00B83466" w:rsidP="00B83466">
      <w:pPr>
        <w:spacing w:line="240" w:lineRule="auto"/>
        <w:rPr>
          <w:del w:id="495" w:author="Giorgio Romeo" w:date="2020-12-01T12:11:00Z"/>
          <w:rStyle w:val="Enfasidelicata"/>
          <w:rFonts w:ascii="Bell MT" w:hAnsi="Bell MT"/>
          <w:sz w:val="28"/>
          <w:szCs w:val="28"/>
        </w:rPr>
      </w:pPr>
    </w:p>
    <w:p w14:paraId="47346780" w14:textId="2C89882F" w:rsidR="00B83466" w:rsidDel="00664977" w:rsidRDefault="00B83466" w:rsidP="00B83466">
      <w:pPr>
        <w:spacing w:line="240" w:lineRule="auto"/>
        <w:rPr>
          <w:del w:id="496" w:author="Giorgio Romeo" w:date="2020-12-01T12:11:00Z"/>
          <w:rStyle w:val="Enfasidelicata"/>
          <w:rFonts w:ascii="Bell MT" w:hAnsi="Bell MT"/>
          <w:sz w:val="28"/>
          <w:szCs w:val="28"/>
        </w:rPr>
      </w:pPr>
    </w:p>
    <w:p w14:paraId="25EC1B7F" w14:textId="333A48DE" w:rsidR="00B83466" w:rsidDel="00664977" w:rsidRDefault="00B83466" w:rsidP="00B83466">
      <w:pPr>
        <w:spacing w:line="240" w:lineRule="auto"/>
        <w:rPr>
          <w:del w:id="497" w:author="Giorgio Romeo" w:date="2020-12-01T12:11:00Z"/>
          <w:rStyle w:val="Enfasidelicata"/>
          <w:rFonts w:ascii="Bell MT" w:hAnsi="Bell MT"/>
          <w:sz w:val="28"/>
          <w:szCs w:val="28"/>
        </w:rPr>
      </w:pPr>
    </w:p>
    <w:p w14:paraId="6C1E5CC2" w14:textId="5E0A45A9" w:rsidR="00B83466" w:rsidDel="00664977" w:rsidRDefault="00B83466" w:rsidP="00B83466">
      <w:pPr>
        <w:spacing w:line="240" w:lineRule="auto"/>
        <w:rPr>
          <w:del w:id="498" w:author="Giorgio Romeo" w:date="2020-12-01T12:11:00Z"/>
          <w:rStyle w:val="Enfasidelicata"/>
          <w:rFonts w:ascii="Bell MT" w:hAnsi="Bell MT"/>
          <w:sz w:val="28"/>
          <w:szCs w:val="28"/>
        </w:rPr>
      </w:pPr>
    </w:p>
    <w:p w14:paraId="273189BD" w14:textId="4B1F5C81" w:rsidR="00B83466" w:rsidDel="00664977" w:rsidRDefault="00B83466" w:rsidP="00B83466">
      <w:pPr>
        <w:spacing w:line="240" w:lineRule="auto"/>
        <w:rPr>
          <w:del w:id="499" w:author="Giorgio Romeo" w:date="2020-12-01T12:11:00Z"/>
          <w:rStyle w:val="Enfasidelicata"/>
          <w:rFonts w:ascii="Bell MT" w:hAnsi="Bell MT"/>
          <w:sz w:val="28"/>
          <w:szCs w:val="28"/>
        </w:rPr>
      </w:pPr>
    </w:p>
    <w:p w14:paraId="23227EA2" w14:textId="0D2CA139" w:rsidR="00B83466" w:rsidDel="00664977" w:rsidRDefault="00B83466" w:rsidP="00B83466">
      <w:pPr>
        <w:spacing w:line="240" w:lineRule="auto"/>
        <w:rPr>
          <w:del w:id="500" w:author="Giorgio Romeo" w:date="2020-12-01T12:11:00Z"/>
          <w:rStyle w:val="Enfasidelicata"/>
          <w:rFonts w:ascii="Bell MT" w:hAnsi="Bell MT"/>
          <w:sz w:val="28"/>
          <w:szCs w:val="28"/>
        </w:rPr>
      </w:pPr>
    </w:p>
    <w:p w14:paraId="0690A7BB" w14:textId="0431D1D1" w:rsidR="00B83466" w:rsidDel="00664977" w:rsidRDefault="00B83466" w:rsidP="00B83466">
      <w:pPr>
        <w:spacing w:line="240" w:lineRule="auto"/>
        <w:rPr>
          <w:del w:id="501" w:author="Giorgio Romeo" w:date="2020-12-01T12:11:00Z"/>
          <w:rStyle w:val="Enfasidelicata"/>
          <w:rFonts w:ascii="Bell MT" w:hAnsi="Bell MT"/>
          <w:sz w:val="28"/>
          <w:szCs w:val="28"/>
        </w:rPr>
      </w:pPr>
    </w:p>
    <w:p w14:paraId="10642002" w14:textId="064AE4B2" w:rsidR="00B83466" w:rsidDel="00664977" w:rsidRDefault="00B83466" w:rsidP="00B83466">
      <w:pPr>
        <w:spacing w:line="240" w:lineRule="auto"/>
        <w:rPr>
          <w:del w:id="502" w:author="Giorgio Romeo" w:date="2020-12-01T12:11:00Z"/>
          <w:rStyle w:val="Enfasidelicata"/>
          <w:rFonts w:ascii="Bell MT" w:hAnsi="Bell MT"/>
          <w:sz w:val="28"/>
          <w:szCs w:val="28"/>
        </w:rPr>
      </w:pPr>
    </w:p>
    <w:p w14:paraId="09D39C7E" w14:textId="023422C3" w:rsidR="00B83466" w:rsidDel="00664977" w:rsidRDefault="00B83466" w:rsidP="00B83466">
      <w:pPr>
        <w:spacing w:line="240" w:lineRule="auto"/>
        <w:rPr>
          <w:del w:id="503" w:author="Giorgio Romeo" w:date="2020-12-01T12:11:00Z"/>
          <w:rStyle w:val="Enfasidelicata"/>
          <w:rFonts w:ascii="Bell MT" w:hAnsi="Bell MT"/>
          <w:sz w:val="28"/>
          <w:szCs w:val="28"/>
        </w:rPr>
      </w:pPr>
    </w:p>
    <w:p w14:paraId="7D046EA4" w14:textId="252638C1" w:rsidR="00B83466" w:rsidDel="00664977" w:rsidRDefault="00B83466" w:rsidP="00B83466">
      <w:pPr>
        <w:spacing w:line="240" w:lineRule="auto"/>
        <w:rPr>
          <w:del w:id="504" w:author="Giorgio Romeo" w:date="2020-12-01T12:11:00Z"/>
          <w:rStyle w:val="Enfasidelicata"/>
          <w:rFonts w:ascii="Bell MT" w:hAnsi="Bell MT"/>
          <w:sz w:val="28"/>
          <w:szCs w:val="28"/>
        </w:rPr>
      </w:pPr>
    </w:p>
    <w:p w14:paraId="0953E66D" w14:textId="465C1A82" w:rsidR="00B83466" w:rsidDel="00664977" w:rsidRDefault="00B83466" w:rsidP="00B83466">
      <w:pPr>
        <w:spacing w:line="240" w:lineRule="auto"/>
        <w:rPr>
          <w:del w:id="505" w:author="Giorgio Romeo" w:date="2020-12-01T12:11:00Z"/>
          <w:rStyle w:val="Enfasidelicata"/>
          <w:rFonts w:ascii="Bell MT" w:hAnsi="Bell MT"/>
          <w:sz w:val="28"/>
          <w:szCs w:val="28"/>
        </w:rPr>
      </w:pPr>
    </w:p>
    <w:p w14:paraId="234BD24F" w14:textId="5671C843" w:rsidR="00B83466" w:rsidDel="00664977" w:rsidRDefault="00B83466" w:rsidP="00B83466">
      <w:pPr>
        <w:spacing w:line="240" w:lineRule="auto"/>
        <w:rPr>
          <w:del w:id="506" w:author="Giorgio Romeo" w:date="2020-12-01T12:11:00Z"/>
          <w:rStyle w:val="Enfasidelicata"/>
          <w:rFonts w:ascii="Bell MT" w:hAnsi="Bell MT"/>
          <w:sz w:val="28"/>
          <w:szCs w:val="28"/>
        </w:rPr>
      </w:pPr>
    </w:p>
    <w:p w14:paraId="75F4950D" w14:textId="661CA6C7" w:rsidR="00B83466" w:rsidDel="00664977" w:rsidRDefault="00B83466" w:rsidP="00B83466">
      <w:pPr>
        <w:spacing w:line="240" w:lineRule="auto"/>
        <w:rPr>
          <w:del w:id="507" w:author="Giorgio Romeo" w:date="2020-12-01T12:11:00Z"/>
          <w:rStyle w:val="Enfasidelicata"/>
          <w:rFonts w:ascii="Bell MT" w:hAnsi="Bell MT"/>
          <w:sz w:val="28"/>
          <w:szCs w:val="28"/>
        </w:rPr>
      </w:pPr>
    </w:p>
    <w:p w14:paraId="00B406F0" w14:textId="17D3EA53" w:rsidR="00B83466" w:rsidDel="00664977" w:rsidRDefault="00B83466" w:rsidP="00B83466">
      <w:pPr>
        <w:spacing w:line="240" w:lineRule="auto"/>
        <w:rPr>
          <w:del w:id="508" w:author="Giorgio Romeo" w:date="2020-12-01T12:11:00Z"/>
          <w:rStyle w:val="Enfasidelicata"/>
          <w:rFonts w:ascii="Bell MT" w:hAnsi="Bell MT"/>
          <w:sz w:val="28"/>
          <w:szCs w:val="28"/>
        </w:rPr>
      </w:pPr>
    </w:p>
    <w:p w14:paraId="223EC14F" w14:textId="37D12B40" w:rsidR="00B83466" w:rsidDel="00664977" w:rsidRDefault="00B83466" w:rsidP="00B83466">
      <w:pPr>
        <w:spacing w:line="240" w:lineRule="auto"/>
        <w:rPr>
          <w:del w:id="509" w:author="Giorgio Romeo" w:date="2020-12-01T12:11:00Z"/>
          <w:rStyle w:val="Enfasidelicata"/>
          <w:rFonts w:ascii="Bell MT" w:hAnsi="Bell MT"/>
          <w:sz w:val="28"/>
          <w:szCs w:val="28"/>
        </w:rPr>
      </w:pPr>
    </w:p>
    <w:p w14:paraId="4ED3243B" w14:textId="6E74F975" w:rsidR="00B83466" w:rsidRPr="00B83466" w:rsidDel="00664977" w:rsidRDefault="00B83466" w:rsidP="00B920D4">
      <w:pPr>
        <w:spacing w:line="240" w:lineRule="auto"/>
        <w:rPr>
          <w:del w:id="510" w:author="Giorgio Romeo" w:date="2020-12-01T12:11:00Z"/>
          <w:rStyle w:val="Enfasidelicata"/>
          <w:rFonts w:ascii="Bell MT" w:hAnsi="Bell MT"/>
          <w:sz w:val="28"/>
          <w:szCs w:val="28"/>
        </w:rPr>
      </w:pPr>
    </w:p>
    <w:p w14:paraId="4118D4A2" w14:textId="4CF0A8E6" w:rsidR="00B83466" w:rsidRDefault="00B83466">
      <w:pPr>
        <w:pStyle w:val="Paragrafoelenco"/>
        <w:numPr>
          <w:ilvl w:val="0"/>
          <w:numId w:val="39"/>
        </w:numPr>
        <w:spacing w:line="240" w:lineRule="auto"/>
        <w:rPr>
          <w:rStyle w:val="Enfasidelicata"/>
          <w:rFonts w:ascii="Bell MT" w:hAnsi="Bell MT"/>
          <w:sz w:val="28"/>
          <w:szCs w:val="28"/>
        </w:rPr>
        <w:pPrChange w:id="511" w:author="Giorgio Romeo" w:date="2020-12-01T11:22:00Z">
          <w:pPr>
            <w:pStyle w:val="Paragrafoelenco"/>
            <w:numPr>
              <w:numId w:val="53"/>
            </w:numPr>
            <w:spacing w:line="240" w:lineRule="auto"/>
            <w:ind w:left="1352" w:hanging="360"/>
          </w:pPr>
        </w:pPrChange>
      </w:pPr>
      <w:r>
        <w:rPr>
          <w:rStyle w:val="Enfasidelicata"/>
          <w:rFonts w:ascii="Bell MT" w:hAnsi="Bell MT"/>
          <w:sz w:val="28"/>
          <w:szCs w:val="28"/>
        </w:rPr>
        <w:t xml:space="preserve">Suggestion of Alternative </w:t>
      </w:r>
      <w:r w:rsidR="00527327">
        <w:rPr>
          <w:rStyle w:val="Enfasidelicata"/>
          <w:rFonts w:ascii="Bell MT" w:hAnsi="Bell MT"/>
          <w:sz w:val="28"/>
          <w:szCs w:val="28"/>
        </w:rPr>
        <w:t xml:space="preserve">Time </w:t>
      </w:r>
      <w:r>
        <w:rPr>
          <w:rStyle w:val="Enfasidelicata"/>
          <w:rFonts w:ascii="Bell MT" w:hAnsi="Bell MT"/>
          <w:sz w:val="28"/>
          <w:szCs w:val="28"/>
        </w:rPr>
        <w:t>Slots</w:t>
      </w:r>
      <w:ins w:id="512" w:author="Giorgio Romeo" w:date="2020-12-01T13:07:00Z">
        <w:r w:rsidR="001C2511">
          <w:rPr>
            <w:rStyle w:val="Enfasidelicata"/>
            <w:rFonts w:ascii="Bell MT" w:hAnsi="Bell MT"/>
            <w:sz w:val="28"/>
            <w:szCs w:val="28"/>
          </w:rPr>
          <w:t xml:space="preserve"> (Book visit)</w:t>
        </w:r>
      </w:ins>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Change w:id="513">
          <w:tblGrid>
            <w:gridCol w:w="1985"/>
            <w:gridCol w:w="6849"/>
          </w:tblGrid>
        </w:tblGridChange>
      </w:tblGrid>
      <w:tr w:rsidR="0084516D" w14:paraId="235F8E52" w14:textId="77777777" w:rsidTr="0084516D">
        <w:trPr>
          <w:trHeight w:val="215"/>
        </w:trPr>
        <w:tc>
          <w:tcPr>
            <w:tcW w:w="1985" w:type="dxa"/>
          </w:tcPr>
          <w:p w14:paraId="7CC8E654"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42391821" w14:textId="2D94A114" w:rsidR="0084516D" w:rsidRPr="00923D58" w:rsidRDefault="00527327" w:rsidP="0084516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0084516D" w:rsidRPr="00923D58">
              <w:rPr>
                <w:rStyle w:val="Enfasidelicata"/>
                <w:rFonts w:ascii="Bell MT" w:hAnsi="Bell MT"/>
                <w:i w:val="0"/>
                <w:iCs w:val="0"/>
                <w:sz w:val="28"/>
                <w:szCs w:val="28"/>
              </w:rPr>
              <w:t>User</w:t>
            </w:r>
          </w:p>
        </w:tc>
      </w:tr>
      <w:tr w:rsidR="0084516D" w14:paraId="0B804B22" w14:textId="77777777" w:rsidTr="0084516D">
        <w:trPr>
          <w:trHeight w:val="361"/>
        </w:trPr>
        <w:tc>
          <w:tcPr>
            <w:tcW w:w="1985" w:type="dxa"/>
          </w:tcPr>
          <w:p w14:paraId="23E39B95"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6DD47B04" w14:textId="3C7033E6" w:rsidR="0084516D" w:rsidRPr="00923D58" w:rsidRDefault="00513AD3" w:rsidP="0084516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84516D" w14:paraId="17D93874" w14:textId="77777777" w:rsidTr="00293EAF">
        <w:tblPrEx>
          <w:tblW w:w="0" w:type="auto"/>
          <w:tblPrExChange w:id="514" w:author="Giorgio Romeo" w:date="2020-12-01T23:49:00Z">
            <w:tblPrEx>
              <w:tblW w:w="0" w:type="auto"/>
            </w:tblPrEx>
          </w:tblPrExChange>
        </w:tblPrEx>
        <w:trPr>
          <w:trHeight w:val="2577"/>
          <w:trPrChange w:id="515" w:author="Giorgio Romeo" w:date="2020-12-01T23:49:00Z">
            <w:trPr>
              <w:trHeight w:val="2152"/>
            </w:trPr>
          </w:trPrChange>
        </w:trPr>
        <w:tc>
          <w:tcPr>
            <w:tcW w:w="1985" w:type="dxa"/>
            <w:tcPrChange w:id="516" w:author="Giorgio Romeo" w:date="2020-12-01T23:49:00Z">
              <w:tcPr>
                <w:tcW w:w="1985" w:type="dxa"/>
              </w:tcPr>
            </w:tcPrChange>
          </w:tcPr>
          <w:p w14:paraId="53CF026F"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Change w:id="517" w:author="Giorgio Romeo" w:date="2020-12-01T23:49:00Z">
              <w:tcPr>
                <w:tcW w:w="6849" w:type="dxa"/>
              </w:tcPr>
            </w:tcPrChange>
          </w:tcPr>
          <w:p w14:paraId="718D0910" w14:textId="2C497D43" w:rsidR="009D5178" w:rsidRPr="009D5178" w:rsidRDefault="00513AD3">
            <w:pPr>
              <w:pStyle w:val="Paragrafoelenco"/>
              <w:numPr>
                <w:ilvl w:val="0"/>
                <w:numId w:val="45"/>
              </w:numPr>
              <w:rPr>
                <w:rStyle w:val="Enfasidelicata"/>
                <w:rFonts w:ascii="Bell MT" w:hAnsi="Bell MT"/>
                <w:i w:val="0"/>
                <w:iCs w:val="0"/>
                <w:sz w:val="28"/>
                <w:szCs w:val="28"/>
              </w:rPr>
              <w:pPrChange w:id="518" w:author="Unknown" w:date="2020-12-01T12:02:00Z">
                <w:pPr>
                  <w:pStyle w:val="Paragrafoelenco"/>
                  <w:framePr w:hSpace="141" w:wrap="around" w:vAnchor="text" w:hAnchor="margin" w:xAlign="right" w:y="359"/>
                  <w:numPr>
                    <w:numId w:val="45"/>
                  </w:numPr>
                  <w:ind w:left="360" w:hanging="360"/>
                </w:pPr>
              </w:pPrChange>
            </w:pPr>
            <w:r>
              <w:rPr>
                <w:rStyle w:val="Enfasidelicata"/>
                <w:rFonts w:ascii="Bell MT" w:hAnsi="Bell MT"/>
                <w:i w:val="0"/>
                <w:iCs w:val="0"/>
                <w:sz w:val="28"/>
                <w:szCs w:val="28"/>
              </w:rPr>
              <w:t xml:space="preserve">The first </w:t>
            </w:r>
            <w:del w:id="519" w:author="Giorgio Romeo" w:date="2020-12-01T12:01:00Z">
              <w:r w:rsidDel="009D5178">
                <w:rPr>
                  <w:rStyle w:val="Enfasidelicata"/>
                  <w:rFonts w:ascii="Bell MT" w:hAnsi="Bell MT"/>
                  <w:i w:val="0"/>
                  <w:iCs w:val="0"/>
                  <w:sz w:val="28"/>
                  <w:szCs w:val="28"/>
                </w:rPr>
                <w:delText xml:space="preserve">two </w:delText>
              </w:r>
            </w:del>
            <w:ins w:id="520" w:author="Giorgio Romeo" w:date="2020-12-01T12:01:00Z">
              <w:r w:rsidR="009D5178">
                <w:rPr>
                  <w:rStyle w:val="Enfasidelicata"/>
                  <w:rFonts w:ascii="Bell MT" w:hAnsi="Bell MT"/>
                  <w:i w:val="0"/>
                  <w:iCs w:val="0"/>
                  <w:sz w:val="28"/>
                  <w:szCs w:val="28"/>
                </w:rPr>
                <w:t xml:space="preserve">three </w:t>
              </w:r>
            </w:ins>
            <w:r>
              <w:rPr>
                <w:rStyle w:val="Enfasidelicata"/>
                <w:rFonts w:ascii="Bell MT" w:hAnsi="Bell MT"/>
                <w:i w:val="0"/>
                <w:iCs w:val="0"/>
                <w:sz w:val="28"/>
                <w:szCs w:val="28"/>
              </w:rPr>
              <w:t xml:space="preserve">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w:t>
            </w:r>
            <w:ins w:id="521" w:author="Giorgio Romeo" w:date="2020-12-01T09:08:00Z">
              <w:r w:rsidR="006A4109">
                <w:rPr>
                  <w:rStyle w:val="Enfasidelicata"/>
                  <w:rFonts w:ascii="Bell MT" w:hAnsi="Bell MT"/>
                  <w:i w:val="0"/>
                  <w:iCs w:val="0"/>
                  <w:sz w:val="28"/>
                  <w:szCs w:val="28"/>
                </w:rPr>
                <w:t xml:space="preserve"> (the user selects a store</w:t>
              </w:r>
            </w:ins>
            <w:ins w:id="522" w:author="Giorgio Romeo" w:date="2020-12-01T12:01:00Z">
              <w:r w:rsidR="009D5178">
                <w:rPr>
                  <w:rStyle w:val="Enfasidelicata"/>
                  <w:rFonts w:ascii="Bell MT" w:hAnsi="Bell MT"/>
                  <w:i w:val="0"/>
                  <w:iCs w:val="0"/>
                  <w:sz w:val="28"/>
                  <w:szCs w:val="28"/>
                </w:rPr>
                <w:t>: case 3.</w:t>
              </w:r>
            </w:ins>
            <w:ins w:id="523" w:author="Giorgio Romeo" w:date="2020-12-01T12:02:00Z">
              <w:r w:rsidR="009D5178">
                <w:rPr>
                  <w:rStyle w:val="Enfasidelicata"/>
                  <w:rFonts w:ascii="Bell MT" w:hAnsi="Bell MT"/>
                  <w:i w:val="0"/>
                  <w:iCs w:val="0"/>
                  <w:sz w:val="28"/>
                  <w:szCs w:val="28"/>
                </w:rPr>
                <w:t>b</w:t>
              </w:r>
            </w:ins>
            <w:ins w:id="524" w:author="Giorgio Romeo" w:date="2020-12-01T09:08:00Z">
              <w:r w:rsidR="006A4109">
                <w:rPr>
                  <w:rStyle w:val="Enfasidelicata"/>
                  <w:rFonts w:ascii="Bell MT" w:hAnsi="Bell MT"/>
                  <w:i w:val="0"/>
                  <w:iCs w:val="0"/>
                  <w:sz w:val="28"/>
                  <w:szCs w:val="28"/>
                </w:rPr>
                <w:t>)</w:t>
              </w:r>
            </w:ins>
            <w:r>
              <w:rPr>
                <w:rStyle w:val="Enfasidelicata"/>
                <w:rFonts w:ascii="Bell MT" w:hAnsi="Bell MT"/>
                <w:i w:val="0"/>
                <w:iCs w:val="0"/>
                <w:sz w:val="28"/>
                <w:szCs w:val="28"/>
              </w:rPr>
              <w:t>.</w:t>
            </w:r>
          </w:p>
          <w:p w14:paraId="5D00D738" w14:textId="3CB2E290" w:rsidR="009D5178" w:rsidRDefault="009D5178" w:rsidP="009D5178">
            <w:pPr>
              <w:pStyle w:val="Paragrafoelenco"/>
              <w:numPr>
                <w:ilvl w:val="0"/>
                <w:numId w:val="45"/>
              </w:numPr>
              <w:rPr>
                <w:ins w:id="525" w:author="Giorgio Romeo" w:date="2020-12-01T12:00:00Z"/>
                <w:rStyle w:val="Enfasidelicata"/>
                <w:rFonts w:ascii="Bell MT" w:hAnsi="Bell MT"/>
                <w:i w:val="0"/>
                <w:iCs w:val="0"/>
                <w:sz w:val="28"/>
                <w:szCs w:val="28"/>
              </w:rPr>
            </w:pPr>
            <w:ins w:id="526" w:author="Giorgio Romeo" w:date="2020-12-01T12:00:00Z">
              <w:r>
                <w:rPr>
                  <w:rStyle w:val="Enfasidelicata"/>
                  <w:rFonts w:ascii="Bell MT" w:hAnsi="Bell MT"/>
                  <w:i w:val="0"/>
                  <w:iCs w:val="0"/>
                  <w:sz w:val="28"/>
                  <w:szCs w:val="28"/>
                </w:rPr>
                <w:t xml:space="preserve">The </w:t>
              </w:r>
            </w:ins>
            <w:del w:id="527" w:author="Giorgio Romeo" w:date="2020-12-01T11:59:00Z">
              <w:r w:rsidR="00513AD3" w:rsidDel="009D5178">
                <w:rPr>
                  <w:rStyle w:val="Enfasidelicata"/>
                  <w:rFonts w:ascii="Bell MT" w:hAnsi="Bell MT"/>
                  <w:i w:val="0"/>
                  <w:iCs w:val="0"/>
                  <w:sz w:val="28"/>
                  <w:szCs w:val="28"/>
                </w:rPr>
                <w:delText>If t</w:delText>
              </w:r>
            </w:del>
            <w:del w:id="528" w:author="Giorgio Romeo" w:date="2020-12-01T12:00:00Z">
              <w:r w:rsidR="00513AD3" w:rsidDel="009D5178">
                <w:rPr>
                  <w:rStyle w:val="Enfasidelicata"/>
                  <w:rFonts w:ascii="Bell MT" w:hAnsi="Bell MT"/>
                  <w:i w:val="0"/>
                  <w:iCs w:val="0"/>
                  <w:sz w:val="28"/>
                  <w:szCs w:val="28"/>
                </w:rPr>
                <w:delText xml:space="preserve">he </w:delText>
              </w:r>
            </w:del>
            <w:r w:rsidR="00513AD3">
              <w:rPr>
                <w:rStyle w:val="Enfasidelicata"/>
                <w:rFonts w:ascii="Bell MT" w:hAnsi="Bell MT"/>
                <w:i w:val="0"/>
                <w:iCs w:val="0"/>
                <w:sz w:val="28"/>
                <w:szCs w:val="28"/>
              </w:rPr>
              <w:t>user remains inactive</w:t>
            </w:r>
            <w:del w:id="529" w:author="Giorgio Romeo" w:date="2020-12-01T23:31:00Z">
              <w:r w:rsidR="00513AD3" w:rsidDel="004B636F">
                <w:rPr>
                  <w:rStyle w:val="Enfasidelicata"/>
                  <w:rFonts w:ascii="Bell MT" w:hAnsi="Bell MT"/>
                  <w:i w:val="0"/>
                  <w:iCs w:val="0"/>
                  <w:sz w:val="28"/>
                  <w:szCs w:val="28"/>
                </w:rPr>
                <w:delText xml:space="preserve"> </w:delText>
              </w:r>
              <w:r w:rsidR="00A811EC" w:rsidDel="004B636F">
                <w:rPr>
                  <w:rStyle w:val="Enfasidelicata"/>
                  <w:rFonts w:ascii="Bell MT" w:hAnsi="Bell MT"/>
                  <w:i w:val="0"/>
                  <w:iCs w:val="0"/>
                  <w:sz w:val="28"/>
                  <w:szCs w:val="28"/>
                </w:rPr>
                <w:delText>(no actions performed)</w:delText>
              </w:r>
            </w:del>
            <w:r w:rsidR="00A811EC">
              <w:rPr>
                <w:rStyle w:val="Enfasidelicata"/>
                <w:rFonts w:ascii="Bell MT" w:hAnsi="Bell MT"/>
                <w:i w:val="0"/>
                <w:iCs w:val="0"/>
                <w:sz w:val="28"/>
                <w:szCs w:val="28"/>
              </w:rPr>
              <w:t xml:space="preserve"> for</w:t>
            </w:r>
            <w:r w:rsidR="00513AD3">
              <w:rPr>
                <w:rStyle w:val="Enfasidelicata"/>
                <w:rFonts w:ascii="Bell MT" w:hAnsi="Bell MT"/>
                <w:i w:val="0"/>
                <w:iCs w:val="0"/>
                <w:sz w:val="28"/>
                <w:szCs w:val="28"/>
              </w:rPr>
              <w:t xml:space="preserve"> 30 seconds</w:t>
            </w:r>
            <w:ins w:id="530" w:author="Giorgio Romeo" w:date="2020-12-01T12:00:00Z">
              <w:r>
                <w:rPr>
                  <w:rStyle w:val="Enfasidelicata"/>
                  <w:rFonts w:ascii="Bell MT" w:hAnsi="Bell MT"/>
                  <w:i w:val="0"/>
                  <w:iCs w:val="0"/>
                  <w:sz w:val="28"/>
                  <w:szCs w:val="28"/>
                </w:rPr>
                <w:t>.</w:t>
              </w:r>
            </w:ins>
          </w:p>
          <w:p w14:paraId="04BF46A9" w14:textId="485A88EA" w:rsidR="006A4109" w:rsidRPr="009D5178" w:rsidRDefault="009D5178">
            <w:pPr>
              <w:pStyle w:val="Paragrafoelenco"/>
              <w:numPr>
                <w:ilvl w:val="0"/>
                <w:numId w:val="45"/>
              </w:numPr>
              <w:rPr>
                <w:ins w:id="531" w:author="Giorgio Romeo" w:date="2020-12-01T09:07:00Z"/>
                <w:rStyle w:val="Enfasidelicata"/>
                <w:rFonts w:ascii="Bell MT" w:hAnsi="Bell MT"/>
                <w:i w:val="0"/>
                <w:iCs w:val="0"/>
                <w:sz w:val="28"/>
                <w:szCs w:val="28"/>
              </w:rPr>
              <w:pPrChange w:id="532" w:author="Unknown" w:date="2020-12-01T11:57:00Z">
                <w:pPr>
                  <w:pStyle w:val="Paragrafoelenco"/>
                  <w:framePr w:hSpace="141" w:wrap="around" w:vAnchor="text" w:hAnchor="margin" w:xAlign="right" w:y="359"/>
                  <w:numPr>
                    <w:numId w:val="45"/>
                  </w:numPr>
                  <w:ind w:left="360" w:hanging="360"/>
                </w:pPr>
              </w:pPrChange>
            </w:pPr>
            <w:ins w:id="533" w:author="Giorgio Romeo" w:date="2020-12-01T12:00:00Z">
              <w:r>
                <w:rPr>
                  <w:rStyle w:val="Enfasidelicata"/>
                  <w:rFonts w:ascii="Bell MT" w:hAnsi="Bell MT"/>
                  <w:i w:val="0"/>
                  <w:iCs w:val="0"/>
                  <w:sz w:val="28"/>
                  <w:szCs w:val="28"/>
                </w:rPr>
                <w:t>T</w:t>
              </w:r>
            </w:ins>
            <w:del w:id="534" w:author="Giorgio Romeo" w:date="2020-12-01T12:00:00Z">
              <w:r w:rsidR="00A811EC" w:rsidDel="009D5178">
                <w:rPr>
                  <w:rStyle w:val="Enfasidelicata"/>
                  <w:rFonts w:ascii="Bell MT" w:hAnsi="Bell MT"/>
                  <w:i w:val="0"/>
                  <w:iCs w:val="0"/>
                  <w:sz w:val="28"/>
                  <w:szCs w:val="28"/>
                </w:rPr>
                <w:delText>, t</w:delText>
              </w:r>
            </w:del>
            <w:r w:rsidR="0084516D">
              <w:rPr>
                <w:rStyle w:val="Enfasidelicata"/>
                <w:rFonts w:ascii="Bell MT" w:hAnsi="Bell MT"/>
                <w:i w:val="0"/>
                <w:iCs w:val="0"/>
                <w:sz w:val="28"/>
                <w:szCs w:val="28"/>
              </w:rPr>
              <w:t xml:space="preserve">he system </w:t>
            </w:r>
            <w:del w:id="535" w:author="Giorgio Romeo" w:date="2020-12-01T09:02:00Z">
              <w:r w:rsidR="0084516D" w:rsidDel="00B920D4">
                <w:rPr>
                  <w:rStyle w:val="Enfasidelicata"/>
                  <w:rFonts w:ascii="Bell MT" w:hAnsi="Bell MT"/>
                  <w:i w:val="0"/>
                  <w:iCs w:val="0"/>
                  <w:sz w:val="28"/>
                  <w:szCs w:val="28"/>
                </w:rPr>
                <w:delText xml:space="preserve">both provides a list of available times for the current day and </w:delText>
              </w:r>
            </w:del>
            <w:r w:rsidR="0084516D">
              <w:rPr>
                <w:rStyle w:val="Enfasidelicata"/>
                <w:rFonts w:ascii="Bell MT" w:hAnsi="Bell MT"/>
                <w:i w:val="0"/>
                <w:iCs w:val="0"/>
                <w:sz w:val="28"/>
                <w:szCs w:val="28"/>
              </w:rPr>
              <w:t>notifies to the user the possibility to</w:t>
            </w:r>
            <w:ins w:id="536" w:author="Giorgio Romeo" w:date="2020-12-01T11:57:00Z">
              <w:r>
                <w:rPr>
                  <w:rStyle w:val="Enfasidelicata"/>
                  <w:rFonts w:ascii="Bell MT" w:hAnsi="Bell MT"/>
                  <w:i w:val="0"/>
                  <w:iCs w:val="0"/>
                  <w:sz w:val="28"/>
                  <w:szCs w:val="28"/>
                </w:rPr>
                <w:t xml:space="preserve"> </w:t>
              </w:r>
            </w:ins>
            <w:ins w:id="537" w:author="Giorgio Romeo" w:date="2020-12-01T23:45:00Z">
              <w:r w:rsidR="00C412BB">
                <w:rPr>
                  <w:rStyle w:val="Enfasidelicata"/>
                  <w:rFonts w:ascii="Bell MT" w:hAnsi="Bell MT"/>
                  <w:i w:val="0"/>
                  <w:iCs w:val="0"/>
                  <w:sz w:val="28"/>
                  <w:szCs w:val="28"/>
                </w:rPr>
                <w:t xml:space="preserve">check </w:t>
              </w:r>
            </w:ins>
            <w:ins w:id="538" w:author="Giorgio Romeo" w:date="2020-12-01T09:07:00Z">
              <w:r w:rsidR="006A4109" w:rsidRPr="009D5178">
                <w:rPr>
                  <w:rStyle w:val="Enfasidelicata"/>
                  <w:rFonts w:ascii="Bell MT" w:hAnsi="Bell MT"/>
                  <w:i w:val="0"/>
                  <w:iCs w:val="0"/>
                  <w:sz w:val="28"/>
                  <w:szCs w:val="28"/>
                </w:rPr>
                <w:t xml:space="preserve">available time slots </w:t>
              </w:r>
            </w:ins>
            <w:ins w:id="539" w:author="Giorgio Romeo" w:date="2020-12-01T23:47:00Z">
              <w:r w:rsidR="00C412BB">
                <w:rPr>
                  <w:rStyle w:val="Enfasidelicata"/>
                  <w:rFonts w:ascii="Bell MT" w:hAnsi="Bell MT"/>
                  <w:i w:val="0"/>
                  <w:iCs w:val="0"/>
                  <w:sz w:val="28"/>
                  <w:szCs w:val="28"/>
                </w:rPr>
                <w:t>of</w:t>
              </w:r>
            </w:ins>
            <w:ins w:id="540" w:author="Giorgio Romeo" w:date="2020-12-01T09:07:00Z">
              <w:r w:rsidR="006A4109" w:rsidRPr="009D5178">
                <w:rPr>
                  <w:rStyle w:val="Enfasidelicata"/>
                  <w:rFonts w:ascii="Bell MT" w:hAnsi="Bell MT"/>
                  <w:i w:val="0"/>
                  <w:iCs w:val="0"/>
                  <w:sz w:val="28"/>
                  <w:szCs w:val="28"/>
                </w:rPr>
                <w:t xml:space="preserve"> </w:t>
              </w:r>
            </w:ins>
            <w:ins w:id="541" w:author="Giorgio Romeo" w:date="2020-12-01T23:46:00Z">
              <w:r w:rsidR="00C412BB">
                <w:rPr>
                  <w:rStyle w:val="Enfasidelicata"/>
                  <w:rFonts w:ascii="Bell MT" w:hAnsi="Bell MT"/>
                  <w:i w:val="0"/>
                  <w:iCs w:val="0"/>
                  <w:sz w:val="28"/>
                  <w:szCs w:val="28"/>
                </w:rPr>
                <w:t>further</w:t>
              </w:r>
            </w:ins>
            <w:ins w:id="542" w:author="Giorgio Romeo" w:date="2020-12-01T23:47:00Z">
              <w:r w:rsidR="00C412BB">
                <w:rPr>
                  <w:rStyle w:val="Enfasidelicata"/>
                  <w:rFonts w:ascii="Bell MT" w:hAnsi="Bell MT"/>
                  <w:i w:val="0"/>
                  <w:iCs w:val="0"/>
                  <w:sz w:val="28"/>
                  <w:szCs w:val="28"/>
                </w:rPr>
                <w:t xml:space="preserve"> suggested stores</w:t>
              </w:r>
            </w:ins>
            <w:ins w:id="543" w:author="Giorgio Romeo" w:date="2020-12-01T23:50:00Z">
              <w:r w:rsidR="00293EAF">
                <w:rPr>
                  <w:rStyle w:val="Enfasidelicata"/>
                  <w:rFonts w:ascii="Bell MT" w:hAnsi="Bell MT"/>
                  <w:i w:val="0"/>
                  <w:iCs w:val="0"/>
                  <w:sz w:val="28"/>
                  <w:szCs w:val="28"/>
                </w:rPr>
                <w:t>.</w:t>
              </w:r>
            </w:ins>
          </w:p>
          <w:p w14:paraId="77C03D92" w14:textId="6204719E" w:rsidR="0084516D" w:rsidDel="009D5178" w:rsidRDefault="0084516D" w:rsidP="0084516D">
            <w:pPr>
              <w:pStyle w:val="Paragrafoelenco"/>
              <w:numPr>
                <w:ilvl w:val="0"/>
                <w:numId w:val="45"/>
              </w:numPr>
              <w:rPr>
                <w:del w:id="544" w:author="Giorgio Romeo" w:date="2020-12-01T11:58:00Z"/>
                <w:rStyle w:val="Enfasidelicata"/>
                <w:rFonts w:ascii="Bell MT" w:hAnsi="Bell MT"/>
                <w:i w:val="0"/>
                <w:iCs w:val="0"/>
                <w:sz w:val="28"/>
                <w:szCs w:val="28"/>
              </w:rPr>
            </w:pPr>
            <w:del w:id="545" w:author="Giorgio Romeo" w:date="2020-12-01T09:07:00Z">
              <w:r w:rsidDel="006A4109">
                <w:rPr>
                  <w:rStyle w:val="Enfasidelicata"/>
                  <w:rFonts w:ascii="Bell MT" w:hAnsi="Bell MT"/>
                  <w:i w:val="0"/>
                  <w:iCs w:val="0"/>
                  <w:sz w:val="28"/>
                  <w:szCs w:val="28"/>
                </w:rPr>
                <w:delText xml:space="preserve"> </w:delText>
              </w:r>
            </w:del>
            <w:del w:id="546" w:author="Giorgio Romeo" w:date="2020-12-01T11:58:00Z">
              <w:r w:rsidDel="009D5178">
                <w:rPr>
                  <w:rStyle w:val="Enfasidelicata"/>
                  <w:rFonts w:ascii="Bell MT" w:hAnsi="Bell MT"/>
                  <w:i w:val="0"/>
                  <w:iCs w:val="0"/>
                  <w:sz w:val="28"/>
                  <w:szCs w:val="28"/>
                </w:rPr>
                <w:delText>lookup further available time slots for days other than the current one.</w:delText>
              </w:r>
            </w:del>
          </w:p>
          <w:p w14:paraId="1E644EC0" w14:textId="6F46A84B" w:rsidR="006A4109" w:rsidRDefault="00B920D4" w:rsidP="0084516D">
            <w:pPr>
              <w:pStyle w:val="Paragrafoelenco"/>
              <w:numPr>
                <w:ilvl w:val="0"/>
                <w:numId w:val="45"/>
              </w:numPr>
              <w:rPr>
                <w:ins w:id="547" w:author="Giorgio Romeo" w:date="2020-12-01T09:04:00Z"/>
                <w:rStyle w:val="Enfasidelicata"/>
                <w:rFonts w:ascii="Bell MT" w:hAnsi="Bell MT"/>
                <w:i w:val="0"/>
                <w:iCs w:val="0"/>
                <w:sz w:val="28"/>
                <w:szCs w:val="28"/>
              </w:rPr>
            </w:pPr>
            <w:ins w:id="548" w:author="Giorgio Romeo" w:date="2020-12-01T09:03:00Z">
              <w:r>
                <w:rPr>
                  <w:rStyle w:val="Enfasidelicata"/>
                  <w:rFonts w:ascii="Bell MT" w:hAnsi="Bell MT"/>
                  <w:i w:val="0"/>
                  <w:iCs w:val="0"/>
                  <w:sz w:val="28"/>
                  <w:szCs w:val="28"/>
                </w:rPr>
                <w:t>T</w:t>
              </w:r>
            </w:ins>
            <w:del w:id="549" w:author="Giorgio Romeo" w:date="2020-12-01T09:03:00Z">
              <w:r w:rsidR="0084516D" w:rsidDel="00B920D4">
                <w:rPr>
                  <w:rStyle w:val="Enfasidelicata"/>
                  <w:rFonts w:ascii="Bell MT" w:hAnsi="Bell MT"/>
                  <w:i w:val="0"/>
                  <w:iCs w:val="0"/>
                  <w:sz w:val="28"/>
                  <w:szCs w:val="28"/>
                </w:rPr>
                <w:delText>If t</w:delText>
              </w:r>
            </w:del>
            <w:r w:rsidR="0084516D">
              <w:rPr>
                <w:rStyle w:val="Enfasidelicata"/>
                <w:rFonts w:ascii="Bell MT" w:hAnsi="Bell MT"/>
                <w:i w:val="0"/>
                <w:iCs w:val="0"/>
                <w:sz w:val="28"/>
                <w:szCs w:val="28"/>
              </w:rPr>
              <w:t xml:space="preserve">he user </w:t>
            </w:r>
            <w:del w:id="550" w:author="Giorgio Romeo" w:date="2020-12-01T09:02:00Z">
              <w:r w:rsidR="0084516D" w:rsidDel="00B920D4">
                <w:rPr>
                  <w:rStyle w:val="Enfasidelicata"/>
                  <w:rFonts w:ascii="Bell MT" w:hAnsi="Bell MT"/>
                  <w:i w:val="0"/>
                  <w:iCs w:val="0"/>
                  <w:sz w:val="28"/>
                  <w:szCs w:val="28"/>
                </w:rPr>
                <w:delText>selects</w:delText>
              </w:r>
              <w:r w:rsidR="00527327" w:rsidDel="00B920D4">
                <w:rPr>
                  <w:rStyle w:val="Enfasidelicata"/>
                  <w:rFonts w:ascii="Bell MT" w:hAnsi="Bell MT"/>
                  <w:i w:val="0"/>
                  <w:iCs w:val="0"/>
                  <w:sz w:val="28"/>
                  <w:szCs w:val="28"/>
                </w:rPr>
                <w:delText xml:space="preserve"> </w:delText>
              </w:r>
            </w:del>
            <w:r w:rsidR="00527327">
              <w:rPr>
                <w:rStyle w:val="Enfasidelicata"/>
                <w:rFonts w:ascii="Bell MT" w:hAnsi="Bell MT"/>
                <w:i w:val="0"/>
                <w:iCs w:val="0"/>
                <w:sz w:val="28"/>
                <w:szCs w:val="28"/>
              </w:rPr>
              <w:t>clicks</w:t>
            </w:r>
            <w:r w:rsidR="0084516D">
              <w:rPr>
                <w:rStyle w:val="Enfasidelicata"/>
                <w:rFonts w:ascii="Bell MT" w:hAnsi="Bell MT"/>
                <w:sz w:val="28"/>
                <w:szCs w:val="28"/>
              </w:rPr>
              <w:t xml:space="preserve"> </w:t>
            </w:r>
            <w:r w:rsidR="0084516D">
              <w:rPr>
                <w:rStyle w:val="Enfasidelicata"/>
                <w:rFonts w:ascii="Bell MT" w:hAnsi="Bell MT"/>
                <w:i w:val="0"/>
                <w:iCs w:val="0"/>
                <w:sz w:val="28"/>
                <w:szCs w:val="28"/>
              </w:rPr>
              <w:t xml:space="preserve">on the </w:t>
            </w:r>
            <w:ins w:id="551" w:author="Giorgio Romeo" w:date="2020-12-01T09:03:00Z">
              <w:r>
                <w:rPr>
                  <w:rStyle w:val="Enfasidelicata"/>
                  <w:rFonts w:ascii="Bell MT" w:hAnsi="Bell MT"/>
                  <w:i w:val="0"/>
                  <w:iCs w:val="0"/>
                  <w:sz w:val="28"/>
                  <w:szCs w:val="28"/>
                </w:rPr>
                <w:t xml:space="preserve">received </w:t>
              </w:r>
            </w:ins>
            <w:r w:rsidR="0084516D">
              <w:rPr>
                <w:rStyle w:val="Enfasidelicata"/>
                <w:rFonts w:ascii="Bell MT" w:hAnsi="Bell MT"/>
                <w:i w:val="0"/>
                <w:iCs w:val="0"/>
                <w:sz w:val="28"/>
                <w:szCs w:val="28"/>
              </w:rPr>
              <w:t>notification</w:t>
            </w:r>
            <w:ins w:id="552" w:author="Giorgio Romeo" w:date="2020-12-01T09:04:00Z">
              <w:r w:rsidR="006A4109">
                <w:rPr>
                  <w:rStyle w:val="Enfasidelicata"/>
                  <w:rFonts w:ascii="Bell MT" w:hAnsi="Bell MT"/>
                  <w:i w:val="0"/>
                  <w:iCs w:val="0"/>
                  <w:sz w:val="28"/>
                  <w:szCs w:val="28"/>
                </w:rPr>
                <w:t>.</w:t>
              </w:r>
            </w:ins>
          </w:p>
          <w:p w14:paraId="2506FB08" w14:textId="39EADCF9" w:rsidR="0084516D" w:rsidRPr="005C2BF6" w:rsidRDefault="0084516D" w:rsidP="0084516D">
            <w:pPr>
              <w:pStyle w:val="Paragrafoelenco"/>
              <w:numPr>
                <w:ilvl w:val="0"/>
                <w:numId w:val="45"/>
              </w:numPr>
              <w:rPr>
                <w:rStyle w:val="Enfasidelicata"/>
                <w:rFonts w:ascii="Bell MT" w:hAnsi="Bell MT"/>
                <w:i w:val="0"/>
                <w:iCs w:val="0"/>
                <w:sz w:val="28"/>
                <w:szCs w:val="28"/>
              </w:rPr>
            </w:pPr>
            <w:del w:id="553" w:author="Giorgio Romeo" w:date="2020-12-01T09:04:00Z">
              <w:r w:rsidDel="006A4109">
                <w:rPr>
                  <w:rStyle w:val="Enfasidelicata"/>
                  <w:rFonts w:ascii="Bell MT" w:hAnsi="Bell MT"/>
                  <w:i w:val="0"/>
                  <w:iCs w:val="0"/>
                  <w:sz w:val="28"/>
                  <w:szCs w:val="28"/>
                </w:rPr>
                <w:delText>, t</w:delText>
              </w:r>
            </w:del>
            <w:ins w:id="554" w:author="Giorgio Romeo" w:date="2020-12-01T09:04:00Z">
              <w:r w:rsidR="006A4109">
                <w:rPr>
                  <w:rStyle w:val="Enfasidelicata"/>
                  <w:rFonts w:ascii="Bell MT" w:hAnsi="Bell MT"/>
                  <w:i w:val="0"/>
                  <w:iCs w:val="0"/>
                  <w:sz w:val="28"/>
                  <w:szCs w:val="28"/>
                </w:rPr>
                <w:t>T</w:t>
              </w:r>
            </w:ins>
            <w:r>
              <w:rPr>
                <w:rStyle w:val="Enfasidelicata"/>
                <w:rFonts w:ascii="Bell MT" w:hAnsi="Bell MT"/>
                <w:i w:val="0"/>
                <w:iCs w:val="0"/>
                <w:sz w:val="28"/>
                <w:szCs w:val="28"/>
              </w:rPr>
              <w:t xml:space="preserve">he system provides to the user a </w:t>
            </w:r>
            <w:del w:id="555" w:author="Giorgio Romeo" w:date="2020-12-01T23:48:00Z">
              <w:r w:rsidDel="00293EAF">
                <w:rPr>
                  <w:rStyle w:val="Enfasidelicata"/>
                  <w:rFonts w:ascii="Bell MT" w:hAnsi="Bell MT"/>
                  <w:i w:val="0"/>
                  <w:iCs w:val="0"/>
                  <w:sz w:val="28"/>
                  <w:szCs w:val="28"/>
                </w:rPr>
                <w:delText xml:space="preserve">second </w:delText>
              </w:r>
            </w:del>
            <w:r>
              <w:rPr>
                <w:rStyle w:val="Enfasidelicata"/>
                <w:rFonts w:ascii="Bell MT" w:hAnsi="Bell MT"/>
                <w:i w:val="0"/>
                <w:iCs w:val="0"/>
                <w:sz w:val="28"/>
                <w:szCs w:val="28"/>
              </w:rPr>
              <w:t xml:space="preserve">list </w:t>
            </w:r>
            <w:del w:id="556" w:author="Giorgio Romeo" w:date="2020-12-01T23:49:00Z">
              <w:r w:rsidDel="00293EAF">
                <w:rPr>
                  <w:rStyle w:val="Enfasidelicata"/>
                  <w:rFonts w:ascii="Bell MT" w:hAnsi="Bell MT"/>
                  <w:i w:val="0"/>
                  <w:iCs w:val="0"/>
                  <w:sz w:val="28"/>
                  <w:szCs w:val="28"/>
                </w:rPr>
                <w:delText xml:space="preserve">with </w:delText>
              </w:r>
            </w:del>
            <w:ins w:id="557" w:author="Giorgio Romeo" w:date="2020-12-01T23:49:00Z">
              <w:r w:rsidR="00293EAF">
                <w:rPr>
                  <w:rStyle w:val="Enfasidelicata"/>
                  <w:rFonts w:ascii="Bell MT" w:hAnsi="Bell MT"/>
                  <w:i w:val="0"/>
                  <w:iCs w:val="0"/>
                  <w:sz w:val="28"/>
                  <w:szCs w:val="28"/>
                </w:rPr>
                <w:t>of</w:t>
              </w:r>
              <w:r w:rsidR="00293EAF">
                <w:rPr>
                  <w:rStyle w:val="Enfasidelicata"/>
                  <w:rFonts w:ascii="Bell MT" w:hAnsi="Bell MT"/>
                  <w:i w:val="0"/>
                  <w:iCs w:val="0"/>
                  <w:sz w:val="28"/>
                  <w:szCs w:val="28"/>
                </w:rPr>
                <w:t xml:space="preserve"> </w:t>
              </w:r>
            </w:ins>
            <w:del w:id="558" w:author="Giorgio Romeo" w:date="2020-12-01T23:49:00Z">
              <w:r w:rsidDel="00293EAF">
                <w:rPr>
                  <w:rStyle w:val="Enfasidelicata"/>
                  <w:rFonts w:ascii="Bell MT" w:hAnsi="Bell MT"/>
                  <w:i w:val="0"/>
                  <w:iCs w:val="0"/>
                  <w:sz w:val="28"/>
                  <w:szCs w:val="28"/>
                </w:rPr>
                <w:delText xml:space="preserve">further </w:delText>
              </w:r>
            </w:del>
            <w:ins w:id="559" w:author="Giorgio Romeo" w:date="2020-12-01T23:48:00Z">
              <w:r w:rsidR="00293EAF" w:rsidRPr="009D5178">
                <w:rPr>
                  <w:rStyle w:val="Enfasidelicata"/>
                  <w:rFonts w:ascii="Bell MT" w:hAnsi="Bell MT"/>
                  <w:i w:val="0"/>
                  <w:iCs w:val="0"/>
                  <w:sz w:val="28"/>
                  <w:szCs w:val="28"/>
                </w:rPr>
                <w:t xml:space="preserve">available time slots </w:t>
              </w:r>
              <w:r w:rsidR="00293EAF">
                <w:rPr>
                  <w:rStyle w:val="Enfasidelicata"/>
                  <w:rFonts w:ascii="Bell MT" w:hAnsi="Bell MT"/>
                  <w:i w:val="0"/>
                  <w:iCs w:val="0"/>
                  <w:sz w:val="28"/>
                  <w:szCs w:val="28"/>
                </w:rPr>
                <w:t>of</w:t>
              </w:r>
              <w:r w:rsidR="00293EAF" w:rsidRPr="009D5178">
                <w:rPr>
                  <w:rStyle w:val="Enfasidelicata"/>
                  <w:rFonts w:ascii="Bell MT" w:hAnsi="Bell MT"/>
                  <w:i w:val="0"/>
                  <w:iCs w:val="0"/>
                  <w:sz w:val="28"/>
                  <w:szCs w:val="28"/>
                </w:rPr>
                <w:t xml:space="preserve"> </w:t>
              </w:r>
              <w:r w:rsidR="00293EAF">
                <w:rPr>
                  <w:rStyle w:val="Enfasidelicata"/>
                  <w:rFonts w:ascii="Bell MT" w:hAnsi="Bell MT"/>
                  <w:i w:val="0"/>
                  <w:iCs w:val="0"/>
                  <w:sz w:val="28"/>
                  <w:szCs w:val="28"/>
                </w:rPr>
                <w:t>further suggested stores</w:t>
              </w:r>
            </w:ins>
            <w:ins w:id="560" w:author="Giorgio Romeo" w:date="2020-12-01T23:50:00Z">
              <w:r w:rsidR="00293EAF">
                <w:rPr>
                  <w:rStyle w:val="Enfasidelicata"/>
                  <w:rFonts w:ascii="Bell MT" w:hAnsi="Bell MT"/>
                  <w:i w:val="0"/>
                  <w:iCs w:val="0"/>
                  <w:sz w:val="28"/>
                  <w:szCs w:val="28"/>
                </w:rPr>
                <w:t xml:space="preserve"> </w:t>
              </w:r>
              <w:r w:rsidR="00293EAF">
                <w:rPr>
                  <w:rStyle w:val="Enfasidelicata"/>
                  <w:rFonts w:ascii="Bell MT" w:hAnsi="Bell MT"/>
                  <w:i w:val="0"/>
                  <w:iCs w:val="0"/>
                  <w:sz w:val="28"/>
                  <w:szCs w:val="28"/>
                </w:rPr>
                <w:t>close to selected one</w:t>
              </w:r>
            </w:ins>
            <w:ins w:id="561" w:author="Giorgio Romeo" w:date="2020-12-01T23:48:00Z">
              <w:r w:rsidR="00293EAF">
                <w:rPr>
                  <w:rStyle w:val="Enfasidelicata"/>
                  <w:rFonts w:ascii="Bell MT" w:hAnsi="Bell MT"/>
                  <w:i w:val="0"/>
                  <w:iCs w:val="0"/>
                  <w:sz w:val="28"/>
                  <w:szCs w:val="28"/>
                </w:rPr>
                <w:t>.</w:t>
              </w:r>
            </w:ins>
            <w:del w:id="562" w:author="Giorgio Romeo" w:date="2020-12-01T23:48:00Z">
              <w:r w:rsidDel="00293EAF">
                <w:rPr>
                  <w:rStyle w:val="Enfasidelicata"/>
                  <w:rFonts w:ascii="Bell MT" w:hAnsi="Bell MT"/>
                  <w:i w:val="0"/>
                  <w:iCs w:val="0"/>
                  <w:sz w:val="28"/>
                  <w:szCs w:val="28"/>
                </w:rPr>
                <w:delText>available time</w:delText>
              </w:r>
            </w:del>
            <w:del w:id="563" w:author="Giorgio Romeo" w:date="2020-12-01T09:03:00Z">
              <w:r w:rsidDel="00B920D4">
                <w:rPr>
                  <w:rStyle w:val="Enfasidelicata"/>
                  <w:rFonts w:ascii="Bell MT" w:hAnsi="Bell MT"/>
                  <w:i w:val="0"/>
                  <w:iCs w:val="0"/>
                  <w:sz w:val="28"/>
                  <w:szCs w:val="28"/>
                </w:rPr>
                <w:delText>s</w:delText>
              </w:r>
            </w:del>
            <w:del w:id="564" w:author="Giorgio Romeo" w:date="2020-12-01T23:48:00Z">
              <w:r w:rsidDel="00293EAF">
                <w:rPr>
                  <w:rStyle w:val="Enfasidelicata"/>
                  <w:rFonts w:ascii="Bell MT" w:hAnsi="Bell MT"/>
                  <w:i w:val="0"/>
                  <w:iCs w:val="0"/>
                  <w:sz w:val="28"/>
                  <w:szCs w:val="28"/>
                </w:rPr>
                <w:delText xml:space="preserve">. </w:delText>
              </w:r>
            </w:del>
            <w:del w:id="565" w:author="Giorgio Romeo" w:date="2020-12-01T09:04:00Z">
              <w:r w:rsidDel="006A4109">
                <w:rPr>
                  <w:rStyle w:val="Enfasidelicata"/>
                  <w:rFonts w:ascii="Bell MT" w:hAnsi="Bell MT"/>
                  <w:i w:val="0"/>
                  <w:iCs w:val="0"/>
                  <w:sz w:val="28"/>
                  <w:szCs w:val="28"/>
                </w:rPr>
                <w:delText xml:space="preserve">Otherwise, the user can select </w:delText>
              </w:r>
              <w:r w:rsidR="00527327" w:rsidDel="006A4109">
                <w:rPr>
                  <w:rStyle w:val="Enfasidelicata"/>
                  <w:rFonts w:ascii="Bell MT" w:hAnsi="Bell MT"/>
                  <w:i w:val="0"/>
                  <w:iCs w:val="0"/>
                  <w:sz w:val="28"/>
                  <w:szCs w:val="28"/>
                </w:rPr>
                <w:delText>only an available</w:delText>
              </w:r>
              <w:r w:rsidDel="006A4109">
                <w:rPr>
                  <w:rStyle w:val="Enfasidelicata"/>
                  <w:rFonts w:ascii="Bell MT" w:hAnsi="Bell MT"/>
                  <w:i w:val="0"/>
                  <w:iCs w:val="0"/>
                  <w:sz w:val="28"/>
                  <w:szCs w:val="28"/>
                </w:rPr>
                <w:delText xml:space="preserve"> time from the initial list.</w:delText>
              </w:r>
            </w:del>
          </w:p>
        </w:tc>
      </w:tr>
      <w:tr w:rsidR="0084516D" w14:paraId="2567D569" w14:textId="77777777" w:rsidTr="0084516D">
        <w:trPr>
          <w:trHeight w:val="361"/>
        </w:trPr>
        <w:tc>
          <w:tcPr>
            <w:tcW w:w="1985" w:type="dxa"/>
          </w:tcPr>
          <w:p w14:paraId="035765C1"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4AE745A6" w14:textId="311771A8" w:rsidR="0084516D" w:rsidRPr="006B5465" w:rsidRDefault="0084516D" w:rsidP="0084516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list </w:t>
            </w:r>
            <w:ins w:id="566" w:author="Giorgio Romeo" w:date="2020-12-01T23:49:00Z">
              <w:r w:rsidR="00293EAF">
                <w:rPr>
                  <w:rStyle w:val="Enfasidelicata"/>
                  <w:rFonts w:ascii="Bell MT" w:hAnsi="Bell MT"/>
                  <w:i w:val="0"/>
                  <w:iCs w:val="0"/>
                  <w:sz w:val="28"/>
                  <w:szCs w:val="28"/>
                </w:rPr>
                <w:t>of</w:t>
              </w:r>
            </w:ins>
            <w:del w:id="567" w:author="Giorgio Romeo" w:date="2020-12-01T23:49:00Z">
              <w:r w:rsidDel="00293EAF">
                <w:rPr>
                  <w:rStyle w:val="Enfasidelicata"/>
                  <w:rFonts w:ascii="Bell MT" w:hAnsi="Bell MT"/>
                  <w:i w:val="0"/>
                  <w:iCs w:val="0"/>
                  <w:sz w:val="28"/>
                  <w:szCs w:val="28"/>
                </w:rPr>
                <w:delText>of</w:delText>
              </w:r>
            </w:del>
            <w:r>
              <w:rPr>
                <w:rStyle w:val="Enfasidelicata"/>
                <w:rFonts w:ascii="Bell MT" w:hAnsi="Bell MT"/>
                <w:i w:val="0"/>
                <w:iCs w:val="0"/>
                <w:sz w:val="28"/>
                <w:szCs w:val="28"/>
              </w:rPr>
              <w:t xml:space="preserve"> </w:t>
            </w:r>
            <w:del w:id="568" w:author="Giorgio Romeo" w:date="2020-12-01T23:49:00Z">
              <w:r w:rsidDel="00293EAF">
                <w:rPr>
                  <w:rStyle w:val="Enfasidelicata"/>
                  <w:rFonts w:ascii="Bell MT" w:hAnsi="Bell MT"/>
                  <w:i w:val="0"/>
                  <w:iCs w:val="0"/>
                  <w:sz w:val="28"/>
                  <w:szCs w:val="28"/>
                </w:rPr>
                <w:delText xml:space="preserve">further </w:delText>
              </w:r>
            </w:del>
            <w:ins w:id="569" w:author="Giorgio Romeo" w:date="2020-12-01T23:48:00Z">
              <w:r w:rsidR="00293EAF" w:rsidRPr="009D5178">
                <w:rPr>
                  <w:rStyle w:val="Enfasidelicata"/>
                  <w:rFonts w:ascii="Bell MT" w:hAnsi="Bell MT"/>
                  <w:i w:val="0"/>
                  <w:iCs w:val="0"/>
                  <w:sz w:val="28"/>
                  <w:szCs w:val="28"/>
                </w:rPr>
                <w:t>available time slots</w:t>
              </w:r>
              <w:r w:rsidR="00293EAF">
                <w:rPr>
                  <w:rStyle w:val="Enfasidelicata"/>
                  <w:rFonts w:ascii="Bell MT" w:hAnsi="Bell MT"/>
                  <w:i w:val="0"/>
                  <w:iCs w:val="0"/>
                  <w:sz w:val="28"/>
                  <w:szCs w:val="28"/>
                </w:rPr>
                <w:t>.</w:t>
              </w:r>
            </w:ins>
            <w:del w:id="570" w:author="Giorgio Romeo" w:date="2020-12-01T23:48:00Z">
              <w:r w:rsidDel="00293EAF">
                <w:rPr>
                  <w:rStyle w:val="Enfasidelicata"/>
                  <w:rFonts w:ascii="Bell MT" w:hAnsi="Bell MT"/>
                  <w:i w:val="0"/>
                  <w:iCs w:val="0"/>
                  <w:sz w:val="28"/>
                  <w:szCs w:val="28"/>
                </w:rPr>
                <w:delText>available time</w:delText>
              </w:r>
            </w:del>
            <w:del w:id="571" w:author="Giorgio Romeo" w:date="2020-12-01T09:04:00Z">
              <w:r w:rsidDel="006A4109">
                <w:rPr>
                  <w:rStyle w:val="Enfasidelicata"/>
                  <w:rFonts w:ascii="Bell MT" w:hAnsi="Bell MT"/>
                  <w:i w:val="0"/>
                  <w:iCs w:val="0"/>
                  <w:sz w:val="28"/>
                  <w:szCs w:val="28"/>
                </w:rPr>
                <w:delText>s</w:delText>
              </w:r>
            </w:del>
            <w:del w:id="572" w:author="Giorgio Romeo" w:date="2020-12-01T23:48:00Z">
              <w:r w:rsidDel="00293EAF">
                <w:rPr>
                  <w:rStyle w:val="Enfasidelicata"/>
                  <w:rFonts w:ascii="Bell MT" w:hAnsi="Bell MT"/>
                  <w:i w:val="0"/>
                  <w:iCs w:val="0"/>
                  <w:sz w:val="28"/>
                  <w:szCs w:val="28"/>
                </w:rPr>
                <w:delText>.</w:delText>
              </w:r>
            </w:del>
          </w:p>
        </w:tc>
      </w:tr>
      <w:tr w:rsidR="0084516D" w14:paraId="173F071B" w14:textId="77777777" w:rsidTr="0084516D">
        <w:trPr>
          <w:trHeight w:val="361"/>
        </w:trPr>
        <w:tc>
          <w:tcPr>
            <w:tcW w:w="1985" w:type="dxa"/>
          </w:tcPr>
          <w:p w14:paraId="1B72EA66"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3BDA7106" w14:textId="2DDC9DDC" w:rsidR="00664977" w:rsidRDefault="00664977" w:rsidP="006A4109">
            <w:pPr>
              <w:pStyle w:val="Paragrafoelenco"/>
              <w:numPr>
                <w:ilvl w:val="0"/>
                <w:numId w:val="51"/>
              </w:numPr>
              <w:ind w:left="357" w:hanging="357"/>
              <w:rPr>
                <w:ins w:id="573" w:author="Giorgio Romeo" w:date="2020-12-01T12:04:00Z"/>
                <w:rStyle w:val="Enfasidelicata"/>
                <w:rFonts w:ascii="Bell MT" w:hAnsi="Bell MT"/>
                <w:i w:val="0"/>
                <w:iCs w:val="0"/>
                <w:sz w:val="28"/>
                <w:szCs w:val="28"/>
              </w:rPr>
            </w:pPr>
            <w:ins w:id="574" w:author="Giorgio Romeo" w:date="2020-12-01T12:03:00Z">
              <w:r>
                <w:rPr>
                  <w:rStyle w:val="Enfasidelicata"/>
                  <w:rFonts w:ascii="Bell MT" w:hAnsi="Bell MT"/>
                  <w:i w:val="0"/>
                  <w:iCs w:val="0"/>
                  <w:sz w:val="28"/>
                  <w:szCs w:val="28"/>
                </w:rPr>
                <w:t xml:space="preserve">The user selects a provided </w:t>
              </w:r>
            </w:ins>
            <w:ins w:id="575" w:author="Giorgio Romeo" w:date="2020-12-01T12:04:00Z">
              <w:r>
                <w:rPr>
                  <w:rStyle w:val="Enfasidelicata"/>
                  <w:rFonts w:ascii="Bell MT" w:hAnsi="Bell MT"/>
                  <w:i w:val="0"/>
                  <w:iCs w:val="0"/>
                  <w:sz w:val="28"/>
                  <w:szCs w:val="28"/>
                </w:rPr>
                <w:t>time slot without being inactive 30 seconds.</w:t>
              </w:r>
            </w:ins>
          </w:p>
          <w:p w14:paraId="03A0C3D6" w14:textId="606E3772" w:rsidR="00664977" w:rsidRDefault="00664977">
            <w:pPr>
              <w:pStyle w:val="Paragrafoelenco"/>
              <w:ind w:left="357"/>
              <w:rPr>
                <w:ins w:id="576" w:author="Giorgio Romeo" w:date="2020-12-01T12:03:00Z"/>
                <w:rStyle w:val="Enfasidelicata"/>
                <w:rFonts w:ascii="Bell MT" w:hAnsi="Bell MT"/>
                <w:i w:val="0"/>
                <w:iCs w:val="0"/>
                <w:sz w:val="28"/>
                <w:szCs w:val="28"/>
              </w:rPr>
              <w:pPrChange w:id="577" w:author="Unknown" w:date="2020-12-01T12:04:00Z">
                <w:pPr>
                  <w:pStyle w:val="Paragrafoelenco"/>
                  <w:framePr w:hSpace="141" w:wrap="around" w:vAnchor="text" w:hAnchor="margin" w:xAlign="right" w:y="359"/>
                  <w:numPr>
                    <w:numId w:val="51"/>
                  </w:numPr>
                  <w:ind w:left="357" w:hanging="357"/>
                </w:pPr>
              </w:pPrChange>
            </w:pPr>
            <w:ins w:id="578" w:author="Giorgio Romeo" w:date="2020-12-01T12:08:00Z">
              <w:r>
                <w:rPr>
                  <w:rStyle w:val="Enfasidelicata"/>
                  <w:rFonts w:ascii="Bell MT" w:hAnsi="Bell MT"/>
                  <w:i w:val="0"/>
                  <w:iCs w:val="0"/>
                  <w:sz w:val="28"/>
                  <w:szCs w:val="28"/>
                </w:rPr>
                <w:t xml:space="preserve">The </w:t>
              </w:r>
              <w:r w:rsidRPr="00664977">
                <w:rPr>
                  <w:rStyle w:val="Enfasidelicata"/>
                  <w:rFonts w:ascii="Bell MT" w:hAnsi="Bell MT"/>
                  <w:sz w:val="28"/>
                  <w:szCs w:val="28"/>
                  <w:rPrChange w:id="579" w:author="Giorgio Romeo" w:date="2020-12-01T12:08:00Z">
                    <w:rPr>
                      <w:rStyle w:val="Enfasidelicata"/>
                      <w:rFonts w:ascii="Bell MT" w:hAnsi="Bell MT"/>
                      <w:i w:val="0"/>
                      <w:iCs w:val="0"/>
                      <w:sz w:val="28"/>
                      <w:szCs w:val="28"/>
                    </w:rPr>
                  </w:rPrChange>
                </w:rPr>
                <w:t>Events flow</w:t>
              </w:r>
              <w:r>
                <w:rPr>
                  <w:rStyle w:val="Enfasidelicata"/>
                  <w:rFonts w:ascii="Bell MT" w:hAnsi="Bell MT"/>
                  <w:i w:val="0"/>
                  <w:iCs w:val="0"/>
                  <w:sz w:val="28"/>
                  <w:szCs w:val="28"/>
                </w:rPr>
                <w:t xml:space="preserve"> proceeds from event </w:t>
              </w:r>
            </w:ins>
            <w:ins w:id="580" w:author="Giorgio Romeo" w:date="2020-12-01T12:09:00Z">
              <w:r>
                <w:rPr>
                  <w:rStyle w:val="Enfasidelicata"/>
                  <w:rFonts w:ascii="Bell MT" w:hAnsi="Bell MT"/>
                  <w:i w:val="0"/>
                  <w:iCs w:val="0"/>
                  <w:sz w:val="28"/>
                  <w:szCs w:val="28"/>
                </w:rPr>
                <w:t>5</w:t>
              </w:r>
            </w:ins>
            <w:ins w:id="581" w:author="Giorgio Romeo" w:date="2020-12-01T12:08:00Z">
              <w:r>
                <w:rPr>
                  <w:rStyle w:val="Enfasidelicata"/>
                  <w:rFonts w:ascii="Bell MT" w:hAnsi="Bell MT"/>
                  <w:i w:val="0"/>
                  <w:iCs w:val="0"/>
                  <w:sz w:val="28"/>
                  <w:szCs w:val="28"/>
                </w:rPr>
                <w:t xml:space="preserve"> of </w:t>
              </w:r>
              <w:r w:rsidRPr="00664977">
                <w:rPr>
                  <w:rStyle w:val="Enfasidelicata"/>
                  <w:rFonts w:ascii="Bell MT" w:hAnsi="Bell MT"/>
                  <w:sz w:val="28"/>
                  <w:szCs w:val="28"/>
                  <w:rPrChange w:id="582" w:author="Giorgio Romeo" w:date="2020-12-01T12:11:00Z">
                    <w:rPr>
                      <w:rStyle w:val="Enfasidelicata"/>
                      <w:rFonts w:ascii="Bell MT" w:hAnsi="Bell MT"/>
                      <w:i w:val="0"/>
                      <w:iCs w:val="0"/>
                      <w:sz w:val="28"/>
                      <w:szCs w:val="28"/>
                    </w:rPr>
                  </w:rPrChange>
                </w:rPr>
                <w:t>“Book visit”</w:t>
              </w:r>
              <w:r>
                <w:rPr>
                  <w:rStyle w:val="Enfasidelicata"/>
                  <w:rFonts w:ascii="Bell MT" w:hAnsi="Bell MT"/>
                  <w:i w:val="0"/>
                  <w:iCs w:val="0"/>
                  <w:sz w:val="28"/>
                  <w:szCs w:val="28"/>
                </w:rPr>
                <w:t xml:space="preserve"> use case</w:t>
              </w:r>
            </w:ins>
            <w:ins w:id="583" w:author="Giorgio Romeo" w:date="2020-12-01T12:09:00Z">
              <w:r>
                <w:rPr>
                  <w:rStyle w:val="Enfasidelicata"/>
                  <w:rFonts w:ascii="Bell MT" w:hAnsi="Bell MT"/>
                  <w:i w:val="0"/>
                  <w:iCs w:val="0"/>
                  <w:sz w:val="28"/>
                  <w:szCs w:val="28"/>
                </w:rPr>
                <w:t>.</w:t>
              </w:r>
            </w:ins>
          </w:p>
          <w:p w14:paraId="691F02B8" w14:textId="27F9F937" w:rsidR="0084516D" w:rsidRDefault="006A4109" w:rsidP="006A4109">
            <w:pPr>
              <w:pStyle w:val="Paragrafoelenco"/>
              <w:numPr>
                <w:ilvl w:val="0"/>
                <w:numId w:val="51"/>
              </w:numPr>
              <w:ind w:left="357" w:hanging="357"/>
              <w:rPr>
                <w:ins w:id="584" w:author="Giorgio Romeo" w:date="2020-12-01T09:05:00Z"/>
                <w:rStyle w:val="Enfasidelicata"/>
                <w:rFonts w:ascii="Bell MT" w:hAnsi="Bell MT"/>
                <w:i w:val="0"/>
                <w:iCs w:val="0"/>
                <w:sz w:val="28"/>
                <w:szCs w:val="28"/>
              </w:rPr>
            </w:pPr>
            <w:ins w:id="585" w:author="Giorgio Romeo" w:date="2020-12-01T09:05:00Z">
              <w:r>
                <w:rPr>
                  <w:rStyle w:val="Enfasidelicata"/>
                  <w:rFonts w:ascii="Bell MT" w:hAnsi="Bell MT"/>
                  <w:i w:val="0"/>
                  <w:iCs w:val="0"/>
                  <w:sz w:val="28"/>
                  <w:szCs w:val="28"/>
                </w:rPr>
                <w:t>The user does not click on the notification.</w:t>
              </w:r>
            </w:ins>
          </w:p>
          <w:p w14:paraId="229708F3" w14:textId="0D4341DA" w:rsidR="006A4109" w:rsidRPr="006A4109" w:rsidRDefault="006A4109">
            <w:pPr>
              <w:pStyle w:val="Paragrafoelenco"/>
              <w:ind w:left="357"/>
              <w:rPr>
                <w:rStyle w:val="Enfasidelicata"/>
                <w:rFonts w:ascii="Bell MT" w:hAnsi="Bell MT"/>
                <w:i w:val="0"/>
                <w:iCs w:val="0"/>
                <w:sz w:val="28"/>
                <w:szCs w:val="28"/>
              </w:rPr>
              <w:pPrChange w:id="586" w:author="Unknown" w:date="2020-12-01T09:05:00Z">
                <w:pPr>
                  <w:framePr w:hSpace="141" w:wrap="around" w:vAnchor="text" w:hAnchor="margin" w:xAlign="right" w:y="359"/>
                </w:pPr>
              </w:pPrChange>
            </w:pPr>
            <w:ins w:id="587" w:author="Giorgio Romeo" w:date="2020-12-01T09:05:00Z">
              <w:r>
                <w:rPr>
                  <w:rStyle w:val="Enfasidelicata"/>
                  <w:rFonts w:ascii="Bell MT" w:hAnsi="Bell MT"/>
                  <w:i w:val="0"/>
                  <w:iCs w:val="0"/>
                  <w:sz w:val="28"/>
                  <w:szCs w:val="28"/>
                </w:rPr>
                <w:t xml:space="preserve">The user </w:t>
              </w:r>
            </w:ins>
            <w:ins w:id="588" w:author="Giorgio Romeo" w:date="2020-12-01T09:06:00Z">
              <w:r>
                <w:rPr>
                  <w:rStyle w:val="Enfasidelicata"/>
                  <w:rFonts w:ascii="Bell MT" w:hAnsi="Bell MT"/>
                  <w:i w:val="0"/>
                  <w:iCs w:val="0"/>
                  <w:sz w:val="28"/>
                  <w:szCs w:val="28"/>
                </w:rPr>
                <w:t>can select only the initial provided time slots</w:t>
              </w:r>
            </w:ins>
            <w:ins w:id="589" w:author="Giorgio Romeo" w:date="2020-12-01T12:10:00Z">
              <w:r w:rsidR="00664977">
                <w:rPr>
                  <w:rStyle w:val="Enfasidelicata"/>
                  <w:rFonts w:ascii="Bell MT" w:hAnsi="Bell MT"/>
                  <w:i w:val="0"/>
                  <w:iCs w:val="0"/>
                  <w:sz w:val="28"/>
                  <w:szCs w:val="28"/>
                </w:rPr>
                <w:t xml:space="preserve"> (the </w:t>
              </w:r>
              <w:r w:rsidR="00664977" w:rsidRPr="00664977">
                <w:rPr>
                  <w:rStyle w:val="Enfasidelicata"/>
                  <w:rFonts w:ascii="Bell MT" w:hAnsi="Bell MT"/>
                  <w:sz w:val="28"/>
                  <w:szCs w:val="28"/>
                  <w:rPrChange w:id="590" w:author="Giorgio Romeo" w:date="2020-12-01T12:11:00Z">
                    <w:rPr>
                      <w:rStyle w:val="Enfasidelicata"/>
                      <w:rFonts w:ascii="Bell MT" w:hAnsi="Bell MT"/>
                      <w:i w:val="0"/>
                      <w:iCs w:val="0"/>
                      <w:sz w:val="28"/>
                      <w:szCs w:val="28"/>
                    </w:rPr>
                  </w:rPrChange>
                </w:rPr>
                <w:t>Events flow</w:t>
              </w:r>
              <w:r w:rsidR="00664977">
                <w:rPr>
                  <w:rStyle w:val="Enfasidelicata"/>
                  <w:rFonts w:ascii="Bell MT" w:hAnsi="Bell MT"/>
                  <w:i w:val="0"/>
                  <w:iCs w:val="0"/>
                  <w:sz w:val="28"/>
                  <w:szCs w:val="28"/>
                </w:rPr>
                <w:t xml:space="preserve"> proceeds from event 4 of </w:t>
              </w:r>
              <w:r w:rsidR="00664977" w:rsidRPr="00664977">
                <w:rPr>
                  <w:rStyle w:val="Enfasidelicata"/>
                  <w:rFonts w:ascii="Bell MT" w:hAnsi="Bell MT"/>
                  <w:sz w:val="28"/>
                  <w:szCs w:val="28"/>
                  <w:rPrChange w:id="591" w:author="Giorgio Romeo" w:date="2020-12-01T12:11:00Z">
                    <w:rPr>
                      <w:rStyle w:val="Enfasidelicata"/>
                      <w:rFonts w:ascii="Bell MT" w:hAnsi="Bell MT"/>
                      <w:i w:val="0"/>
                      <w:iCs w:val="0"/>
                      <w:sz w:val="28"/>
                      <w:szCs w:val="28"/>
                    </w:rPr>
                  </w:rPrChange>
                </w:rPr>
                <w:t>“Book visit”</w:t>
              </w:r>
              <w:r w:rsidR="00664977">
                <w:rPr>
                  <w:rStyle w:val="Enfasidelicata"/>
                  <w:rFonts w:ascii="Bell MT" w:hAnsi="Bell MT"/>
                  <w:i w:val="0"/>
                  <w:iCs w:val="0"/>
                  <w:sz w:val="28"/>
                  <w:szCs w:val="28"/>
                </w:rPr>
                <w:t xml:space="preserve"> use case).</w:t>
              </w:r>
            </w:ins>
          </w:p>
        </w:tc>
      </w:tr>
    </w:tbl>
    <w:p w14:paraId="75693193" w14:textId="43F96C5A" w:rsidR="0084516D" w:rsidRDefault="0084516D" w:rsidP="0084516D">
      <w:pPr>
        <w:spacing w:line="240" w:lineRule="auto"/>
        <w:rPr>
          <w:rStyle w:val="Enfasidelicata"/>
          <w:rFonts w:ascii="Bell MT" w:hAnsi="Bell MT"/>
          <w:sz w:val="28"/>
          <w:szCs w:val="28"/>
        </w:rPr>
      </w:pPr>
    </w:p>
    <w:p w14:paraId="52BE9083" w14:textId="73BAC6EE" w:rsidR="0084516D" w:rsidRDefault="0084516D" w:rsidP="0084516D">
      <w:pPr>
        <w:spacing w:line="240" w:lineRule="auto"/>
        <w:rPr>
          <w:rStyle w:val="Enfasidelicata"/>
          <w:rFonts w:ascii="Bell MT" w:hAnsi="Bell MT"/>
          <w:sz w:val="28"/>
          <w:szCs w:val="28"/>
        </w:rPr>
      </w:pPr>
    </w:p>
    <w:p w14:paraId="5F6E9464" w14:textId="303FAAF4" w:rsidR="0084516D" w:rsidRDefault="0084516D" w:rsidP="0084516D">
      <w:pPr>
        <w:spacing w:line="240" w:lineRule="auto"/>
        <w:rPr>
          <w:rStyle w:val="Enfasidelicata"/>
          <w:rFonts w:ascii="Bell MT" w:hAnsi="Bell MT"/>
          <w:sz w:val="28"/>
          <w:szCs w:val="28"/>
        </w:rPr>
      </w:pPr>
    </w:p>
    <w:p w14:paraId="158E1854" w14:textId="0747FF26" w:rsidR="0084516D" w:rsidRDefault="0084516D" w:rsidP="0084516D">
      <w:pPr>
        <w:spacing w:line="240" w:lineRule="auto"/>
        <w:rPr>
          <w:rStyle w:val="Enfasidelicata"/>
          <w:rFonts w:ascii="Bell MT" w:hAnsi="Bell MT"/>
          <w:sz w:val="28"/>
          <w:szCs w:val="28"/>
        </w:rPr>
      </w:pPr>
    </w:p>
    <w:p w14:paraId="701403DB" w14:textId="4AE4EB75" w:rsidR="0084516D" w:rsidRDefault="0084516D" w:rsidP="0084516D">
      <w:pPr>
        <w:spacing w:line="240" w:lineRule="auto"/>
        <w:rPr>
          <w:rStyle w:val="Enfasidelicata"/>
          <w:rFonts w:ascii="Bell MT" w:hAnsi="Bell MT"/>
          <w:sz w:val="28"/>
          <w:szCs w:val="28"/>
        </w:rPr>
      </w:pPr>
    </w:p>
    <w:p w14:paraId="4B29CDEE" w14:textId="1DCE08EB" w:rsidR="0084516D" w:rsidRDefault="0084516D" w:rsidP="0084516D">
      <w:pPr>
        <w:spacing w:line="240" w:lineRule="auto"/>
        <w:rPr>
          <w:rStyle w:val="Enfasidelicata"/>
          <w:rFonts w:ascii="Bell MT" w:hAnsi="Bell MT"/>
          <w:sz w:val="28"/>
          <w:szCs w:val="28"/>
        </w:rPr>
      </w:pPr>
    </w:p>
    <w:p w14:paraId="0438D09A" w14:textId="12A76463" w:rsidR="0084516D" w:rsidRDefault="0084516D" w:rsidP="0084516D">
      <w:pPr>
        <w:spacing w:line="240" w:lineRule="auto"/>
        <w:rPr>
          <w:rStyle w:val="Enfasidelicata"/>
          <w:rFonts w:ascii="Bell MT" w:hAnsi="Bell MT"/>
          <w:sz w:val="28"/>
          <w:szCs w:val="28"/>
        </w:rPr>
      </w:pPr>
    </w:p>
    <w:p w14:paraId="3AC2E589" w14:textId="61EC7BC1" w:rsidR="0084516D" w:rsidRDefault="0084516D" w:rsidP="0084516D">
      <w:pPr>
        <w:spacing w:line="240" w:lineRule="auto"/>
        <w:rPr>
          <w:rStyle w:val="Enfasidelicata"/>
          <w:rFonts w:ascii="Bell MT" w:hAnsi="Bell MT"/>
          <w:sz w:val="28"/>
          <w:szCs w:val="28"/>
        </w:rPr>
      </w:pPr>
    </w:p>
    <w:p w14:paraId="485483CA" w14:textId="6D50ACB4" w:rsidR="0084516D" w:rsidRDefault="0084516D" w:rsidP="0084516D">
      <w:pPr>
        <w:spacing w:line="240" w:lineRule="auto"/>
        <w:rPr>
          <w:rStyle w:val="Enfasidelicata"/>
          <w:rFonts w:ascii="Bell MT" w:hAnsi="Bell MT"/>
          <w:sz w:val="28"/>
          <w:szCs w:val="28"/>
        </w:rPr>
      </w:pPr>
    </w:p>
    <w:p w14:paraId="4AFE6ACE" w14:textId="1D542C97" w:rsidR="0084516D" w:rsidRDefault="0084516D" w:rsidP="0084516D">
      <w:pPr>
        <w:spacing w:line="240" w:lineRule="auto"/>
        <w:rPr>
          <w:rStyle w:val="Enfasidelicata"/>
          <w:rFonts w:ascii="Bell MT" w:hAnsi="Bell MT"/>
          <w:sz w:val="28"/>
          <w:szCs w:val="28"/>
        </w:rPr>
      </w:pPr>
    </w:p>
    <w:p w14:paraId="413F68D5" w14:textId="38A59443" w:rsidR="0084516D" w:rsidRDefault="0084516D" w:rsidP="0084516D">
      <w:pPr>
        <w:spacing w:line="240" w:lineRule="auto"/>
        <w:rPr>
          <w:rStyle w:val="Enfasidelicata"/>
          <w:rFonts w:ascii="Bell MT" w:hAnsi="Bell MT"/>
          <w:sz w:val="28"/>
          <w:szCs w:val="28"/>
        </w:rPr>
      </w:pPr>
    </w:p>
    <w:p w14:paraId="4335A2DC" w14:textId="77777777" w:rsidR="0084516D" w:rsidRPr="0084516D" w:rsidRDefault="0084516D" w:rsidP="00B920D4">
      <w:pPr>
        <w:spacing w:line="240" w:lineRule="auto"/>
        <w:rPr>
          <w:rStyle w:val="Enfasidelicata"/>
          <w:rFonts w:ascii="Bell MT" w:hAnsi="Bell MT"/>
          <w:sz w:val="28"/>
          <w:szCs w:val="28"/>
        </w:rPr>
      </w:pPr>
    </w:p>
    <w:p w14:paraId="2EFA11F3" w14:textId="1D8B1328" w:rsidR="00FD69AF" w:rsidRDefault="00FD69AF" w:rsidP="00FD69AF">
      <w:pPr>
        <w:spacing w:line="240" w:lineRule="auto"/>
        <w:rPr>
          <w:ins w:id="592" w:author="Giorgio Romeo" w:date="2020-12-01T11:21:00Z"/>
          <w:rStyle w:val="Enfasidelicata"/>
          <w:rFonts w:ascii="Bell MT" w:hAnsi="Bell MT"/>
          <w:sz w:val="28"/>
          <w:szCs w:val="28"/>
        </w:rPr>
      </w:pPr>
    </w:p>
    <w:p w14:paraId="7B6AA212" w14:textId="44D883C0" w:rsidR="00FD69AF" w:rsidRDefault="00FD69AF" w:rsidP="00FD69AF">
      <w:pPr>
        <w:spacing w:line="240" w:lineRule="auto"/>
        <w:rPr>
          <w:ins w:id="593" w:author="Giorgio Romeo" w:date="2020-12-01T11:21:00Z"/>
          <w:rStyle w:val="Enfasidelicata"/>
          <w:rFonts w:ascii="Bell MT" w:hAnsi="Bell MT"/>
          <w:sz w:val="28"/>
          <w:szCs w:val="28"/>
        </w:rPr>
      </w:pPr>
    </w:p>
    <w:p w14:paraId="4143364A" w14:textId="4A86910B" w:rsidR="00FD69AF" w:rsidRDefault="00FD69AF" w:rsidP="00FD69AF">
      <w:pPr>
        <w:spacing w:line="240" w:lineRule="auto"/>
        <w:rPr>
          <w:ins w:id="594" w:author="Giorgio Romeo" w:date="2020-12-01T11:21:00Z"/>
          <w:rStyle w:val="Enfasidelicata"/>
          <w:rFonts w:ascii="Bell MT" w:hAnsi="Bell MT"/>
          <w:sz w:val="28"/>
          <w:szCs w:val="28"/>
        </w:rPr>
      </w:pPr>
    </w:p>
    <w:p w14:paraId="27773CDF" w14:textId="246703BE" w:rsidR="00FD69AF" w:rsidRDefault="00FD69AF" w:rsidP="00FD69AF">
      <w:pPr>
        <w:spacing w:line="240" w:lineRule="auto"/>
        <w:rPr>
          <w:ins w:id="595" w:author="Giorgio Romeo" w:date="2020-12-01T11:21:00Z"/>
          <w:rStyle w:val="Enfasidelicata"/>
          <w:rFonts w:ascii="Bell MT" w:hAnsi="Bell MT"/>
          <w:sz w:val="28"/>
          <w:szCs w:val="28"/>
        </w:rPr>
      </w:pPr>
    </w:p>
    <w:p w14:paraId="1F074380" w14:textId="74B5572B" w:rsidR="00FD69AF" w:rsidRDefault="00FD69AF" w:rsidP="00FD69AF">
      <w:pPr>
        <w:spacing w:line="240" w:lineRule="auto"/>
        <w:rPr>
          <w:ins w:id="596" w:author="Giorgio Romeo" w:date="2020-12-01T11:21:00Z"/>
          <w:rStyle w:val="Enfasidelicata"/>
          <w:rFonts w:ascii="Bell MT" w:hAnsi="Bell MT"/>
          <w:sz w:val="28"/>
          <w:szCs w:val="28"/>
        </w:rPr>
      </w:pPr>
    </w:p>
    <w:p w14:paraId="7351D658" w14:textId="2ABF83D1" w:rsidR="0084516D" w:rsidRDefault="0084516D">
      <w:pPr>
        <w:pStyle w:val="Paragrafoelenco"/>
        <w:numPr>
          <w:ilvl w:val="0"/>
          <w:numId w:val="39"/>
        </w:numPr>
        <w:spacing w:line="240" w:lineRule="auto"/>
        <w:rPr>
          <w:ins w:id="597" w:author="Giorgio Romeo" w:date="2020-12-01T16:03:00Z"/>
          <w:rStyle w:val="Enfasidelicata"/>
          <w:rFonts w:ascii="Bell MT" w:hAnsi="Bell MT"/>
          <w:sz w:val="28"/>
          <w:szCs w:val="28"/>
        </w:rPr>
      </w:pPr>
      <w:r>
        <w:rPr>
          <w:rStyle w:val="Enfasidelicata"/>
          <w:rFonts w:ascii="Bell MT" w:hAnsi="Bell MT"/>
          <w:sz w:val="28"/>
          <w:szCs w:val="28"/>
        </w:rPr>
        <w:lastRenderedPageBreak/>
        <w:t>Su</w:t>
      </w:r>
      <w:r w:rsidR="00527327">
        <w:rPr>
          <w:rStyle w:val="Enfasidelicata"/>
          <w:rFonts w:ascii="Bell MT" w:hAnsi="Bell MT"/>
          <w:sz w:val="28"/>
          <w:szCs w:val="28"/>
        </w:rPr>
        <w:t>gg</w:t>
      </w:r>
      <w:r>
        <w:rPr>
          <w:rStyle w:val="Enfasidelicata"/>
          <w:rFonts w:ascii="Bell MT" w:hAnsi="Bell MT"/>
          <w:sz w:val="28"/>
          <w:szCs w:val="28"/>
        </w:rPr>
        <w:t xml:space="preserve">estion of Alternative </w:t>
      </w:r>
      <w:r w:rsidR="00527327">
        <w:rPr>
          <w:rStyle w:val="Enfasidelicata"/>
          <w:rFonts w:ascii="Bell MT" w:hAnsi="Bell MT"/>
          <w:sz w:val="28"/>
          <w:szCs w:val="28"/>
        </w:rPr>
        <w:t>Stores</w:t>
      </w:r>
      <w:ins w:id="598" w:author="Giorgio Romeo" w:date="2020-12-01T13:07:00Z">
        <w:r w:rsidR="001C2511">
          <w:rPr>
            <w:rStyle w:val="Enfasidelicata"/>
            <w:rFonts w:ascii="Bell MT" w:hAnsi="Bell MT"/>
            <w:sz w:val="28"/>
            <w:szCs w:val="28"/>
          </w:rPr>
          <w:t xml:space="preserve"> (Book visit)</w:t>
        </w:r>
      </w:ins>
    </w:p>
    <w:tbl>
      <w:tblPr>
        <w:tblStyle w:val="Grigliatabella"/>
        <w:tblpPr w:leftFromText="141" w:rightFromText="141" w:vertAnchor="text" w:horzAnchor="margin" w:tblpXSpec="right" w:tblpY="278"/>
        <w:tblW w:w="0" w:type="auto"/>
        <w:jc w:val="right"/>
        <w:tblLook w:val="04A0" w:firstRow="1" w:lastRow="0" w:firstColumn="1" w:lastColumn="0" w:noHBand="0" w:noVBand="1"/>
        <w:tblPrChange w:id="599" w:author="Giorgio Romeo" w:date="2020-12-01T16:03:00Z">
          <w:tblPr>
            <w:tblStyle w:val="Grigliatabella"/>
            <w:tblpPr w:leftFromText="141" w:rightFromText="141" w:vertAnchor="text" w:horzAnchor="margin" w:tblpXSpec="center" w:tblpY="278"/>
            <w:tblW w:w="0" w:type="auto"/>
            <w:tblLook w:val="04A0" w:firstRow="1" w:lastRow="0" w:firstColumn="1" w:lastColumn="0" w:noHBand="0" w:noVBand="1"/>
          </w:tblPr>
        </w:tblPrChange>
      </w:tblPr>
      <w:tblGrid>
        <w:gridCol w:w="1985"/>
        <w:gridCol w:w="6849"/>
        <w:tblGridChange w:id="600">
          <w:tblGrid>
            <w:gridCol w:w="1985"/>
            <w:gridCol w:w="6849"/>
          </w:tblGrid>
        </w:tblGridChange>
      </w:tblGrid>
      <w:tr w:rsidR="00981513" w14:paraId="27C1D4F0" w14:textId="77777777" w:rsidTr="00981513">
        <w:trPr>
          <w:trHeight w:val="215"/>
          <w:jc w:val="right"/>
          <w:ins w:id="601" w:author="Giorgio Romeo" w:date="2020-12-01T16:03:00Z"/>
          <w:trPrChange w:id="602" w:author="Giorgio Romeo" w:date="2020-12-01T16:03:00Z">
            <w:trPr>
              <w:trHeight w:val="215"/>
            </w:trPr>
          </w:trPrChange>
        </w:trPr>
        <w:tc>
          <w:tcPr>
            <w:tcW w:w="1985" w:type="dxa"/>
            <w:tcPrChange w:id="603" w:author="Giorgio Romeo" w:date="2020-12-01T16:03:00Z">
              <w:tcPr>
                <w:tcW w:w="1985" w:type="dxa"/>
              </w:tcPr>
            </w:tcPrChange>
          </w:tcPr>
          <w:p w14:paraId="25610E80" w14:textId="77777777" w:rsidR="00981513" w:rsidRPr="006B5465" w:rsidRDefault="00981513" w:rsidP="00981513">
            <w:pPr>
              <w:pStyle w:val="Paragrafoelenco"/>
              <w:ind w:left="0"/>
              <w:jc w:val="center"/>
              <w:rPr>
                <w:ins w:id="604" w:author="Giorgio Romeo" w:date="2020-12-01T16:03:00Z"/>
                <w:rStyle w:val="Enfasidelicata"/>
                <w:rFonts w:ascii="Bell MT" w:hAnsi="Bell MT"/>
                <w:i w:val="0"/>
                <w:iCs w:val="0"/>
                <w:sz w:val="32"/>
                <w:szCs w:val="32"/>
              </w:rPr>
            </w:pPr>
            <w:ins w:id="605" w:author="Giorgio Romeo" w:date="2020-12-01T16:03:00Z">
              <w:r w:rsidRPr="006B5465">
                <w:rPr>
                  <w:rStyle w:val="Enfasidelicata"/>
                  <w:rFonts w:ascii="Bell MT" w:hAnsi="Bell MT"/>
                  <w:i w:val="0"/>
                  <w:iCs w:val="0"/>
                  <w:sz w:val="32"/>
                  <w:szCs w:val="32"/>
                </w:rPr>
                <w:t>Actors</w:t>
              </w:r>
            </w:ins>
          </w:p>
        </w:tc>
        <w:tc>
          <w:tcPr>
            <w:tcW w:w="6849" w:type="dxa"/>
            <w:tcPrChange w:id="606" w:author="Giorgio Romeo" w:date="2020-12-01T16:03:00Z">
              <w:tcPr>
                <w:tcW w:w="6849" w:type="dxa"/>
              </w:tcPr>
            </w:tcPrChange>
          </w:tcPr>
          <w:p w14:paraId="177612F4" w14:textId="77777777" w:rsidR="00981513" w:rsidRPr="00923D58" w:rsidRDefault="00981513" w:rsidP="00981513">
            <w:pPr>
              <w:pStyle w:val="Paragrafoelenco"/>
              <w:ind w:left="0"/>
              <w:rPr>
                <w:ins w:id="607" w:author="Giorgio Romeo" w:date="2020-12-01T16:03:00Z"/>
                <w:rStyle w:val="Enfasidelicata"/>
                <w:rFonts w:ascii="Bell MT" w:hAnsi="Bell MT"/>
                <w:i w:val="0"/>
                <w:iCs w:val="0"/>
                <w:sz w:val="28"/>
                <w:szCs w:val="28"/>
              </w:rPr>
            </w:pPr>
            <w:ins w:id="608" w:author="Giorgio Romeo" w:date="2020-12-01T16:03: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981513" w14:paraId="7CD834A2" w14:textId="77777777" w:rsidTr="00981513">
        <w:trPr>
          <w:trHeight w:val="361"/>
          <w:jc w:val="right"/>
          <w:ins w:id="609" w:author="Giorgio Romeo" w:date="2020-12-01T16:03:00Z"/>
          <w:trPrChange w:id="610" w:author="Giorgio Romeo" w:date="2020-12-01T16:03:00Z">
            <w:trPr>
              <w:trHeight w:val="361"/>
            </w:trPr>
          </w:trPrChange>
        </w:trPr>
        <w:tc>
          <w:tcPr>
            <w:tcW w:w="1985" w:type="dxa"/>
            <w:tcPrChange w:id="611" w:author="Giorgio Romeo" w:date="2020-12-01T16:03:00Z">
              <w:tcPr>
                <w:tcW w:w="1985" w:type="dxa"/>
              </w:tcPr>
            </w:tcPrChange>
          </w:tcPr>
          <w:p w14:paraId="5212BACD" w14:textId="77777777" w:rsidR="00981513" w:rsidRPr="006B5465" w:rsidRDefault="00981513" w:rsidP="00981513">
            <w:pPr>
              <w:pStyle w:val="Paragrafoelenco"/>
              <w:ind w:left="0"/>
              <w:jc w:val="center"/>
              <w:rPr>
                <w:ins w:id="612" w:author="Giorgio Romeo" w:date="2020-12-01T16:03:00Z"/>
                <w:rStyle w:val="Enfasidelicata"/>
                <w:rFonts w:ascii="Bell MT" w:hAnsi="Bell MT"/>
                <w:i w:val="0"/>
                <w:iCs w:val="0"/>
                <w:sz w:val="32"/>
                <w:szCs w:val="32"/>
              </w:rPr>
            </w:pPr>
            <w:ins w:id="613" w:author="Giorgio Romeo" w:date="2020-12-01T16:03:00Z">
              <w:r w:rsidRPr="006B5465">
                <w:rPr>
                  <w:rStyle w:val="Enfasidelicata"/>
                  <w:rFonts w:ascii="Bell MT" w:hAnsi="Bell MT"/>
                  <w:i w:val="0"/>
                  <w:iCs w:val="0"/>
                  <w:sz w:val="32"/>
                  <w:szCs w:val="32"/>
                </w:rPr>
                <w:t>Entry condition</w:t>
              </w:r>
            </w:ins>
          </w:p>
        </w:tc>
        <w:tc>
          <w:tcPr>
            <w:tcW w:w="6849" w:type="dxa"/>
            <w:tcPrChange w:id="614" w:author="Giorgio Romeo" w:date="2020-12-01T16:03:00Z">
              <w:tcPr>
                <w:tcW w:w="6849" w:type="dxa"/>
              </w:tcPr>
            </w:tcPrChange>
          </w:tcPr>
          <w:p w14:paraId="33952C7B" w14:textId="77777777" w:rsidR="00981513" w:rsidRPr="00923D58" w:rsidRDefault="00981513" w:rsidP="00981513">
            <w:pPr>
              <w:pStyle w:val="Paragrafoelenco"/>
              <w:ind w:left="0"/>
              <w:rPr>
                <w:ins w:id="615" w:author="Giorgio Romeo" w:date="2020-12-01T16:03:00Z"/>
                <w:rStyle w:val="Enfasidelicata"/>
                <w:rFonts w:ascii="Bell MT" w:hAnsi="Bell MT"/>
                <w:i w:val="0"/>
                <w:iCs w:val="0"/>
                <w:sz w:val="28"/>
                <w:szCs w:val="28"/>
              </w:rPr>
            </w:pPr>
            <w:ins w:id="616" w:author="Giorgio Romeo" w:date="2020-12-01T16:03: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981513" w14:paraId="7C3D18FD" w14:textId="77777777" w:rsidTr="00981513">
        <w:trPr>
          <w:trHeight w:val="2152"/>
          <w:jc w:val="right"/>
          <w:ins w:id="617" w:author="Giorgio Romeo" w:date="2020-12-01T16:03:00Z"/>
          <w:trPrChange w:id="618" w:author="Giorgio Romeo" w:date="2020-12-01T16:03:00Z">
            <w:trPr>
              <w:trHeight w:val="2152"/>
            </w:trPr>
          </w:trPrChange>
        </w:trPr>
        <w:tc>
          <w:tcPr>
            <w:tcW w:w="1985" w:type="dxa"/>
            <w:tcPrChange w:id="619" w:author="Giorgio Romeo" w:date="2020-12-01T16:03:00Z">
              <w:tcPr>
                <w:tcW w:w="1985" w:type="dxa"/>
              </w:tcPr>
            </w:tcPrChange>
          </w:tcPr>
          <w:p w14:paraId="0D6835C6" w14:textId="77777777" w:rsidR="00981513" w:rsidRPr="006B5465" w:rsidRDefault="00981513" w:rsidP="00981513">
            <w:pPr>
              <w:pStyle w:val="Paragrafoelenco"/>
              <w:ind w:left="0"/>
              <w:jc w:val="center"/>
              <w:rPr>
                <w:ins w:id="620" w:author="Giorgio Romeo" w:date="2020-12-01T16:03:00Z"/>
                <w:rStyle w:val="Enfasidelicata"/>
                <w:rFonts w:ascii="Bell MT" w:hAnsi="Bell MT"/>
                <w:i w:val="0"/>
                <w:iCs w:val="0"/>
                <w:sz w:val="32"/>
                <w:szCs w:val="32"/>
              </w:rPr>
            </w:pPr>
            <w:ins w:id="621" w:author="Giorgio Romeo" w:date="2020-12-01T16:03:00Z">
              <w:r w:rsidRPr="006B5465">
                <w:rPr>
                  <w:rStyle w:val="Enfasidelicata"/>
                  <w:rFonts w:ascii="Bell MT" w:hAnsi="Bell MT"/>
                  <w:i w:val="0"/>
                  <w:iCs w:val="0"/>
                  <w:sz w:val="32"/>
                  <w:szCs w:val="32"/>
                </w:rPr>
                <w:t>Events flow</w:t>
              </w:r>
            </w:ins>
          </w:p>
        </w:tc>
        <w:tc>
          <w:tcPr>
            <w:tcW w:w="6849" w:type="dxa"/>
            <w:tcPrChange w:id="622" w:author="Giorgio Romeo" w:date="2020-12-01T16:03:00Z">
              <w:tcPr>
                <w:tcW w:w="6849" w:type="dxa"/>
              </w:tcPr>
            </w:tcPrChange>
          </w:tcPr>
          <w:p w14:paraId="71E39769" w14:textId="77777777" w:rsidR="00981513" w:rsidRDefault="00981513" w:rsidP="00981513">
            <w:pPr>
              <w:pStyle w:val="Paragrafoelenco"/>
              <w:numPr>
                <w:ilvl w:val="0"/>
                <w:numId w:val="56"/>
              </w:numPr>
              <w:rPr>
                <w:ins w:id="623" w:author="Giorgio Romeo" w:date="2020-12-01T16:03:00Z"/>
                <w:rStyle w:val="Enfasidelicata"/>
                <w:rFonts w:ascii="Bell MT" w:hAnsi="Bell MT"/>
                <w:i w:val="0"/>
                <w:iCs w:val="0"/>
                <w:sz w:val="28"/>
                <w:szCs w:val="28"/>
              </w:rPr>
            </w:pPr>
            <w:ins w:id="624" w:author="Giorgio Romeo" w:date="2020-12-01T16:03:00Z">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time slot: case 3.a).</w:t>
              </w:r>
            </w:ins>
          </w:p>
          <w:p w14:paraId="433496F9" w14:textId="403C28C7" w:rsidR="00981513" w:rsidRPr="00664977" w:rsidRDefault="00981513" w:rsidP="00981513">
            <w:pPr>
              <w:pStyle w:val="Paragrafoelenco"/>
              <w:numPr>
                <w:ilvl w:val="0"/>
                <w:numId w:val="56"/>
              </w:numPr>
              <w:rPr>
                <w:ins w:id="625" w:author="Giorgio Romeo" w:date="2020-12-01T16:03:00Z"/>
                <w:rStyle w:val="Enfasidelicata"/>
                <w:rFonts w:ascii="Bell MT" w:hAnsi="Bell MT"/>
                <w:i w:val="0"/>
                <w:iCs w:val="0"/>
                <w:sz w:val="28"/>
                <w:szCs w:val="28"/>
              </w:rPr>
            </w:pPr>
            <w:ins w:id="626" w:author="Giorgio Romeo" w:date="2020-12-01T16:03:00Z">
              <w:r>
                <w:rPr>
                  <w:rStyle w:val="Enfasidelicata"/>
                  <w:rFonts w:ascii="Bell MT" w:hAnsi="Bell MT"/>
                  <w:i w:val="0"/>
                  <w:iCs w:val="0"/>
                  <w:sz w:val="28"/>
                  <w:szCs w:val="28"/>
                </w:rPr>
                <w:t>The user remains inactive</w:t>
              </w:r>
            </w:ins>
            <w:ins w:id="627" w:author="Giorgio Romeo" w:date="2020-12-01T23:52:00Z">
              <w:r w:rsidR="00293EAF">
                <w:rPr>
                  <w:rStyle w:val="Enfasidelicata"/>
                  <w:rFonts w:ascii="Bell MT" w:hAnsi="Bell MT"/>
                  <w:i w:val="0"/>
                  <w:iCs w:val="0"/>
                  <w:sz w:val="28"/>
                  <w:szCs w:val="28"/>
                </w:rPr>
                <w:t xml:space="preserve"> </w:t>
              </w:r>
            </w:ins>
            <w:ins w:id="628" w:author="Giorgio Romeo" w:date="2020-12-01T16:03:00Z">
              <w:r>
                <w:rPr>
                  <w:rStyle w:val="Enfasidelicata"/>
                  <w:rFonts w:ascii="Bell MT" w:hAnsi="Bell MT"/>
                  <w:i w:val="0"/>
                  <w:iCs w:val="0"/>
                  <w:sz w:val="28"/>
                  <w:szCs w:val="28"/>
                </w:rPr>
                <w:t>for 30 seconds.</w:t>
              </w:r>
            </w:ins>
          </w:p>
          <w:p w14:paraId="5390A3CD" w14:textId="77777777" w:rsidR="00981513" w:rsidRDefault="00981513" w:rsidP="00981513">
            <w:pPr>
              <w:pStyle w:val="Paragrafoelenco"/>
              <w:numPr>
                <w:ilvl w:val="0"/>
                <w:numId w:val="56"/>
              </w:numPr>
              <w:rPr>
                <w:ins w:id="629" w:author="Giorgio Romeo" w:date="2020-12-01T16:03:00Z"/>
                <w:rStyle w:val="Enfasidelicata"/>
                <w:rFonts w:ascii="Bell MT" w:hAnsi="Bell MT"/>
                <w:i w:val="0"/>
                <w:iCs w:val="0"/>
                <w:sz w:val="28"/>
                <w:szCs w:val="28"/>
              </w:rPr>
            </w:pPr>
            <w:ins w:id="630" w:author="Giorgio Romeo" w:date="2020-12-01T16:03:00Z">
              <w:r>
                <w:rPr>
                  <w:rStyle w:val="Enfasidelicata"/>
                  <w:rFonts w:ascii="Bell MT" w:hAnsi="Bell MT"/>
                  <w:i w:val="0"/>
                  <w:iCs w:val="0"/>
                  <w:sz w:val="28"/>
                  <w:szCs w:val="28"/>
                </w:rPr>
                <w:t>The system notifies to the user the possibility to lookup further available stores for the selected time slot.</w:t>
              </w:r>
            </w:ins>
          </w:p>
          <w:p w14:paraId="6EE8C50A" w14:textId="77777777" w:rsidR="00981513" w:rsidRDefault="00981513" w:rsidP="00981513">
            <w:pPr>
              <w:pStyle w:val="Paragrafoelenco"/>
              <w:numPr>
                <w:ilvl w:val="0"/>
                <w:numId w:val="56"/>
              </w:numPr>
              <w:rPr>
                <w:ins w:id="631" w:author="Giorgio Romeo" w:date="2020-12-01T16:03:00Z"/>
                <w:rStyle w:val="Enfasidelicata"/>
                <w:rFonts w:ascii="Bell MT" w:hAnsi="Bell MT"/>
                <w:i w:val="0"/>
                <w:iCs w:val="0"/>
                <w:sz w:val="28"/>
                <w:szCs w:val="28"/>
              </w:rPr>
            </w:pPr>
            <w:ins w:id="632" w:author="Giorgio Romeo" w:date="2020-12-01T16:03:00Z">
              <w:r>
                <w:rPr>
                  <w:rStyle w:val="Enfasidelicata"/>
                  <w:rFonts w:ascii="Bell MT" w:hAnsi="Bell MT"/>
                  <w:i w:val="0"/>
                  <w:iCs w:val="0"/>
                  <w:sz w:val="28"/>
                  <w:szCs w:val="28"/>
                </w:rPr>
                <w:t>The user clicks on the received notification.</w:t>
              </w:r>
            </w:ins>
          </w:p>
          <w:p w14:paraId="72DBFB1A" w14:textId="77777777" w:rsidR="00981513" w:rsidRPr="005C2BF6" w:rsidRDefault="00981513" w:rsidP="00981513">
            <w:pPr>
              <w:pStyle w:val="Paragrafoelenco"/>
              <w:numPr>
                <w:ilvl w:val="0"/>
                <w:numId w:val="56"/>
              </w:numPr>
              <w:rPr>
                <w:ins w:id="633" w:author="Giorgio Romeo" w:date="2020-12-01T16:03:00Z"/>
                <w:rStyle w:val="Enfasidelicata"/>
                <w:rFonts w:ascii="Bell MT" w:hAnsi="Bell MT"/>
                <w:i w:val="0"/>
                <w:iCs w:val="0"/>
                <w:sz w:val="28"/>
                <w:szCs w:val="28"/>
              </w:rPr>
            </w:pPr>
            <w:ins w:id="634" w:author="Giorgio Romeo" w:date="2020-12-01T16:03:00Z">
              <w:r>
                <w:rPr>
                  <w:rStyle w:val="Enfasidelicata"/>
                  <w:rFonts w:ascii="Bell MT" w:hAnsi="Bell MT"/>
                  <w:i w:val="0"/>
                  <w:iCs w:val="0"/>
                  <w:sz w:val="28"/>
                  <w:szCs w:val="28"/>
                </w:rPr>
                <w:t>The system provides to the user a list with further available stores.</w:t>
              </w:r>
            </w:ins>
          </w:p>
        </w:tc>
      </w:tr>
      <w:tr w:rsidR="00981513" w14:paraId="75E5C85C" w14:textId="77777777" w:rsidTr="00981513">
        <w:trPr>
          <w:trHeight w:val="361"/>
          <w:jc w:val="right"/>
          <w:ins w:id="635" w:author="Giorgio Romeo" w:date="2020-12-01T16:03:00Z"/>
          <w:trPrChange w:id="636" w:author="Giorgio Romeo" w:date="2020-12-01T16:03:00Z">
            <w:trPr>
              <w:trHeight w:val="361"/>
            </w:trPr>
          </w:trPrChange>
        </w:trPr>
        <w:tc>
          <w:tcPr>
            <w:tcW w:w="1985" w:type="dxa"/>
            <w:tcPrChange w:id="637" w:author="Giorgio Romeo" w:date="2020-12-01T16:03:00Z">
              <w:tcPr>
                <w:tcW w:w="1985" w:type="dxa"/>
              </w:tcPr>
            </w:tcPrChange>
          </w:tcPr>
          <w:p w14:paraId="4EF4AE8D" w14:textId="77777777" w:rsidR="00981513" w:rsidRPr="006B5465" w:rsidRDefault="00981513" w:rsidP="00981513">
            <w:pPr>
              <w:pStyle w:val="Paragrafoelenco"/>
              <w:ind w:left="0"/>
              <w:jc w:val="center"/>
              <w:rPr>
                <w:ins w:id="638" w:author="Giorgio Romeo" w:date="2020-12-01T16:03:00Z"/>
                <w:rStyle w:val="Enfasidelicata"/>
                <w:rFonts w:ascii="Bell MT" w:hAnsi="Bell MT"/>
                <w:i w:val="0"/>
                <w:iCs w:val="0"/>
                <w:sz w:val="32"/>
                <w:szCs w:val="32"/>
              </w:rPr>
            </w:pPr>
            <w:ins w:id="639" w:author="Giorgio Romeo" w:date="2020-12-01T16:03:00Z">
              <w:r w:rsidRPr="006B5465">
                <w:rPr>
                  <w:rStyle w:val="Enfasidelicata"/>
                  <w:rFonts w:ascii="Bell MT" w:hAnsi="Bell MT"/>
                  <w:i w:val="0"/>
                  <w:iCs w:val="0"/>
                  <w:sz w:val="32"/>
                  <w:szCs w:val="32"/>
                </w:rPr>
                <w:t>Exit condition</w:t>
              </w:r>
            </w:ins>
          </w:p>
        </w:tc>
        <w:tc>
          <w:tcPr>
            <w:tcW w:w="6849" w:type="dxa"/>
            <w:tcPrChange w:id="640" w:author="Giorgio Romeo" w:date="2020-12-01T16:03:00Z">
              <w:tcPr>
                <w:tcW w:w="6849" w:type="dxa"/>
              </w:tcPr>
            </w:tcPrChange>
          </w:tcPr>
          <w:p w14:paraId="1BD92ED1" w14:textId="77777777" w:rsidR="00981513" w:rsidRPr="006B5465" w:rsidRDefault="00981513" w:rsidP="00981513">
            <w:pPr>
              <w:pStyle w:val="Paragrafoelenco"/>
              <w:ind w:left="0"/>
              <w:rPr>
                <w:ins w:id="641" w:author="Giorgio Romeo" w:date="2020-12-01T16:03:00Z"/>
                <w:rStyle w:val="Enfasidelicata"/>
                <w:rFonts w:ascii="Bell MT" w:hAnsi="Bell MT"/>
                <w:i w:val="0"/>
                <w:iCs w:val="0"/>
                <w:sz w:val="28"/>
                <w:szCs w:val="28"/>
              </w:rPr>
            </w:pPr>
            <w:ins w:id="642" w:author="Giorgio Romeo" w:date="2020-12-01T16:03:00Z">
              <w:r>
                <w:rPr>
                  <w:rStyle w:val="Enfasidelicata"/>
                  <w:rFonts w:ascii="Bell MT" w:hAnsi="Bell MT"/>
                  <w:i w:val="0"/>
                  <w:iCs w:val="0"/>
                  <w:sz w:val="28"/>
                  <w:szCs w:val="28"/>
                </w:rPr>
                <w:t>The user successfully receives the list of further available stores.</w:t>
              </w:r>
            </w:ins>
          </w:p>
        </w:tc>
      </w:tr>
      <w:tr w:rsidR="00981513" w14:paraId="1F1B7FF6" w14:textId="77777777" w:rsidTr="00981513">
        <w:trPr>
          <w:trHeight w:val="361"/>
          <w:jc w:val="right"/>
          <w:ins w:id="643" w:author="Giorgio Romeo" w:date="2020-12-01T16:03:00Z"/>
          <w:trPrChange w:id="644" w:author="Giorgio Romeo" w:date="2020-12-01T16:03:00Z">
            <w:trPr>
              <w:trHeight w:val="361"/>
            </w:trPr>
          </w:trPrChange>
        </w:trPr>
        <w:tc>
          <w:tcPr>
            <w:tcW w:w="1985" w:type="dxa"/>
            <w:tcPrChange w:id="645" w:author="Giorgio Romeo" w:date="2020-12-01T16:03:00Z">
              <w:tcPr>
                <w:tcW w:w="1985" w:type="dxa"/>
              </w:tcPr>
            </w:tcPrChange>
          </w:tcPr>
          <w:p w14:paraId="0B4479B8" w14:textId="77777777" w:rsidR="00981513" w:rsidRPr="006B5465" w:rsidRDefault="00981513" w:rsidP="00981513">
            <w:pPr>
              <w:pStyle w:val="Paragrafoelenco"/>
              <w:ind w:left="0"/>
              <w:jc w:val="center"/>
              <w:rPr>
                <w:ins w:id="646" w:author="Giorgio Romeo" w:date="2020-12-01T16:03:00Z"/>
                <w:rStyle w:val="Enfasidelicata"/>
                <w:rFonts w:ascii="Bell MT" w:hAnsi="Bell MT"/>
                <w:i w:val="0"/>
                <w:iCs w:val="0"/>
                <w:sz w:val="32"/>
                <w:szCs w:val="32"/>
              </w:rPr>
            </w:pPr>
            <w:ins w:id="647" w:author="Giorgio Romeo" w:date="2020-12-01T16:03:00Z">
              <w:r w:rsidRPr="006B5465">
                <w:rPr>
                  <w:rStyle w:val="Enfasidelicata"/>
                  <w:rFonts w:ascii="Bell MT" w:hAnsi="Bell MT"/>
                  <w:i w:val="0"/>
                  <w:iCs w:val="0"/>
                  <w:sz w:val="32"/>
                  <w:szCs w:val="32"/>
                </w:rPr>
                <w:t>Exceptions</w:t>
              </w:r>
            </w:ins>
          </w:p>
        </w:tc>
        <w:tc>
          <w:tcPr>
            <w:tcW w:w="6849" w:type="dxa"/>
            <w:tcPrChange w:id="648" w:author="Giorgio Romeo" w:date="2020-12-01T16:03:00Z">
              <w:tcPr>
                <w:tcW w:w="6849" w:type="dxa"/>
              </w:tcPr>
            </w:tcPrChange>
          </w:tcPr>
          <w:p w14:paraId="5CFE4AE7" w14:textId="77777777" w:rsidR="00981513" w:rsidRDefault="00981513" w:rsidP="00981513">
            <w:pPr>
              <w:pStyle w:val="Paragrafoelenco"/>
              <w:numPr>
                <w:ilvl w:val="0"/>
                <w:numId w:val="57"/>
              </w:numPr>
              <w:ind w:left="357" w:hanging="357"/>
              <w:rPr>
                <w:ins w:id="649" w:author="Giorgio Romeo" w:date="2020-12-01T16:03:00Z"/>
                <w:rStyle w:val="Enfasidelicata"/>
                <w:rFonts w:ascii="Bell MT" w:hAnsi="Bell MT"/>
                <w:i w:val="0"/>
                <w:iCs w:val="0"/>
                <w:sz w:val="28"/>
                <w:szCs w:val="28"/>
              </w:rPr>
            </w:pPr>
            <w:ins w:id="650" w:author="Giorgio Romeo" w:date="2020-12-01T16:03:00Z">
              <w:r>
                <w:rPr>
                  <w:rStyle w:val="Enfasidelicata"/>
                  <w:rFonts w:ascii="Bell MT" w:hAnsi="Bell MT"/>
                  <w:i w:val="0"/>
                  <w:iCs w:val="0"/>
                  <w:sz w:val="28"/>
                  <w:szCs w:val="28"/>
                </w:rPr>
                <w:t>The user selects a provided store without being inactive 30 seconds.</w:t>
              </w:r>
            </w:ins>
          </w:p>
          <w:p w14:paraId="228C6F90" w14:textId="77777777" w:rsidR="00981513" w:rsidRDefault="00981513" w:rsidP="00981513">
            <w:pPr>
              <w:pStyle w:val="Paragrafoelenco"/>
              <w:ind w:left="357"/>
              <w:rPr>
                <w:ins w:id="651" w:author="Giorgio Romeo" w:date="2020-12-01T16:03:00Z"/>
                <w:rStyle w:val="Enfasidelicata"/>
                <w:rFonts w:ascii="Bell MT" w:hAnsi="Bell MT"/>
                <w:i w:val="0"/>
                <w:iCs w:val="0"/>
                <w:sz w:val="28"/>
                <w:szCs w:val="28"/>
              </w:rPr>
            </w:pPr>
            <w:ins w:id="652" w:author="Giorgio Romeo" w:date="2020-12-01T16:03:00Z">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ins>
          </w:p>
          <w:p w14:paraId="00A0B385" w14:textId="77777777" w:rsidR="00981513" w:rsidRDefault="00981513" w:rsidP="00981513">
            <w:pPr>
              <w:pStyle w:val="Paragrafoelenco"/>
              <w:numPr>
                <w:ilvl w:val="0"/>
                <w:numId w:val="57"/>
              </w:numPr>
              <w:ind w:left="357" w:hanging="357"/>
              <w:rPr>
                <w:ins w:id="653" w:author="Giorgio Romeo" w:date="2020-12-01T16:03:00Z"/>
                <w:rStyle w:val="Enfasidelicata"/>
                <w:rFonts w:ascii="Bell MT" w:hAnsi="Bell MT"/>
                <w:i w:val="0"/>
                <w:iCs w:val="0"/>
                <w:sz w:val="28"/>
                <w:szCs w:val="28"/>
              </w:rPr>
            </w:pPr>
            <w:ins w:id="654" w:author="Giorgio Romeo" w:date="2020-12-01T16:03:00Z">
              <w:r>
                <w:rPr>
                  <w:rStyle w:val="Enfasidelicata"/>
                  <w:rFonts w:ascii="Bell MT" w:hAnsi="Bell MT"/>
                  <w:i w:val="0"/>
                  <w:iCs w:val="0"/>
                  <w:sz w:val="28"/>
                  <w:szCs w:val="28"/>
                </w:rPr>
                <w:t>The user does not click on the notification.</w:t>
              </w:r>
            </w:ins>
          </w:p>
          <w:p w14:paraId="30139E61" w14:textId="77777777" w:rsidR="00981513" w:rsidRDefault="00981513" w:rsidP="00981513">
            <w:pPr>
              <w:pStyle w:val="Paragrafoelenco"/>
              <w:ind w:left="357"/>
              <w:rPr>
                <w:ins w:id="655" w:author="Giorgio Romeo" w:date="2020-12-01T16:03:00Z"/>
                <w:rStyle w:val="Enfasidelicata"/>
                <w:rFonts w:ascii="Bell MT" w:hAnsi="Bell MT"/>
                <w:i w:val="0"/>
                <w:iCs w:val="0"/>
                <w:sz w:val="28"/>
                <w:szCs w:val="28"/>
              </w:rPr>
            </w:pPr>
            <w:ins w:id="656" w:author="Giorgio Romeo" w:date="2020-12-01T16:03:00Z">
              <w:r>
                <w:rPr>
                  <w:rStyle w:val="Enfasidelicata"/>
                  <w:rFonts w:ascii="Bell MT" w:hAnsi="Bell MT"/>
                  <w:i w:val="0"/>
                  <w:iCs w:val="0"/>
                  <w:sz w:val="28"/>
                  <w:szCs w:val="28"/>
                </w:rPr>
                <w:t xml:space="preserve">The user can select only the initial provided stores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ins>
          </w:p>
          <w:p w14:paraId="7BAFB764" w14:textId="77777777" w:rsidR="00981513" w:rsidRPr="006C6F3F" w:rsidRDefault="00981513" w:rsidP="00981513">
            <w:pPr>
              <w:rPr>
                <w:ins w:id="657" w:author="Giorgio Romeo" w:date="2020-12-01T16:03:00Z"/>
                <w:rStyle w:val="Enfasidelicata"/>
                <w:rFonts w:ascii="Bell MT" w:hAnsi="Bell MT"/>
                <w:i w:val="0"/>
                <w:iCs w:val="0"/>
                <w:sz w:val="28"/>
                <w:szCs w:val="28"/>
              </w:rPr>
            </w:pPr>
          </w:p>
        </w:tc>
      </w:tr>
    </w:tbl>
    <w:p w14:paraId="1030BA14" w14:textId="79451B56" w:rsidR="00981513" w:rsidRDefault="00981513" w:rsidP="00981513">
      <w:pPr>
        <w:spacing w:line="240" w:lineRule="auto"/>
        <w:rPr>
          <w:ins w:id="658" w:author="Giorgio Romeo" w:date="2020-12-01T16:03:00Z"/>
          <w:rStyle w:val="Enfasidelicata"/>
          <w:rFonts w:ascii="Bell MT" w:hAnsi="Bell MT"/>
          <w:sz w:val="28"/>
          <w:szCs w:val="28"/>
        </w:rPr>
      </w:pPr>
    </w:p>
    <w:p w14:paraId="6B36B24B" w14:textId="2C62DFCF" w:rsidR="00981513" w:rsidRDefault="00981513" w:rsidP="00981513">
      <w:pPr>
        <w:spacing w:line="240" w:lineRule="auto"/>
        <w:rPr>
          <w:ins w:id="659" w:author="Giorgio Romeo" w:date="2020-12-01T16:03:00Z"/>
          <w:rStyle w:val="Enfasidelicata"/>
          <w:rFonts w:ascii="Bell MT" w:hAnsi="Bell MT"/>
          <w:sz w:val="28"/>
          <w:szCs w:val="28"/>
        </w:rPr>
      </w:pPr>
    </w:p>
    <w:p w14:paraId="6830C5B7" w14:textId="321DDC31" w:rsidR="00981513" w:rsidRDefault="00981513" w:rsidP="00981513">
      <w:pPr>
        <w:spacing w:line="240" w:lineRule="auto"/>
        <w:rPr>
          <w:ins w:id="660" w:author="Giorgio Romeo" w:date="2020-12-01T16:03:00Z"/>
          <w:rStyle w:val="Enfasidelicata"/>
          <w:rFonts w:ascii="Bell MT" w:hAnsi="Bell MT"/>
          <w:sz w:val="28"/>
          <w:szCs w:val="28"/>
        </w:rPr>
      </w:pPr>
    </w:p>
    <w:p w14:paraId="3E950E0E" w14:textId="77490926" w:rsidR="00981513" w:rsidRDefault="00981513" w:rsidP="00981513">
      <w:pPr>
        <w:spacing w:line="240" w:lineRule="auto"/>
        <w:rPr>
          <w:ins w:id="661" w:author="Giorgio Romeo" w:date="2020-12-01T16:03:00Z"/>
          <w:rStyle w:val="Enfasidelicata"/>
          <w:rFonts w:ascii="Bell MT" w:hAnsi="Bell MT"/>
          <w:sz w:val="28"/>
          <w:szCs w:val="28"/>
        </w:rPr>
      </w:pPr>
    </w:p>
    <w:p w14:paraId="47F0DD62" w14:textId="7E69C5B3" w:rsidR="00981513" w:rsidRDefault="00981513" w:rsidP="00981513">
      <w:pPr>
        <w:spacing w:line="240" w:lineRule="auto"/>
        <w:rPr>
          <w:ins w:id="662" w:author="Giorgio Romeo" w:date="2020-12-01T16:03:00Z"/>
          <w:rStyle w:val="Enfasidelicata"/>
          <w:rFonts w:ascii="Bell MT" w:hAnsi="Bell MT"/>
          <w:sz w:val="28"/>
          <w:szCs w:val="28"/>
        </w:rPr>
      </w:pPr>
    </w:p>
    <w:p w14:paraId="3AD260B5" w14:textId="33D4E32F" w:rsidR="00981513" w:rsidRDefault="00981513" w:rsidP="00981513">
      <w:pPr>
        <w:spacing w:line="240" w:lineRule="auto"/>
        <w:rPr>
          <w:ins w:id="663" w:author="Giorgio Romeo" w:date="2020-12-01T16:03:00Z"/>
          <w:rStyle w:val="Enfasidelicata"/>
          <w:rFonts w:ascii="Bell MT" w:hAnsi="Bell MT"/>
          <w:sz w:val="28"/>
          <w:szCs w:val="28"/>
        </w:rPr>
      </w:pPr>
    </w:p>
    <w:p w14:paraId="091C5D57" w14:textId="20358F3A" w:rsidR="00981513" w:rsidRDefault="00981513" w:rsidP="00981513">
      <w:pPr>
        <w:spacing w:line="240" w:lineRule="auto"/>
        <w:rPr>
          <w:ins w:id="664" w:author="Giorgio Romeo" w:date="2020-12-01T16:03:00Z"/>
          <w:rStyle w:val="Enfasidelicata"/>
          <w:rFonts w:ascii="Bell MT" w:hAnsi="Bell MT"/>
          <w:sz w:val="28"/>
          <w:szCs w:val="28"/>
        </w:rPr>
      </w:pPr>
    </w:p>
    <w:p w14:paraId="41C45586" w14:textId="2411CB06" w:rsidR="00981513" w:rsidRDefault="00981513" w:rsidP="00981513">
      <w:pPr>
        <w:spacing w:line="240" w:lineRule="auto"/>
        <w:rPr>
          <w:ins w:id="665" w:author="Giorgio Romeo" w:date="2020-12-01T16:03:00Z"/>
          <w:rStyle w:val="Enfasidelicata"/>
          <w:rFonts w:ascii="Bell MT" w:hAnsi="Bell MT"/>
          <w:sz w:val="28"/>
          <w:szCs w:val="28"/>
        </w:rPr>
      </w:pPr>
    </w:p>
    <w:p w14:paraId="59A67ABF" w14:textId="62BFDBDC" w:rsidR="00981513" w:rsidRDefault="00981513" w:rsidP="00981513">
      <w:pPr>
        <w:spacing w:line="240" w:lineRule="auto"/>
        <w:rPr>
          <w:ins w:id="666" w:author="Giorgio Romeo" w:date="2020-12-01T16:03:00Z"/>
          <w:rStyle w:val="Enfasidelicata"/>
          <w:rFonts w:ascii="Bell MT" w:hAnsi="Bell MT"/>
          <w:sz w:val="28"/>
          <w:szCs w:val="28"/>
        </w:rPr>
      </w:pPr>
    </w:p>
    <w:p w14:paraId="75626507" w14:textId="5ACAC324" w:rsidR="00981513" w:rsidRDefault="00981513" w:rsidP="00981513">
      <w:pPr>
        <w:spacing w:line="240" w:lineRule="auto"/>
        <w:rPr>
          <w:ins w:id="667" w:author="Giorgio Romeo" w:date="2020-12-01T16:03:00Z"/>
          <w:rStyle w:val="Enfasidelicata"/>
          <w:rFonts w:ascii="Bell MT" w:hAnsi="Bell MT"/>
          <w:sz w:val="28"/>
          <w:szCs w:val="28"/>
        </w:rPr>
      </w:pPr>
    </w:p>
    <w:p w14:paraId="2FAD10D3" w14:textId="1D6B32D7" w:rsidR="00981513" w:rsidRDefault="00981513" w:rsidP="00981513">
      <w:pPr>
        <w:spacing w:line="240" w:lineRule="auto"/>
        <w:rPr>
          <w:ins w:id="668" w:author="Giorgio Romeo" w:date="2020-12-01T16:03:00Z"/>
          <w:rStyle w:val="Enfasidelicata"/>
          <w:rFonts w:ascii="Bell MT" w:hAnsi="Bell MT"/>
          <w:sz w:val="28"/>
          <w:szCs w:val="28"/>
        </w:rPr>
      </w:pPr>
    </w:p>
    <w:p w14:paraId="348A20D2" w14:textId="3219F367" w:rsidR="00981513" w:rsidRDefault="00981513" w:rsidP="00981513">
      <w:pPr>
        <w:spacing w:line="240" w:lineRule="auto"/>
        <w:rPr>
          <w:ins w:id="669" w:author="Giorgio Romeo" w:date="2020-12-01T16:03:00Z"/>
          <w:rStyle w:val="Enfasidelicata"/>
          <w:rFonts w:ascii="Bell MT" w:hAnsi="Bell MT"/>
          <w:sz w:val="28"/>
          <w:szCs w:val="28"/>
        </w:rPr>
      </w:pPr>
    </w:p>
    <w:p w14:paraId="289B8B77" w14:textId="72420DEC" w:rsidR="00981513" w:rsidRDefault="00981513" w:rsidP="00981513">
      <w:pPr>
        <w:spacing w:line="240" w:lineRule="auto"/>
        <w:rPr>
          <w:ins w:id="670" w:author="Giorgio Romeo" w:date="2020-12-01T16:03:00Z"/>
          <w:rStyle w:val="Enfasidelicata"/>
          <w:rFonts w:ascii="Bell MT" w:hAnsi="Bell MT"/>
          <w:sz w:val="28"/>
          <w:szCs w:val="28"/>
        </w:rPr>
      </w:pPr>
    </w:p>
    <w:p w14:paraId="6B1D11B0" w14:textId="553C8FFC" w:rsidR="00981513" w:rsidRDefault="00981513" w:rsidP="00981513">
      <w:pPr>
        <w:spacing w:line="240" w:lineRule="auto"/>
        <w:rPr>
          <w:ins w:id="671" w:author="Giorgio Romeo" w:date="2020-12-01T16:03:00Z"/>
          <w:rStyle w:val="Enfasidelicata"/>
          <w:rFonts w:ascii="Bell MT" w:hAnsi="Bell MT"/>
          <w:sz w:val="28"/>
          <w:szCs w:val="28"/>
        </w:rPr>
      </w:pPr>
    </w:p>
    <w:p w14:paraId="0F6CAAEA" w14:textId="56E589DB" w:rsidR="00981513" w:rsidRDefault="00981513" w:rsidP="00981513">
      <w:pPr>
        <w:spacing w:line="240" w:lineRule="auto"/>
        <w:rPr>
          <w:ins w:id="672" w:author="Giorgio Romeo" w:date="2020-12-01T16:03:00Z"/>
          <w:rStyle w:val="Enfasidelicata"/>
          <w:rFonts w:ascii="Bell MT" w:hAnsi="Bell MT"/>
          <w:sz w:val="28"/>
          <w:szCs w:val="28"/>
        </w:rPr>
      </w:pPr>
    </w:p>
    <w:p w14:paraId="3EE66EE6" w14:textId="29394D51" w:rsidR="00981513" w:rsidRDefault="00981513" w:rsidP="00981513">
      <w:pPr>
        <w:spacing w:line="240" w:lineRule="auto"/>
        <w:rPr>
          <w:ins w:id="673" w:author="Giorgio Romeo" w:date="2020-12-01T16:03:00Z"/>
          <w:rStyle w:val="Enfasidelicata"/>
          <w:rFonts w:ascii="Bell MT" w:hAnsi="Bell MT"/>
          <w:sz w:val="28"/>
          <w:szCs w:val="28"/>
        </w:rPr>
      </w:pPr>
    </w:p>
    <w:p w14:paraId="1657D526" w14:textId="4298D98A" w:rsidR="00981513" w:rsidRDefault="00981513" w:rsidP="00981513">
      <w:pPr>
        <w:spacing w:line="240" w:lineRule="auto"/>
        <w:rPr>
          <w:ins w:id="674" w:author="Giorgio Romeo" w:date="2020-12-01T16:03:00Z"/>
          <w:rStyle w:val="Enfasidelicata"/>
          <w:rFonts w:ascii="Bell MT" w:hAnsi="Bell MT"/>
          <w:sz w:val="28"/>
          <w:szCs w:val="28"/>
        </w:rPr>
      </w:pPr>
    </w:p>
    <w:p w14:paraId="7CDE4897" w14:textId="7693B14D" w:rsidR="00981513" w:rsidRDefault="00981513" w:rsidP="00981513">
      <w:pPr>
        <w:spacing w:line="240" w:lineRule="auto"/>
        <w:rPr>
          <w:ins w:id="675" w:author="Giorgio Romeo" w:date="2020-12-01T16:03:00Z"/>
          <w:rStyle w:val="Enfasidelicata"/>
          <w:rFonts w:ascii="Bell MT" w:hAnsi="Bell MT"/>
          <w:sz w:val="28"/>
          <w:szCs w:val="28"/>
        </w:rPr>
      </w:pPr>
    </w:p>
    <w:p w14:paraId="1B05DF45" w14:textId="4B531D20" w:rsidR="00981513" w:rsidRDefault="00981513" w:rsidP="00981513">
      <w:pPr>
        <w:spacing w:line="240" w:lineRule="auto"/>
        <w:rPr>
          <w:ins w:id="676" w:author="Giorgio Romeo" w:date="2020-12-01T16:03:00Z"/>
          <w:rStyle w:val="Enfasidelicata"/>
          <w:rFonts w:ascii="Bell MT" w:hAnsi="Bell MT"/>
          <w:sz w:val="28"/>
          <w:szCs w:val="28"/>
        </w:rPr>
      </w:pPr>
    </w:p>
    <w:p w14:paraId="4E914445" w14:textId="35F4D745" w:rsidR="00981513" w:rsidRDefault="00981513" w:rsidP="00981513">
      <w:pPr>
        <w:spacing w:line="240" w:lineRule="auto"/>
        <w:rPr>
          <w:ins w:id="677" w:author="Giorgio Romeo" w:date="2020-12-01T16:03:00Z"/>
          <w:rStyle w:val="Enfasidelicata"/>
          <w:rFonts w:ascii="Bell MT" w:hAnsi="Bell MT"/>
          <w:sz w:val="28"/>
          <w:szCs w:val="28"/>
        </w:rPr>
      </w:pPr>
    </w:p>
    <w:p w14:paraId="0CF3417E" w14:textId="6B2446ED" w:rsidR="00981513" w:rsidRDefault="00981513" w:rsidP="00981513">
      <w:pPr>
        <w:spacing w:line="240" w:lineRule="auto"/>
        <w:rPr>
          <w:ins w:id="678" w:author="Giorgio Romeo" w:date="2020-12-01T16:03:00Z"/>
          <w:rStyle w:val="Enfasidelicata"/>
          <w:rFonts w:ascii="Bell MT" w:hAnsi="Bell MT"/>
          <w:sz w:val="28"/>
          <w:szCs w:val="28"/>
        </w:rPr>
      </w:pPr>
    </w:p>
    <w:p w14:paraId="69C1EF3A" w14:textId="50036B19" w:rsidR="00981513" w:rsidRDefault="00981513" w:rsidP="00981513">
      <w:pPr>
        <w:spacing w:line="240" w:lineRule="auto"/>
        <w:rPr>
          <w:ins w:id="679" w:author="Giorgio Romeo" w:date="2020-12-01T16:03:00Z"/>
          <w:rStyle w:val="Enfasidelicata"/>
          <w:rFonts w:ascii="Bell MT" w:hAnsi="Bell MT"/>
          <w:sz w:val="28"/>
          <w:szCs w:val="28"/>
        </w:rPr>
      </w:pPr>
    </w:p>
    <w:p w14:paraId="2E306E8E" w14:textId="130E1A93" w:rsidR="00981513" w:rsidRDefault="00981513" w:rsidP="00981513">
      <w:pPr>
        <w:spacing w:line="240" w:lineRule="auto"/>
        <w:rPr>
          <w:ins w:id="680" w:author="Giorgio Romeo" w:date="2020-12-01T16:03:00Z"/>
          <w:rStyle w:val="Enfasidelicata"/>
          <w:rFonts w:ascii="Bell MT" w:hAnsi="Bell MT"/>
          <w:sz w:val="28"/>
          <w:szCs w:val="28"/>
        </w:rPr>
      </w:pPr>
    </w:p>
    <w:p w14:paraId="1F1E3CD7" w14:textId="6610C9DD" w:rsidR="00981513" w:rsidRDefault="00981513" w:rsidP="00981513">
      <w:pPr>
        <w:spacing w:line="240" w:lineRule="auto"/>
        <w:rPr>
          <w:ins w:id="681" w:author="Giorgio Romeo" w:date="2020-12-01T16:03:00Z"/>
          <w:rStyle w:val="Enfasidelicata"/>
          <w:rFonts w:ascii="Bell MT" w:hAnsi="Bell MT"/>
          <w:sz w:val="28"/>
          <w:szCs w:val="28"/>
        </w:rPr>
      </w:pPr>
    </w:p>
    <w:p w14:paraId="2D1D013F" w14:textId="77777777" w:rsidR="00981513" w:rsidRPr="00981513" w:rsidRDefault="00981513">
      <w:pPr>
        <w:spacing w:line="240" w:lineRule="auto"/>
        <w:rPr>
          <w:ins w:id="682" w:author="Giorgio Romeo" w:date="2020-12-01T16:03:00Z"/>
          <w:rStyle w:val="Enfasidelicata"/>
          <w:rFonts w:ascii="Bell MT" w:hAnsi="Bell MT"/>
          <w:sz w:val="28"/>
          <w:szCs w:val="28"/>
        </w:rPr>
        <w:pPrChange w:id="683" w:author="Giorgio Romeo" w:date="2020-12-01T16:03:00Z">
          <w:pPr>
            <w:pStyle w:val="Paragrafoelenco"/>
            <w:numPr>
              <w:numId w:val="39"/>
            </w:numPr>
            <w:spacing w:line="240" w:lineRule="auto"/>
            <w:ind w:left="1352" w:hanging="360"/>
          </w:pPr>
        </w:pPrChange>
      </w:pPr>
    </w:p>
    <w:p w14:paraId="3F4DE7B9" w14:textId="28B1E475" w:rsidR="00981513" w:rsidRDefault="00293EAF">
      <w:pPr>
        <w:pStyle w:val="Paragrafoelenco"/>
        <w:numPr>
          <w:ilvl w:val="0"/>
          <w:numId w:val="39"/>
        </w:numPr>
        <w:spacing w:line="240" w:lineRule="auto"/>
        <w:rPr>
          <w:ins w:id="684" w:author="Giorgio Romeo" w:date="2020-12-01T16:18:00Z"/>
          <w:rStyle w:val="Enfasidelicata"/>
          <w:rFonts w:ascii="Bell MT" w:hAnsi="Bell MT"/>
          <w:sz w:val="28"/>
          <w:szCs w:val="28"/>
        </w:rPr>
      </w:pPr>
      <w:ins w:id="685" w:author="Giorgio Romeo" w:date="2020-12-01T23:56:00Z">
        <w:r>
          <w:rPr>
            <w:rStyle w:val="Enfasidelicata"/>
            <w:rFonts w:ascii="Bell MT" w:hAnsi="Bell MT"/>
            <w:sz w:val="28"/>
            <w:szCs w:val="28"/>
          </w:rPr>
          <w:lastRenderedPageBreak/>
          <w:t>Activate</w:t>
        </w:r>
      </w:ins>
      <w:ins w:id="686" w:author="Giorgio Romeo" w:date="2020-12-01T23:57:00Z">
        <w:r>
          <w:rPr>
            <w:rStyle w:val="Enfasidelicata"/>
            <w:rFonts w:ascii="Bell MT" w:hAnsi="Bell MT"/>
            <w:sz w:val="28"/>
            <w:szCs w:val="28"/>
          </w:rPr>
          <w:t xml:space="preserve"> </w:t>
        </w:r>
      </w:ins>
      <w:ins w:id="687" w:author="Giorgio Romeo" w:date="2020-12-01T16:04:00Z">
        <w:r w:rsidR="00981513">
          <w:rPr>
            <w:rStyle w:val="Enfasidelicata"/>
            <w:rFonts w:ascii="Bell MT" w:hAnsi="Bell MT"/>
            <w:sz w:val="28"/>
            <w:szCs w:val="28"/>
          </w:rPr>
          <w:t xml:space="preserve">Periodic </w:t>
        </w:r>
      </w:ins>
      <w:ins w:id="688" w:author="Giorgio Romeo" w:date="2020-12-01T16:09:00Z">
        <w:r w:rsidR="006D5A98">
          <w:rPr>
            <w:rStyle w:val="Enfasidelicata"/>
            <w:rFonts w:ascii="Bell MT" w:hAnsi="Bell MT"/>
            <w:sz w:val="28"/>
            <w:szCs w:val="28"/>
          </w:rPr>
          <w:t>N</w:t>
        </w:r>
      </w:ins>
      <w:ins w:id="689" w:author="Giorgio Romeo" w:date="2020-12-01T16:04:00Z">
        <w:r w:rsidR="00981513">
          <w:rPr>
            <w:rStyle w:val="Enfasidelicata"/>
            <w:rFonts w:ascii="Bell MT" w:hAnsi="Bell MT"/>
            <w:sz w:val="28"/>
            <w:szCs w:val="28"/>
          </w:rPr>
          <w:t>otification</w:t>
        </w:r>
      </w:ins>
    </w:p>
    <w:tbl>
      <w:tblPr>
        <w:tblStyle w:val="Grigliatabella"/>
        <w:tblpPr w:leftFromText="141" w:rightFromText="141" w:vertAnchor="text" w:horzAnchor="margin" w:tblpXSpec="right" w:tblpY="153"/>
        <w:tblW w:w="0" w:type="auto"/>
        <w:tblLook w:val="04A0" w:firstRow="1" w:lastRow="0" w:firstColumn="1" w:lastColumn="0" w:noHBand="0" w:noVBand="1"/>
      </w:tblPr>
      <w:tblGrid>
        <w:gridCol w:w="1985"/>
        <w:gridCol w:w="6849"/>
      </w:tblGrid>
      <w:tr w:rsidR="004B7AB1" w14:paraId="4624E33E" w14:textId="77777777" w:rsidTr="004B7AB1">
        <w:trPr>
          <w:trHeight w:val="215"/>
          <w:ins w:id="690" w:author="Giorgio Romeo" w:date="2020-12-01T16:25:00Z"/>
        </w:trPr>
        <w:tc>
          <w:tcPr>
            <w:tcW w:w="1985" w:type="dxa"/>
          </w:tcPr>
          <w:p w14:paraId="2477C729" w14:textId="77777777" w:rsidR="004B7AB1" w:rsidRPr="006B5465" w:rsidRDefault="004B7AB1" w:rsidP="004B7AB1">
            <w:pPr>
              <w:pStyle w:val="Paragrafoelenco"/>
              <w:ind w:left="0"/>
              <w:jc w:val="center"/>
              <w:rPr>
                <w:ins w:id="691" w:author="Giorgio Romeo" w:date="2020-12-01T16:25:00Z"/>
                <w:rStyle w:val="Enfasidelicata"/>
                <w:rFonts w:ascii="Bell MT" w:hAnsi="Bell MT"/>
                <w:i w:val="0"/>
                <w:iCs w:val="0"/>
                <w:sz w:val="32"/>
                <w:szCs w:val="32"/>
              </w:rPr>
            </w:pPr>
            <w:ins w:id="692" w:author="Giorgio Romeo" w:date="2020-12-01T16:25:00Z">
              <w:r w:rsidRPr="006B5465">
                <w:rPr>
                  <w:rStyle w:val="Enfasidelicata"/>
                  <w:rFonts w:ascii="Bell MT" w:hAnsi="Bell MT"/>
                  <w:i w:val="0"/>
                  <w:iCs w:val="0"/>
                  <w:sz w:val="32"/>
                  <w:szCs w:val="32"/>
                </w:rPr>
                <w:t>Actors</w:t>
              </w:r>
            </w:ins>
          </w:p>
        </w:tc>
        <w:tc>
          <w:tcPr>
            <w:tcW w:w="6849" w:type="dxa"/>
          </w:tcPr>
          <w:p w14:paraId="2220247F" w14:textId="77777777" w:rsidR="004B7AB1" w:rsidRPr="00923D58" w:rsidRDefault="004B7AB1" w:rsidP="004B7AB1">
            <w:pPr>
              <w:pStyle w:val="Paragrafoelenco"/>
              <w:ind w:left="0"/>
              <w:rPr>
                <w:ins w:id="693" w:author="Giorgio Romeo" w:date="2020-12-01T16:25:00Z"/>
                <w:rStyle w:val="Enfasidelicata"/>
                <w:rFonts w:ascii="Bell MT" w:hAnsi="Bell MT"/>
                <w:i w:val="0"/>
                <w:iCs w:val="0"/>
                <w:sz w:val="28"/>
                <w:szCs w:val="28"/>
              </w:rPr>
            </w:pPr>
            <w:ins w:id="694" w:author="Giorgio Romeo" w:date="2020-12-01T16:25: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4B7AB1" w14:paraId="519906CA" w14:textId="77777777" w:rsidTr="004B7AB1">
        <w:trPr>
          <w:trHeight w:val="361"/>
          <w:ins w:id="695" w:author="Giorgio Romeo" w:date="2020-12-01T16:25:00Z"/>
        </w:trPr>
        <w:tc>
          <w:tcPr>
            <w:tcW w:w="1985" w:type="dxa"/>
          </w:tcPr>
          <w:p w14:paraId="102EA9D4" w14:textId="77777777" w:rsidR="004B7AB1" w:rsidRPr="006B5465" w:rsidRDefault="004B7AB1" w:rsidP="004B7AB1">
            <w:pPr>
              <w:pStyle w:val="Paragrafoelenco"/>
              <w:ind w:left="0"/>
              <w:jc w:val="center"/>
              <w:rPr>
                <w:ins w:id="696" w:author="Giorgio Romeo" w:date="2020-12-01T16:25:00Z"/>
                <w:rStyle w:val="Enfasidelicata"/>
                <w:rFonts w:ascii="Bell MT" w:hAnsi="Bell MT"/>
                <w:i w:val="0"/>
                <w:iCs w:val="0"/>
                <w:sz w:val="32"/>
                <w:szCs w:val="32"/>
              </w:rPr>
            </w:pPr>
            <w:ins w:id="697" w:author="Giorgio Romeo" w:date="2020-12-01T16:25:00Z">
              <w:r w:rsidRPr="006B5465">
                <w:rPr>
                  <w:rStyle w:val="Enfasidelicata"/>
                  <w:rFonts w:ascii="Bell MT" w:hAnsi="Bell MT"/>
                  <w:i w:val="0"/>
                  <w:iCs w:val="0"/>
                  <w:sz w:val="32"/>
                  <w:szCs w:val="32"/>
                </w:rPr>
                <w:t>Entry condition</w:t>
              </w:r>
            </w:ins>
          </w:p>
        </w:tc>
        <w:tc>
          <w:tcPr>
            <w:tcW w:w="6849" w:type="dxa"/>
          </w:tcPr>
          <w:p w14:paraId="6935D77F" w14:textId="77777777" w:rsidR="004B7AB1" w:rsidRPr="00923D58" w:rsidRDefault="004B7AB1" w:rsidP="004B7AB1">
            <w:pPr>
              <w:pStyle w:val="Paragrafoelenco"/>
              <w:ind w:left="0"/>
              <w:rPr>
                <w:ins w:id="698" w:author="Giorgio Romeo" w:date="2020-12-01T16:25:00Z"/>
                <w:rStyle w:val="Enfasidelicata"/>
                <w:rFonts w:ascii="Bell MT" w:hAnsi="Bell MT"/>
                <w:i w:val="0"/>
                <w:iCs w:val="0"/>
                <w:sz w:val="28"/>
                <w:szCs w:val="28"/>
              </w:rPr>
            </w:pPr>
            <w:ins w:id="699" w:author="Giorgio Romeo" w:date="2020-12-01T16:25: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4B7AB1" w14:paraId="79BDED06" w14:textId="77777777" w:rsidTr="004B7AB1">
        <w:trPr>
          <w:trHeight w:val="2152"/>
          <w:ins w:id="700" w:author="Giorgio Romeo" w:date="2020-12-01T16:25:00Z"/>
        </w:trPr>
        <w:tc>
          <w:tcPr>
            <w:tcW w:w="1985" w:type="dxa"/>
          </w:tcPr>
          <w:p w14:paraId="76A6638C" w14:textId="77777777" w:rsidR="004B7AB1" w:rsidRPr="006B5465" w:rsidRDefault="004B7AB1" w:rsidP="004B7AB1">
            <w:pPr>
              <w:pStyle w:val="Paragrafoelenco"/>
              <w:ind w:left="0"/>
              <w:jc w:val="center"/>
              <w:rPr>
                <w:ins w:id="701" w:author="Giorgio Romeo" w:date="2020-12-01T16:25:00Z"/>
                <w:rStyle w:val="Enfasidelicata"/>
                <w:rFonts w:ascii="Bell MT" w:hAnsi="Bell MT"/>
                <w:i w:val="0"/>
                <w:iCs w:val="0"/>
                <w:sz w:val="32"/>
                <w:szCs w:val="32"/>
              </w:rPr>
            </w:pPr>
            <w:ins w:id="702" w:author="Giorgio Romeo" w:date="2020-12-01T16:25:00Z">
              <w:r w:rsidRPr="006B5465">
                <w:rPr>
                  <w:rStyle w:val="Enfasidelicata"/>
                  <w:rFonts w:ascii="Bell MT" w:hAnsi="Bell MT"/>
                  <w:i w:val="0"/>
                  <w:iCs w:val="0"/>
                  <w:sz w:val="32"/>
                  <w:szCs w:val="32"/>
                </w:rPr>
                <w:t>Events flow</w:t>
              </w:r>
            </w:ins>
          </w:p>
        </w:tc>
        <w:tc>
          <w:tcPr>
            <w:tcW w:w="6849" w:type="dxa"/>
          </w:tcPr>
          <w:p w14:paraId="6845EED6" w14:textId="77777777" w:rsidR="004B7AB1" w:rsidRDefault="004B7AB1" w:rsidP="004B7AB1">
            <w:pPr>
              <w:pStyle w:val="Paragrafoelenco"/>
              <w:numPr>
                <w:ilvl w:val="0"/>
                <w:numId w:val="58"/>
              </w:numPr>
              <w:rPr>
                <w:ins w:id="703" w:author="Giorgio Romeo" w:date="2020-12-01T16:25:00Z"/>
                <w:rStyle w:val="Enfasidelicata"/>
                <w:rFonts w:ascii="Bell MT" w:hAnsi="Bell MT"/>
                <w:i w:val="0"/>
                <w:iCs w:val="0"/>
                <w:sz w:val="28"/>
                <w:szCs w:val="28"/>
              </w:rPr>
            </w:pPr>
            <w:ins w:id="704" w:author="Giorgio Romeo" w:date="2020-12-01T16:25:00Z">
              <w:r>
                <w:rPr>
                  <w:rStyle w:val="Enfasidelicata"/>
                  <w:rFonts w:ascii="Bell MT" w:hAnsi="Bell MT"/>
                  <w:i w:val="0"/>
                  <w:iCs w:val="0"/>
                  <w:sz w:val="28"/>
                  <w:szCs w:val="28"/>
                </w:rPr>
                <w:t>The user accesses the notification panel.</w:t>
              </w:r>
            </w:ins>
          </w:p>
          <w:p w14:paraId="5DE8870B" w14:textId="77777777" w:rsidR="004B7AB1" w:rsidRDefault="004B7AB1" w:rsidP="004B7AB1">
            <w:pPr>
              <w:pStyle w:val="Paragrafoelenco"/>
              <w:numPr>
                <w:ilvl w:val="0"/>
                <w:numId w:val="58"/>
              </w:numPr>
              <w:rPr>
                <w:ins w:id="705" w:author="Giorgio Romeo" w:date="2020-12-01T16:25:00Z"/>
                <w:rStyle w:val="Enfasidelicata"/>
                <w:rFonts w:ascii="Bell MT" w:hAnsi="Bell MT"/>
                <w:i w:val="0"/>
                <w:iCs w:val="0"/>
                <w:sz w:val="28"/>
                <w:szCs w:val="28"/>
              </w:rPr>
            </w:pPr>
            <w:ins w:id="706" w:author="Giorgio Romeo" w:date="2020-12-01T16:25:00Z">
              <w:r>
                <w:rPr>
                  <w:rStyle w:val="Enfasidelicata"/>
                  <w:rFonts w:ascii="Bell MT" w:hAnsi="Bell MT"/>
                  <w:i w:val="0"/>
                  <w:iCs w:val="0"/>
                  <w:sz w:val="28"/>
                  <w:szCs w:val="28"/>
                </w:rPr>
                <w:t>The user selects one or more stores she wants to be notified about.</w:t>
              </w:r>
            </w:ins>
          </w:p>
          <w:p w14:paraId="3C91A223" w14:textId="77777777" w:rsidR="004B7AB1" w:rsidRDefault="004B7AB1" w:rsidP="004B7AB1">
            <w:pPr>
              <w:pStyle w:val="Paragrafoelenco"/>
              <w:numPr>
                <w:ilvl w:val="0"/>
                <w:numId w:val="58"/>
              </w:numPr>
              <w:rPr>
                <w:ins w:id="707" w:author="Giorgio Romeo" w:date="2020-12-01T16:25:00Z"/>
                <w:rStyle w:val="Enfasidelicata"/>
                <w:rFonts w:ascii="Bell MT" w:hAnsi="Bell MT"/>
                <w:i w:val="0"/>
                <w:iCs w:val="0"/>
                <w:sz w:val="28"/>
                <w:szCs w:val="28"/>
              </w:rPr>
            </w:pPr>
            <w:ins w:id="708" w:author="Giorgio Romeo" w:date="2020-12-01T16:25:00Z">
              <w:r>
                <w:rPr>
                  <w:rStyle w:val="Enfasidelicata"/>
                  <w:rFonts w:ascii="Bell MT" w:hAnsi="Bell MT"/>
                  <w:i w:val="0"/>
                  <w:iCs w:val="0"/>
                  <w:sz w:val="28"/>
                  <w:szCs w:val="28"/>
                </w:rPr>
                <w:t>The user selects a day or a time range.</w:t>
              </w:r>
            </w:ins>
          </w:p>
          <w:p w14:paraId="3A05FD32" w14:textId="77777777" w:rsidR="004B7AB1" w:rsidRDefault="004B7AB1" w:rsidP="004B7AB1">
            <w:pPr>
              <w:pStyle w:val="Paragrafoelenco"/>
              <w:numPr>
                <w:ilvl w:val="0"/>
                <w:numId w:val="58"/>
              </w:numPr>
              <w:rPr>
                <w:ins w:id="709" w:author="Giorgio Romeo" w:date="2020-12-01T16:25:00Z"/>
                <w:rStyle w:val="Enfasidelicata"/>
                <w:rFonts w:ascii="Bell MT" w:hAnsi="Bell MT"/>
                <w:i w:val="0"/>
                <w:iCs w:val="0"/>
                <w:sz w:val="28"/>
                <w:szCs w:val="28"/>
              </w:rPr>
            </w:pPr>
            <w:ins w:id="710" w:author="Giorgio Romeo" w:date="2020-12-01T16:25:00Z">
              <w:r>
                <w:rPr>
                  <w:rStyle w:val="Enfasidelicata"/>
                  <w:rFonts w:ascii="Bell MT" w:hAnsi="Bell MT"/>
                  <w:i w:val="0"/>
                  <w:iCs w:val="0"/>
                  <w:sz w:val="28"/>
                  <w:szCs w:val="28"/>
                </w:rPr>
                <w:t>The user selects how often she wants to be notified.</w:t>
              </w:r>
            </w:ins>
          </w:p>
          <w:p w14:paraId="12CF30E6" w14:textId="77777777" w:rsidR="004B7AB1" w:rsidRDefault="004B7AB1" w:rsidP="004B7AB1">
            <w:pPr>
              <w:pStyle w:val="Paragrafoelenco"/>
              <w:numPr>
                <w:ilvl w:val="0"/>
                <w:numId w:val="58"/>
              </w:numPr>
              <w:rPr>
                <w:ins w:id="711" w:author="Giorgio Romeo" w:date="2020-12-01T16:25:00Z"/>
                <w:rStyle w:val="Enfasidelicata"/>
                <w:rFonts w:ascii="Bell MT" w:hAnsi="Bell MT"/>
                <w:i w:val="0"/>
                <w:iCs w:val="0"/>
                <w:sz w:val="28"/>
                <w:szCs w:val="28"/>
              </w:rPr>
            </w:pPr>
            <w:ins w:id="712" w:author="Giorgio Romeo" w:date="2020-12-01T16:25:00Z">
              <w:r>
                <w:rPr>
                  <w:rStyle w:val="Enfasidelicata"/>
                  <w:rFonts w:ascii="Bell MT" w:hAnsi="Bell MT"/>
                  <w:i w:val="0"/>
                  <w:iCs w:val="0"/>
                  <w:sz w:val="28"/>
                  <w:szCs w:val="28"/>
                </w:rPr>
                <w:t xml:space="preserve">The user clicks on the </w:t>
              </w:r>
              <w:r w:rsidRPr="00BD7B1D">
                <w:rPr>
                  <w:rStyle w:val="Enfasidelicata"/>
                  <w:rFonts w:ascii="Bell MT" w:hAnsi="Bell MT"/>
                  <w:sz w:val="28"/>
                  <w:szCs w:val="28"/>
                </w:rPr>
                <w:t>“Confirm”</w:t>
              </w:r>
              <w:r>
                <w:rPr>
                  <w:rStyle w:val="Enfasidelicata"/>
                  <w:rFonts w:ascii="Bell MT" w:hAnsi="Bell MT"/>
                  <w:i w:val="0"/>
                  <w:iCs w:val="0"/>
                  <w:sz w:val="28"/>
                  <w:szCs w:val="28"/>
                </w:rPr>
                <w:t xml:space="preserve"> button.</w:t>
              </w:r>
            </w:ins>
          </w:p>
          <w:p w14:paraId="319390D7" w14:textId="77777777" w:rsidR="004B7AB1" w:rsidRPr="00701CE5" w:rsidRDefault="004B7AB1" w:rsidP="004B7AB1">
            <w:pPr>
              <w:pStyle w:val="Paragrafoelenco"/>
              <w:numPr>
                <w:ilvl w:val="0"/>
                <w:numId w:val="58"/>
              </w:numPr>
              <w:rPr>
                <w:ins w:id="713" w:author="Giorgio Romeo" w:date="2020-12-01T16:25:00Z"/>
                <w:rStyle w:val="Enfasidelicata"/>
                <w:rFonts w:ascii="Bell MT" w:hAnsi="Bell MT"/>
                <w:i w:val="0"/>
                <w:iCs w:val="0"/>
                <w:sz w:val="28"/>
                <w:szCs w:val="28"/>
              </w:rPr>
            </w:pPr>
            <w:ins w:id="714" w:author="Giorgio Romeo" w:date="2020-12-01T16:25:00Z">
              <w:r w:rsidRPr="00701CE5">
                <w:rPr>
                  <w:rStyle w:val="Enfasidelicata"/>
                  <w:rFonts w:ascii="Bell MT" w:hAnsi="Bell MT"/>
                  <w:i w:val="0"/>
                  <w:iCs w:val="0"/>
                  <w:sz w:val="28"/>
                  <w:szCs w:val="28"/>
                </w:rPr>
                <w:t xml:space="preserve">The system notifies the user that the </w:t>
              </w:r>
              <w:r>
                <w:rPr>
                  <w:rStyle w:val="Enfasidelicata"/>
                  <w:rFonts w:ascii="Bell MT" w:hAnsi="Bell MT"/>
                  <w:i w:val="0"/>
                  <w:iCs w:val="0"/>
                  <w:sz w:val="28"/>
                  <w:szCs w:val="28"/>
                </w:rPr>
                <w:t xml:space="preserve">procedure </w:t>
              </w:r>
              <w:r w:rsidRPr="00701CE5">
                <w:rPr>
                  <w:rStyle w:val="Enfasidelicata"/>
                  <w:rFonts w:ascii="Bell MT" w:hAnsi="Bell MT"/>
                  <w:i w:val="0"/>
                  <w:iCs w:val="0"/>
                  <w:sz w:val="28"/>
                  <w:szCs w:val="28"/>
                </w:rPr>
                <w:t xml:space="preserve">has been successfully </w:t>
              </w:r>
              <w:r>
                <w:rPr>
                  <w:rStyle w:val="Enfasidelicata"/>
                  <w:rFonts w:ascii="Bell MT" w:hAnsi="Bell MT"/>
                  <w:i w:val="0"/>
                  <w:iCs w:val="0"/>
                  <w:sz w:val="28"/>
                  <w:szCs w:val="28"/>
                </w:rPr>
                <w:t>completed</w:t>
              </w:r>
              <w:r w:rsidRPr="00701CE5">
                <w:rPr>
                  <w:rStyle w:val="Enfasidelicata"/>
                  <w:rFonts w:ascii="Bell MT" w:hAnsi="Bell MT"/>
                  <w:i w:val="0"/>
                  <w:iCs w:val="0"/>
                  <w:sz w:val="28"/>
                  <w:szCs w:val="28"/>
                </w:rPr>
                <w:t>.</w:t>
              </w:r>
            </w:ins>
          </w:p>
          <w:p w14:paraId="0528652C" w14:textId="77777777" w:rsidR="004B7AB1" w:rsidRPr="005C2BF6" w:rsidRDefault="004B7AB1" w:rsidP="004B7AB1">
            <w:pPr>
              <w:pStyle w:val="Paragrafoelenco"/>
              <w:ind w:left="360"/>
              <w:rPr>
                <w:ins w:id="715" w:author="Giorgio Romeo" w:date="2020-12-01T16:25:00Z"/>
                <w:rStyle w:val="Enfasidelicata"/>
                <w:rFonts w:ascii="Bell MT" w:hAnsi="Bell MT"/>
                <w:i w:val="0"/>
                <w:iCs w:val="0"/>
                <w:sz w:val="28"/>
                <w:szCs w:val="28"/>
              </w:rPr>
            </w:pPr>
          </w:p>
        </w:tc>
      </w:tr>
      <w:tr w:rsidR="004B7AB1" w14:paraId="19F8D023" w14:textId="77777777" w:rsidTr="004B7AB1">
        <w:trPr>
          <w:trHeight w:val="361"/>
          <w:ins w:id="716" w:author="Giorgio Romeo" w:date="2020-12-01T16:25:00Z"/>
        </w:trPr>
        <w:tc>
          <w:tcPr>
            <w:tcW w:w="1985" w:type="dxa"/>
          </w:tcPr>
          <w:p w14:paraId="063AE72F" w14:textId="77777777" w:rsidR="004B7AB1" w:rsidRPr="006B5465" w:rsidRDefault="004B7AB1" w:rsidP="004B7AB1">
            <w:pPr>
              <w:pStyle w:val="Paragrafoelenco"/>
              <w:ind w:left="0"/>
              <w:jc w:val="center"/>
              <w:rPr>
                <w:ins w:id="717" w:author="Giorgio Romeo" w:date="2020-12-01T16:25:00Z"/>
                <w:rStyle w:val="Enfasidelicata"/>
                <w:rFonts w:ascii="Bell MT" w:hAnsi="Bell MT"/>
                <w:i w:val="0"/>
                <w:iCs w:val="0"/>
                <w:sz w:val="32"/>
                <w:szCs w:val="32"/>
              </w:rPr>
            </w:pPr>
            <w:ins w:id="718" w:author="Giorgio Romeo" w:date="2020-12-01T16:25:00Z">
              <w:r w:rsidRPr="006B5465">
                <w:rPr>
                  <w:rStyle w:val="Enfasidelicata"/>
                  <w:rFonts w:ascii="Bell MT" w:hAnsi="Bell MT"/>
                  <w:i w:val="0"/>
                  <w:iCs w:val="0"/>
                  <w:sz w:val="32"/>
                  <w:szCs w:val="32"/>
                </w:rPr>
                <w:t>Exit condition</w:t>
              </w:r>
            </w:ins>
          </w:p>
        </w:tc>
        <w:tc>
          <w:tcPr>
            <w:tcW w:w="6849" w:type="dxa"/>
          </w:tcPr>
          <w:p w14:paraId="1CC3AE0C" w14:textId="35225A33" w:rsidR="004B7AB1" w:rsidRPr="006B5465" w:rsidRDefault="004B7AB1" w:rsidP="004B7AB1">
            <w:pPr>
              <w:pStyle w:val="Paragrafoelenco"/>
              <w:ind w:left="0"/>
              <w:rPr>
                <w:ins w:id="719" w:author="Giorgio Romeo" w:date="2020-12-01T16:25:00Z"/>
                <w:rStyle w:val="Enfasidelicata"/>
                <w:rFonts w:ascii="Bell MT" w:hAnsi="Bell MT"/>
                <w:i w:val="0"/>
                <w:iCs w:val="0"/>
                <w:sz w:val="28"/>
                <w:szCs w:val="28"/>
              </w:rPr>
            </w:pPr>
            <w:ins w:id="720" w:author="Giorgio Romeo" w:date="2020-12-01T16:25:00Z">
              <w:r>
                <w:rPr>
                  <w:rStyle w:val="Enfasidelicata"/>
                  <w:rFonts w:ascii="Bell MT" w:hAnsi="Bell MT"/>
                  <w:i w:val="0"/>
                  <w:iCs w:val="0"/>
                  <w:sz w:val="28"/>
                  <w:szCs w:val="28"/>
                </w:rPr>
                <w:t xml:space="preserve">The user’s notification </w:t>
              </w:r>
            </w:ins>
            <w:ins w:id="721" w:author="Giorgio Romeo" w:date="2020-12-01T23:58:00Z">
              <w:r w:rsidR="00293EAF">
                <w:rPr>
                  <w:rStyle w:val="Enfasidelicata"/>
                  <w:rFonts w:ascii="Bell MT" w:hAnsi="Bell MT"/>
                  <w:i w:val="0"/>
                  <w:iCs w:val="0"/>
                  <w:sz w:val="28"/>
                  <w:szCs w:val="28"/>
                </w:rPr>
                <w:t>preferences are</w:t>
              </w:r>
            </w:ins>
            <w:ins w:id="722" w:author="Giorgio Romeo" w:date="2020-12-01T16:25:00Z">
              <w:r>
                <w:rPr>
                  <w:rStyle w:val="Enfasidelicata"/>
                  <w:rFonts w:ascii="Bell MT" w:hAnsi="Bell MT"/>
                  <w:i w:val="0"/>
                  <w:iCs w:val="0"/>
                  <w:sz w:val="28"/>
                  <w:szCs w:val="28"/>
                </w:rPr>
                <w:t xml:space="preserve"> correctly updated.</w:t>
              </w:r>
            </w:ins>
          </w:p>
        </w:tc>
      </w:tr>
      <w:tr w:rsidR="004B7AB1" w14:paraId="131BEFF4" w14:textId="77777777" w:rsidTr="004B7AB1">
        <w:trPr>
          <w:trHeight w:val="361"/>
          <w:ins w:id="723" w:author="Giorgio Romeo" w:date="2020-12-01T16:25:00Z"/>
        </w:trPr>
        <w:tc>
          <w:tcPr>
            <w:tcW w:w="1985" w:type="dxa"/>
          </w:tcPr>
          <w:p w14:paraId="79559704" w14:textId="77777777" w:rsidR="004B7AB1" w:rsidRPr="006B5465" w:rsidRDefault="004B7AB1" w:rsidP="004B7AB1">
            <w:pPr>
              <w:pStyle w:val="Paragrafoelenco"/>
              <w:ind w:left="0"/>
              <w:jc w:val="center"/>
              <w:rPr>
                <w:ins w:id="724" w:author="Giorgio Romeo" w:date="2020-12-01T16:25:00Z"/>
                <w:rStyle w:val="Enfasidelicata"/>
                <w:rFonts w:ascii="Bell MT" w:hAnsi="Bell MT"/>
                <w:i w:val="0"/>
                <w:iCs w:val="0"/>
                <w:sz w:val="32"/>
                <w:szCs w:val="32"/>
              </w:rPr>
            </w:pPr>
            <w:ins w:id="725" w:author="Giorgio Romeo" w:date="2020-12-01T16:25:00Z">
              <w:r w:rsidRPr="006B5465">
                <w:rPr>
                  <w:rStyle w:val="Enfasidelicata"/>
                  <w:rFonts w:ascii="Bell MT" w:hAnsi="Bell MT"/>
                  <w:i w:val="0"/>
                  <w:iCs w:val="0"/>
                  <w:sz w:val="32"/>
                  <w:szCs w:val="32"/>
                </w:rPr>
                <w:t>Exceptions</w:t>
              </w:r>
            </w:ins>
          </w:p>
        </w:tc>
        <w:tc>
          <w:tcPr>
            <w:tcW w:w="6849" w:type="dxa"/>
          </w:tcPr>
          <w:p w14:paraId="638F7F85" w14:textId="77777777" w:rsidR="004B7AB1" w:rsidRPr="006C6F3F" w:rsidRDefault="004B7AB1" w:rsidP="004B7AB1">
            <w:pPr>
              <w:pStyle w:val="Paragrafoelenco"/>
              <w:ind w:left="357"/>
              <w:rPr>
                <w:ins w:id="726" w:author="Giorgio Romeo" w:date="2020-12-01T16:25:00Z"/>
                <w:rStyle w:val="Enfasidelicata"/>
                <w:rFonts w:ascii="Bell MT" w:hAnsi="Bell MT"/>
                <w:i w:val="0"/>
                <w:iCs w:val="0"/>
                <w:sz w:val="28"/>
                <w:szCs w:val="28"/>
              </w:rPr>
            </w:pPr>
          </w:p>
        </w:tc>
      </w:tr>
    </w:tbl>
    <w:p w14:paraId="5E18C2E2" w14:textId="36A27F3D" w:rsidR="004B7AB1" w:rsidRDefault="004B7AB1" w:rsidP="004B7AB1">
      <w:pPr>
        <w:spacing w:line="240" w:lineRule="auto"/>
        <w:rPr>
          <w:ins w:id="727" w:author="Giorgio Romeo" w:date="2020-12-01T16:18:00Z"/>
          <w:rStyle w:val="Enfasidelicata"/>
          <w:rFonts w:ascii="Bell MT" w:hAnsi="Bell MT"/>
          <w:sz w:val="28"/>
          <w:szCs w:val="28"/>
        </w:rPr>
      </w:pPr>
    </w:p>
    <w:p w14:paraId="12F80A39" w14:textId="50ACF5FC" w:rsidR="004B7AB1" w:rsidRDefault="004B7AB1" w:rsidP="004B7AB1">
      <w:pPr>
        <w:spacing w:line="240" w:lineRule="auto"/>
        <w:rPr>
          <w:ins w:id="728" w:author="Giorgio Romeo" w:date="2020-12-01T16:18:00Z"/>
          <w:rStyle w:val="Enfasidelicata"/>
          <w:rFonts w:ascii="Bell MT" w:hAnsi="Bell MT"/>
          <w:sz w:val="28"/>
          <w:szCs w:val="28"/>
        </w:rPr>
      </w:pPr>
    </w:p>
    <w:p w14:paraId="1665B71D" w14:textId="572EA2F5" w:rsidR="004B7AB1" w:rsidRDefault="004B7AB1" w:rsidP="004B7AB1">
      <w:pPr>
        <w:spacing w:line="240" w:lineRule="auto"/>
        <w:rPr>
          <w:ins w:id="729" w:author="Giorgio Romeo" w:date="2020-12-01T16:18:00Z"/>
          <w:rStyle w:val="Enfasidelicata"/>
          <w:rFonts w:ascii="Bell MT" w:hAnsi="Bell MT"/>
          <w:sz w:val="28"/>
          <w:szCs w:val="28"/>
        </w:rPr>
      </w:pPr>
    </w:p>
    <w:p w14:paraId="332E7F86" w14:textId="19DF0E73" w:rsidR="004B7AB1" w:rsidRDefault="004B7AB1" w:rsidP="004B7AB1">
      <w:pPr>
        <w:spacing w:line="240" w:lineRule="auto"/>
        <w:rPr>
          <w:ins w:id="730" w:author="Giorgio Romeo" w:date="2020-12-01T16:18:00Z"/>
          <w:rStyle w:val="Enfasidelicata"/>
          <w:rFonts w:ascii="Bell MT" w:hAnsi="Bell MT"/>
          <w:sz w:val="28"/>
          <w:szCs w:val="28"/>
        </w:rPr>
      </w:pPr>
    </w:p>
    <w:p w14:paraId="1D3A124B" w14:textId="57DC89C8" w:rsidR="004B7AB1" w:rsidRDefault="004B7AB1" w:rsidP="004B7AB1">
      <w:pPr>
        <w:spacing w:line="240" w:lineRule="auto"/>
        <w:rPr>
          <w:ins w:id="731" w:author="Giorgio Romeo" w:date="2020-12-01T16:18:00Z"/>
          <w:rStyle w:val="Enfasidelicata"/>
          <w:rFonts w:ascii="Bell MT" w:hAnsi="Bell MT"/>
          <w:sz w:val="28"/>
          <w:szCs w:val="28"/>
        </w:rPr>
      </w:pPr>
    </w:p>
    <w:p w14:paraId="429EA2E2" w14:textId="5ADBA126" w:rsidR="004B7AB1" w:rsidRDefault="004B7AB1" w:rsidP="004B7AB1">
      <w:pPr>
        <w:spacing w:line="240" w:lineRule="auto"/>
        <w:rPr>
          <w:ins w:id="732" w:author="Giorgio Romeo" w:date="2020-12-01T16:18:00Z"/>
          <w:rStyle w:val="Enfasidelicata"/>
          <w:rFonts w:ascii="Bell MT" w:hAnsi="Bell MT"/>
          <w:sz w:val="28"/>
          <w:szCs w:val="28"/>
        </w:rPr>
      </w:pPr>
    </w:p>
    <w:p w14:paraId="36C221F8" w14:textId="66552902" w:rsidR="004B7AB1" w:rsidRDefault="004B7AB1" w:rsidP="004B7AB1">
      <w:pPr>
        <w:spacing w:line="240" w:lineRule="auto"/>
        <w:rPr>
          <w:ins w:id="733" w:author="Giorgio Romeo" w:date="2020-12-01T16:18:00Z"/>
          <w:rStyle w:val="Enfasidelicata"/>
          <w:rFonts w:ascii="Bell MT" w:hAnsi="Bell MT"/>
          <w:sz w:val="28"/>
          <w:szCs w:val="28"/>
        </w:rPr>
      </w:pPr>
    </w:p>
    <w:p w14:paraId="6C131348" w14:textId="32D79E07" w:rsidR="004B7AB1" w:rsidRDefault="004B7AB1" w:rsidP="004B7AB1">
      <w:pPr>
        <w:spacing w:line="240" w:lineRule="auto"/>
        <w:rPr>
          <w:ins w:id="734" w:author="Giorgio Romeo" w:date="2020-12-01T16:18:00Z"/>
          <w:rStyle w:val="Enfasidelicata"/>
          <w:rFonts w:ascii="Bell MT" w:hAnsi="Bell MT"/>
          <w:sz w:val="28"/>
          <w:szCs w:val="28"/>
        </w:rPr>
      </w:pPr>
    </w:p>
    <w:p w14:paraId="14D6498A" w14:textId="77777777" w:rsidR="004B7AB1" w:rsidRDefault="004B7AB1" w:rsidP="004B7AB1">
      <w:pPr>
        <w:spacing w:line="240" w:lineRule="auto"/>
        <w:rPr>
          <w:ins w:id="735" w:author="Giorgio Romeo" w:date="2020-12-01T16:18:00Z"/>
          <w:rStyle w:val="Enfasidelicata"/>
          <w:rFonts w:ascii="Bell MT" w:hAnsi="Bell MT"/>
          <w:sz w:val="28"/>
          <w:szCs w:val="28"/>
        </w:rPr>
      </w:pPr>
    </w:p>
    <w:p w14:paraId="59A1F678" w14:textId="3579335C" w:rsidR="004B7AB1" w:rsidRDefault="004B7AB1" w:rsidP="004B7AB1">
      <w:pPr>
        <w:spacing w:line="240" w:lineRule="auto"/>
        <w:rPr>
          <w:ins w:id="736" w:author="Giorgio Romeo" w:date="2020-12-01T16:18:00Z"/>
          <w:rStyle w:val="Enfasidelicata"/>
          <w:rFonts w:ascii="Bell MT" w:hAnsi="Bell MT"/>
          <w:sz w:val="28"/>
          <w:szCs w:val="28"/>
        </w:rPr>
      </w:pPr>
    </w:p>
    <w:p w14:paraId="05B41B21" w14:textId="69817822" w:rsidR="004B7AB1" w:rsidRDefault="004B7AB1" w:rsidP="004B7AB1">
      <w:pPr>
        <w:spacing w:line="240" w:lineRule="auto"/>
        <w:rPr>
          <w:ins w:id="737" w:author="Giorgio Romeo" w:date="2020-12-01T16:18:00Z"/>
          <w:rStyle w:val="Enfasidelicata"/>
          <w:rFonts w:ascii="Bell MT" w:hAnsi="Bell MT"/>
          <w:sz w:val="28"/>
          <w:szCs w:val="28"/>
        </w:rPr>
      </w:pPr>
    </w:p>
    <w:p w14:paraId="26EAA491" w14:textId="77777777" w:rsidR="004B7AB1" w:rsidRPr="004B7AB1" w:rsidRDefault="004B7AB1">
      <w:pPr>
        <w:spacing w:line="240" w:lineRule="auto"/>
        <w:rPr>
          <w:ins w:id="738" w:author="Giorgio Romeo" w:date="2020-12-01T16:18:00Z"/>
          <w:rStyle w:val="Enfasidelicata"/>
          <w:rFonts w:ascii="Bell MT" w:hAnsi="Bell MT"/>
          <w:sz w:val="28"/>
          <w:szCs w:val="28"/>
        </w:rPr>
        <w:pPrChange w:id="739" w:author="Giorgio Romeo" w:date="2020-12-01T16:18:00Z">
          <w:pPr>
            <w:pStyle w:val="Paragrafoelenco"/>
            <w:numPr>
              <w:numId w:val="39"/>
            </w:numPr>
            <w:spacing w:line="240" w:lineRule="auto"/>
            <w:ind w:left="1352" w:hanging="360"/>
          </w:pPr>
        </w:pPrChange>
      </w:pPr>
    </w:p>
    <w:p w14:paraId="1793A987" w14:textId="32914F09" w:rsidR="004B7AB1" w:rsidRPr="007C71D7" w:rsidRDefault="004B7AB1">
      <w:pPr>
        <w:pStyle w:val="Paragrafoelenco"/>
        <w:numPr>
          <w:ilvl w:val="0"/>
          <w:numId w:val="39"/>
        </w:numPr>
        <w:spacing w:line="240" w:lineRule="auto"/>
        <w:rPr>
          <w:rStyle w:val="Enfasidelicata"/>
          <w:rFonts w:ascii="Bell MT" w:hAnsi="Bell MT"/>
          <w:sz w:val="28"/>
          <w:szCs w:val="28"/>
        </w:rPr>
        <w:pPrChange w:id="740" w:author="Giorgio Romeo" w:date="2020-12-01T11:22:00Z">
          <w:pPr>
            <w:pStyle w:val="Paragrafoelenco"/>
            <w:numPr>
              <w:numId w:val="53"/>
            </w:numPr>
            <w:spacing w:line="240" w:lineRule="auto"/>
            <w:ind w:left="1352" w:hanging="360"/>
          </w:pPr>
        </w:pPrChange>
      </w:pPr>
      <w:ins w:id="741" w:author="Giorgio Romeo" w:date="2020-12-01T16:19:00Z">
        <w:r>
          <w:rPr>
            <w:rStyle w:val="Enfasidelicata"/>
            <w:rFonts w:ascii="Bell MT" w:hAnsi="Bell MT"/>
            <w:sz w:val="28"/>
            <w:szCs w:val="28"/>
          </w:rPr>
          <w:t>Monitor Entrances</w:t>
        </w:r>
      </w:ins>
    </w:p>
    <w:tbl>
      <w:tblPr>
        <w:tblStyle w:val="Grigliatabella"/>
        <w:tblpPr w:leftFromText="141" w:rightFromText="141" w:vertAnchor="text" w:horzAnchor="margin" w:tblpXSpec="right" w:tblpY="396"/>
        <w:tblW w:w="0" w:type="auto"/>
        <w:tblLook w:val="04A0" w:firstRow="1" w:lastRow="0" w:firstColumn="1" w:lastColumn="0" w:noHBand="0" w:noVBand="1"/>
      </w:tblPr>
      <w:tblGrid>
        <w:gridCol w:w="1985"/>
        <w:gridCol w:w="6849"/>
      </w:tblGrid>
      <w:tr w:rsidR="00527327" w:rsidDel="00981513" w14:paraId="1B288B85" w14:textId="18F91DA9" w:rsidTr="00B920D4">
        <w:trPr>
          <w:trHeight w:val="215"/>
          <w:del w:id="742" w:author="Giorgio Romeo" w:date="2020-12-01T16:03:00Z"/>
        </w:trPr>
        <w:tc>
          <w:tcPr>
            <w:tcW w:w="1985" w:type="dxa"/>
          </w:tcPr>
          <w:p w14:paraId="408AF1D2" w14:textId="52563DBB" w:rsidR="00527327" w:rsidRPr="006B5465" w:rsidDel="00981513" w:rsidRDefault="00527327" w:rsidP="00527327">
            <w:pPr>
              <w:pStyle w:val="Paragrafoelenco"/>
              <w:ind w:left="0"/>
              <w:jc w:val="center"/>
              <w:rPr>
                <w:del w:id="743" w:author="Giorgio Romeo" w:date="2020-12-01T16:03:00Z"/>
                <w:rStyle w:val="Enfasidelicata"/>
                <w:rFonts w:ascii="Bell MT" w:hAnsi="Bell MT"/>
                <w:i w:val="0"/>
                <w:iCs w:val="0"/>
                <w:sz w:val="32"/>
                <w:szCs w:val="32"/>
              </w:rPr>
            </w:pPr>
            <w:del w:id="744" w:author="Giorgio Romeo" w:date="2020-12-01T16:03:00Z">
              <w:r w:rsidRPr="006B5465" w:rsidDel="00981513">
                <w:rPr>
                  <w:rStyle w:val="Enfasidelicata"/>
                  <w:rFonts w:ascii="Bell MT" w:hAnsi="Bell MT"/>
                  <w:i w:val="0"/>
                  <w:iCs w:val="0"/>
                  <w:sz w:val="32"/>
                  <w:szCs w:val="32"/>
                </w:rPr>
                <w:delText>Actors</w:delText>
              </w:r>
            </w:del>
          </w:p>
        </w:tc>
        <w:tc>
          <w:tcPr>
            <w:tcW w:w="6849" w:type="dxa"/>
          </w:tcPr>
          <w:p w14:paraId="2D6BC9C6" w14:textId="09F862F6" w:rsidR="00527327" w:rsidRPr="00923D58" w:rsidDel="00981513" w:rsidRDefault="00527327" w:rsidP="00527327">
            <w:pPr>
              <w:pStyle w:val="Paragrafoelenco"/>
              <w:ind w:left="0"/>
              <w:rPr>
                <w:del w:id="745" w:author="Giorgio Romeo" w:date="2020-12-01T16:03:00Z"/>
                <w:rStyle w:val="Enfasidelicata"/>
                <w:rFonts w:ascii="Bell MT" w:hAnsi="Bell MT"/>
                <w:i w:val="0"/>
                <w:iCs w:val="0"/>
                <w:sz w:val="28"/>
                <w:szCs w:val="28"/>
              </w:rPr>
            </w:pPr>
            <w:del w:id="746" w:author="Giorgio Romeo" w:date="2020-12-01T16:03:00Z">
              <w:r w:rsidDel="00981513">
                <w:rPr>
                  <w:rStyle w:val="Enfasidelicata"/>
                  <w:rFonts w:ascii="Bell MT" w:hAnsi="Bell MT"/>
                  <w:i w:val="0"/>
                  <w:iCs w:val="0"/>
                  <w:sz w:val="28"/>
                  <w:szCs w:val="28"/>
                </w:rPr>
                <w:delText xml:space="preserve">Virtual </w:delText>
              </w:r>
              <w:r w:rsidRPr="00923D58" w:rsidDel="00981513">
                <w:rPr>
                  <w:rStyle w:val="Enfasidelicata"/>
                  <w:rFonts w:ascii="Bell MT" w:hAnsi="Bell MT"/>
                  <w:i w:val="0"/>
                  <w:iCs w:val="0"/>
                  <w:sz w:val="28"/>
                  <w:szCs w:val="28"/>
                </w:rPr>
                <w:delText>User</w:delText>
              </w:r>
            </w:del>
          </w:p>
        </w:tc>
      </w:tr>
      <w:tr w:rsidR="00527327" w:rsidDel="00981513" w14:paraId="47BBFB8D" w14:textId="4474C942" w:rsidTr="00B920D4">
        <w:trPr>
          <w:trHeight w:val="361"/>
          <w:del w:id="747" w:author="Giorgio Romeo" w:date="2020-12-01T16:03:00Z"/>
        </w:trPr>
        <w:tc>
          <w:tcPr>
            <w:tcW w:w="1985" w:type="dxa"/>
          </w:tcPr>
          <w:p w14:paraId="7D7D37F1" w14:textId="44D7DBB6" w:rsidR="00527327" w:rsidRPr="006B5465" w:rsidDel="00981513" w:rsidRDefault="00527327" w:rsidP="00527327">
            <w:pPr>
              <w:pStyle w:val="Paragrafoelenco"/>
              <w:ind w:left="0"/>
              <w:jc w:val="center"/>
              <w:rPr>
                <w:del w:id="748" w:author="Giorgio Romeo" w:date="2020-12-01T16:03:00Z"/>
                <w:rStyle w:val="Enfasidelicata"/>
                <w:rFonts w:ascii="Bell MT" w:hAnsi="Bell MT"/>
                <w:i w:val="0"/>
                <w:iCs w:val="0"/>
                <w:sz w:val="32"/>
                <w:szCs w:val="32"/>
              </w:rPr>
            </w:pPr>
            <w:del w:id="749" w:author="Giorgio Romeo" w:date="2020-12-01T16:03:00Z">
              <w:r w:rsidRPr="006B5465" w:rsidDel="00981513">
                <w:rPr>
                  <w:rStyle w:val="Enfasidelicata"/>
                  <w:rFonts w:ascii="Bell MT" w:hAnsi="Bell MT"/>
                  <w:i w:val="0"/>
                  <w:iCs w:val="0"/>
                  <w:sz w:val="32"/>
                  <w:szCs w:val="32"/>
                </w:rPr>
                <w:delText>Entry condition</w:delText>
              </w:r>
            </w:del>
          </w:p>
        </w:tc>
        <w:tc>
          <w:tcPr>
            <w:tcW w:w="6849" w:type="dxa"/>
          </w:tcPr>
          <w:p w14:paraId="47D81575" w14:textId="46EE7113" w:rsidR="00527327" w:rsidRPr="00923D58" w:rsidDel="00981513" w:rsidRDefault="00513AD3" w:rsidP="00527327">
            <w:pPr>
              <w:pStyle w:val="Paragrafoelenco"/>
              <w:ind w:left="0"/>
              <w:rPr>
                <w:del w:id="750" w:author="Giorgio Romeo" w:date="2020-12-01T16:03:00Z"/>
                <w:rStyle w:val="Enfasidelicata"/>
                <w:rFonts w:ascii="Bell MT" w:hAnsi="Bell MT"/>
                <w:i w:val="0"/>
                <w:iCs w:val="0"/>
                <w:sz w:val="28"/>
                <w:szCs w:val="28"/>
              </w:rPr>
            </w:pPr>
            <w:del w:id="751" w:author="Giorgio Romeo" w:date="2020-12-01T16:03:00Z">
              <w:r w:rsidRPr="00235177" w:rsidDel="00981513">
                <w:rPr>
                  <w:rStyle w:val="Enfasidelicata"/>
                  <w:rFonts w:ascii="Bell MT" w:hAnsi="Bell MT"/>
                  <w:i w:val="0"/>
                  <w:iCs w:val="0"/>
                  <w:sz w:val="28"/>
                  <w:szCs w:val="28"/>
                </w:rPr>
                <w:delText>The</w:delText>
              </w:r>
              <w:r w:rsidDel="00981513">
                <w:rPr>
                  <w:rStyle w:val="Enfasidelicata"/>
                  <w:rFonts w:ascii="Bell MT" w:hAnsi="Bell MT"/>
                  <w:i w:val="0"/>
                  <w:iCs w:val="0"/>
                  <w:sz w:val="28"/>
                  <w:szCs w:val="28"/>
                </w:rPr>
                <w:delText xml:space="preserve"> virtual</w:delText>
              </w:r>
              <w:r w:rsidRPr="00235177" w:rsidDel="00981513">
                <w:rPr>
                  <w:rStyle w:val="Enfasidelicata"/>
                  <w:rFonts w:ascii="Bell MT" w:hAnsi="Bell MT"/>
                  <w:i w:val="0"/>
                  <w:iCs w:val="0"/>
                  <w:sz w:val="28"/>
                  <w:szCs w:val="28"/>
                </w:rPr>
                <w:delText xml:space="preserve"> user is already</w:delText>
              </w:r>
              <w:r w:rsidDel="00981513">
                <w:rPr>
                  <w:rStyle w:val="Enfasidelicata"/>
                  <w:rFonts w:ascii="Bell MT" w:hAnsi="Bell MT"/>
                  <w:i w:val="0"/>
                  <w:iCs w:val="0"/>
                  <w:sz w:val="28"/>
                  <w:szCs w:val="28"/>
                </w:rPr>
                <w:delText xml:space="preserve"> logged into</w:delText>
              </w:r>
              <w:r w:rsidRPr="00235177" w:rsidDel="00981513">
                <w:rPr>
                  <w:rStyle w:val="Enfasidelicata"/>
                  <w:rFonts w:ascii="Bell MT" w:hAnsi="Bell MT"/>
                  <w:i w:val="0"/>
                  <w:iCs w:val="0"/>
                  <w:sz w:val="28"/>
                  <w:szCs w:val="28"/>
                </w:rPr>
                <w:delText xml:space="preserve"> C</w:delText>
              </w:r>
              <w:r w:rsidDel="00981513">
                <w:rPr>
                  <w:rStyle w:val="Enfasidelicata"/>
                  <w:rFonts w:ascii="Bell MT" w:hAnsi="Bell MT"/>
                  <w:i w:val="0"/>
                  <w:iCs w:val="0"/>
                  <w:sz w:val="28"/>
                  <w:szCs w:val="28"/>
                </w:rPr>
                <w:delText>L</w:delText>
              </w:r>
              <w:r w:rsidRPr="00235177" w:rsidDel="00981513">
                <w:rPr>
                  <w:rStyle w:val="Enfasidelicata"/>
                  <w:rFonts w:ascii="Bell MT" w:hAnsi="Bell MT"/>
                  <w:i w:val="0"/>
                  <w:iCs w:val="0"/>
                  <w:sz w:val="28"/>
                  <w:szCs w:val="28"/>
                </w:rPr>
                <w:delText>up app</w:delText>
              </w:r>
              <w:r w:rsidDel="00981513">
                <w:rPr>
                  <w:rStyle w:val="Enfasidelicata"/>
                  <w:rFonts w:ascii="Bell MT" w:hAnsi="Bell MT"/>
                  <w:i w:val="0"/>
                  <w:iCs w:val="0"/>
                  <w:sz w:val="28"/>
                  <w:szCs w:val="28"/>
                </w:rPr>
                <w:delText xml:space="preserve"> or she wants to access as a guest</w:delText>
              </w:r>
            </w:del>
          </w:p>
        </w:tc>
      </w:tr>
      <w:tr w:rsidR="00527327" w:rsidDel="00981513" w14:paraId="0D247F35" w14:textId="0734EFFA" w:rsidTr="00B920D4">
        <w:trPr>
          <w:trHeight w:val="2152"/>
          <w:del w:id="752" w:author="Giorgio Romeo" w:date="2020-12-01T16:03:00Z"/>
        </w:trPr>
        <w:tc>
          <w:tcPr>
            <w:tcW w:w="1985" w:type="dxa"/>
          </w:tcPr>
          <w:p w14:paraId="11AE2618" w14:textId="40BEE72B" w:rsidR="00527327" w:rsidRPr="006B5465" w:rsidDel="00981513" w:rsidRDefault="00527327" w:rsidP="00527327">
            <w:pPr>
              <w:pStyle w:val="Paragrafoelenco"/>
              <w:ind w:left="0"/>
              <w:jc w:val="center"/>
              <w:rPr>
                <w:del w:id="753" w:author="Giorgio Romeo" w:date="2020-12-01T16:03:00Z"/>
                <w:rStyle w:val="Enfasidelicata"/>
                <w:rFonts w:ascii="Bell MT" w:hAnsi="Bell MT"/>
                <w:i w:val="0"/>
                <w:iCs w:val="0"/>
                <w:sz w:val="32"/>
                <w:szCs w:val="32"/>
              </w:rPr>
            </w:pPr>
            <w:del w:id="754" w:author="Giorgio Romeo" w:date="2020-12-01T16:03:00Z">
              <w:r w:rsidRPr="006B5465" w:rsidDel="00981513">
                <w:rPr>
                  <w:rStyle w:val="Enfasidelicata"/>
                  <w:rFonts w:ascii="Bell MT" w:hAnsi="Bell MT"/>
                  <w:i w:val="0"/>
                  <w:iCs w:val="0"/>
                  <w:sz w:val="32"/>
                  <w:szCs w:val="32"/>
                </w:rPr>
                <w:delText>Events flow</w:delText>
              </w:r>
            </w:del>
          </w:p>
        </w:tc>
        <w:tc>
          <w:tcPr>
            <w:tcW w:w="6849" w:type="dxa"/>
          </w:tcPr>
          <w:p w14:paraId="60F82056" w14:textId="61A80250" w:rsidR="00527327" w:rsidDel="00664977" w:rsidRDefault="00527327">
            <w:pPr>
              <w:pStyle w:val="Paragrafoelenco"/>
              <w:numPr>
                <w:ilvl w:val="0"/>
                <w:numId w:val="56"/>
              </w:numPr>
              <w:rPr>
                <w:del w:id="755" w:author="Giorgio Romeo" w:date="2020-12-01T12:12:00Z"/>
                <w:rStyle w:val="Enfasidelicata"/>
                <w:rFonts w:ascii="Bell MT" w:hAnsi="Bell MT"/>
                <w:i w:val="0"/>
                <w:iCs w:val="0"/>
                <w:sz w:val="28"/>
                <w:szCs w:val="28"/>
              </w:rPr>
              <w:pPrChange w:id="756" w:author="Unknown" w:date="2020-12-01T16:01:00Z">
                <w:pPr>
                  <w:pStyle w:val="Paragrafoelenco"/>
                  <w:framePr w:hSpace="141" w:wrap="around" w:vAnchor="text" w:hAnchor="margin" w:xAlign="right" w:y="396"/>
                  <w:numPr>
                    <w:numId w:val="46"/>
                  </w:numPr>
                  <w:ind w:left="360" w:hanging="360"/>
                </w:pPr>
              </w:pPrChange>
            </w:pPr>
            <w:del w:id="757" w:author="Giorgio Romeo" w:date="2020-12-01T12:12:00Z">
              <w:r w:rsidRPr="00AC798A" w:rsidDel="00664977">
                <w:rPr>
                  <w:rStyle w:val="Enfasidelicata"/>
                  <w:rFonts w:ascii="Bell MT" w:hAnsi="Bell MT"/>
                  <w:i w:val="0"/>
                  <w:iCs w:val="0"/>
                  <w:sz w:val="28"/>
                  <w:szCs w:val="28"/>
                </w:rPr>
                <w:delText xml:space="preserve">The user selects </w:delText>
              </w:r>
              <w:r w:rsidDel="00664977">
                <w:rPr>
                  <w:rStyle w:val="Enfasidelicata"/>
                  <w:rFonts w:ascii="Bell MT" w:hAnsi="Bell MT"/>
                  <w:i w:val="0"/>
                  <w:iCs w:val="0"/>
                  <w:sz w:val="28"/>
                  <w:szCs w:val="28"/>
                </w:rPr>
                <w:delText>a time.</w:delText>
              </w:r>
            </w:del>
          </w:p>
          <w:p w14:paraId="29FD773C" w14:textId="2D5D7FD1" w:rsidR="00527327" w:rsidDel="00981513" w:rsidRDefault="00527327">
            <w:pPr>
              <w:pStyle w:val="Paragrafoelenco"/>
              <w:numPr>
                <w:ilvl w:val="0"/>
                <w:numId w:val="56"/>
              </w:numPr>
              <w:rPr>
                <w:del w:id="758" w:author="Giorgio Romeo" w:date="2020-12-01T16:03:00Z"/>
                <w:rStyle w:val="Enfasidelicata"/>
                <w:rFonts w:ascii="Bell MT" w:hAnsi="Bell MT"/>
                <w:i w:val="0"/>
                <w:iCs w:val="0"/>
                <w:sz w:val="28"/>
                <w:szCs w:val="28"/>
              </w:rPr>
              <w:pPrChange w:id="759" w:author="Unknown" w:date="2020-12-01T16:01:00Z">
                <w:pPr>
                  <w:pStyle w:val="Paragrafoelenco"/>
                  <w:framePr w:hSpace="141" w:wrap="around" w:vAnchor="text" w:hAnchor="margin" w:xAlign="right" w:y="396"/>
                  <w:numPr>
                    <w:numId w:val="46"/>
                  </w:numPr>
                  <w:ind w:left="360" w:hanging="360"/>
                </w:pPr>
              </w:pPrChange>
            </w:pPr>
            <w:del w:id="760" w:author="Giorgio Romeo" w:date="2020-12-01T16:03:00Z">
              <w:r w:rsidDel="00981513">
                <w:rPr>
                  <w:rStyle w:val="Enfasidelicata"/>
                  <w:rFonts w:ascii="Bell MT" w:hAnsi="Bell MT"/>
                  <w:i w:val="0"/>
                  <w:iCs w:val="0"/>
                  <w:sz w:val="28"/>
                  <w:szCs w:val="28"/>
                </w:rPr>
                <w:delText xml:space="preserve">The system </w:delText>
              </w:r>
            </w:del>
            <w:del w:id="761" w:author="Giorgio Romeo" w:date="2020-12-01T12:13:00Z">
              <w:r w:rsidDel="00664977">
                <w:rPr>
                  <w:rStyle w:val="Enfasidelicata"/>
                  <w:rFonts w:ascii="Bell MT" w:hAnsi="Bell MT"/>
                  <w:i w:val="0"/>
                  <w:iCs w:val="0"/>
                  <w:sz w:val="28"/>
                  <w:szCs w:val="28"/>
                </w:rPr>
                <w:delText xml:space="preserve">both provides the available stores (selectable through the map) for the current day and </w:delText>
              </w:r>
            </w:del>
            <w:del w:id="762" w:author="Giorgio Romeo" w:date="2020-12-01T16:03:00Z">
              <w:r w:rsidDel="00981513">
                <w:rPr>
                  <w:rStyle w:val="Enfasidelicata"/>
                  <w:rFonts w:ascii="Bell MT" w:hAnsi="Bell MT"/>
                  <w:i w:val="0"/>
                  <w:iCs w:val="0"/>
                  <w:sz w:val="28"/>
                  <w:szCs w:val="28"/>
                </w:rPr>
                <w:delText>notifies to the user the possibility to lookup further available stores for the selected time slot.</w:delText>
              </w:r>
            </w:del>
          </w:p>
          <w:p w14:paraId="7BD3F32A" w14:textId="489E97DE" w:rsidR="00527327" w:rsidRPr="005C2BF6" w:rsidDel="00981513" w:rsidRDefault="00527327">
            <w:pPr>
              <w:pStyle w:val="Paragrafoelenco"/>
              <w:numPr>
                <w:ilvl w:val="0"/>
                <w:numId w:val="56"/>
              </w:numPr>
              <w:rPr>
                <w:del w:id="763" w:author="Giorgio Romeo" w:date="2020-12-01T16:03:00Z"/>
                <w:rStyle w:val="Enfasidelicata"/>
                <w:rFonts w:ascii="Bell MT" w:hAnsi="Bell MT"/>
                <w:i w:val="0"/>
                <w:iCs w:val="0"/>
                <w:sz w:val="28"/>
                <w:szCs w:val="28"/>
              </w:rPr>
              <w:pPrChange w:id="764" w:author="Unknown" w:date="2020-12-01T16:01:00Z">
                <w:pPr>
                  <w:pStyle w:val="Paragrafoelenco"/>
                  <w:framePr w:hSpace="141" w:wrap="around" w:vAnchor="text" w:hAnchor="margin" w:xAlign="right" w:y="396"/>
                  <w:numPr>
                    <w:numId w:val="46"/>
                  </w:numPr>
                  <w:ind w:left="360" w:hanging="360"/>
                </w:pPr>
              </w:pPrChange>
            </w:pPr>
            <w:del w:id="765" w:author="Giorgio Romeo" w:date="2020-12-01T12:14:00Z">
              <w:r w:rsidDel="007D7DB4">
                <w:rPr>
                  <w:rStyle w:val="Enfasidelicata"/>
                  <w:rFonts w:ascii="Bell MT" w:hAnsi="Bell MT"/>
                  <w:i w:val="0"/>
                  <w:iCs w:val="0"/>
                  <w:sz w:val="28"/>
                  <w:szCs w:val="28"/>
                </w:rPr>
                <w:delText>If the</w:delText>
              </w:r>
            </w:del>
            <w:del w:id="766" w:author="Giorgio Romeo" w:date="2020-12-01T16:03:00Z">
              <w:r w:rsidDel="00981513">
                <w:rPr>
                  <w:rStyle w:val="Enfasidelicata"/>
                  <w:rFonts w:ascii="Bell MT" w:hAnsi="Bell MT"/>
                  <w:i w:val="0"/>
                  <w:iCs w:val="0"/>
                  <w:sz w:val="28"/>
                  <w:szCs w:val="28"/>
                </w:rPr>
                <w:delText xml:space="preserve"> user clicks on the notification</w:delText>
              </w:r>
            </w:del>
            <w:del w:id="767" w:author="Giorgio Romeo" w:date="2020-12-01T12:14:00Z">
              <w:r w:rsidDel="007D7DB4">
                <w:rPr>
                  <w:rStyle w:val="Enfasidelicata"/>
                  <w:rFonts w:ascii="Bell MT" w:hAnsi="Bell MT"/>
                  <w:i w:val="0"/>
                  <w:iCs w:val="0"/>
                  <w:sz w:val="28"/>
                  <w:szCs w:val="28"/>
                </w:rPr>
                <w:delText>, the</w:delText>
              </w:r>
            </w:del>
            <w:del w:id="768" w:author="Giorgio Romeo" w:date="2020-12-01T16:03:00Z">
              <w:r w:rsidDel="00981513">
                <w:rPr>
                  <w:rStyle w:val="Enfasidelicata"/>
                  <w:rFonts w:ascii="Bell MT" w:hAnsi="Bell MT"/>
                  <w:i w:val="0"/>
                  <w:iCs w:val="0"/>
                  <w:sz w:val="28"/>
                  <w:szCs w:val="28"/>
                </w:rPr>
                <w:delText xml:space="preserve"> system provides to the user a list with further available stores.</w:delText>
              </w:r>
            </w:del>
            <w:del w:id="769" w:author="Giorgio Romeo" w:date="2020-12-01T12:14:00Z">
              <w:r w:rsidDel="007D7DB4">
                <w:rPr>
                  <w:rStyle w:val="Enfasidelicata"/>
                  <w:rFonts w:ascii="Bell MT" w:hAnsi="Bell MT"/>
                  <w:i w:val="0"/>
                  <w:iCs w:val="0"/>
                  <w:sz w:val="28"/>
                  <w:szCs w:val="28"/>
                </w:rPr>
                <w:delText xml:space="preserve"> Otherwise, the user can select only an available store from the map.</w:delText>
              </w:r>
            </w:del>
          </w:p>
        </w:tc>
      </w:tr>
      <w:tr w:rsidR="00527327" w:rsidDel="00981513" w14:paraId="76829792" w14:textId="03A10BBB" w:rsidTr="00B920D4">
        <w:trPr>
          <w:trHeight w:val="361"/>
          <w:del w:id="770" w:author="Giorgio Romeo" w:date="2020-12-01T16:03:00Z"/>
        </w:trPr>
        <w:tc>
          <w:tcPr>
            <w:tcW w:w="1985" w:type="dxa"/>
          </w:tcPr>
          <w:p w14:paraId="4C30CBED" w14:textId="7AF230E7" w:rsidR="00527327" w:rsidRPr="006B5465" w:rsidDel="00981513" w:rsidRDefault="00527327" w:rsidP="00527327">
            <w:pPr>
              <w:pStyle w:val="Paragrafoelenco"/>
              <w:ind w:left="0"/>
              <w:jc w:val="center"/>
              <w:rPr>
                <w:del w:id="771" w:author="Giorgio Romeo" w:date="2020-12-01T16:03:00Z"/>
                <w:rStyle w:val="Enfasidelicata"/>
                <w:rFonts w:ascii="Bell MT" w:hAnsi="Bell MT"/>
                <w:i w:val="0"/>
                <w:iCs w:val="0"/>
                <w:sz w:val="32"/>
                <w:szCs w:val="32"/>
              </w:rPr>
            </w:pPr>
            <w:del w:id="772" w:author="Giorgio Romeo" w:date="2020-12-01T16:03:00Z">
              <w:r w:rsidRPr="006B5465" w:rsidDel="00981513">
                <w:rPr>
                  <w:rStyle w:val="Enfasidelicata"/>
                  <w:rFonts w:ascii="Bell MT" w:hAnsi="Bell MT"/>
                  <w:i w:val="0"/>
                  <w:iCs w:val="0"/>
                  <w:sz w:val="32"/>
                  <w:szCs w:val="32"/>
                </w:rPr>
                <w:delText>Exit condition</w:delText>
              </w:r>
            </w:del>
          </w:p>
        </w:tc>
        <w:tc>
          <w:tcPr>
            <w:tcW w:w="6849" w:type="dxa"/>
          </w:tcPr>
          <w:p w14:paraId="070C1B5E" w14:textId="55DC687B" w:rsidR="00527327" w:rsidRPr="006B5465" w:rsidDel="00981513" w:rsidRDefault="00527327" w:rsidP="00527327">
            <w:pPr>
              <w:pStyle w:val="Paragrafoelenco"/>
              <w:ind w:left="0"/>
              <w:rPr>
                <w:del w:id="773" w:author="Giorgio Romeo" w:date="2020-12-01T16:03:00Z"/>
                <w:rStyle w:val="Enfasidelicata"/>
                <w:rFonts w:ascii="Bell MT" w:hAnsi="Bell MT"/>
                <w:i w:val="0"/>
                <w:iCs w:val="0"/>
                <w:sz w:val="28"/>
                <w:szCs w:val="28"/>
              </w:rPr>
            </w:pPr>
            <w:del w:id="774" w:author="Giorgio Romeo" w:date="2020-12-01T16:03:00Z">
              <w:r w:rsidDel="00981513">
                <w:rPr>
                  <w:rStyle w:val="Enfasidelicata"/>
                  <w:rFonts w:ascii="Bell MT" w:hAnsi="Bell MT"/>
                  <w:i w:val="0"/>
                  <w:iCs w:val="0"/>
                  <w:sz w:val="28"/>
                  <w:szCs w:val="28"/>
                </w:rPr>
                <w:delText>The user successfully receives the list of further available stores.</w:delText>
              </w:r>
            </w:del>
          </w:p>
        </w:tc>
      </w:tr>
      <w:tr w:rsidR="00527327" w:rsidDel="00981513" w14:paraId="4BAAD3E3" w14:textId="7935F0BA" w:rsidTr="00B920D4">
        <w:trPr>
          <w:trHeight w:val="361"/>
          <w:del w:id="775" w:author="Giorgio Romeo" w:date="2020-12-01T16:03:00Z"/>
        </w:trPr>
        <w:tc>
          <w:tcPr>
            <w:tcW w:w="1985" w:type="dxa"/>
          </w:tcPr>
          <w:p w14:paraId="0AFDC59C" w14:textId="78DCFB14" w:rsidR="00527327" w:rsidRPr="006B5465" w:rsidDel="00981513" w:rsidRDefault="00527327" w:rsidP="00527327">
            <w:pPr>
              <w:pStyle w:val="Paragrafoelenco"/>
              <w:ind w:left="0"/>
              <w:jc w:val="center"/>
              <w:rPr>
                <w:del w:id="776" w:author="Giorgio Romeo" w:date="2020-12-01T16:03:00Z"/>
                <w:rStyle w:val="Enfasidelicata"/>
                <w:rFonts w:ascii="Bell MT" w:hAnsi="Bell MT"/>
                <w:i w:val="0"/>
                <w:iCs w:val="0"/>
                <w:sz w:val="32"/>
                <w:szCs w:val="32"/>
              </w:rPr>
            </w:pPr>
            <w:del w:id="777" w:author="Giorgio Romeo" w:date="2020-12-01T16:03:00Z">
              <w:r w:rsidRPr="006B5465" w:rsidDel="00981513">
                <w:rPr>
                  <w:rStyle w:val="Enfasidelicata"/>
                  <w:rFonts w:ascii="Bell MT" w:hAnsi="Bell MT"/>
                  <w:i w:val="0"/>
                  <w:iCs w:val="0"/>
                  <w:sz w:val="32"/>
                  <w:szCs w:val="32"/>
                </w:rPr>
                <w:delText>Exceptions</w:delText>
              </w:r>
            </w:del>
          </w:p>
        </w:tc>
        <w:tc>
          <w:tcPr>
            <w:tcW w:w="6849" w:type="dxa"/>
          </w:tcPr>
          <w:p w14:paraId="4492B808" w14:textId="438C5216" w:rsidR="00527327" w:rsidRPr="006C6F3F" w:rsidDel="00981513" w:rsidRDefault="00527327" w:rsidP="007D7DB4">
            <w:pPr>
              <w:rPr>
                <w:del w:id="778" w:author="Giorgio Romeo" w:date="2020-12-01T16:03:00Z"/>
                <w:rStyle w:val="Enfasidelicata"/>
                <w:rFonts w:ascii="Bell MT" w:hAnsi="Bell MT"/>
                <w:i w:val="0"/>
                <w:iCs w:val="0"/>
                <w:sz w:val="28"/>
                <w:szCs w:val="28"/>
              </w:rPr>
            </w:pPr>
          </w:p>
        </w:tc>
      </w:tr>
    </w:tbl>
    <w:tbl>
      <w:tblPr>
        <w:tblStyle w:val="Grigliatabella"/>
        <w:tblpPr w:leftFromText="141" w:rightFromText="141" w:vertAnchor="text" w:horzAnchor="margin" w:tblpXSpec="right" w:tblpY="198"/>
        <w:tblW w:w="0" w:type="auto"/>
        <w:tblLook w:val="04A0" w:firstRow="1" w:lastRow="0" w:firstColumn="1" w:lastColumn="0" w:noHBand="0" w:noVBand="1"/>
      </w:tblPr>
      <w:tblGrid>
        <w:gridCol w:w="1985"/>
        <w:gridCol w:w="6849"/>
        <w:tblGridChange w:id="779">
          <w:tblGrid>
            <w:gridCol w:w="1985"/>
            <w:gridCol w:w="6849"/>
          </w:tblGrid>
        </w:tblGridChange>
      </w:tblGrid>
      <w:tr w:rsidR="004B7AB1" w14:paraId="09FF2E74" w14:textId="77777777" w:rsidTr="004B7AB1">
        <w:trPr>
          <w:trHeight w:val="215"/>
          <w:ins w:id="780" w:author="Giorgio Romeo" w:date="2020-12-01T16:25:00Z"/>
        </w:trPr>
        <w:tc>
          <w:tcPr>
            <w:tcW w:w="1985" w:type="dxa"/>
          </w:tcPr>
          <w:p w14:paraId="7BA45A8B" w14:textId="77777777" w:rsidR="004B7AB1" w:rsidRPr="006B5465" w:rsidRDefault="004B7AB1" w:rsidP="004B7AB1">
            <w:pPr>
              <w:pStyle w:val="Paragrafoelenco"/>
              <w:ind w:left="0"/>
              <w:jc w:val="center"/>
              <w:rPr>
                <w:ins w:id="781" w:author="Giorgio Romeo" w:date="2020-12-01T16:25:00Z"/>
                <w:rStyle w:val="Enfasidelicata"/>
                <w:rFonts w:ascii="Bell MT" w:hAnsi="Bell MT"/>
                <w:i w:val="0"/>
                <w:iCs w:val="0"/>
                <w:sz w:val="32"/>
                <w:szCs w:val="32"/>
              </w:rPr>
            </w:pPr>
            <w:ins w:id="782" w:author="Giorgio Romeo" w:date="2020-12-01T16:25:00Z">
              <w:r w:rsidRPr="006B5465">
                <w:rPr>
                  <w:rStyle w:val="Enfasidelicata"/>
                  <w:rFonts w:ascii="Bell MT" w:hAnsi="Bell MT"/>
                  <w:i w:val="0"/>
                  <w:iCs w:val="0"/>
                  <w:sz w:val="32"/>
                  <w:szCs w:val="32"/>
                </w:rPr>
                <w:t>Actors</w:t>
              </w:r>
            </w:ins>
          </w:p>
        </w:tc>
        <w:tc>
          <w:tcPr>
            <w:tcW w:w="6849" w:type="dxa"/>
          </w:tcPr>
          <w:p w14:paraId="6B3276A9" w14:textId="77777777" w:rsidR="004B7AB1" w:rsidRPr="00923D58" w:rsidRDefault="004B7AB1" w:rsidP="004B7AB1">
            <w:pPr>
              <w:pStyle w:val="Paragrafoelenco"/>
              <w:ind w:left="0"/>
              <w:rPr>
                <w:ins w:id="783" w:author="Giorgio Romeo" w:date="2020-12-01T16:25:00Z"/>
                <w:rStyle w:val="Enfasidelicata"/>
                <w:rFonts w:ascii="Bell MT" w:hAnsi="Bell MT"/>
                <w:i w:val="0"/>
                <w:iCs w:val="0"/>
                <w:sz w:val="28"/>
                <w:szCs w:val="28"/>
              </w:rPr>
            </w:pPr>
            <w:ins w:id="784" w:author="Giorgio Romeo" w:date="2020-12-01T16:25:00Z">
              <w:r>
                <w:rPr>
                  <w:rStyle w:val="Enfasidelicata"/>
                  <w:rFonts w:ascii="Bell MT" w:hAnsi="Bell MT"/>
                  <w:i w:val="0"/>
                  <w:iCs w:val="0"/>
                  <w:sz w:val="28"/>
                  <w:szCs w:val="28"/>
                </w:rPr>
                <w:t>Store Manager</w:t>
              </w:r>
            </w:ins>
          </w:p>
        </w:tc>
      </w:tr>
      <w:tr w:rsidR="004B7AB1" w14:paraId="57C4FCF6" w14:textId="77777777" w:rsidTr="004B7AB1">
        <w:trPr>
          <w:trHeight w:val="361"/>
          <w:ins w:id="785" w:author="Giorgio Romeo" w:date="2020-12-01T16:25:00Z"/>
        </w:trPr>
        <w:tc>
          <w:tcPr>
            <w:tcW w:w="1985" w:type="dxa"/>
          </w:tcPr>
          <w:p w14:paraId="1DA5D1C3" w14:textId="77777777" w:rsidR="004B7AB1" w:rsidRPr="006B5465" w:rsidRDefault="004B7AB1" w:rsidP="004B7AB1">
            <w:pPr>
              <w:pStyle w:val="Paragrafoelenco"/>
              <w:ind w:left="0"/>
              <w:jc w:val="center"/>
              <w:rPr>
                <w:ins w:id="786" w:author="Giorgio Romeo" w:date="2020-12-01T16:25:00Z"/>
                <w:rStyle w:val="Enfasidelicata"/>
                <w:rFonts w:ascii="Bell MT" w:hAnsi="Bell MT"/>
                <w:i w:val="0"/>
                <w:iCs w:val="0"/>
                <w:sz w:val="32"/>
                <w:szCs w:val="32"/>
              </w:rPr>
            </w:pPr>
            <w:ins w:id="787" w:author="Giorgio Romeo" w:date="2020-12-01T16:25:00Z">
              <w:r w:rsidRPr="006B5465">
                <w:rPr>
                  <w:rStyle w:val="Enfasidelicata"/>
                  <w:rFonts w:ascii="Bell MT" w:hAnsi="Bell MT"/>
                  <w:i w:val="0"/>
                  <w:iCs w:val="0"/>
                  <w:sz w:val="32"/>
                  <w:szCs w:val="32"/>
                </w:rPr>
                <w:t>Entry condition</w:t>
              </w:r>
            </w:ins>
          </w:p>
        </w:tc>
        <w:tc>
          <w:tcPr>
            <w:tcW w:w="6849" w:type="dxa"/>
          </w:tcPr>
          <w:p w14:paraId="7D6CF376" w14:textId="179EC33C" w:rsidR="004B7AB1" w:rsidRPr="00923D58" w:rsidRDefault="004B7AB1" w:rsidP="004B7AB1">
            <w:pPr>
              <w:pStyle w:val="Paragrafoelenco"/>
              <w:ind w:left="0"/>
              <w:rPr>
                <w:ins w:id="788" w:author="Giorgio Romeo" w:date="2020-12-01T16:25:00Z"/>
                <w:rStyle w:val="Enfasidelicata"/>
                <w:rFonts w:ascii="Bell MT" w:hAnsi="Bell MT"/>
                <w:i w:val="0"/>
                <w:iCs w:val="0"/>
                <w:sz w:val="28"/>
                <w:szCs w:val="28"/>
              </w:rPr>
            </w:pPr>
            <w:ins w:id="789" w:author="Giorgio Romeo" w:date="2020-12-01T16:25:00Z">
              <w:r>
                <w:rPr>
                  <w:rStyle w:val="Enfasidelicata"/>
                  <w:rFonts w:ascii="Bell MT" w:hAnsi="Bell MT"/>
                  <w:i w:val="0"/>
                  <w:iCs w:val="0"/>
                  <w:sz w:val="28"/>
                  <w:szCs w:val="28"/>
                </w:rPr>
                <w:t xml:space="preserve">The store manager access CLup app through an authorized </w:t>
              </w:r>
            </w:ins>
            <w:ins w:id="790" w:author="Giorgio Romeo" w:date="2020-12-01T23:57:00Z">
              <w:r w:rsidR="00293EAF">
                <w:rPr>
                  <w:rStyle w:val="Enfasidelicata"/>
                  <w:rFonts w:ascii="Bell MT" w:hAnsi="Bell MT"/>
                  <w:i w:val="0"/>
                  <w:iCs w:val="0"/>
                  <w:sz w:val="28"/>
                  <w:szCs w:val="28"/>
                </w:rPr>
                <w:t>account</w:t>
              </w:r>
            </w:ins>
            <w:ins w:id="791" w:author="Giorgio Romeo" w:date="2020-12-01T16:25:00Z">
              <w:r>
                <w:rPr>
                  <w:rStyle w:val="Enfasidelicata"/>
                  <w:rFonts w:ascii="Bell MT" w:hAnsi="Bell MT"/>
                  <w:i w:val="0"/>
                  <w:iCs w:val="0"/>
                  <w:sz w:val="28"/>
                  <w:szCs w:val="28"/>
                </w:rPr>
                <w:t>.</w:t>
              </w:r>
            </w:ins>
          </w:p>
        </w:tc>
      </w:tr>
      <w:tr w:rsidR="004B7AB1" w14:paraId="677C278B" w14:textId="77777777" w:rsidTr="0040474A">
        <w:tblPrEx>
          <w:tblW w:w="0" w:type="auto"/>
          <w:tblPrExChange w:id="792" w:author="Giorgio Romeo" w:date="2020-12-02T00:09:00Z">
            <w:tblPrEx>
              <w:tblW w:w="0" w:type="auto"/>
            </w:tblPrEx>
          </w:tblPrExChange>
        </w:tblPrEx>
        <w:trPr>
          <w:trHeight w:val="2588"/>
          <w:ins w:id="793" w:author="Giorgio Romeo" w:date="2020-12-01T16:25:00Z"/>
          <w:trPrChange w:id="794" w:author="Giorgio Romeo" w:date="2020-12-02T00:09:00Z">
            <w:trPr>
              <w:trHeight w:val="2152"/>
            </w:trPr>
          </w:trPrChange>
        </w:trPr>
        <w:tc>
          <w:tcPr>
            <w:tcW w:w="1985" w:type="dxa"/>
            <w:tcPrChange w:id="795" w:author="Giorgio Romeo" w:date="2020-12-02T00:09:00Z">
              <w:tcPr>
                <w:tcW w:w="1985" w:type="dxa"/>
              </w:tcPr>
            </w:tcPrChange>
          </w:tcPr>
          <w:p w14:paraId="3B295663" w14:textId="77777777" w:rsidR="004B7AB1" w:rsidRPr="006B5465" w:rsidRDefault="004B7AB1" w:rsidP="004B7AB1">
            <w:pPr>
              <w:pStyle w:val="Paragrafoelenco"/>
              <w:ind w:left="0"/>
              <w:jc w:val="center"/>
              <w:rPr>
                <w:ins w:id="796" w:author="Giorgio Romeo" w:date="2020-12-01T16:25:00Z"/>
                <w:rStyle w:val="Enfasidelicata"/>
                <w:rFonts w:ascii="Bell MT" w:hAnsi="Bell MT"/>
                <w:i w:val="0"/>
                <w:iCs w:val="0"/>
                <w:sz w:val="32"/>
                <w:szCs w:val="32"/>
              </w:rPr>
            </w:pPr>
            <w:ins w:id="797" w:author="Giorgio Romeo" w:date="2020-12-01T16:25:00Z">
              <w:r w:rsidRPr="006B5465">
                <w:rPr>
                  <w:rStyle w:val="Enfasidelicata"/>
                  <w:rFonts w:ascii="Bell MT" w:hAnsi="Bell MT"/>
                  <w:i w:val="0"/>
                  <w:iCs w:val="0"/>
                  <w:sz w:val="32"/>
                  <w:szCs w:val="32"/>
                </w:rPr>
                <w:t>Events flow</w:t>
              </w:r>
            </w:ins>
          </w:p>
        </w:tc>
        <w:tc>
          <w:tcPr>
            <w:tcW w:w="6849" w:type="dxa"/>
            <w:tcPrChange w:id="798" w:author="Giorgio Romeo" w:date="2020-12-02T00:09:00Z">
              <w:tcPr>
                <w:tcW w:w="6849" w:type="dxa"/>
              </w:tcPr>
            </w:tcPrChange>
          </w:tcPr>
          <w:p w14:paraId="3BE3F8D2" w14:textId="77777777" w:rsidR="004B7AB1" w:rsidRDefault="004B7AB1" w:rsidP="004B7AB1">
            <w:pPr>
              <w:pStyle w:val="Paragrafoelenco"/>
              <w:numPr>
                <w:ilvl w:val="0"/>
                <w:numId w:val="59"/>
              </w:numPr>
              <w:ind w:left="357" w:hanging="357"/>
              <w:rPr>
                <w:ins w:id="799" w:author="Giorgio Romeo" w:date="2020-12-01T16:25:00Z"/>
                <w:rStyle w:val="Enfasidelicata"/>
                <w:rFonts w:ascii="Bell MT" w:hAnsi="Bell MT"/>
                <w:i w:val="0"/>
                <w:iCs w:val="0"/>
                <w:sz w:val="28"/>
                <w:szCs w:val="28"/>
              </w:rPr>
            </w:pPr>
            <w:ins w:id="800" w:author="Giorgio Romeo" w:date="2020-12-01T16:25:00Z">
              <w:r>
                <w:rPr>
                  <w:rStyle w:val="Enfasidelicata"/>
                  <w:rFonts w:ascii="Bell MT" w:hAnsi="Bell MT"/>
                  <w:i w:val="0"/>
                  <w:iCs w:val="0"/>
                  <w:sz w:val="28"/>
                  <w:szCs w:val="28"/>
                </w:rPr>
                <w:t>The store manager selects a store between those he manages.</w:t>
              </w:r>
            </w:ins>
          </w:p>
          <w:p w14:paraId="6872D540" w14:textId="77777777" w:rsidR="00736770" w:rsidRDefault="004B7AB1" w:rsidP="004B7AB1">
            <w:pPr>
              <w:pStyle w:val="Paragrafoelenco"/>
              <w:numPr>
                <w:ilvl w:val="0"/>
                <w:numId w:val="59"/>
              </w:numPr>
              <w:ind w:left="357" w:hanging="357"/>
              <w:rPr>
                <w:ins w:id="801" w:author="Giorgio Romeo" w:date="2020-12-02T00:04:00Z"/>
                <w:rStyle w:val="Enfasidelicata"/>
                <w:rFonts w:ascii="Bell MT" w:hAnsi="Bell MT"/>
                <w:i w:val="0"/>
                <w:iCs w:val="0"/>
                <w:sz w:val="28"/>
                <w:szCs w:val="28"/>
              </w:rPr>
            </w:pPr>
            <w:ins w:id="802" w:author="Giorgio Romeo" w:date="2020-12-01T16:25:00Z">
              <w:r>
                <w:rPr>
                  <w:rStyle w:val="Enfasidelicata"/>
                  <w:rFonts w:ascii="Bell MT" w:hAnsi="Bell MT"/>
                  <w:i w:val="0"/>
                  <w:iCs w:val="0"/>
                  <w:sz w:val="28"/>
                  <w:szCs w:val="28"/>
                </w:rPr>
                <w:t>The system redirects the store manager to a page where he can</w:t>
              </w:r>
            </w:ins>
            <w:ins w:id="803" w:author="Giorgio Romeo" w:date="2020-12-02T00:04:00Z">
              <w:r w:rsidR="00736770">
                <w:rPr>
                  <w:rStyle w:val="Enfasidelicata"/>
                  <w:rFonts w:ascii="Bell MT" w:hAnsi="Bell MT"/>
                  <w:i w:val="0"/>
                  <w:iCs w:val="0"/>
                  <w:sz w:val="28"/>
                  <w:szCs w:val="28"/>
                </w:rPr>
                <w:t>:</w:t>
              </w:r>
            </w:ins>
          </w:p>
          <w:p w14:paraId="52CD6BFE" w14:textId="77777777" w:rsidR="004B7AB1" w:rsidRDefault="00736770" w:rsidP="00736770">
            <w:pPr>
              <w:pStyle w:val="Paragrafoelenco"/>
              <w:numPr>
                <w:ilvl w:val="0"/>
                <w:numId w:val="60"/>
              </w:numPr>
              <w:ind w:left="754" w:hanging="357"/>
              <w:rPr>
                <w:ins w:id="804" w:author="Giorgio Romeo" w:date="2020-12-02T00:05:00Z"/>
                <w:rStyle w:val="Enfasidelicata"/>
                <w:rFonts w:ascii="Bell MT" w:hAnsi="Bell MT"/>
                <w:i w:val="0"/>
                <w:iCs w:val="0"/>
                <w:sz w:val="28"/>
                <w:szCs w:val="28"/>
              </w:rPr>
            </w:pPr>
            <w:ins w:id="805" w:author="Giorgio Romeo" w:date="2020-12-02T00:04:00Z">
              <w:r>
                <w:rPr>
                  <w:rStyle w:val="Enfasidelicata"/>
                  <w:rFonts w:ascii="Bell MT" w:hAnsi="Bell MT"/>
                  <w:i w:val="0"/>
                  <w:iCs w:val="0"/>
                  <w:sz w:val="28"/>
                  <w:szCs w:val="28"/>
                </w:rPr>
                <w:t xml:space="preserve">See the statistics about </w:t>
              </w:r>
            </w:ins>
            <w:ins w:id="806" w:author="Giorgio Romeo" w:date="2020-12-02T00:05:00Z">
              <w:r>
                <w:rPr>
                  <w:rStyle w:val="Enfasidelicata"/>
                  <w:rFonts w:ascii="Bell MT" w:hAnsi="Bell MT"/>
                  <w:i w:val="0"/>
                  <w:iCs w:val="0"/>
                  <w:sz w:val="28"/>
                  <w:szCs w:val="28"/>
                </w:rPr>
                <w:t xml:space="preserve">entrances </w:t>
              </w:r>
            </w:ins>
            <w:ins w:id="807" w:author="Giorgio Romeo" w:date="2020-12-02T00:04:00Z">
              <w:r>
                <w:rPr>
                  <w:rStyle w:val="Enfasidelicata"/>
                  <w:rFonts w:ascii="Bell MT" w:hAnsi="Bell MT"/>
                  <w:i w:val="0"/>
                  <w:iCs w:val="0"/>
                  <w:sz w:val="28"/>
                  <w:szCs w:val="28"/>
                </w:rPr>
                <w:t>of</w:t>
              </w:r>
            </w:ins>
            <w:ins w:id="808" w:author="Giorgio Romeo" w:date="2020-12-01T16:25:00Z">
              <w:r w:rsidR="004B7AB1">
                <w:rPr>
                  <w:rStyle w:val="Enfasidelicata"/>
                  <w:rFonts w:ascii="Bell MT" w:hAnsi="Bell MT"/>
                  <w:i w:val="0"/>
                  <w:iCs w:val="0"/>
                  <w:sz w:val="28"/>
                  <w:szCs w:val="28"/>
                </w:rPr>
                <w:t xml:space="preserve"> the selected store</w:t>
              </w:r>
            </w:ins>
            <w:ins w:id="809" w:author="Giorgio Romeo" w:date="2020-12-02T00:05:00Z">
              <w:r>
                <w:rPr>
                  <w:rStyle w:val="Enfasidelicata"/>
                  <w:rFonts w:ascii="Bell MT" w:hAnsi="Bell MT"/>
                  <w:i w:val="0"/>
                  <w:iCs w:val="0"/>
                  <w:sz w:val="28"/>
                  <w:szCs w:val="28"/>
                </w:rPr>
                <w:t>.</w:t>
              </w:r>
            </w:ins>
          </w:p>
          <w:p w14:paraId="33CD567F" w14:textId="06271B2C" w:rsidR="00736770" w:rsidRPr="002F480D" w:rsidRDefault="00736770" w:rsidP="00736770">
            <w:pPr>
              <w:pStyle w:val="Paragrafoelenco"/>
              <w:numPr>
                <w:ilvl w:val="0"/>
                <w:numId w:val="60"/>
              </w:numPr>
              <w:ind w:left="754" w:hanging="357"/>
              <w:rPr>
                <w:ins w:id="810" w:author="Giorgio Romeo" w:date="2020-12-01T16:25:00Z"/>
                <w:rStyle w:val="Enfasidelicata"/>
                <w:rFonts w:ascii="Bell MT" w:hAnsi="Bell MT"/>
                <w:i w:val="0"/>
                <w:iCs w:val="0"/>
                <w:sz w:val="28"/>
                <w:szCs w:val="28"/>
              </w:rPr>
              <w:pPrChange w:id="811" w:author="Giorgio Romeo" w:date="2020-12-02T00:04:00Z">
                <w:pPr>
                  <w:pStyle w:val="Paragrafoelenco"/>
                  <w:framePr w:hSpace="141" w:wrap="around" w:vAnchor="text" w:hAnchor="margin" w:xAlign="right" w:y="198"/>
                  <w:numPr>
                    <w:numId w:val="59"/>
                  </w:numPr>
                  <w:ind w:left="357" w:hanging="357"/>
                </w:pPr>
              </w:pPrChange>
            </w:pPr>
            <w:ins w:id="812" w:author="Giorgio Romeo" w:date="2020-12-02T00:05:00Z">
              <w:r>
                <w:rPr>
                  <w:rStyle w:val="Enfasidelicata"/>
                  <w:rFonts w:ascii="Bell MT" w:hAnsi="Bell MT"/>
                  <w:i w:val="0"/>
                  <w:iCs w:val="0"/>
                  <w:sz w:val="28"/>
                  <w:szCs w:val="28"/>
                </w:rPr>
                <w:t>Regulate the influx of people entering the store</w:t>
              </w:r>
            </w:ins>
            <w:ins w:id="813" w:author="Giorgio Romeo" w:date="2020-12-02T00:09:00Z">
              <w:r w:rsidR="0040474A">
                <w:rPr>
                  <w:rStyle w:val="Enfasidelicata"/>
                  <w:rFonts w:ascii="Bell MT" w:hAnsi="Bell MT"/>
                  <w:i w:val="0"/>
                  <w:iCs w:val="0"/>
                  <w:sz w:val="28"/>
                  <w:szCs w:val="28"/>
                </w:rPr>
                <w:t xml:space="preserve"> by setting a parameter.</w:t>
              </w:r>
            </w:ins>
          </w:p>
        </w:tc>
      </w:tr>
      <w:tr w:rsidR="004B7AB1" w14:paraId="34BECFF7" w14:textId="77777777" w:rsidTr="004B7AB1">
        <w:trPr>
          <w:trHeight w:val="361"/>
          <w:ins w:id="814" w:author="Giorgio Romeo" w:date="2020-12-01T16:25:00Z"/>
        </w:trPr>
        <w:tc>
          <w:tcPr>
            <w:tcW w:w="1985" w:type="dxa"/>
          </w:tcPr>
          <w:p w14:paraId="2105DE6F" w14:textId="77777777" w:rsidR="004B7AB1" w:rsidRPr="006B5465" w:rsidRDefault="004B7AB1" w:rsidP="004B7AB1">
            <w:pPr>
              <w:pStyle w:val="Paragrafoelenco"/>
              <w:ind w:left="0"/>
              <w:jc w:val="center"/>
              <w:rPr>
                <w:ins w:id="815" w:author="Giorgio Romeo" w:date="2020-12-01T16:25:00Z"/>
                <w:rStyle w:val="Enfasidelicata"/>
                <w:rFonts w:ascii="Bell MT" w:hAnsi="Bell MT"/>
                <w:i w:val="0"/>
                <w:iCs w:val="0"/>
                <w:sz w:val="32"/>
                <w:szCs w:val="32"/>
              </w:rPr>
            </w:pPr>
            <w:ins w:id="816" w:author="Giorgio Romeo" w:date="2020-12-01T16:25:00Z">
              <w:r w:rsidRPr="006B5465">
                <w:rPr>
                  <w:rStyle w:val="Enfasidelicata"/>
                  <w:rFonts w:ascii="Bell MT" w:hAnsi="Bell MT"/>
                  <w:i w:val="0"/>
                  <w:iCs w:val="0"/>
                  <w:sz w:val="32"/>
                  <w:szCs w:val="32"/>
                </w:rPr>
                <w:t>Exit condition</w:t>
              </w:r>
            </w:ins>
          </w:p>
        </w:tc>
        <w:tc>
          <w:tcPr>
            <w:tcW w:w="6849" w:type="dxa"/>
          </w:tcPr>
          <w:p w14:paraId="7933011E" w14:textId="7A3B2BD8" w:rsidR="004B7AB1" w:rsidRPr="006B5465" w:rsidRDefault="004B7AB1" w:rsidP="004B7AB1">
            <w:pPr>
              <w:pStyle w:val="Paragrafoelenco"/>
              <w:ind w:left="0"/>
              <w:rPr>
                <w:ins w:id="817" w:author="Giorgio Romeo" w:date="2020-12-01T16:25:00Z"/>
                <w:rStyle w:val="Enfasidelicata"/>
                <w:rFonts w:ascii="Bell MT" w:hAnsi="Bell MT"/>
                <w:i w:val="0"/>
                <w:iCs w:val="0"/>
                <w:sz w:val="28"/>
                <w:szCs w:val="28"/>
              </w:rPr>
            </w:pPr>
            <w:ins w:id="818" w:author="Giorgio Romeo" w:date="2020-12-01T16:25:00Z">
              <w:r>
                <w:rPr>
                  <w:rStyle w:val="Enfasidelicata"/>
                  <w:rFonts w:ascii="Bell MT" w:hAnsi="Bell MT"/>
                  <w:i w:val="0"/>
                  <w:iCs w:val="0"/>
                  <w:sz w:val="28"/>
                  <w:szCs w:val="28"/>
                </w:rPr>
                <w:t xml:space="preserve">The store manager can </w:t>
              </w:r>
            </w:ins>
            <w:ins w:id="819" w:author="Giorgio Romeo" w:date="2020-12-02T00:06:00Z">
              <w:r w:rsidR="00736770">
                <w:rPr>
                  <w:rStyle w:val="Enfasidelicata"/>
                  <w:rFonts w:ascii="Bell MT" w:hAnsi="Bell MT"/>
                  <w:i w:val="0"/>
                  <w:iCs w:val="0"/>
                  <w:sz w:val="28"/>
                  <w:szCs w:val="28"/>
                </w:rPr>
                <w:t>see the statistics and regulate the influx of people ent</w:t>
              </w:r>
            </w:ins>
            <w:ins w:id="820" w:author="Giorgio Romeo" w:date="2020-12-02T00:07:00Z">
              <w:r w:rsidR="00736770">
                <w:rPr>
                  <w:rStyle w:val="Enfasidelicata"/>
                  <w:rFonts w:ascii="Bell MT" w:hAnsi="Bell MT"/>
                  <w:i w:val="0"/>
                  <w:iCs w:val="0"/>
                  <w:sz w:val="28"/>
                  <w:szCs w:val="28"/>
                </w:rPr>
                <w:t>ering the se</w:t>
              </w:r>
            </w:ins>
            <w:ins w:id="821" w:author="Giorgio Romeo" w:date="2020-12-01T16:25:00Z">
              <w:r>
                <w:rPr>
                  <w:rStyle w:val="Enfasidelicata"/>
                  <w:rFonts w:ascii="Bell MT" w:hAnsi="Bell MT"/>
                  <w:i w:val="0"/>
                  <w:iCs w:val="0"/>
                  <w:sz w:val="28"/>
                  <w:szCs w:val="28"/>
                </w:rPr>
                <w:t>lected store</w:t>
              </w:r>
            </w:ins>
          </w:p>
        </w:tc>
      </w:tr>
      <w:tr w:rsidR="004B7AB1" w14:paraId="73458126" w14:textId="77777777" w:rsidTr="004B7AB1">
        <w:trPr>
          <w:trHeight w:val="361"/>
          <w:ins w:id="822" w:author="Giorgio Romeo" w:date="2020-12-01T16:25:00Z"/>
        </w:trPr>
        <w:tc>
          <w:tcPr>
            <w:tcW w:w="1985" w:type="dxa"/>
          </w:tcPr>
          <w:p w14:paraId="173CF825" w14:textId="77777777" w:rsidR="004B7AB1" w:rsidRPr="006B5465" w:rsidRDefault="004B7AB1" w:rsidP="004B7AB1">
            <w:pPr>
              <w:pStyle w:val="Paragrafoelenco"/>
              <w:ind w:left="0"/>
              <w:jc w:val="center"/>
              <w:rPr>
                <w:ins w:id="823" w:author="Giorgio Romeo" w:date="2020-12-01T16:25:00Z"/>
                <w:rStyle w:val="Enfasidelicata"/>
                <w:rFonts w:ascii="Bell MT" w:hAnsi="Bell MT"/>
                <w:i w:val="0"/>
                <w:iCs w:val="0"/>
                <w:sz w:val="32"/>
                <w:szCs w:val="32"/>
              </w:rPr>
            </w:pPr>
            <w:ins w:id="824" w:author="Giorgio Romeo" w:date="2020-12-01T16:25:00Z">
              <w:r w:rsidRPr="006B5465">
                <w:rPr>
                  <w:rStyle w:val="Enfasidelicata"/>
                  <w:rFonts w:ascii="Bell MT" w:hAnsi="Bell MT"/>
                  <w:i w:val="0"/>
                  <w:iCs w:val="0"/>
                  <w:sz w:val="32"/>
                  <w:szCs w:val="32"/>
                </w:rPr>
                <w:t>Exceptions</w:t>
              </w:r>
            </w:ins>
          </w:p>
        </w:tc>
        <w:tc>
          <w:tcPr>
            <w:tcW w:w="6849" w:type="dxa"/>
          </w:tcPr>
          <w:p w14:paraId="19086CE0" w14:textId="77777777" w:rsidR="004B7AB1" w:rsidRPr="006C6F3F" w:rsidRDefault="004B7AB1" w:rsidP="004B7AB1">
            <w:pPr>
              <w:pStyle w:val="Paragrafoelenco"/>
              <w:ind w:left="357"/>
              <w:rPr>
                <w:ins w:id="825" w:author="Giorgio Romeo" w:date="2020-12-01T16:25:00Z"/>
                <w:rStyle w:val="Enfasidelicata"/>
                <w:rFonts w:ascii="Bell MT" w:hAnsi="Bell MT"/>
                <w:i w:val="0"/>
                <w:iCs w:val="0"/>
                <w:sz w:val="28"/>
                <w:szCs w:val="28"/>
              </w:rPr>
            </w:pPr>
          </w:p>
        </w:tc>
      </w:tr>
    </w:tbl>
    <w:p w14:paraId="065E24DF" w14:textId="58080964" w:rsidR="00DF3309" w:rsidRPr="00290739" w:rsidRDefault="00DF3309" w:rsidP="007C71D7">
      <w:pPr>
        <w:spacing w:line="240" w:lineRule="auto"/>
        <w:rPr>
          <w:rStyle w:val="Enfasidelicata"/>
          <w:rFonts w:ascii="Bell MT" w:hAnsi="Bell MT"/>
          <w:sz w:val="36"/>
          <w:szCs w:val="36"/>
        </w:rPr>
      </w:pPr>
      <w:r w:rsidRPr="00290739">
        <w:rPr>
          <w:rStyle w:val="Enfasidelicata"/>
          <w:rFonts w:ascii="Bell MT" w:hAnsi="Bell MT"/>
          <w:sz w:val="36"/>
          <w:szCs w:val="36"/>
        </w:rPr>
        <w:br/>
      </w:r>
    </w:p>
    <w:p w14:paraId="3F5F7911" w14:textId="03DD9C0B" w:rsidR="00290739" w:rsidRDefault="00290739" w:rsidP="00290739">
      <w:pPr>
        <w:spacing w:line="240" w:lineRule="auto"/>
        <w:rPr>
          <w:rStyle w:val="Enfasidelicata"/>
          <w:rFonts w:ascii="Bell MT" w:hAnsi="Bell MT"/>
          <w:sz w:val="36"/>
          <w:szCs w:val="36"/>
        </w:rPr>
      </w:pPr>
    </w:p>
    <w:p w14:paraId="67B811AF" w14:textId="1B8B4F8D" w:rsidR="00290739" w:rsidRDefault="00290739" w:rsidP="00290739">
      <w:pPr>
        <w:spacing w:line="240" w:lineRule="auto"/>
        <w:rPr>
          <w:rStyle w:val="Enfasidelicata"/>
          <w:rFonts w:ascii="Bell MT" w:hAnsi="Bell MT"/>
          <w:sz w:val="36"/>
          <w:szCs w:val="36"/>
        </w:rPr>
      </w:pPr>
    </w:p>
    <w:p w14:paraId="4A779A0E" w14:textId="695DF003" w:rsidR="00290739" w:rsidRDefault="00290739" w:rsidP="00290739">
      <w:pPr>
        <w:spacing w:line="240" w:lineRule="auto"/>
        <w:rPr>
          <w:rStyle w:val="Enfasidelicata"/>
          <w:rFonts w:ascii="Bell MT" w:hAnsi="Bell MT"/>
          <w:sz w:val="36"/>
          <w:szCs w:val="36"/>
        </w:rPr>
      </w:pPr>
    </w:p>
    <w:p w14:paraId="53CD96A1" w14:textId="11187BC7" w:rsidR="00290739" w:rsidRDefault="00290739" w:rsidP="00290739">
      <w:pPr>
        <w:spacing w:line="240" w:lineRule="auto"/>
        <w:rPr>
          <w:rStyle w:val="Enfasidelicata"/>
          <w:rFonts w:ascii="Bell MT" w:hAnsi="Bell MT"/>
          <w:sz w:val="36"/>
          <w:szCs w:val="36"/>
        </w:rPr>
      </w:pPr>
    </w:p>
    <w:p w14:paraId="73513A3C" w14:textId="0E3411CD" w:rsidR="00290739" w:rsidRDefault="00290739" w:rsidP="00290739">
      <w:pPr>
        <w:spacing w:line="240" w:lineRule="auto"/>
        <w:rPr>
          <w:rStyle w:val="Enfasidelicata"/>
          <w:rFonts w:ascii="Bell MT" w:hAnsi="Bell MT"/>
          <w:sz w:val="36"/>
          <w:szCs w:val="36"/>
        </w:rPr>
      </w:pPr>
    </w:p>
    <w:p w14:paraId="7E9B9EA4" w14:textId="3321EA1F" w:rsidR="00290739" w:rsidRDefault="00290739" w:rsidP="00290739">
      <w:pPr>
        <w:spacing w:line="240" w:lineRule="auto"/>
        <w:rPr>
          <w:rStyle w:val="Enfasidelicata"/>
          <w:rFonts w:ascii="Bell MT" w:hAnsi="Bell MT"/>
          <w:sz w:val="36"/>
          <w:szCs w:val="36"/>
        </w:rPr>
      </w:pPr>
    </w:p>
    <w:p w14:paraId="371F7A82" w14:textId="4DAB9F7F" w:rsidR="00290739" w:rsidRDefault="00290739" w:rsidP="00290739">
      <w:pPr>
        <w:spacing w:line="240" w:lineRule="auto"/>
        <w:rPr>
          <w:rStyle w:val="Enfasidelicata"/>
          <w:rFonts w:ascii="Bell MT" w:hAnsi="Bell MT"/>
          <w:sz w:val="36"/>
          <w:szCs w:val="36"/>
        </w:rPr>
      </w:pPr>
    </w:p>
    <w:p w14:paraId="4C12B5E9" w14:textId="04D97F45" w:rsidR="00290739" w:rsidRDefault="00290739" w:rsidP="00290739">
      <w:pPr>
        <w:spacing w:line="240" w:lineRule="auto"/>
        <w:rPr>
          <w:rStyle w:val="Enfasidelicata"/>
          <w:rFonts w:ascii="Bell MT" w:hAnsi="Bell MT"/>
          <w:sz w:val="36"/>
          <w:szCs w:val="36"/>
        </w:rPr>
      </w:pPr>
    </w:p>
    <w:p w14:paraId="26F42274" w14:textId="09246CE5" w:rsidR="00290739" w:rsidDel="004B7AB1" w:rsidRDefault="00290739" w:rsidP="00290739">
      <w:pPr>
        <w:spacing w:line="240" w:lineRule="auto"/>
        <w:rPr>
          <w:del w:id="826" w:author="Giorgio Romeo" w:date="2020-12-01T16:25:00Z"/>
          <w:rStyle w:val="Enfasidelicata"/>
          <w:rFonts w:ascii="Bell MT" w:hAnsi="Bell MT"/>
          <w:sz w:val="36"/>
          <w:szCs w:val="36"/>
        </w:rPr>
      </w:pPr>
    </w:p>
    <w:p w14:paraId="222BB632" w14:textId="55723ECB" w:rsidR="00290739" w:rsidDel="004B7AB1" w:rsidRDefault="00290739" w:rsidP="00290739">
      <w:pPr>
        <w:spacing w:line="240" w:lineRule="auto"/>
        <w:rPr>
          <w:del w:id="827" w:author="Giorgio Romeo" w:date="2020-12-01T16:25:00Z"/>
          <w:rStyle w:val="Enfasidelicata"/>
          <w:rFonts w:ascii="Bell MT" w:hAnsi="Bell MT"/>
          <w:sz w:val="36"/>
          <w:szCs w:val="36"/>
        </w:rPr>
      </w:pPr>
    </w:p>
    <w:p w14:paraId="55E6C770" w14:textId="1ADFD507" w:rsidR="00290739" w:rsidDel="004B7AB1" w:rsidRDefault="00290739" w:rsidP="00290739">
      <w:pPr>
        <w:spacing w:line="240" w:lineRule="auto"/>
        <w:rPr>
          <w:del w:id="828" w:author="Giorgio Romeo" w:date="2020-12-01T16:25:00Z"/>
          <w:rStyle w:val="Enfasidelicata"/>
          <w:rFonts w:ascii="Bell MT" w:hAnsi="Bell MT"/>
          <w:sz w:val="36"/>
          <w:szCs w:val="36"/>
        </w:rPr>
      </w:pPr>
    </w:p>
    <w:p w14:paraId="2730BB2B" w14:textId="17FC3ADF" w:rsidR="00290739" w:rsidDel="004B7AB1" w:rsidRDefault="00290739" w:rsidP="00290739">
      <w:pPr>
        <w:spacing w:line="240" w:lineRule="auto"/>
        <w:rPr>
          <w:del w:id="829" w:author="Giorgio Romeo" w:date="2020-12-01T16:25:00Z"/>
          <w:rStyle w:val="Enfasidelicata"/>
          <w:rFonts w:ascii="Bell MT" w:hAnsi="Bell MT"/>
          <w:sz w:val="36"/>
          <w:szCs w:val="36"/>
        </w:rPr>
      </w:pPr>
    </w:p>
    <w:p w14:paraId="0F7E161B" w14:textId="426B41DF" w:rsidR="00290739" w:rsidDel="004B7AB1" w:rsidRDefault="00290739" w:rsidP="00290739">
      <w:pPr>
        <w:spacing w:line="240" w:lineRule="auto"/>
        <w:rPr>
          <w:del w:id="830" w:author="Giorgio Romeo" w:date="2020-12-01T16:25:00Z"/>
          <w:rStyle w:val="Enfasidelicata"/>
          <w:rFonts w:ascii="Bell MT" w:hAnsi="Bell MT"/>
          <w:sz w:val="36"/>
          <w:szCs w:val="36"/>
        </w:rPr>
      </w:pPr>
    </w:p>
    <w:p w14:paraId="19CF6826" w14:textId="27CADF15" w:rsidR="00290739" w:rsidDel="004B7AB1" w:rsidRDefault="00290739" w:rsidP="00290739">
      <w:pPr>
        <w:spacing w:line="240" w:lineRule="auto"/>
        <w:rPr>
          <w:del w:id="831" w:author="Giorgio Romeo" w:date="2020-12-01T16:25:00Z"/>
          <w:rStyle w:val="Enfasidelicata"/>
          <w:rFonts w:ascii="Bell MT" w:hAnsi="Bell MT"/>
          <w:sz w:val="36"/>
          <w:szCs w:val="36"/>
        </w:rPr>
      </w:pPr>
    </w:p>
    <w:p w14:paraId="26B2BCD9" w14:textId="2CDCDEA7" w:rsidR="00290739" w:rsidDel="004B7AB1" w:rsidRDefault="00290739" w:rsidP="00290739">
      <w:pPr>
        <w:spacing w:line="240" w:lineRule="auto"/>
        <w:rPr>
          <w:del w:id="832" w:author="Giorgio Romeo" w:date="2020-12-01T16:25:00Z"/>
          <w:rStyle w:val="Enfasidelicata"/>
          <w:rFonts w:ascii="Bell MT" w:hAnsi="Bell MT"/>
          <w:sz w:val="36"/>
          <w:szCs w:val="36"/>
        </w:rPr>
      </w:pPr>
    </w:p>
    <w:p w14:paraId="3D5E2FB8" w14:textId="454751C0" w:rsidR="00981513" w:rsidDel="004B7AB1" w:rsidRDefault="00981513" w:rsidP="00290739">
      <w:pPr>
        <w:spacing w:line="240" w:lineRule="auto"/>
        <w:rPr>
          <w:del w:id="833" w:author="Giorgio Romeo" w:date="2020-12-01T16:25:00Z"/>
          <w:rStyle w:val="Enfasidelicata"/>
          <w:rFonts w:ascii="Bell MT" w:hAnsi="Bell MT"/>
          <w:sz w:val="36"/>
          <w:szCs w:val="36"/>
        </w:rPr>
      </w:pPr>
    </w:p>
    <w:p w14:paraId="17B18C77" w14:textId="5C181069" w:rsidR="00290739" w:rsidDel="004B7AB1" w:rsidRDefault="00290739" w:rsidP="00290739">
      <w:pPr>
        <w:spacing w:line="240" w:lineRule="auto"/>
        <w:rPr>
          <w:del w:id="834" w:author="Giorgio Romeo" w:date="2020-12-01T16:25:00Z"/>
          <w:rStyle w:val="Enfasidelicata"/>
          <w:rFonts w:ascii="Bell MT" w:hAnsi="Bell MT"/>
          <w:sz w:val="36"/>
          <w:szCs w:val="36"/>
        </w:rPr>
      </w:pPr>
    </w:p>
    <w:p w14:paraId="35B202DB" w14:textId="30568516" w:rsidR="004B7AB1" w:rsidDel="004B7AB1" w:rsidRDefault="004B7AB1" w:rsidP="00290739">
      <w:pPr>
        <w:spacing w:line="240" w:lineRule="auto"/>
        <w:rPr>
          <w:del w:id="835" w:author="Giorgio Romeo" w:date="2020-12-01T16:25:00Z"/>
          <w:rStyle w:val="Enfasidelicata"/>
          <w:rFonts w:ascii="Bell MT" w:hAnsi="Bell MT"/>
          <w:sz w:val="36"/>
          <w:szCs w:val="36"/>
        </w:rPr>
      </w:pPr>
    </w:p>
    <w:p w14:paraId="30E2AB5C" w14:textId="023C5D5C" w:rsidR="00290739" w:rsidRPr="00290739" w:rsidDel="004B7AB1" w:rsidRDefault="00290739" w:rsidP="007C71D7">
      <w:pPr>
        <w:spacing w:line="240" w:lineRule="auto"/>
        <w:rPr>
          <w:del w:id="836" w:author="Giorgio Romeo" w:date="2020-12-01T16:25:00Z"/>
          <w:rStyle w:val="Enfasidelicata"/>
          <w:rFonts w:ascii="Bell MT" w:hAnsi="Bell MT"/>
          <w:sz w:val="36"/>
          <w:szCs w:val="36"/>
        </w:rPr>
      </w:pPr>
    </w:p>
    <w:p w14:paraId="6B33BAD5" w14:textId="12AA2D7F" w:rsidR="00DF3309"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Pr>
          <w:rStyle w:val="Enfasidelicata"/>
          <w:rFonts w:ascii="Bell MT" w:hAnsi="Bell MT"/>
          <w:sz w:val="36"/>
          <w:szCs w:val="36"/>
        </w:rPr>
        <w:t>Performance Requirements:</w:t>
      </w:r>
      <w:r>
        <w:rPr>
          <w:rStyle w:val="Enfasidelicata"/>
          <w:rFonts w:ascii="Bell MT" w:hAnsi="Bell MT"/>
          <w:sz w:val="36"/>
          <w:szCs w:val="36"/>
        </w:rPr>
        <w:br/>
      </w:r>
    </w:p>
    <w:p w14:paraId="4F55D9A2" w14:textId="5029BDF8" w:rsidR="00DF3309" w:rsidRDefault="00DF3309" w:rsidP="00DF3309">
      <w:pPr>
        <w:pStyle w:val="Paragrafoelenco"/>
        <w:numPr>
          <w:ilvl w:val="0"/>
          <w:numId w:val="19"/>
        </w:numPr>
        <w:spacing w:line="240" w:lineRule="auto"/>
        <w:rPr>
          <w:rStyle w:val="Enfasidelicata"/>
          <w:rFonts w:ascii="Bell MT" w:hAnsi="Bell MT"/>
          <w:sz w:val="36"/>
          <w:szCs w:val="36"/>
        </w:rPr>
      </w:pPr>
      <w:r w:rsidRPr="00DF3309">
        <w:rPr>
          <w:rStyle w:val="Enfasidelicata"/>
          <w:rFonts w:ascii="Bell MT" w:hAnsi="Bell MT"/>
          <w:sz w:val="36"/>
          <w:szCs w:val="36"/>
        </w:rPr>
        <w:t>Design Constraints</w:t>
      </w:r>
      <w:r>
        <w:rPr>
          <w:rStyle w:val="Enfasidelicata"/>
          <w:rFonts w:ascii="Bell MT" w:hAnsi="Bell MT"/>
          <w:sz w:val="36"/>
          <w:szCs w:val="36"/>
        </w:rPr>
        <w:t>:</w:t>
      </w:r>
      <w:r w:rsidR="00B76B18">
        <w:rPr>
          <w:rStyle w:val="Enfasidelicata"/>
          <w:rFonts w:ascii="Bell MT" w:hAnsi="Bell MT"/>
          <w:sz w:val="36"/>
          <w:szCs w:val="36"/>
        </w:rPr>
        <w:br/>
      </w:r>
    </w:p>
    <w:p w14:paraId="46489A42" w14:textId="7BF8E499"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Software Compliance:</w:t>
      </w:r>
    </w:p>
    <w:p w14:paraId="30FC55CB" w14:textId="561EF063"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Hardware Limitations:</w:t>
      </w:r>
    </w:p>
    <w:p w14:paraId="290BE535" w14:textId="59FCB845"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Other Constraints:</w:t>
      </w:r>
      <w:r w:rsidR="00B76B18">
        <w:rPr>
          <w:rStyle w:val="Enfasidelicata"/>
          <w:rFonts w:ascii="Bell MT" w:hAnsi="Bell MT"/>
          <w:sz w:val="36"/>
          <w:szCs w:val="36"/>
        </w:rPr>
        <w:br/>
      </w:r>
      <w:r w:rsidR="00B76B18">
        <w:rPr>
          <w:rStyle w:val="Enfasidelicata"/>
          <w:rFonts w:ascii="Bell MT" w:hAnsi="Bell MT"/>
          <w:sz w:val="36"/>
          <w:szCs w:val="36"/>
        </w:rPr>
        <w:br/>
      </w:r>
    </w:p>
    <w:p w14:paraId="019D1F8E" w14:textId="0314CDD9" w:rsidR="00B76B18" w:rsidRPr="00923D58"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Software</w:t>
      </w:r>
      <w:r>
        <w:rPr>
          <w:rStyle w:val="Enfasidelicata"/>
          <w:rFonts w:ascii="Bell MT" w:hAnsi="Bell MT"/>
          <w:sz w:val="36"/>
          <w:szCs w:val="36"/>
          <w:lang w:val="en-US"/>
        </w:rPr>
        <w:t xml:space="preserve"> System Attributes:</w:t>
      </w:r>
      <w:r>
        <w:rPr>
          <w:rStyle w:val="Enfasidelicata"/>
          <w:rFonts w:ascii="Bell MT" w:hAnsi="Bell MT"/>
          <w:sz w:val="36"/>
          <w:szCs w:val="36"/>
          <w:lang w:val="en-US"/>
        </w:rPr>
        <w:br/>
      </w:r>
    </w:p>
    <w:p w14:paraId="550264DB" w14:textId="26DC5E1B"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Reliability:</w:t>
      </w:r>
      <w:r>
        <w:rPr>
          <w:rStyle w:val="Enfasidelicata"/>
          <w:rFonts w:ascii="Bell MT" w:hAnsi="Bell MT"/>
          <w:sz w:val="36"/>
          <w:szCs w:val="36"/>
          <w:lang w:val="en-US"/>
        </w:rPr>
        <w:br/>
      </w:r>
    </w:p>
    <w:p w14:paraId="64E22FED" w14:textId="54050581" w:rsidR="00B76B18" w:rsidRPr="00923D58" w:rsidRDefault="00B76B18">
      <w:pPr>
        <w:pStyle w:val="Paragrafoelenco"/>
        <w:numPr>
          <w:ilvl w:val="1"/>
          <w:numId w:val="19"/>
        </w:numPr>
        <w:spacing w:line="240" w:lineRule="auto"/>
        <w:rPr>
          <w:rStyle w:val="Enfasidelicata"/>
          <w:rFonts w:ascii="Bell MT" w:hAnsi="Bell MT"/>
          <w:sz w:val="36"/>
          <w:szCs w:val="36"/>
        </w:rPr>
      </w:pPr>
      <w:r w:rsidRPr="00B76B18">
        <w:rPr>
          <w:rStyle w:val="Enfasidelicata"/>
          <w:rFonts w:ascii="Bell MT" w:hAnsi="Bell MT"/>
          <w:sz w:val="36"/>
          <w:szCs w:val="36"/>
          <w:lang w:val="en-US"/>
        </w:rPr>
        <w:t>Availability:</w:t>
      </w:r>
      <w:r>
        <w:rPr>
          <w:rStyle w:val="Enfasidelicata"/>
          <w:rFonts w:ascii="Bell MT" w:hAnsi="Bell MT"/>
          <w:sz w:val="36"/>
          <w:szCs w:val="36"/>
          <w:lang w:val="en-US"/>
        </w:rPr>
        <w:br/>
      </w:r>
    </w:p>
    <w:p w14:paraId="5EFE46AB" w14:textId="23099CAE"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Security:</w:t>
      </w:r>
      <w:r>
        <w:rPr>
          <w:rStyle w:val="Enfasidelicata"/>
          <w:rFonts w:ascii="Bell MT" w:hAnsi="Bell MT"/>
          <w:sz w:val="36"/>
          <w:szCs w:val="36"/>
          <w:lang w:val="en-US"/>
        </w:rPr>
        <w:br/>
      </w:r>
    </w:p>
    <w:p w14:paraId="1D3AEA31" w14:textId="39137334"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Maintainability:</w:t>
      </w:r>
      <w:r>
        <w:rPr>
          <w:rStyle w:val="Enfasidelicata"/>
          <w:rFonts w:ascii="Bell MT" w:hAnsi="Bell MT"/>
          <w:sz w:val="36"/>
          <w:szCs w:val="36"/>
          <w:lang w:val="en-US"/>
        </w:rPr>
        <w:br/>
      </w:r>
    </w:p>
    <w:p w14:paraId="75203BB5" w14:textId="093D6B3E" w:rsidR="00DF3309" w:rsidRPr="00290739" w:rsidRDefault="00B76B18" w:rsidP="007C71D7">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Portability:</w:t>
      </w:r>
      <w:r>
        <w:rPr>
          <w:rStyle w:val="Enfasidelicata"/>
          <w:rFonts w:ascii="Bell MT" w:hAnsi="Bell MT"/>
          <w:sz w:val="36"/>
          <w:szCs w:val="36"/>
          <w:lang w:val="en-US"/>
        </w:rPr>
        <w:br/>
      </w:r>
    </w:p>
    <w:p w14:paraId="10901925" w14:textId="3018F5FE" w:rsidR="00DF3309" w:rsidRPr="00923D58" w:rsidRDefault="00DF3309" w:rsidP="00923D58">
      <w:pPr>
        <w:spacing w:line="240" w:lineRule="auto"/>
        <w:rPr>
          <w:rStyle w:val="Enfasidelicata"/>
          <w:rFonts w:ascii="Bell MT" w:hAnsi="Bell MT"/>
          <w:sz w:val="32"/>
          <w:szCs w:val="32"/>
        </w:rPr>
      </w:pPr>
    </w:p>
    <w:p w14:paraId="65E08405" w14:textId="1447E6D1" w:rsidR="001A5FAF" w:rsidRDefault="001A5FAF" w:rsidP="001A5FAF">
      <w:pPr>
        <w:pStyle w:val="Paragrafoelenco"/>
        <w:numPr>
          <w:ilvl w:val="0"/>
          <w:numId w:val="6"/>
        </w:numPr>
        <w:spacing w:line="240" w:lineRule="auto"/>
        <w:rPr>
          <w:rStyle w:val="Enfasidelicata"/>
          <w:rFonts w:ascii="Bell MT" w:hAnsi="Bell MT"/>
          <w:sz w:val="44"/>
          <w:szCs w:val="44"/>
        </w:rPr>
      </w:pPr>
      <w:r w:rsidRPr="001A5FAF">
        <w:rPr>
          <w:rStyle w:val="Enfasidelicata"/>
          <w:rFonts w:ascii="Bell MT" w:hAnsi="Bell MT"/>
          <w:sz w:val="44"/>
          <w:szCs w:val="44"/>
        </w:rPr>
        <w:t>FORMAL ANALYSIS USING ALLOY</w:t>
      </w:r>
    </w:p>
    <w:p w14:paraId="6470A45E" w14:textId="77777777" w:rsidR="001A5FAF" w:rsidRDefault="001A5FAF" w:rsidP="00923D58">
      <w:pPr>
        <w:pStyle w:val="Paragrafoelenco"/>
        <w:spacing w:line="240" w:lineRule="auto"/>
        <w:ind w:left="360"/>
        <w:rPr>
          <w:rStyle w:val="Enfasidelicata"/>
          <w:rFonts w:ascii="Bell MT" w:hAnsi="Bell MT"/>
          <w:sz w:val="44"/>
          <w:szCs w:val="44"/>
        </w:rPr>
      </w:pPr>
    </w:p>
    <w:p w14:paraId="3E7C78E0" w14:textId="30B6E2DC" w:rsidR="001A5FAF" w:rsidRDefault="001A5FAF" w:rsidP="001A5FAF">
      <w:pPr>
        <w:pStyle w:val="Paragrafoelenco"/>
        <w:numPr>
          <w:ilvl w:val="0"/>
          <w:numId w:val="6"/>
        </w:numPr>
        <w:spacing w:line="240" w:lineRule="auto"/>
        <w:rPr>
          <w:rStyle w:val="Enfasidelicata"/>
          <w:rFonts w:ascii="Bell MT" w:hAnsi="Bell MT"/>
          <w:sz w:val="44"/>
          <w:szCs w:val="44"/>
        </w:rPr>
      </w:pPr>
      <w:r>
        <w:rPr>
          <w:rStyle w:val="Enfasidelicata"/>
          <w:rFonts w:ascii="Bell MT" w:hAnsi="Bell MT"/>
          <w:sz w:val="44"/>
          <w:szCs w:val="44"/>
        </w:rPr>
        <w:t>EFFORT SPENT</w:t>
      </w:r>
      <w:r w:rsidR="00B76B18">
        <w:rPr>
          <w:rStyle w:val="Enfasidelicata"/>
          <w:rFonts w:ascii="Bell MT" w:hAnsi="Bell MT"/>
          <w:sz w:val="44"/>
          <w:szCs w:val="44"/>
        </w:rPr>
        <w:br/>
      </w:r>
    </w:p>
    <w:p w14:paraId="322D97EC" w14:textId="7329E278" w:rsidR="001A5FAF" w:rsidRDefault="001A5FAF" w:rsidP="001A5FAF">
      <w:pPr>
        <w:pStyle w:val="Paragrafoelenco"/>
        <w:numPr>
          <w:ilvl w:val="0"/>
          <w:numId w:val="6"/>
        </w:numPr>
        <w:spacing w:line="240" w:lineRule="auto"/>
        <w:rPr>
          <w:rStyle w:val="Enfasidelicata"/>
          <w:rFonts w:ascii="Bell MT" w:hAnsi="Bell MT"/>
          <w:sz w:val="44"/>
          <w:szCs w:val="44"/>
        </w:rPr>
      </w:pPr>
      <w:r>
        <w:rPr>
          <w:rStyle w:val="Enfasidelicata"/>
          <w:rFonts w:ascii="Bell MT" w:hAnsi="Bell MT"/>
          <w:sz w:val="44"/>
          <w:szCs w:val="44"/>
        </w:rPr>
        <w:t>REFERENCES</w:t>
      </w:r>
      <w:r w:rsidR="00B76B18">
        <w:rPr>
          <w:rStyle w:val="Enfasidelicata"/>
          <w:rFonts w:ascii="Bell MT" w:hAnsi="Bell MT"/>
          <w:sz w:val="44"/>
          <w:szCs w:val="44"/>
        </w:rPr>
        <w:br/>
      </w:r>
    </w:p>
    <w:p w14:paraId="097A75EA" w14:textId="77777777" w:rsidR="001A5FAF" w:rsidRPr="00923D58" w:rsidRDefault="001A5FAF" w:rsidP="00923D58">
      <w:pPr>
        <w:pStyle w:val="Paragrafoelenco"/>
        <w:spacing w:line="240" w:lineRule="auto"/>
        <w:ind w:left="360"/>
        <w:rPr>
          <w:rStyle w:val="Enfasidelicata"/>
          <w:rFonts w:ascii="Bell MT" w:hAnsi="Bell MT"/>
          <w:sz w:val="44"/>
          <w:szCs w:val="44"/>
        </w:rPr>
      </w:pPr>
    </w:p>
    <w:sectPr w:rsidR="001A5FAF" w:rsidRPr="00923D58">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F57479" w:rsidRDefault="00F57479">
      <w:pPr>
        <w:pStyle w:val="Testocommento"/>
      </w:pPr>
      <w:r>
        <w:rPr>
          <w:rStyle w:val="Rimandocommento"/>
        </w:rPr>
        <w:annotationRef/>
      </w:r>
      <w:r>
        <w:t xml:space="preserve">Job? Implementation seems like the wrong term to use too… </w:t>
      </w:r>
    </w:p>
  </w:comment>
  <w:comment w:id="1" w:author="Etion Pinari" w:date="2020-11-18T21:26:00Z" w:initials="EP">
    <w:p w14:paraId="731B2856" w14:textId="3400E75B" w:rsidR="00F57479" w:rsidRDefault="00F57479">
      <w:pPr>
        <w:pStyle w:val="Testocommento"/>
      </w:pPr>
      <w:r>
        <w:rPr>
          <w:rStyle w:val="Rimandocommento"/>
        </w:rPr>
        <w:annotationRef/>
      </w:r>
      <w:r>
        <w:t>To be defined</w:t>
      </w:r>
    </w:p>
  </w:comment>
  <w:comment w:id="10" w:author="Giorgio Romeo" w:date="2020-11-23T23:19:00Z" w:initials="GR">
    <w:p w14:paraId="11C1CFDA" w14:textId="3ADBC08A" w:rsidR="00F57479" w:rsidRDefault="00F57479">
      <w:pPr>
        <w:pStyle w:val="Testocommento"/>
      </w:pPr>
      <w:r>
        <w:rPr>
          <w:rStyle w:val="Rimandocommento"/>
        </w:rPr>
        <w:annotationRef/>
      </w:r>
      <w:r>
        <w:t>The system asks before the time or the supermarket?</w:t>
      </w:r>
    </w:p>
  </w:comment>
  <w:comment w:id="11" w:author="Etion Pinari" w:date="2020-11-18T21:26:00Z" w:initials="EP">
    <w:p w14:paraId="66501ED4" w14:textId="57D074BC" w:rsidR="00F57479" w:rsidRDefault="00F57479">
      <w:pPr>
        <w:pStyle w:val="Testocommento"/>
      </w:pPr>
      <w:r>
        <w:rPr>
          <w:rStyle w:val="Rimandocommento"/>
        </w:rPr>
        <w:annotationRef/>
      </w:r>
      <w:r>
        <w:t>To be reworded</w:t>
      </w:r>
    </w:p>
  </w:comment>
  <w:comment w:id="12" w:author="Giorgio Romeo" w:date="2020-11-20T12:06:00Z" w:initials="GR">
    <w:p w14:paraId="1EBD6F0D" w14:textId="35E0911E" w:rsidR="00F57479" w:rsidRDefault="00F57479">
      <w:pPr>
        <w:pStyle w:val="Testocommento"/>
      </w:pPr>
      <w:r>
        <w:rPr>
          <w:rStyle w:val="Rimandocommento"/>
        </w:rPr>
        <w:annotationRef/>
      </w:r>
      <w:r>
        <w:t>Maybe it is better to be more generic, e.g., devices.</w:t>
      </w:r>
    </w:p>
  </w:comment>
  <w:comment w:id="13" w:author="Giorgio Romeo" w:date="2020-11-20T12:20:00Z" w:initials="GR">
    <w:p w14:paraId="6E56230A" w14:textId="3E80FD88" w:rsidR="00F57479" w:rsidRDefault="00F57479">
      <w:pPr>
        <w:pStyle w:val="Testocommento"/>
      </w:pPr>
      <w:r>
        <w:rPr>
          <w:rStyle w:val="Rimandocommento"/>
        </w:rPr>
        <w:annotationRef/>
      </w:r>
      <w:r>
        <w:t>We could describe the case in which he pays in the automated machines and exits through the turnstiles</w:t>
      </w:r>
    </w:p>
  </w:comment>
  <w:comment w:id="14" w:author="Etion Pinari" w:date="2020-11-21T18:24:00Z" w:initials="EP">
    <w:p w14:paraId="25875F96" w14:textId="215EEE10" w:rsidR="00F57479" w:rsidRPr="00886D10" w:rsidRDefault="00F57479">
      <w:pPr>
        <w:pStyle w:val="Testocommento"/>
        <w:rPr>
          <w:lang w:val="en-US"/>
        </w:rPr>
      </w:pPr>
      <w:r>
        <w:rPr>
          <w:rStyle w:val="Rimandocommento"/>
        </w:rPr>
        <w:annotationRef/>
      </w:r>
      <w:r w:rsidRPr="00886D10">
        <w:rPr>
          <w:lang w:val="en-US"/>
        </w:rPr>
        <w:t>More? Less?</w:t>
      </w:r>
    </w:p>
  </w:comment>
  <w:comment w:id="67" w:author="Cristian Sbrolli" w:date="2020-11-26T21:18:00Z" w:initials="CS">
    <w:p w14:paraId="7A5571A4" w14:textId="2B2988EC" w:rsidR="00F57479" w:rsidRDefault="00F57479">
      <w:pPr>
        <w:pStyle w:val="Testocommento"/>
      </w:pPr>
      <w:r>
        <w:rPr>
          <w:rStyle w:val="Rimandocommento"/>
        </w:rPr>
        <w:annotationRef/>
      </w:r>
      <w:r>
        <w:t>Only ticket or book a visit too?</w:t>
      </w:r>
    </w:p>
  </w:comment>
  <w:comment w:id="68" w:author="Cristian Sbrolli" w:date="2020-11-26T21:49:00Z" w:initials="CS">
    <w:p w14:paraId="78126874" w14:textId="27E2263B" w:rsidR="00F57479" w:rsidRDefault="00F57479">
      <w:pPr>
        <w:pStyle w:val="Testocommento"/>
      </w:pPr>
      <w:r>
        <w:rPr>
          <w:rStyle w:val="Rimandocommento"/>
        </w:rPr>
        <w:annotationRef/>
      </w:r>
      <w:r>
        <w:t>Or some sort or VPN?</w:t>
      </w:r>
    </w:p>
  </w:comment>
  <w:comment w:id="243" w:author="Giorgio Romeo" w:date="2020-12-01T08:46:00Z" w:initials="GR">
    <w:p w14:paraId="0B7F9EED" w14:textId="7E8399B7" w:rsidR="00F57479" w:rsidRDefault="00F57479">
      <w:pPr>
        <w:pStyle w:val="Testocommento"/>
      </w:pPr>
      <w:r>
        <w:rPr>
          <w:rStyle w:val="Rimandocommento"/>
        </w:rPr>
        <w:annotationRef/>
      </w:r>
      <w:r>
        <w:t>Migliorabile</w:t>
      </w:r>
    </w:p>
  </w:comment>
  <w:comment w:id="447" w:author="Giorgio Romeo" w:date="2020-11-25T08:12:00Z" w:initials="GR">
    <w:p w14:paraId="06CBA02B" w14:textId="77777777" w:rsidR="00F57479" w:rsidRDefault="00F57479" w:rsidP="0012331D">
      <w:pPr>
        <w:pStyle w:val="Testocommento"/>
      </w:pPr>
      <w:r>
        <w:rPr>
          <w:rStyle w:val="Rimandocommento"/>
        </w:rPr>
        <w:annotationRef/>
      </w:r>
      <w:r>
        <w:t>It probably can be written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1"/>
  <w15:commentEx w15:paraId="11C1CFDA" w15:done="0"/>
  <w15:commentEx w15:paraId="66501ED4" w15:done="0"/>
  <w15:commentEx w15:paraId="1EBD6F0D" w15:done="0"/>
  <w15:commentEx w15:paraId="6E56230A" w15:done="0"/>
  <w15:commentEx w15:paraId="25875F96" w15:done="0"/>
  <w15:commentEx w15:paraId="7A5571A4" w15:done="0"/>
  <w15:commentEx w15:paraId="78126874" w15:done="1"/>
  <w15:commentEx w15:paraId="0B7F9EED" w15:done="0"/>
  <w15:commentEx w15:paraId="06CBA0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23600FEF" w16cex:dateUtc="2020-11-18T20:26:00Z"/>
  <w16cex:commentExtensible w16cex:durableId="23622FE1" w16cex:dateUtc="2020-11-20T11:06: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A164" w16cex:dateUtc="2020-11-26T20:49:00Z"/>
  <w16cex:commentExtensible w16cex:durableId="23708158" w16cex:dateUtc="2020-12-01T07:46:00Z"/>
  <w16cex:commentExtensible w16cex:durableId="237082B5" w16cex:dateUtc="2020-11-25T07: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66501ED4" w16cid:durableId="23600FEF"/>
  <w16cid:commentId w16cid:paraId="1EBD6F0D" w16cid:durableId="23622FE1"/>
  <w16cid:commentId w16cid:paraId="6E56230A" w16cid:durableId="23623313"/>
  <w16cid:commentId w16cid:paraId="25875F96" w16cid:durableId="2363D9D3"/>
  <w16cid:commentId w16cid:paraId="7A5571A4" w16cid:durableId="236A9A1A"/>
  <w16cid:commentId w16cid:paraId="78126874" w16cid:durableId="236AA164"/>
  <w16cid:commentId w16cid:paraId="0B7F9EED" w16cid:durableId="23708158"/>
  <w16cid:commentId w16cid:paraId="06CBA02B" w16cid:durableId="23708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29257" w14:textId="77777777" w:rsidR="00A54A4C" w:rsidRDefault="00A54A4C" w:rsidP="00936631">
      <w:pPr>
        <w:spacing w:after="0" w:line="240" w:lineRule="auto"/>
      </w:pPr>
      <w:r>
        <w:separator/>
      </w:r>
    </w:p>
  </w:endnote>
  <w:endnote w:type="continuationSeparator" w:id="0">
    <w:p w14:paraId="0D905F8E" w14:textId="77777777" w:rsidR="00A54A4C" w:rsidRDefault="00A54A4C"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844DC" w14:textId="77777777" w:rsidR="00A54A4C" w:rsidRDefault="00A54A4C" w:rsidP="00936631">
      <w:pPr>
        <w:spacing w:after="0" w:line="240" w:lineRule="auto"/>
      </w:pPr>
      <w:r>
        <w:separator/>
      </w:r>
    </w:p>
  </w:footnote>
  <w:footnote w:type="continuationSeparator" w:id="0">
    <w:p w14:paraId="5E23AD4D" w14:textId="77777777" w:rsidR="00A54A4C" w:rsidRDefault="00A54A4C" w:rsidP="00936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FD0A9E"/>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0"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2"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5"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19"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1"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D734379"/>
    <w:multiLevelType w:val="hybridMultilevel"/>
    <w:tmpl w:val="5CB4E9E6"/>
    <w:lvl w:ilvl="0" w:tplc="0410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6"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0"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1"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2"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35"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36"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BC924FE"/>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9"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0"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1"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42"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4"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7"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49"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50"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53"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56" w15:restartNumberingAfterBreak="0">
    <w:nsid w:val="78C27E73"/>
    <w:multiLevelType w:val="hybridMultilevel"/>
    <w:tmpl w:val="EC2E637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A33CB32C">
      <w:start w:val="1"/>
      <w:numFmt w:val="lowerRoman"/>
      <w:lvlText w:val="%3)"/>
      <w:lvlJc w:val="left"/>
      <w:pPr>
        <w:ind w:left="1080" w:hanging="360"/>
      </w:pPr>
      <w:rPr>
        <w:rFonts w:hint="default"/>
      </w:rPr>
    </w:lvl>
    <w:lvl w:ilvl="3" w:tplc="3DD0E6A8">
      <w:start w:val="1"/>
      <w:numFmt w:val="decimal"/>
      <w:lvlText w:val="(%4)"/>
      <w:lvlJc w:val="left"/>
      <w:pPr>
        <w:ind w:left="1440" w:hanging="360"/>
      </w:pPr>
      <w:rPr>
        <w:rFonts w:hint="default"/>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7"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39"/>
  </w:num>
  <w:num w:numId="2">
    <w:abstractNumId w:val="55"/>
  </w:num>
  <w:num w:numId="3">
    <w:abstractNumId w:val="18"/>
  </w:num>
  <w:num w:numId="4">
    <w:abstractNumId w:val="19"/>
  </w:num>
  <w:num w:numId="5">
    <w:abstractNumId w:val="20"/>
  </w:num>
  <w:num w:numId="6">
    <w:abstractNumId w:val="58"/>
  </w:num>
  <w:num w:numId="7">
    <w:abstractNumId w:val="53"/>
  </w:num>
  <w:num w:numId="8">
    <w:abstractNumId w:val="50"/>
  </w:num>
  <w:num w:numId="9">
    <w:abstractNumId w:val="33"/>
  </w:num>
  <w:num w:numId="10">
    <w:abstractNumId w:val="13"/>
  </w:num>
  <w:num w:numId="11">
    <w:abstractNumId w:val="46"/>
  </w:num>
  <w:num w:numId="12">
    <w:abstractNumId w:val="57"/>
  </w:num>
  <w:num w:numId="13">
    <w:abstractNumId w:val="36"/>
  </w:num>
  <w:num w:numId="14">
    <w:abstractNumId w:val="6"/>
  </w:num>
  <w:num w:numId="15">
    <w:abstractNumId w:val="45"/>
  </w:num>
  <w:num w:numId="16">
    <w:abstractNumId w:val="2"/>
  </w:num>
  <w:num w:numId="17">
    <w:abstractNumId w:val="51"/>
  </w:num>
  <w:num w:numId="18">
    <w:abstractNumId w:val="1"/>
  </w:num>
  <w:num w:numId="19">
    <w:abstractNumId w:val="56"/>
  </w:num>
  <w:num w:numId="20">
    <w:abstractNumId w:val="0"/>
  </w:num>
  <w:num w:numId="21">
    <w:abstractNumId w:val="35"/>
  </w:num>
  <w:num w:numId="22">
    <w:abstractNumId w:val="52"/>
  </w:num>
  <w:num w:numId="23">
    <w:abstractNumId w:val="48"/>
  </w:num>
  <w:num w:numId="24">
    <w:abstractNumId w:val="3"/>
  </w:num>
  <w:num w:numId="25">
    <w:abstractNumId w:val="17"/>
  </w:num>
  <w:num w:numId="26">
    <w:abstractNumId w:val="5"/>
  </w:num>
  <w:num w:numId="27">
    <w:abstractNumId w:val="44"/>
  </w:num>
  <w:num w:numId="28">
    <w:abstractNumId w:val="9"/>
  </w:num>
  <w:num w:numId="29">
    <w:abstractNumId w:val="12"/>
  </w:num>
  <w:num w:numId="30">
    <w:abstractNumId w:val="37"/>
  </w:num>
  <w:num w:numId="31">
    <w:abstractNumId w:val="30"/>
  </w:num>
  <w:num w:numId="32">
    <w:abstractNumId w:val="38"/>
  </w:num>
  <w:num w:numId="33">
    <w:abstractNumId w:val="4"/>
  </w:num>
  <w:num w:numId="34">
    <w:abstractNumId w:val="26"/>
  </w:num>
  <w:num w:numId="35">
    <w:abstractNumId w:val="32"/>
  </w:num>
  <w:num w:numId="36">
    <w:abstractNumId w:val="29"/>
  </w:num>
  <w:num w:numId="37">
    <w:abstractNumId w:val="40"/>
  </w:num>
  <w:num w:numId="38">
    <w:abstractNumId w:val="49"/>
  </w:num>
  <w:num w:numId="39">
    <w:abstractNumId w:val="34"/>
  </w:num>
  <w:num w:numId="40">
    <w:abstractNumId w:val="11"/>
  </w:num>
  <w:num w:numId="41">
    <w:abstractNumId w:val="42"/>
  </w:num>
  <w:num w:numId="42">
    <w:abstractNumId w:val="21"/>
  </w:num>
  <w:num w:numId="43">
    <w:abstractNumId w:val="23"/>
  </w:num>
  <w:num w:numId="44">
    <w:abstractNumId w:val="43"/>
  </w:num>
  <w:num w:numId="45">
    <w:abstractNumId w:val="31"/>
  </w:num>
  <w:num w:numId="46">
    <w:abstractNumId w:val="25"/>
  </w:num>
  <w:num w:numId="47">
    <w:abstractNumId w:val="10"/>
  </w:num>
  <w:num w:numId="48">
    <w:abstractNumId w:val="47"/>
  </w:num>
  <w:num w:numId="49">
    <w:abstractNumId w:val="16"/>
  </w:num>
  <w:num w:numId="50">
    <w:abstractNumId w:val="59"/>
  </w:num>
  <w:num w:numId="51">
    <w:abstractNumId w:val="24"/>
  </w:num>
  <w:num w:numId="52">
    <w:abstractNumId w:val="54"/>
  </w:num>
  <w:num w:numId="53">
    <w:abstractNumId w:val="7"/>
  </w:num>
  <w:num w:numId="54">
    <w:abstractNumId w:val="22"/>
  </w:num>
  <w:num w:numId="55">
    <w:abstractNumId w:val="27"/>
  </w:num>
  <w:num w:numId="56">
    <w:abstractNumId w:val="14"/>
  </w:num>
  <w:num w:numId="57">
    <w:abstractNumId w:val="28"/>
  </w:num>
  <w:num w:numId="58">
    <w:abstractNumId w:val="8"/>
  </w:num>
  <w:num w:numId="59">
    <w:abstractNumId w:val="15"/>
  </w:num>
  <w:num w:numId="60">
    <w:abstractNumId w:val="4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445A6"/>
    <w:rsid w:val="00060634"/>
    <w:rsid w:val="00061068"/>
    <w:rsid w:val="0008156E"/>
    <w:rsid w:val="000A44A8"/>
    <w:rsid w:val="000A507B"/>
    <w:rsid w:val="000A567F"/>
    <w:rsid w:val="000C0004"/>
    <w:rsid w:val="000C5592"/>
    <w:rsid w:val="00101732"/>
    <w:rsid w:val="001053E4"/>
    <w:rsid w:val="00107C29"/>
    <w:rsid w:val="00111780"/>
    <w:rsid w:val="001118E3"/>
    <w:rsid w:val="00113680"/>
    <w:rsid w:val="00115808"/>
    <w:rsid w:val="0012126E"/>
    <w:rsid w:val="0012331D"/>
    <w:rsid w:val="001319A8"/>
    <w:rsid w:val="00132955"/>
    <w:rsid w:val="00136588"/>
    <w:rsid w:val="0015313C"/>
    <w:rsid w:val="001624D2"/>
    <w:rsid w:val="0017272D"/>
    <w:rsid w:val="001826E7"/>
    <w:rsid w:val="00195ED0"/>
    <w:rsid w:val="001A3C22"/>
    <w:rsid w:val="001A5FAF"/>
    <w:rsid w:val="001C2511"/>
    <w:rsid w:val="001C54E3"/>
    <w:rsid w:val="001D427E"/>
    <w:rsid w:val="001D5207"/>
    <w:rsid w:val="001D5F33"/>
    <w:rsid w:val="001F6074"/>
    <w:rsid w:val="00200B73"/>
    <w:rsid w:val="002040D5"/>
    <w:rsid w:val="0020562C"/>
    <w:rsid w:val="00222115"/>
    <w:rsid w:val="002560C6"/>
    <w:rsid w:val="0026233F"/>
    <w:rsid w:val="002758CE"/>
    <w:rsid w:val="00286382"/>
    <w:rsid w:val="00290739"/>
    <w:rsid w:val="00293EAF"/>
    <w:rsid w:val="0029608F"/>
    <w:rsid w:val="002A1123"/>
    <w:rsid w:val="002A7197"/>
    <w:rsid w:val="002C6D67"/>
    <w:rsid w:val="002C7473"/>
    <w:rsid w:val="002D330A"/>
    <w:rsid w:val="00307B50"/>
    <w:rsid w:val="00317503"/>
    <w:rsid w:val="0034272C"/>
    <w:rsid w:val="00344CD7"/>
    <w:rsid w:val="0034726F"/>
    <w:rsid w:val="00352FFD"/>
    <w:rsid w:val="003532AA"/>
    <w:rsid w:val="00355E1B"/>
    <w:rsid w:val="00376F86"/>
    <w:rsid w:val="00377EC6"/>
    <w:rsid w:val="00380D90"/>
    <w:rsid w:val="003865BD"/>
    <w:rsid w:val="003919B4"/>
    <w:rsid w:val="003A6295"/>
    <w:rsid w:val="003B3FEB"/>
    <w:rsid w:val="003D51B3"/>
    <w:rsid w:val="003D51FB"/>
    <w:rsid w:val="0040474A"/>
    <w:rsid w:val="00405582"/>
    <w:rsid w:val="0045205B"/>
    <w:rsid w:val="004539B3"/>
    <w:rsid w:val="00496130"/>
    <w:rsid w:val="00497CDF"/>
    <w:rsid w:val="004B636F"/>
    <w:rsid w:val="004B7AB1"/>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16B3"/>
    <w:rsid w:val="005C0908"/>
    <w:rsid w:val="005C188C"/>
    <w:rsid w:val="005D4865"/>
    <w:rsid w:val="006332A6"/>
    <w:rsid w:val="00662ED3"/>
    <w:rsid w:val="00664977"/>
    <w:rsid w:val="006719AB"/>
    <w:rsid w:val="00684D5E"/>
    <w:rsid w:val="006952C9"/>
    <w:rsid w:val="006A4109"/>
    <w:rsid w:val="006B446F"/>
    <w:rsid w:val="006B5465"/>
    <w:rsid w:val="006C6F3F"/>
    <w:rsid w:val="006D2BE9"/>
    <w:rsid w:val="006D5A98"/>
    <w:rsid w:val="00701CE5"/>
    <w:rsid w:val="00702C29"/>
    <w:rsid w:val="00706224"/>
    <w:rsid w:val="00726F4C"/>
    <w:rsid w:val="00736770"/>
    <w:rsid w:val="0076201B"/>
    <w:rsid w:val="007647F9"/>
    <w:rsid w:val="00766636"/>
    <w:rsid w:val="007B1FE7"/>
    <w:rsid w:val="007C5236"/>
    <w:rsid w:val="007C71D7"/>
    <w:rsid w:val="007D7DB4"/>
    <w:rsid w:val="008009D1"/>
    <w:rsid w:val="00806886"/>
    <w:rsid w:val="0081493E"/>
    <w:rsid w:val="00827931"/>
    <w:rsid w:val="00835339"/>
    <w:rsid w:val="00835705"/>
    <w:rsid w:val="0084516D"/>
    <w:rsid w:val="008544B3"/>
    <w:rsid w:val="008645B3"/>
    <w:rsid w:val="008667FB"/>
    <w:rsid w:val="008700A1"/>
    <w:rsid w:val="00881403"/>
    <w:rsid w:val="00884539"/>
    <w:rsid w:val="00886D10"/>
    <w:rsid w:val="008B1B38"/>
    <w:rsid w:val="008D1FA9"/>
    <w:rsid w:val="008E2DC4"/>
    <w:rsid w:val="00912CDD"/>
    <w:rsid w:val="00913189"/>
    <w:rsid w:val="00923D58"/>
    <w:rsid w:val="00936631"/>
    <w:rsid w:val="00940766"/>
    <w:rsid w:val="0094261A"/>
    <w:rsid w:val="00981513"/>
    <w:rsid w:val="00992B7C"/>
    <w:rsid w:val="009961E2"/>
    <w:rsid w:val="00996610"/>
    <w:rsid w:val="009967D5"/>
    <w:rsid w:val="009C361D"/>
    <w:rsid w:val="009D004F"/>
    <w:rsid w:val="009D5178"/>
    <w:rsid w:val="009F3C83"/>
    <w:rsid w:val="009F4C2B"/>
    <w:rsid w:val="00A2714B"/>
    <w:rsid w:val="00A54A4C"/>
    <w:rsid w:val="00A63558"/>
    <w:rsid w:val="00A811EC"/>
    <w:rsid w:val="00A8478A"/>
    <w:rsid w:val="00AB06D6"/>
    <w:rsid w:val="00AD455C"/>
    <w:rsid w:val="00AD5273"/>
    <w:rsid w:val="00B25FA1"/>
    <w:rsid w:val="00B36225"/>
    <w:rsid w:val="00B43D73"/>
    <w:rsid w:val="00B45AC3"/>
    <w:rsid w:val="00B63660"/>
    <w:rsid w:val="00B6387C"/>
    <w:rsid w:val="00B70FCF"/>
    <w:rsid w:val="00B76B18"/>
    <w:rsid w:val="00B83466"/>
    <w:rsid w:val="00B920D4"/>
    <w:rsid w:val="00B94B8F"/>
    <w:rsid w:val="00BA0C74"/>
    <w:rsid w:val="00BB10B8"/>
    <w:rsid w:val="00BC5397"/>
    <w:rsid w:val="00BD50E7"/>
    <w:rsid w:val="00C028CD"/>
    <w:rsid w:val="00C03833"/>
    <w:rsid w:val="00C208EB"/>
    <w:rsid w:val="00C20BFD"/>
    <w:rsid w:val="00C26CA6"/>
    <w:rsid w:val="00C412BB"/>
    <w:rsid w:val="00C46FED"/>
    <w:rsid w:val="00C53971"/>
    <w:rsid w:val="00C56AFB"/>
    <w:rsid w:val="00C60896"/>
    <w:rsid w:val="00C65B56"/>
    <w:rsid w:val="00C86724"/>
    <w:rsid w:val="00C93545"/>
    <w:rsid w:val="00CB5C26"/>
    <w:rsid w:val="00CD0656"/>
    <w:rsid w:val="00CF1279"/>
    <w:rsid w:val="00D152F5"/>
    <w:rsid w:val="00D302C7"/>
    <w:rsid w:val="00D61FE5"/>
    <w:rsid w:val="00D63385"/>
    <w:rsid w:val="00D64D7E"/>
    <w:rsid w:val="00D7758F"/>
    <w:rsid w:val="00DB57FD"/>
    <w:rsid w:val="00DC5D58"/>
    <w:rsid w:val="00DD33A8"/>
    <w:rsid w:val="00DF3309"/>
    <w:rsid w:val="00E23EC8"/>
    <w:rsid w:val="00E27365"/>
    <w:rsid w:val="00E36D1F"/>
    <w:rsid w:val="00E44E1C"/>
    <w:rsid w:val="00E5360E"/>
    <w:rsid w:val="00E559C0"/>
    <w:rsid w:val="00E71D0B"/>
    <w:rsid w:val="00E75F51"/>
    <w:rsid w:val="00EE658A"/>
    <w:rsid w:val="00EF1EC8"/>
    <w:rsid w:val="00F057DC"/>
    <w:rsid w:val="00F077B0"/>
    <w:rsid w:val="00F120B0"/>
    <w:rsid w:val="00F57479"/>
    <w:rsid w:val="00F7002D"/>
    <w:rsid w:val="00F877BD"/>
    <w:rsid w:val="00F95DA5"/>
    <w:rsid w:val="00FB16C1"/>
    <w:rsid w:val="00FD69AF"/>
    <w:rsid w:val="00FD6EF9"/>
    <w:rsid w:val="00FF79E4"/>
    <w:rsid w:val="1E17D0F3"/>
    <w:rsid w:val="598B9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rPr>
      <w:lang w:val="en-GB"/>
    </w:rPr>
  </w:style>
  <w:style w:type="paragraph" w:styleId="Titolo1">
    <w:name w:val="heading 1"/>
    <w:basedOn w:val="Normale"/>
    <w:next w:val="Normale"/>
    <w:link w:val="Titolo1Carattere"/>
    <w:uiPriority w:val="9"/>
    <w:qFormat/>
    <w:rsid w:val="0034726F"/>
    <w:pPr>
      <w:keepNext/>
      <w:keepLines/>
      <w:numPr>
        <w:numId w:val="2"/>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2"/>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2"/>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2"/>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2"/>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2"/>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2"/>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2"/>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2"/>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0"/>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20</Pages>
  <Words>3758</Words>
  <Characters>21423</Characters>
  <Application>Microsoft Office Word</Application>
  <DocSecurity>0</DocSecurity>
  <Lines>178</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111</cp:revision>
  <cp:lastPrinted>2020-12-01T08:01:00Z</cp:lastPrinted>
  <dcterms:created xsi:type="dcterms:W3CDTF">2020-11-18T19:56:00Z</dcterms:created>
  <dcterms:modified xsi:type="dcterms:W3CDTF">2020-12-01T23:11:00Z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