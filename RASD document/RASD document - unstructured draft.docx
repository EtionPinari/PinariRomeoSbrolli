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4"/>
          <w:szCs w:val="24"/>
        </w:rPr>
        <w:t>These goals are formally defined as the following:</w:t>
      </w:r>
    </w:p>
    <w:p w14:paraId="60A8D188" w14:textId="77892F9E" w:rsidR="699595DC" w:rsidRDefault="699595DC" w:rsidP="699595DC">
      <w:pPr>
        <w:pStyle w:val="ListParagraph"/>
        <w:spacing w:line="240" w:lineRule="auto"/>
        <w:jc w:val="both"/>
        <w:rPr>
          <w:rStyle w:val="SubtleEmphasis"/>
          <w:rFonts w:ascii="Bell MT" w:hAnsi="Bell MT"/>
          <w:i w:val="0"/>
          <w:iCs w:val="0"/>
          <w:sz w:val="24"/>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 w:val="24"/>
          <w:szCs w:val="24"/>
        </w:rPr>
      </w:pPr>
      <w:r w:rsidRPr="699595DC">
        <w:rPr>
          <w:rStyle w:val="SubtleEmphasis"/>
          <w:rFonts w:ascii="Bell MT" w:hAnsi="Bell MT"/>
          <w:i w:val="0"/>
          <w:iCs w:val="0"/>
          <w:sz w:val="24"/>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 w:val="24"/>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G1</w:t>
            </w:r>
          </w:p>
        </w:tc>
        <w:tc>
          <w:tcPr>
            <w:tcW w:w="8580" w:type="dxa"/>
          </w:tcPr>
          <w:p w14:paraId="0F490A2D" w14:textId="714296A9"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G2</w:t>
            </w:r>
          </w:p>
        </w:tc>
        <w:tc>
          <w:tcPr>
            <w:tcW w:w="8580" w:type="dxa"/>
          </w:tcPr>
          <w:p w14:paraId="336B4D00" w14:textId="4A196D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ListParagraph"/>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ListParagraph"/>
        <w:ind w:left="2160"/>
        <w:rPr>
          <w:rFonts w:ascii="Bell MT" w:eastAsia="Bell MT" w:hAnsi="Bell MT" w:cs="Bell MT"/>
          <w:sz w:val="24"/>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CommentReference"/>
              </w:rPr>
              <w:commentReference w:id="1"/>
            </w:r>
          </w:p>
        </w:tc>
      </w:tr>
    </w:tbl>
    <w:p w14:paraId="03D65A70" w14:textId="4B386482" w:rsidR="006B446F" w:rsidRDefault="006B446F" w:rsidP="699595DC">
      <w:pPr>
        <w:pStyle w:val="ListParagraph"/>
        <w:spacing w:line="240" w:lineRule="auto"/>
        <w:rPr>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rStyle w:val="SubtleEmphasis"/>
          <w:rFonts w:ascii="Bell MT" w:hAnsi="Bell MT"/>
          <w:i w:val="0"/>
          <w:iCs w:val="0"/>
          <w:sz w:val="28"/>
          <w:szCs w:val="28"/>
        </w:rPr>
      </w:pPr>
    </w:p>
    <w:p w14:paraId="3D216EDC" w14:textId="77777777" w:rsidR="00434F51" w:rsidRPr="00AC6E28" w:rsidRDefault="00434F51" w:rsidP="00D01022">
      <w:pPr>
        <w:spacing w:line="240" w:lineRule="auto"/>
        <w:rPr>
          <w:rStyle w:val="SubtleEmphasis"/>
          <w:rFonts w:ascii="Bell MT" w:hAnsi="Bell MT"/>
          <w:i w:val="0"/>
          <w:iCs w:val="0"/>
          <w:sz w:val="28"/>
          <w:szCs w:val="28"/>
        </w:rPr>
      </w:pPr>
    </w:p>
    <w:p w14:paraId="4532DC40" w14:textId="195D13BC" w:rsidR="00434F51" w:rsidRPr="00D01022" w:rsidRDefault="370E1471" w:rsidP="00D01022">
      <w:pPr>
        <w:pStyle w:val="ListParagraph"/>
        <w:numPr>
          <w:ilvl w:val="2"/>
          <w:numId w:val="1"/>
        </w:numPr>
        <w:spacing w:line="240" w:lineRule="auto"/>
        <w:rPr>
          <w:rStyle w:val="SubtleEmphasis"/>
          <w:i w:val="0"/>
          <w:iCs w:val="0"/>
          <w:sz w:val="24"/>
          <w:szCs w:val="24"/>
        </w:rPr>
      </w:pPr>
      <w:del w:id="2" w:author="Etion Pinari [2]" w:date="2020-12-06T12:20:00Z">
        <w:r w:rsidRPr="00D01022" w:rsidDel="00476A43">
          <w:rPr>
            <w:rStyle w:val="SubtleEmphasis"/>
            <w:rFonts w:ascii="Bell MT" w:hAnsi="Bell MT"/>
            <w:i w:val="0"/>
            <w:iCs w:val="0"/>
            <w:sz w:val="24"/>
            <w:szCs w:val="24"/>
          </w:rPr>
          <w:lastRenderedPageBreak/>
          <w:delText>Users and c</w:delText>
        </w:r>
      </w:del>
      <w:ins w:id="3" w:author="Etion Pinari [2]" w:date="2020-12-06T12:20:00Z">
        <w:r w:rsidR="00476A43">
          <w:rPr>
            <w:rStyle w:val="SubtleEmphasis"/>
            <w:rFonts w:ascii="Bell MT" w:hAnsi="Bell MT"/>
            <w:i w:val="0"/>
            <w:iCs w:val="0"/>
            <w:sz w:val="24"/>
            <w:szCs w:val="24"/>
          </w:rPr>
          <w:t>C</w:t>
        </w:r>
      </w:ins>
      <w:r w:rsidRPr="00D01022">
        <w:rPr>
          <w:rStyle w:val="SubtleEmphasis"/>
          <w:rFonts w:ascii="Bell MT" w:hAnsi="Bell MT"/>
          <w:i w:val="0"/>
          <w:iCs w:val="0"/>
          <w:sz w:val="24"/>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46184F" w:rsidDel="00073837" w:rsidRDefault="00073837" w:rsidP="002C295C">
            <w:pPr>
              <w:rPr>
                <w:ins w:id="6" w:author="Etion Pinari [2]" w:date="2020-12-06T12:23:00Z"/>
                <w:rPrChange w:id="7" w:author="Etion Pinari [2]" w:date="2020-12-06T20:18:00Z">
                  <w:rPr>
                    <w:ins w:id="8" w:author="Etion Pinari [2]" w:date="2020-12-06T12:23:00Z"/>
                    <w:rStyle w:val="SubtleEmphasis"/>
                    <w:rFonts w:ascii="Bell MT" w:hAnsi="Bell MT"/>
                    <w:i w:val="0"/>
                    <w:iCs w:val="0"/>
                    <w:sz w:val="24"/>
                    <w:szCs w:val="24"/>
                  </w:rPr>
                </w:rPrChange>
              </w:rPr>
            </w:pPr>
            <w:ins w:id="9" w:author="Etion Pinari [2]" w:date="2020-12-06T12:23:00Z">
              <w:r w:rsidRPr="0046184F">
                <w:rPr>
                  <w:rPrChange w:id="10" w:author="Etion Pinari [2]" w:date="2020-12-06T20:18:00Z">
                    <w:rPr>
                      <w:rStyle w:val="SubtleEmphasis"/>
                      <w:rFonts w:ascii="Bell MT" w:hAnsi="Bell MT"/>
                      <w:i w:val="0"/>
                      <w:iCs w:val="0"/>
                      <w:sz w:val="24"/>
                      <w:szCs w:val="24"/>
                    </w:rPr>
                  </w:rPrChange>
                </w:rPr>
                <w:t>G6</w:t>
              </w:r>
            </w:ins>
          </w:p>
        </w:tc>
        <w:tc>
          <w:tcPr>
            <w:tcW w:w="8400" w:type="dxa"/>
          </w:tcPr>
          <w:p w14:paraId="5F33F974" w14:textId="27C9BA75" w:rsidR="0046184F" w:rsidRPr="0046184F" w:rsidDel="00073837" w:rsidRDefault="0046184F" w:rsidP="00073837">
            <w:pPr>
              <w:tabs>
                <w:tab w:val="left" w:pos="6375"/>
              </w:tabs>
              <w:rPr>
                <w:ins w:id="11" w:author="Etion Pinari [2]" w:date="2020-12-06T12:23:00Z"/>
                <w:rPrChange w:id="12" w:author="Etion Pinari [2]" w:date="2020-12-06T20:18:00Z">
                  <w:rPr>
                    <w:ins w:id="13" w:author="Etion Pinari [2]" w:date="2020-12-06T12:23:00Z"/>
                    <w:rStyle w:val="SubtleEmphasis"/>
                    <w:rFonts w:ascii="Bell MT" w:hAnsi="Bell MT"/>
                    <w:i w:val="0"/>
                    <w:iCs w:val="0"/>
                    <w:sz w:val="24"/>
                    <w:szCs w:val="24"/>
                  </w:rPr>
                </w:rPrChange>
              </w:rPr>
            </w:pPr>
            <w:ins w:id="14" w:author="Etion Pinari [2]" w:date="2020-12-06T20:16:00Z">
              <w:r w:rsidRPr="0046184F">
                <w:rPr>
                  <w:rPrChange w:id="15" w:author="Etion Pinari [2]" w:date="2020-12-06T20:18:00Z">
                    <w:rPr>
                      <w:rStyle w:val="SubtleEmphasis"/>
                      <w:rFonts w:ascii="Bell MT" w:hAnsi="Bell MT"/>
                      <w:i w:val="0"/>
                      <w:iCs w:val="0"/>
                      <w:sz w:val="24"/>
                      <w:szCs w:val="24"/>
                    </w:rPr>
                  </w:rPrChange>
                </w:rPr>
                <w:t xml:space="preserve">Anyone who wants to book a visit to </w:t>
              </w:r>
            </w:ins>
            <w:ins w:id="16" w:author="Etion Pinari [2]" w:date="2020-12-06T20:18:00Z">
              <w:r>
                <w:t>any</w:t>
              </w:r>
            </w:ins>
            <w:ins w:id="17" w:author="Etion Pinari [2]" w:date="2020-12-06T20:16:00Z">
              <w:r w:rsidRPr="0046184F">
                <w:rPr>
                  <w:rPrChange w:id="18" w:author="Etion Pinari [2]" w:date="2020-12-06T20:18:00Z">
                    <w:rPr>
                      <w:rStyle w:val="SubtleEmphasis"/>
                      <w:rFonts w:ascii="Bell MT" w:hAnsi="Bell MT"/>
                      <w:i w:val="0"/>
                      <w:iCs w:val="0"/>
                      <w:sz w:val="24"/>
                      <w:szCs w:val="24"/>
                    </w:rPr>
                  </w:rPrChange>
                </w:rPr>
                <w:t xml:space="preserve"> store</w:t>
              </w:r>
            </w:ins>
            <w:ins w:id="19" w:author="Etion Pinari [2]" w:date="2020-12-06T20:18:00Z">
              <w:r>
                <w:t xml:space="preserve"> </w:t>
              </w:r>
            </w:ins>
            <w:ins w:id="20" w:author="Etion Pinari [2]" w:date="2020-12-06T20:16:00Z">
              <w:r w:rsidRPr="0046184F">
                <w:rPr>
                  <w:rPrChange w:id="21" w:author="Etion Pinari [2]" w:date="2020-12-06T20:18:00Z">
                    <w:rPr>
                      <w:rStyle w:val="SubtleEmphasis"/>
                      <w:rFonts w:ascii="Bell MT" w:hAnsi="Bell MT"/>
                      <w:i w:val="0"/>
                      <w:iCs w:val="0"/>
                      <w:sz w:val="24"/>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46184F" w:rsidDel="00073837" w:rsidRDefault="00073837" w:rsidP="00073837">
            <w:pPr>
              <w:rPr>
                <w:ins w:id="24" w:author="Cristian Sbrolli" w:date="2020-12-04T22:21:00Z"/>
                <w:del w:id="25" w:author="Etion Pinari [2]" w:date="2020-12-06T12:22:00Z"/>
                <w:rPrChange w:id="26" w:author="Etion Pinari [2]" w:date="2020-12-06T20:18:00Z">
                  <w:rPr>
                    <w:ins w:id="27" w:author="Cristian Sbrolli" w:date="2020-12-04T22:21:00Z"/>
                    <w:del w:id="28" w:author="Etion Pinari [2]" w:date="2020-12-06T12:22:00Z"/>
                    <w:rStyle w:val="SubtleEmphasis"/>
                    <w:rFonts w:ascii="Bell MT" w:hAnsi="Bell MT"/>
                    <w:i w:val="0"/>
                    <w:iCs w:val="0"/>
                    <w:sz w:val="24"/>
                    <w:szCs w:val="24"/>
                  </w:rPr>
                </w:rPrChange>
              </w:rPr>
            </w:pPr>
            <w:ins w:id="29" w:author="Etion Pinari [2]" w:date="2020-12-06T12:23:00Z">
              <w:r w:rsidRPr="0046184F">
                <w:rPr>
                  <w:rPrChange w:id="30" w:author="Etion Pinari [2]" w:date="2020-12-06T20:18:00Z">
                    <w:rPr>
                      <w:rStyle w:val="SubtleEmphasis"/>
                      <w:rFonts w:ascii="Bell MT" w:hAnsi="Bell MT"/>
                      <w:i w:val="0"/>
                      <w:iCs w:val="0"/>
                      <w:sz w:val="24"/>
                      <w:szCs w:val="24"/>
                    </w:rPr>
                  </w:rPrChange>
                </w:rPr>
                <w:t>G7</w:t>
              </w:r>
            </w:ins>
            <w:del w:id="31" w:author="Etion Pinari [2]" w:date="2020-12-06T12:22:00Z">
              <w:r w:rsidRPr="0046184F" w:rsidDel="00073837">
                <w:rPr>
                  <w:rPrChange w:id="32" w:author="Etion Pinari [2]" w:date="2020-12-06T20:18:00Z">
                    <w:rPr>
                      <w:rStyle w:val="SubtleEmphasis"/>
                      <w:rFonts w:ascii="Bell MT" w:hAnsi="Bell MT"/>
                      <w:i w:val="0"/>
                      <w:iCs w:val="0"/>
                      <w:sz w:val="24"/>
                      <w:szCs w:val="24"/>
                    </w:rPr>
                  </w:rPrChange>
                </w:rPr>
                <w:delText>G6</w:delText>
              </w:r>
            </w:del>
          </w:p>
          <w:p w14:paraId="01C5DC63" w14:textId="582FF017" w:rsidR="00073837" w:rsidRPr="0046184F" w:rsidRDefault="00073837" w:rsidP="00073837">
            <w:pPr>
              <w:rPr>
                <w:rPrChange w:id="33" w:author="Etion Pinari [2]" w:date="2020-12-06T20:18:00Z">
                  <w:rPr>
                    <w:rStyle w:val="SubtleEmphasis"/>
                    <w:rFonts w:ascii="Bell MT" w:hAnsi="Bell MT"/>
                    <w:i w:val="0"/>
                    <w:iCs w:val="0"/>
                    <w:sz w:val="24"/>
                    <w:szCs w:val="24"/>
                  </w:rPr>
                </w:rPrChange>
              </w:rPr>
            </w:pPr>
          </w:p>
        </w:tc>
        <w:tc>
          <w:tcPr>
            <w:tcW w:w="8400" w:type="dxa"/>
            <w:tcPrChange w:id="34" w:author="Cristian Sbrolli" w:date="2020-12-04T22:21:00Z">
              <w:tcPr>
                <w:tcW w:w="8400" w:type="dxa"/>
              </w:tcPr>
            </w:tcPrChange>
          </w:tcPr>
          <w:p w14:paraId="2493F6D5" w14:textId="3CCFFA4B" w:rsidR="0046184F" w:rsidRPr="0046184F" w:rsidRDefault="00073837">
            <w:pPr>
              <w:tabs>
                <w:tab w:val="left" w:pos="6375"/>
              </w:tabs>
              <w:rPr>
                <w:rPrChange w:id="35" w:author="Etion Pinari [2]" w:date="2020-12-06T20:18:00Z">
                  <w:rPr>
                    <w:rStyle w:val="SubtleEmphasis"/>
                    <w:rFonts w:ascii="Bell MT" w:hAnsi="Bell MT"/>
                    <w:i w:val="0"/>
                    <w:iCs w:val="0"/>
                    <w:sz w:val="24"/>
                    <w:szCs w:val="24"/>
                  </w:rPr>
                </w:rPrChange>
              </w:rPr>
              <w:pPrChange w:id="36" w:author="Unknown" w:date="2020-12-06T12:22:00Z">
                <w:pPr/>
              </w:pPrChange>
            </w:pPr>
            <w:del w:id="37" w:author="Etion Pinari [2]" w:date="2020-12-06T12:22:00Z">
              <w:r w:rsidRPr="0046184F" w:rsidDel="00073837">
                <w:rPr>
                  <w:rPrChange w:id="38" w:author="Etion Pinari [2]" w:date="2020-12-06T20:18:00Z">
                    <w:rPr>
                      <w:rStyle w:val="SubtleEmphasis"/>
                      <w:rFonts w:ascii="Bell MT" w:hAnsi="Bell MT"/>
                      <w:i w:val="0"/>
                      <w:iCs w:val="0"/>
                      <w:sz w:val="24"/>
                      <w:szCs w:val="24"/>
                    </w:rPr>
                  </w:rPrChange>
                </w:rPr>
                <w:delText xml:space="preserve">Anyone </w:delText>
              </w:r>
            </w:del>
            <w:ins w:id="39" w:author="Cristian Sbrolli" w:date="2020-12-04T22:14:00Z">
              <w:del w:id="40" w:author="Etion Pinari [2]" w:date="2020-12-06T12:20:00Z">
                <w:r w:rsidRPr="0046184F" w:rsidDel="00476A43">
                  <w:rPr>
                    <w:rPrChange w:id="41" w:author="Etion Pinari [2]" w:date="2020-12-06T20:18:00Z">
                      <w:rPr>
                        <w:rStyle w:val="SubtleEmphasis"/>
                        <w:rFonts w:ascii="Bell MT" w:hAnsi="Bell MT"/>
                        <w:i w:val="0"/>
                        <w:iCs w:val="0"/>
                        <w:sz w:val="24"/>
                        <w:szCs w:val="24"/>
                      </w:rPr>
                    </w:rPrChange>
                  </w:rPr>
                  <w:delText>Users</w:delText>
                </w:r>
              </w:del>
              <w:del w:id="42" w:author="Etion Pinari [2]" w:date="2020-12-06T12:22:00Z">
                <w:r w:rsidRPr="0046184F" w:rsidDel="00073837">
                  <w:rPr>
                    <w:rPrChange w:id="43" w:author="Etion Pinari [2]" w:date="2020-12-06T20:18:00Z">
                      <w:rPr>
                        <w:rStyle w:val="SubtleEmphasis"/>
                        <w:rFonts w:ascii="Bell MT" w:hAnsi="Bell MT"/>
                        <w:i w:val="0"/>
                        <w:iCs w:val="0"/>
                        <w:sz w:val="24"/>
                        <w:szCs w:val="24"/>
                      </w:rPr>
                    </w:rPrChange>
                  </w:rPr>
                  <w:delText xml:space="preserve"> </w:delText>
                </w:r>
              </w:del>
            </w:ins>
            <w:del w:id="44" w:author="Etion Pinari [2]" w:date="2020-12-06T12:22:00Z">
              <w:r w:rsidRPr="0046184F" w:rsidDel="00073837">
                <w:rPr>
                  <w:rPrChange w:id="45" w:author="Etion Pinari [2]" w:date="2020-12-06T20:18:00Z">
                    <w:rPr>
                      <w:rStyle w:val="SubtleEmphasis"/>
                      <w:rFonts w:ascii="Bell MT" w:hAnsi="Bell MT"/>
                      <w:i w:val="0"/>
                      <w:iCs w:val="0"/>
                      <w:sz w:val="24"/>
                      <w:szCs w:val="24"/>
                    </w:rPr>
                  </w:rPrChange>
                </w:rPr>
                <w:delText>who</w:delText>
              </w:r>
            </w:del>
            <w:ins w:id="46" w:author="Cristian Sbrolli" w:date="2020-12-04T22:30:00Z">
              <w:del w:id="47" w:author="Etion Pinari [2]" w:date="2020-12-06T12:22:00Z">
                <w:r w:rsidRPr="0046184F" w:rsidDel="00073837">
                  <w:rPr>
                    <w:rPrChange w:id="48" w:author="Etion Pinari [2]" w:date="2020-12-06T20:18:00Z">
                      <w:rPr>
                        <w:rStyle w:val="SubtleEmphasis"/>
                        <w:rFonts w:ascii="Bell MT" w:hAnsi="Bell MT"/>
                        <w:i w:val="0"/>
                        <w:iCs w:val="0"/>
                        <w:sz w:val="24"/>
                        <w:szCs w:val="24"/>
                      </w:rPr>
                    </w:rPrChange>
                  </w:rPr>
                  <w:delText>that</w:delText>
                </w:r>
              </w:del>
            </w:ins>
            <w:del w:id="49" w:author="Etion Pinari [2]" w:date="2020-12-06T12:22:00Z">
              <w:r w:rsidRPr="0046184F" w:rsidDel="00073837">
                <w:rPr>
                  <w:rPrChange w:id="50" w:author="Etion Pinari [2]" w:date="2020-12-06T20:18:00Z">
                    <w:rPr>
                      <w:rStyle w:val="SubtleEmphasis"/>
                      <w:rFonts w:ascii="Bell MT" w:hAnsi="Bell MT"/>
                      <w:i w:val="0"/>
                      <w:iCs w:val="0"/>
                      <w:sz w:val="24"/>
                      <w:szCs w:val="24"/>
                    </w:rPr>
                  </w:rPrChange>
                </w:rPr>
                <w:delText xml:space="preserve"> want</w:delText>
              </w:r>
            </w:del>
            <w:del w:id="51" w:author="Etion Pinari [2]" w:date="2020-12-06T12:20:00Z">
              <w:r w:rsidRPr="0046184F" w:rsidDel="00476A43">
                <w:rPr>
                  <w:rPrChange w:id="52" w:author="Etion Pinari [2]" w:date="2020-12-06T20:18:00Z">
                    <w:rPr>
                      <w:rStyle w:val="SubtleEmphasis"/>
                      <w:rFonts w:ascii="Bell MT" w:hAnsi="Bell MT"/>
                      <w:i w:val="0"/>
                      <w:iCs w:val="0"/>
                      <w:sz w:val="24"/>
                      <w:szCs w:val="24"/>
                    </w:rPr>
                  </w:rPrChange>
                </w:rPr>
                <w:delText>s</w:delText>
              </w:r>
            </w:del>
            <w:del w:id="53" w:author="Etion Pinari [2]" w:date="2020-12-06T12:22:00Z">
              <w:r w:rsidRPr="0046184F" w:rsidDel="00073837">
                <w:rPr>
                  <w:rPrChange w:id="54" w:author="Etion Pinari [2]" w:date="2020-12-06T20:18:00Z">
                    <w:rPr>
                      <w:rStyle w:val="SubtleEmphasis"/>
                      <w:rFonts w:ascii="Bell MT" w:hAnsi="Bell MT"/>
                      <w:i w:val="0"/>
                      <w:iCs w:val="0"/>
                      <w:sz w:val="24"/>
                      <w:szCs w:val="24"/>
                    </w:rPr>
                  </w:rPrChange>
                </w:rPr>
                <w:delText xml:space="preserve"> to book a visit to </w:delText>
              </w:r>
            </w:del>
            <w:ins w:id="55" w:author="Cristian Sbrolli" w:date="2020-12-04T22:22:00Z">
              <w:del w:id="56" w:author="Etion Pinari [2]" w:date="2020-12-06T12:22:00Z">
                <w:r w:rsidRPr="0046184F" w:rsidDel="00073837">
                  <w:rPr>
                    <w:rPrChange w:id="57" w:author="Etion Pinari [2]" w:date="2020-12-06T20:18:00Z">
                      <w:rPr>
                        <w:rStyle w:val="SubtleEmphasis"/>
                        <w:rFonts w:ascii="Bell MT" w:hAnsi="Bell MT"/>
                        <w:i w:val="0"/>
                        <w:iCs w:val="0"/>
                        <w:sz w:val="24"/>
                        <w:szCs w:val="24"/>
                      </w:rPr>
                    </w:rPrChange>
                  </w:rPr>
                  <w:delText>a store through the app</w:delText>
                </w:r>
              </w:del>
            </w:ins>
            <w:del w:id="58" w:author="Etion Pinari [2]" w:date="2020-12-06T12:22:00Z">
              <w:r w:rsidRPr="0046184F" w:rsidDel="00073837">
                <w:rPr>
                  <w:rPrChange w:id="59" w:author="Etion Pinari [2]" w:date="2020-12-06T20:18:00Z">
                    <w:rPr>
                      <w:rStyle w:val="SubtleEmphasis"/>
                      <w:rFonts w:ascii="Bell MT" w:hAnsi="Bell MT"/>
                      <w:i w:val="0"/>
                      <w:iCs w:val="0"/>
                      <w:sz w:val="24"/>
                      <w:szCs w:val="24"/>
                    </w:rPr>
                  </w:rPrChange>
                </w:rPr>
                <w:delText>the stores should decide their desired time to go</w:delText>
              </w:r>
            </w:del>
            <w:ins w:id="60" w:author="Cristian Sbrolli" w:date="2020-12-04T22:16:00Z">
              <w:del w:id="61" w:author="Etion Pinari [2]" w:date="2020-12-06T12:22:00Z">
                <w:r w:rsidRPr="0046184F" w:rsidDel="00073837">
                  <w:rPr>
                    <w:rPrChange w:id="62" w:author="Etion Pinari [2]" w:date="2020-12-06T20:18:00Z">
                      <w:rPr>
                        <w:rStyle w:val="SubtleEmphasis"/>
                        <w:rFonts w:ascii="Bell MT" w:hAnsi="Bell MT"/>
                        <w:i w:val="0"/>
                        <w:iCs w:val="0"/>
                        <w:sz w:val="24"/>
                        <w:szCs w:val="24"/>
                      </w:rPr>
                    </w:rPrChange>
                  </w:rPr>
                  <w:delText xml:space="preserve"> shopping</w:delText>
                </w:r>
              </w:del>
            </w:ins>
            <w:ins w:id="63" w:author="Cristian Sbrolli" w:date="2020-12-04T22:17:00Z">
              <w:del w:id="64" w:author="Etion Pinari [2]" w:date="2020-12-06T12:22:00Z">
                <w:r w:rsidRPr="0046184F" w:rsidDel="00073837">
                  <w:rPr>
                    <w:rPrChange w:id="65" w:author="Etion Pinari [2]" w:date="2020-12-06T20:18:00Z">
                      <w:rPr>
                        <w:rStyle w:val="SubtleEmphasis"/>
                        <w:rFonts w:ascii="Bell MT" w:hAnsi="Bell MT"/>
                        <w:i w:val="0"/>
                        <w:iCs w:val="0"/>
                        <w:sz w:val="24"/>
                        <w:szCs w:val="24"/>
                      </w:rPr>
                    </w:rPrChange>
                  </w:rPr>
                  <w:delText xml:space="preserve"> among available time slots</w:delText>
                </w:r>
              </w:del>
            </w:ins>
            <w:del w:id="66" w:author="Etion Pinari [2]" w:date="2020-12-06T12:22:00Z">
              <w:r w:rsidRPr="0046184F" w:rsidDel="00073837">
                <w:rPr>
                  <w:rPrChange w:id="67" w:author="Etion Pinari [2]" w:date="2020-12-06T20:18:00Z">
                    <w:rPr>
                      <w:rStyle w:val="SubtleEmphasis"/>
                      <w:rFonts w:ascii="Bell MT" w:hAnsi="Bell MT"/>
                      <w:i w:val="0"/>
                      <w:iCs w:val="0"/>
                      <w:sz w:val="24"/>
                      <w:szCs w:val="24"/>
                    </w:rPr>
                  </w:rPrChange>
                </w:rPr>
                <w:delText>.</w:delText>
              </w:r>
            </w:del>
            <w:ins w:id="68" w:author="Etion Pinari [2]" w:date="2020-12-06T20:16:00Z">
              <w:r w:rsidR="0046184F" w:rsidRPr="0046184F">
                <w:rPr>
                  <w:rPrChange w:id="69" w:author="Etion Pinari [2]" w:date="2020-12-06T20:18:00Z">
                    <w:rPr>
                      <w:rStyle w:val="SubtleEmphasis"/>
                      <w:rFonts w:ascii="Bell MT" w:hAnsi="Bell MT"/>
                      <w:i w:val="0"/>
                      <w:iCs w:val="0"/>
                      <w:sz w:val="24"/>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SubtleEmphasis"/>
                <w:rFonts w:ascii="Bell MT" w:hAnsi="Bell MT"/>
                <w:i w:val="0"/>
                <w:iCs w:val="0"/>
                <w:sz w:val="24"/>
                <w:szCs w:val="24"/>
              </w:rPr>
            </w:pPr>
            <w:del w:id="75" w:author="Etion Pinari [2]" w:date="2020-12-06T12:22:00Z">
              <w:r w:rsidRPr="00D01022" w:rsidDel="00073837">
                <w:rPr>
                  <w:rStyle w:val="SubtleEmphasis"/>
                  <w:rFonts w:ascii="Bell MT" w:hAnsi="Bell MT"/>
                  <w:i w:val="0"/>
                  <w:iCs w:val="0"/>
                  <w:sz w:val="24"/>
                  <w:szCs w:val="24"/>
                </w:rPr>
                <w:delText>G</w:delText>
              </w:r>
              <w:r w:rsidDel="00073837">
                <w:rPr>
                  <w:rStyle w:val="SubtleEmphasis"/>
                  <w:rFonts w:ascii="Bell MT" w:hAnsi="Bell MT"/>
                  <w:i w:val="0"/>
                  <w:iCs w:val="0"/>
                  <w:sz w:val="24"/>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SubtleEmphasis"/>
                <w:rFonts w:ascii="Bell MT" w:hAnsi="Bell MT"/>
                <w:i w:val="0"/>
                <w:iCs w:val="0"/>
                <w:sz w:val="24"/>
                <w:szCs w:val="24"/>
              </w:rPr>
            </w:pPr>
          </w:p>
          <w:p w14:paraId="562F0AA6" w14:textId="0037D8F0" w:rsidR="00073837" w:rsidDel="00073837" w:rsidRDefault="00073837" w:rsidP="00073837">
            <w:pPr>
              <w:rPr>
                <w:ins w:id="78" w:author="Cristian Sbrolli" w:date="2020-12-04T22:27:00Z"/>
                <w:del w:id="79" w:author="Etion Pinari [2]" w:date="2020-12-06T12:22:00Z"/>
                <w:rStyle w:val="SubtleEmphasis"/>
                <w:rFonts w:ascii="Bell MT" w:hAnsi="Bell MT"/>
                <w:i w:val="0"/>
                <w:iCs w:val="0"/>
                <w:sz w:val="24"/>
                <w:szCs w:val="24"/>
              </w:rPr>
            </w:pPr>
          </w:p>
          <w:p w14:paraId="34648B17" w14:textId="603EEE64" w:rsidR="00073837" w:rsidRPr="00A61D2A" w:rsidDel="00073837" w:rsidRDefault="00073837" w:rsidP="00073837">
            <w:pPr>
              <w:rPr>
                <w:del w:id="80" w:author="Etion Pinari [2]" w:date="2020-12-06T12:22:00Z"/>
                <w:rStyle w:val="SubtleEmphasis"/>
                <w:rFonts w:ascii="Bell MT" w:hAnsi="Bell MT"/>
                <w:i w:val="0"/>
                <w:iCs w:val="0"/>
                <w:sz w:val="22"/>
                <w:szCs w:val="22"/>
                <w:rPrChange w:id="81" w:author="Cristian Sbrolli" w:date="2020-12-04T22:27:00Z">
                  <w:rPr>
                    <w:del w:id="82" w:author="Etion Pinari [2]" w:date="2020-12-06T12:22:00Z"/>
                    <w:rStyle w:val="SubtleEmphasis"/>
                    <w:rFonts w:ascii="Bell MT" w:hAnsi="Bell MT"/>
                    <w:i w:val="0"/>
                    <w:iCs w:val="0"/>
                    <w:sz w:val="24"/>
                    <w:szCs w:val="24"/>
                  </w:rPr>
                </w:rPrChange>
              </w:rPr>
            </w:pPr>
            <w:ins w:id="83" w:author="Cristian Sbrolli" w:date="2020-12-04T22:27:00Z">
              <w:del w:id="84" w:author="Etion Pinari [2]" w:date="2020-12-06T12:22:00Z">
                <w:r w:rsidDel="00073837">
                  <w:rPr>
                    <w:rStyle w:val="SubtleEmphasis"/>
                    <w:rFonts w:ascii="Bell MT" w:hAnsi="Bell MT"/>
                    <w:i w:val="0"/>
                    <w:iCs w:val="0"/>
                    <w:sz w:val="24"/>
                    <w:szCs w:val="24"/>
                  </w:rPr>
                  <w:delText xml:space="preserve">  </w:delText>
                </w:r>
              </w:del>
              <w:del w:id="85" w:author="Etion Pinari [2]" w:date="2020-12-06T12:21:00Z">
                <w:r w:rsidDel="00073837">
                  <w:rPr>
                    <w:rStyle w:val="SubtleEmphasis"/>
                    <w:rFonts w:ascii="Bell MT" w:hAnsi="Bell MT"/>
                    <w:i w:val="0"/>
                    <w:iCs w:val="0"/>
                    <w:sz w:val="24"/>
                    <w:szCs w:val="24"/>
                  </w:rPr>
                  <w:delText xml:space="preserve"> </w:delText>
                </w:r>
                <w:r w:rsidDel="00073837">
                  <w:rPr>
                    <w:rStyle w:val="SubtleEmphasis"/>
                    <w:rFonts w:ascii="Bell MT" w:hAnsi="Bell MT"/>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SubtleEmphasis"/>
                <w:rFonts w:ascii="Bell MT" w:hAnsi="Bell MT"/>
                <w:i w:val="0"/>
                <w:iCs w:val="0"/>
                <w:sz w:val="24"/>
                <w:szCs w:val="24"/>
              </w:rPr>
            </w:pPr>
            <w:del w:id="89" w:author="Etion Pinari [2]" w:date="2020-12-06T12:20:00Z">
              <w:r w:rsidRPr="00D01022" w:rsidDel="00476A43">
                <w:rPr>
                  <w:rStyle w:val="SubtleEmphasis"/>
                  <w:rFonts w:ascii="Bell MT" w:hAnsi="Bell MT"/>
                  <w:i w:val="0"/>
                  <w:iCs w:val="0"/>
                  <w:sz w:val="24"/>
                  <w:szCs w:val="24"/>
                </w:rPr>
                <w:delText xml:space="preserve">Anyone </w:delText>
              </w:r>
            </w:del>
            <w:ins w:id="90" w:author="Cristian Sbrolli" w:date="2020-12-04T22:14:00Z">
              <w:del w:id="91" w:author="Etion Pinari [2]" w:date="2020-12-06T12:20:00Z">
                <w:r w:rsidDel="00476A43">
                  <w:rPr>
                    <w:rStyle w:val="SubtleEmphasis"/>
                    <w:rFonts w:ascii="Bell MT" w:hAnsi="Bell MT"/>
                    <w:i w:val="0"/>
                    <w:iCs w:val="0"/>
                    <w:sz w:val="24"/>
                    <w:szCs w:val="24"/>
                  </w:rPr>
                  <w:delText>Users</w:delText>
                </w:r>
              </w:del>
              <w:del w:id="92" w:author="Etion Pinari [2]" w:date="2020-12-06T12:22:00Z">
                <w:r w:rsidRPr="00D01022" w:rsidDel="00073837">
                  <w:rPr>
                    <w:rStyle w:val="SubtleEmphasis"/>
                    <w:rFonts w:ascii="Bell MT" w:hAnsi="Bell MT"/>
                    <w:i w:val="0"/>
                    <w:iCs w:val="0"/>
                    <w:sz w:val="24"/>
                    <w:szCs w:val="24"/>
                  </w:rPr>
                  <w:delText xml:space="preserve"> </w:delText>
                </w:r>
              </w:del>
            </w:ins>
            <w:del w:id="93" w:author="Etion Pinari [2]" w:date="2020-12-06T12:22:00Z">
              <w:r w:rsidRPr="00D01022" w:rsidDel="00073837">
                <w:rPr>
                  <w:rStyle w:val="SubtleEmphasis"/>
                  <w:rFonts w:ascii="Bell MT" w:hAnsi="Bell MT"/>
                  <w:i w:val="0"/>
                  <w:iCs w:val="0"/>
                  <w:sz w:val="24"/>
                  <w:szCs w:val="24"/>
                </w:rPr>
                <w:delText>who</w:delText>
              </w:r>
            </w:del>
            <w:ins w:id="94" w:author="Cristian Sbrolli" w:date="2020-12-04T22:29:00Z">
              <w:del w:id="95" w:author="Etion Pinari [2]" w:date="2020-12-06T12:22:00Z">
                <w:r w:rsidDel="00073837">
                  <w:rPr>
                    <w:rStyle w:val="SubtleEmphasis"/>
                    <w:rFonts w:ascii="Bell MT" w:hAnsi="Bell MT"/>
                    <w:i w:val="0"/>
                    <w:iCs w:val="0"/>
                    <w:sz w:val="24"/>
                    <w:szCs w:val="24"/>
                  </w:rPr>
                  <w:delText>that</w:delText>
                </w:r>
              </w:del>
            </w:ins>
            <w:del w:id="96" w:author="Etion Pinari [2]" w:date="2020-12-06T12:22:00Z">
              <w:r w:rsidRPr="00D01022" w:rsidDel="00073837">
                <w:rPr>
                  <w:rStyle w:val="SubtleEmphasis"/>
                  <w:rFonts w:ascii="Bell MT" w:hAnsi="Bell MT"/>
                  <w:i w:val="0"/>
                  <w:iCs w:val="0"/>
                  <w:sz w:val="24"/>
                  <w:szCs w:val="24"/>
                </w:rPr>
                <w:delText xml:space="preserve"> </w:delText>
              </w:r>
            </w:del>
            <w:ins w:id="97" w:author="Cristian Sbrolli" w:date="2020-12-04T22:25:00Z">
              <w:del w:id="98" w:author="Etion Pinari [2]" w:date="2020-12-06T12:22:00Z">
                <w:r w:rsidDel="00073837">
                  <w:rPr>
                    <w:rStyle w:val="SubtleEmphasis"/>
                    <w:rFonts w:ascii="Bell MT" w:hAnsi="Bell MT"/>
                    <w:i w:val="0"/>
                    <w:iCs w:val="0"/>
                    <w:sz w:val="24"/>
                    <w:szCs w:val="24"/>
                  </w:rPr>
                  <w:delText>line</w:delText>
                </w:r>
              </w:del>
              <w:del w:id="99" w:author="Etion Pinari [2]" w:date="2020-12-06T12:20:00Z">
                <w:r w:rsidDel="00476A43">
                  <w:rPr>
                    <w:rStyle w:val="SubtleEmphasis"/>
                    <w:rFonts w:ascii="Bell MT" w:hAnsi="Bell MT"/>
                    <w:i w:val="0"/>
                    <w:iCs w:val="0"/>
                    <w:sz w:val="24"/>
                    <w:szCs w:val="24"/>
                  </w:rPr>
                  <w:delText>s</w:delText>
                </w:r>
              </w:del>
              <w:del w:id="100" w:author="Etion Pinari [2]" w:date="2020-12-06T12:22:00Z">
                <w:r w:rsidDel="00073837">
                  <w:rPr>
                    <w:rStyle w:val="SubtleEmphasis"/>
                    <w:rFonts w:ascii="Bell MT" w:hAnsi="Bell MT"/>
                    <w:i w:val="0"/>
                    <w:iCs w:val="0"/>
                    <w:sz w:val="24"/>
                    <w:szCs w:val="24"/>
                  </w:rPr>
                  <w:delText xml:space="preserve"> up through the app</w:delText>
                </w:r>
              </w:del>
            </w:ins>
            <w:del w:id="101" w:author="Etion Pinari [2]" w:date="2020-12-06T12:22:00Z">
              <w:r w:rsidRPr="00D01022" w:rsidDel="00073837">
                <w:rPr>
                  <w:rStyle w:val="SubtleEmphasis"/>
                  <w:rFonts w:ascii="Bell MT" w:hAnsi="Bell MT"/>
                  <w:i w:val="0"/>
                  <w:iCs w:val="0"/>
                  <w:sz w:val="24"/>
                  <w:szCs w:val="24"/>
                </w:rPr>
                <w:delText xml:space="preserve">wants to go in any store should not need to stand in queue in front of </w:delText>
              </w:r>
              <w:r w:rsidDel="00073837">
                <w:rPr>
                  <w:rStyle w:val="SubtleEmphasis"/>
                  <w:rFonts w:ascii="Bell MT" w:hAnsi="Bell MT"/>
                  <w:i w:val="0"/>
                  <w:iCs w:val="0"/>
                  <w:sz w:val="24"/>
                  <w:szCs w:val="24"/>
                </w:rPr>
                <w:delText>the store</w:delText>
              </w:r>
              <w:r w:rsidRPr="00D01022" w:rsidDel="00073837">
                <w:rPr>
                  <w:rStyle w:val="SubtleEmphasis"/>
                  <w:rFonts w:ascii="Bell MT" w:hAnsi="Bell MT"/>
                  <w:i w:val="0"/>
                  <w:iCs w:val="0"/>
                  <w:sz w:val="24"/>
                  <w:szCs w:val="24"/>
                </w:rPr>
                <w:delText>.</w:delText>
              </w:r>
            </w:del>
            <w:ins w:id="102" w:author="Cristian Sbrolli" w:date="2020-12-04T22:25:00Z">
              <w:del w:id="103" w:author="Etion Pinari [2]" w:date="2020-12-06T12:22:00Z">
                <w:r w:rsidDel="00073837">
                  <w:rPr>
                    <w:rStyle w:val="SubtleEmphasis"/>
                    <w:rFonts w:ascii="Bell MT" w:hAnsi="Bell MT"/>
                    <w:i w:val="0"/>
                    <w:iCs w:val="0"/>
                    <w:sz w:val="24"/>
                    <w:szCs w:val="24"/>
                  </w:rPr>
                  <w:delText>be able to shop</w:delText>
                </w:r>
              </w:del>
            </w:ins>
            <w:ins w:id="104" w:author="Cristian Sbrolli" w:date="2020-12-04T22:38:00Z">
              <w:del w:id="105" w:author="Etion Pinari [2]" w:date="2020-12-06T12:22:00Z">
                <w:r w:rsidDel="00073837">
                  <w:rPr>
                    <w:rStyle w:val="SubtleEmphasis"/>
                    <w:rFonts w:ascii="Bell MT" w:hAnsi="Bell MT"/>
                    <w:i w:val="0"/>
                    <w:iCs w:val="0"/>
                    <w:sz w:val="24"/>
                    <w:szCs w:val="24"/>
                  </w:rPr>
                  <w:delText xml:space="preserve"> in the chosen market</w:delText>
                </w:r>
              </w:del>
            </w:ins>
            <w:ins w:id="106" w:author="Cristian Sbrolli" w:date="2020-12-04T22:25:00Z">
              <w:del w:id="107" w:author="Etion Pinari [2]" w:date="2020-12-06T12:22:00Z">
                <w:r w:rsidDel="00073837">
                  <w:rPr>
                    <w:rStyle w:val="SubtleEmphasis"/>
                    <w:rFonts w:ascii="Bell MT" w:hAnsi="Bell MT"/>
                    <w:i w:val="0"/>
                    <w:iCs w:val="0"/>
                    <w:sz w:val="24"/>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SubtleEmphasis"/>
                <w:rFonts w:ascii="Bell MT" w:hAnsi="Bell MT"/>
                <w:i w:val="0"/>
                <w:iCs w:val="0"/>
                <w:sz w:val="24"/>
                <w:szCs w:val="24"/>
              </w:rPr>
            </w:pPr>
          </w:p>
          <w:p w14:paraId="3784A272" w14:textId="694C64F7" w:rsidR="00073837" w:rsidRPr="00D01022" w:rsidDel="00073837" w:rsidRDefault="00073837">
            <w:pPr>
              <w:tabs>
                <w:tab w:val="left" w:pos="810"/>
              </w:tabs>
              <w:rPr>
                <w:del w:id="110" w:author="Etion Pinari [2]" w:date="2020-12-06T12:22:00Z"/>
                <w:rStyle w:val="SubtleEmphasis"/>
                <w:rFonts w:ascii="Bell MT" w:hAnsi="Bell MT"/>
                <w:i w:val="0"/>
                <w:iCs w:val="0"/>
                <w:sz w:val="24"/>
                <w:szCs w:val="24"/>
              </w:rPr>
              <w:pPrChange w:id="111" w:author="Unknown" w:date="2020-12-06T12:21:00Z">
                <w:pPr/>
              </w:pPrChange>
            </w:pPr>
            <w:ins w:id="112" w:author="Cristian Sbrolli" w:date="2020-12-04T22:27:00Z">
              <w:del w:id="113" w:author="Etion Pinari [2]" w:date="2020-12-06T12:21:00Z">
                <w:r w:rsidDel="00073837">
                  <w:rPr>
                    <w:rStyle w:val="SubtleEmphasis"/>
                    <w:rFonts w:ascii="Bell MT" w:hAnsi="Bell MT"/>
                    <w:i w:val="0"/>
                    <w:iCs w:val="0"/>
                    <w:sz w:val="24"/>
                    <w:szCs w:val="24"/>
                  </w:rPr>
                  <w:delText xml:space="preserve">Users </w:delText>
                </w:r>
              </w:del>
            </w:ins>
            <w:ins w:id="114" w:author="Cristian Sbrolli" w:date="2020-12-04T22:30:00Z">
              <w:del w:id="115" w:author="Etion Pinari [2]" w:date="2020-12-06T12:21:00Z">
                <w:r w:rsidDel="00073837">
                  <w:rPr>
                    <w:rStyle w:val="SubtleEmphasis"/>
                    <w:rFonts w:ascii="Bell MT" w:hAnsi="Bell MT"/>
                    <w:i w:val="0"/>
                    <w:iCs w:val="0"/>
                    <w:sz w:val="24"/>
                    <w:szCs w:val="24"/>
                  </w:rPr>
                  <w:delText>that</w:delText>
                </w:r>
                <w:r w:rsidRPr="00D01022" w:rsidDel="00073837">
                  <w:rPr>
                    <w:rStyle w:val="SubtleEmphasis"/>
                    <w:rFonts w:ascii="Bell MT" w:hAnsi="Bell MT"/>
                    <w:i w:val="0"/>
                    <w:iCs w:val="0"/>
                    <w:sz w:val="24"/>
                    <w:szCs w:val="24"/>
                  </w:rPr>
                  <w:delText xml:space="preserve"> </w:delText>
                </w:r>
              </w:del>
            </w:ins>
            <w:ins w:id="116" w:author="Cristian Sbrolli" w:date="2020-12-04T22:27:00Z">
              <w:del w:id="117" w:author="Etion Pinari [2]" w:date="2020-12-06T12:21:00Z">
                <w:r w:rsidDel="00073837">
                  <w:rPr>
                    <w:rStyle w:val="SubtleEmphasis"/>
                    <w:rFonts w:ascii="Bell MT" w:hAnsi="Bell MT"/>
                    <w:i w:val="0"/>
                    <w:iCs w:val="0"/>
                    <w:sz w:val="24"/>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SubtleEmphasis"/>
                <w:rFonts w:ascii="Bell MT" w:hAnsi="Bell MT"/>
                <w:i w:val="0"/>
                <w:iCs w:val="0"/>
                <w:sz w:val="24"/>
                <w:szCs w:val="24"/>
              </w:rPr>
            </w:pPr>
            <w:ins w:id="122" w:author="Cristian Sbrolli" w:date="2020-12-04T22:13:00Z">
              <w:del w:id="123" w:author="Etion Pinari [2]" w:date="2020-12-06T20:18:00Z">
                <w:r w:rsidDel="0046184F">
                  <w:rPr>
                    <w:rStyle w:val="SubtleEmphasis"/>
                    <w:rFonts w:ascii="Bell MT" w:hAnsi="Bell MT"/>
                    <w:i w:val="0"/>
                    <w:iCs w:val="0"/>
                    <w:sz w:val="24"/>
                    <w:szCs w:val="24"/>
                  </w:rPr>
                  <w:delText>G</w:delText>
                </w:r>
              </w:del>
            </w:ins>
            <w:ins w:id="124" w:author="Cristian Sbrolli" w:date="2020-12-04T22:14:00Z">
              <w:del w:id="125" w:author="Etion Pinari [2]" w:date="2020-12-06T20:18:00Z">
                <w:r w:rsidDel="0046184F">
                  <w:rPr>
                    <w:rStyle w:val="SubtleEmphasis"/>
                    <w:rFonts w:ascii="Bell MT" w:hAnsi="Bell MT"/>
                    <w:i w:val="0"/>
                    <w:iCs w:val="0"/>
                    <w:sz w:val="24"/>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SubtleEmphasis"/>
                <w:rFonts w:ascii="Bell MT" w:hAnsi="Bell MT"/>
                <w:i w:val="0"/>
                <w:iCs w:val="0"/>
                <w:sz w:val="24"/>
                <w:szCs w:val="24"/>
              </w:rPr>
            </w:pPr>
            <w:ins w:id="128" w:author="Cristian Sbrolli" w:date="2020-12-04T22:15:00Z">
              <w:del w:id="129" w:author="Etion Pinari [2]" w:date="2020-12-06T12:21:00Z">
                <w:r w:rsidDel="00476A43">
                  <w:rPr>
                    <w:rStyle w:val="SubtleEmphasis"/>
                    <w:rFonts w:ascii="Bell MT" w:hAnsi="Bell MT"/>
                    <w:i w:val="0"/>
                    <w:iCs w:val="0"/>
                    <w:sz w:val="24"/>
                    <w:szCs w:val="24"/>
                  </w:rPr>
                  <w:delText>Users</w:delText>
                </w:r>
              </w:del>
              <w:del w:id="130" w:author="Etion Pinari [2]" w:date="2020-12-06T20:18:00Z">
                <w:r w:rsidDel="0046184F">
                  <w:rPr>
                    <w:rStyle w:val="SubtleEmphasis"/>
                    <w:rFonts w:ascii="Bell MT" w:hAnsi="Bell MT"/>
                    <w:i w:val="0"/>
                    <w:iCs w:val="0"/>
                    <w:sz w:val="24"/>
                    <w:szCs w:val="24"/>
                  </w:rPr>
                  <w:delText xml:space="preserve"> that </w:delText>
                </w:r>
              </w:del>
            </w:ins>
            <w:ins w:id="131" w:author="Cristian Sbrolli" w:date="2020-12-04T22:17:00Z">
              <w:del w:id="132" w:author="Etion Pinari [2]" w:date="2020-12-06T20:18:00Z">
                <w:r w:rsidDel="0046184F">
                  <w:rPr>
                    <w:rStyle w:val="SubtleEmphasis"/>
                    <w:rFonts w:ascii="Bell MT" w:hAnsi="Bell MT"/>
                    <w:i w:val="0"/>
                    <w:iCs w:val="0"/>
                    <w:sz w:val="24"/>
                    <w:szCs w:val="24"/>
                  </w:rPr>
                  <w:delText>do not</w:delText>
                </w:r>
              </w:del>
            </w:ins>
            <w:ins w:id="133" w:author="Cristian Sbrolli" w:date="2020-12-04T22:15:00Z">
              <w:del w:id="134" w:author="Etion Pinari [2]" w:date="2020-12-06T20:18:00Z">
                <w:r w:rsidDel="0046184F">
                  <w:rPr>
                    <w:rStyle w:val="SubtleEmphasis"/>
                    <w:rFonts w:ascii="Bell MT" w:hAnsi="Bell MT"/>
                    <w:i w:val="0"/>
                    <w:iCs w:val="0"/>
                    <w:sz w:val="24"/>
                    <w:szCs w:val="24"/>
                  </w:rPr>
                  <w:delText xml:space="preserve"> use the app sho</w:delText>
                </w:r>
              </w:del>
            </w:ins>
            <w:ins w:id="135" w:author="Cristian Sbrolli" w:date="2020-12-04T22:16:00Z">
              <w:del w:id="136" w:author="Etion Pinari [2]" w:date="2020-12-06T20:18:00Z">
                <w:r w:rsidDel="0046184F">
                  <w:rPr>
                    <w:rStyle w:val="SubtleEmphasis"/>
                    <w:rFonts w:ascii="Bell MT" w:hAnsi="Bell MT"/>
                    <w:i w:val="0"/>
                    <w:iCs w:val="0"/>
                    <w:sz w:val="24"/>
                    <w:szCs w:val="24"/>
                  </w:rPr>
                  <w:delText xml:space="preserve">uld be able to shop </w:delText>
                </w:r>
              </w:del>
            </w:ins>
            <w:ins w:id="137" w:author="Cristian Sbrolli" w:date="2020-12-04T22:24:00Z">
              <w:del w:id="138" w:author="Etion Pinari [2]" w:date="2020-12-06T20:18:00Z">
                <w:r w:rsidDel="0046184F">
                  <w:rPr>
                    <w:rStyle w:val="SubtleEmphasis"/>
                    <w:rFonts w:ascii="Bell MT" w:hAnsi="Bell MT"/>
                    <w:i w:val="0"/>
                    <w:iCs w:val="0"/>
                    <w:sz w:val="24"/>
                    <w:szCs w:val="24"/>
                  </w:rPr>
                  <w:delText xml:space="preserve">without standing in queue in </w:delText>
                </w:r>
                <w:r w:rsidRPr="0046184F" w:rsidDel="0046184F">
                  <w:rPr>
                    <w:rPrChange w:id="139" w:author="Etion Pinari [2]" w:date="2020-12-06T20:18:00Z">
                      <w:rPr>
                        <w:rStyle w:val="SubtleEmphasis"/>
                        <w:rFonts w:ascii="Bell MT" w:hAnsi="Bell MT"/>
                        <w:i w:val="0"/>
                        <w:iCs w:val="0"/>
                        <w:sz w:val="24"/>
                        <w:szCs w:val="24"/>
                      </w:rPr>
                    </w:rPrChange>
                  </w:rPr>
                  <w:delText>front</w:delText>
                </w:r>
                <w:r w:rsidDel="0046184F">
                  <w:rPr>
                    <w:rStyle w:val="SubtleEmphasis"/>
                    <w:rFonts w:ascii="Bell MT" w:hAnsi="Bell MT"/>
                    <w:i w:val="0"/>
                    <w:iCs w:val="0"/>
                    <w:sz w:val="24"/>
                    <w:szCs w:val="24"/>
                  </w:rPr>
                  <w:delText xml:space="preserve"> of the store</w:delText>
                </w:r>
              </w:del>
            </w:ins>
            <w:ins w:id="140" w:author="Cristian Sbrolli" w:date="2020-12-04T22:25:00Z">
              <w:del w:id="141" w:author="Etion Pinari [2]" w:date="2020-12-06T20:18:00Z">
                <w:r w:rsidDel="0046184F">
                  <w:rPr>
                    <w:rStyle w:val="SubtleEmphasis"/>
                    <w:rFonts w:ascii="Bell MT" w:hAnsi="Bell MT"/>
                    <w:i w:val="0"/>
                    <w:iCs w:val="0"/>
                    <w:sz w:val="24"/>
                    <w:szCs w:val="24"/>
                  </w:rPr>
                  <w:delText>.</w:delText>
                </w:r>
              </w:del>
            </w:ins>
          </w:p>
        </w:tc>
      </w:tr>
    </w:tbl>
    <w:p w14:paraId="25D466A7" w14:textId="77777777" w:rsidR="004909D9" w:rsidRDefault="004909D9">
      <w:pPr>
        <w:ind w:left="720" w:firstLine="720"/>
        <w:rPr>
          <w:rFonts w:ascii="Bell MT" w:eastAsia="Bell MT" w:hAnsi="Bell MT" w:cs="Bell MT"/>
          <w:sz w:val="24"/>
          <w:szCs w:val="24"/>
        </w:rPr>
      </w:pPr>
    </w:p>
    <w:p w14:paraId="71FE9882" w14:textId="31C8EEEC"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del w:id="142" w:author="Etion Pinari [2]" w:date="2020-12-06T12:21:00Z">
        <w:r w:rsidRPr="699595DC" w:rsidDel="00476A43">
          <w:rPr>
            <w:rFonts w:ascii="Bell MT" w:eastAsia="Bell MT" w:hAnsi="Bell MT" w:cs="Bell MT"/>
            <w:sz w:val="24"/>
            <w:szCs w:val="24"/>
          </w:rPr>
          <w:delText xml:space="preserve">two </w:delText>
        </w:r>
      </w:del>
      <w:ins w:id="143" w:author="Etion Pinari [2]" w:date="2020-12-06T12:21:00Z">
        <w:r w:rsidR="00476A43">
          <w:rPr>
            <w:rFonts w:ascii="Bell MT" w:eastAsia="Bell MT" w:hAnsi="Bell MT" w:cs="Bell MT"/>
            <w:sz w:val="24"/>
            <w:szCs w:val="24"/>
          </w:rPr>
          <w:t>three</w:t>
        </w:r>
        <w:r w:rsidR="00476A43" w:rsidRPr="699595DC">
          <w:rPr>
            <w:rFonts w:ascii="Bell MT" w:eastAsia="Bell MT" w:hAnsi="Bell MT" w:cs="Bell MT"/>
            <w:sz w:val="24"/>
            <w:szCs w:val="24"/>
          </w:rPr>
          <w:t xml:space="preserve"> </w:t>
        </w:r>
      </w:ins>
      <w:r w:rsidRPr="699595DC">
        <w:rPr>
          <w:rFonts w:ascii="Bell MT" w:eastAsia="Bell MT" w:hAnsi="Bell MT" w:cs="Bell MT"/>
          <w:sz w:val="24"/>
          <w:szCs w:val="24"/>
        </w:rPr>
        <w:t xml:space="preserve">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66767E65" w:rsidR="370E1471" w:rsidDel="00073837" w:rsidRDefault="370E1471">
      <w:pPr>
        <w:ind w:left="720" w:firstLine="720"/>
        <w:rPr>
          <w:del w:id="144" w:author="Cristian Sbrolli" w:date="2020-12-04T22:20:00Z"/>
          <w:rFonts w:ascii="Bell MT" w:eastAsia="Bell MT" w:hAnsi="Bell MT" w:cs="Bell MT"/>
          <w:sz w:val="24"/>
          <w:szCs w:val="24"/>
        </w:rPr>
      </w:pPr>
      <w:r w:rsidRPr="699595DC">
        <w:rPr>
          <w:rFonts w:ascii="Bell MT" w:eastAsia="Bell MT" w:hAnsi="Bell MT" w:cs="Bell MT"/>
          <w:sz w:val="24"/>
          <w:szCs w:val="24"/>
        </w:rPr>
        <w:t>Sub-</w:t>
      </w:r>
      <w:del w:id="145" w:author="Etion Pinari [2]" w:date="2020-12-06T12:23:00Z">
        <w:r w:rsidRPr="699595DC" w:rsidDel="00073837">
          <w:rPr>
            <w:rFonts w:ascii="Bell MT" w:eastAsia="Bell MT" w:hAnsi="Bell MT" w:cs="Bell MT"/>
            <w:sz w:val="24"/>
            <w:szCs w:val="24"/>
          </w:rPr>
          <w:delText>G</w:delText>
        </w:r>
        <w:r w:rsidR="0010361F" w:rsidDel="00073837">
          <w:rPr>
            <w:rFonts w:ascii="Bell MT" w:eastAsia="Bell MT" w:hAnsi="Bell MT" w:cs="Bell MT"/>
            <w:sz w:val="24"/>
            <w:szCs w:val="24"/>
          </w:rPr>
          <w:delText>8</w:delText>
        </w:r>
      </w:del>
      <w:ins w:id="146" w:author="Etion Pinari [2]" w:date="2020-12-06T12:23:00Z">
        <w:r w:rsidR="00073837" w:rsidRPr="699595DC">
          <w:rPr>
            <w:rFonts w:ascii="Bell MT" w:eastAsia="Bell MT" w:hAnsi="Bell MT" w:cs="Bell MT"/>
            <w:sz w:val="24"/>
            <w:szCs w:val="24"/>
          </w:rPr>
          <w:t>G</w:t>
        </w:r>
      </w:ins>
      <w:ins w:id="147" w:author="Etion Pinari [2]" w:date="2020-12-06T20:19:00Z">
        <w:r w:rsidR="0046184F">
          <w:rPr>
            <w:rFonts w:ascii="Bell MT" w:eastAsia="Bell MT" w:hAnsi="Bell MT" w:cs="Bell MT"/>
            <w:sz w:val="24"/>
            <w:szCs w:val="24"/>
          </w:rPr>
          <w:t>8</w:t>
        </w:r>
      </w:ins>
      <w:r w:rsidRPr="699595DC">
        <w:rPr>
          <w:rFonts w:ascii="Bell MT" w:eastAsia="Bell MT" w:hAnsi="Bell MT" w:cs="Bell MT"/>
          <w:sz w:val="24"/>
          <w:szCs w:val="24"/>
        </w:rPr>
        <w:t>: “The ability to know which stores are available to go to, at any moment.</w:t>
      </w:r>
      <w:ins w:id="148" w:author="Etion Pinari [2]" w:date="2020-12-06T12:23:00Z">
        <w:r w:rsidR="00073837">
          <w:rPr>
            <w:rFonts w:ascii="Bell MT" w:eastAsia="Bell MT" w:hAnsi="Bell MT" w:cs="Bell MT"/>
            <w:sz w:val="24"/>
            <w:szCs w:val="24"/>
          </w:rPr>
          <w:t>”</w:t>
        </w:r>
      </w:ins>
      <w:del w:id="149" w:author="Etion Pinari [2]" w:date="2020-12-06T12:23:00Z">
        <w:r w:rsidRPr="699595DC" w:rsidDel="00073837">
          <w:rPr>
            <w:rFonts w:ascii="Bell MT" w:eastAsia="Bell MT" w:hAnsi="Bell MT" w:cs="Bell MT"/>
            <w:sz w:val="24"/>
            <w:szCs w:val="24"/>
          </w:rPr>
          <w:delText>”</w:delText>
        </w:r>
      </w:del>
    </w:p>
    <w:p w14:paraId="54AFD19C" w14:textId="551DEEED" w:rsidR="00073837" w:rsidRDefault="00073837" w:rsidP="699595DC">
      <w:pPr>
        <w:ind w:left="720" w:firstLine="720"/>
        <w:rPr>
          <w:ins w:id="150" w:author="Etion Pinari [2]" w:date="2020-12-06T12:22:00Z"/>
          <w:rFonts w:ascii="Bell MT" w:eastAsia="Bell MT" w:hAnsi="Bell MT" w:cs="Bell MT"/>
          <w:sz w:val="24"/>
          <w:szCs w:val="24"/>
        </w:rPr>
      </w:pPr>
    </w:p>
    <w:p w14:paraId="7863D415" w14:textId="104C044C" w:rsidR="00073837" w:rsidRDefault="00073837" w:rsidP="00073837">
      <w:pPr>
        <w:ind w:left="1440"/>
        <w:rPr>
          <w:ins w:id="151" w:author="Etion Pinari [2]" w:date="2020-12-06T12:23:00Z"/>
          <w:rStyle w:val="SubtleEmphasis"/>
          <w:rFonts w:ascii="Bell MT" w:hAnsi="Bell MT"/>
          <w:i w:val="0"/>
          <w:iCs w:val="0"/>
          <w:sz w:val="24"/>
          <w:szCs w:val="24"/>
        </w:rPr>
      </w:pPr>
      <w:ins w:id="152" w:author="Etion Pinari [2]" w:date="2020-12-06T12:22:00Z">
        <w:r>
          <w:rPr>
            <w:rFonts w:ascii="Bell MT" w:eastAsia="Bell MT" w:hAnsi="Bell MT" w:cs="Bell MT"/>
            <w:sz w:val="24"/>
            <w:szCs w:val="24"/>
          </w:rPr>
          <w:t>Sub-G</w:t>
        </w:r>
      </w:ins>
      <w:ins w:id="153" w:author="Etion Pinari [2]" w:date="2020-12-06T20:19:00Z">
        <w:r w:rsidR="0046184F">
          <w:rPr>
            <w:rFonts w:ascii="Bell MT" w:eastAsia="Bell MT" w:hAnsi="Bell MT" w:cs="Bell MT"/>
            <w:sz w:val="24"/>
            <w:szCs w:val="24"/>
          </w:rPr>
          <w:t>9</w:t>
        </w:r>
      </w:ins>
      <w:ins w:id="154" w:author="Etion Pinari [2]" w:date="2020-12-06T12:22:00Z">
        <w:r>
          <w:rPr>
            <w:rFonts w:ascii="Bell MT" w:eastAsia="Bell MT" w:hAnsi="Bell MT" w:cs="Bell MT"/>
            <w:sz w:val="24"/>
            <w:szCs w:val="24"/>
          </w:rPr>
          <w:t>: “</w:t>
        </w:r>
        <w:r>
          <w:rPr>
            <w:rStyle w:val="SubtleEmphasis"/>
            <w:rFonts w:ascii="Bell MT" w:hAnsi="Bell MT"/>
            <w:i w:val="0"/>
            <w:iCs w:val="0"/>
            <w:sz w:val="24"/>
            <w:szCs w:val="24"/>
          </w:rPr>
          <w:t>Users that</w:t>
        </w:r>
        <w:r w:rsidRPr="00D01022">
          <w:rPr>
            <w:rStyle w:val="SubtleEmphasis"/>
            <w:rFonts w:ascii="Bell MT" w:hAnsi="Bell MT"/>
            <w:i w:val="0"/>
            <w:iCs w:val="0"/>
            <w:sz w:val="24"/>
            <w:szCs w:val="24"/>
          </w:rPr>
          <w:t xml:space="preserve"> </w:t>
        </w:r>
        <w:r>
          <w:rPr>
            <w:rStyle w:val="SubtleEmphasis"/>
            <w:rFonts w:ascii="Bell MT" w:hAnsi="Bell MT"/>
            <w:i w:val="0"/>
            <w:iCs w:val="0"/>
            <w:sz w:val="24"/>
            <w:szCs w:val="24"/>
          </w:rPr>
          <w:t>booked a visit through the app should be able to shop without standing in queue in front of the store.”</w:t>
        </w:r>
      </w:ins>
    </w:p>
    <w:p w14:paraId="27B4AF69" w14:textId="77777777" w:rsidR="00073837" w:rsidRDefault="00073837">
      <w:pPr>
        <w:ind w:left="1440"/>
        <w:rPr>
          <w:ins w:id="155" w:author="Etion Pinari [2]" w:date="2020-12-06T12:21:00Z"/>
          <w:rFonts w:ascii="Bell MT" w:eastAsia="Bell MT" w:hAnsi="Bell MT" w:cs="Bell MT"/>
          <w:sz w:val="24"/>
          <w:szCs w:val="24"/>
        </w:rPr>
        <w:pPrChange w:id="156" w:author="Etion Pinari [2]" w:date="2020-12-06T12:22:00Z">
          <w:pPr>
            <w:ind w:left="720" w:firstLine="720"/>
          </w:pPr>
        </w:pPrChange>
      </w:pPr>
    </w:p>
    <w:p w14:paraId="277F0EFC" w14:textId="3176BB5E" w:rsidR="00434F51" w:rsidDel="00D25FDB" w:rsidRDefault="00D1562B" w:rsidP="00D01022">
      <w:pPr>
        <w:ind w:left="1440"/>
        <w:rPr>
          <w:del w:id="157" w:author="Cristian Sbrolli" w:date="2020-12-04T22:20:00Z"/>
          <w:rFonts w:ascii="Bell MT" w:eastAsia="Bell MT" w:hAnsi="Bell MT" w:cs="Bell MT"/>
          <w:sz w:val="24"/>
          <w:szCs w:val="24"/>
        </w:rPr>
      </w:pPr>
      <w:del w:id="158"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159"/>
        <w:r w:rsidR="00A65C96" w:rsidRPr="00A65C96" w:rsidDel="00D25FDB">
          <w:rPr>
            <w:rFonts w:ascii="Bell MT" w:eastAsia="Bell MT" w:hAnsi="Bell MT" w:cs="Bell MT"/>
            <w:sz w:val="24"/>
            <w:szCs w:val="24"/>
          </w:rPr>
          <w:delText>requested</w:delText>
        </w:r>
        <w:commentRangeEnd w:id="159"/>
        <w:r w:rsidR="006D2584" w:rsidDel="00D25FDB">
          <w:rPr>
            <w:rStyle w:val="CommentReference"/>
          </w:rPr>
          <w:commentReference w:id="159"/>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pPr>
        <w:ind w:left="720" w:firstLine="720"/>
        <w:rPr>
          <w:rFonts w:ascii="Bell MT" w:eastAsia="Bell MT" w:hAnsi="Bell MT" w:cs="Bell MT"/>
          <w:sz w:val="24"/>
          <w:szCs w:val="24"/>
        </w:rPr>
        <w:pPrChange w:id="160"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283DBFC8" w14:textId="75EFEE4D" w:rsidR="003D51FB" w:rsidRDefault="003D51FB" w:rsidP="00D01022">
      <w:pPr>
        <w:spacing w:line="240" w:lineRule="auto"/>
        <w:jc w:val="both"/>
        <w:rPr>
          <w:rStyle w:val="SubtleEmphasis"/>
          <w:rFonts w:ascii="Bell MT" w:hAnsi="Bell MT"/>
          <w:i w:val="0"/>
          <w:iCs w:val="0"/>
          <w:sz w:val="28"/>
          <w:szCs w:val="28"/>
        </w:rPr>
      </w:pPr>
      <w:r w:rsidRPr="00D01022">
        <w:rPr>
          <w:rStyle w:val="SubtleEmphasis"/>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W1</w:t>
            </w:r>
          </w:p>
        </w:tc>
        <w:tc>
          <w:tcPr>
            <w:tcW w:w="4472" w:type="pct"/>
          </w:tcPr>
          <w:p w14:paraId="499AEB9D"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W2</w:t>
            </w:r>
          </w:p>
        </w:tc>
        <w:tc>
          <w:tcPr>
            <w:tcW w:w="4472" w:type="pct"/>
          </w:tcPr>
          <w:p w14:paraId="704DF7D6"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W3</w:t>
            </w:r>
          </w:p>
        </w:tc>
        <w:tc>
          <w:tcPr>
            <w:tcW w:w="4472" w:type="pct"/>
          </w:tcPr>
          <w:p w14:paraId="25F5801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W4</w:t>
            </w:r>
          </w:p>
        </w:tc>
        <w:tc>
          <w:tcPr>
            <w:tcW w:w="4472" w:type="pct"/>
          </w:tcPr>
          <w:p w14:paraId="4A690233"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W5</w:t>
            </w:r>
          </w:p>
        </w:tc>
        <w:tc>
          <w:tcPr>
            <w:tcW w:w="4472" w:type="pct"/>
          </w:tcPr>
          <w:p w14:paraId="69DF473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W6</w:t>
            </w:r>
          </w:p>
        </w:tc>
        <w:tc>
          <w:tcPr>
            <w:tcW w:w="4472" w:type="pct"/>
          </w:tcPr>
          <w:p w14:paraId="3A78CF95" w14:textId="77777777" w:rsidR="001C30C0" w:rsidRPr="00AD455D"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ListParagraph"/>
              <w:ind w:left="0"/>
              <w:jc w:val="center"/>
              <w:rPr>
                <w:rStyle w:val="SubtleEmphasis"/>
                <w:rFonts w:ascii="Bell MT" w:hAnsi="Bell MT"/>
                <w:b/>
                <w:bCs/>
                <w:i w:val="0"/>
                <w:iCs w:val="0"/>
                <w:sz w:val="24"/>
                <w:szCs w:val="24"/>
              </w:rPr>
            </w:pPr>
            <w:r>
              <w:rPr>
                <w:rStyle w:val="SubtleEmphasis"/>
                <w:rFonts w:ascii="Bell MT" w:hAnsi="Bell MT"/>
                <w:b/>
                <w:bCs/>
                <w:i w:val="0"/>
                <w:iCs w:val="0"/>
                <w:sz w:val="24"/>
                <w:szCs w:val="24"/>
              </w:rPr>
              <w:t>W7</w:t>
            </w:r>
          </w:p>
        </w:tc>
        <w:tc>
          <w:tcPr>
            <w:tcW w:w="4472" w:type="pct"/>
          </w:tcPr>
          <w:p w14:paraId="4537BAD3" w14:textId="77777777" w:rsidR="001C30C0"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rFonts w:ascii="Bell MT" w:hAnsi="Bell MT"/>
          <w:i w:val="0"/>
          <w:iCs w:val="0"/>
          <w:sz w:val="32"/>
          <w:szCs w:val="32"/>
        </w:rPr>
      </w:pPr>
    </w:p>
    <w:p w14:paraId="64FF2D1C" w14:textId="37F2F289" w:rsidR="003D51FB" w:rsidRPr="00923D58" w:rsidRDefault="001C30C0" w:rsidP="00D01022">
      <w:pPr>
        <w:pStyle w:val="ListParagraph"/>
        <w:numPr>
          <w:ilvl w:val="0"/>
          <w:numId w:val="36"/>
        </w:numPr>
        <w:spacing w:line="240" w:lineRule="auto"/>
        <w:jc w:val="both"/>
        <w:rPr>
          <w:rStyle w:val="SubtleEmphasis"/>
          <w:rFonts w:ascii="Bell MT" w:hAnsi="Bell MT"/>
          <w:i w:val="0"/>
          <w:iCs w:val="0"/>
          <w:sz w:val="32"/>
          <w:szCs w:val="32"/>
        </w:rPr>
      </w:pPr>
      <w:r>
        <w:rPr>
          <w:rStyle w:val="SubtleEmphasis"/>
          <w:rFonts w:ascii="Bell MT" w:hAnsi="Bell MT"/>
          <w:i w:val="0"/>
          <w:iCs w:val="0"/>
          <w:sz w:val="32"/>
          <w:szCs w:val="32"/>
        </w:rPr>
        <w:t xml:space="preserve"> </w:t>
      </w:r>
      <w:r w:rsidR="003D51FB">
        <w:rPr>
          <w:rStyle w:val="SubtleEmphasis"/>
          <w:rFonts w:ascii="Bell MT" w:hAnsi="Bell MT"/>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sz w:val="28"/>
                <w:szCs w:val="28"/>
              </w:rPr>
            </w:pPr>
            <w:r w:rsidRPr="00302E57">
              <w:rPr>
                <w:rStyle w:val="SubtleEmphasis"/>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Pr>
                <w:rStyle w:val="SubtleEmphasis"/>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rFonts w:ascii="Bell MT" w:hAnsi="Bell MT"/>
                <w:bCs w:val="0"/>
                <w:i w:val="0"/>
                <w:iCs w:val="0"/>
                <w:sz w:val="24"/>
                <w:szCs w:val="24"/>
              </w:rPr>
            </w:pPr>
            <w:r>
              <w:rPr>
                <w:rStyle w:val="SubtleEmphasis"/>
                <w:rFonts w:ascii="Bell MT" w:hAnsi="Bell MT"/>
                <w:bCs w:val="0"/>
                <w:i w:val="0"/>
                <w:iCs w:val="0"/>
                <w:sz w:val="24"/>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rFonts w:ascii="Bell MT" w:hAnsi="Bell MT"/>
                <w:i w:val="0"/>
                <w:iCs w:val="0"/>
                <w:sz w:val="22"/>
                <w:szCs w:val="22"/>
              </w:rPr>
            </w:pPr>
            <w:r w:rsidRPr="00A4009C">
              <w:rPr>
                <w:rStyle w:val="SubtleEmphasis"/>
                <w:rFonts w:ascii="Bell MT" w:hAnsi="Bell MT"/>
                <w:i w:val="0"/>
                <w:iCs w:val="0"/>
                <w:sz w:val="24"/>
                <w:szCs w:val="24"/>
              </w:rPr>
              <w:t>S</w:t>
            </w:r>
            <w:r>
              <w:rPr>
                <w:rStyle w:val="SubtleEmphasis"/>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7</w:t>
            </w:r>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8</w:t>
            </w:r>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177C9EC4" w14:textId="1095E7E7" w:rsidR="001118E3" w:rsidRPr="00923D58" w:rsidRDefault="001118E3" w:rsidP="00D01022">
      <w:pPr>
        <w:rPr>
          <w:rStyle w:val="SubtleEmphasis"/>
          <w:rFonts w:ascii="Bell MT" w:hAnsi="Bell MT"/>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161"/>
      <w:r w:rsidRPr="00923D58">
        <w:rPr>
          <w:rStyle w:val="SubtleEmphasis"/>
          <w:rFonts w:ascii="Bell MT" w:hAnsi="Bell MT"/>
          <w:i w:val="0"/>
          <w:iCs w:val="0"/>
          <w:sz w:val="24"/>
          <w:szCs w:val="24"/>
        </w:rPr>
        <w:t>Ticket</w:t>
      </w:r>
      <w:commentRangeEnd w:id="161"/>
      <w:r w:rsidRPr="00923D58">
        <w:rPr>
          <w:rStyle w:val="CommentReference"/>
          <w:rFonts w:ascii="Bell MT" w:hAnsi="Bell MT"/>
        </w:rPr>
        <w:commentReference w:id="161"/>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p>
    <w:p w14:paraId="69441DD1" w14:textId="26843586" w:rsidR="00AD455C" w:rsidRDefault="00AD455C" w:rsidP="00571C1D">
      <w:pPr>
        <w:spacing w:line="240" w:lineRule="auto"/>
        <w:ind w:left="720"/>
        <w:rPr>
          <w:rStyle w:val="SubtleEmphasis"/>
          <w:rFonts w:ascii="Bell MT" w:hAnsi="Bell MT"/>
          <w:i w:val="0"/>
          <w:iCs w:val="0"/>
          <w:sz w:val="24"/>
          <w:szCs w:val="24"/>
        </w:rPr>
      </w:pPr>
    </w:p>
    <w:p w14:paraId="39062255" w14:textId="3B5FE9C0" w:rsidR="00434F51" w:rsidRDefault="00434F51" w:rsidP="00571C1D">
      <w:pPr>
        <w:spacing w:line="240" w:lineRule="auto"/>
        <w:ind w:left="720"/>
        <w:rPr>
          <w:rStyle w:val="SubtleEmphasis"/>
          <w:rFonts w:ascii="Bell MT" w:hAnsi="Bell MT"/>
          <w:i w:val="0"/>
          <w:iCs w:val="0"/>
          <w:sz w:val="24"/>
          <w:szCs w:val="24"/>
        </w:rPr>
      </w:pPr>
    </w:p>
    <w:p w14:paraId="6997408A" w14:textId="6A93ED82" w:rsidR="00434F51" w:rsidRDefault="00434F51" w:rsidP="00571C1D">
      <w:pPr>
        <w:spacing w:line="240" w:lineRule="auto"/>
        <w:ind w:left="720"/>
        <w:rPr>
          <w:rStyle w:val="SubtleEmphasis"/>
          <w:rFonts w:ascii="Bell MT" w:hAnsi="Bell MT"/>
          <w:i w:val="0"/>
          <w:iCs w:val="0"/>
          <w:sz w:val="24"/>
          <w:szCs w:val="24"/>
        </w:rPr>
      </w:pPr>
    </w:p>
    <w:p w14:paraId="480B8C56" w14:textId="7E139F99" w:rsidR="00434F51" w:rsidRDefault="00434F51" w:rsidP="00571C1D">
      <w:pPr>
        <w:spacing w:line="240" w:lineRule="auto"/>
        <w:ind w:left="720"/>
        <w:rPr>
          <w:rStyle w:val="SubtleEmphasis"/>
          <w:rFonts w:ascii="Bell MT" w:hAnsi="Bell MT"/>
          <w:i w:val="0"/>
          <w:iCs w:val="0"/>
          <w:sz w:val="24"/>
          <w:szCs w:val="24"/>
        </w:rPr>
      </w:pPr>
    </w:p>
    <w:p w14:paraId="51DEA10C" w14:textId="64D53BEC" w:rsidR="00434F51" w:rsidRDefault="00434F51" w:rsidP="00571C1D">
      <w:pPr>
        <w:spacing w:line="240" w:lineRule="auto"/>
        <w:ind w:left="720"/>
        <w:rPr>
          <w:rStyle w:val="SubtleEmphasis"/>
          <w:rFonts w:ascii="Bell MT" w:hAnsi="Bell MT"/>
          <w:i w:val="0"/>
          <w:iCs w:val="0"/>
          <w:sz w:val="24"/>
          <w:szCs w:val="24"/>
        </w:rPr>
      </w:pPr>
    </w:p>
    <w:p w14:paraId="6368C285" w14:textId="44FB56D6" w:rsidR="00434F51" w:rsidRDefault="00434F51" w:rsidP="00571C1D">
      <w:pPr>
        <w:spacing w:line="240" w:lineRule="auto"/>
        <w:ind w:left="720"/>
        <w:rPr>
          <w:rStyle w:val="SubtleEmphasis"/>
          <w:rFonts w:ascii="Bell MT" w:hAnsi="Bell MT"/>
          <w:i w:val="0"/>
          <w:iCs w:val="0"/>
          <w:sz w:val="24"/>
          <w:szCs w:val="24"/>
        </w:rPr>
      </w:pPr>
    </w:p>
    <w:p w14:paraId="793F2682" w14:textId="06B5301B" w:rsidR="00434F51" w:rsidRDefault="00434F51" w:rsidP="00571C1D">
      <w:pPr>
        <w:spacing w:line="240" w:lineRule="auto"/>
        <w:ind w:left="720"/>
        <w:rPr>
          <w:rStyle w:val="SubtleEmphasis"/>
          <w:rFonts w:ascii="Bell MT" w:hAnsi="Bell MT"/>
          <w:i w:val="0"/>
          <w:iCs w:val="0"/>
          <w:sz w:val="24"/>
          <w:szCs w:val="24"/>
        </w:rPr>
      </w:pPr>
    </w:p>
    <w:p w14:paraId="70033E6B" w14:textId="477E7B11" w:rsidR="00434F51" w:rsidRDefault="00434F51" w:rsidP="00571C1D">
      <w:pPr>
        <w:spacing w:line="240" w:lineRule="auto"/>
        <w:ind w:left="720"/>
        <w:rPr>
          <w:rStyle w:val="SubtleEmphasis"/>
          <w:rFonts w:ascii="Bell MT" w:hAnsi="Bell MT"/>
          <w:i w:val="0"/>
          <w:iCs w:val="0"/>
          <w:sz w:val="24"/>
          <w:szCs w:val="24"/>
        </w:rPr>
      </w:pPr>
    </w:p>
    <w:p w14:paraId="5A44201A" w14:textId="029078FD" w:rsidR="00434F51" w:rsidRDefault="00434F51" w:rsidP="00571C1D">
      <w:pPr>
        <w:spacing w:line="240" w:lineRule="auto"/>
        <w:ind w:left="720"/>
        <w:rPr>
          <w:rStyle w:val="SubtleEmphasis"/>
          <w:rFonts w:ascii="Bell MT" w:hAnsi="Bell MT"/>
          <w:i w:val="0"/>
          <w:iCs w:val="0"/>
          <w:sz w:val="24"/>
          <w:szCs w:val="24"/>
        </w:rPr>
      </w:pPr>
    </w:p>
    <w:p w14:paraId="7B7E38D4" w14:textId="345722B1" w:rsidR="00434F51" w:rsidRDefault="00434F51" w:rsidP="00571C1D">
      <w:pPr>
        <w:spacing w:line="240" w:lineRule="auto"/>
        <w:ind w:left="720"/>
        <w:rPr>
          <w:rStyle w:val="SubtleEmphasis"/>
          <w:rFonts w:ascii="Bell MT" w:hAnsi="Bell MT"/>
          <w:i w:val="0"/>
          <w:iCs w:val="0"/>
          <w:sz w:val="24"/>
          <w:szCs w:val="24"/>
        </w:rPr>
      </w:pPr>
    </w:p>
    <w:p w14:paraId="0DDAACA8" w14:textId="191E6008" w:rsidR="00434F51" w:rsidRDefault="00434F51" w:rsidP="00571C1D">
      <w:pPr>
        <w:spacing w:line="240" w:lineRule="auto"/>
        <w:ind w:left="720"/>
        <w:rPr>
          <w:rStyle w:val="SubtleEmphasis"/>
          <w:rFonts w:ascii="Bell MT" w:hAnsi="Bell MT"/>
          <w:i w:val="0"/>
          <w:iCs w:val="0"/>
          <w:sz w:val="24"/>
          <w:szCs w:val="24"/>
        </w:rPr>
      </w:pPr>
    </w:p>
    <w:p w14:paraId="3D56D2D2" w14:textId="46E299CE" w:rsidR="00434F51" w:rsidRDefault="00434F51" w:rsidP="00571C1D">
      <w:pPr>
        <w:spacing w:line="240" w:lineRule="auto"/>
        <w:ind w:left="720"/>
        <w:rPr>
          <w:rStyle w:val="SubtleEmphasis"/>
          <w:rFonts w:ascii="Bell MT" w:hAnsi="Bell MT"/>
          <w:i w:val="0"/>
          <w:iCs w:val="0"/>
          <w:sz w:val="24"/>
          <w:szCs w:val="24"/>
        </w:rPr>
      </w:pPr>
    </w:p>
    <w:p w14:paraId="7E3353AA" w14:textId="121DAD2D" w:rsidR="00434F51" w:rsidRDefault="00434F51" w:rsidP="00571C1D">
      <w:pPr>
        <w:spacing w:line="240" w:lineRule="auto"/>
        <w:ind w:left="720"/>
        <w:rPr>
          <w:rStyle w:val="SubtleEmphasis"/>
          <w:rFonts w:ascii="Bell MT" w:hAnsi="Bell MT"/>
          <w:i w:val="0"/>
          <w:iCs w:val="0"/>
          <w:sz w:val="24"/>
          <w:szCs w:val="24"/>
        </w:rPr>
      </w:pPr>
    </w:p>
    <w:p w14:paraId="17895A1D" w14:textId="0B52B7F2" w:rsidR="00434F51" w:rsidRDefault="00434F51" w:rsidP="00571C1D">
      <w:pPr>
        <w:spacing w:line="240" w:lineRule="auto"/>
        <w:ind w:left="720"/>
        <w:rPr>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Revision history</w:t>
      </w:r>
    </w:p>
    <w:p w14:paraId="3940384A" w14:textId="77777777" w:rsidR="00E27365" w:rsidRPr="00D01022" w:rsidRDefault="00C65B56" w:rsidP="00C65B56">
      <w:pPr>
        <w:pStyle w:val="ListParagraph"/>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rStyle w:val="SubtleEmphasis"/>
          <w:rFonts w:ascii="Bell MT" w:hAnsi="Bell MT"/>
          <w:i w:val="0"/>
          <w:iCs w:val="0"/>
          <w:sz w:val="24"/>
          <w:szCs w:val="24"/>
        </w:rPr>
      </w:pPr>
    </w:p>
    <w:p w14:paraId="4FBC31C9" w14:textId="47F152C2" w:rsidR="00CC2534" w:rsidRDefault="00CC2534">
      <w:pPr>
        <w:pStyle w:val="ListParagraph"/>
        <w:spacing w:line="240" w:lineRule="auto"/>
        <w:ind w:firstLine="720"/>
        <w:rPr>
          <w:ins w:id="162" w:author="Etion Pinari [2]" w:date="2020-12-06T20:50:00Z"/>
          <w:rStyle w:val="SubtleEmphasis"/>
          <w:rFonts w:ascii="Bell MT" w:hAnsi="Bell MT"/>
          <w:i w:val="0"/>
          <w:iCs w:val="0"/>
          <w:sz w:val="24"/>
          <w:szCs w:val="24"/>
        </w:rPr>
      </w:pPr>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defined new Requirements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01/12/2020</w:t>
      </w:r>
    </w:p>
    <w:p w14:paraId="2AD72B8E" w14:textId="262913A6" w:rsidR="00960A38" w:rsidRPr="00960A38" w:rsidRDefault="00960A38" w:rsidP="00960A38">
      <w:pPr>
        <w:pStyle w:val="ListParagraph"/>
        <w:spacing w:line="240" w:lineRule="auto"/>
        <w:ind w:firstLine="720"/>
        <w:rPr>
          <w:rStyle w:val="SubtleEmphasis"/>
          <w:rFonts w:ascii="Bell MT" w:hAnsi="Bell MT"/>
          <w:i w:val="0"/>
          <w:iCs w:val="0"/>
          <w:sz w:val="24"/>
          <w:szCs w:val="24"/>
          <w:rPrChange w:id="163" w:author="Etion Pinari [2]" w:date="2020-12-06T20:50:00Z">
            <w:rPr>
              <w:rStyle w:val="SubtleEmphasis"/>
              <w:rFonts w:ascii="Bell MT" w:hAnsi="Bell MT"/>
              <w:i w:val="0"/>
              <w:iCs w:val="0"/>
              <w:sz w:val="24"/>
              <w:szCs w:val="24"/>
            </w:rPr>
          </w:rPrChange>
        </w:rPr>
        <w:pPrChange w:id="164" w:author="Etion Pinari [2]" w:date="2020-12-06T20:51:00Z">
          <w:pPr>
            <w:pStyle w:val="ListParagraph"/>
            <w:spacing w:line="240" w:lineRule="auto"/>
            <w:ind w:firstLine="720"/>
          </w:pPr>
        </w:pPrChange>
      </w:pPr>
      <w:ins w:id="165" w:author="Etion Pinari [2]" w:date="2020-12-06T20:50:00Z">
        <w:r>
          <w:rPr>
            <w:rStyle w:val="SubtleEmphasis"/>
            <w:rFonts w:ascii="Bell MT" w:hAnsi="Bell MT"/>
            <w:i w:val="0"/>
            <w:iCs w:val="0"/>
            <w:sz w:val="24"/>
            <w:szCs w:val="24"/>
          </w:rPr>
          <w:t>8</w:t>
        </w:r>
        <w:r w:rsidRPr="00960A38">
          <w:rPr>
            <w:rStyle w:val="SubtleEmphasis"/>
            <w:rFonts w:ascii="Bell MT" w:hAnsi="Bell MT"/>
            <w:i w:val="0"/>
            <w:iCs w:val="0"/>
            <w:sz w:val="24"/>
            <w:szCs w:val="24"/>
            <w:vertAlign w:val="superscript"/>
            <w:rPrChange w:id="166" w:author="Etion Pinari [2]" w:date="2020-12-06T20:50:00Z">
              <w:rPr>
                <w:rStyle w:val="SubtleEmphasis"/>
                <w:rFonts w:ascii="Bell MT" w:hAnsi="Bell MT"/>
                <w:i w:val="0"/>
                <w:iCs w:val="0"/>
                <w:sz w:val="24"/>
                <w:szCs w:val="24"/>
              </w:rPr>
            </w:rPrChange>
          </w:rPr>
          <w:t>th</w:t>
        </w:r>
        <w:r>
          <w:rPr>
            <w:rStyle w:val="SubtleEmphasis"/>
            <w:rFonts w:ascii="Bell MT" w:hAnsi="Bell MT"/>
            <w:i w:val="0"/>
            <w:iCs w:val="0"/>
            <w:sz w:val="24"/>
            <w:szCs w:val="24"/>
          </w:rPr>
          <w:t xml:space="preserve"> meeting: Added sections of Alloy code into the document</w:t>
        </w:r>
      </w:ins>
      <w:ins w:id="167" w:author="Etion Pinari [2]" w:date="2020-12-06T20:51:00Z">
        <w:r>
          <w:rPr>
            <w:rStyle w:val="SubtleEmphasis"/>
            <w:rFonts w:ascii="Bell MT" w:hAnsi="Bell MT"/>
            <w:i w:val="0"/>
            <w:iCs w:val="0"/>
            <w:sz w:val="24"/>
            <w:szCs w:val="24"/>
          </w:rPr>
          <w:br/>
          <w:t>Duration 1h</w:t>
        </w:r>
        <w:r>
          <w:rPr>
            <w:rStyle w:val="SubtleEmphasis"/>
            <w:rFonts w:ascii="Bell MT" w:hAnsi="Bell MT"/>
            <w:i w:val="0"/>
            <w:iCs w:val="0"/>
            <w:sz w:val="24"/>
            <w:szCs w:val="24"/>
          </w:rPr>
          <w:tab/>
          <w:t>06/12/2020</w:t>
        </w:r>
      </w:ins>
    </w:p>
    <w:p w14:paraId="137A23CD" w14:textId="77777777" w:rsidR="00CC2534" w:rsidRDefault="00CC2534" w:rsidP="00923D58">
      <w:pPr>
        <w:pStyle w:val="ListParagraph"/>
        <w:spacing w:line="240" w:lineRule="auto"/>
        <w:rPr>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del w:id="168" w:author="Etion Pinari [2]" w:date="2020-12-06T20:51:00Z">
        <w:r w:rsidRPr="00923D58" w:rsidDel="00960A38">
          <w:rPr>
            <w:rStyle w:val="SubtleEmphasis"/>
            <w:rFonts w:ascii="Bell MT" w:hAnsi="Bell MT"/>
            <w:i w:val="0"/>
            <w:iCs w:val="0"/>
            <w:sz w:val="24"/>
            <w:szCs w:val="24"/>
          </w:rPr>
          <w:br/>
        </w:r>
      </w:del>
    </w:p>
    <w:p w14:paraId="012BF370" w14:textId="37D49EBB" w:rsidR="00CC2534" w:rsidRPr="00D01022" w:rsidRDefault="001118E3" w:rsidP="00CC2534">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rFonts w:ascii="Bell MT" w:hAnsi="Bell MT"/>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rFonts w:ascii="Bell MT" w:hAnsi="Bell MT"/>
          <w:i w:val="0"/>
          <w:iCs w:val="0"/>
          <w:sz w:val="28"/>
          <w:szCs w:val="28"/>
        </w:rPr>
      </w:pPr>
      <w:r w:rsidRPr="000A5E1D">
        <w:rPr>
          <w:rStyle w:val="SubtleEmphasis"/>
          <w:rFonts w:ascii="Bell MT" w:hAnsi="Bell MT"/>
          <w:i w:val="0"/>
          <w:iCs w:val="0"/>
          <w:sz w:val="24"/>
          <w:szCs w:val="24"/>
        </w:rPr>
        <w:t xml:space="preserve">Graphic demo of mobile application: </w:t>
      </w:r>
      <w:hyperlink r:id="rId15" w:history="1">
        <w:r w:rsidR="00775122" w:rsidRPr="00FF2302">
          <w:rPr>
            <w:rStyle w:val="Hyperlink"/>
            <w:rFonts w:ascii="Bell MT" w:hAnsi="Bell MT"/>
            <w:sz w:val="24"/>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rFonts w:ascii="Bell MT" w:hAnsi="Bell MT"/>
          <w:i w:val="0"/>
          <w:iCs w:val="0"/>
          <w:sz w:val="28"/>
          <w:szCs w:val="28"/>
        </w:rPr>
      </w:pPr>
      <w:r>
        <w:rPr>
          <w:rStyle w:val="SubtleEmphasis"/>
          <w:rFonts w:ascii="Bell MT" w:hAnsi="Bell MT"/>
          <w:i w:val="0"/>
          <w:iCs w:val="0"/>
          <w:sz w:val="24"/>
          <w:szCs w:val="24"/>
        </w:rPr>
        <w:t xml:space="preserve">ISO/IEEE 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hyperlink r:id="rId16" w:history="1">
        <w:r w:rsidRPr="00775122">
          <w:rPr>
            <w:rStyle w:val="Hyperlink"/>
            <w:rFonts w:ascii="Bell MT" w:hAnsi="Bell MT"/>
            <w:sz w:val="24"/>
            <w:szCs w:val="24"/>
          </w:rPr>
          <w:t>https://standards.ieee.org/standard/29148-2018.html</w:t>
        </w:r>
      </w:hyperlink>
      <w:r>
        <w:rPr>
          <w:rStyle w:val="SubtleEmphasis"/>
          <w:rFonts w:ascii="Bell MT" w:hAnsi="Bell MT"/>
          <w:i w:val="0"/>
          <w:iCs w:val="0"/>
          <w:sz w:val="24"/>
          <w:szCs w:val="24"/>
        </w:rPr>
        <w:t xml:space="preserve"> </w:t>
      </w:r>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aliqua.Lorem</w:t>
      </w:r>
      <w:proofErr w:type="spell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rStyle w:val="SubtleEmphasis"/>
          <w:rFonts w:ascii="Bell MT" w:hAnsi="Bell MT"/>
          <w:i w:val="0"/>
          <w:iCs w:val="0"/>
          <w:sz w:val="24"/>
          <w:szCs w:val="24"/>
        </w:rPr>
      </w:pPr>
    </w:p>
    <w:p w14:paraId="552C31A2" w14:textId="77777777" w:rsidR="00434F51" w:rsidDel="00960A38" w:rsidRDefault="00434F51">
      <w:pPr>
        <w:rPr>
          <w:del w:id="169" w:author="Etion Pinari [2]" w:date="2020-12-06T20:51:00Z"/>
          <w:rStyle w:val="SubtleEmphasis"/>
          <w:rFonts w:ascii="Bell MT" w:hAnsi="Bell MT"/>
          <w:i w:val="0"/>
          <w:iCs w:val="0"/>
          <w:sz w:val="24"/>
          <w:szCs w:val="24"/>
        </w:rPr>
      </w:pPr>
      <w:del w:id="170" w:author="Etion Pinari [2]" w:date="2020-12-06T20:51:00Z">
        <w:r w:rsidDel="00960A38">
          <w:rPr>
            <w:rStyle w:val="SubtleEmphasis"/>
            <w:rFonts w:ascii="Bell MT" w:hAnsi="Bell MT"/>
            <w:i w:val="0"/>
            <w:iCs w:val="0"/>
            <w:sz w:val="24"/>
            <w:szCs w:val="24"/>
          </w:rPr>
          <w:br w:type="page"/>
        </w:r>
      </w:del>
    </w:p>
    <w:p w14:paraId="0CE6F9E2" w14:textId="77777777" w:rsidR="001118E3" w:rsidRPr="00923D58" w:rsidRDefault="001118E3" w:rsidP="00960A38">
      <w:pPr>
        <w:rPr>
          <w:rStyle w:val="SubtleEmphasis"/>
          <w:rFonts w:ascii="Bell MT" w:hAnsi="Bell MT"/>
          <w:i w:val="0"/>
          <w:iCs w:val="0"/>
          <w:sz w:val="24"/>
          <w:szCs w:val="24"/>
        </w:rPr>
        <w:pPrChange w:id="171"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lastRenderedPageBreak/>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r w:rsidR="03975BFC" w:rsidRPr="699595DC">
        <w:rPr>
          <w:rStyle w:val="SubtleEmphasis"/>
          <w:rFonts w:ascii="Bell MT" w:hAnsi="Bell MT"/>
          <w:i w:val="0"/>
          <w:iCs w:val="0"/>
          <w:sz w:val="24"/>
          <w:szCs w:val="24"/>
        </w:rPr>
        <w:t xml:space="preserve">device </w:t>
      </w:r>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172"/>
      <w:commentRangeStart w:id="173"/>
      <w:r w:rsidRPr="699595DC">
        <w:rPr>
          <w:rStyle w:val="SubtleEmphasis"/>
          <w:rFonts w:ascii="Bell MT" w:hAnsi="Bell MT"/>
          <w:i w:val="0"/>
          <w:iCs w:val="0"/>
          <w:sz w:val="24"/>
          <w:szCs w:val="24"/>
        </w:rPr>
        <w:t>He chooses the market he wants to go from a map</w:t>
      </w:r>
      <w:commentRangeEnd w:id="172"/>
      <w:r>
        <w:commentReference w:id="172"/>
      </w:r>
      <w:commentRangeEnd w:id="173"/>
      <w:r>
        <w:commentReference w:id="173"/>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174"/>
      <w:commentRangeStart w:id="175"/>
      <w:r w:rsidRPr="00D01022">
        <w:rPr>
          <w:rStyle w:val="SubtleEmphasis"/>
          <w:rFonts w:ascii="Bell MT" w:hAnsi="Bell MT"/>
          <w:i w:val="0"/>
          <w:iCs w:val="0"/>
          <w:sz w:val="24"/>
          <w:szCs w:val="24"/>
        </w:rPr>
        <w:t>appointment</w:t>
      </w:r>
      <w:commentRangeEnd w:id="174"/>
      <w:r>
        <w:commentReference w:id="174"/>
      </w:r>
      <w:commentRangeEnd w:id="175"/>
      <w:r>
        <w:commentReference w:id="175"/>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176"/>
      <w:commentRangeStart w:id="177"/>
      <w:r w:rsidRPr="699595DC">
        <w:rPr>
          <w:rStyle w:val="SubtleEmphasis"/>
          <w:rFonts w:ascii="Bell MT" w:hAnsi="Bell MT"/>
          <w:i w:val="0"/>
          <w:iCs w:val="0"/>
          <w:sz w:val="24"/>
          <w:szCs w:val="24"/>
        </w:rPr>
        <w:t xml:space="preserve">his </w:t>
      </w:r>
      <w:commentRangeEnd w:id="176"/>
      <w:r>
        <w:commentReference w:id="176"/>
      </w:r>
      <w:commentRangeEnd w:id="177"/>
      <w:r>
        <w:commentReference w:id="177"/>
      </w:r>
      <w:r w:rsidR="4F314F65" w:rsidRPr="699595DC">
        <w:rPr>
          <w:rStyle w:val="SubtleEmphasis"/>
          <w:rFonts w:ascii="Bell MT" w:hAnsi="Bell MT"/>
          <w:i w:val="0"/>
          <w:iCs w:val="0"/>
          <w:sz w:val="24"/>
          <w:szCs w:val="24"/>
        </w:rPr>
        <w:t xml:space="preserve">device </w:t>
      </w:r>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r w:rsidR="09A6725E" w:rsidRPr="699595DC">
        <w:rPr>
          <w:rStyle w:val="SubtleEmphasis"/>
          <w:rFonts w:ascii="Bell MT" w:hAnsi="Bell MT"/>
          <w:i w:val="0"/>
          <w:iCs w:val="0"/>
          <w:sz w:val="24"/>
          <w:szCs w:val="24"/>
        </w:rPr>
        <w:t>selects</w:t>
      </w:r>
      <w:r w:rsidR="004909D9">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178"/>
      <w:r w:rsidRPr="00061068">
        <w:rPr>
          <w:rStyle w:val="SubtleEmphasis"/>
          <w:rFonts w:ascii="Bell MT" w:hAnsi="Bell MT"/>
          <w:i w:val="0"/>
          <w:iCs w:val="0"/>
          <w:sz w:val="24"/>
          <w:szCs w:val="24"/>
        </w:rPr>
        <w:t>ticket to the cashier</w:t>
      </w:r>
      <w:commentRangeEnd w:id="178"/>
      <w:r w:rsidRPr="00061068">
        <w:rPr>
          <w:rStyle w:val="CommentReference"/>
        </w:rPr>
        <w:commentReference w:id="178"/>
      </w:r>
    </w:p>
    <w:p w14:paraId="277899B0" w14:textId="1E0C2077" w:rsidR="005702C3" w:rsidRDefault="00AD455C" w:rsidP="00923D58">
      <w:pPr>
        <w:pStyle w:val="ListParagraph"/>
        <w:numPr>
          <w:ilvl w:val="0"/>
          <w:numId w:val="4"/>
        </w:numPr>
        <w:spacing w:after="60" w:line="240" w:lineRule="auto"/>
        <w:rPr>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rStyle w:val="SubtleEmphasis"/>
          <w:rFonts w:ascii="Bell MT" w:hAnsi="Bell MT"/>
          <w:i w:val="0"/>
          <w:iCs w:val="0"/>
          <w:sz w:val="24"/>
          <w:szCs w:val="24"/>
        </w:rPr>
      </w:pPr>
    </w:p>
    <w:p w14:paraId="02859DEB" w14:textId="77777777" w:rsidR="00CA1658" w:rsidRPr="00AD455C" w:rsidRDefault="00CA1658" w:rsidP="00D01022">
      <w:pPr>
        <w:pStyle w:val="ListParagraph"/>
        <w:spacing w:after="60" w:line="240" w:lineRule="auto"/>
        <w:ind w:left="990"/>
        <w:rPr>
          <w:rFonts w:ascii="Bell MT" w:hAnsi="Bell MT"/>
          <w:sz w:val="24"/>
          <w:szCs w:val="24"/>
        </w:rPr>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7EA17C8"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lastRenderedPageBreak/>
        <w:t xml:space="preserve">She opens the application on </w:t>
      </w:r>
      <w:r w:rsidR="5A3ECC4B" w:rsidRPr="699595DC">
        <w:rPr>
          <w:rStyle w:val="SubtleEmphasis"/>
          <w:rFonts w:ascii="Bell MT" w:eastAsiaTheme="majorEastAsia" w:hAnsi="Bell MT" w:cstheme="majorBidi"/>
          <w:i w:val="0"/>
          <w:iCs w:val="0"/>
          <w:sz w:val="24"/>
          <w:szCs w:val="24"/>
        </w:rPr>
        <w:t xml:space="preserve"> her device</w:t>
      </w:r>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179"/>
      <w:r w:rsidRPr="699595DC">
        <w:rPr>
          <w:rStyle w:val="SubtleEmphasis"/>
          <w:rFonts w:ascii="Bell MT" w:eastAsiaTheme="majorEastAsia" w:hAnsi="Bell MT" w:cstheme="majorBidi"/>
          <w:i w:val="0"/>
          <w:iCs w:val="0"/>
          <w:sz w:val="24"/>
          <w:szCs w:val="24"/>
        </w:rPr>
        <w:t>current week</w:t>
      </w:r>
      <w:commentRangeEnd w:id="179"/>
      <w:r>
        <w:commentReference w:id="179"/>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Reading the ticket</w:t>
      </w:r>
      <w:r w:rsidR="00CA1658">
        <w:rPr>
          <w:rStyle w:val="SubtleEmphasis"/>
          <w:rFonts w:ascii="Bell MT" w:hAnsi="Bell MT"/>
          <w:i w:val="0"/>
          <w:iCs w:val="0"/>
          <w:sz w:val="24"/>
          <w:szCs w:val="24"/>
        </w:rPr>
        <w:t>,</w:t>
      </w:r>
      <w:r w:rsidRPr="00D01022">
        <w:rPr>
          <w:rStyle w:val="SubtleEmphasis"/>
          <w:rFonts w:ascii="Bell MT" w:hAnsi="Bell MT"/>
          <w:i w:val="0"/>
          <w:iCs w:val="0"/>
          <w:sz w:val="24"/>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commentRangeStart w:id="180"/>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commentRangeEnd w:id="180"/>
      <w:proofErr w:type="spellEnd"/>
      <w:r w:rsidR="00AC7136">
        <w:rPr>
          <w:rStyle w:val="CommentReference"/>
        </w:rPr>
        <w:commentReference w:id="180"/>
      </w:r>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1AA3504C" w:rsidR="00540A7B" w:rsidRPr="009C27DC" w:rsidDel="009C27DC" w:rsidRDefault="00540A7B">
      <w:pPr>
        <w:ind w:left="270"/>
        <w:rPr>
          <w:del w:id="181" w:author="Etion Pinari [2]" w:date="2020-12-06T12:02:00Z"/>
          <w:rStyle w:val="SubtleEmphasis"/>
          <w:rFonts w:ascii="Bell MT" w:hAnsi="Bell MT"/>
          <w:sz w:val="36"/>
          <w:szCs w:val="36"/>
        </w:rPr>
        <w:pPrChange w:id="182" w:author="Etion Pinari [2]" w:date="2020-12-06T19:14:00Z">
          <w:pPr>
            <w:pStyle w:val="ListParagraph"/>
            <w:numPr>
              <w:numId w:val="25"/>
            </w:numPr>
            <w:ind w:left="1069" w:hanging="360"/>
          </w:pPr>
        </w:pPrChange>
      </w:pPr>
      <w:commentRangeStart w:id="183"/>
      <w:commentRangeStart w:id="184"/>
      <w:del w:id="185" w:author="Etion Pinari [2]" w:date="2020-12-06T12:02:00Z">
        <w:r w:rsidRPr="009C27DC" w:rsidDel="009C27DC">
          <w:rPr>
            <w:rStyle w:val="SubtleEmphasis"/>
            <w:rFonts w:ascii="Bell MT" w:hAnsi="Bell MT"/>
            <w:sz w:val="24"/>
            <w:szCs w:val="24"/>
          </w:rPr>
          <w:delText xml:space="preserve"> </w:delText>
        </w:r>
        <w:r w:rsidR="00195ED0" w:rsidRPr="009C27DC" w:rsidDel="009C27DC">
          <w:rPr>
            <w:rStyle w:val="SubtleEmphasis"/>
            <w:rFonts w:ascii="Bell MT" w:hAnsi="Bell MT"/>
            <w:sz w:val="24"/>
            <w:szCs w:val="24"/>
          </w:rPr>
          <w:delText>Fu</w:delText>
        </w:r>
        <w:r w:rsidR="00195ED0" w:rsidRPr="009C27DC" w:rsidDel="009C27DC">
          <w:rPr>
            <w:rStyle w:val="SubtleEmphasis"/>
            <w:rFonts w:ascii="Bell MT" w:hAnsi="Bell MT"/>
            <w:sz w:val="28"/>
            <w:szCs w:val="28"/>
          </w:rPr>
          <w:delText>nctional Requirements:</w:delText>
        </w:r>
      </w:del>
    </w:p>
    <w:p w14:paraId="78FC2C02" w14:textId="72F780D8" w:rsidR="27BE2734" w:rsidRDefault="27BE2734">
      <w:pPr>
        <w:ind w:left="270"/>
        <w:rPr>
          <w:rStyle w:val="SubtleEmphasis"/>
          <w:rFonts w:ascii="Bell MT" w:hAnsi="Bell MT"/>
          <w:i w:val="0"/>
          <w:iCs w:val="0"/>
          <w:sz w:val="24"/>
          <w:szCs w:val="24"/>
        </w:rPr>
        <w:pPrChange w:id="186" w:author="Etion Pinari [2]" w:date="2020-12-06T19:14:00Z">
          <w:pPr/>
        </w:pPrChange>
      </w:pPr>
      <w:r w:rsidRPr="00D01022">
        <w:rPr>
          <w:rStyle w:val="SubtleEmphasis"/>
          <w:rFonts w:ascii="Bell MT" w:hAnsi="Bell MT"/>
          <w:i w:val="0"/>
          <w:iCs w:val="0"/>
          <w:sz w:val="24"/>
          <w:szCs w:val="24"/>
        </w:rPr>
        <w:t>The most</w:t>
      </w:r>
      <w:r w:rsidRPr="699595DC">
        <w:rPr>
          <w:rStyle w:val="SubtleEmphasis"/>
          <w:rFonts w:ascii="Bell MT" w:hAnsi="Bell MT"/>
          <w:i w:val="0"/>
          <w:iCs w:val="0"/>
          <w:sz w:val="24"/>
          <w:szCs w:val="24"/>
        </w:rPr>
        <w:t xml:space="preserve"> important aspects of the system to be are the regulation and management of the entrances in stores</w:t>
      </w:r>
      <w:r w:rsidR="47FCEBF1" w:rsidRPr="699595DC">
        <w:rPr>
          <w:rStyle w:val="SubtleEmphasis"/>
          <w:rFonts w:ascii="Bell MT" w:hAnsi="Bell MT"/>
          <w:i w:val="0"/>
          <w:iCs w:val="0"/>
          <w:sz w:val="24"/>
          <w:szCs w:val="24"/>
        </w:rPr>
        <w:t xml:space="preserve"> as seen in the above scenarios. </w:t>
      </w:r>
      <w:commentRangeEnd w:id="183"/>
      <w:r w:rsidR="00AC7136">
        <w:rPr>
          <w:rStyle w:val="CommentReference"/>
        </w:rPr>
        <w:commentReference w:id="183"/>
      </w:r>
      <w:commentRangeEnd w:id="184"/>
      <w:r w:rsidR="00AC7136">
        <w:rPr>
          <w:rStyle w:val="CommentReference"/>
        </w:rPr>
        <w:commentReference w:id="184"/>
      </w:r>
    </w:p>
    <w:p w14:paraId="6B674A7B" w14:textId="38E32453" w:rsidR="00EC2B1B" w:rsidRDefault="47FCEBF1">
      <w:pPr>
        <w:ind w:left="270"/>
        <w:rPr>
          <w:rStyle w:val="SubtleEmphasis"/>
          <w:rFonts w:ascii="Bell MT" w:hAnsi="Bell MT"/>
          <w:i w:val="0"/>
          <w:iCs w:val="0"/>
          <w:sz w:val="24"/>
          <w:szCs w:val="24"/>
        </w:rPr>
        <w:pPrChange w:id="187" w:author="Etion Pinari [2]" w:date="2020-12-06T19:14:00Z">
          <w:pPr/>
        </w:pPrChange>
      </w:pPr>
      <w:r w:rsidRPr="699595DC">
        <w:rPr>
          <w:rStyle w:val="SubtleEmphasis"/>
          <w:rFonts w:ascii="Bell MT" w:hAnsi="Bell MT"/>
          <w:i w:val="0"/>
          <w:iCs w:val="0"/>
          <w:sz w:val="24"/>
          <w:szCs w:val="24"/>
        </w:rPr>
        <w:t xml:space="preserve">The </w:t>
      </w:r>
      <w:commentRangeStart w:id="188"/>
      <w:r w:rsidRPr="699595DC">
        <w:rPr>
          <w:rStyle w:val="SubtleEmphasis"/>
          <w:rFonts w:ascii="Bell MT" w:hAnsi="Bell MT"/>
          <w:i w:val="0"/>
          <w:iCs w:val="0"/>
          <w:sz w:val="24"/>
          <w:szCs w:val="24"/>
        </w:rPr>
        <w:t>system</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to</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 xml:space="preserve">be should </w:t>
      </w:r>
      <w:r w:rsidR="160FCA10" w:rsidRPr="699595DC">
        <w:rPr>
          <w:rStyle w:val="SubtleEmphasis"/>
          <w:rFonts w:ascii="Bell MT" w:hAnsi="Bell MT"/>
          <w:i w:val="0"/>
          <w:iCs w:val="0"/>
          <w:sz w:val="24"/>
          <w:szCs w:val="24"/>
        </w:rPr>
        <w:t>inform its users of what stores are available to go</w:t>
      </w:r>
      <w:r w:rsidR="2AD10596" w:rsidRPr="699595DC">
        <w:rPr>
          <w:rStyle w:val="SubtleEmphasis"/>
          <w:rFonts w:ascii="Bell MT" w:hAnsi="Bell MT"/>
          <w:i w:val="0"/>
          <w:iCs w:val="0"/>
          <w:sz w:val="24"/>
          <w:szCs w:val="24"/>
        </w:rPr>
        <w:t xml:space="preserve"> to</w:t>
      </w:r>
      <w:r w:rsidR="16DB3B7F" w:rsidRPr="699595DC">
        <w:rPr>
          <w:rStyle w:val="SubtleEmphasis"/>
          <w:rFonts w:ascii="Bell MT" w:hAnsi="Bell MT"/>
          <w:i w:val="0"/>
          <w:iCs w:val="0"/>
          <w:sz w:val="24"/>
          <w:szCs w:val="24"/>
        </w:rPr>
        <w:t xml:space="preserve"> and allow them to take a ticket and line up without needing to </w:t>
      </w:r>
      <w:commentRangeEnd w:id="188"/>
      <w:r w:rsidR="00B915FA">
        <w:rPr>
          <w:rStyle w:val="CommentReference"/>
        </w:rPr>
        <w:commentReference w:id="188"/>
      </w:r>
      <w:r w:rsidR="16DB3B7F" w:rsidRPr="699595DC">
        <w:rPr>
          <w:rStyle w:val="SubtleEmphasis"/>
          <w:rFonts w:ascii="Bell MT" w:hAnsi="Bell MT"/>
          <w:i w:val="0"/>
          <w:iCs w:val="0"/>
          <w:sz w:val="24"/>
          <w:szCs w:val="24"/>
        </w:rPr>
        <w:t>be in presence in front of the store.</w:t>
      </w:r>
      <w:r w:rsidR="00EC2B1B">
        <w:rPr>
          <w:rStyle w:val="SubtleEmphasis"/>
          <w:rFonts w:ascii="Bell MT" w:hAnsi="Bell MT"/>
          <w:i w:val="0"/>
          <w:iCs w:val="0"/>
          <w:sz w:val="24"/>
          <w:szCs w:val="24"/>
        </w:rPr>
        <w:t xml:space="preserve"> </w:t>
      </w:r>
    </w:p>
    <w:p w14:paraId="550282CF" w14:textId="72443F96" w:rsidR="47FCEBF1" w:rsidRDefault="00EC2B1B">
      <w:pPr>
        <w:ind w:left="270"/>
        <w:rPr>
          <w:ins w:id="189" w:author="Cristian Sbrolli" w:date="2020-12-05T03:34:00Z"/>
          <w:rStyle w:val="SubtleEmphasis"/>
          <w:rFonts w:ascii="Bell MT" w:hAnsi="Bell MT"/>
          <w:i w:val="0"/>
          <w:iCs w:val="0"/>
          <w:sz w:val="24"/>
          <w:szCs w:val="24"/>
        </w:rPr>
        <w:pPrChange w:id="190" w:author="Etion Pinari [2]" w:date="2020-12-06T19:14:00Z">
          <w:pPr/>
        </w:pPrChange>
      </w:pPr>
      <w:commentRangeStart w:id="191"/>
      <w:r>
        <w:rPr>
          <w:rStyle w:val="SubtleEmphasis"/>
          <w:rFonts w:ascii="Bell MT" w:hAnsi="Bell MT"/>
          <w:i w:val="0"/>
          <w:iCs w:val="0"/>
          <w:sz w:val="24"/>
          <w:szCs w:val="24"/>
        </w:rPr>
        <w:t>The system should also be a guidance of help to the store managers</w:t>
      </w:r>
      <w:r w:rsidR="0019584F">
        <w:rPr>
          <w:rStyle w:val="SubtleEmphasis"/>
          <w:rFonts w:ascii="Bell MT" w:hAnsi="Bell MT"/>
          <w:i w:val="0"/>
          <w:iCs w:val="0"/>
          <w:sz w:val="24"/>
          <w:szCs w:val="24"/>
        </w:rPr>
        <w:t xml:space="preserve"> by providing information about the number of people who have </w:t>
      </w:r>
      <w:commentRangeStart w:id="192"/>
      <w:r w:rsidR="0019584F">
        <w:rPr>
          <w:rStyle w:val="SubtleEmphasis"/>
          <w:rFonts w:ascii="Bell MT" w:hAnsi="Bell MT"/>
          <w:i w:val="0"/>
          <w:iCs w:val="0"/>
          <w:sz w:val="24"/>
          <w:szCs w:val="24"/>
        </w:rPr>
        <w:t>entered</w:t>
      </w:r>
      <w:commentRangeEnd w:id="192"/>
      <w:r w:rsidR="007E288D">
        <w:rPr>
          <w:rStyle w:val="CommentReference"/>
        </w:rPr>
        <w:commentReference w:id="192"/>
      </w:r>
      <w:ins w:id="193" w:author="Etion Pinari [2]" w:date="2020-12-06T19:12:00Z">
        <w:r w:rsidR="00AC7136">
          <w:rPr>
            <w:rStyle w:val="SubtleEmphasis"/>
            <w:rFonts w:ascii="Bell MT" w:hAnsi="Bell MT"/>
            <w:i w:val="0"/>
            <w:iCs w:val="0"/>
            <w:sz w:val="24"/>
            <w:szCs w:val="24"/>
          </w:rPr>
          <w:t>.</w:t>
        </w:r>
      </w:ins>
      <w:commentRangeEnd w:id="191"/>
      <w:ins w:id="194" w:author="Etion Pinari [2]" w:date="2020-12-06T19:13:00Z">
        <w:r w:rsidR="00AC7136">
          <w:rPr>
            <w:rStyle w:val="CommentReference"/>
          </w:rPr>
          <w:commentReference w:id="191"/>
        </w:r>
      </w:ins>
    </w:p>
    <w:p w14:paraId="1D5E06CF" w14:textId="77777777" w:rsidR="007E288D" w:rsidRPr="00D01022" w:rsidRDefault="007E288D" w:rsidP="699595DC">
      <w:pPr>
        <w:rPr>
          <w:rStyle w:val="SubtleEmphasis"/>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D01022">
        <w:rPr>
          <w:rStyle w:val="SubtleEmphasis"/>
          <w:rFonts w:ascii="Bell MT" w:hAnsi="Bell MT"/>
          <w:i w:val="0"/>
          <w:iCs w:val="0"/>
          <w:sz w:val="24"/>
          <w:szCs w:val="24"/>
        </w:rPr>
        <w:t>Physical User</w:t>
      </w:r>
      <w:r w:rsidRPr="00923D58">
        <w:rPr>
          <w:rStyle w:val="SubtleEmphasis"/>
          <w:i w:val="0"/>
          <w:iCs w:val="0"/>
        </w:rPr>
        <w:t>:</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rFonts w:ascii="Bell MT" w:hAnsi="Bell MT"/>
          <w:i w:val="0"/>
          <w:iCs w:val="0"/>
          <w:sz w:val="24"/>
          <w:szCs w:val="24"/>
        </w:rPr>
      </w:pPr>
    </w:p>
    <w:p w14:paraId="434D55ED" w14:textId="7BFCF1C7" w:rsidR="00F90645" w:rsidRDefault="00F90645" w:rsidP="005077B2">
      <w:pPr>
        <w:ind w:left="360"/>
        <w:rPr>
          <w:rStyle w:val="SubtleEmphasis"/>
          <w:rFonts w:ascii="Bell MT" w:hAnsi="Bell MT"/>
          <w:i w:val="0"/>
          <w:iCs w:val="0"/>
          <w:sz w:val="24"/>
          <w:szCs w:val="24"/>
        </w:rPr>
      </w:pPr>
    </w:p>
    <w:p w14:paraId="194F77BD" w14:textId="6BE46DCA" w:rsidR="00D152F5" w:rsidRDefault="00F90645" w:rsidP="00D152F5">
      <w:pPr>
        <w:pStyle w:val="ListParagraph"/>
        <w:numPr>
          <w:ilvl w:val="0"/>
          <w:numId w:val="12"/>
        </w:numPr>
        <w:rPr>
          <w:rStyle w:val="SubtleEmphasis"/>
          <w:rFonts w:ascii="Bell MT" w:hAnsi="Bell MT"/>
          <w:i w:val="0"/>
          <w:iCs w:val="0"/>
          <w:sz w:val="32"/>
          <w:szCs w:val="32"/>
        </w:rPr>
      </w:pPr>
      <w:r>
        <w:rPr>
          <w:rStyle w:val="SubtleEmphasis"/>
          <w:rFonts w:ascii="Bell MT" w:hAnsi="Bell MT"/>
          <w:i w:val="0"/>
          <w:iCs w:val="0"/>
          <w:sz w:val="24"/>
          <w:szCs w:val="24"/>
        </w:rPr>
        <w:br w:type="page"/>
      </w:r>
      <w:r w:rsidR="00D152F5" w:rsidRPr="00EE0195">
        <w:rPr>
          <w:rStyle w:val="SubtleEmphasis"/>
          <w:rFonts w:ascii="Bell MT" w:hAnsi="Bell MT"/>
          <w:i w:val="0"/>
          <w:iCs w:val="0"/>
          <w:sz w:val="32"/>
          <w:szCs w:val="32"/>
        </w:rPr>
        <w:lastRenderedPageBreak/>
        <w:t xml:space="preserve">Assumptions, </w:t>
      </w:r>
      <w:proofErr w:type="gramStart"/>
      <w:r w:rsidR="00D152F5" w:rsidRPr="00EE0195">
        <w:rPr>
          <w:rStyle w:val="SubtleEmphasis"/>
          <w:rFonts w:ascii="Bell MT" w:hAnsi="Bell MT"/>
          <w:i w:val="0"/>
          <w:iCs w:val="0"/>
          <w:sz w:val="32"/>
          <w:szCs w:val="32"/>
        </w:rPr>
        <w:t>dependencies</w:t>
      </w:r>
      <w:proofErr w:type="gramEnd"/>
      <w:r w:rsidR="00D152F5" w:rsidRPr="00EE0195">
        <w:rPr>
          <w:rStyle w:val="SubtleEmphasis"/>
          <w:rFonts w:ascii="Bell MT" w:hAnsi="Bell MT"/>
          <w:i w:val="0"/>
          <w:iCs w:val="0"/>
          <w:sz w:val="32"/>
          <w:szCs w:val="32"/>
        </w:rPr>
        <w:t xml:space="preserve"> and constraints</w:t>
      </w:r>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ListParagraph"/>
              <w:ind w:left="0"/>
              <w:jc w:val="center"/>
              <w:rPr>
                <w:rFonts w:ascii="Bell MT" w:hAnsi="Bell MT" w:cs="Arial"/>
                <w:sz w:val="24"/>
                <w:szCs w:val="24"/>
                <w:shd w:val="clear" w:color="auto" w:fill="FFFFFF"/>
              </w:rPr>
            </w:pPr>
            <w:commentRangeStart w:id="195"/>
            <w:commentRangeStart w:id="196"/>
            <w:r>
              <w:rPr>
                <w:rFonts w:ascii="Bell MT" w:hAnsi="Bell MT" w:cs="Arial"/>
                <w:sz w:val="24"/>
                <w:szCs w:val="24"/>
                <w:shd w:val="clear" w:color="auto" w:fill="FFFFFF"/>
              </w:rPr>
              <w:t>Users will take the shortest path to shops</w:t>
            </w:r>
            <w:commentRangeEnd w:id="195"/>
            <w:r w:rsidR="00F07180">
              <w:rPr>
                <w:rStyle w:val="CommentReference"/>
              </w:rPr>
              <w:commentReference w:id="195"/>
            </w:r>
            <w:commentRangeEnd w:id="196"/>
            <w:r w:rsidR="00EC198B">
              <w:rPr>
                <w:rStyle w:val="CommentReference"/>
              </w:rPr>
              <w:commentReference w:id="196"/>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ListParagraph"/>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rsidDel="0076022B" w14:paraId="025C71E4" w14:textId="1B6E16F9" w:rsidTr="00EC2B1B">
        <w:trPr>
          <w:trHeight w:val="117"/>
          <w:del w:id="197" w:author="Etion Pinari [2]" w:date="2020-12-06T20:19:00Z"/>
        </w:trPr>
        <w:tc>
          <w:tcPr>
            <w:tcW w:w="550" w:type="dxa"/>
            <w:vAlign w:val="center"/>
          </w:tcPr>
          <w:p w14:paraId="1DEE2DD4" w14:textId="19656CCA" w:rsidR="00EC2B1B" w:rsidRPr="00EE0195" w:rsidDel="0076022B" w:rsidRDefault="00EC2B1B" w:rsidP="00EC2B1B">
            <w:pPr>
              <w:pStyle w:val="ListParagraph"/>
              <w:ind w:left="0"/>
              <w:jc w:val="center"/>
              <w:rPr>
                <w:del w:id="198" w:author="Etion Pinari [2]" w:date="2020-12-06T20:19:00Z"/>
                <w:rFonts w:ascii="Bell MT" w:hAnsi="Bell MT" w:cs="Arial"/>
                <w:sz w:val="28"/>
                <w:szCs w:val="28"/>
                <w:shd w:val="clear" w:color="auto" w:fill="FFFFFF"/>
              </w:rPr>
            </w:pPr>
            <w:del w:id="199" w:author="Etion Pinari [2]" w:date="2020-12-06T20:19:00Z">
              <w:r w:rsidDel="0076022B">
                <w:rPr>
                  <w:rFonts w:ascii="Bell MT" w:hAnsi="Bell MT" w:cs="Arial"/>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ListParagraph"/>
              <w:ind w:left="0"/>
              <w:jc w:val="center"/>
              <w:rPr>
                <w:del w:id="200" w:author="Etion Pinari [2]" w:date="2020-12-06T20:19:00Z"/>
                <w:rFonts w:ascii="Bell MT" w:hAnsi="Bell MT" w:cs="Arial"/>
                <w:sz w:val="24"/>
                <w:szCs w:val="24"/>
                <w:shd w:val="clear" w:color="auto" w:fill="FFFFFF"/>
              </w:rPr>
            </w:pPr>
            <w:commentRangeStart w:id="201"/>
            <w:commentRangeStart w:id="202"/>
            <w:del w:id="203" w:author="Etion Pinari [2]" w:date="2020-12-06T20:19:00Z">
              <w:r w:rsidDel="0076022B">
                <w:rPr>
                  <w:rFonts w:ascii="Bell MT" w:hAnsi="Bell MT" w:cs="Arial"/>
                  <w:sz w:val="24"/>
                  <w:szCs w:val="24"/>
                  <w:shd w:val="clear" w:color="auto" w:fill="FFFFFF"/>
                </w:rPr>
                <w:delText>All store entrances and exits will have turnstiles gates</w:delText>
              </w:r>
              <w:commentRangeEnd w:id="201"/>
              <w:r w:rsidR="00CB2053" w:rsidDel="0076022B">
                <w:rPr>
                  <w:rStyle w:val="CommentReference"/>
                </w:rPr>
                <w:commentReference w:id="201"/>
              </w:r>
              <w:commentRangeEnd w:id="202"/>
              <w:r w:rsidR="00EC198B" w:rsidDel="0076022B">
                <w:rPr>
                  <w:rStyle w:val="CommentReference"/>
                </w:rPr>
                <w:commentReference w:id="202"/>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ListParagraph"/>
              <w:ind w:left="0"/>
              <w:jc w:val="center"/>
              <w:rPr>
                <w:rFonts w:ascii="Bell MT" w:hAnsi="Bell MT" w:cs="Arial"/>
                <w:sz w:val="28"/>
                <w:szCs w:val="28"/>
                <w:shd w:val="clear" w:color="auto" w:fill="FFFFFF"/>
              </w:rPr>
            </w:pPr>
            <w:del w:id="204" w:author="Etion Pinari [2]" w:date="2020-12-06T20:19:00Z">
              <w:r w:rsidDel="0076022B">
                <w:rPr>
                  <w:rFonts w:ascii="Bell MT" w:hAnsi="Bell MT" w:cs="Arial"/>
                  <w:sz w:val="28"/>
                  <w:szCs w:val="28"/>
                  <w:shd w:val="clear" w:color="auto" w:fill="FFFFFF"/>
                </w:rPr>
                <w:delText>A</w:delText>
              </w:r>
              <w:r w:rsidRPr="00EE0195" w:rsidDel="0076022B">
                <w:rPr>
                  <w:rFonts w:ascii="Bell MT" w:hAnsi="Bell MT" w:cs="Arial"/>
                  <w:sz w:val="28"/>
                  <w:szCs w:val="28"/>
                  <w:shd w:val="clear" w:color="auto" w:fill="FFFFFF"/>
                </w:rPr>
                <w:delText>5</w:delText>
              </w:r>
            </w:del>
            <w:ins w:id="205" w:author="Etion Pinari [2]" w:date="2020-12-06T20:19:00Z">
              <w:r w:rsidR="0076022B">
                <w:rPr>
                  <w:rFonts w:ascii="Bell MT" w:hAnsi="Bell MT" w:cs="Arial"/>
                  <w:sz w:val="28"/>
                  <w:szCs w:val="28"/>
                  <w:shd w:val="clear" w:color="auto" w:fill="FFFFFF"/>
                </w:rPr>
                <w:t>A4</w:t>
              </w:r>
            </w:ins>
          </w:p>
        </w:tc>
        <w:tc>
          <w:tcPr>
            <w:tcW w:w="9412" w:type="dxa"/>
            <w:vAlign w:val="center"/>
          </w:tcPr>
          <w:p w14:paraId="5AE68C0F"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ListParagraph"/>
              <w:ind w:left="0"/>
              <w:jc w:val="center"/>
              <w:rPr>
                <w:rFonts w:ascii="Bell MT" w:hAnsi="Bell MT" w:cs="Arial"/>
                <w:sz w:val="28"/>
                <w:szCs w:val="28"/>
                <w:shd w:val="clear" w:color="auto" w:fill="FFFFFF"/>
              </w:rPr>
            </w:pPr>
            <w:del w:id="206" w:author="Etion Pinari [2]" w:date="2020-12-06T20:19:00Z">
              <w:r w:rsidDel="0076022B">
                <w:rPr>
                  <w:rFonts w:ascii="Bell MT" w:hAnsi="Bell MT" w:cs="Arial"/>
                  <w:sz w:val="28"/>
                  <w:szCs w:val="28"/>
                  <w:shd w:val="clear" w:color="auto" w:fill="FFFFFF"/>
                </w:rPr>
                <w:delText>A6</w:delText>
              </w:r>
            </w:del>
            <w:ins w:id="207" w:author="Etion Pinari [2]" w:date="2020-12-06T20:19:00Z">
              <w:r w:rsidR="0076022B">
                <w:rPr>
                  <w:rFonts w:ascii="Bell MT" w:hAnsi="Bell MT" w:cs="Arial"/>
                  <w:sz w:val="28"/>
                  <w:szCs w:val="28"/>
                  <w:shd w:val="clear" w:color="auto" w:fill="FFFFFF"/>
                </w:rPr>
                <w:t>A5</w:t>
              </w:r>
            </w:ins>
          </w:p>
        </w:tc>
        <w:tc>
          <w:tcPr>
            <w:tcW w:w="9412" w:type="dxa"/>
            <w:vAlign w:val="center"/>
          </w:tcPr>
          <w:p w14:paraId="3E931197" w14:textId="77777777"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ListParagraph"/>
              <w:ind w:left="0"/>
              <w:jc w:val="center"/>
              <w:rPr>
                <w:rFonts w:ascii="Bell MT" w:hAnsi="Bell MT" w:cs="Arial"/>
                <w:sz w:val="28"/>
                <w:szCs w:val="28"/>
                <w:shd w:val="clear" w:color="auto" w:fill="FFFFFF"/>
              </w:rPr>
            </w:pPr>
            <w:del w:id="208" w:author="Etion Pinari [2]" w:date="2020-12-06T20:19:00Z">
              <w:r w:rsidDel="0076022B">
                <w:rPr>
                  <w:rFonts w:ascii="Bell MT" w:hAnsi="Bell MT" w:cs="Arial"/>
                  <w:sz w:val="28"/>
                  <w:szCs w:val="28"/>
                  <w:shd w:val="clear" w:color="auto" w:fill="FFFFFF"/>
                </w:rPr>
                <w:delText>A7</w:delText>
              </w:r>
            </w:del>
            <w:ins w:id="209" w:author="Etion Pinari [2]" w:date="2020-12-06T20:19:00Z">
              <w:r w:rsidR="0076022B">
                <w:rPr>
                  <w:rFonts w:ascii="Bell MT" w:hAnsi="Bell MT" w:cs="Arial"/>
                  <w:sz w:val="28"/>
                  <w:szCs w:val="28"/>
                  <w:shd w:val="clear" w:color="auto" w:fill="FFFFFF"/>
                </w:rPr>
                <w:t>A6</w:t>
              </w:r>
            </w:ins>
          </w:p>
        </w:tc>
        <w:tc>
          <w:tcPr>
            <w:tcW w:w="9412" w:type="dxa"/>
            <w:vAlign w:val="center"/>
          </w:tcPr>
          <w:p w14:paraId="476B36A0" w14:textId="02C46684"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ListParagraph"/>
        <w:ind w:left="630"/>
        <w:rPr>
          <w:rStyle w:val="SubtleEmphasis"/>
          <w:rFonts w:ascii="Bell MT" w:hAnsi="Bell MT"/>
          <w:i w:val="0"/>
          <w:iCs w:val="0"/>
          <w:sz w:val="24"/>
          <w:szCs w:val="24"/>
        </w:rPr>
      </w:pPr>
    </w:p>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7698ABA5" w14:textId="59FDDCBD" w:rsidR="009961E2" w:rsidRDefault="009961E2" w:rsidP="00D01022">
      <w:pPr>
        <w:rPr>
          <w:rStyle w:val="SubtleEmphasis"/>
          <w:rFonts w:ascii="Bell MT" w:hAnsi="Bell MT"/>
          <w:i w:val="0"/>
          <w:iCs w:val="0"/>
          <w:sz w:val="24"/>
          <w:szCs w:val="24"/>
        </w:rPr>
      </w:pPr>
    </w:p>
    <w:p w14:paraId="7B0A2BFA" w14:textId="5F717B2F" w:rsidR="009961E2" w:rsidRDefault="009961E2" w:rsidP="00923D58">
      <w:pPr>
        <w:ind w:left="360"/>
        <w:rPr>
          <w:rStyle w:val="SubtleEmphasis"/>
          <w:rFonts w:ascii="Bell MT" w:hAnsi="Bell MT"/>
          <w:i w:val="0"/>
          <w:iCs w:val="0"/>
          <w:sz w:val="24"/>
          <w:szCs w:val="24"/>
        </w:rPr>
      </w:pPr>
    </w:p>
    <w:p w14:paraId="1F8FAD3E" w14:textId="65F5DDF7" w:rsidR="00F90645" w:rsidRDefault="00F90645" w:rsidP="00923D58">
      <w:pPr>
        <w:ind w:left="360"/>
        <w:rPr>
          <w:rStyle w:val="SubtleEmphasis"/>
          <w:rFonts w:ascii="Bell MT" w:hAnsi="Bell MT"/>
          <w:i w:val="0"/>
          <w:iCs w:val="0"/>
          <w:sz w:val="24"/>
          <w:szCs w:val="24"/>
        </w:rPr>
      </w:pPr>
    </w:p>
    <w:p w14:paraId="245140A6" w14:textId="5C29D3B4" w:rsidR="00F90645" w:rsidRDefault="00F90645" w:rsidP="00923D58">
      <w:pPr>
        <w:ind w:left="360"/>
        <w:rPr>
          <w:rStyle w:val="SubtleEmphasis"/>
          <w:rFonts w:ascii="Bell MT" w:hAnsi="Bell MT"/>
          <w:i w:val="0"/>
          <w:iCs w:val="0"/>
          <w:sz w:val="24"/>
          <w:szCs w:val="24"/>
        </w:rPr>
      </w:pPr>
    </w:p>
    <w:p w14:paraId="4BAB9175" w14:textId="0FF81305" w:rsidR="00F90645" w:rsidRDefault="00F90645" w:rsidP="00923D58">
      <w:pPr>
        <w:ind w:left="360"/>
        <w:rPr>
          <w:rStyle w:val="SubtleEmphasis"/>
          <w:rFonts w:ascii="Bell MT" w:hAnsi="Bell MT"/>
          <w:i w:val="0"/>
          <w:iCs w:val="0"/>
          <w:sz w:val="24"/>
          <w:szCs w:val="24"/>
        </w:rPr>
      </w:pPr>
    </w:p>
    <w:p w14:paraId="3AFE4E4E" w14:textId="490ED59C" w:rsidR="00F90645" w:rsidRDefault="00F90645" w:rsidP="00923D58">
      <w:pPr>
        <w:ind w:left="360"/>
        <w:rPr>
          <w:rStyle w:val="SubtleEmphasis"/>
          <w:rFonts w:ascii="Bell MT" w:hAnsi="Bell MT"/>
          <w:i w:val="0"/>
          <w:iCs w:val="0"/>
          <w:sz w:val="24"/>
          <w:szCs w:val="24"/>
        </w:rPr>
      </w:pPr>
    </w:p>
    <w:p w14:paraId="5925A241" w14:textId="13CE76A0" w:rsidR="00F90645" w:rsidRDefault="00F90645" w:rsidP="00923D58">
      <w:pPr>
        <w:ind w:left="360"/>
        <w:rPr>
          <w:rStyle w:val="SubtleEmphasis"/>
          <w:rFonts w:ascii="Bell MT" w:hAnsi="Bell MT"/>
          <w:i w:val="0"/>
          <w:iCs w:val="0"/>
          <w:sz w:val="24"/>
          <w:szCs w:val="24"/>
        </w:rPr>
      </w:pPr>
    </w:p>
    <w:p w14:paraId="72A997E3" w14:textId="6F34CF68" w:rsidR="00F90645" w:rsidRDefault="00F90645" w:rsidP="00923D58">
      <w:pPr>
        <w:ind w:left="360"/>
        <w:rPr>
          <w:rStyle w:val="SubtleEmphasis"/>
          <w:rFonts w:ascii="Bell MT" w:hAnsi="Bell MT"/>
          <w:i w:val="0"/>
          <w:iCs w:val="0"/>
          <w:sz w:val="24"/>
          <w:szCs w:val="24"/>
        </w:rPr>
      </w:pPr>
    </w:p>
    <w:p w14:paraId="5805B101" w14:textId="6D6466AD" w:rsidR="00F90645" w:rsidRDefault="00F90645" w:rsidP="00923D58">
      <w:pPr>
        <w:ind w:left="360"/>
        <w:rPr>
          <w:rStyle w:val="SubtleEmphasis"/>
          <w:rFonts w:ascii="Bell MT" w:hAnsi="Bell MT"/>
          <w:i w:val="0"/>
          <w:iCs w:val="0"/>
          <w:sz w:val="24"/>
          <w:szCs w:val="24"/>
        </w:rPr>
      </w:pPr>
    </w:p>
    <w:p w14:paraId="3FC3E998" w14:textId="78F36398" w:rsidR="00F90645" w:rsidRDefault="00F90645" w:rsidP="00923D58">
      <w:pPr>
        <w:ind w:left="360"/>
        <w:rPr>
          <w:ins w:id="210" w:author="Etion Pinari [2]" w:date="2020-12-06T20:19:00Z"/>
          <w:rStyle w:val="SubtleEmphasis"/>
          <w:rFonts w:ascii="Bell MT" w:hAnsi="Bell MT"/>
          <w:i w:val="0"/>
          <w:iCs w:val="0"/>
          <w:sz w:val="24"/>
          <w:szCs w:val="24"/>
        </w:rPr>
      </w:pPr>
    </w:p>
    <w:p w14:paraId="2C40B249" w14:textId="77777777" w:rsidR="0076022B" w:rsidRDefault="0076022B" w:rsidP="00923D58">
      <w:pPr>
        <w:ind w:left="360"/>
        <w:rPr>
          <w:rStyle w:val="SubtleEmphasis"/>
          <w:rFonts w:ascii="Bell MT" w:hAnsi="Bell MT"/>
          <w:i w:val="0"/>
          <w:iCs w:val="0"/>
          <w:sz w:val="24"/>
          <w:szCs w:val="24"/>
        </w:rPr>
      </w:pPr>
    </w:p>
    <w:p w14:paraId="36018863" w14:textId="77777777" w:rsidR="00EC2B1B" w:rsidRDefault="00EC2B1B" w:rsidP="00923D58">
      <w:pPr>
        <w:ind w:left="360"/>
        <w:rPr>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lastRenderedPageBreak/>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r w:rsidR="00F90645">
        <w:rPr>
          <w:rStyle w:val="SubtleEmphasis"/>
          <w:rFonts w:ascii="Bell MT" w:hAnsi="Bell MT"/>
          <w:sz w:val="32"/>
          <w:szCs w:val="32"/>
        </w:rPr>
        <w:br/>
      </w:r>
    </w:p>
    <w:p w14:paraId="7DDB4D30" w14:textId="10319D2E" w:rsidR="009961E2" w:rsidRPr="00B920D4" w:rsidRDefault="00F90645">
      <w:pPr>
        <w:pStyle w:val="ListParagraph"/>
        <w:numPr>
          <w:ilvl w:val="0"/>
          <w:numId w:val="43"/>
        </w:numPr>
        <w:spacing w:line="240" w:lineRule="auto"/>
        <w:rPr>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6022B" w:rsidRPr="00394E50" w:rsidRDefault="0076022B"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6022B" w:rsidRPr="00394E50" w:rsidRDefault="0076022B" w:rsidP="00B920D4">
                      <w:pPr>
                        <w:pStyle w:val="Caption"/>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6022B" w:rsidRPr="00C916B9" w:rsidRDefault="0076022B"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6022B" w:rsidRPr="00C916B9" w:rsidRDefault="0076022B" w:rsidP="00B920D4">
                      <w:pPr>
                        <w:pStyle w:val="Caption"/>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mockups</w:t>
      </w:r>
      <w:r>
        <w:rPr>
          <w:rStyle w:val="FootnoteReference"/>
          <w:rFonts w:ascii="Bell MT" w:hAnsi="Bell MT"/>
          <w:sz w:val="24"/>
          <w:szCs w:val="24"/>
        </w:rPr>
        <w:footnoteReference w:id="1"/>
      </w:r>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r>
        <w:rPr>
          <w:rStyle w:val="SubtleEmphasis"/>
          <w:rFonts w:ascii="Bell MT" w:hAnsi="Bell MT"/>
          <w:i w:val="0"/>
          <w:iCs w:val="0"/>
          <w:sz w:val="24"/>
          <w:szCs w:val="24"/>
        </w:rPr>
        <w:br/>
      </w:r>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23A51B0A" w14:textId="252A4F45" w:rsidR="00F95DA5" w:rsidRPr="00B920D4" w:rsidRDefault="00F90645" w:rsidP="00B920D4">
      <w:pPr>
        <w:spacing w:line="240" w:lineRule="auto"/>
        <w:ind w:left="720"/>
        <w:rPr>
          <w:rStyle w:val="SubtleEmphasis"/>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6022B" w:rsidRPr="00F45241" w:rsidRDefault="0076022B" w:rsidP="00D01022">
                            <w:pPr>
                              <w:pStyle w:val="Caption"/>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76022B" w:rsidRPr="00F45241" w:rsidRDefault="0076022B" w:rsidP="00D01022">
                      <w:pPr>
                        <w:pStyle w:val="Caption"/>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6022B" w:rsidRPr="00B70500" w:rsidRDefault="0076022B" w:rsidP="00D01022">
                            <w:pPr>
                              <w:pStyle w:val="Caption"/>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76022B" w:rsidRPr="00B70500" w:rsidRDefault="0076022B" w:rsidP="00D01022">
                      <w:pPr>
                        <w:pStyle w:val="Caption"/>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76022B" w:rsidRPr="00126B00" w:rsidRDefault="0076022B"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76022B" w:rsidRPr="00126B00" w:rsidRDefault="0076022B"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6022B" w:rsidRPr="00CE15D9" w:rsidRDefault="0076022B"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76022B" w:rsidRPr="00CE15D9" w:rsidRDefault="0076022B"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39657757" w14:textId="7C22C990" w:rsidR="009C361D" w:rsidRPr="0008156E" w:rsidRDefault="00F877BD">
      <w:pPr>
        <w:spacing w:line="240" w:lineRule="auto"/>
        <w:ind w:left="1505"/>
        <w:jc w:val="both"/>
        <w:rPr>
          <w:rStyle w:val="SubtleEmphasis"/>
          <w:rFonts w:ascii="Bell MT" w:hAnsi="Bell MT"/>
          <w:i w:val="0"/>
          <w:iCs w:val="0"/>
          <w:sz w:val="24"/>
          <w:szCs w:val="24"/>
        </w:rPr>
        <w:pPrChange w:id="211" w:author="Cristian Sbrolli" w:date="2020-12-05T03:34:00Z">
          <w:pPr>
            <w:spacing w:line="240" w:lineRule="auto"/>
            <w:ind w:left="720"/>
            <w:jc w:val="both"/>
          </w:pPr>
        </w:pPrChange>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ins w:id="212" w:author="Cristian Sbrolli" w:date="2020-12-05T03:33:00Z">
        <w:r w:rsidR="00E670C8">
          <w:rPr>
            <w:rStyle w:val="SubtleEmphasis"/>
            <w:rFonts w:ascii="Bell MT" w:hAnsi="Bell MT"/>
            <w:i w:val="0"/>
            <w:iCs w:val="0"/>
            <w:sz w:val="24"/>
            <w:szCs w:val="24"/>
          </w:rPr>
          <w:t>.</w:t>
        </w:r>
      </w:ins>
      <w:del w:id="213" w:author="Cristian Sbrolli" w:date="2020-12-05T03:33:00Z">
        <w:r w:rsidRPr="699595DC" w:rsidDel="00E670C8">
          <w:rPr>
            <w:rStyle w:val="SubtleEmphasis"/>
            <w:rFonts w:ascii="Bell MT" w:hAnsi="Bell MT"/>
            <w:i w:val="0"/>
            <w:iCs w:val="0"/>
            <w:sz w:val="24"/>
            <w:szCs w:val="24"/>
          </w:rPr>
          <w:delText>:</w:delText>
        </w:r>
      </w:del>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214"/>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214"/>
      <w:r>
        <w:commentReference w:id="214"/>
      </w:r>
      <w:r w:rsidR="00564211" w:rsidRPr="00D01022">
        <w:rPr>
          <w:rFonts w:ascii="Bell MT" w:eastAsia="Bell MT" w:hAnsi="Bell MT" w:cs="Bell MT"/>
          <w:sz w:val="24"/>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r w:rsidR="008D5406" w:rsidRPr="699595DC">
        <w:rPr>
          <w:rStyle w:val="SubtleEmphasis"/>
          <w:rFonts w:ascii="Bell MT" w:hAnsi="Bell MT"/>
          <w:i w:val="0"/>
          <w:iCs w:val="0"/>
          <w:sz w:val="24"/>
          <w:szCs w:val="24"/>
        </w:rPr>
        <w:t>all</w:t>
      </w:r>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w:t>
      </w:r>
      <w:ins w:id="215" w:author="Cristian Sbrolli" w:date="2020-12-04T21:58:00Z">
        <w:r w:rsidR="001E571D">
          <w:rPr>
            <w:rStyle w:val="SubtleEmphasis"/>
            <w:rFonts w:ascii="Bell MT" w:hAnsi="Bell MT"/>
            <w:i w:val="0"/>
            <w:iCs w:val="0"/>
            <w:sz w:val="24"/>
            <w:szCs w:val="24"/>
          </w:rPr>
          <w:t>t least a</w:t>
        </w:r>
      </w:ins>
      <w:r w:rsidR="00B36225" w:rsidRPr="699595DC">
        <w:rPr>
          <w:rStyle w:val="SubtleEmphasis"/>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216" w:author="Cristian Sbrolli" w:date="2020-12-04T21:58:00Z">
        <w:r w:rsidR="001E571D">
          <w:rPr>
            <w:rStyle w:val="SubtleEmphasis"/>
            <w:rFonts w:ascii="Bell MT" w:hAnsi="Bell MT"/>
            <w:i w:val="0"/>
            <w:iCs w:val="0"/>
            <w:sz w:val="24"/>
            <w:szCs w:val="24"/>
          </w:rPr>
          <w:t>, there</w:t>
        </w:r>
      </w:ins>
      <w:ins w:id="217" w:author="Cristian Sbrolli" w:date="2020-12-04T21:59:00Z">
        <w:r w:rsidR="001E571D">
          <w:rPr>
            <w:rStyle w:val="SubtleEmphasis"/>
            <w:rFonts w:ascii="Bell MT" w:hAnsi="Bell MT"/>
            <w:i w:val="0"/>
            <w:iCs w:val="0"/>
            <w:sz w:val="24"/>
            <w:szCs w:val="24"/>
          </w:rPr>
          <w:t xml:space="preserve"> could be then other types of interface </w:t>
        </w:r>
        <w:r w:rsidR="00782C65">
          <w:rPr>
            <w:rStyle w:val="SubtleEmphasis"/>
            <w:rFonts w:ascii="Bell MT" w:hAnsi="Bell MT"/>
            <w:i w:val="0"/>
            <w:iCs w:val="0"/>
            <w:sz w:val="24"/>
            <w:szCs w:val="24"/>
          </w:rPr>
          <w:t>to</w:t>
        </w:r>
        <w:r w:rsidR="001E571D">
          <w:rPr>
            <w:rStyle w:val="SubtleEmphasis"/>
            <w:rFonts w:ascii="Bell MT" w:hAnsi="Bell MT"/>
            <w:i w:val="0"/>
            <w:iCs w:val="0"/>
            <w:sz w:val="24"/>
            <w:szCs w:val="24"/>
          </w:rPr>
          <w:t xml:space="preserve"> </w:t>
        </w:r>
      </w:ins>
      <w:ins w:id="218" w:author="Cristian Sbrolli" w:date="2020-12-04T22:00:00Z">
        <w:r w:rsidR="00782C65">
          <w:rPr>
            <w:rStyle w:val="SubtleEmphasis"/>
            <w:rFonts w:ascii="Bell MT" w:hAnsi="Bell MT"/>
            <w:i w:val="0"/>
            <w:iCs w:val="0"/>
            <w:sz w:val="24"/>
            <w:szCs w:val="24"/>
          </w:rPr>
          <w:t>provide</w:t>
        </w:r>
      </w:ins>
      <w:ins w:id="219" w:author="Cristian Sbrolli" w:date="2020-12-04T21:59:00Z">
        <w:r w:rsidR="001E571D">
          <w:rPr>
            <w:rStyle w:val="SubtleEmphasis"/>
            <w:rFonts w:ascii="Bell MT" w:hAnsi="Bell MT"/>
            <w:i w:val="0"/>
            <w:iCs w:val="0"/>
            <w:sz w:val="24"/>
            <w:szCs w:val="24"/>
          </w:rPr>
          <w:t xml:space="preserve"> more accessibility</w:t>
        </w:r>
      </w:ins>
      <w:r w:rsidR="00B36225" w:rsidRPr="699595DC">
        <w:rPr>
          <w:rStyle w:val="SubtleEmphasis"/>
          <w:rFonts w:ascii="Bell MT" w:hAnsi="Bell MT"/>
          <w:sz w:val="24"/>
          <w:szCs w:val="24"/>
        </w:rPr>
        <w:t>.</w:t>
      </w:r>
    </w:p>
    <w:p w14:paraId="05179F1F" w14:textId="6722BE33" w:rsidR="00AE1191" w:rsidRPr="00D01022" w:rsidRDefault="008D5406"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users of the system-to-be </w:t>
      </w:r>
      <w:r w:rsidR="00AE1191">
        <w:rPr>
          <w:rStyle w:val="SubtleEmphasis"/>
          <w:rFonts w:ascii="Bell MT" w:hAnsi="Bell MT"/>
          <w:i w:val="0"/>
          <w:iCs w:val="0"/>
          <w:sz w:val="24"/>
          <w:szCs w:val="24"/>
        </w:rPr>
        <w:t>will have to interact with t</w:t>
      </w:r>
      <w:r w:rsidRPr="00D01022">
        <w:rPr>
          <w:rStyle w:val="SubtleEmphasis"/>
          <w:rFonts w:ascii="Bell MT" w:hAnsi="Bell MT"/>
          <w:i w:val="0"/>
          <w:iCs w:val="0"/>
          <w:sz w:val="24"/>
          <w:szCs w:val="24"/>
        </w:rPr>
        <w:t>urnstile</w:t>
      </w:r>
      <w:r>
        <w:rPr>
          <w:rStyle w:val="SubtleEmphasis"/>
          <w:rFonts w:ascii="Bell MT" w:hAnsi="Bell MT"/>
          <w:i w:val="0"/>
          <w:iCs w:val="0"/>
          <w:sz w:val="24"/>
          <w:szCs w:val="24"/>
        </w:rPr>
        <w:t>s</w:t>
      </w:r>
      <w:ins w:id="220" w:author="Cristian Sbrolli" w:date="2020-12-04T22:02:00Z">
        <w:r w:rsidR="00A004DA">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in entrance and possibly in exit, in special cases documented above. In addition, the turnstiles</w:t>
      </w:r>
      <w:ins w:id="221" w:author="Cristian Sbrolli" w:date="2020-12-04T22:02:00Z">
        <w:r w:rsidR="00F17D24">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rFonts w:ascii="Bell MT" w:hAnsi="Bell MT"/>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r w:rsidR="005B16B3" w:rsidRPr="699595DC">
        <w:rPr>
          <w:rStyle w:val="SubtleEmphasis"/>
          <w:rFonts w:ascii="Bell MT" w:hAnsi="Bell MT"/>
          <w:i w:val="0"/>
          <w:iCs w:val="0"/>
          <w:sz w:val="24"/>
          <w:szCs w:val="24"/>
        </w:rPr>
        <w:t xml:space="preserve">distance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16069BF5" w14:textId="57C9CCE1" w:rsidR="00376F86" w:rsidRPr="001C30C0" w:rsidRDefault="001C30C0">
      <w:pPr>
        <w:pStyle w:val="ListParagraph"/>
        <w:numPr>
          <w:ilvl w:val="0"/>
          <w:numId w:val="45"/>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system will require an interface with a memory storage unit to </w:t>
      </w:r>
      <w:r w:rsidRPr="699595DC">
        <w:rPr>
          <w:rStyle w:val="SubtleEmphasis"/>
          <w:rFonts w:ascii="Bell MT" w:hAnsi="Bell MT"/>
          <w:i w:val="0"/>
          <w:iCs w:val="0"/>
          <w:sz w:val="24"/>
          <w:szCs w:val="24"/>
        </w:rPr>
        <w:t>manag</w:t>
      </w:r>
      <w:r>
        <w:rPr>
          <w:rStyle w:val="SubtleEmphasis"/>
          <w:rFonts w:ascii="Bell MT" w:hAnsi="Bell MT"/>
          <w:i w:val="0"/>
          <w:iCs w:val="0"/>
          <w:sz w:val="24"/>
          <w:szCs w:val="24"/>
        </w:rPr>
        <w:t xml:space="preserve">e </w:t>
      </w:r>
      <w:r w:rsidRPr="699595DC">
        <w:rPr>
          <w:rStyle w:val="SubtleEmphasis"/>
          <w:rFonts w:ascii="Bell MT" w:hAnsi="Bell MT"/>
          <w:i w:val="0"/>
          <w:iCs w:val="0"/>
          <w:sz w:val="24"/>
          <w:szCs w:val="24"/>
        </w:rPr>
        <w:t>store and ticket data and to allow lookups.</w:t>
      </w:r>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Shop manager’s device </w:t>
      </w:r>
      <w:r w:rsidR="00684D5E"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222"/>
      <w:r w:rsidR="00B43D73" w:rsidRPr="699595DC">
        <w:rPr>
          <w:rStyle w:val="SubtleEmphasis"/>
          <w:rFonts w:ascii="Bell MT" w:hAnsi="Bell MT"/>
          <w:i w:val="0"/>
          <w:iCs w:val="0"/>
          <w:sz w:val="24"/>
          <w:szCs w:val="24"/>
        </w:rPr>
        <w:t>Internet</w:t>
      </w:r>
      <w:commentRangeEnd w:id="222"/>
      <w:r w:rsidR="00684D5E">
        <w:commentReference w:id="222"/>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23D6576D" w14:textId="1B01CF68" w:rsidR="00D64D7E" w:rsidRPr="00AE1191" w:rsidRDefault="00D64D7E" w:rsidP="00D01022">
      <w:pPr>
        <w:rPr>
          <w:rStyle w:val="SubtleEmphasis"/>
          <w:rFonts w:ascii="Bell MT" w:hAnsi="Bell MT"/>
          <w:sz w:val="32"/>
          <w:szCs w:val="32"/>
        </w:rPr>
      </w:pPr>
    </w:p>
    <w:p w14:paraId="660D1DCE" w14:textId="79B67370" w:rsidR="00073837" w:rsidRPr="00073837" w:rsidRDefault="00B76B18">
      <w:pPr>
        <w:pStyle w:val="ListParagraph"/>
        <w:numPr>
          <w:ilvl w:val="0"/>
          <w:numId w:val="22"/>
        </w:numPr>
        <w:spacing w:line="360" w:lineRule="auto"/>
        <w:rPr>
          <w:rStyle w:val="SubtleEmphasis"/>
          <w:rFonts w:ascii="Bell MT" w:hAnsi="Bell MT"/>
          <w:sz w:val="36"/>
          <w:szCs w:val="36"/>
        </w:rPr>
      </w:pPr>
      <w:r w:rsidRPr="00073837">
        <w:rPr>
          <w:rStyle w:val="SubtleEmphasis"/>
          <w:rFonts w:ascii="Bell MT" w:hAnsi="Bell MT"/>
          <w:sz w:val="36"/>
          <w:szCs w:val="36"/>
        </w:rPr>
        <w:lastRenderedPageBreak/>
        <w:t xml:space="preserve">  </w:t>
      </w:r>
      <w:r w:rsidR="00290739" w:rsidRPr="00073837">
        <w:rPr>
          <w:rStyle w:val="SubtleEmphasis"/>
          <w:rFonts w:ascii="Bell MT" w:hAnsi="Bell MT"/>
          <w:sz w:val="36"/>
          <w:szCs w:val="36"/>
        </w:rPr>
        <w:tab/>
      </w:r>
      <w:r w:rsidR="00DF3309" w:rsidRPr="00073837">
        <w:rPr>
          <w:rStyle w:val="SubtleEmphasis"/>
          <w:rFonts w:ascii="Bell MT" w:hAnsi="Bell MT"/>
          <w:sz w:val="36"/>
          <w:szCs w:val="36"/>
        </w:rPr>
        <w:t>Functional Requirements:</w:t>
      </w:r>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223"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224">
          <w:tblGrid>
            <w:gridCol w:w="895"/>
            <w:gridCol w:w="9990"/>
          </w:tblGrid>
        </w:tblGridChange>
      </w:tblGrid>
      <w:tr w:rsidR="00BD7918" w:rsidDel="00451490" w14:paraId="16AC9093" w14:textId="53FD9668" w:rsidTr="00A14D2C">
        <w:trPr>
          <w:trHeight w:val="411"/>
          <w:del w:id="225" w:author="Etion Pinari [2]" w:date="2020-12-06T20:43:00Z"/>
          <w:trPrChange w:id="226" w:author="Etion Pinari [2]" w:date="2020-12-06T12:32:00Z">
            <w:trPr>
              <w:trHeight w:val="440"/>
            </w:trPr>
          </w:trPrChange>
        </w:trPr>
        <w:tc>
          <w:tcPr>
            <w:tcW w:w="494" w:type="pct"/>
            <w:shd w:val="clear" w:color="auto" w:fill="FF7C80"/>
            <w:tcPrChange w:id="227" w:author="Etion Pinari [2]" w:date="2020-12-06T12:32:00Z">
              <w:tcPr>
                <w:tcW w:w="895" w:type="dxa"/>
                <w:shd w:val="clear" w:color="auto" w:fill="FF7C80"/>
              </w:tcPr>
            </w:tcPrChange>
          </w:tcPr>
          <w:p w14:paraId="4E0658CF" w14:textId="73229353" w:rsidR="00BD7918" w:rsidRPr="00476A43" w:rsidDel="00451490" w:rsidRDefault="00BD7918" w:rsidP="00BD7918">
            <w:pPr>
              <w:pStyle w:val="ListParagraph"/>
              <w:ind w:left="0"/>
              <w:rPr>
                <w:del w:id="228" w:author="Etion Pinari [2]" w:date="2020-12-06T20:43:00Z"/>
                <w:rFonts w:ascii="Bell MT" w:hAnsi="Bell MT" w:cs="Arial"/>
                <w:color w:val="000000"/>
                <w:sz w:val="28"/>
                <w:szCs w:val="28"/>
                <w:shd w:val="clear" w:color="auto" w:fill="FFFFFF"/>
              </w:rPr>
            </w:pPr>
            <w:bookmarkStart w:id="229" w:name="_Hlk57922340"/>
            <w:commentRangeStart w:id="230"/>
            <w:del w:id="231" w:author="Etion Pinari [2]" w:date="2020-12-06T20:43:00Z">
              <w:r w:rsidRPr="00476A43" w:rsidDel="00451490">
                <w:rPr>
                  <w:rFonts w:ascii="Bell MT" w:hAnsi="Bell MT" w:cs="Arial"/>
                  <w:color w:val="000000" w:themeColor="text1"/>
                  <w:sz w:val="28"/>
                  <w:szCs w:val="28"/>
                </w:rPr>
                <w:delText>R1</w:delText>
              </w:r>
            </w:del>
          </w:p>
        </w:tc>
        <w:tc>
          <w:tcPr>
            <w:tcW w:w="4506" w:type="pct"/>
            <w:tcPrChange w:id="232" w:author="Etion Pinari [2]" w:date="2020-12-06T12:32:00Z">
              <w:tcPr>
                <w:tcW w:w="9990" w:type="dxa"/>
              </w:tcPr>
            </w:tcPrChange>
          </w:tcPr>
          <w:p w14:paraId="6489D490" w14:textId="1C17B168" w:rsidR="00BD7918" w:rsidRPr="00476A43" w:rsidDel="00451490" w:rsidRDefault="00BD7918" w:rsidP="00BD7918">
            <w:pPr>
              <w:pStyle w:val="ListParagraph"/>
              <w:ind w:left="0"/>
              <w:rPr>
                <w:del w:id="233" w:author="Etion Pinari [2]" w:date="2020-12-06T20:43:00Z"/>
                <w:rFonts w:ascii="Bell MT" w:hAnsi="Bell MT" w:cs="Arial"/>
                <w:b/>
                <w:bCs/>
                <w:color w:val="000000"/>
                <w:sz w:val="28"/>
                <w:szCs w:val="28"/>
                <w:shd w:val="clear" w:color="auto" w:fill="FFFFFF"/>
                <w:rPrChange w:id="234" w:author="Etion Pinari [2]" w:date="2020-12-06T12:14:00Z">
                  <w:rPr>
                    <w:del w:id="235" w:author="Etion Pinari [2]" w:date="2020-12-06T20:43:00Z"/>
                    <w:rFonts w:ascii="Bell MT" w:hAnsi="Bell MT" w:cs="Arial"/>
                    <w:b/>
                    <w:bCs/>
                    <w:color w:val="000000"/>
                    <w:sz w:val="26"/>
                    <w:szCs w:val="26"/>
                    <w:shd w:val="clear" w:color="auto" w:fill="FFFFFF"/>
                  </w:rPr>
                </w:rPrChange>
              </w:rPr>
            </w:pPr>
            <w:del w:id="236" w:author="Etion Pinari [2]" w:date="2020-12-06T20:43:00Z">
              <w:r w:rsidRPr="00A14D2C" w:rsidDel="00451490">
                <w:rPr>
                  <w:rFonts w:ascii="Bell MT" w:hAnsi="Bell MT" w:cs="Arial"/>
                  <w:b/>
                  <w:bCs/>
                  <w:color w:val="000000"/>
                  <w:sz w:val="28"/>
                  <w:szCs w:val="28"/>
                  <w:shd w:val="clear" w:color="auto" w:fill="FFFFFF"/>
                  <w:rPrChange w:id="237" w:author="Etion Pinari [2]" w:date="2020-12-06T12:33:00Z">
                    <w:rPr>
                      <w:rFonts w:ascii="Bell MT" w:hAnsi="Bell MT" w:cs="Arial"/>
                      <w:bCs/>
                      <w:color w:val="000000"/>
                      <w:sz w:val="26"/>
                      <w:szCs w:val="26"/>
                      <w:shd w:val="clear" w:color="auto" w:fill="FFFFFF"/>
                    </w:rPr>
                  </w:rPrChange>
                </w:rPr>
                <w:delText>The</w:delText>
              </w:r>
              <w:r w:rsidRPr="00A14D2C" w:rsidDel="00451490">
                <w:rPr>
                  <w:rFonts w:ascii="Bell MT" w:hAnsi="Bell MT" w:cs="Arial"/>
                  <w:b/>
                  <w:bCs/>
                  <w:color w:val="000000"/>
                  <w:sz w:val="28"/>
                  <w:szCs w:val="28"/>
                  <w:shd w:val="clear" w:color="auto" w:fill="FFFFFF"/>
                  <w:rPrChange w:id="238" w:author="Etion Pinari [2]" w:date="2020-12-06T12:33:00Z">
                    <w:rPr>
                      <w:rFonts w:ascii="Bell MT" w:hAnsi="Bell MT" w:cs="Arial"/>
                      <w:color w:val="000000"/>
                      <w:sz w:val="26"/>
                      <w:szCs w:val="26"/>
                      <w:shd w:val="clear" w:color="auto" w:fill="FFFFFF"/>
                    </w:rPr>
                  </w:rPrChange>
                </w:rPr>
                <w:delText xml:space="preserve"> system shall</w:delText>
              </w:r>
              <w:r w:rsidRPr="00476A43" w:rsidDel="00451490">
                <w:rPr>
                  <w:rFonts w:ascii="Bell MT" w:hAnsi="Bell MT" w:cs="Arial"/>
                  <w:color w:val="000000"/>
                  <w:sz w:val="28"/>
                  <w:szCs w:val="28"/>
                  <w:shd w:val="clear" w:color="auto" w:fill="FFFFFF"/>
                  <w:rPrChange w:id="239"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40"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41" w:author="Etion Pinari [2]" w:date="2020-12-06T12:14:00Z">
                    <w:rPr>
                      <w:rFonts w:ascii="Bell MT" w:hAnsi="Bell MT" w:cs="Arial"/>
                      <w:color w:val="000000"/>
                      <w:sz w:val="26"/>
                      <w:szCs w:val="26"/>
                      <w:shd w:val="clear" w:color="auto" w:fill="FFFFFF"/>
                    </w:rPr>
                  </w:rPrChange>
                </w:rPr>
                <w:delText xml:space="preserve"> virtually</w:delText>
              </w:r>
            </w:del>
          </w:p>
        </w:tc>
      </w:tr>
      <w:tr w:rsidR="00BD7918" w:rsidDel="00451490" w14:paraId="25E620C3" w14:textId="62357BDA" w:rsidTr="00A14D2C">
        <w:trPr>
          <w:trHeight w:val="474"/>
          <w:del w:id="242" w:author="Etion Pinari [2]" w:date="2020-12-06T20:43:00Z"/>
          <w:trPrChange w:id="243" w:author="Etion Pinari [2]" w:date="2020-12-06T12:32:00Z">
            <w:trPr>
              <w:trHeight w:val="506"/>
            </w:trPr>
          </w:trPrChange>
        </w:trPr>
        <w:tc>
          <w:tcPr>
            <w:tcW w:w="494" w:type="pct"/>
            <w:shd w:val="clear" w:color="auto" w:fill="FF7C80"/>
            <w:tcPrChange w:id="244" w:author="Etion Pinari [2]" w:date="2020-12-06T12:32:00Z">
              <w:tcPr>
                <w:tcW w:w="895" w:type="dxa"/>
                <w:shd w:val="clear" w:color="auto" w:fill="FF7C80"/>
              </w:tcPr>
            </w:tcPrChange>
          </w:tcPr>
          <w:p w14:paraId="75331F55" w14:textId="41A9147A" w:rsidR="00BD7918" w:rsidRPr="00476A43" w:rsidDel="00451490" w:rsidRDefault="00BD7918" w:rsidP="00BD7918">
            <w:pPr>
              <w:pStyle w:val="ListParagraph"/>
              <w:ind w:left="0"/>
              <w:rPr>
                <w:del w:id="245" w:author="Etion Pinari [2]" w:date="2020-12-06T20:43:00Z"/>
                <w:rFonts w:ascii="Bell MT" w:hAnsi="Bell MT" w:cs="Arial"/>
                <w:color w:val="000000"/>
                <w:sz w:val="28"/>
                <w:szCs w:val="28"/>
                <w:shd w:val="clear" w:color="auto" w:fill="FFFFFF"/>
              </w:rPr>
            </w:pPr>
            <w:del w:id="246" w:author="Etion Pinari [2]" w:date="2020-12-06T20:43:00Z">
              <w:r w:rsidRPr="00476A43" w:rsidDel="00451490">
                <w:rPr>
                  <w:rFonts w:ascii="Bell MT" w:hAnsi="Bell MT" w:cs="Arial"/>
                  <w:color w:val="000000" w:themeColor="text1"/>
                  <w:sz w:val="28"/>
                  <w:szCs w:val="28"/>
                </w:rPr>
                <w:delText>R2</w:delText>
              </w:r>
            </w:del>
          </w:p>
        </w:tc>
        <w:tc>
          <w:tcPr>
            <w:tcW w:w="4506" w:type="pct"/>
            <w:shd w:val="clear" w:color="auto" w:fill="auto"/>
            <w:tcPrChange w:id="247" w:author="Etion Pinari [2]" w:date="2020-12-06T12:32:00Z">
              <w:tcPr>
                <w:tcW w:w="9990" w:type="dxa"/>
                <w:shd w:val="clear" w:color="auto" w:fill="auto"/>
              </w:tcPr>
            </w:tcPrChange>
          </w:tcPr>
          <w:p w14:paraId="4545E81B" w14:textId="22F9BF88" w:rsidR="00BD7918" w:rsidRPr="00476A43" w:rsidDel="00451490" w:rsidRDefault="00BD7918" w:rsidP="00BD7918">
            <w:pPr>
              <w:pStyle w:val="ListParagraph"/>
              <w:ind w:left="0"/>
              <w:rPr>
                <w:del w:id="248" w:author="Etion Pinari [2]" w:date="2020-12-06T20:43:00Z"/>
                <w:rFonts w:ascii="Bell MT" w:hAnsi="Bell MT" w:cs="Arial"/>
                <w:color w:val="000000"/>
                <w:sz w:val="28"/>
                <w:szCs w:val="28"/>
                <w:shd w:val="clear" w:color="auto" w:fill="FFFFFF"/>
                <w:rPrChange w:id="249" w:author="Etion Pinari [2]" w:date="2020-12-06T12:14:00Z">
                  <w:rPr>
                    <w:del w:id="250" w:author="Etion Pinari [2]" w:date="2020-12-06T20:43:00Z"/>
                    <w:rFonts w:ascii="Bell MT" w:hAnsi="Bell MT" w:cs="Arial"/>
                    <w:color w:val="000000"/>
                    <w:sz w:val="26"/>
                    <w:szCs w:val="26"/>
                    <w:shd w:val="clear" w:color="auto" w:fill="FFFFFF"/>
                  </w:rPr>
                </w:rPrChange>
              </w:rPr>
            </w:pPr>
            <w:del w:id="251" w:author="Etion Pinari [2]" w:date="2020-12-06T20:43:00Z">
              <w:r w:rsidRPr="00A14D2C" w:rsidDel="00451490">
                <w:rPr>
                  <w:rFonts w:ascii="Bell MT" w:hAnsi="Bell MT" w:cs="Arial"/>
                  <w:b/>
                  <w:bCs/>
                  <w:color w:val="000000"/>
                  <w:sz w:val="28"/>
                  <w:szCs w:val="28"/>
                  <w:shd w:val="clear" w:color="auto" w:fill="FFFFFF"/>
                  <w:rPrChange w:id="252"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53"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54"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55" w:author="Etion Pinari [2]" w:date="2020-12-06T12:14:00Z">
                    <w:rPr>
                      <w:rFonts w:ascii="Bell MT" w:hAnsi="Bell MT" w:cs="Arial"/>
                      <w:color w:val="000000"/>
                      <w:sz w:val="26"/>
                      <w:szCs w:val="26"/>
                      <w:shd w:val="clear" w:color="auto" w:fill="FFFFFF"/>
                    </w:rPr>
                  </w:rPrChange>
                </w:rPr>
                <w:delText xml:space="preserve"> physically</w:delText>
              </w:r>
              <w:commentRangeStart w:id="256"/>
              <w:commentRangeEnd w:id="256"/>
              <w:r w:rsidRPr="00476A43" w:rsidDel="00451490">
                <w:rPr>
                  <w:rStyle w:val="CommentReference"/>
                  <w:rFonts w:ascii="Bell MT" w:hAnsi="Bell MT"/>
                  <w:sz w:val="28"/>
                  <w:szCs w:val="28"/>
                  <w:rPrChange w:id="257" w:author="Etion Pinari [2]" w:date="2020-12-06T12:14:00Z">
                    <w:rPr>
                      <w:rStyle w:val="CommentReference"/>
                    </w:rPr>
                  </w:rPrChange>
                </w:rPr>
                <w:commentReference w:id="256"/>
              </w:r>
            </w:del>
          </w:p>
        </w:tc>
      </w:tr>
      <w:tr w:rsidR="00BD7918" w:rsidDel="00451490" w14:paraId="17E1ECF8" w14:textId="15908DDF" w:rsidTr="00A14D2C">
        <w:trPr>
          <w:trHeight w:val="373"/>
          <w:del w:id="258" w:author="Etion Pinari [2]" w:date="2020-12-06T20:43:00Z"/>
          <w:trPrChange w:id="259" w:author="Etion Pinari [2]" w:date="2020-12-06T12:32:00Z">
            <w:trPr>
              <w:trHeight w:val="398"/>
            </w:trPr>
          </w:trPrChange>
        </w:trPr>
        <w:tc>
          <w:tcPr>
            <w:tcW w:w="494" w:type="pct"/>
            <w:shd w:val="clear" w:color="auto" w:fill="FF7C80"/>
            <w:tcPrChange w:id="260" w:author="Etion Pinari [2]" w:date="2020-12-06T12:32:00Z">
              <w:tcPr>
                <w:tcW w:w="895" w:type="dxa"/>
                <w:shd w:val="clear" w:color="auto" w:fill="FF7C80"/>
              </w:tcPr>
            </w:tcPrChange>
          </w:tcPr>
          <w:p w14:paraId="0883A139" w14:textId="1B837387" w:rsidR="00BD7918" w:rsidRPr="00476A43" w:rsidDel="00451490" w:rsidRDefault="00BD7918" w:rsidP="00BD7918">
            <w:pPr>
              <w:pStyle w:val="ListParagraph"/>
              <w:ind w:left="0"/>
              <w:rPr>
                <w:del w:id="261" w:author="Etion Pinari [2]" w:date="2020-12-06T20:43:00Z"/>
                <w:rFonts w:ascii="Bell MT" w:hAnsi="Bell MT" w:cs="Arial"/>
                <w:color w:val="000000"/>
                <w:sz w:val="28"/>
                <w:szCs w:val="28"/>
                <w:shd w:val="clear" w:color="auto" w:fill="FFFFFF"/>
              </w:rPr>
            </w:pPr>
            <w:del w:id="262" w:author="Etion Pinari [2]" w:date="2020-12-06T20:43:00Z">
              <w:r w:rsidRPr="00476A43" w:rsidDel="00451490">
                <w:rPr>
                  <w:rFonts w:ascii="Bell MT" w:hAnsi="Bell MT" w:cs="Arial"/>
                  <w:color w:val="000000" w:themeColor="text1"/>
                  <w:sz w:val="28"/>
                  <w:szCs w:val="28"/>
                </w:rPr>
                <w:delText>R3</w:delText>
              </w:r>
            </w:del>
          </w:p>
        </w:tc>
        <w:tc>
          <w:tcPr>
            <w:tcW w:w="4506" w:type="pct"/>
            <w:tcPrChange w:id="263" w:author="Etion Pinari [2]" w:date="2020-12-06T12:32:00Z">
              <w:tcPr>
                <w:tcW w:w="9990" w:type="dxa"/>
              </w:tcPr>
            </w:tcPrChange>
          </w:tcPr>
          <w:p w14:paraId="3CCCCD04" w14:textId="10292581" w:rsidR="00BD7918" w:rsidRPr="00476A43" w:rsidDel="00451490" w:rsidRDefault="00BD7918" w:rsidP="00BD7918">
            <w:pPr>
              <w:pStyle w:val="ListParagraph"/>
              <w:ind w:left="0"/>
              <w:rPr>
                <w:del w:id="264" w:author="Etion Pinari [2]" w:date="2020-12-06T20:43:00Z"/>
                <w:rFonts w:ascii="Bell MT" w:hAnsi="Bell MT" w:cs="Arial"/>
                <w:color w:val="000000"/>
                <w:sz w:val="28"/>
                <w:szCs w:val="28"/>
                <w:shd w:val="clear" w:color="auto" w:fill="FFFFFF"/>
                <w:rPrChange w:id="265" w:author="Etion Pinari [2]" w:date="2020-12-06T12:14:00Z">
                  <w:rPr>
                    <w:del w:id="266" w:author="Etion Pinari [2]" w:date="2020-12-06T20:43:00Z"/>
                    <w:rFonts w:ascii="Bell MT" w:hAnsi="Bell MT" w:cs="Arial"/>
                    <w:color w:val="000000"/>
                    <w:sz w:val="26"/>
                    <w:szCs w:val="26"/>
                    <w:shd w:val="clear" w:color="auto" w:fill="FFFFFF"/>
                  </w:rPr>
                </w:rPrChange>
              </w:rPr>
            </w:pPr>
            <w:del w:id="267" w:author="Etion Pinari [2]" w:date="2020-12-06T20:43:00Z">
              <w:r w:rsidRPr="00A14D2C" w:rsidDel="00451490">
                <w:rPr>
                  <w:rFonts w:ascii="Bell MT" w:hAnsi="Bell MT" w:cs="Arial"/>
                  <w:b/>
                  <w:bCs/>
                  <w:color w:val="000000"/>
                  <w:sz w:val="28"/>
                  <w:szCs w:val="28"/>
                  <w:shd w:val="clear" w:color="auto" w:fill="FFFFFF"/>
                  <w:rPrChange w:id="268"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69" w:author="Etion Pinari [2]" w:date="2020-12-06T12:14:00Z">
                    <w:rPr>
                      <w:rFonts w:ascii="Bell MT" w:hAnsi="Bell MT" w:cs="Arial"/>
                      <w:color w:val="000000"/>
                      <w:sz w:val="26"/>
                      <w:szCs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270" w:author="Etion Pinari [2]" w:date="2020-12-06T20:43:00Z"/>
          <w:trPrChange w:id="271" w:author="Etion Pinari [2]" w:date="2020-12-06T12:32:00Z">
            <w:trPr>
              <w:trHeight w:val="117"/>
            </w:trPr>
          </w:trPrChange>
        </w:trPr>
        <w:tc>
          <w:tcPr>
            <w:tcW w:w="494" w:type="pct"/>
            <w:shd w:val="clear" w:color="auto" w:fill="FF7C80"/>
            <w:tcPrChange w:id="272" w:author="Etion Pinari [2]" w:date="2020-12-06T12:32:00Z">
              <w:tcPr>
                <w:tcW w:w="895" w:type="dxa"/>
                <w:shd w:val="clear" w:color="auto" w:fill="FF7C80"/>
              </w:tcPr>
            </w:tcPrChange>
          </w:tcPr>
          <w:p w14:paraId="514CA9C1" w14:textId="301F633A" w:rsidR="00BD7918" w:rsidRPr="00476A43" w:rsidDel="00451490" w:rsidRDefault="00BD7918" w:rsidP="00BD7918">
            <w:pPr>
              <w:pStyle w:val="ListParagraph"/>
              <w:ind w:left="0"/>
              <w:rPr>
                <w:del w:id="273" w:author="Etion Pinari [2]" w:date="2020-12-06T20:43:00Z"/>
                <w:rFonts w:ascii="Bell MT" w:hAnsi="Bell MT" w:cs="Arial"/>
                <w:color w:val="000000"/>
                <w:sz w:val="28"/>
                <w:szCs w:val="28"/>
                <w:shd w:val="clear" w:color="auto" w:fill="FFFFFF"/>
              </w:rPr>
            </w:pPr>
            <w:del w:id="274" w:author="Etion Pinari [2]" w:date="2020-12-06T20:43:00Z">
              <w:r w:rsidRPr="00476A43" w:rsidDel="00451490">
                <w:rPr>
                  <w:rFonts w:ascii="Bell MT" w:hAnsi="Bell MT" w:cs="Arial"/>
                  <w:color w:val="000000" w:themeColor="text1"/>
                  <w:sz w:val="28"/>
                  <w:szCs w:val="28"/>
                </w:rPr>
                <w:delText>R4</w:delText>
              </w:r>
            </w:del>
          </w:p>
        </w:tc>
        <w:tc>
          <w:tcPr>
            <w:tcW w:w="4506" w:type="pct"/>
            <w:tcPrChange w:id="275" w:author="Etion Pinari [2]" w:date="2020-12-06T12:32:00Z">
              <w:tcPr>
                <w:tcW w:w="9990" w:type="dxa"/>
              </w:tcPr>
            </w:tcPrChange>
          </w:tcPr>
          <w:p w14:paraId="05192BC8" w14:textId="25830F8D" w:rsidR="00BD7918" w:rsidRPr="00476A43" w:rsidDel="00451490" w:rsidRDefault="00BD7918" w:rsidP="00BD7918">
            <w:pPr>
              <w:pStyle w:val="ListParagraph"/>
              <w:ind w:left="0"/>
              <w:rPr>
                <w:del w:id="276" w:author="Etion Pinari [2]" w:date="2020-12-06T20:43:00Z"/>
                <w:rFonts w:ascii="Bell MT" w:hAnsi="Bell MT" w:cs="Arial"/>
                <w:color w:val="000000"/>
                <w:sz w:val="28"/>
                <w:szCs w:val="28"/>
                <w:shd w:val="clear" w:color="auto" w:fill="FFFFFF"/>
                <w:rPrChange w:id="277" w:author="Etion Pinari [2]" w:date="2020-12-06T12:14:00Z">
                  <w:rPr>
                    <w:del w:id="278" w:author="Etion Pinari [2]" w:date="2020-12-06T20:43:00Z"/>
                    <w:rFonts w:ascii="Bell MT" w:hAnsi="Bell MT" w:cs="Arial"/>
                    <w:color w:val="000000"/>
                    <w:sz w:val="26"/>
                    <w:szCs w:val="26"/>
                    <w:shd w:val="clear" w:color="auto" w:fill="FFFFFF"/>
                  </w:rPr>
                </w:rPrChange>
              </w:rPr>
            </w:pPr>
            <w:del w:id="279" w:author="Etion Pinari [2]" w:date="2020-12-06T20:43:00Z">
              <w:r w:rsidRPr="00A14D2C" w:rsidDel="00451490">
                <w:rPr>
                  <w:rFonts w:ascii="Bell MT" w:hAnsi="Bell MT" w:cs="Arial"/>
                  <w:b/>
                  <w:bCs/>
                  <w:color w:val="000000"/>
                  <w:sz w:val="28"/>
                  <w:szCs w:val="28"/>
                  <w:shd w:val="clear" w:color="auto" w:fill="FFFFFF"/>
                  <w:rPrChange w:id="280"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81" w:author="Etion Pinari [2]" w:date="2020-12-06T12:14:00Z">
                    <w:rPr>
                      <w:rFonts w:ascii="Bell MT" w:hAnsi="Bell MT" w:cs="Arial"/>
                      <w:color w:val="000000"/>
                      <w:sz w:val="26"/>
                      <w:szCs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282" w:author="Etion Pinari [2]" w:date="2020-12-06T20:43:00Z"/>
          <w:trPrChange w:id="283" w:author="Etion Pinari [2]" w:date="2020-12-06T12:32:00Z">
            <w:trPr>
              <w:trHeight w:val="117"/>
            </w:trPr>
          </w:trPrChange>
        </w:trPr>
        <w:tc>
          <w:tcPr>
            <w:tcW w:w="494" w:type="pct"/>
            <w:shd w:val="clear" w:color="auto" w:fill="FF7C80"/>
            <w:tcPrChange w:id="284" w:author="Etion Pinari [2]" w:date="2020-12-06T12:32:00Z">
              <w:tcPr>
                <w:tcW w:w="895" w:type="dxa"/>
                <w:shd w:val="clear" w:color="auto" w:fill="FF7C80"/>
              </w:tcPr>
            </w:tcPrChange>
          </w:tcPr>
          <w:p w14:paraId="785FF73F" w14:textId="0CFC3869" w:rsidR="00BD7918" w:rsidRPr="00476A43" w:rsidDel="00451490" w:rsidRDefault="00BD7918" w:rsidP="00BD7918">
            <w:pPr>
              <w:pStyle w:val="ListParagraph"/>
              <w:ind w:left="0"/>
              <w:rPr>
                <w:del w:id="285" w:author="Etion Pinari [2]" w:date="2020-12-06T20:43:00Z"/>
                <w:rFonts w:ascii="Bell MT" w:hAnsi="Bell MT" w:cs="Arial"/>
                <w:color w:val="000000"/>
                <w:sz w:val="28"/>
                <w:szCs w:val="28"/>
                <w:shd w:val="clear" w:color="auto" w:fill="FFFFFF"/>
              </w:rPr>
            </w:pPr>
            <w:del w:id="286" w:author="Etion Pinari [2]" w:date="2020-12-06T20:43:00Z">
              <w:r w:rsidRPr="00476A43" w:rsidDel="00451490">
                <w:rPr>
                  <w:rFonts w:ascii="Bell MT" w:hAnsi="Bell MT" w:cs="Arial"/>
                  <w:color w:val="000000" w:themeColor="text1"/>
                  <w:sz w:val="28"/>
                  <w:szCs w:val="28"/>
                </w:rPr>
                <w:delText>R5</w:delText>
              </w:r>
            </w:del>
          </w:p>
        </w:tc>
        <w:tc>
          <w:tcPr>
            <w:tcW w:w="4506" w:type="pct"/>
            <w:tcPrChange w:id="287" w:author="Etion Pinari [2]" w:date="2020-12-06T12:32:00Z">
              <w:tcPr>
                <w:tcW w:w="9990" w:type="dxa"/>
              </w:tcPr>
            </w:tcPrChange>
          </w:tcPr>
          <w:p w14:paraId="149D2499" w14:textId="7110E395" w:rsidR="00BD7918" w:rsidRPr="00476A43" w:rsidDel="00451490" w:rsidRDefault="00BD7918" w:rsidP="00BD7918">
            <w:pPr>
              <w:pStyle w:val="ListParagraph"/>
              <w:ind w:left="0"/>
              <w:rPr>
                <w:del w:id="288" w:author="Etion Pinari [2]" w:date="2020-12-06T20:43:00Z"/>
                <w:rFonts w:ascii="Bell MT" w:hAnsi="Bell MT" w:cs="Arial"/>
                <w:color w:val="000000" w:themeColor="text1"/>
                <w:sz w:val="28"/>
                <w:szCs w:val="28"/>
                <w:rPrChange w:id="289" w:author="Etion Pinari [2]" w:date="2020-12-06T12:14:00Z">
                  <w:rPr>
                    <w:del w:id="290" w:author="Etion Pinari [2]" w:date="2020-12-06T20:43:00Z"/>
                    <w:rFonts w:ascii="Bell MT" w:hAnsi="Bell MT" w:cs="Arial"/>
                    <w:color w:val="000000" w:themeColor="text1"/>
                    <w:sz w:val="26"/>
                    <w:szCs w:val="26"/>
                  </w:rPr>
                </w:rPrChange>
              </w:rPr>
            </w:pPr>
            <w:del w:id="291" w:author="Etion Pinari [2]" w:date="2020-12-06T20:43:00Z">
              <w:r w:rsidRPr="00A14D2C" w:rsidDel="00451490">
                <w:rPr>
                  <w:rFonts w:ascii="Bell MT" w:hAnsi="Bell MT" w:cs="Arial"/>
                  <w:b/>
                  <w:bCs/>
                  <w:color w:val="000000" w:themeColor="text1"/>
                  <w:sz w:val="28"/>
                  <w:szCs w:val="28"/>
                  <w:rPrChange w:id="292"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293" w:author="Etion Pinari [2]" w:date="2020-12-06T12:14:00Z">
                    <w:rPr>
                      <w:rFonts w:ascii="Bell MT" w:hAnsi="Bell MT" w:cs="Arial"/>
                      <w:color w:val="000000" w:themeColor="text1"/>
                      <w:sz w:val="26"/>
                      <w:szCs w:val="26"/>
                    </w:rPr>
                  </w:rPrChange>
                </w:rPr>
                <w:delText xml:space="preserve"> ask users how much he or she thinks the trip will last</w:delText>
              </w:r>
            </w:del>
          </w:p>
        </w:tc>
      </w:tr>
      <w:tr w:rsidR="00BD7918" w:rsidDel="00451490" w14:paraId="54407D85" w14:textId="2FF8AD85" w:rsidTr="00A14D2C">
        <w:trPr>
          <w:trHeight w:val="108"/>
          <w:del w:id="294" w:author="Etion Pinari [2]" w:date="2020-12-06T20:43:00Z"/>
          <w:trPrChange w:id="295" w:author="Etion Pinari [2]" w:date="2020-12-06T12:32:00Z">
            <w:trPr>
              <w:trHeight w:val="117"/>
            </w:trPr>
          </w:trPrChange>
        </w:trPr>
        <w:tc>
          <w:tcPr>
            <w:tcW w:w="494" w:type="pct"/>
            <w:shd w:val="clear" w:color="auto" w:fill="FF7C80"/>
            <w:tcPrChange w:id="296" w:author="Etion Pinari [2]" w:date="2020-12-06T12:32:00Z">
              <w:tcPr>
                <w:tcW w:w="895" w:type="dxa"/>
                <w:shd w:val="clear" w:color="auto" w:fill="FF7C80"/>
              </w:tcPr>
            </w:tcPrChange>
          </w:tcPr>
          <w:p w14:paraId="5373A8BC" w14:textId="0318B5F2" w:rsidR="00BD7918" w:rsidRPr="00476A43" w:rsidDel="00451490" w:rsidRDefault="00BD7918" w:rsidP="00BD7918">
            <w:pPr>
              <w:pStyle w:val="ListParagraph"/>
              <w:ind w:left="0"/>
              <w:rPr>
                <w:del w:id="297" w:author="Etion Pinari [2]" w:date="2020-12-06T20:43:00Z"/>
                <w:rFonts w:ascii="Bell MT" w:hAnsi="Bell MT" w:cs="Arial"/>
                <w:color w:val="000000"/>
                <w:sz w:val="28"/>
                <w:szCs w:val="28"/>
                <w:shd w:val="clear" w:color="auto" w:fill="FFFFFF"/>
              </w:rPr>
            </w:pPr>
            <w:del w:id="298" w:author="Etion Pinari [2]" w:date="2020-12-06T20:43:00Z">
              <w:r w:rsidRPr="00476A43" w:rsidDel="00451490">
                <w:rPr>
                  <w:rFonts w:ascii="Bell MT" w:hAnsi="Bell MT" w:cs="Arial"/>
                  <w:color w:val="000000" w:themeColor="text1"/>
                  <w:sz w:val="28"/>
                  <w:szCs w:val="28"/>
                </w:rPr>
                <w:delText>R6</w:delText>
              </w:r>
            </w:del>
          </w:p>
        </w:tc>
        <w:tc>
          <w:tcPr>
            <w:tcW w:w="4506" w:type="pct"/>
            <w:tcPrChange w:id="299" w:author="Etion Pinari [2]" w:date="2020-12-06T12:32:00Z">
              <w:tcPr>
                <w:tcW w:w="9990" w:type="dxa"/>
              </w:tcPr>
            </w:tcPrChange>
          </w:tcPr>
          <w:p w14:paraId="171D25D1" w14:textId="65CACBC8" w:rsidR="00BD7918" w:rsidRPr="00476A43" w:rsidDel="00451490" w:rsidRDefault="00BD7918" w:rsidP="00BD7918">
            <w:pPr>
              <w:pStyle w:val="ListParagraph"/>
              <w:ind w:left="0"/>
              <w:rPr>
                <w:del w:id="300" w:author="Etion Pinari [2]" w:date="2020-12-06T20:43:00Z"/>
                <w:rFonts w:ascii="Bell MT" w:hAnsi="Bell MT" w:cs="Arial"/>
                <w:color w:val="000000"/>
                <w:sz w:val="28"/>
                <w:szCs w:val="28"/>
                <w:shd w:val="clear" w:color="auto" w:fill="FFFFFF"/>
                <w:rPrChange w:id="301" w:author="Etion Pinari [2]" w:date="2020-12-06T12:14:00Z">
                  <w:rPr>
                    <w:del w:id="302" w:author="Etion Pinari [2]" w:date="2020-12-06T20:43:00Z"/>
                    <w:rFonts w:ascii="Bell MT" w:hAnsi="Bell MT" w:cs="Arial"/>
                    <w:color w:val="000000"/>
                    <w:sz w:val="26"/>
                    <w:szCs w:val="26"/>
                    <w:shd w:val="clear" w:color="auto" w:fill="FFFFFF"/>
                  </w:rPr>
                </w:rPrChange>
              </w:rPr>
            </w:pPr>
            <w:del w:id="303" w:author="Etion Pinari [2]" w:date="2020-12-06T20:43:00Z">
              <w:r w:rsidRPr="00A14D2C" w:rsidDel="00451490">
                <w:rPr>
                  <w:rFonts w:ascii="Bell MT" w:hAnsi="Bell MT" w:cs="Arial"/>
                  <w:b/>
                  <w:bCs/>
                  <w:color w:val="000000"/>
                  <w:sz w:val="28"/>
                  <w:szCs w:val="28"/>
                  <w:shd w:val="clear" w:color="auto" w:fill="FFFFFF"/>
                  <w:rPrChange w:id="304"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05" w:author="Etion Pinari [2]" w:date="2020-12-06T12:14:00Z">
                    <w:rPr>
                      <w:rFonts w:ascii="Bell MT" w:hAnsi="Bell MT" w:cs="Arial"/>
                      <w:color w:val="000000"/>
                      <w:sz w:val="26"/>
                      <w:szCs w:val="26"/>
                      <w:shd w:val="clear" w:color="auto" w:fill="FFFFFF"/>
                    </w:rPr>
                  </w:rPrChange>
                </w:rPr>
                <w:delText xml:space="preserve"> </w:delText>
              </w:r>
              <w:commentRangeStart w:id="306"/>
              <w:r w:rsidRPr="00476A43" w:rsidDel="00451490">
                <w:rPr>
                  <w:rFonts w:ascii="Bell MT" w:hAnsi="Bell MT" w:cs="Arial"/>
                  <w:color w:val="000000"/>
                  <w:sz w:val="28"/>
                  <w:szCs w:val="28"/>
                  <w:shd w:val="clear" w:color="auto" w:fill="FFFFFF"/>
                  <w:rPrChange w:id="307" w:author="Etion Pinari [2]" w:date="2020-12-06T12:14:00Z">
                    <w:rPr>
                      <w:rFonts w:ascii="Bell MT" w:hAnsi="Bell MT" w:cs="Arial"/>
                      <w:color w:val="000000"/>
                      <w:sz w:val="26"/>
                      <w:szCs w:val="26"/>
                      <w:shd w:val="clear" w:color="auto" w:fill="FFFFFF"/>
                    </w:rPr>
                  </w:rPrChange>
                </w:rPr>
                <w:delText xml:space="preserve">allow users to be identified </w:delText>
              </w:r>
              <w:commentRangeEnd w:id="306"/>
              <w:r w:rsidR="00A26F1D" w:rsidRPr="00476A43" w:rsidDel="00451490">
                <w:rPr>
                  <w:rStyle w:val="CommentReference"/>
                  <w:rFonts w:ascii="Bell MT" w:hAnsi="Bell MT"/>
                  <w:sz w:val="28"/>
                  <w:szCs w:val="28"/>
                  <w:rPrChange w:id="308" w:author="Etion Pinari [2]" w:date="2020-12-06T12:14:00Z">
                    <w:rPr>
                      <w:rStyle w:val="CommentReference"/>
                    </w:rPr>
                  </w:rPrChange>
                </w:rPr>
                <w:commentReference w:id="306"/>
              </w:r>
              <w:r w:rsidRPr="00476A43" w:rsidDel="00451490">
                <w:rPr>
                  <w:rFonts w:ascii="Bell MT" w:hAnsi="Bell MT" w:cs="Arial"/>
                  <w:color w:val="000000"/>
                  <w:sz w:val="28"/>
                  <w:szCs w:val="28"/>
                  <w:shd w:val="clear" w:color="auto" w:fill="FFFFFF"/>
                  <w:rPrChange w:id="309" w:author="Etion Pinari [2]" w:date="2020-12-06T12:14:00Z">
                    <w:rPr>
                      <w:rFonts w:ascii="Bell MT" w:hAnsi="Bell MT" w:cs="Arial"/>
                      <w:color w:val="000000"/>
                      <w:sz w:val="26"/>
                      <w:szCs w:val="26"/>
                      <w:shd w:val="clear" w:color="auto" w:fill="FFFFFF"/>
                    </w:rPr>
                  </w:rPrChange>
                </w:rPr>
                <w:delText xml:space="preserve">by their phone unique ID </w:delText>
              </w:r>
            </w:del>
          </w:p>
        </w:tc>
      </w:tr>
      <w:tr w:rsidR="00BD7918" w:rsidDel="00451490" w14:paraId="7C26C6DF" w14:textId="6FE8779D" w:rsidTr="00A14D2C">
        <w:trPr>
          <w:trHeight w:val="108"/>
          <w:del w:id="310" w:author="Etion Pinari [2]" w:date="2020-12-06T20:43:00Z"/>
          <w:trPrChange w:id="311" w:author="Etion Pinari [2]" w:date="2020-12-06T12:32:00Z">
            <w:trPr>
              <w:trHeight w:val="117"/>
            </w:trPr>
          </w:trPrChange>
        </w:trPr>
        <w:tc>
          <w:tcPr>
            <w:tcW w:w="494" w:type="pct"/>
            <w:shd w:val="clear" w:color="auto" w:fill="FF7C80"/>
            <w:tcPrChange w:id="312" w:author="Etion Pinari [2]" w:date="2020-12-06T12:32:00Z">
              <w:tcPr>
                <w:tcW w:w="895" w:type="dxa"/>
                <w:shd w:val="clear" w:color="auto" w:fill="FF7C80"/>
              </w:tcPr>
            </w:tcPrChange>
          </w:tcPr>
          <w:p w14:paraId="491C32CE" w14:textId="27093FB3" w:rsidR="00BD7918" w:rsidRPr="00476A43" w:rsidDel="00451490" w:rsidRDefault="00BD7918" w:rsidP="00BD7918">
            <w:pPr>
              <w:pStyle w:val="ListParagraph"/>
              <w:ind w:left="0"/>
              <w:rPr>
                <w:del w:id="313" w:author="Etion Pinari [2]" w:date="2020-12-06T20:43:00Z"/>
                <w:rFonts w:ascii="Bell MT" w:hAnsi="Bell MT" w:cs="Arial"/>
                <w:color w:val="000000"/>
                <w:sz w:val="28"/>
                <w:szCs w:val="28"/>
                <w:shd w:val="clear" w:color="auto" w:fill="FFFFFF"/>
              </w:rPr>
            </w:pPr>
            <w:del w:id="314" w:author="Etion Pinari [2]" w:date="2020-12-06T20:43:00Z">
              <w:r w:rsidRPr="00476A43" w:rsidDel="00451490">
                <w:rPr>
                  <w:rFonts w:ascii="Bell MT" w:hAnsi="Bell MT" w:cs="Arial"/>
                  <w:color w:val="000000" w:themeColor="text1"/>
                  <w:sz w:val="28"/>
                  <w:szCs w:val="28"/>
                </w:rPr>
                <w:delText>R7</w:delText>
              </w:r>
            </w:del>
          </w:p>
        </w:tc>
        <w:tc>
          <w:tcPr>
            <w:tcW w:w="4506" w:type="pct"/>
            <w:tcPrChange w:id="315" w:author="Etion Pinari [2]" w:date="2020-12-06T12:32:00Z">
              <w:tcPr>
                <w:tcW w:w="9990" w:type="dxa"/>
              </w:tcPr>
            </w:tcPrChange>
          </w:tcPr>
          <w:p w14:paraId="59D5DA5B" w14:textId="2852147B" w:rsidR="00BD7918" w:rsidRPr="00476A43" w:rsidDel="00451490" w:rsidRDefault="00BD7918" w:rsidP="00BD7918">
            <w:pPr>
              <w:pStyle w:val="ListParagraph"/>
              <w:ind w:left="0"/>
              <w:rPr>
                <w:del w:id="316" w:author="Etion Pinari [2]" w:date="2020-12-06T20:43:00Z"/>
                <w:rFonts w:ascii="Bell MT" w:hAnsi="Bell MT" w:cs="Arial"/>
                <w:color w:val="000000"/>
                <w:sz w:val="28"/>
                <w:szCs w:val="28"/>
                <w:shd w:val="clear" w:color="auto" w:fill="FFFFFF"/>
                <w:rPrChange w:id="317" w:author="Etion Pinari [2]" w:date="2020-12-06T12:14:00Z">
                  <w:rPr>
                    <w:del w:id="318" w:author="Etion Pinari [2]" w:date="2020-12-06T20:43:00Z"/>
                    <w:rFonts w:ascii="Bell MT" w:hAnsi="Bell MT" w:cs="Arial"/>
                    <w:color w:val="000000"/>
                    <w:sz w:val="26"/>
                    <w:szCs w:val="26"/>
                    <w:shd w:val="clear" w:color="auto" w:fill="FFFFFF"/>
                  </w:rPr>
                </w:rPrChange>
              </w:rPr>
            </w:pPr>
            <w:del w:id="319" w:author="Etion Pinari [2]" w:date="2020-12-06T20:43:00Z">
              <w:r w:rsidRPr="00A14D2C" w:rsidDel="00451490">
                <w:rPr>
                  <w:rFonts w:ascii="Bell MT" w:hAnsi="Bell MT" w:cs="Arial"/>
                  <w:b/>
                  <w:bCs/>
                  <w:color w:val="000000"/>
                  <w:sz w:val="28"/>
                  <w:szCs w:val="28"/>
                  <w:shd w:val="clear" w:color="auto" w:fill="FFFFFF"/>
                  <w:rPrChange w:id="320"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21" w:author="Etion Pinari [2]" w:date="2020-12-06T12:14:00Z">
                    <w:rPr>
                      <w:rFonts w:ascii="Bell MT" w:hAnsi="Bell MT" w:cs="Arial"/>
                      <w:color w:val="000000"/>
                      <w:sz w:val="26"/>
                      <w:szCs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322" w:author="Etion Pinari [2]" w:date="2020-12-06T20:43:00Z"/>
          <w:trPrChange w:id="323" w:author="Etion Pinari [2]" w:date="2020-12-06T12:32:00Z">
            <w:trPr>
              <w:trHeight w:val="117"/>
            </w:trPr>
          </w:trPrChange>
        </w:trPr>
        <w:tc>
          <w:tcPr>
            <w:tcW w:w="494" w:type="pct"/>
            <w:shd w:val="clear" w:color="auto" w:fill="FF7C80"/>
            <w:tcPrChange w:id="324" w:author="Etion Pinari [2]" w:date="2020-12-06T12:32:00Z">
              <w:tcPr>
                <w:tcW w:w="895" w:type="dxa"/>
                <w:shd w:val="clear" w:color="auto" w:fill="FF7C80"/>
              </w:tcPr>
            </w:tcPrChange>
          </w:tcPr>
          <w:p w14:paraId="76A855D7" w14:textId="2A6668AB" w:rsidR="00BD7918" w:rsidRPr="00476A43" w:rsidDel="00451490" w:rsidRDefault="00BD7918" w:rsidP="00BD7918">
            <w:pPr>
              <w:pStyle w:val="ListParagraph"/>
              <w:ind w:left="0"/>
              <w:rPr>
                <w:del w:id="325" w:author="Etion Pinari [2]" w:date="2020-12-06T20:43:00Z"/>
                <w:rFonts w:ascii="Bell MT" w:hAnsi="Bell MT" w:cs="Arial"/>
                <w:color w:val="000000" w:themeColor="text1"/>
                <w:sz w:val="28"/>
                <w:szCs w:val="28"/>
              </w:rPr>
            </w:pPr>
            <w:del w:id="326" w:author="Etion Pinari [2]" w:date="2020-12-06T20:43:00Z">
              <w:r w:rsidRPr="00476A43" w:rsidDel="00451490">
                <w:rPr>
                  <w:rFonts w:ascii="Bell MT" w:hAnsi="Bell MT" w:cs="Arial"/>
                  <w:color w:val="000000" w:themeColor="text1"/>
                  <w:sz w:val="28"/>
                  <w:szCs w:val="28"/>
                </w:rPr>
                <w:delText>R8</w:delText>
              </w:r>
            </w:del>
          </w:p>
        </w:tc>
        <w:tc>
          <w:tcPr>
            <w:tcW w:w="4506" w:type="pct"/>
            <w:tcPrChange w:id="327" w:author="Etion Pinari [2]" w:date="2020-12-06T12:32:00Z">
              <w:tcPr>
                <w:tcW w:w="9990" w:type="dxa"/>
              </w:tcPr>
            </w:tcPrChange>
          </w:tcPr>
          <w:p w14:paraId="32F20A9F" w14:textId="38570D9C" w:rsidR="00BD7918" w:rsidRPr="00476A43" w:rsidDel="00451490" w:rsidRDefault="00BD7918" w:rsidP="00BD7918">
            <w:pPr>
              <w:pStyle w:val="ListParagraph"/>
              <w:ind w:left="0"/>
              <w:rPr>
                <w:del w:id="328" w:author="Etion Pinari [2]" w:date="2020-12-06T20:43:00Z"/>
                <w:rFonts w:ascii="Bell MT" w:hAnsi="Bell MT" w:cs="Arial"/>
                <w:color w:val="000000" w:themeColor="text1"/>
                <w:sz w:val="28"/>
                <w:szCs w:val="28"/>
                <w:rPrChange w:id="329" w:author="Etion Pinari [2]" w:date="2020-12-06T12:14:00Z">
                  <w:rPr>
                    <w:del w:id="330" w:author="Etion Pinari [2]" w:date="2020-12-06T20:43:00Z"/>
                    <w:rFonts w:ascii="Bell MT" w:hAnsi="Bell MT" w:cs="Arial"/>
                    <w:color w:val="000000" w:themeColor="text1"/>
                    <w:sz w:val="26"/>
                    <w:szCs w:val="26"/>
                  </w:rPr>
                </w:rPrChange>
              </w:rPr>
            </w:pPr>
            <w:del w:id="331" w:author="Etion Pinari [2]" w:date="2020-12-06T20:43:00Z">
              <w:r w:rsidRPr="00A14D2C" w:rsidDel="00451490">
                <w:rPr>
                  <w:rFonts w:ascii="Bell MT" w:hAnsi="Bell MT" w:cs="Arial"/>
                  <w:b/>
                  <w:bCs/>
                  <w:color w:val="000000" w:themeColor="text1"/>
                  <w:sz w:val="28"/>
                  <w:szCs w:val="28"/>
                  <w:rPrChange w:id="332"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33" w:author="Etion Pinari [2]" w:date="2020-12-06T12:14:00Z">
                    <w:rPr>
                      <w:rFonts w:ascii="Bell MT" w:hAnsi="Bell MT" w:cs="Arial"/>
                      <w:color w:val="000000" w:themeColor="text1"/>
                      <w:sz w:val="26"/>
                      <w:szCs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334" w:author="Etion Pinari [2]" w:date="2020-12-06T20:43:00Z"/>
          <w:trPrChange w:id="335" w:author="Etion Pinari [2]" w:date="2020-12-06T12:32:00Z">
            <w:trPr>
              <w:trHeight w:val="117"/>
            </w:trPr>
          </w:trPrChange>
        </w:trPr>
        <w:tc>
          <w:tcPr>
            <w:tcW w:w="494" w:type="pct"/>
            <w:shd w:val="clear" w:color="auto" w:fill="FF7C80"/>
            <w:tcPrChange w:id="336" w:author="Etion Pinari [2]" w:date="2020-12-06T12:32:00Z">
              <w:tcPr>
                <w:tcW w:w="895" w:type="dxa"/>
                <w:shd w:val="clear" w:color="auto" w:fill="FF7C80"/>
              </w:tcPr>
            </w:tcPrChange>
          </w:tcPr>
          <w:p w14:paraId="11A48C34" w14:textId="60E05676" w:rsidR="00BD7918" w:rsidRPr="00476A43" w:rsidDel="00451490" w:rsidRDefault="00BD7918" w:rsidP="00BD7918">
            <w:pPr>
              <w:pStyle w:val="ListParagraph"/>
              <w:ind w:left="0"/>
              <w:rPr>
                <w:del w:id="337" w:author="Etion Pinari [2]" w:date="2020-12-06T20:43:00Z"/>
                <w:rFonts w:ascii="Bell MT" w:hAnsi="Bell MT" w:cs="Arial"/>
                <w:color w:val="000000" w:themeColor="text1"/>
                <w:sz w:val="28"/>
                <w:szCs w:val="28"/>
              </w:rPr>
            </w:pPr>
            <w:del w:id="338" w:author="Etion Pinari [2]" w:date="2020-12-06T20:43:00Z">
              <w:r w:rsidRPr="00476A43" w:rsidDel="00451490">
                <w:rPr>
                  <w:rFonts w:ascii="Bell MT" w:hAnsi="Bell MT" w:cs="Arial"/>
                  <w:color w:val="000000" w:themeColor="text1"/>
                  <w:sz w:val="28"/>
                  <w:szCs w:val="28"/>
                </w:rPr>
                <w:delText>R9</w:delText>
              </w:r>
            </w:del>
          </w:p>
        </w:tc>
        <w:tc>
          <w:tcPr>
            <w:tcW w:w="4506" w:type="pct"/>
            <w:tcPrChange w:id="339" w:author="Etion Pinari [2]" w:date="2020-12-06T12:32:00Z">
              <w:tcPr>
                <w:tcW w:w="9990" w:type="dxa"/>
              </w:tcPr>
            </w:tcPrChange>
          </w:tcPr>
          <w:p w14:paraId="70A3744A" w14:textId="260C2672" w:rsidR="00BD7918" w:rsidRPr="00476A43" w:rsidDel="00451490" w:rsidRDefault="00BD7918" w:rsidP="00BD7918">
            <w:pPr>
              <w:pStyle w:val="ListParagraph"/>
              <w:ind w:left="0"/>
              <w:rPr>
                <w:del w:id="340" w:author="Etion Pinari [2]" w:date="2020-12-06T20:43:00Z"/>
                <w:rFonts w:ascii="Bell MT" w:hAnsi="Bell MT" w:cs="Arial"/>
                <w:color w:val="000000" w:themeColor="text1"/>
                <w:sz w:val="28"/>
                <w:szCs w:val="28"/>
                <w:rPrChange w:id="341" w:author="Etion Pinari [2]" w:date="2020-12-06T12:14:00Z">
                  <w:rPr>
                    <w:del w:id="342" w:author="Etion Pinari [2]" w:date="2020-12-06T20:43:00Z"/>
                    <w:rFonts w:ascii="Bell MT" w:hAnsi="Bell MT" w:cs="Arial"/>
                    <w:color w:val="000000" w:themeColor="text1"/>
                    <w:sz w:val="26"/>
                    <w:szCs w:val="26"/>
                  </w:rPr>
                </w:rPrChange>
              </w:rPr>
            </w:pPr>
            <w:del w:id="343" w:author="Etion Pinari [2]" w:date="2020-12-06T20:43:00Z">
              <w:r w:rsidRPr="00A14D2C" w:rsidDel="00451490">
                <w:rPr>
                  <w:rFonts w:ascii="Bell MT" w:hAnsi="Bell MT" w:cs="Arial"/>
                  <w:b/>
                  <w:bCs/>
                  <w:color w:val="000000" w:themeColor="text1"/>
                  <w:sz w:val="28"/>
                  <w:szCs w:val="28"/>
                  <w:rPrChange w:id="344"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45" w:author="Etion Pinari [2]" w:date="2020-12-06T12:14:00Z">
                    <w:rPr>
                      <w:rFonts w:ascii="Bell MT" w:hAnsi="Bell MT" w:cs="Arial"/>
                      <w:color w:val="000000" w:themeColor="text1"/>
                      <w:sz w:val="26"/>
                      <w:szCs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346" w:author="Etion Pinari [2]" w:date="2020-12-06T20:43:00Z"/>
          <w:trPrChange w:id="347" w:author="Etion Pinari [2]" w:date="2020-12-06T12:32:00Z">
            <w:trPr>
              <w:trHeight w:val="117"/>
            </w:trPr>
          </w:trPrChange>
        </w:trPr>
        <w:tc>
          <w:tcPr>
            <w:tcW w:w="494" w:type="pct"/>
            <w:shd w:val="clear" w:color="auto" w:fill="FF7C80"/>
            <w:tcPrChange w:id="348" w:author="Etion Pinari [2]" w:date="2020-12-06T12:32:00Z">
              <w:tcPr>
                <w:tcW w:w="895" w:type="dxa"/>
                <w:shd w:val="clear" w:color="auto" w:fill="FF7C80"/>
              </w:tcPr>
            </w:tcPrChange>
          </w:tcPr>
          <w:p w14:paraId="2D1B04D9" w14:textId="49A2E7C0" w:rsidR="00BD7918" w:rsidRPr="00476A43" w:rsidDel="00451490" w:rsidRDefault="00BD7918" w:rsidP="00BD7918">
            <w:pPr>
              <w:pStyle w:val="ListParagraph"/>
              <w:ind w:left="0"/>
              <w:rPr>
                <w:del w:id="349" w:author="Etion Pinari [2]" w:date="2020-12-06T20:43:00Z"/>
                <w:rFonts w:ascii="Bell MT" w:hAnsi="Bell MT" w:cs="Arial"/>
                <w:color w:val="000000" w:themeColor="text1"/>
                <w:sz w:val="28"/>
                <w:szCs w:val="28"/>
              </w:rPr>
            </w:pPr>
            <w:del w:id="350" w:author="Etion Pinari [2]" w:date="2020-12-06T20:43:00Z">
              <w:r w:rsidRPr="00476A43" w:rsidDel="00451490">
                <w:rPr>
                  <w:rFonts w:ascii="Bell MT" w:hAnsi="Bell MT" w:cs="Arial"/>
                  <w:color w:val="000000" w:themeColor="text1"/>
                  <w:sz w:val="28"/>
                  <w:szCs w:val="28"/>
                </w:rPr>
                <w:delText>R10</w:delText>
              </w:r>
            </w:del>
          </w:p>
        </w:tc>
        <w:tc>
          <w:tcPr>
            <w:tcW w:w="4506" w:type="pct"/>
            <w:tcPrChange w:id="351" w:author="Etion Pinari [2]" w:date="2020-12-06T12:32:00Z">
              <w:tcPr>
                <w:tcW w:w="9990" w:type="dxa"/>
              </w:tcPr>
            </w:tcPrChange>
          </w:tcPr>
          <w:p w14:paraId="0095D599" w14:textId="5656C5B1" w:rsidR="00BD7918" w:rsidRPr="00476A43" w:rsidDel="00451490" w:rsidRDefault="00BD7918" w:rsidP="00BD7918">
            <w:pPr>
              <w:pStyle w:val="ListParagraph"/>
              <w:ind w:left="0"/>
              <w:rPr>
                <w:del w:id="352" w:author="Etion Pinari [2]" w:date="2020-12-06T20:43:00Z"/>
                <w:rFonts w:ascii="Bell MT" w:hAnsi="Bell MT" w:cs="Arial"/>
                <w:color w:val="000000" w:themeColor="text1"/>
                <w:sz w:val="28"/>
                <w:szCs w:val="28"/>
                <w:rPrChange w:id="353" w:author="Etion Pinari [2]" w:date="2020-12-06T12:14:00Z">
                  <w:rPr>
                    <w:del w:id="354" w:author="Etion Pinari [2]" w:date="2020-12-06T20:43:00Z"/>
                    <w:rFonts w:ascii="Bell MT" w:hAnsi="Bell MT" w:cs="Arial"/>
                    <w:color w:val="000000" w:themeColor="text1"/>
                    <w:sz w:val="26"/>
                    <w:szCs w:val="26"/>
                  </w:rPr>
                </w:rPrChange>
              </w:rPr>
            </w:pPr>
            <w:del w:id="355" w:author="Etion Pinari [2]" w:date="2020-12-06T20:43:00Z">
              <w:r w:rsidRPr="00A14D2C" w:rsidDel="00451490">
                <w:rPr>
                  <w:rFonts w:ascii="Bell MT" w:hAnsi="Bell MT" w:cs="Arial"/>
                  <w:b/>
                  <w:bCs/>
                  <w:color w:val="000000" w:themeColor="text1"/>
                  <w:sz w:val="28"/>
                  <w:szCs w:val="28"/>
                  <w:rPrChange w:id="35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57" w:author="Etion Pinari [2]" w:date="2020-12-06T12:14:00Z">
                    <w:rPr>
                      <w:rFonts w:ascii="Bell MT" w:hAnsi="Bell MT" w:cs="Arial"/>
                      <w:color w:val="000000" w:themeColor="text1"/>
                      <w:sz w:val="26"/>
                      <w:szCs w:val="26"/>
                    </w:rPr>
                  </w:rPrChange>
                </w:rPr>
                <w:delText xml:space="preserve"> infer how long it will take for customers to buy all products</w:delText>
              </w:r>
            </w:del>
          </w:p>
        </w:tc>
      </w:tr>
      <w:tr w:rsidR="00BD7918" w:rsidDel="00451490" w14:paraId="32228CB3" w14:textId="1E87E281" w:rsidTr="00A14D2C">
        <w:trPr>
          <w:trHeight w:val="108"/>
          <w:del w:id="358" w:author="Etion Pinari [2]" w:date="2020-12-06T20:43:00Z"/>
          <w:trPrChange w:id="359" w:author="Etion Pinari [2]" w:date="2020-12-06T12:32:00Z">
            <w:trPr>
              <w:trHeight w:val="117"/>
            </w:trPr>
          </w:trPrChange>
        </w:trPr>
        <w:tc>
          <w:tcPr>
            <w:tcW w:w="494" w:type="pct"/>
            <w:shd w:val="clear" w:color="auto" w:fill="FF7C80"/>
            <w:tcPrChange w:id="360" w:author="Etion Pinari [2]" w:date="2020-12-06T12:32:00Z">
              <w:tcPr>
                <w:tcW w:w="895" w:type="dxa"/>
                <w:shd w:val="clear" w:color="auto" w:fill="FF7C80"/>
              </w:tcPr>
            </w:tcPrChange>
          </w:tcPr>
          <w:p w14:paraId="3F0E13A8" w14:textId="6963DC84" w:rsidR="00BD7918" w:rsidRPr="00476A43" w:rsidDel="00451490" w:rsidRDefault="00BD7918" w:rsidP="00BD7918">
            <w:pPr>
              <w:pStyle w:val="ListParagraph"/>
              <w:ind w:left="0"/>
              <w:rPr>
                <w:del w:id="361" w:author="Etion Pinari [2]" w:date="2020-12-06T20:43:00Z"/>
                <w:rFonts w:ascii="Bell MT" w:hAnsi="Bell MT" w:cs="Arial"/>
                <w:color w:val="000000" w:themeColor="text1"/>
                <w:sz w:val="28"/>
                <w:szCs w:val="28"/>
              </w:rPr>
            </w:pPr>
            <w:del w:id="362" w:author="Etion Pinari [2]" w:date="2020-12-06T20:43:00Z">
              <w:r w:rsidRPr="00476A43" w:rsidDel="00451490">
                <w:rPr>
                  <w:rFonts w:ascii="Bell MT" w:hAnsi="Bell MT" w:cs="Arial"/>
                  <w:color w:val="000000" w:themeColor="text1"/>
                  <w:sz w:val="28"/>
                  <w:szCs w:val="28"/>
                </w:rPr>
                <w:delText>R11</w:delText>
              </w:r>
            </w:del>
          </w:p>
        </w:tc>
        <w:tc>
          <w:tcPr>
            <w:tcW w:w="4506" w:type="pct"/>
            <w:tcPrChange w:id="363" w:author="Etion Pinari [2]" w:date="2020-12-06T12:32:00Z">
              <w:tcPr>
                <w:tcW w:w="9990" w:type="dxa"/>
              </w:tcPr>
            </w:tcPrChange>
          </w:tcPr>
          <w:p w14:paraId="1A14FC5F" w14:textId="1292A31A" w:rsidR="00BD7918" w:rsidRPr="00476A43" w:rsidDel="00451490" w:rsidRDefault="00BD7918" w:rsidP="00BD7918">
            <w:pPr>
              <w:pStyle w:val="ListParagraph"/>
              <w:ind w:left="0"/>
              <w:rPr>
                <w:del w:id="364" w:author="Etion Pinari [2]" w:date="2020-12-06T20:43:00Z"/>
                <w:rFonts w:ascii="Bell MT" w:hAnsi="Bell MT" w:cs="Arial"/>
                <w:color w:val="000000" w:themeColor="text1"/>
                <w:sz w:val="28"/>
                <w:szCs w:val="28"/>
                <w:rPrChange w:id="365" w:author="Etion Pinari [2]" w:date="2020-12-06T12:14:00Z">
                  <w:rPr>
                    <w:del w:id="366" w:author="Etion Pinari [2]" w:date="2020-12-06T20:43:00Z"/>
                    <w:rFonts w:ascii="Bell MT" w:hAnsi="Bell MT" w:cs="Arial"/>
                    <w:color w:val="000000" w:themeColor="text1"/>
                    <w:sz w:val="26"/>
                    <w:szCs w:val="26"/>
                  </w:rPr>
                </w:rPrChange>
              </w:rPr>
            </w:pPr>
            <w:del w:id="367" w:author="Etion Pinari [2]" w:date="2020-12-06T20:43:00Z">
              <w:r w:rsidRPr="00A14D2C" w:rsidDel="00451490">
                <w:rPr>
                  <w:rFonts w:ascii="Bell MT" w:hAnsi="Bell MT" w:cs="Arial"/>
                  <w:b/>
                  <w:bCs/>
                  <w:color w:val="000000" w:themeColor="text1"/>
                  <w:sz w:val="28"/>
                  <w:szCs w:val="28"/>
                  <w:rPrChange w:id="368"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69" w:author="Etion Pinari [2]" w:date="2020-12-06T12:14:00Z">
                    <w:rPr>
                      <w:rFonts w:ascii="Bell MT" w:hAnsi="Bell MT" w:cs="Arial"/>
                      <w:color w:val="000000" w:themeColor="text1"/>
                      <w:sz w:val="26"/>
                      <w:szCs w:val="26"/>
                    </w:rPr>
                  </w:rPrChange>
                </w:rPr>
                <w:delText xml:space="preserve"> store data about registered users' habits of expenses</w:delText>
              </w:r>
            </w:del>
          </w:p>
        </w:tc>
      </w:tr>
      <w:tr w:rsidR="00BD7918" w:rsidDel="00451490" w14:paraId="2EB82CC3" w14:textId="11486B25" w:rsidTr="00A14D2C">
        <w:trPr>
          <w:trHeight w:val="108"/>
          <w:del w:id="370" w:author="Etion Pinari [2]" w:date="2020-12-06T20:43:00Z"/>
          <w:trPrChange w:id="371" w:author="Etion Pinari [2]" w:date="2020-12-06T12:32:00Z">
            <w:trPr>
              <w:trHeight w:val="117"/>
            </w:trPr>
          </w:trPrChange>
        </w:trPr>
        <w:tc>
          <w:tcPr>
            <w:tcW w:w="494" w:type="pct"/>
            <w:shd w:val="clear" w:color="auto" w:fill="FF7C80"/>
            <w:tcPrChange w:id="372" w:author="Etion Pinari [2]" w:date="2020-12-06T12:32:00Z">
              <w:tcPr>
                <w:tcW w:w="895" w:type="dxa"/>
                <w:shd w:val="clear" w:color="auto" w:fill="FF7C80"/>
              </w:tcPr>
            </w:tcPrChange>
          </w:tcPr>
          <w:p w14:paraId="727C6DBD" w14:textId="24429E0F" w:rsidR="00BD7918" w:rsidRPr="00476A43" w:rsidDel="00451490" w:rsidRDefault="00BD7918" w:rsidP="00BD7918">
            <w:pPr>
              <w:pStyle w:val="ListParagraph"/>
              <w:ind w:left="0"/>
              <w:rPr>
                <w:del w:id="373" w:author="Etion Pinari [2]" w:date="2020-12-06T20:43:00Z"/>
                <w:rFonts w:ascii="Bell MT" w:hAnsi="Bell MT" w:cs="Arial"/>
                <w:color w:val="000000" w:themeColor="text1"/>
                <w:sz w:val="28"/>
                <w:szCs w:val="28"/>
              </w:rPr>
            </w:pPr>
            <w:del w:id="374" w:author="Etion Pinari [2]" w:date="2020-12-06T20:43:00Z">
              <w:r w:rsidRPr="00476A43" w:rsidDel="00451490">
                <w:rPr>
                  <w:rFonts w:ascii="Bell MT" w:hAnsi="Bell MT" w:cs="Arial"/>
                  <w:color w:val="000000" w:themeColor="text1"/>
                  <w:sz w:val="28"/>
                  <w:szCs w:val="28"/>
                </w:rPr>
                <w:delText>R12</w:delText>
              </w:r>
            </w:del>
          </w:p>
        </w:tc>
        <w:tc>
          <w:tcPr>
            <w:tcW w:w="4506" w:type="pct"/>
            <w:tcPrChange w:id="375" w:author="Etion Pinari [2]" w:date="2020-12-06T12:32:00Z">
              <w:tcPr>
                <w:tcW w:w="9990" w:type="dxa"/>
              </w:tcPr>
            </w:tcPrChange>
          </w:tcPr>
          <w:p w14:paraId="2A8AED23" w14:textId="6E92D027" w:rsidR="00BD7918" w:rsidRPr="00476A43" w:rsidDel="00451490" w:rsidRDefault="00BD7918" w:rsidP="00BD7918">
            <w:pPr>
              <w:pStyle w:val="ListParagraph"/>
              <w:ind w:left="0"/>
              <w:rPr>
                <w:del w:id="376" w:author="Etion Pinari [2]" w:date="2020-12-06T20:43:00Z"/>
                <w:rFonts w:ascii="Bell MT" w:hAnsi="Bell MT" w:cs="Arial"/>
                <w:color w:val="000000" w:themeColor="text1"/>
                <w:sz w:val="28"/>
                <w:szCs w:val="28"/>
                <w:rPrChange w:id="377" w:author="Etion Pinari [2]" w:date="2020-12-06T12:14:00Z">
                  <w:rPr>
                    <w:del w:id="378" w:author="Etion Pinari [2]" w:date="2020-12-06T20:43:00Z"/>
                    <w:rFonts w:ascii="Bell MT" w:hAnsi="Bell MT" w:cs="Arial"/>
                    <w:color w:val="000000" w:themeColor="text1"/>
                    <w:sz w:val="26"/>
                    <w:szCs w:val="26"/>
                  </w:rPr>
                </w:rPrChange>
              </w:rPr>
            </w:pPr>
            <w:del w:id="379" w:author="Etion Pinari [2]" w:date="2020-12-06T20:43:00Z">
              <w:r w:rsidRPr="00A14D2C" w:rsidDel="00451490">
                <w:rPr>
                  <w:rFonts w:ascii="Bell MT" w:hAnsi="Bell MT" w:cs="Arial"/>
                  <w:b/>
                  <w:bCs/>
                  <w:color w:val="000000" w:themeColor="text1"/>
                  <w:sz w:val="28"/>
                  <w:szCs w:val="28"/>
                  <w:rPrChange w:id="380"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81" w:author="Etion Pinari [2]" w:date="2020-12-06T12:14:00Z">
                    <w:rPr>
                      <w:rFonts w:ascii="Bell MT" w:hAnsi="Bell MT" w:cs="Arial"/>
                      <w:color w:val="000000" w:themeColor="text1"/>
                      <w:sz w:val="26"/>
                      <w:szCs w:val="26"/>
                    </w:rPr>
                  </w:rPrChange>
                </w:rPr>
                <w:delText xml:space="preserve"> inform users </w:delText>
              </w:r>
            </w:del>
            <w:del w:id="382" w:author="Etion Pinari [2]" w:date="2020-12-06T12:11:00Z">
              <w:r w:rsidRPr="00476A43" w:rsidDel="009C27DC">
                <w:rPr>
                  <w:rFonts w:ascii="Bell MT" w:hAnsi="Bell MT" w:cs="Arial"/>
                  <w:color w:val="000000" w:themeColor="text1"/>
                  <w:sz w:val="28"/>
                  <w:szCs w:val="28"/>
                  <w:rPrChange w:id="383" w:author="Etion Pinari [2]" w:date="2020-12-06T12:14:00Z">
                    <w:rPr>
                      <w:rFonts w:ascii="Bell MT" w:hAnsi="Bell MT" w:cs="Arial"/>
                      <w:color w:val="000000" w:themeColor="text1"/>
                      <w:sz w:val="26"/>
                      <w:szCs w:val="26"/>
                    </w:rPr>
                  </w:rPrChange>
                </w:rPr>
                <w:delText xml:space="preserve">every 6 hours </w:delText>
              </w:r>
            </w:del>
            <w:del w:id="384" w:author="Etion Pinari [2]" w:date="2020-12-06T20:43:00Z">
              <w:r w:rsidRPr="00476A43" w:rsidDel="00451490">
                <w:rPr>
                  <w:rFonts w:ascii="Bell MT" w:hAnsi="Bell MT" w:cs="Arial"/>
                  <w:color w:val="000000" w:themeColor="text1"/>
                  <w:sz w:val="28"/>
                  <w:szCs w:val="28"/>
                  <w:rPrChange w:id="385" w:author="Etion Pinari [2]" w:date="2020-12-06T12:14:00Z">
                    <w:rPr>
                      <w:rFonts w:ascii="Bell MT" w:hAnsi="Bell MT" w:cs="Arial"/>
                      <w:color w:val="000000" w:themeColor="text1"/>
                      <w:sz w:val="26"/>
                      <w:szCs w:val="26"/>
                    </w:rPr>
                  </w:rPrChange>
                </w:rPr>
                <w:delText>of the 10 closest stores' available time slots for the day</w:delText>
              </w:r>
            </w:del>
          </w:p>
        </w:tc>
      </w:tr>
      <w:tr w:rsidR="00BD7918" w:rsidDel="00451490" w14:paraId="53731665" w14:textId="5CDCEC39" w:rsidTr="00A14D2C">
        <w:trPr>
          <w:trHeight w:val="108"/>
          <w:del w:id="386" w:author="Etion Pinari [2]" w:date="2020-12-06T20:43:00Z"/>
          <w:trPrChange w:id="387" w:author="Etion Pinari [2]" w:date="2020-12-06T12:32:00Z">
            <w:trPr>
              <w:trHeight w:val="117"/>
            </w:trPr>
          </w:trPrChange>
        </w:trPr>
        <w:tc>
          <w:tcPr>
            <w:tcW w:w="494" w:type="pct"/>
            <w:shd w:val="clear" w:color="auto" w:fill="FF7C80"/>
            <w:tcPrChange w:id="388" w:author="Etion Pinari [2]" w:date="2020-12-06T12:32:00Z">
              <w:tcPr>
                <w:tcW w:w="895" w:type="dxa"/>
                <w:shd w:val="clear" w:color="auto" w:fill="FF7C80"/>
              </w:tcPr>
            </w:tcPrChange>
          </w:tcPr>
          <w:p w14:paraId="6A99EE88" w14:textId="06CAF06C" w:rsidR="00BD7918" w:rsidRPr="00476A43" w:rsidDel="00451490" w:rsidRDefault="00BD7918" w:rsidP="00BD7918">
            <w:pPr>
              <w:pStyle w:val="ListParagraph"/>
              <w:ind w:left="0"/>
              <w:rPr>
                <w:del w:id="389" w:author="Etion Pinari [2]" w:date="2020-12-06T20:43:00Z"/>
                <w:rFonts w:ascii="Bell MT" w:hAnsi="Bell MT" w:cs="Arial"/>
                <w:color w:val="000000" w:themeColor="text1"/>
                <w:sz w:val="28"/>
                <w:szCs w:val="28"/>
              </w:rPr>
            </w:pPr>
            <w:del w:id="390" w:author="Etion Pinari [2]" w:date="2020-12-06T20:43:00Z">
              <w:r w:rsidRPr="00476A43" w:rsidDel="00451490">
                <w:rPr>
                  <w:rFonts w:ascii="Bell MT" w:hAnsi="Bell MT" w:cs="Arial"/>
                  <w:color w:val="000000" w:themeColor="text1"/>
                  <w:sz w:val="28"/>
                  <w:szCs w:val="28"/>
                </w:rPr>
                <w:delText>R12.1</w:delText>
              </w:r>
            </w:del>
          </w:p>
        </w:tc>
        <w:tc>
          <w:tcPr>
            <w:tcW w:w="4506" w:type="pct"/>
            <w:tcPrChange w:id="391" w:author="Etion Pinari [2]" w:date="2020-12-06T12:32:00Z">
              <w:tcPr>
                <w:tcW w:w="9990" w:type="dxa"/>
              </w:tcPr>
            </w:tcPrChange>
          </w:tcPr>
          <w:p w14:paraId="2E60D25D" w14:textId="680D2F50" w:rsidR="00BD7918" w:rsidRPr="00476A43" w:rsidDel="00451490" w:rsidRDefault="00BD7918" w:rsidP="00BD7918">
            <w:pPr>
              <w:pStyle w:val="ListParagraph"/>
              <w:ind w:left="0"/>
              <w:rPr>
                <w:del w:id="392" w:author="Etion Pinari [2]" w:date="2020-12-06T20:43:00Z"/>
                <w:rFonts w:ascii="Bell MT" w:hAnsi="Bell MT" w:cs="Arial"/>
                <w:color w:val="000000" w:themeColor="text1"/>
                <w:sz w:val="28"/>
                <w:szCs w:val="28"/>
                <w:rPrChange w:id="393" w:author="Etion Pinari [2]" w:date="2020-12-06T12:14:00Z">
                  <w:rPr>
                    <w:del w:id="394" w:author="Etion Pinari [2]" w:date="2020-12-06T20:43:00Z"/>
                    <w:rFonts w:ascii="Bell MT" w:hAnsi="Bell MT" w:cs="Arial"/>
                    <w:color w:val="000000" w:themeColor="text1"/>
                    <w:sz w:val="26"/>
                    <w:szCs w:val="26"/>
                  </w:rPr>
                </w:rPrChange>
              </w:rPr>
            </w:pPr>
            <w:del w:id="395" w:author="Etion Pinari [2]" w:date="2020-12-06T20:43:00Z">
              <w:r w:rsidRPr="00A14D2C" w:rsidDel="00451490">
                <w:rPr>
                  <w:rFonts w:ascii="Bell MT" w:hAnsi="Bell MT" w:cs="Arial"/>
                  <w:b/>
                  <w:bCs/>
                  <w:color w:val="000000" w:themeColor="text1"/>
                  <w:sz w:val="28"/>
                  <w:szCs w:val="28"/>
                  <w:rPrChange w:id="39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97" w:author="Etion Pinari [2]" w:date="2020-12-06T12:14:00Z">
                    <w:rPr>
                      <w:rFonts w:ascii="Bell MT" w:hAnsi="Bell MT" w:cs="Arial"/>
                      <w:color w:val="000000" w:themeColor="text1"/>
                      <w:sz w:val="26"/>
                      <w:szCs w:val="26"/>
                    </w:rPr>
                  </w:rPrChange>
                </w:rPr>
                <w:delText xml:space="preserve"> allow its users to select which store(s) to get informed about, by default none</w:delText>
              </w:r>
            </w:del>
          </w:p>
        </w:tc>
      </w:tr>
      <w:tr w:rsidR="00BD7918" w:rsidDel="00451490" w14:paraId="05A9353C" w14:textId="3BF7D4AB" w:rsidTr="00A14D2C">
        <w:trPr>
          <w:trHeight w:val="108"/>
          <w:del w:id="398" w:author="Etion Pinari [2]" w:date="2020-12-06T20:43:00Z"/>
          <w:trPrChange w:id="399" w:author="Etion Pinari [2]" w:date="2020-12-06T12:32:00Z">
            <w:trPr>
              <w:trHeight w:val="117"/>
            </w:trPr>
          </w:trPrChange>
        </w:trPr>
        <w:tc>
          <w:tcPr>
            <w:tcW w:w="494" w:type="pct"/>
            <w:shd w:val="clear" w:color="auto" w:fill="FF7C80"/>
            <w:tcPrChange w:id="400" w:author="Etion Pinari [2]" w:date="2020-12-06T12:32:00Z">
              <w:tcPr>
                <w:tcW w:w="895" w:type="dxa"/>
                <w:shd w:val="clear" w:color="auto" w:fill="FF7C80"/>
              </w:tcPr>
            </w:tcPrChange>
          </w:tcPr>
          <w:p w14:paraId="012F0E04" w14:textId="38D790DB" w:rsidR="00BD7918" w:rsidRPr="00476A43" w:rsidDel="00451490" w:rsidRDefault="00BD7918" w:rsidP="00BD7918">
            <w:pPr>
              <w:pStyle w:val="ListParagraph"/>
              <w:ind w:left="0"/>
              <w:rPr>
                <w:del w:id="401" w:author="Etion Pinari [2]" w:date="2020-12-06T20:43:00Z"/>
                <w:rFonts w:ascii="Bell MT" w:hAnsi="Bell MT" w:cs="Arial"/>
                <w:color w:val="000000" w:themeColor="text1"/>
                <w:sz w:val="28"/>
                <w:szCs w:val="28"/>
              </w:rPr>
            </w:pPr>
            <w:del w:id="402" w:author="Etion Pinari [2]" w:date="2020-12-06T20:43:00Z">
              <w:r w:rsidRPr="00476A43" w:rsidDel="00451490">
                <w:rPr>
                  <w:rFonts w:ascii="Bell MT" w:hAnsi="Bell MT" w:cs="Arial"/>
                  <w:color w:val="000000" w:themeColor="text1"/>
                  <w:sz w:val="28"/>
                  <w:szCs w:val="28"/>
                </w:rPr>
                <w:delText>R12.2</w:delText>
              </w:r>
            </w:del>
          </w:p>
        </w:tc>
        <w:tc>
          <w:tcPr>
            <w:tcW w:w="4506" w:type="pct"/>
            <w:tcPrChange w:id="403" w:author="Etion Pinari [2]" w:date="2020-12-06T12:32:00Z">
              <w:tcPr>
                <w:tcW w:w="9990" w:type="dxa"/>
              </w:tcPr>
            </w:tcPrChange>
          </w:tcPr>
          <w:p w14:paraId="05396375" w14:textId="780A3DF5" w:rsidR="00BD7918" w:rsidRPr="00476A43" w:rsidDel="00451490" w:rsidRDefault="00BD7918" w:rsidP="00BD7918">
            <w:pPr>
              <w:pStyle w:val="ListParagraph"/>
              <w:ind w:left="0"/>
              <w:rPr>
                <w:del w:id="404" w:author="Etion Pinari [2]" w:date="2020-12-06T20:43:00Z"/>
                <w:rFonts w:ascii="Bell MT" w:hAnsi="Bell MT" w:cs="Arial"/>
                <w:color w:val="000000" w:themeColor="text1"/>
                <w:sz w:val="28"/>
                <w:szCs w:val="28"/>
                <w:rPrChange w:id="405" w:author="Etion Pinari [2]" w:date="2020-12-06T12:14:00Z">
                  <w:rPr>
                    <w:del w:id="406" w:author="Etion Pinari [2]" w:date="2020-12-06T20:43:00Z"/>
                    <w:rFonts w:ascii="Bell MT" w:hAnsi="Bell MT" w:cs="Arial"/>
                    <w:color w:val="000000" w:themeColor="text1"/>
                    <w:sz w:val="26"/>
                    <w:szCs w:val="26"/>
                  </w:rPr>
                </w:rPrChange>
              </w:rPr>
            </w:pPr>
            <w:del w:id="407" w:author="Etion Pinari [2]" w:date="2020-12-06T20:43:00Z">
              <w:r w:rsidRPr="00A14D2C" w:rsidDel="00451490">
                <w:rPr>
                  <w:rFonts w:ascii="Bell MT" w:hAnsi="Bell MT" w:cs="Arial"/>
                  <w:b/>
                  <w:bCs/>
                  <w:color w:val="000000" w:themeColor="text1"/>
                  <w:sz w:val="28"/>
                  <w:szCs w:val="28"/>
                  <w:rPrChange w:id="408"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09" w:author="Etion Pinari [2]" w:date="2020-12-06T12:14:00Z">
                    <w:rPr>
                      <w:rFonts w:ascii="Bell MT" w:hAnsi="Bell MT" w:cs="Arial"/>
                      <w:color w:val="000000" w:themeColor="text1"/>
                      <w:sz w:val="26"/>
                      <w:szCs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410" w:author="Etion Pinari [2]" w:date="2020-12-06T20:43:00Z"/>
          <w:trPrChange w:id="411" w:author="Etion Pinari [2]" w:date="2020-12-06T12:32:00Z">
            <w:trPr>
              <w:trHeight w:val="117"/>
            </w:trPr>
          </w:trPrChange>
        </w:trPr>
        <w:tc>
          <w:tcPr>
            <w:tcW w:w="494" w:type="pct"/>
            <w:shd w:val="clear" w:color="auto" w:fill="FF7C80"/>
            <w:tcPrChange w:id="412" w:author="Etion Pinari [2]" w:date="2020-12-06T12:32:00Z">
              <w:tcPr>
                <w:tcW w:w="895" w:type="dxa"/>
                <w:shd w:val="clear" w:color="auto" w:fill="FF7C80"/>
              </w:tcPr>
            </w:tcPrChange>
          </w:tcPr>
          <w:p w14:paraId="476BE079" w14:textId="38FC57B5" w:rsidR="00BD7918" w:rsidRPr="00476A43" w:rsidDel="00451490" w:rsidRDefault="00BD7918" w:rsidP="00BD7918">
            <w:pPr>
              <w:pStyle w:val="ListParagraph"/>
              <w:ind w:left="0"/>
              <w:rPr>
                <w:del w:id="413" w:author="Etion Pinari [2]" w:date="2020-12-06T20:43:00Z"/>
                <w:rFonts w:ascii="Bell MT" w:hAnsi="Bell MT" w:cs="Arial"/>
                <w:color w:val="000000" w:themeColor="text1"/>
                <w:sz w:val="28"/>
                <w:szCs w:val="28"/>
              </w:rPr>
            </w:pPr>
            <w:del w:id="414" w:author="Etion Pinari [2]" w:date="2020-12-06T20:43:00Z">
              <w:r w:rsidRPr="00476A43" w:rsidDel="00451490">
                <w:rPr>
                  <w:rFonts w:ascii="Bell MT" w:hAnsi="Bell MT" w:cs="Arial"/>
                  <w:color w:val="000000" w:themeColor="text1"/>
                  <w:sz w:val="28"/>
                  <w:szCs w:val="28"/>
                </w:rPr>
                <w:delText>R13</w:delText>
              </w:r>
            </w:del>
          </w:p>
        </w:tc>
        <w:tc>
          <w:tcPr>
            <w:tcW w:w="4506" w:type="pct"/>
            <w:tcPrChange w:id="415" w:author="Etion Pinari [2]" w:date="2020-12-06T12:32:00Z">
              <w:tcPr>
                <w:tcW w:w="9990" w:type="dxa"/>
              </w:tcPr>
            </w:tcPrChange>
          </w:tcPr>
          <w:p w14:paraId="108F59D4" w14:textId="15B01241" w:rsidR="00BD7918" w:rsidRPr="00476A43" w:rsidDel="00451490" w:rsidRDefault="00BD7918" w:rsidP="00BD7918">
            <w:pPr>
              <w:pStyle w:val="ListParagraph"/>
              <w:ind w:left="0"/>
              <w:rPr>
                <w:del w:id="416" w:author="Etion Pinari [2]" w:date="2020-12-06T20:43:00Z"/>
                <w:rFonts w:ascii="Bell MT" w:hAnsi="Bell MT" w:cs="Arial"/>
                <w:color w:val="000000" w:themeColor="text1"/>
                <w:sz w:val="28"/>
                <w:szCs w:val="28"/>
                <w:rPrChange w:id="417" w:author="Etion Pinari [2]" w:date="2020-12-06T12:14:00Z">
                  <w:rPr>
                    <w:del w:id="418" w:author="Etion Pinari [2]" w:date="2020-12-06T20:43:00Z"/>
                    <w:rFonts w:ascii="Bell MT" w:hAnsi="Bell MT" w:cs="Arial"/>
                    <w:color w:val="000000" w:themeColor="text1"/>
                    <w:sz w:val="26"/>
                    <w:szCs w:val="26"/>
                  </w:rPr>
                </w:rPrChange>
              </w:rPr>
            </w:pPr>
            <w:del w:id="419" w:author="Etion Pinari [2]" w:date="2020-12-06T20:43:00Z">
              <w:r w:rsidRPr="00A14D2C" w:rsidDel="00451490">
                <w:rPr>
                  <w:rFonts w:ascii="Bell MT" w:hAnsi="Bell MT" w:cs="Arial"/>
                  <w:b/>
                  <w:bCs/>
                  <w:color w:val="000000" w:themeColor="text1"/>
                  <w:sz w:val="28"/>
                  <w:szCs w:val="28"/>
                  <w:rPrChange w:id="420" w:author="Etion Pinari [2]" w:date="2020-12-06T12:33:00Z">
                    <w:rPr>
                      <w:rFonts w:ascii="Bell MT" w:hAnsi="Bell MT" w:cs="Arial"/>
                      <w:color w:val="000000" w:themeColor="text1"/>
                      <w:sz w:val="26"/>
                      <w:szCs w:val="26"/>
                    </w:rPr>
                  </w:rPrChange>
                </w:rPr>
                <w:delText xml:space="preserve">The system </w:delText>
              </w:r>
              <w:commentRangeStart w:id="421"/>
              <w:r w:rsidRPr="00A14D2C" w:rsidDel="00451490">
                <w:rPr>
                  <w:rFonts w:ascii="Bell MT" w:hAnsi="Bell MT" w:cs="Arial"/>
                  <w:b/>
                  <w:bCs/>
                  <w:color w:val="000000" w:themeColor="text1"/>
                  <w:sz w:val="28"/>
                  <w:szCs w:val="28"/>
                  <w:rPrChange w:id="422" w:author="Etion Pinari [2]" w:date="2020-12-06T12:33:00Z">
                    <w:rPr>
                      <w:rFonts w:ascii="Bell MT" w:hAnsi="Bell MT" w:cs="Arial"/>
                      <w:color w:val="000000" w:themeColor="text1"/>
                      <w:sz w:val="26"/>
                      <w:szCs w:val="26"/>
                    </w:rPr>
                  </w:rPrChange>
                </w:rPr>
                <w:delText>shall</w:delText>
              </w:r>
              <w:commentRangeEnd w:id="421"/>
              <w:r w:rsidRPr="00A14D2C" w:rsidDel="00451490">
                <w:rPr>
                  <w:rStyle w:val="CommentReference"/>
                  <w:rFonts w:ascii="Bell MT" w:hAnsi="Bell MT"/>
                  <w:b/>
                  <w:bCs/>
                  <w:sz w:val="28"/>
                  <w:szCs w:val="28"/>
                  <w:rPrChange w:id="423" w:author="Etion Pinari [2]" w:date="2020-12-06T12:33:00Z">
                    <w:rPr>
                      <w:rStyle w:val="CommentReference"/>
                    </w:rPr>
                  </w:rPrChange>
                </w:rPr>
                <w:commentReference w:id="421"/>
              </w:r>
              <w:r w:rsidRPr="00476A43" w:rsidDel="00451490">
                <w:rPr>
                  <w:rFonts w:ascii="Bell MT" w:hAnsi="Bell MT" w:cs="Arial"/>
                  <w:color w:val="000000" w:themeColor="text1"/>
                  <w:sz w:val="28"/>
                  <w:szCs w:val="28"/>
                  <w:rPrChange w:id="424" w:author="Etion Pinari [2]" w:date="2020-12-06T12:14:00Z">
                    <w:rPr>
                      <w:rFonts w:ascii="Bell MT" w:hAnsi="Bell MT" w:cs="Arial"/>
                      <w:color w:val="000000" w:themeColor="text1"/>
                      <w:sz w:val="26"/>
                      <w:szCs w:val="26"/>
                    </w:rPr>
                  </w:rPrChange>
                </w:rPr>
                <w:delText xml:space="preserve"> allow the user to scan its QR code in entrance</w:delText>
              </w:r>
              <w:r w:rsidR="0010361F" w:rsidRPr="00476A43" w:rsidDel="00451490">
                <w:rPr>
                  <w:rFonts w:ascii="Bell MT" w:hAnsi="Bell MT" w:cs="Arial"/>
                  <w:color w:val="000000" w:themeColor="text1"/>
                  <w:sz w:val="28"/>
                  <w:szCs w:val="28"/>
                  <w:rPrChange w:id="425" w:author="Etion Pinari [2]" w:date="2020-12-06T12:14:00Z">
                    <w:rPr>
                      <w:rFonts w:ascii="Bell MT" w:hAnsi="Bell MT" w:cs="Arial"/>
                      <w:color w:val="000000" w:themeColor="text1"/>
                      <w:sz w:val="26"/>
                      <w:szCs w:val="26"/>
                    </w:rPr>
                  </w:rPrChange>
                </w:rPr>
                <w:delText xml:space="preserve"> </w:delText>
              </w:r>
              <w:commentRangeStart w:id="426"/>
              <w:r w:rsidR="0010361F" w:rsidRPr="00476A43" w:rsidDel="00451490">
                <w:rPr>
                  <w:rFonts w:ascii="Bell MT" w:hAnsi="Bell MT" w:cs="Arial"/>
                  <w:color w:val="000000" w:themeColor="text1"/>
                  <w:sz w:val="28"/>
                  <w:szCs w:val="28"/>
                  <w:rPrChange w:id="427" w:author="Etion Pinari [2]" w:date="2020-12-06T12:14:00Z">
                    <w:rPr>
                      <w:rFonts w:ascii="Bell MT" w:hAnsi="Bell MT" w:cs="Arial"/>
                      <w:color w:val="000000" w:themeColor="text1"/>
                      <w:sz w:val="26"/>
                      <w:szCs w:val="26"/>
                    </w:rPr>
                  </w:rPrChange>
                </w:rPr>
                <w:delText>through the turnstiles</w:delText>
              </w:r>
              <w:commentRangeEnd w:id="426"/>
              <w:r w:rsidR="0010361F" w:rsidRPr="00476A43" w:rsidDel="00451490">
                <w:rPr>
                  <w:rStyle w:val="CommentReference"/>
                  <w:rFonts w:ascii="Bell MT" w:hAnsi="Bell MT"/>
                  <w:sz w:val="28"/>
                  <w:szCs w:val="28"/>
                  <w:rPrChange w:id="428" w:author="Etion Pinari [2]" w:date="2020-12-06T12:14:00Z">
                    <w:rPr>
                      <w:rStyle w:val="CommentReference"/>
                    </w:rPr>
                  </w:rPrChange>
                </w:rPr>
                <w:commentReference w:id="426"/>
              </w:r>
            </w:del>
          </w:p>
        </w:tc>
      </w:tr>
      <w:tr w:rsidR="00BD7918" w:rsidDel="00451490" w14:paraId="1C99F65D" w14:textId="6E36BFD9" w:rsidTr="00A14D2C">
        <w:trPr>
          <w:trHeight w:val="108"/>
          <w:del w:id="429" w:author="Etion Pinari [2]" w:date="2020-12-06T20:43:00Z"/>
          <w:trPrChange w:id="430" w:author="Etion Pinari [2]" w:date="2020-12-06T12:32:00Z">
            <w:trPr>
              <w:trHeight w:val="117"/>
            </w:trPr>
          </w:trPrChange>
        </w:trPr>
        <w:tc>
          <w:tcPr>
            <w:tcW w:w="494" w:type="pct"/>
            <w:shd w:val="clear" w:color="auto" w:fill="FF7C80"/>
            <w:tcPrChange w:id="431" w:author="Etion Pinari [2]" w:date="2020-12-06T12:32:00Z">
              <w:tcPr>
                <w:tcW w:w="895" w:type="dxa"/>
                <w:shd w:val="clear" w:color="auto" w:fill="FF7C80"/>
              </w:tcPr>
            </w:tcPrChange>
          </w:tcPr>
          <w:p w14:paraId="50C0A7CA" w14:textId="7C32F625" w:rsidR="00BD7918" w:rsidRPr="00476A43" w:rsidDel="00451490" w:rsidRDefault="00BD7918" w:rsidP="00BD7918">
            <w:pPr>
              <w:pStyle w:val="ListParagraph"/>
              <w:ind w:left="0"/>
              <w:rPr>
                <w:del w:id="432" w:author="Etion Pinari [2]" w:date="2020-12-06T20:43:00Z"/>
                <w:rFonts w:ascii="Bell MT" w:hAnsi="Bell MT" w:cs="Arial"/>
                <w:color w:val="000000" w:themeColor="text1"/>
                <w:sz w:val="28"/>
                <w:szCs w:val="28"/>
              </w:rPr>
            </w:pPr>
            <w:del w:id="433" w:author="Etion Pinari [2]" w:date="2020-12-06T20:43:00Z">
              <w:r w:rsidRPr="00476A43" w:rsidDel="00451490">
                <w:rPr>
                  <w:rFonts w:ascii="Bell MT" w:hAnsi="Bell MT" w:cs="Arial"/>
                  <w:color w:val="000000" w:themeColor="text1"/>
                  <w:sz w:val="28"/>
                  <w:szCs w:val="28"/>
                </w:rPr>
                <w:delText>R14</w:delText>
              </w:r>
            </w:del>
          </w:p>
        </w:tc>
        <w:tc>
          <w:tcPr>
            <w:tcW w:w="4506" w:type="pct"/>
            <w:tcPrChange w:id="434" w:author="Etion Pinari [2]" w:date="2020-12-06T12:32:00Z">
              <w:tcPr>
                <w:tcW w:w="9990" w:type="dxa"/>
              </w:tcPr>
            </w:tcPrChange>
          </w:tcPr>
          <w:p w14:paraId="09F1CEDF" w14:textId="103C23D1" w:rsidR="00BD7918" w:rsidRPr="00476A43" w:rsidDel="00451490" w:rsidRDefault="00BD7918" w:rsidP="00BD7918">
            <w:pPr>
              <w:pStyle w:val="ListParagraph"/>
              <w:ind w:left="0"/>
              <w:rPr>
                <w:del w:id="435" w:author="Etion Pinari [2]" w:date="2020-12-06T20:43:00Z"/>
                <w:rFonts w:ascii="Bell MT" w:hAnsi="Bell MT" w:cs="Arial"/>
                <w:color w:val="000000" w:themeColor="text1"/>
                <w:sz w:val="28"/>
                <w:szCs w:val="28"/>
                <w:rPrChange w:id="436" w:author="Etion Pinari [2]" w:date="2020-12-06T12:14:00Z">
                  <w:rPr>
                    <w:del w:id="437" w:author="Etion Pinari [2]" w:date="2020-12-06T20:43:00Z"/>
                    <w:rFonts w:ascii="Bell MT" w:hAnsi="Bell MT" w:cs="Arial"/>
                    <w:color w:val="000000" w:themeColor="text1"/>
                    <w:sz w:val="26"/>
                    <w:szCs w:val="26"/>
                  </w:rPr>
                </w:rPrChange>
              </w:rPr>
            </w:pPr>
            <w:del w:id="438" w:author="Etion Pinari [2]" w:date="2020-12-06T20:43:00Z">
              <w:r w:rsidRPr="00A14D2C" w:rsidDel="00451490">
                <w:rPr>
                  <w:rFonts w:ascii="Bell MT" w:hAnsi="Bell MT" w:cs="Arial"/>
                  <w:b/>
                  <w:bCs/>
                  <w:color w:val="000000" w:themeColor="text1"/>
                  <w:sz w:val="28"/>
                  <w:szCs w:val="28"/>
                  <w:rPrChange w:id="439" w:author="Etion Pinari [2]" w:date="2020-12-06T12:33:00Z">
                    <w:rPr>
                      <w:rFonts w:ascii="Bell MT" w:hAnsi="Bell MT" w:cs="Arial"/>
                      <w:color w:val="000000" w:themeColor="text1"/>
                      <w:sz w:val="26"/>
                      <w:szCs w:val="26"/>
                    </w:rPr>
                  </w:rPrChange>
                </w:rPr>
                <w:delText xml:space="preserve">The system </w:delText>
              </w:r>
              <w:commentRangeStart w:id="440"/>
              <w:r w:rsidRPr="00A14D2C" w:rsidDel="00451490">
                <w:rPr>
                  <w:rFonts w:ascii="Bell MT" w:hAnsi="Bell MT" w:cs="Arial"/>
                  <w:b/>
                  <w:bCs/>
                  <w:color w:val="000000" w:themeColor="text1"/>
                  <w:sz w:val="28"/>
                  <w:szCs w:val="28"/>
                  <w:rPrChange w:id="441" w:author="Etion Pinari [2]" w:date="2020-12-06T12:33:00Z">
                    <w:rPr>
                      <w:rFonts w:ascii="Bell MT" w:hAnsi="Bell MT" w:cs="Arial"/>
                      <w:color w:val="000000" w:themeColor="text1"/>
                      <w:sz w:val="26"/>
                      <w:szCs w:val="26"/>
                    </w:rPr>
                  </w:rPrChange>
                </w:rPr>
                <w:delText>shall</w:delText>
              </w:r>
              <w:commentRangeEnd w:id="440"/>
              <w:r w:rsidRPr="00A14D2C" w:rsidDel="00451490">
                <w:rPr>
                  <w:rStyle w:val="CommentReference"/>
                  <w:rFonts w:ascii="Bell MT" w:hAnsi="Bell MT"/>
                  <w:b/>
                  <w:bCs/>
                  <w:sz w:val="28"/>
                  <w:szCs w:val="28"/>
                  <w:rPrChange w:id="442" w:author="Etion Pinari [2]" w:date="2020-12-06T12:33:00Z">
                    <w:rPr>
                      <w:rStyle w:val="CommentReference"/>
                    </w:rPr>
                  </w:rPrChange>
                </w:rPr>
                <w:commentReference w:id="440"/>
              </w:r>
              <w:r w:rsidRPr="00476A43" w:rsidDel="00451490">
                <w:rPr>
                  <w:rFonts w:ascii="Bell MT" w:hAnsi="Bell MT" w:cs="Arial"/>
                  <w:color w:val="000000" w:themeColor="text1"/>
                  <w:sz w:val="28"/>
                  <w:szCs w:val="28"/>
                  <w:rPrChange w:id="443" w:author="Etion Pinari [2]" w:date="2020-12-06T12:14:00Z">
                    <w:rPr>
                      <w:rFonts w:ascii="Bell MT" w:hAnsi="Bell MT" w:cs="Arial"/>
                      <w:color w:val="000000" w:themeColor="text1"/>
                      <w:sz w:val="26"/>
                      <w:szCs w:val="26"/>
                    </w:rPr>
                  </w:rPrChange>
                </w:rPr>
                <w:delText xml:space="preserve"> allow the user to scan its QR code in exit</w:delText>
              </w:r>
              <w:r w:rsidR="0010361F" w:rsidRPr="00476A43" w:rsidDel="00451490">
                <w:rPr>
                  <w:rFonts w:ascii="Bell MT" w:hAnsi="Bell MT" w:cs="Arial"/>
                  <w:color w:val="000000" w:themeColor="text1"/>
                  <w:sz w:val="28"/>
                  <w:szCs w:val="28"/>
                  <w:rPrChange w:id="444" w:author="Etion Pinari [2]" w:date="2020-12-06T12:14:00Z">
                    <w:rPr>
                      <w:rFonts w:ascii="Bell MT" w:hAnsi="Bell MT" w:cs="Arial"/>
                      <w:color w:val="000000" w:themeColor="text1"/>
                      <w:sz w:val="26"/>
                      <w:szCs w:val="26"/>
                    </w:rPr>
                  </w:rPrChange>
                </w:rPr>
                <w:delText xml:space="preserve"> through the turnstiles or cash register</w:delText>
              </w:r>
            </w:del>
          </w:p>
        </w:tc>
      </w:tr>
      <w:tr w:rsidR="00BD7918" w:rsidDel="00451490" w14:paraId="54193E09" w14:textId="29F4CE60" w:rsidTr="00A14D2C">
        <w:trPr>
          <w:trHeight w:val="108"/>
          <w:del w:id="445" w:author="Etion Pinari [2]" w:date="2020-12-06T20:43:00Z"/>
          <w:trPrChange w:id="446" w:author="Etion Pinari [2]" w:date="2020-12-06T12:32:00Z">
            <w:trPr>
              <w:trHeight w:val="117"/>
            </w:trPr>
          </w:trPrChange>
        </w:trPr>
        <w:tc>
          <w:tcPr>
            <w:tcW w:w="494" w:type="pct"/>
            <w:shd w:val="clear" w:color="auto" w:fill="FF7C80"/>
            <w:tcPrChange w:id="447" w:author="Etion Pinari [2]" w:date="2020-12-06T12:32:00Z">
              <w:tcPr>
                <w:tcW w:w="895" w:type="dxa"/>
                <w:shd w:val="clear" w:color="auto" w:fill="FF7C80"/>
              </w:tcPr>
            </w:tcPrChange>
          </w:tcPr>
          <w:p w14:paraId="1CD6BCE1" w14:textId="337EA73F" w:rsidR="00BD7918" w:rsidRPr="00476A43" w:rsidDel="00451490" w:rsidRDefault="00BD7918" w:rsidP="00BD7918">
            <w:pPr>
              <w:pStyle w:val="ListParagraph"/>
              <w:ind w:left="0"/>
              <w:rPr>
                <w:del w:id="448" w:author="Etion Pinari [2]" w:date="2020-12-06T20:43:00Z"/>
                <w:rFonts w:ascii="Bell MT" w:hAnsi="Bell MT" w:cs="Arial"/>
                <w:color w:val="000000" w:themeColor="text1"/>
                <w:sz w:val="28"/>
                <w:szCs w:val="28"/>
              </w:rPr>
            </w:pPr>
            <w:del w:id="449" w:author="Etion Pinari [2]" w:date="2020-12-06T20:43:00Z">
              <w:r w:rsidRPr="00476A43" w:rsidDel="00451490">
                <w:rPr>
                  <w:rFonts w:ascii="Bell MT" w:hAnsi="Bell MT" w:cs="Arial"/>
                  <w:color w:val="000000" w:themeColor="text1"/>
                  <w:sz w:val="28"/>
                  <w:szCs w:val="28"/>
                </w:rPr>
                <w:delText>R15</w:delText>
              </w:r>
              <w:r w:rsidR="003C1EAB" w:rsidRPr="00476A43" w:rsidDel="00451490">
                <w:rPr>
                  <w:rFonts w:ascii="Bell MT" w:hAnsi="Bell MT" w:cs="Arial"/>
                  <w:color w:val="000000" w:themeColor="text1"/>
                  <w:sz w:val="28"/>
                  <w:szCs w:val="28"/>
                </w:rPr>
                <w:delText>.1</w:delText>
              </w:r>
            </w:del>
          </w:p>
        </w:tc>
        <w:tc>
          <w:tcPr>
            <w:tcW w:w="4506" w:type="pct"/>
            <w:tcPrChange w:id="450" w:author="Etion Pinari [2]" w:date="2020-12-06T12:32:00Z">
              <w:tcPr>
                <w:tcW w:w="9990" w:type="dxa"/>
              </w:tcPr>
            </w:tcPrChange>
          </w:tcPr>
          <w:p w14:paraId="7518D110" w14:textId="79DCE2C6" w:rsidR="00BD7918" w:rsidRPr="00476A43" w:rsidDel="00451490" w:rsidRDefault="00BD7918" w:rsidP="00BD7918">
            <w:pPr>
              <w:pStyle w:val="ListParagraph"/>
              <w:ind w:left="0"/>
              <w:rPr>
                <w:del w:id="451" w:author="Etion Pinari [2]" w:date="2020-12-06T20:43:00Z"/>
                <w:rFonts w:ascii="Bell MT" w:hAnsi="Bell MT" w:cs="Arial"/>
                <w:color w:val="000000" w:themeColor="text1"/>
                <w:sz w:val="28"/>
                <w:szCs w:val="28"/>
                <w:rPrChange w:id="452" w:author="Etion Pinari [2]" w:date="2020-12-06T12:14:00Z">
                  <w:rPr>
                    <w:del w:id="453" w:author="Etion Pinari [2]" w:date="2020-12-06T20:43:00Z"/>
                    <w:rFonts w:ascii="Bell MT" w:hAnsi="Bell MT" w:cs="Arial"/>
                    <w:color w:val="000000" w:themeColor="text1"/>
                    <w:sz w:val="26"/>
                    <w:szCs w:val="26"/>
                  </w:rPr>
                </w:rPrChange>
              </w:rPr>
            </w:pPr>
            <w:del w:id="454" w:author="Etion Pinari [2]" w:date="2020-12-06T20:43:00Z">
              <w:r w:rsidRPr="00A14D2C" w:rsidDel="00451490">
                <w:rPr>
                  <w:rFonts w:ascii="Bell MT" w:hAnsi="Bell MT" w:cs="Arial"/>
                  <w:b/>
                  <w:bCs/>
                  <w:color w:val="000000" w:themeColor="text1"/>
                  <w:sz w:val="28"/>
                  <w:szCs w:val="28"/>
                  <w:rPrChange w:id="45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56" w:author="Etion Pinari [2]" w:date="2020-12-06T12:14:00Z">
                    <w:rPr>
                      <w:rFonts w:ascii="Bell MT" w:hAnsi="Bell MT" w:cs="Arial"/>
                      <w:color w:val="000000" w:themeColor="text1"/>
                      <w:sz w:val="26"/>
                      <w:szCs w:val="26"/>
                    </w:rPr>
                  </w:rPrChange>
                </w:rPr>
                <w:delText xml:space="preserve"> </w:delText>
              </w:r>
            </w:del>
            <w:del w:id="457" w:author="Etion Pinari [2]" w:date="2020-12-06T19:49:00Z">
              <w:r w:rsidR="008B1088" w:rsidRPr="00476A43" w:rsidDel="00B915FA">
                <w:rPr>
                  <w:rFonts w:ascii="Bell MT" w:hAnsi="Bell MT" w:cs="Arial"/>
                  <w:color w:val="000000" w:themeColor="text1"/>
                  <w:sz w:val="28"/>
                  <w:szCs w:val="28"/>
                  <w:rPrChange w:id="458" w:author="Etion Pinari [2]" w:date="2020-12-06T12:14:00Z">
                    <w:rPr>
                      <w:rFonts w:ascii="Bell MT" w:hAnsi="Bell MT" w:cs="Arial"/>
                      <w:color w:val="000000" w:themeColor="text1"/>
                      <w:sz w:val="26"/>
                      <w:szCs w:val="26"/>
                    </w:rPr>
                  </w:rPrChange>
                </w:rPr>
                <w:delText xml:space="preserve">open </w:delText>
              </w:r>
            </w:del>
            <w:del w:id="459" w:author="Etion Pinari [2]" w:date="2020-12-06T20:43:00Z">
              <w:r w:rsidR="008B1088" w:rsidRPr="00476A43" w:rsidDel="00451490">
                <w:rPr>
                  <w:rFonts w:ascii="Bell MT" w:hAnsi="Bell MT" w:cs="Arial"/>
                  <w:color w:val="000000" w:themeColor="text1"/>
                  <w:sz w:val="28"/>
                  <w:szCs w:val="28"/>
                  <w:rPrChange w:id="460" w:author="Etion Pinari [2]" w:date="2020-12-06T12:14:00Z">
                    <w:rPr>
                      <w:rFonts w:ascii="Bell MT" w:hAnsi="Bell MT" w:cs="Arial"/>
                      <w:color w:val="000000" w:themeColor="text1"/>
                      <w:sz w:val="26"/>
                      <w:szCs w:val="26"/>
                    </w:rPr>
                  </w:rPrChange>
                </w:rPr>
                <w:delText>turnstiles after a unique QR code scan</w:delText>
              </w:r>
              <w:r w:rsidR="003C1EAB" w:rsidRPr="00476A43" w:rsidDel="00451490">
                <w:rPr>
                  <w:rFonts w:ascii="Bell MT" w:hAnsi="Bell MT" w:cs="Arial"/>
                  <w:color w:val="000000" w:themeColor="text1"/>
                  <w:sz w:val="28"/>
                  <w:szCs w:val="28"/>
                  <w:rPrChange w:id="461" w:author="Etion Pinari [2]" w:date="2020-12-06T12:14:00Z">
                    <w:rPr>
                      <w:rFonts w:ascii="Bell MT" w:hAnsi="Bell MT" w:cs="Arial"/>
                      <w:color w:val="000000" w:themeColor="text1"/>
                      <w:sz w:val="26"/>
                      <w:szCs w:val="26"/>
                    </w:rPr>
                  </w:rPrChange>
                </w:rPr>
                <w:delText xml:space="preserve"> in </w:delText>
              </w:r>
              <w:commentRangeStart w:id="462"/>
              <w:r w:rsidR="003C1EAB" w:rsidRPr="00476A43" w:rsidDel="00451490">
                <w:rPr>
                  <w:rFonts w:ascii="Bell MT" w:hAnsi="Bell MT" w:cs="Arial"/>
                  <w:color w:val="000000" w:themeColor="text1"/>
                  <w:sz w:val="28"/>
                  <w:szCs w:val="28"/>
                  <w:rPrChange w:id="463" w:author="Etion Pinari [2]" w:date="2020-12-06T12:14:00Z">
                    <w:rPr>
                      <w:rFonts w:ascii="Bell MT" w:hAnsi="Bell MT" w:cs="Arial"/>
                      <w:color w:val="000000" w:themeColor="text1"/>
                      <w:sz w:val="26"/>
                      <w:szCs w:val="26"/>
                    </w:rPr>
                  </w:rPrChange>
                </w:rPr>
                <w:delText>entrance</w:delText>
              </w:r>
              <w:commentRangeEnd w:id="462"/>
              <w:r w:rsidR="00B915FA" w:rsidDel="00451490">
                <w:rPr>
                  <w:rStyle w:val="CommentReference"/>
                </w:rPr>
                <w:commentReference w:id="462"/>
              </w:r>
            </w:del>
            <w:del w:id="464" w:author="Etion Pinari [2]" w:date="2020-12-06T19:49:00Z">
              <w:r w:rsidR="003C1EAB" w:rsidRPr="00476A43" w:rsidDel="00B915FA">
                <w:rPr>
                  <w:rFonts w:ascii="Bell MT" w:hAnsi="Bell MT" w:cs="Arial"/>
                  <w:color w:val="000000" w:themeColor="text1"/>
                  <w:sz w:val="28"/>
                  <w:szCs w:val="28"/>
                  <w:rPrChange w:id="465" w:author="Etion Pinari [2]" w:date="2020-12-06T12:14:00Z">
                    <w:rPr>
                      <w:rFonts w:ascii="Bell MT" w:hAnsi="Bell MT" w:cs="Arial"/>
                      <w:color w:val="000000" w:themeColor="text1"/>
                      <w:sz w:val="26"/>
                      <w:szCs w:val="26"/>
                    </w:rPr>
                  </w:rPrChange>
                </w:rPr>
                <w:delText>, for 5 seconds</w:delText>
              </w:r>
            </w:del>
          </w:p>
        </w:tc>
      </w:tr>
      <w:tr w:rsidR="00BD7918" w:rsidDel="00451490" w14:paraId="19474926" w14:textId="4C39A62C" w:rsidTr="00A14D2C">
        <w:trPr>
          <w:trHeight w:val="108"/>
          <w:del w:id="466" w:author="Etion Pinari [2]" w:date="2020-12-06T20:43:00Z"/>
          <w:trPrChange w:id="467" w:author="Etion Pinari [2]" w:date="2020-12-06T12:32:00Z">
            <w:trPr>
              <w:trHeight w:val="117"/>
            </w:trPr>
          </w:trPrChange>
        </w:trPr>
        <w:tc>
          <w:tcPr>
            <w:tcW w:w="494" w:type="pct"/>
            <w:shd w:val="clear" w:color="auto" w:fill="FF7C80"/>
            <w:tcPrChange w:id="468" w:author="Etion Pinari [2]" w:date="2020-12-06T12:32:00Z">
              <w:tcPr>
                <w:tcW w:w="895" w:type="dxa"/>
                <w:shd w:val="clear" w:color="auto" w:fill="FF7C80"/>
              </w:tcPr>
            </w:tcPrChange>
          </w:tcPr>
          <w:p w14:paraId="32A1ABCC" w14:textId="21D68A76" w:rsidR="00BD7918" w:rsidRPr="00476A43" w:rsidDel="00451490" w:rsidRDefault="00BD7918" w:rsidP="00BD7918">
            <w:pPr>
              <w:pStyle w:val="ListParagraph"/>
              <w:ind w:left="0"/>
              <w:rPr>
                <w:del w:id="469" w:author="Etion Pinari [2]" w:date="2020-12-06T20:43:00Z"/>
                <w:rFonts w:ascii="Bell MT" w:hAnsi="Bell MT" w:cs="Arial"/>
                <w:color w:val="000000" w:themeColor="text1"/>
                <w:sz w:val="28"/>
                <w:szCs w:val="28"/>
              </w:rPr>
            </w:pPr>
            <w:del w:id="470" w:author="Etion Pinari [2]" w:date="2020-12-06T20:43:00Z">
              <w:r w:rsidRPr="00476A43" w:rsidDel="00451490">
                <w:rPr>
                  <w:rFonts w:ascii="Bell MT" w:hAnsi="Bell MT" w:cs="Arial"/>
                  <w:color w:val="000000" w:themeColor="text1"/>
                  <w:sz w:val="28"/>
                  <w:szCs w:val="28"/>
                </w:rPr>
                <w:delText>R1</w:delText>
              </w:r>
              <w:r w:rsidR="003C1EAB" w:rsidRPr="00476A43" w:rsidDel="00451490">
                <w:rPr>
                  <w:rFonts w:ascii="Bell MT" w:hAnsi="Bell MT" w:cs="Arial"/>
                  <w:color w:val="000000" w:themeColor="text1"/>
                  <w:sz w:val="28"/>
                  <w:szCs w:val="28"/>
                </w:rPr>
                <w:delText>5.2</w:delText>
              </w:r>
            </w:del>
          </w:p>
        </w:tc>
        <w:tc>
          <w:tcPr>
            <w:tcW w:w="4506" w:type="pct"/>
            <w:tcPrChange w:id="471" w:author="Etion Pinari [2]" w:date="2020-12-06T12:32:00Z">
              <w:tcPr>
                <w:tcW w:w="9990" w:type="dxa"/>
              </w:tcPr>
            </w:tcPrChange>
          </w:tcPr>
          <w:p w14:paraId="7F4871EB" w14:textId="5836DFEF" w:rsidR="00BD7918" w:rsidRPr="00476A43" w:rsidDel="00451490" w:rsidRDefault="003C1EAB" w:rsidP="00BD7918">
            <w:pPr>
              <w:pStyle w:val="ListParagraph"/>
              <w:ind w:left="0"/>
              <w:rPr>
                <w:del w:id="472" w:author="Etion Pinari [2]" w:date="2020-12-06T20:43:00Z"/>
                <w:rFonts w:ascii="Bell MT" w:hAnsi="Bell MT" w:cs="Arial"/>
                <w:color w:val="000000" w:themeColor="text1"/>
                <w:sz w:val="28"/>
                <w:szCs w:val="28"/>
                <w:rPrChange w:id="473" w:author="Etion Pinari [2]" w:date="2020-12-06T12:14:00Z">
                  <w:rPr>
                    <w:del w:id="474" w:author="Etion Pinari [2]" w:date="2020-12-06T20:43:00Z"/>
                    <w:rFonts w:ascii="Bell MT" w:hAnsi="Bell MT" w:cs="Arial"/>
                    <w:color w:val="000000" w:themeColor="text1"/>
                    <w:sz w:val="26"/>
                    <w:szCs w:val="26"/>
                  </w:rPr>
                </w:rPrChange>
              </w:rPr>
            </w:pPr>
            <w:del w:id="475" w:author="Etion Pinari [2]" w:date="2020-12-06T20:43:00Z">
              <w:r w:rsidRPr="00A14D2C" w:rsidDel="00451490">
                <w:rPr>
                  <w:rFonts w:ascii="Bell MT" w:hAnsi="Bell MT" w:cs="Arial"/>
                  <w:b/>
                  <w:bCs/>
                  <w:color w:val="000000" w:themeColor="text1"/>
                  <w:sz w:val="28"/>
                  <w:szCs w:val="28"/>
                  <w:rPrChange w:id="47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77" w:author="Etion Pinari [2]" w:date="2020-12-06T12:14:00Z">
                    <w:rPr>
                      <w:rFonts w:ascii="Bell MT" w:hAnsi="Bell MT" w:cs="Arial"/>
                      <w:color w:val="000000" w:themeColor="text1"/>
                      <w:sz w:val="26"/>
                      <w:szCs w:val="26"/>
                    </w:rPr>
                  </w:rPrChange>
                </w:rPr>
                <w:delText xml:space="preserve"> </w:delText>
              </w:r>
            </w:del>
            <w:del w:id="478" w:author="Etion Pinari [2]" w:date="2020-12-06T19:49:00Z">
              <w:r w:rsidRPr="00476A43" w:rsidDel="00B915FA">
                <w:rPr>
                  <w:rFonts w:ascii="Bell MT" w:hAnsi="Bell MT" w:cs="Arial"/>
                  <w:color w:val="000000" w:themeColor="text1"/>
                  <w:sz w:val="28"/>
                  <w:szCs w:val="28"/>
                  <w:rPrChange w:id="479" w:author="Etion Pinari [2]" w:date="2020-12-06T12:14:00Z">
                    <w:rPr>
                      <w:rFonts w:ascii="Bell MT" w:hAnsi="Bell MT" w:cs="Arial"/>
                      <w:color w:val="000000" w:themeColor="text1"/>
                      <w:sz w:val="26"/>
                      <w:szCs w:val="26"/>
                    </w:rPr>
                  </w:rPrChange>
                </w:rPr>
                <w:delText xml:space="preserve">open </w:delText>
              </w:r>
            </w:del>
            <w:del w:id="480" w:author="Etion Pinari [2]" w:date="2020-12-06T20:43:00Z">
              <w:r w:rsidRPr="00476A43" w:rsidDel="00451490">
                <w:rPr>
                  <w:rFonts w:ascii="Bell MT" w:hAnsi="Bell MT" w:cs="Arial"/>
                  <w:color w:val="000000" w:themeColor="text1"/>
                  <w:sz w:val="28"/>
                  <w:szCs w:val="28"/>
                  <w:rPrChange w:id="481" w:author="Etion Pinari [2]" w:date="2020-12-06T12:14:00Z">
                    <w:rPr>
                      <w:rFonts w:ascii="Bell MT" w:hAnsi="Bell MT" w:cs="Arial"/>
                      <w:color w:val="000000" w:themeColor="text1"/>
                      <w:sz w:val="26"/>
                      <w:szCs w:val="26"/>
                    </w:rPr>
                  </w:rPrChange>
                </w:rPr>
                <w:delText>turnstiles after a unique QR code scan in exit</w:delText>
              </w:r>
            </w:del>
            <w:del w:id="482" w:author="Etion Pinari [2]" w:date="2020-12-06T19:49:00Z">
              <w:r w:rsidRPr="00476A43" w:rsidDel="00B915FA">
                <w:rPr>
                  <w:rFonts w:ascii="Bell MT" w:hAnsi="Bell MT" w:cs="Arial"/>
                  <w:color w:val="000000" w:themeColor="text1"/>
                  <w:sz w:val="28"/>
                  <w:szCs w:val="28"/>
                  <w:rPrChange w:id="483" w:author="Etion Pinari [2]" w:date="2020-12-06T12:14:00Z">
                    <w:rPr>
                      <w:rFonts w:ascii="Bell MT" w:hAnsi="Bell MT" w:cs="Arial"/>
                      <w:color w:val="000000" w:themeColor="text1"/>
                      <w:sz w:val="26"/>
                      <w:szCs w:val="26"/>
                    </w:rPr>
                  </w:rPrChange>
                </w:rPr>
                <w:delText>, for 5 seconds</w:delText>
              </w:r>
            </w:del>
          </w:p>
        </w:tc>
      </w:tr>
      <w:tr w:rsidR="00CC718B" w:rsidDel="00451490" w14:paraId="0E4B2AE3" w14:textId="7BD3DCB8" w:rsidTr="00A14D2C">
        <w:trPr>
          <w:trHeight w:val="108"/>
          <w:del w:id="484" w:author="Etion Pinari [2]" w:date="2020-12-06T20:43:00Z"/>
          <w:trPrChange w:id="485" w:author="Etion Pinari [2]" w:date="2020-12-06T12:32:00Z">
            <w:trPr>
              <w:trHeight w:val="117"/>
            </w:trPr>
          </w:trPrChange>
        </w:trPr>
        <w:tc>
          <w:tcPr>
            <w:tcW w:w="494" w:type="pct"/>
            <w:shd w:val="clear" w:color="auto" w:fill="FF7C80"/>
            <w:tcPrChange w:id="486" w:author="Etion Pinari [2]" w:date="2020-12-06T12:32:00Z">
              <w:tcPr>
                <w:tcW w:w="895" w:type="dxa"/>
                <w:shd w:val="clear" w:color="auto" w:fill="FF7C80"/>
              </w:tcPr>
            </w:tcPrChange>
          </w:tcPr>
          <w:p w14:paraId="1926E329" w14:textId="696FF738" w:rsidR="00CC718B" w:rsidRPr="00476A43" w:rsidDel="00451490" w:rsidRDefault="00CC718B" w:rsidP="00CC718B">
            <w:pPr>
              <w:pStyle w:val="ListParagraph"/>
              <w:ind w:left="0"/>
              <w:rPr>
                <w:del w:id="487" w:author="Etion Pinari [2]" w:date="2020-12-06T20:43:00Z"/>
                <w:rFonts w:ascii="Bell MT" w:hAnsi="Bell MT" w:cs="Arial"/>
                <w:color w:val="000000" w:themeColor="text1"/>
                <w:sz w:val="28"/>
                <w:szCs w:val="28"/>
              </w:rPr>
            </w:pPr>
            <w:commentRangeStart w:id="488"/>
            <w:del w:id="489" w:author="Etion Pinari [2]" w:date="2020-12-06T20:28:00Z">
              <w:r w:rsidRPr="00476A43" w:rsidDel="0032581F">
                <w:rPr>
                  <w:rFonts w:ascii="Bell MT" w:hAnsi="Bell MT" w:cs="Arial"/>
                  <w:color w:val="000000" w:themeColor="text1"/>
                  <w:sz w:val="28"/>
                  <w:szCs w:val="28"/>
                </w:rPr>
                <w:delText>R16</w:delText>
              </w:r>
              <w:commentRangeEnd w:id="488"/>
              <w:r w:rsidRPr="00476A43" w:rsidDel="0032581F">
                <w:rPr>
                  <w:rStyle w:val="CommentReference"/>
                  <w:rFonts w:ascii="Bell MT" w:hAnsi="Bell MT"/>
                  <w:sz w:val="28"/>
                  <w:szCs w:val="28"/>
                  <w:rPrChange w:id="490" w:author="Etion Pinari [2]" w:date="2020-12-06T12:15:00Z">
                    <w:rPr>
                      <w:rStyle w:val="CommentReference"/>
                    </w:rPr>
                  </w:rPrChange>
                </w:rPr>
                <w:commentReference w:id="488"/>
              </w:r>
            </w:del>
          </w:p>
        </w:tc>
        <w:tc>
          <w:tcPr>
            <w:tcW w:w="4506" w:type="pct"/>
            <w:tcPrChange w:id="491" w:author="Etion Pinari [2]" w:date="2020-12-06T12:32:00Z">
              <w:tcPr>
                <w:tcW w:w="9990" w:type="dxa"/>
              </w:tcPr>
            </w:tcPrChange>
          </w:tcPr>
          <w:p w14:paraId="03E549C1" w14:textId="76DF9E96" w:rsidR="00CC718B" w:rsidRPr="00476A43" w:rsidDel="00451490" w:rsidRDefault="00CC718B" w:rsidP="00D01022">
            <w:pPr>
              <w:pStyle w:val="ListParagraph"/>
              <w:tabs>
                <w:tab w:val="left" w:pos="8912"/>
              </w:tabs>
              <w:ind w:left="0"/>
              <w:rPr>
                <w:del w:id="492" w:author="Etion Pinari [2]" w:date="2020-12-06T20:43:00Z"/>
                <w:rFonts w:ascii="Bell MT" w:hAnsi="Bell MT" w:cs="Arial"/>
                <w:color w:val="000000" w:themeColor="text1"/>
                <w:sz w:val="28"/>
                <w:szCs w:val="28"/>
                <w:rPrChange w:id="493" w:author="Etion Pinari [2]" w:date="2020-12-06T12:14:00Z">
                  <w:rPr>
                    <w:del w:id="494" w:author="Etion Pinari [2]" w:date="2020-12-06T20:43:00Z"/>
                    <w:rFonts w:ascii="Bell MT" w:hAnsi="Bell MT" w:cs="Arial"/>
                    <w:color w:val="000000" w:themeColor="text1"/>
                    <w:sz w:val="26"/>
                    <w:szCs w:val="26"/>
                  </w:rPr>
                </w:rPrChange>
              </w:rPr>
            </w:pPr>
            <w:del w:id="495" w:author="Etion Pinari [2]" w:date="2020-12-06T20:43:00Z">
              <w:r w:rsidRPr="00A14D2C" w:rsidDel="00451490">
                <w:rPr>
                  <w:rFonts w:ascii="Bell MT" w:hAnsi="Bell MT" w:cs="Arial"/>
                  <w:b/>
                  <w:bCs/>
                  <w:color w:val="000000" w:themeColor="text1"/>
                  <w:sz w:val="28"/>
                  <w:szCs w:val="28"/>
                  <w:rPrChange w:id="496"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97" w:author="Etion Pinari [2]" w:date="2020-12-06T12:14:00Z">
                    <w:rPr>
                      <w:rFonts w:ascii="Bell MT" w:hAnsi="Bell MT" w:cs="Arial"/>
                      <w:color w:val="000000" w:themeColor="text1"/>
                      <w:sz w:val="26"/>
                      <w:szCs w:val="26"/>
                    </w:rPr>
                  </w:rPrChange>
                </w:rPr>
                <w:delText xml:space="preserve"> calculate the maximum number of people allowed </w:delText>
              </w:r>
            </w:del>
            <w:del w:id="498" w:author="Etion Pinari [2]" w:date="2020-12-06T19:53:00Z">
              <w:r w:rsidRPr="00476A43" w:rsidDel="00B915FA">
                <w:rPr>
                  <w:rFonts w:ascii="Bell MT" w:hAnsi="Bell MT" w:cs="Arial"/>
                  <w:color w:val="000000" w:themeColor="text1"/>
                  <w:sz w:val="28"/>
                  <w:szCs w:val="28"/>
                  <w:rPrChange w:id="499" w:author="Etion Pinari [2]" w:date="2020-12-06T12:14:00Z">
                    <w:rPr>
                      <w:rFonts w:ascii="Bell MT" w:hAnsi="Bell MT" w:cs="Arial"/>
                      <w:color w:val="000000" w:themeColor="text1"/>
                      <w:sz w:val="26"/>
                      <w:szCs w:val="26"/>
                    </w:rPr>
                  </w:rPrChange>
                </w:rPr>
                <w:delText xml:space="preserve">outside </w:delText>
              </w:r>
            </w:del>
            <w:del w:id="500" w:author="Etion Pinari [2]" w:date="2020-12-06T20:43:00Z">
              <w:r w:rsidRPr="00476A43" w:rsidDel="00451490">
                <w:rPr>
                  <w:rFonts w:ascii="Bell MT" w:hAnsi="Bell MT" w:cs="Arial"/>
                  <w:color w:val="000000" w:themeColor="text1"/>
                  <w:sz w:val="28"/>
                  <w:szCs w:val="28"/>
                  <w:rPrChange w:id="501" w:author="Etion Pinari [2]" w:date="2020-12-06T12:14:00Z">
                    <w:rPr>
                      <w:rFonts w:ascii="Bell MT" w:hAnsi="Bell MT" w:cs="Arial"/>
                      <w:color w:val="000000" w:themeColor="text1"/>
                      <w:sz w:val="26"/>
                      <w:szCs w:val="26"/>
                    </w:rPr>
                  </w:rPrChange>
                </w:rPr>
                <w:delText>each store</w:delText>
              </w:r>
            </w:del>
            <w:del w:id="502" w:author="Etion Pinari [2]" w:date="2020-12-06T20:29:00Z">
              <w:r w:rsidR="00A26F1D" w:rsidRPr="00476A43" w:rsidDel="0032581F">
                <w:rPr>
                  <w:rFonts w:ascii="Bell MT" w:hAnsi="Bell MT" w:cs="Arial"/>
                  <w:color w:val="000000" w:themeColor="text1"/>
                  <w:sz w:val="28"/>
                  <w:szCs w:val="28"/>
                  <w:rPrChange w:id="503" w:author="Etion Pinari [2]" w:date="2020-12-06T12:14:00Z">
                    <w:rPr>
                      <w:rFonts w:ascii="Bell MT" w:hAnsi="Bell MT" w:cs="Arial"/>
                      <w:color w:val="000000" w:themeColor="text1"/>
                      <w:sz w:val="26"/>
                      <w:szCs w:val="26"/>
                    </w:rPr>
                  </w:rPrChange>
                </w:rPr>
                <w:delText xml:space="preserve"> as to provide social </w:delText>
              </w:r>
              <w:commentRangeStart w:id="504"/>
              <w:r w:rsidR="00A26F1D" w:rsidRPr="00476A43" w:rsidDel="0032581F">
                <w:rPr>
                  <w:rFonts w:ascii="Bell MT" w:hAnsi="Bell MT" w:cs="Arial"/>
                  <w:color w:val="000000" w:themeColor="text1"/>
                  <w:sz w:val="28"/>
                  <w:szCs w:val="28"/>
                  <w:rPrChange w:id="505" w:author="Etion Pinari [2]" w:date="2020-12-06T12:14:00Z">
                    <w:rPr>
                      <w:rFonts w:ascii="Bell MT" w:hAnsi="Bell MT" w:cs="Arial"/>
                      <w:color w:val="000000" w:themeColor="text1"/>
                      <w:sz w:val="26"/>
                      <w:szCs w:val="26"/>
                    </w:rPr>
                  </w:rPrChange>
                </w:rPr>
                <w:delText>distancing</w:delText>
              </w:r>
              <w:commentRangeEnd w:id="504"/>
              <w:r w:rsidR="00B915FA" w:rsidDel="0032581F">
                <w:rPr>
                  <w:rStyle w:val="CommentReference"/>
                </w:rPr>
                <w:commentReference w:id="504"/>
              </w:r>
            </w:del>
          </w:p>
        </w:tc>
      </w:tr>
      <w:tr w:rsidR="00CC718B" w:rsidDel="00476A43" w14:paraId="5DAB7F1C" w14:textId="7E65B400" w:rsidTr="00A14D2C">
        <w:trPr>
          <w:trHeight w:val="108"/>
          <w:del w:id="506" w:author="Etion Pinari [2]" w:date="2020-12-06T12:16:00Z"/>
          <w:trPrChange w:id="507" w:author="Etion Pinari [2]" w:date="2020-12-06T12:32:00Z">
            <w:trPr>
              <w:trHeight w:val="117"/>
            </w:trPr>
          </w:trPrChange>
        </w:trPr>
        <w:tc>
          <w:tcPr>
            <w:tcW w:w="494" w:type="pct"/>
            <w:shd w:val="clear" w:color="auto" w:fill="A8D08D" w:themeFill="accent6" w:themeFillTint="99"/>
            <w:tcPrChange w:id="508"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ListParagraph"/>
              <w:ind w:left="0"/>
              <w:rPr>
                <w:del w:id="509" w:author="Etion Pinari [2]" w:date="2020-12-06T12:16:00Z"/>
                <w:rFonts w:ascii="Bell MT" w:hAnsi="Bell MT" w:cs="Arial"/>
                <w:color w:val="000000" w:themeColor="text1"/>
                <w:sz w:val="28"/>
                <w:szCs w:val="28"/>
              </w:rPr>
            </w:pPr>
            <w:del w:id="510" w:author="Etion Pinari [2]" w:date="2020-12-06T12:16:00Z">
              <w:r w:rsidRPr="00476A43" w:rsidDel="00476A43">
                <w:rPr>
                  <w:rFonts w:ascii="Bell MT" w:hAnsi="Bell MT" w:cs="Arial"/>
                  <w:color w:val="000000" w:themeColor="text1"/>
                  <w:sz w:val="28"/>
                  <w:szCs w:val="28"/>
                </w:rPr>
                <w:delText>R17</w:delText>
              </w:r>
            </w:del>
          </w:p>
        </w:tc>
        <w:tc>
          <w:tcPr>
            <w:tcW w:w="4506" w:type="pct"/>
            <w:tcPrChange w:id="511" w:author="Etion Pinari [2]" w:date="2020-12-06T12:32:00Z">
              <w:tcPr>
                <w:tcW w:w="9990" w:type="dxa"/>
              </w:tcPr>
            </w:tcPrChange>
          </w:tcPr>
          <w:p w14:paraId="1359234A" w14:textId="50DB0BEF" w:rsidR="00CC718B" w:rsidRPr="00476A43" w:rsidDel="00476A43" w:rsidRDefault="00CC718B" w:rsidP="00CC718B">
            <w:pPr>
              <w:pStyle w:val="ListParagraph"/>
              <w:ind w:left="0"/>
              <w:rPr>
                <w:del w:id="512" w:author="Etion Pinari [2]" w:date="2020-12-06T12:16:00Z"/>
                <w:rFonts w:ascii="Bell MT" w:hAnsi="Bell MT" w:cs="Arial"/>
                <w:color w:val="000000" w:themeColor="text1"/>
                <w:sz w:val="28"/>
                <w:szCs w:val="28"/>
                <w:rPrChange w:id="513" w:author="Etion Pinari [2]" w:date="2020-12-06T12:14:00Z">
                  <w:rPr>
                    <w:del w:id="514" w:author="Etion Pinari [2]" w:date="2020-12-06T12:16:00Z"/>
                    <w:rFonts w:ascii="Bell MT" w:hAnsi="Bell MT" w:cs="Arial"/>
                    <w:color w:val="000000" w:themeColor="text1"/>
                    <w:sz w:val="26"/>
                    <w:szCs w:val="26"/>
                  </w:rPr>
                </w:rPrChange>
              </w:rPr>
            </w:pPr>
            <w:del w:id="515" w:author="Etion Pinari [2]" w:date="2020-12-06T12:16:00Z">
              <w:r w:rsidRPr="00476A43" w:rsidDel="00476A43">
                <w:rPr>
                  <w:rFonts w:ascii="Bell MT" w:hAnsi="Bell MT" w:cs="Arial"/>
                  <w:color w:val="000000"/>
                  <w:sz w:val="28"/>
                  <w:szCs w:val="28"/>
                  <w:shd w:val="clear" w:color="auto" w:fill="FFFFFF"/>
                  <w:rPrChange w:id="516" w:author="Etion Pinari [2]" w:date="2020-12-06T12:14:00Z">
                    <w:rPr>
                      <w:rFonts w:ascii="Bell MT" w:hAnsi="Bell MT" w:cs="Arial"/>
                      <w:color w:val="000000"/>
                      <w:sz w:val="26"/>
                      <w:szCs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517" w:author="Etion Pinari [2]" w:date="2020-12-06T12:16:00Z"/>
          <w:trPrChange w:id="518" w:author="Etion Pinari [2]" w:date="2020-12-06T12:32:00Z">
            <w:trPr>
              <w:trHeight w:val="117"/>
            </w:trPr>
          </w:trPrChange>
        </w:trPr>
        <w:tc>
          <w:tcPr>
            <w:tcW w:w="494" w:type="pct"/>
            <w:shd w:val="clear" w:color="auto" w:fill="A8D08D" w:themeFill="accent6" w:themeFillTint="99"/>
            <w:tcPrChange w:id="519"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ListParagraph"/>
              <w:ind w:left="0"/>
              <w:rPr>
                <w:del w:id="520" w:author="Etion Pinari [2]" w:date="2020-12-06T12:16:00Z"/>
                <w:rFonts w:ascii="Bell MT" w:hAnsi="Bell MT" w:cs="Arial"/>
                <w:color w:val="000000" w:themeColor="text1"/>
                <w:sz w:val="28"/>
                <w:szCs w:val="28"/>
              </w:rPr>
            </w:pPr>
            <w:del w:id="521" w:author="Etion Pinari [2]" w:date="2020-12-06T12:16:00Z">
              <w:r w:rsidRPr="00476A43" w:rsidDel="00476A43">
                <w:rPr>
                  <w:rFonts w:ascii="Bell MT" w:hAnsi="Bell MT" w:cs="Arial"/>
                  <w:color w:val="000000" w:themeColor="text1"/>
                  <w:sz w:val="28"/>
                  <w:szCs w:val="28"/>
                </w:rPr>
                <w:delText>R18</w:delText>
              </w:r>
            </w:del>
          </w:p>
        </w:tc>
        <w:tc>
          <w:tcPr>
            <w:tcW w:w="4506" w:type="pct"/>
            <w:tcPrChange w:id="522" w:author="Etion Pinari [2]" w:date="2020-12-06T12:32:00Z">
              <w:tcPr>
                <w:tcW w:w="9990" w:type="dxa"/>
              </w:tcPr>
            </w:tcPrChange>
          </w:tcPr>
          <w:p w14:paraId="6361A163" w14:textId="7BB45A42" w:rsidR="00CC718B" w:rsidRPr="00476A43" w:rsidDel="00476A43" w:rsidRDefault="00CC718B" w:rsidP="00CC718B">
            <w:pPr>
              <w:pStyle w:val="ListParagraph"/>
              <w:ind w:left="0"/>
              <w:rPr>
                <w:del w:id="523" w:author="Etion Pinari [2]" w:date="2020-12-06T12:16:00Z"/>
                <w:rFonts w:ascii="Bell MT" w:hAnsi="Bell MT" w:cs="Arial"/>
                <w:color w:val="000000" w:themeColor="text1"/>
                <w:sz w:val="28"/>
                <w:szCs w:val="28"/>
                <w:rPrChange w:id="524" w:author="Etion Pinari [2]" w:date="2020-12-06T12:14:00Z">
                  <w:rPr>
                    <w:del w:id="525" w:author="Etion Pinari [2]" w:date="2020-12-06T12:16:00Z"/>
                    <w:rFonts w:ascii="Bell MT" w:hAnsi="Bell MT" w:cs="Arial"/>
                    <w:color w:val="000000" w:themeColor="text1"/>
                    <w:sz w:val="26"/>
                    <w:szCs w:val="26"/>
                  </w:rPr>
                </w:rPrChange>
              </w:rPr>
            </w:pPr>
            <w:del w:id="526" w:author="Etion Pinari [2]" w:date="2020-12-06T12:16:00Z">
              <w:r w:rsidRPr="00476A43" w:rsidDel="00476A43">
                <w:rPr>
                  <w:rFonts w:ascii="Bell MT" w:hAnsi="Bell MT" w:cs="Arial"/>
                  <w:color w:val="000000"/>
                  <w:sz w:val="28"/>
                  <w:szCs w:val="28"/>
                  <w:shd w:val="clear" w:color="auto" w:fill="FFFFFF"/>
                  <w:rPrChange w:id="527" w:author="Etion Pinari [2]" w:date="2020-12-06T12:14:00Z">
                    <w:rPr>
                      <w:rFonts w:ascii="Bell MT" w:hAnsi="Bell MT" w:cs="Arial"/>
                      <w:color w:val="000000"/>
                      <w:sz w:val="26"/>
                      <w:szCs w:val="26"/>
                      <w:shd w:val="clear" w:color="auto" w:fill="FFFFFF"/>
                    </w:rPr>
                  </w:rPrChange>
                </w:rPr>
                <w:delText>The system shall store the number of entrances and exits for each market</w:delText>
              </w:r>
              <w:r w:rsidRPr="00476A43" w:rsidDel="00476A43">
                <w:rPr>
                  <w:rFonts w:ascii="Bell MT" w:hAnsi="Bell MT" w:cs="Arial"/>
                  <w:color w:val="000000" w:themeColor="text1"/>
                  <w:sz w:val="28"/>
                  <w:szCs w:val="28"/>
                  <w:rPrChange w:id="528" w:author="Etion Pinari [2]" w:date="2020-12-06T12:14:00Z">
                    <w:rPr>
                      <w:rFonts w:ascii="Bell MT" w:hAnsi="Bell MT" w:cs="Arial"/>
                      <w:color w:val="000000" w:themeColor="text1"/>
                      <w:sz w:val="26"/>
                      <w:szCs w:val="26"/>
                    </w:rPr>
                  </w:rPrChange>
                </w:rPr>
                <w:delText xml:space="preserve">  </w:delText>
              </w:r>
            </w:del>
          </w:p>
        </w:tc>
      </w:tr>
      <w:tr w:rsidR="00CC718B" w:rsidDel="00476A43" w14:paraId="430AE599" w14:textId="70A922F1" w:rsidTr="00A14D2C">
        <w:trPr>
          <w:trHeight w:val="108"/>
          <w:del w:id="529" w:author="Etion Pinari [2]" w:date="2020-12-06T12:16:00Z"/>
          <w:trPrChange w:id="530" w:author="Etion Pinari [2]" w:date="2020-12-06T12:32:00Z">
            <w:trPr>
              <w:trHeight w:val="117"/>
            </w:trPr>
          </w:trPrChange>
        </w:trPr>
        <w:tc>
          <w:tcPr>
            <w:tcW w:w="494" w:type="pct"/>
            <w:shd w:val="clear" w:color="auto" w:fill="A8D08D" w:themeFill="accent6" w:themeFillTint="99"/>
            <w:tcPrChange w:id="531"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ListParagraph"/>
              <w:ind w:left="0"/>
              <w:rPr>
                <w:del w:id="532" w:author="Etion Pinari [2]" w:date="2020-12-06T12:16:00Z"/>
                <w:rFonts w:ascii="Bell MT" w:hAnsi="Bell MT" w:cs="Arial"/>
                <w:color w:val="000000" w:themeColor="text1"/>
                <w:sz w:val="28"/>
                <w:szCs w:val="28"/>
              </w:rPr>
            </w:pPr>
            <w:del w:id="533" w:author="Etion Pinari [2]" w:date="2020-12-06T12:16:00Z">
              <w:r w:rsidRPr="00476A43" w:rsidDel="00476A43">
                <w:rPr>
                  <w:rFonts w:ascii="Bell MT" w:hAnsi="Bell MT" w:cs="Arial"/>
                  <w:color w:val="000000" w:themeColor="text1"/>
                  <w:sz w:val="28"/>
                  <w:szCs w:val="28"/>
                </w:rPr>
                <w:delText>R19</w:delText>
              </w:r>
            </w:del>
          </w:p>
        </w:tc>
        <w:tc>
          <w:tcPr>
            <w:tcW w:w="4506" w:type="pct"/>
            <w:tcPrChange w:id="534" w:author="Etion Pinari [2]" w:date="2020-12-06T12:32:00Z">
              <w:tcPr>
                <w:tcW w:w="9990" w:type="dxa"/>
              </w:tcPr>
            </w:tcPrChange>
          </w:tcPr>
          <w:p w14:paraId="54AE6FFB" w14:textId="0CC4B039" w:rsidR="00CC718B" w:rsidRPr="00476A43" w:rsidDel="00476A43" w:rsidRDefault="00CC718B" w:rsidP="00CC718B">
            <w:pPr>
              <w:pStyle w:val="ListParagraph"/>
              <w:ind w:left="0"/>
              <w:rPr>
                <w:del w:id="535" w:author="Etion Pinari [2]" w:date="2020-12-06T12:16:00Z"/>
                <w:rFonts w:ascii="Bell MT" w:hAnsi="Bell MT" w:cs="Arial"/>
                <w:color w:val="000000" w:themeColor="text1"/>
                <w:sz w:val="28"/>
                <w:szCs w:val="28"/>
                <w:rPrChange w:id="536" w:author="Etion Pinari [2]" w:date="2020-12-06T12:14:00Z">
                  <w:rPr>
                    <w:del w:id="537" w:author="Etion Pinari [2]" w:date="2020-12-06T12:16:00Z"/>
                    <w:rFonts w:ascii="Bell MT" w:hAnsi="Bell MT" w:cs="Arial"/>
                    <w:color w:val="000000" w:themeColor="text1"/>
                    <w:sz w:val="26"/>
                    <w:szCs w:val="26"/>
                  </w:rPr>
                </w:rPrChange>
              </w:rPr>
            </w:pPr>
            <w:del w:id="538" w:author="Etion Pinari [2]" w:date="2020-12-06T12:16:00Z">
              <w:r w:rsidRPr="00476A43" w:rsidDel="00476A43">
                <w:rPr>
                  <w:rFonts w:ascii="Bell MT" w:hAnsi="Bell MT" w:cs="Arial"/>
                  <w:color w:val="000000" w:themeColor="text1"/>
                  <w:sz w:val="28"/>
                  <w:szCs w:val="28"/>
                  <w:rPrChange w:id="539" w:author="Etion Pinari [2]" w:date="2020-12-06T12:14:00Z">
                    <w:rPr>
                      <w:rFonts w:ascii="Bell MT" w:hAnsi="Bell MT" w:cs="Arial"/>
                      <w:color w:val="000000" w:themeColor="text1"/>
                      <w:sz w:val="26"/>
                      <w:szCs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540" w:author="Etion Pinari [2]" w:date="2020-12-06T12:16:00Z"/>
          <w:trPrChange w:id="541" w:author="Etion Pinari [2]" w:date="2020-12-06T12:32:00Z">
            <w:trPr>
              <w:trHeight w:val="117"/>
            </w:trPr>
          </w:trPrChange>
        </w:trPr>
        <w:tc>
          <w:tcPr>
            <w:tcW w:w="494" w:type="pct"/>
            <w:shd w:val="clear" w:color="auto" w:fill="A8D08D" w:themeFill="accent6" w:themeFillTint="99"/>
            <w:tcPrChange w:id="542"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ListParagraph"/>
              <w:ind w:left="0"/>
              <w:rPr>
                <w:del w:id="543" w:author="Etion Pinari [2]" w:date="2020-12-06T12:16:00Z"/>
                <w:rFonts w:ascii="Bell MT" w:hAnsi="Bell MT" w:cs="Arial"/>
                <w:color w:val="000000" w:themeColor="text1"/>
                <w:sz w:val="28"/>
                <w:szCs w:val="28"/>
              </w:rPr>
            </w:pPr>
            <w:del w:id="544" w:author="Etion Pinari [2]" w:date="2020-12-06T12:16:00Z">
              <w:r w:rsidRPr="00476A43" w:rsidDel="00476A43">
                <w:rPr>
                  <w:rFonts w:ascii="Bell MT" w:hAnsi="Bell MT" w:cs="Arial"/>
                  <w:color w:val="000000" w:themeColor="text1"/>
                  <w:sz w:val="28"/>
                  <w:szCs w:val="28"/>
                </w:rPr>
                <w:delText>R20</w:delText>
              </w:r>
            </w:del>
          </w:p>
        </w:tc>
        <w:tc>
          <w:tcPr>
            <w:tcW w:w="4506" w:type="pct"/>
            <w:tcPrChange w:id="545" w:author="Etion Pinari [2]" w:date="2020-12-06T12:32:00Z">
              <w:tcPr>
                <w:tcW w:w="9990" w:type="dxa"/>
              </w:tcPr>
            </w:tcPrChange>
          </w:tcPr>
          <w:p w14:paraId="4E25D159" w14:textId="7491772C" w:rsidR="00CC718B" w:rsidRPr="00476A43" w:rsidDel="00476A43" w:rsidRDefault="00CC718B" w:rsidP="00CC718B">
            <w:pPr>
              <w:pStyle w:val="ListParagraph"/>
              <w:ind w:left="0"/>
              <w:rPr>
                <w:del w:id="546" w:author="Etion Pinari [2]" w:date="2020-12-06T12:16:00Z"/>
                <w:rFonts w:ascii="Bell MT" w:hAnsi="Bell MT" w:cs="Arial"/>
                <w:color w:val="000000" w:themeColor="text1"/>
                <w:sz w:val="28"/>
                <w:szCs w:val="28"/>
                <w:rPrChange w:id="547" w:author="Etion Pinari [2]" w:date="2020-12-06T12:14:00Z">
                  <w:rPr>
                    <w:del w:id="548" w:author="Etion Pinari [2]" w:date="2020-12-06T12:16:00Z"/>
                    <w:rFonts w:ascii="Bell MT" w:hAnsi="Bell MT" w:cs="Arial"/>
                    <w:color w:val="000000" w:themeColor="text1"/>
                    <w:sz w:val="26"/>
                    <w:szCs w:val="26"/>
                  </w:rPr>
                </w:rPrChange>
              </w:rPr>
            </w:pPr>
            <w:del w:id="549" w:author="Etion Pinari [2]" w:date="2020-12-06T12:16:00Z">
              <w:r w:rsidRPr="00476A43" w:rsidDel="00476A43">
                <w:rPr>
                  <w:rFonts w:ascii="Bell MT" w:hAnsi="Bell MT" w:cs="Arial"/>
                  <w:color w:val="000000" w:themeColor="text1"/>
                  <w:sz w:val="28"/>
                  <w:szCs w:val="28"/>
                  <w:rPrChange w:id="550" w:author="Etion Pinari [2]" w:date="2020-12-06T12:14:00Z">
                    <w:rPr>
                      <w:rFonts w:ascii="Bell MT" w:hAnsi="Bell MT" w:cs="Arial"/>
                      <w:color w:val="000000" w:themeColor="text1"/>
                      <w:sz w:val="26"/>
                      <w:szCs w:val="26"/>
                    </w:rPr>
                  </w:rPrChange>
                </w:rPr>
                <w:delText>The system shall calculate the maximum number of people allowed inside each store</w:delText>
              </w:r>
              <w:r w:rsidR="00A26F1D" w:rsidRPr="00476A43" w:rsidDel="00476A43">
                <w:rPr>
                  <w:rFonts w:ascii="Bell MT" w:hAnsi="Bell MT" w:cs="Arial"/>
                  <w:color w:val="000000" w:themeColor="text1"/>
                  <w:sz w:val="28"/>
                  <w:szCs w:val="28"/>
                  <w:rPrChange w:id="551" w:author="Etion Pinari [2]" w:date="2020-12-06T12:14:00Z">
                    <w:rPr>
                      <w:rFonts w:ascii="Bell MT" w:hAnsi="Bell MT" w:cs="Arial"/>
                      <w:color w:val="000000" w:themeColor="text1"/>
                      <w:sz w:val="26"/>
                      <w:szCs w:val="26"/>
                    </w:rPr>
                  </w:rPrChange>
                </w:rPr>
                <w:delText xml:space="preserve"> as to provide social distancing</w:delText>
              </w:r>
            </w:del>
          </w:p>
        </w:tc>
      </w:tr>
      <w:tr w:rsidR="00CC718B" w:rsidRPr="0019584F" w:rsidDel="00476A43" w14:paraId="26F7DBAC" w14:textId="52ADF773" w:rsidTr="00A14D2C">
        <w:trPr>
          <w:trHeight w:val="108"/>
          <w:del w:id="552" w:author="Etion Pinari [2]" w:date="2020-12-06T12:16:00Z"/>
          <w:trPrChange w:id="553" w:author="Etion Pinari [2]" w:date="2020-12-06T12:32:00Z">
            <w:trPr>
              <w:trHeight w:val="117"/>
            </w:trPr>
          </w:trPrChange>
        </w:trPr>
        <w:tc>
          <w:tcPr>
            <w:tcW w:w="494" w:type="pct"/>
            <w:shd w:val="clear" w:color="auto" w:fill="A8D08D" w:themeFill="accent6" w:themeFillTint="99"/>
            <w:tcPrChange w:id="554"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ListParagraph"/>
              <w:ind w:left="0"/>
              <w:rPr>
                <w:del w:id="555" w:author="Etion Pinari [2]" w:date="2020-12-06T12:16:00Z"/>
                <w:rFonts w:ascii="Bell MT" w:hAnsi="Bell MT" w:cs="Arial"/>
                <w:color w:val="000000" w:themeColor="text1"/>
                <w:sz w:val="28"/>
                <w:szCs w:val="28"/>
              </w:rPr>
            </w:pPr>
            <w:del w:id="556" w:author="Etion Pinari [2]" w:date="2020-12-06T12:16:00Z">
              <w:r w:rsidRPr="00476A43" w:rsidDel="00476A43">
                <w:rPr>
                  <w:rFonts w:ascii="Bell MT" w:hAnsi="Bell MT" w:cs="Arial"/>
                  <w:color w:val="000000" w:themeColor="text1"/>
                  <w:sz w:val="28"/>
                  <w:szCs w:val="28"/>
                </w:rPr>
                <w:delText>R21</w:delText>
              </w:r>
            </w:del>
          </w:p>
        </w:tc>
        <w:tc>
          <w:tcPr>
            <w:tcW w:w="4506" w:type="pct"/>
            <w:tcPrChange w:id="557" w:author="Etion Pinari [2]" w:date="2020-12-06T12:32:00Z">
              <w:tcPr>
                <w:tcW w:w="9990" w:type="dxa"/>
              </w:tcPr>
            </w:tcPrChange>
          </w:tcPr>
          <w:p w14:paraId="43C99221" w14:textId="4EF2C64A" w:rsidR="00CC718B" w:rsidRPr="00476A43" w:rsidDel="00476A43" w:rsidRDefault="00CC718B" w:rsidP="00CC718B">
            <w:pPr>
              <w:pStyle w:val="ListParagraph"/>
              <w:ind w:left="0"/>
              <w:rPr>
                <w:del w:id="558" w:author="Etion Pinari [2]" w:date="2020-12-06T12:16:00Z"/>
                <w:rFonts w:ascii="Bell MT" w:hAnsi="Bell MT" w:cs="Arial"/>
                <w:color w:val="000000" w:themeColor="text1"/>
                <w:sz w:val="28"/>
                <w:szCs w:val="28"/>
                <w:rPrChange w:id="559" w:author="Etion Pinari [2]" w:date="2020-12-06T12:14:00Z">
                  <w:rPr>
                    <w:del w:id="560" w:author="Etion Pinari [2]" w:date="2020-12-06T12:16:00Z"/>
                    <w:rFonts w:ascii="Bell MT" w:hAnsi="Bell MT" w:cs="Arial"/>
                    <w:color w:val="000000" w:themeColor="text1"/>
                    <w:sz w:val="26"/>
                    <w:szCs w:val="26"/>
                  </w:rPr>
                </w:rPrChange>
              </w:rPr>
            </w:pPr>
            <w:del w:id="561" w:author="Etion Pinari [2]" w:date="2020-12-06T12:16:00Z">
              <w:r w:rsidRPr="00476A43" w:rsidDel="00476A43">
                <w:rPr>
                  <w:rFonts w:ascii="Bell MT" w:hAnsi="Bell MT" w:cs="Arial"/>
                  <w:color w:val="000000" w:themeColor="text1"/>
                  <w:sz w:val="28"/>
                  <w:szCs w:val="28"/>
                  <w:rPrChange w:id="562" w:author="Etion Pinari [2]" w:date="2020-12-06T12:14:00Z">
                    <w:rPr>
                      <w:rFonts w:ascii="Bell MT" w:hAnsi="Bell MT" w:cs="Arial"/>
                      <w:color w:val="000000" w:themeColor="text1"/>
                      <w:sz w:val="26"/>
                      <w:szCs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Change w:id="563">
          <w:tblGrid>
            <w:gridCol w:w="1116"/>
            <w:gridCol w:w="10179"/>
          </w:tblGrid>
        </w:tblGridChange>
      </w:tblGrid>
      <w:tr w:rsidR="00451490" w14:paraId="5093F8C2" w14:textId="77777777" w:rsidTr="00451490">
        <w:trPr>
          <w:trHeight w:val="411"/>
          <w:ins w:id="564" w:author="Etion Pinari [2]" w:date="2020-12-06T20:45:00Z"/>
        </w:trPr>
        <w:tc>
          <w:tcPr>
            <w:tcW w:w="494" w:type="pct"/>
            <w:shd w:val="clear" w:color="auto" w:fill="FF7C80"/>
          </w:tcPr>
          <w:p w14:paraId="08FDD8D9" w14:textId="77777777" w:rsidR="00451490" w:rsidRPr="00476A43" w:rsidRDefault="00451490" w:rsidP="00451490">
            <w:pPr>
              <w:pStyle w:val="ListParagraph"/>
              <w:ind w:left="0"/>
              <w:rPr>
                <w:ins w:id="565" w:author="Etion Pinari [2]" w:date="2020-12-06T20:45:00Z"/>
                <w:rFonts w:ascii="Bell MT" w:hAnsi="Bell MT" w:cs="Arial"/>
                <w:color w:val="000000"/>
                <w:sz w:val="28"/>
                <w:szCs w:val="28"/>
                <w:shd w:val="clear" w:color="auto" w:fill="FFFFFF"/>
              </w:rPr>
            </w:pPr>
            <w:ins w:id="566" w:author="Etion Pinari [2]" w:date="2020-12-06T20:45:00Z">
              <w:r w:rsidRPr="00476A43">
                <w:rPr>
                  <w:rFonts w:ascii="Bell MT" w:hAnsi="Bell MT" w:cs="Arial"/>
                  <w:color w:val="000000" w:themeColor="text1"/>
                  <w:sz w:val="28"/>
                  <w:szCs w:val="28"/>
                </w:rPr>
                <w:t>R1</w:t>
              </w:r>
            </w:ins>
          </w:p>
        </w:tc>
        <w:tc>
          <w:tcPr>
            <w:tcW w:w="4506" w:type="pct"/>
          </w:tcPr>
          <w:p w14:paraId="0D74B016" w14:textId="77777777" w:rsidR="00451490" w:rsidRPr="00D14E3C" w:rsidRDefault="00451490" w:rsidP="00451490">
            <w:pPr>
              <w:pStyle w:val="ListParagraph"/>
              <w:ind w:left="0"/>
              <w:rPr>
                <w:ins w:id="567" w:author="Etion Pinari [2]" w:date="2020-12-06T20:45:00Z"/>
                <w:rFonts w:ascii="Bell MT" w:hAnsi="Bell MT" w:cs="Arial"/>
                <w:b/>
                <w:bCs/>
                <w:color w:val="000000"/>
                <w:sz w:val="26"/>
                <w:szCs w:val="26"/>
                <w:shd w:val="clear" w:color="auto" w:fill="FFFFFF"/>
                <w:rPrChange w:id="568" w:author="Etion Pinari [2]" w:date="2020-12-06T20:46:00Z">
                  <w:rPr>
                    <w:ins w:id="569" w:author="Etion Pinari [2]" w:date="2020-12-06T20:45:00Z"/>
                    <w:rFonts w:ascii="Bell MT" w:hAnsi="Bell MT" w:cs="Arial"/>
                    <w:b/>
                    <w:bCs/>
                    <w:color w:val="000000"/>
                    <w:sz w:val="28"/>
                    <w:szCs w:val="28"/>
                    <w:shd w:val="clear" w:color="auto" w:fill="FFFFFF"/>
                  </w:rPr>
                </w:rPrChange>
              </w:rPr>
            </w:pPr>
            <w:ins w:id="570" w:author="Etion Pinari [2]" w:date="2020-12-06T20:45:00Z">
              <w:r w:rsidRPr="00D14E3C">
                <w:rPr>
                  <w:rFonts w:ascii="Bell MT" w:hAnsi="Bell MT" w:cs="Arial"/>
                  <w:b/>
                  <w:bCs/>
                  <w:color w:val="000000"/>
                  <w:sz w:val="26"/>
                  <w:szCs w:val="26"/>
                  <w:shd w:val="clear" w:color="auto" w:fill="FFFFFF"/>
                  <w:rPrChange w:id="57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72"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573" w:author="Etion Pinari [2]" w:date="2020-12-06T20:45:00Z"/>
        </w:trPr>
        <w:tc>
          <w:tcPr>
            <w:tcW w:w="494" w:type="pct"/>
            <w:shd w:val="clear" w:color="auto" w:fill="FF7C80"/>
          </w:tcPr>
          <w:p w14:paraId="57BB103A" w14:textId="77777777" w:rsidR="00451490" w:rsidRPr="00476A43" w:rsidRDefault="00451490" w:rsidP="00451490">
            <w:pPr>
              <w:pStyle w:val="ListParagraph"/>
              <w:ind w:left="0"/>
              <w:rPr>
                <w:ins w:id="574" w:author="Etion Pinari [2]" w:date="2020-12-06T20:45:00Z"/>
                <w:rFonts w:ascii="Bell MT" w:hAnsi="Bell MT" w:cs="Arial"/>
                <w:color w:val="000000"/>
                <w:sz w:val="28"/>
                <w:szCs w:val="28"/>
                <w:shd w:val="clear" w:color="auto" w:fill="FFFFFF"/>
              </w:rPr>
            </w:pPr>
            <w:ins w:id="575" w:author="Etion Pinari [2]" w:date="2020-12-06T20:45:00Z">
              <w:r w:rsidRPr="00476A43">
                <w:rPr>
                  <w:rFonts w:ascii="Bell MT" w:hAnsi="Bell MT" w:cs="Arial"/>
                  <w:color w:val="000000" w:themeColor="text1"/>
                  <w:sz w:val="28"/>
                  <w:szCs w:val="28"/>
                </w:rPr>
                <w:t>R2</w:t>
              </w:r>
            </w:ins>
          </w:p>
        </w:tc>
        <w:tc>
          <w:tcPr>
            <w:tcW w:w="4506" w:type="pct"/>
            <w:shd w:val="clear" w:color="auto" w:fill="auto"/>
          </w:tcPr>
          <w:p w14:paraId="3E6A7489" w14:textId="77777777" w:rsidR="00451490" w:rsidRPr="00D14E3C" w:rsidRDefault="00451490" w:rsidP="00451490">
            <w:pPr>
              <w:pStyle w:val="ListParagraph"/>
              <w:ind w:left="0"/>
              <w:rPr>
                <w:ins w:id="576" w:author="Etion Pinari [2]" w:date="2020-12-06T20:45:00Z"/>
                <w:rFonts w:ascii="Bell MT" w:hAnsi="Bell MT" w:cs="Arial"/>
                <w:color w:val="000000"/>
                <w:sz w:val="26"/>
                <w:szCs w:val="26"/>
                <w:shd w:val="clear" w:color="auto" w:fill="FFFFFF"/>
                <w:rPrChange w:id="577" w:author="Etion Pinari [2]" w:date="2020-12-06T20:46:00Z">
                  <w:rPr>
                    <w:ins w:id="578" w:author="Etion Pinari [2]" w:date="2020-12-06T20:45:00Z"/>
                    <w:rFonts w:ascii="Bell MT" w:hAnsi="Bell MT" w:cs="Arial"/>
                    <w:color w:val="000000"/>
                    <w:sz w:val="28"/>
                    <w:szCs w:val="28"/>
                    <w:shd w:val="clear" w:color="auto" w:fill="FFFFFF"/>
                  </w:rPr>
                </w:rPrChange>
              </w:rPr>
            </w:pPr>
            <w:ins w:id="579" w:author="Etion Pinari [2]" w:date="2020-12-06T20:45:00Z">
              <w:r w:rsidRPr="00D14E3C">
                <w:rPr>
                  <w:rFonts w:ascii="Bell MT" w:hAnsi="Bell MT" w:cs="Arial"/>
                  <w:b/>
                  <w:bCs/>
                  <w:color w:val="000000"/>
                  <w:sz w:val="26"/>
                  <w:szCs w:val="26"/>
                  <w:shd w:val="clear" w:color="auto" w:fill="FFFFFF"/>
                  <w:rPrChange w:id="58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81"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physically</w:t>
              </w:r>
              <w:r w:rsidRPr="00D14E3C">
                <w:rPr>
                  <w:rStyle w:val="CommentReference"/>
                  <w:rFonts w:ascii="Bell MT" w:hAnsi="Bell MT"/>
                  <w:sz w:val="26"/>
                  <w:szCs w:val="26"/>
                  <w:rPrChange w:id="582" w:author="Etion Pinari [2]" w:date="2020-12-06T20:46:00Z">
                    <w:rPr>
                      <w:rStyle w:val="CommentReference"/>
                      <w:rFonts w:ascii="Bell MT" w:hAnsi="Bell MT"/>
                      <w:sz w:val="28"/>
                      <w:szCs w:val="28"/>
                    </w:rPr>
                  </w:rPrChange>
                </w:rPr>
                <w:commentReference w:id="583"/>
              </w:r>
            </w:ins>
          </w:p>
        </w:tc>
      </w:tr>
      <w:tr w:rsidR="00451490" w14:paraId="643BFE1D" w14:textId="77777777" w:rsidTr="00451490">
        <w:trPr>
          <w:trHeight w:val="373"/>
          <w:ins w:id="584" w:author="Etion Pinari [2]" w:date="2020-12-06T20:45:00Z"/>
        </w:trPr>
        <w:tc>
          <w:tcPr>
            <w:tcW w:w="494" w:type="pct"/>
            <w:shd w:val="clear" w:color="auto" w:fill="FF7C80"/>
          </w:tcPr>
          <w:p w14:paraId="0F5C696D" w14:textId="77777777" w:rsidR="00451490" w:rsidRPr="00476A43" w:rsidRDefault="00451490" w:rsidP="00451490">
            <w:pPr>
              <w:pStyle w:val="ListParagraph"/>
              <w:ind w:left="0"/>
              <w:rPr>
                <w:ins w:id="585" w:author="Etion Pinari [2]" w:date="2020-12-06T20:45:00Z"/>
                <w:rFonts w:ascii="Bell MT" w:hAnsi="Bell MT" w:cs="Arial"/>
                <w:color w:val="000000"/>
                <w:sz w:val="28"/>
                <w:szCs w:val="28"/>
                <w:shd w:val="clear" w:color="auto" w:fill="FFFFFF"/>
              </w:rPr>
            </w:pPr>
            <w:ins w:id="586" w:author="Etion Pinari [2]" w:date="2020-12-06T20:45:00Z">
              <w:r w:rsidRPr="00476A43">
                <w:rPr>
                  <w:rFonts w:ascii="Bell MT" w:hAnsi="Bell MT" w:cs="Arial"/>
                  <w:color w:val="000000" w:themeColor="text1"/>
                  <w:sz w:val="28"/>
                  <w:szCs w:val="28"/>
                </w:rPr>
                <w:t>R3</w:t>
              </w:r>
            </w:ins>
          </w:p>
        </w:tc>
        <w:tc>
          <w:tcPr>
            <w:tcW w:w="4506" w:type="pct"/>
          </w:tcPr>
          <w:p w14:paraId="67452F7F" w14:textId="77777777" w:rsidR="00451490" w:rsidRPr="00D14E3C" w:rsidRDefault="00451490" w:rsidP="00451490">
            <w:pPr>
              <w:pStyle w:val="ListParagraph"/>
              <w:ind w:left="0"/>
              <w:rPr>
                <w:ins w:id="587" w:author="Etion Pinari [2]" w:date="2020-12-06T20:45:00Z"/>
                <w:rFonts w:ascii="Bell MT" w:hAnsi="Bell MT" w:cs="Arial"/>
                <w:color w:val="000000"/>
                <w:sz w:val="26"/>
                <w:szCs w:val="26"/>
                <w:shd w:val="clear" w:color="auto" w:fill="FFFFFF"/>
                <w:rPrChange w:id="588" w:author="Etion Pinari [2]" w:date="2020-12-06T20:46:00Z">
                  <w:rPr>
                    <w:ins w:id="589" w:author="Etion Pinari [2]" w:date="2020-12-06T20:45:00Z"/>
                    <w:rFonts w:ascii="Bell MT" w:hAnsi="Bell MT" w:cs="Arial"/>
                    <w:color w:val="000000"/>
                    <w:sz w:val="28"/>
                    <w:szCs w:val="28"/>
                    <w:shd w:val="clear" w:color="auto" w:fill="FFFFFF"/>
                  </w:rPr>
                </w:rPrChange>
              </w:rPr>
            </w:pPr>
            <w:ins w:id="590" w:author="Etion Pinari [2]" w:date="2020-12-06T20:45:00Z">
              <w:r w:rsidRPr="00D14E3C">
                <w:rPr>
                  <w:rFonts w:ascii="Bell MT" w:hAnsi="Bell MT" w:cs="Arial"/>
                  <w:b/>
                  <w:bCs/>
                  <w:color w:val="000000"/>
                  <w:sz w:val="26"/>
                  <w:szCs w:val="26"/>
                  <w:shd w:val="clear" w:color="auto" w:fill="FFFFFF"/>
                  <w:rPrChange w:id="59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92" w:author="Etion Pinari [2]" w:date="2020-12-06T20:46:00Z">
                    <w:rPr>
                      <w:rFonts w:ascii="Bell MT" w:hAnsi="Bell MT" w:cs="Arial"/>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593" w:author="Etion Pinari [2]" w:date="2020-12-06T20:45:00Z"/>
        </w:trPr>
        <w:tc>
          <w:tcPr>
            <w:tcW w:w="494" w:type="pct"/>
            <w:shd w:val="clear" w:color="auto" w:fill="FF7C80"/>
          </w:tcPr>
          <w:p w14:paraId="6C909CB6" w14:textId="77777777" w:rsidR="00451490" w:rsidRPr="00476A43" w:rsidRDefault="00451490" w:rsidP="00451490">
            <w:pPr>
              <w:pStyle w:val="ListParagraph"/>
              <w:ind w:left="0"/>
              <w:rPr>
                <w:ins w:id="594" w:author="Etion Pinari [2]" w:date="2020-12-06T20:45:00Z"/>
                <w:rFonts w:ascii="Bell MT" w:hAnsi="Bell MT" w:cs="Arial"/>
                <w:color w:val="000000"/>
                <w:sz w:val="28"/>
                <w:szCs w:val="28"/>
                <w:shd w:val="clear" w:color="auto" w:fill="FFFFFF"/>
              </w:rPr>
            </w:pPr>
            <w:ins w:id="595" w:author="Etion Pinari [2]" w:date="2020-12-06T20:45:00Z">
              <w:r w:rsidRPr="00476A43">
                <w:rPr>
                  <w:rFonts w:ascii="Bell MT" w:hAnsi="Bell MT" w:cs="Arial"/>
                  <w:color w:val="000000" w:themeColor="text1"/>
                  <w:sz w:val="28"/>
                  <w:szCs w:val="28"/>
                </w:rPr>
                <w:t>R4</w:t>
              </w:r>
            </w:ins>
          </w:p>
        </w:tc>
        <w:tc>
          <w:tcPr>
            <w:tcW w:w="4506" w:type="pct"/>
          </w:tcPr>
          <w:p w14:paraId="02D8EDD4" w14:textId="77777777" w:rsidR="00451490" w:rsidRPr="00D14E3C" w:rsidRDefault="00451490" w:rsidP="00451490">
            <w:pPr>
              <w:pStyle w:val="ListParagraph"/>
              <w:ind w:left="0"/>
              <w:rPr>
                <w:ins w:id="596" w:author="Etion Pinari [2]" w:date="2020-12-06T20:45:00Z"/>
                <w:rFonts w:ascii="Bell MT" w:hAnsi="Bell MT" w:cs="Arial"/>
                <w:color w:val="000000"/>
                <w:sz w:val="26"/>
                <w:szCs w:val="26"/>
                <w:shd w:val="clear" w:color="auto" w:fill="FFFFFF"/>
                <w:rPrChange w:id="597" w:author="Etion Pinari [2]" w:date="2020-12-06T20:46:00Z">
                  <w:rPr>
                    <w:ins w:id="598" w:author="Etion Pinari [2]" w:date="2020-12-06T20:45:00Z"/>
                    <w:rFonts w:ascii="Bell MT" w:hAnsi="Bell MT" w:cs="Arial"/>
                    <w:color w:val="000000"/>
                    <w:sz w:val="28"/>
                    <w:szCs w:val="28"/>
                    <w:shd w:val="clear" w:color="auto" w:fill="FFFFFF"/>
                  </w:rPr>
                </w:rPrChange>
              </w:rPr>
            </w:pPr>
            <w:ins w:id="599" w:author="Etion Pinari [2]" w:date="2020-12-06T20:45:00Z">
              <w:r w:rsidRPr="00D14E3C">
                <w:rPr>
                  <w:rFonts w:ascii="Bell MT" w:hAnsi="Bell MT" w:cs="Arial"/>
                  <w:b/>
                  <w:bCs/>
                  <w:color w:val="000000"/>
                  <w:sz w:val="26"/>
                  <w:szCs w:val="26"/>
                  <w:shd w:val="clear" w:color="auto" w:fill="FFFFFF"/>
                  <w:rPrChange w:id="60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01" w:author="Etion Pinari [2]" w:date="2020-12-06T20:46:00Z">
                    <w:rPr>
                      <w:rFonts w:ascii="Bell MT" w:hAnsi="Bell MT" w:cs="Arial"/>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602" w:author="Etion Pinari [2]" w:date="2020-12-06T20:45:00Z"/>
        </w:trPr>
        <w:tc>
          <w:tcPr>
            <w:tcW w:w="494" w:type="pct"/>
            <w:shd w:val="clear" w:color="auto" w:fill="FF7C80"/>
          </w:tcPr>
          <w:p w14:paraId="49C167B1" w14:textId="77777777" w:rsidR="00451490" w:rsidRPr="00476A43" w:rsidRDefault="00451490" w:rsidP="00451490">
            <w:pPr>
              <w:pStyle w:val="ListParagraph"/>
              <w:ind w:left="0"/>
              <w:rPr>
                <w:ins w:id="603" w:author="Etion Pinari [2]" w:date="2020-12-06T20:45:00Z"/>
                <w:rFonts w:ascii="Bell MT" w:hAnsi="Bell MT" w:cs="Arial"/>
                <w:color w:val="000000"/>
                <w:sz w:val="28"/>
                <w:szCs w:val="28"/>
                <w:shd w:val="clear" w:color="auto" w:fill="FFFFFF"/>
              </w:rPr>
            </w:pPr>
            <w:ins w:id="604" w:author="Etion Pinari [2]" w:date="2020-12-06T20:45:00Z">
              <w:r w:rsidRPr="00476A43">
                <w:rPr>
                  <w:rFonts w:ascii="Bell MT" w:hAnsi="Bell MT" w:cs="Arial"/>
                  <w:color w:val="000000" w:themeColor="text1"/>
                  <w:sz w:val="28"/>
                  <w:szCs w:val="28"/>
                </w:rPr>
                <w:t>R5</w:t>
              </w:r>
            </w:ins>
          </w:p>
        </w:tc>
        <w:tc>
          <w:tcPr>
            <w:tcW w:w="4506" w:type="pct"/>
          </w:tcPr>
          <w:p w14:paraId="1BB3BBEF" w14:textId="77777777" w:rsidR="00451490" w:rsidRPr="00D14E3C" w:rsidRDefault="00451490" w:rsidP="00451490">
            <w:pPr>
              <w:pStyle w:val="ListParagraph"/>
              <w:ind w:left="0"/>
              <w:rPr>
                <w:ins w:id="605" w:author="Etion Pinari [2]" w:date="2020-12-06T20:45:00Z"/>
                <w:rFonts w:ascii="Bell MT" w:hAnsi="Bell MT" w:cs="Arial"/>
                <w:color w:val="000000" w:themeColor="text1"/>
                <w:sz w:val="26"/>
                <w:szCs w:val="26"/>
                <w:rPrChange w:id="606" w:author="Etion Pinari [2]" w:date="2020-12-06T20:46:00Z">
                  <w:rPr>
                    <w:ins w:id="607" w:author="Etion Pinari [2]" w:date="2020-12-06T20:45:00Z"/>
                    <w:rFonts w:ascii="Bell MT" w:hAnsi="Bell MT" w:cs="Arial"/>
                    <w:color w:val="000000" w:themeColor="text1"/>
                    <w:sz w:val="28"/>
                    <w:szCs w:val="28"/>
                  </w:rPr>
                </w:rPrChange>
              </w:rPr>
            </w:pPr>
            <w:ins w:id="608" w:author="Etion Pinari [2]" w:date="2020-12-06T20:45:00Z">
              <w:r w:rsidRPr="00D14E3C">
                <w:rPr>
                  <w:rFonts w:ascii="Bell MT" w:hAnsi="Bell MT" w:cs="Arial"/>
                  <w:b/>
                  <w:bCs/>
                  <w:color w:val="000000" w:themeColor="text1"/>
                  <w:sz w:val="26"/>
                  <w:szCs w:val="26"/>
                  <w:rPrChange w:id="609"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10" w:author="Etion Pinari [2]" w:date="2020-12-06T20:46:00Z">
                    <w:rPr>
                      <w:rFonts w:ascii="Bell MT" w:hAnsi="Bell MT" w:cs="Arial"/>
                      <w:color w:val="000000" w:themeColor="text1"/>
                      <w:sz w:val="28"/>
                      <w:szCs w:val="28"/>
                    </w:rPr>
                  </w:rPrChange>
                </w:rPr>
                <w:t xml:space="preserve"> ask users how much he or she thinks the trip will last</w:t>
              </w:r>
            </w:ins>
          </w:p>
        </w:tc>
      </w:tr>
      <w:tr w:rsidR="00451490" w14:paraId="29CDDB2F" w14:textId="77777777" w:rsidTr="00451490">
        <w:trPr>
          <w:trHeight w:val="108"/>
          <w:ins w:id="611" w:author="Etion Pinari [2]" w:date="2020-12-06T20:45:00Z"/>
        </w:trPr>
        <w:tc>
          <w:tcPr>
            <w:tcW w:w="494" w:type="pct"/>
            <w:shd w:val="clear" w:color="auto" w:fill="FF7C80"/>
          </w:tcPr>
          <w:p w14:paraId="24FEA856" w14:textId="77777777" w:rsidR="00451490" w:rsidRPr="00476A43" w:rsidRDefault="00451490" w:rsidP="00451490">
            <w:pPr>
              <w:pStyle w:val="ListParagraph"/>
              <w:ind w:left="0"/>
              <w:rPr>
                <w:ins w:id="612" w:author="Etion Pinari [2]" w:date="2020-12-06T20:45:00Z"/>
                <w:rFonts w:ascii="Bell MT" w:hAnsi="Bell MT" w:cs="Arial"/>
                <w:color w:val="000000"/>
                <w:sz w:val="28"/>
                <w:szCs w:val="28"/>
                <w:shd w:val="clear" w:color="auto" w:fill="FFFFFF"/>
              </w:rPr>
            </w:pPr>
            <w:ins w:id="613" w:author="Etion Pinari [2]" w:date="2020-12-06T20:45:00Z">
              <w:r w:rsidRPr="00476A43">
                <w:rPr>
                  <w:rFonts w:ascii="Bell MT" w:hAnsi="Bell MT" w:cs="Arial"/>
                  <w:color w:val="000000" w:themeColor="text1"/>
                  <w:sz w:val="28"/>
                  <w:szCs w:val="28"/>
                </w:rPr>
                <w:t>R6</w:t>
              </w:r>
            </w:ins>
          </w:p>
        </w:tc>
        <w:tc>
          <w:tcPr>
            <w:tcW w:w="4506" w:type="pct"/>
          </w:tcPr>
          <w:p w14:paraId="588CBA24" w14:textId="77777777" w:rsidR="00451490" w:rsidRPr="00D14E3C" w:rsidRDefault="00451490" w:rsidP="00451490">
            <w:pPr>
              <w:pStyle w:val="ListParagraph"/>
              <w:ind w:left="0"/>
              <w:rPr>
                <w:ins w:id="614" w:author="Etion Pinari [2]" w:date="2020-12-06T20:45:00Z"/>
                <w:rFonts w:ascii="Bell MT" w:hAnsi="Bell MT" w:cs="Arial"/>
                <w:color w:val="000000"/>
                <w:sz w:val="26"/>
                <w:szCs w:val="26"/>
                <w:shd w:val="clear" w:color="auto" w:fill="FFFFFF"/>
                <w:rPrChange w:id="615" w:author="Etion Pinari [2]" w:date="2020-12-06T20:46:00Z">
                  <w:rPr>
                    <w:ins w:id="616" w:author="Etion Pinari [2]" w:date="2020-12-06T20:45:00Z"/>
                    <w:rFonts w:ascii="Bell MT" w:hAnsi="Bell MT" w:cs="Arial"/>
                    <w:color w:val="000000"/>
                    <w:sz w:val="28"/>
                    <w:szCs w:val="28"/>
                    <w:shd w:val="clear" w:color="auto" w:fill="FFFFFF"/>
                  </w:rPr>
                </w:rPrChange>
              </w:rPr>
            </w:pPr>
            <w:ins w:id="617" w:author="Etion Pinari [2]" w:date="2020-12-06T20:45:00Z">
              <w:r w:rsidRPr="00D14E3C">
                <w:rPr>
                  <w:rFonts w:ascii="Bell MT" w:hAnsi="Bell MT" w:cs="Arial"/>
                  <w:b/>
                  <w:bCs/>
                  <w:color w:val="000000"/>
                  <w:sz w:val="26"/>
                  <w:szCs w:val="26"/>
                  <w:shd w:val="clear" w:color="auto" w:fill="FFFFFF"/>
                  <w:rPrChange w:id="618"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19" w:author="Etion Pinari [2]" w:date="2020-12-06T20:46:00Z">
                    <w:rPr>
                      <w:rFonts w:ascii="Bell MT" w:hAnsi="Bell MT" w:cs="Arial"/>
                      <w:color w:val="000000"/>
                      <w:sz w:val="28"/>
                      <w:szCs w:val="28"/>
                      <w:shd w:val="clear" w:color="auto" w:fill="FFFFFF"/>
                    </w:rPr>
                  </w:rPrChange>
                </w:rPr>
                <w:t xml:space="preserve"> allow users to be identified </w:t>
              </w:r>
              <w:r w:rsidRPr="00D14E3C">
                <w:rPr>
                  <w:rStyle w:val="CommentReference"/>
                  <w:rFonts w:ascii="Bell MT" w:hAnsi="Bell MT"/>
                  <w:sz w:val="26"/>
                  <w:szCs w:val="26"/>
                  <w:rPrChange w:id="620" w:author="Etion Pinari [2]" w:date="2020-12-06T20:46:00Z">
                    <w:rPr>
                      <w:rStyle w:val="CommentReference"/>
                      <w:rFonts w:ascii="Bell MT" w:hAnsi="Bell MT"/>
                      <w:sz w:val="28"/>
                      <w:szCs w:val="28"/>
                    </w:rPr>
                  </w:rPrChange>
                </w:rPr>
                <w:commentReference w:id="621"/>
              </w:r>
              <w:r w:rsidRPr="00D14E3C">
                <w:rPr>
                  <w:rFonts w:ascii="Bell MT" w:hAnsi="Bell MT" w:cs="Arial"/>
                  <w:color w:val="000000"/>
                  <w:sz w:val="26"/>
                  <w:szCs w:val="26"/>
                  <w:shd w:val="clear" w:color="auto" w:fill="FFFFFF"/>
                  <w:rPrChange w:id="622" w:author="Etion Pinari [2]" w:date="2020-12-06T20:46:00Z">
                    <w:rPr>
                      <w:rFonts w:ascii="Bell MT" w:hAnsi="Bell MT" w:cs="Arial"/>
                      <w:color w:val="000000"/>
                      <w:sz w:val="28"/>
                      <w:szCs w:val="28"/>
                      <w:shd w:val="clear" w:color="auto" w:fill="FFFFFF"/>
                    </w:rPr>
                  </w:rPrChange>
                </w:rPr>
                <w:t xml:space="preserve">by their phone unique ID </w:t>
              </w:r>
            </w:ins>
          </w:p>
        </w:tc>
      </w:tr>
      <w:tr w:rsidR="00451490" w14:paraId="6BF1D3F7" w14:textId="77777777" w:rsidTr="00451490">
        <w:trPr>
          <w:trHeight w:val="108"/>
          <w:ins w:id="623" w:author="Etion Pinari [2]" w:date="2020-12-06T20:45:00Z"/>
        </w:trPr>
        <w:tc>
          <w:tcPr>
            <w:tcW w:w="494" w:type="pct"/>
            <w:shd w:val="clear" w:color="auto" w:fill="FF7C80"/>
          </w:tcPr>
          <w:p w14:paraId="595E6753" w14:textId="77777777" w:rsidR="00451490" w:rsidRPr="00476A43" w:rsidRDefault="00451490" w:rsidP="00451490">
            <w:pPr>
              <w:pStyle w:val="ListParagraph"/>
              <w:ind w:left="0"/>
              <w:rPr>
                <w:ins w:id="624" w:author="Etion Pinari [2]" w:date="2020-12-06T20:45:00Z"/>
                <w:rFonts w:ascii="Bell MT" w:hAnsi="Bell MT" w:cs="Arial"/>
                <w:color w:val="000000"/>
                <w:sz w:val="28"/>
                <w:szCs w:val="28"/>
                <w:shd w:val="clear" w:color="auto" w:fill="FFFFFF"/>
              </w:rPr>
            </w:pPr>
            <w:ins w:id="625" w:author="Etion Pinari [2]" w:date="2020-12-06T20:45:00Z">
              <w:r w:rsidRPr="00476A43">
                <w:rPr>
                  <w:rFonts w:ascii="Bell MT" w:hAnsi="Bell MT" w:cs="Arial"/>
                  <w:color w:val="000000" w:themeColor="text1"/>
                  <w:sz w:val="28"/>
                  <w:szCs w:val="28"/>
                </w:rPr>
                <w:t>R7</w:t>
              </w:r>
            </w:ins>
          </w:p>
        </w:tc>
        <w:tc>
          <w:tcPr>
            <w:tcW w:w="4506" w:type="pct"/>
          </w:tcPr>
          <w:p w14:paraId="15AEBF69" w14:textId="77777777" w:rsidR="00451490" w:rsidRPr="00D14E3C" w:rsidRDefault="00451490" w:rsidP="00451490">
            <w:pPr>
              <w:pStyle w:val="ListParagraph"/>
              <w:ind w:left="0"/>
              <w:rPr>
                <w:ins w:id="626" w:author="Etion Pinari [2]" w:date="2020-12-06T20:45:00Z"/>
                <w:rFonts w:ascii="Bell MT" w:hAnsi="Bell MT" w:cs="Arial"/>
                <w:color w:val="000000"/>
                <w:sz w:val="26"/>
                <w:szCs w:val="26"/>
                <w:shd w:val="clear" w:color="auto" w:fill="FFFFFF"/>
                <w:rPrChange w:id="627" w:author="Etion Pinari [2]" w:date="2020-12-06T20:46:00Z">
                  <w:rPr>
                    <w:ins w:id="628" w:author="Etion Pinari [2]" w:date="2020-12-06T20:45:00Z"/>
                    <w:rFonts w:ascii="Bell MT" w:hAnsi="Bell MT" w:cs="Arial"/>
                    <w:color w:val="000000"/>
                    <w:sz w:val="28"/>
                    <w:szCs w:val="28"/>
                    <w:shd w:val="clear" w:color="auto" w:fill="FFFFFF"/>
                  </w:rPr>
                </w:rPrChange>
              </w:rPr>
            </w:pPr>
            <w:ins w:id="629" w:author="Etion Pinari [2]" w:date="2020-12-06T20:45:00Z">
              <w:r w:rsidRPr="00D14E3C">
                <w:rPr>
                  <w:rFonts w:ascii="Bell MT" w:hAnsi="Bell MT" w:cs="Arial"/>
                  <w:b/>
                  <w:bCs/>
                  <w:color w:val="000000"/>
                  <w:sz w:val="26"/>
                  <w:szCs w:val="26"/>
                  <w:shd w:val="clear" w:color="auto" w:fill="FFFFFF"/>
                  <w:rPrChange w:id="63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31" w:author="Etion Pinari [2]" w:date="2020-12-06T20:46:00Z">
                    <w:rPr>
                      <w:rFonts w:ascii="Bell MT" w:hAnsi="Bell MT" w:cs="Arial"/>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632" w:author="Etion Pinari [2]" w:date="2020-12-06T20:45:00Z"/>
        </w:trPr>
        <w:tc>
          <w:tcPr>
            <w:tcW w:w="494" w:type="pct"/>
            <w:shd w:val="clear" w:color="auto" w:fill="FF7C80"/>
          </w:tcPr>
          <w:p w14:paraId="375DAD1B" w14:textId="77777777" w:rsidR="00451490" w:rsidRPr="00476A43" w:rsidRDefault="00451490" w:rsidP="00451490">
            <w:pPr>
              <w:pStyle w:val="ListParagraph"/>
              <w:ind w:left="0"/>
              <w:rPr>
                <w:ins w:id="633" w:author="Etion Pinari [2]" w:date="2020-12-06T20:45:00Z"/>
                <w:rFonts w:ascii="Bell MT" w:hAnsi="Bell MT" w:cs="Arial"/>
                <w:color w:val="000000" w:themeColor="text1"/>
                <w:sz w:val="28"/>
                <w:szCs w:val="28"/>
              </w:rPr>
            </w:pPr>
            <w:ins w:id="634" w:author="Etion Pinari [2]" w:date="2020-12-06T20:45:00Z">
              <w:r w:rsidRPr="00476A43">
                <w:rPr>
                  <w:rFonts w:ascii="Bell MT" w:hAnsi="Bell MT" w:cs="Arial"/>
                  <w:color w:val="000000" w:themeColor="text1"/>
                  <w:sz w:val="28"/>
                  <w:szCs w:val="28"/>
                </w:rPr>
                <w:t>R8</w:t>
              </w:r>
            </w:ins>
          </w:p>
        </w:tc>
        <w:tc>
          <w:tcPr>
            <w:tcW w:w="4506" w:type="pct"/>
          </w:tcPr>
          <w:p w14:paraId="1FC6C0BF" w14:textId="77777777" w:rsidR="00451490" w:rsidRPr="00D14E3C" w:rsidRDefault="00451490" w:rsidP="00451490">
            <w:pPr>
              <w:pStyle w:val="ListParagraph"/>
              <w:ind w:left="0"/>
              <w:rPr>
                <w:ins w:id="635" w:author="Etion Pinari [2]" w:date="2020-12-06T20:45:00Z"/>
                <w:rFonts w:ascii="Bell MT" w:hAnsi="Bell MT" w:cs="Arial"/>
                <w:color w:val="000000" w:themeColor="text1"/>
                <w:sz w:val="26"/>
                <w:szCs w:val="26"/>
                <w:rPrChange w:id="636" w:author="Etion Pinari [2]" w:date="2020-12-06T20:46:00Z">
                  <w:rPr>
                    <w:ins w:id="637" w:author="Etion Pinari [2]" w:date="2020-12-06T20:45:00Z"/>
                    <w:rFonts w:ascii="Bell MT" w:hAnsi="Bell MT" w:cs="Arial"/>
                    <w:color w:val="000000" w:themeColor="text1"/>
                    <w:sz w:val="28"/>
                    <w:szCs w:val="28"/>
                  </w:rPr>
                </w:rPrChange>
              </w:rPr>
            </w:pPr>
            <w:ins w:id="638" w:author="Etion Pinari [2]" w:date="2020-12-06T20:45:00Z">
              <w:r w:rsidRPr="00D14E3C">
                <w:rPr>
                  <w:rFonts w:ascii="Bell MT" w:hAnsi="Bell MT" w:cs="Arial"/>
                  <w:b/>
                  <w:bCs/>
                  <w:color w:val="000000" w:themeColor="text1"/>
                  <w:sz w:val="26"/>
                  <w:szCs w:val="26"/>
                  <w:rPrChange w:id="639"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40" w:author="Etion Pinari [2]" w:date="2020-12-06T20:46:00Z">
                    <w:rPr>
                      <w:rFonts w:ascii="Bell MT" w:hAnsi="Bell MT" w:cs="Arial"/>
                      <w:color w:val="000000" w:themeColor="text1"/>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641" w:author="Etion Pinari [2]" w:date="2020-12-06T20:45:00Z"/>
        </w:trPr>
        <w:tc>
          <w:tcPr>
            <w:tcW w:w="494" w:type="pct"/>
            <w:shd w:val="clear" w:color="auto" w:fill="FF7C80"/>
          </w:tcPr>
          <w:p w14:paraId="0F2E6027" w14:textId="77777777" w:rsidR="00451490" w:rsidRPr="00476A43" w:rsidRDefault="00451490" w:rsidP="00451490">
            <w:pPr>
              <w:pStyle w:val="ListParagraph"/>
              <w:ind w:left="0"/>
              <w:rPr>
                <w:ins w:id="642" w:author="Etion Pinari [2]" w:date="2020-12-06T20:45:00Z"/>
                <w:rFonts w:ascii="Bell MT" w:hAnsi="Bell MT" w:cs="Arial"/>
                <w:color w:val="000000" w:themeColor="text1"/>
                <w:sz w:val="28"/>
                <w:szCs w:val="28"/>
              </w:rPr>
            </w:pPr>
            <w:ins w:id="643" w:author="Etion Pinari [2]" w:date="2020-12-06T20:45:00Z">
              <w:r w:rsidRPr="00476A43">
                <w:rPr>
                  <w:rFonts w:ascii="Bell MT" w:hAnsi="Bell MT" w:cs="Arial"/>
                  <w:color w:val="000000" w:themeColor="text1"/>
                  <w:sz w:val="28"/>
                  <w:szCs w:val="28"/>
                </w:rPr>
                <w:t>R9</w:t>
              </w:r>
            </w:ins>
          </w:p>
        </w:tc>
        <w:tc>
          <w:tcPr>
            <w:tcW w:w="4506" w:type="pct"/>
          </w:tcPr>
          <w:p w14:paraId="012B6A86" w14:textId="77777777" w:rsidR="00451490" w:rsidRPr="00D14E3C" w:rsidRDefault="00451490" w:rsidP="00451490">
            <w:pPr>
              <w:pStyle w:val="ListParagraph"/>
              <w:ind w:left="0"/>
              <w:rPr>
                <w:ins w:id="644" w:author="Etion Pinari [2]" w:date="2020-12-06T20:45:00Z"/>
                <w:rFonts w:ascii="Bell MT" w:hAnsi="Bell MT" w:cs="Arial"/>
                <w:color w:val="000000" w:themeColor="text1"/>
                <w:sz w:val="26"/>
                <w:szCs w:val="26"/>
                <w:rPrChange w:id="645" w:author="Etion Pinari [2]" w:date="2020-12-06T20:46:00Z">
                  <w:rPr>
                    <w:ins w:id="646" w:author="Etion Pinari [2]" w:date="2020-12-06T20:45:00Z"/>
                    <w:rFonts w:ascii="Bell MT" w:hAnsi="Bell MT" w:cs="Arial"/>
                    <w:color w:val="000000" w:themeColor="text1"/>
                    <w:sz w:val="28"/>
                    <w:szCs w:val="28"/>
                  </w:rPr>
                </w:rPrChange>
              </w:rPr>
            </w:pPr>
            <w:ins w:id="647" w:author="Etion Pinari [2]" w:date="2020-12-06T20:45:00Z">
              <w:r w:rsidRPr="00D14E3C">
                <w:rPr>
                  <w:rFonts w:ascii="Bell MT" w:hAnsi="Bell MT" w:cs="Arial"/>
                  <w:b/>
                  <w:bCs/>
                  <w:color w:val="000000" w:themeColor="text1"/>
                  <w:sz w:val="26"/>
                  <w:szCs w:val="26"/>
                  <w:rPrChange w:id="648"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49" w:author="Etion Pinari [2]" w:date="2020-12-06T20:46:00Z">
                    <w:rPr>
                      <w:rFonts w:ascii="Bell MT" w:hAnsi="Bell MT" w:cs="Arial"/>
                      <w:color w:val="000000" w:themeColor="text1"/>
                      <w:sz w:val="28"/>
                      <w:szCs w:val="28"/>
                    </w:rPr>
                  </w:rPrChange>
                </w:rPr>
                <w:t xml:space="preserve"> allow its users to insert information about which categories or items they want to buy</w:t>
              </w:r>
            </w:ins>
          </w:p>
        </w:tc>
      </w:tr>
      <w:tr w:rsidR="00451490" w14:paraId="6A84A0F4" w14:textId="77777777" w:rsidTr="00451490">
        <w:trPr>
          <w:trHeight w:val="108"/>
          <w:ins w:id="650" w:author="Etion Pinari [2]" w:date="2020-12-06T20:45:00Z"/>
        </w:trPr>
        <w:tc>
          <w:tcPr>
            <w:tcW w:w="494" w:type="pct"/>
            <w:shd w:val="clear" w:color="auto" w:fill="FF7C80"/>
          </w:tcPr>
          <w:p w14:paraId="625FAE10" w14:textId="77777777" w:rsidR="00451490" w:rsidRPr="00476A43" w:rsidRDefault="00451490" w:rsidP="00451490">
            <w:pPr>
              <w:pStyle w:val="ListParagraph"/>
              <w:ind w:left="0"/>
              <w:rPr>
                <w:ins w:id="651" w:author="Etion Pinari [2]" w:date="2020-12-06T20:45:00Z"/>
                <w:rFonts w:ascii="Bell MT" w:hAnsi="Bell MT" w:cs="Arial"/>
                <w:color w:val="000000" w:themeColor="text1"/>
                <w:sz w:val="28"/>
                <w:szCs w:val="28"/>
              </w:rPr>
            </w:pPr>
            <w:ins w:id="652" w:author="Etion Pinari [2]" w:date="2020-12-06T20:45:00Z">
              <w:r w:rsidRPr="00476A43">
                <w:rPr>
                  <w:rFonts w:ascii="Bell MT" w:hAnsi="Bell MT" w:cs="Arial"/>
                  <w:color w:val="000000" w:themeColor="text1"/>
                  <w:sz w:val="28"/>
                  <w:szCs w:val="28"/>
                </w:rPr>
                <w:t>R10</w:t>
              </w:r>
            </w:ins>
          </w:p>
        </w:tc>
        <w:tc>
          <w:tcPr>
            <w:tcW w:w="4506" w:type="pct"/>
          </w:tcPr>
          <w:p w14:paraId="0BA59653" w14:textId="77777777" w:rsidR="00451490" w:rsidRPr="00D14E3C" w:rsidRDefault="00451490" w:rsidP="00451490">
            <w:pPr>
              <w:pStyle w:val="ListParagraph"/>
              <w:ind w:left="0"/>
              <w:rPr>
                <w:ins w:id="653" w:author="Etion Pinari [2]" w:date="2020-12-06T20:45:00Z"/>
                <w:rFonts w:ascii="Bell MT" w:hAnsi="Bell MT" w:cs="Arial"/>
                <w:color w:val="000000" w:themeColor="text1"/>
                <w:sz w:val="26"/>
                <w:szCs w:val="26"/>
                <w:rPrChange w:id="654" w:author="Etion Pinari [2]" w:date="2020-12-06T20:46:00Z">
                  <w:rPr>
                    <w:ins w:id="655" w:author="Etion Pinari [2]" w:date="2020-12-06T20:45:00Z"/>
                    <w:rFonts w:ascii="Bell MT" w:hAnsi="Bell MT" w:cs="Arial"/>
                    <w:color w:val="000000" w:themeColor="text1"/>
                    <w:sz w:val="28"/>
                    <w:szCs w:val="28"/>
                  </w:rPr>
                </w:rPrChange>
              </w:rPr>
            </w:pPr>
            <w:ins w:id="656" w:author="Etion Pinari [2]" w:date="2020-12-06T20:45:00Z">
              <w:r w:rsidRPr="00D14E3C">
                <w:rPr>
                  <w:rFonts w:ascii="Bell MT" w:hAnsi="Bell MT" w:cs="Arial"/>
                  <w:b/>
                  <w:bCs/>
                  <w:color w:val="000000" w:themeColor="text1"/>
                  <w:sz w:val="26"/>
                  <w:szCs w:val="26"/>
                  <w:rPrChange w:id="65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58" w:author="Etion Pinari [2]" w:date="2020-12-06T20:46:00Z">
                    <w:rPr>
                      <w:rFonts w:ascii="Bell MT" w:hAnsi="Bell MT" w:cs="Arial"/>
                      <w:color w:val="000000" w:themeColor="text1"/>
                      <w:sz w:val="28"/>
                      <w:szCs w:val="28"/>
                    </w:rPr>
                  </w:rPrChange>
                </w:rPr>
                <w:t xml:space="preserve"> infer how long it will take for customers to buy all products</w:t>
              </w:r>
            </w:ins>
          </w:p>
        </w:tc>
      </w:tr>
      <w:tr w:rsidR="00451490" w14:paraId="2F0E59EC" w14:textId="77777777" w:rsidTr="00451490">
        <w:trPr>
          <w:trHeight w:val="108"/>
          <w:ins w:id="659" w:author="Etion Pinari [2]" w:date="2020-12-06T20:45:00Z"/>
        </w:trPr>
        <w:tc>
          <w:tcPr>
            <w:tcW w:w="494" w:type="pct"/>
            <w:shd w:val="clear" w:color="auto" w:fill="FF7C80"/>
          </w:tcPr>
          <w:p w14:paraId="7D1F9052" w14:textId="77777777" w:rsidR="00451490" w:rsidRPr="00476A43" w:rsidRDefault="00451490" w:rsidP="00451490">
            <w:pPr>
              <w:pStyle w:val="ListParagraph"/>
              <w:ind w:left="0"/>
              <w:rPr>
                <w:ins w:id="660" w:author="Etion Pinari [2]" w:date="2020-12-06T20:45:00Z"/>
                <w:rFonts w:ascii="Bell MT" w:hAnsi="Bell MT" w:cs="Arial"/>
                <w:color w:val="000000" w:themeColor="text1"/>
                <w:sz w:val="28"/>
                <w:szCs w:val="28"/>
              </w:rPr>
            </w:pPr>
            <w:ins w:id="661" w:author="Etion Pinari [2]" w:date="2020-12-06T20:45:00Z">
              <w:r w:rsidRPr="00476A43">
                <w:rPr>
                  <w:rFonts w:ascii="Bell MT" w:hAnsi="Bell MT" w:cs="Arial"/>
                  <w:color w:val="000000" w:themeColor="text1"/>
                  <w:sz w:val="28"/>
                  <w:szCs w:val="28"/>
                </w:rPr>
                <w:t>R11</w:t>
              </w:r>
            </w:ins>
          </w:p>
        </w:tc>
        <w:tc>
          <w:tcPr>
            <w:tcW w:w="4506" w:type="pct"/>
          </w:tcPr>
          <w:p w14:paraId="3EF09845" w14:textId="77777777" w:rsidR="00451490" w:rsidRPr="00D14E3C" w:rsidRDefault="00451490" w:rsidP="00451490">
            <w:pPr>
              <w:pStyle w:val="ListParagraph"/>
              <w:ind w:left="0"/>
              <w:rPr>
                <w:ins w:id="662" w:author="Etion Pinari [2]" w:date="2020-12-06T20:45:00Z"/>
                <w:rFonts w:ascii="Bell MT" w:hAnsi="Bell MT" w:cs="Arial"/>
                <w:color w:val="000000" w:themeColor="text1"/>
                <w:sz w:val="26"/>
                <w:szCs w:val="26"/>
                <w:rPrChange w:id="663" w:author="Etion Pinari [2]" w:date="2020-12-06T20:46:00Z">
                  <w:rPr>
                    <w:ins w:id="664" w:author="Etion Pinari [2]" w:date="2020-12-06T20:45:00Z"/>
                    <w:rFonts w:ascii="Bell MT" w:hAnsi="Bell MT" w:cs="Arial"/>
                    <w:color w:val="000000" w:themeColor="text1"/>
                    <w:sz w:val="28"/>
                    <w:szCs w:val="28"/>
                  </w:rPr>
                </w:rPrChange>
              </w:rPr>
            </w:pPr>
            <w:ins w:id="665" w:author="Etion Pinari [2]" w:date="2020-12-06T20:45:00Z">
              <w:r w:rsidRPr="00D14E3C">
                <w:rPr>
                  <w:rFonts w:ascii="Bell MT" w:hAnsi="Bell MT" w:cs="Arial"/>
                  <w:b/>
                  <w:bCs/>
                  <w:color w:val="000000" w:themeColor="text1"/>
                  <w:sz w:val="26"/>
                  <w:szCs w:val="26"/>
                  <w:rPrChange w:id="66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67" w:author="Etion Pinari [2]" w:date="2020-12-06T20:46:00Z">
                    <w:rPr>
                      <w:rFonts w:ascii="Bell MT" w:hAnsi="Bell MT" w:cs="Arial"/>
                      <w:color w:val="000000" w:themeColor="text1"/>
                      <w:sz w:val="28"/>
                      <w:szCs w:val="28"/>
                    </w:rPr>
                  </w:rPrChange>
                </w:rPr>
                <w:t xml:space="preserve"> store data about registered users' habits of expenses</w:t>
              </w:r>
            </w:ins>
          </w:p>
        </w:tc>
      </w:tr>
      <w:tr w:rsidR="00451490" w14:paraId="4703DF94" w14:textId="77777777" w:rsidTr="00451490">
        <w:trPr>
          <w:trHeight w:val="108"/>
          <w:ins w:id="668" w:author="Etion Pinari [2]" w:date="2020-12-06T20:45:00Z"/>
        </w:trPr>
        <w:tc>
          <w:tcPr>
            <w:tcW w:w="494" w:type="pct"/>
            <w:shd w:val="clear" w:color="auto" w:fill="FF7C80"/>
          </w:tcPr>
          <w:p w14:paraId="549C77D1" w14:textId="77777777" w:rsidR="00451490" w:rsidRPr="00476A43" w:rsidRDefault="00451490" w:rsidP="00451490">
            <w:pPr>
              <w:pStyle w:val="ListParagraph"/>
              <w:ind w:left="0"/>
              <w:rPr>
                <w:ins w:id="669" w:author="Etion Pinari [2]" w:date="2020-12-06T20:45:00Z"/>
                <w:rFonts w:ascii="Bell MT" w:hAnsi="Bell MT" w:cs="Arial"/>
                <w:color w:val="000000" w:themeColor="text1"/>
                <w:sz w:val="28"/>
                <w:szCs w:val="28"/>
              </w:rPr>
            </w:pPr>
            <w:ins w:id="670" w:author="Etion Pinari [2]" w:date="2020-12-06T20:45:00Z">
              <w:r w:rsidRPr="00476A43">
                <w:rPr>
                  <w:rFonts w:ascii="Bell MT" w:hAnsi="Bell MT" w:cs="Arial"/>
                  <w:color w:val="000000" w:themeColor="text1"/>
                  <w:sz w:val="28"/>
                  <w:szCs w:val="28"/>
                </w:rPr>
                <w:t>R12</w:t>
              </w:r>
            </w:ins>
          </w:p>
        </w:tc>
        <w:tc>
          <w:tcPr>
            <w:tcW w:w="4506" w:type="pct"/>
          </w:tcPr>
          <w:p w14:paraId="11AD78E7" w14:textId="77777777" w:rsidR="00451490" w:rsidRPr="00D14E3C" w:rsidRDefault="00451490" w:rsidP="00451490">
            <w:pPr>
              <w:pStyle w:val="ListParagraph"/>
              <w:ind w:left="0"/>
              <w:rPr>
                <w:ins w:id="671" w:author="Etion Pinari [2]" w:date="2020-12-06T20:45:00Z"/>
                <w:rFonts w:ascii="Bell MT" w:hAnsi="Bell MT" w:cs="Arial"/>
                <w:color w:val="000000" w:themeColor="text1"/>
                <w:sz w:val="26"/>
                <w:szCs w:val="26"/>
                <w:rPrChange w:id="672" w:author="Etion Pinari [2]" w:date="2020-12-06T20:46:00Z">
                  <w:rPr>
                    <w:ins w:id="673" w:author="Etion Pinari [2]" w:date="2020-12-06T20:45:00Z"/>
                    <w:rFonts w:ascii="Bell MT" w:hAnsi="Bell MT" w:cs="Arial"/>
                    <w:color w:val="000000" w:themeColor="text1"/>
                    <w:sz w:val="28"/>
                    <w:szCs w:val="28"/>
                  </w:rPr>
                </w:rPrChange>
              </w:rPr>
            </w:pPr>
            <w:ins w:id="674" w:author="Etion Pinari [2]" w:date="2020-12-06T20:45:00Z">
              <w:r w:rsidRPr="00D14E3C">
                <w:rPr>
                  <w:rFonts w:ascii="Bell MT" w:hAnsi="Bell MT" w:cs="Arial"/>
                  <w:b/>
                  <w:bCs/>
                  <w:color w:val="000000" w:themeColor="text1"/>
                  <w:sz w:val="26"/>
                  <w:szCs w:val="26"/>
                  <w:rPrChange w:id="67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76" w:author="Etion Pinari [2]" w:date="2020-12-06T20:46:00Z">
                    <w:rPr>
                      <w:rFonts w:ascii="Bell MT" w:hAnsi="Bell MT" w:cs="Arial"/>
                      <w:color w:val="000000" w:themeColor="text1"/>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677" w:author="Etion Pinari [2]" w:date="2020-12-06T20:45:00Z"/>
        </w:trPr>
        <w:tc>
          <w:tcPr>
            <w:tcW w:w="494" w:type="pct"/>
            <w:shd w:val="clear" w:color="auto" w:fill="FF7C80"/>
          </w:tcPr>
          <w:p w14:paraId="7AA50A4D" w14:textId="77777777" w:rsidR="00451490" w:rsidRPr="00476A43" w:rsidRDefault="00451490" w:rsidP="00451490">
            <w:pPr>
              <w:pStyle w:val="ListParagraph"/>
              <w:ind w:left="0"/>
              <w:rPr>
                <w:ins w:id="678" w:author="Etion Pinari [2]" w:date="2020-12-06T20:45:00Z"/>
                <w:rFonts w:ascii="Bell MT" w:hAnsi="Bell MT" w:cs="Arial"/>
                <w:color w:val="000000" w:themeColor="text1"/>
                <w:sz w:val="28"/>
                <w:szCs w:val="28"/>
              </w:rPr>
            </w:pPr>
            <w:ins w:id="679" w:author="Etion Pinari [2]" w:date="2020-12-06T20:45:00Z">
              <w:r w:rsidRPr="00476A43">
                <w:rPr>
                  <w:rFonts w:ascii="Bell MT" w:hAnsi="Bell MT" w:cs="Arial"/>
                  <w:color w:val="000000" w:themeColor="text1"/>
                  <w:sz w:val="28"/>
                  <w:szCs w:val="28"/>
                </w:rPr>
                <w:t>R12.1</w:t>
              </w:r>
            </w:ins>
          </w:p>
        </w:tc>
        <w:tc>
          <w:tcPr>
            <w:tcW w:w="4506" w:type="pct"/>
          </w:tcPr>
          <w:p w14:paraId="28892E80" w14:textId="77777777" w:rsidR="00451490" w:rsidRPr="00D14E3C" w:rsidRDefault="00451490" w:rsidP="00451490">
            <w:pPr>
              <w:pStyle w:val="ListParagraph"/>
              <w:ind w:left="0"/>
              <w:rPr>
                <w:ins w:id="680" w:author="Etion Pinari [2]" w:date="2020-12-06T20:45:00Z"/>
                <w:rFonts w:ascii="Bell MT" w:hAnsi="Bell MT" w:cs="Arial"/>
                <w:color w:val="000000" w:themeColor="text1"/>
                <w:sz w:val="26"/>
                <w:szCs w:val="26"/>
                <w:rPrChange w:id="681" w:author="Etion Pinari [2]" w:date="2020-12-06T20:46:00Z">
                  <w:rPr>
                    <w:ins w:id="682" w:author="Etion Pinari [2]" w:date="2020-12-06T20:45:00Z"/>
                    <w:rFonts w:ascii="Bell MT" w:hAnsi="Bell MT" w:cs="Arial"/>
                    <w:color w:val="000000" w:themeColor="text1"/>
                    <w:sz w:val="28"/>
                    <w:szCs w:val="28"/>
                  </w:rPr>
                </w:rPrChange>
              </w:rPr>
            </w:pPr>
            <w:ins w:id="683" w:author="Etion Pinari [2]" w:date="2020-12-06T20:45:00Z">
              <w:r w:rsidRPr="00D14E3C">
                <w:rPr>
                  <w:rFonts w:ascii="Bell MT" w:hAnsi="Bell MT" w:cs="Arial"/>
                  <w:b/>
                  <w:bCs/>
                  <w:color w:val="000000" w:themeColor="text1"/>
                  <w:sz w:val="26"/>
                  <w:szCs w:val="26"/>
                  <w:rPrChange w:id="68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85" w:author="Etion Pinari [2]" w:date="2020-12-06T20:46:00Z">
                    <w:rPr>
                      <w:rFonts w:ascii="Bell MT" w:hAnsi="Bell MT" w:cs="Arial"/>
                      <w:color w:val="000000" w:themeColor="text1"/>
                      <w:sz w:val="28"/>
                      <w:szCs w:val="28"/>
                    </w:rPr>
                  </w:rPrChange>
                </w:rPr>
                <w:t xml:space="preserve"> allow its users to select which store(s) to get informed about, by default none</w:t>
              </w:r>
            </w:ins>
          </w:p>
        </w:tc>
      </w:tr>
      <w:tr w:rsidR="00451490" w14:paraId="114A2F49" w14:textId="77777777" w:rsidTr="00451490">
        <w:trPr>
          <w:trHeight w:val="108"/>
          <w:ins w:id="686" w:author="Etion Pinari [2]" w:date="2020-12-06T20:45:00Z"/>
        </w:trPr>
        <w:tc>
          <w:tcPr>
            <w:tcW w:w="494" w:type="pct"/>
            <w:shd w:val="clear" w:color="auto" w:fill="FF7C80"/>
          </w:tcPr>
          <w:p w14:paraId="2045078F" w14:textId="77777777" w:rsidR="00451490" w:rsidRPr="00476A43" w:rsidRDefault="00451490" w:rsidP="00451490">
            <w:pPr>
              <w:pStyle w:val="ListParagraph"/>
              <w:ind w:left="0"/>
              <w:rPr>
                <w:ins w:id="687" w:author="Etion Pinari [2]" w:date="2020-12-06T20:45:00Z"/>
                <w:rFonts w:ascii="Bell MT" w:hAnsi="Bell MT" w:cs="Arial"/>
                <w:color w:val="000000" w:themeColor="text1"/>
                <w:sz w:val="28"/>
                <w:szCs w:val="28"/>
              </w:rPr>
            </w:pPr>
            <w:ins w:id="688" w:author="Etion Pinari [2]" w:date="2020-12-06T20:45:00Z">
              <w:r w:rsidRPr="00476A43">
                <w:rPr>
                  <w:rFonts w:ascii="Bell MT" w:hAnsi="Bell MT" w:cs="Arial"/>
                  <w:color w:val="000000" w:themeColor="text1"/>
                  <w:sz w:val="28"/>
                  <w:szCs w:val="28"/>
                </w:rPr>
                <w:t>R12.2</w:t>
              </w:r>
            </w:ins>
          </w:p>
        </w:tc>
        <w:tc>
          <w:tcPr>
            <w:tcW w:w="4506" w:type="pct"/>
          </w:tcPr>
          <w:p w14:paraId="133FCA8D" w14:textId="77777777" w:rsidR="00451490" w:rsidRPr="00D14E3C" w:rsidRDefault="00451490" w:rsidP="00451490">
            <w:pPr>
              <w:pStyle w:val="ListParagraph"/>
              <w:ind w:left="0"/>
              <w:rPr>
                <w:ins w:id="689" w:author="Etion Pinari [2]" w:date="2020-12-06T20:45:00Z"/>
                <w:rFonts w:ascii="Bell MT" w:hAnsi="Bell MT" w:cs="Arial"/>
                <w:color w:val="000000" w:themeColor="text1"/>
                <w:sz w:val="26"/>
                <w:szCs w:val="26"/>
                <w:rPrChange w:id="690" w:author="Etion Pinari [2]" w:date="2020-12-06T20:46:00Z">
                  <w:rPr>
                    <w:ins w:id="691" w:author="Etion Pinari [2]" w:date="2020-12-06T20:45:00Z"/>
                    <w:rFonts w:ascii="Bell MT" w:hAnsi="Bell MT" w:cs="Arial"/>
                    <w:color w:val="000000" w:themeColor="text1"/>
                    <w:sz w:val="28"/>
                    <w:szCs w:val="28"/>
                  </w:rPr>
                </w:rPrChange>
              </w:rPr>
            </w:pPr>
            <w:ins w:id="692" w:author="Etion Pinari [2]" w:date="2020-12-06T20:45:00Z">
              <w:r w:rsidRPr="00D14E3C">
                <w:rPr>
                  <w:rFonts w:ascii="Bell MT" w:hAnsi="Bell MT" w:cs="Arial"/>
                  <w:b/>
                  <w:bCs/>
                  <w:color w:val="000000" w:themeColor="text1"/>
                  <w:sz w:val="26"/>
                  <w:szCs w:val="26"/>
                  <w:rPrChange w:id="69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94" w:author="Etion Pinari [2]" w:date="2020-12-06T20:46:00Z">
                    <w:rPr>
                      <w:rFonts w:ascii="Bell MT" w:hAnsi="Bell MT" w:cs="Arial"/>
                      <w:color w:val="000000" w:themeColor="text1"/>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695" w:author="Etion Pinari [2]" w:date="2020-12-06T20:45:00Z"/>
        </w:trPr>
        <w:tc>
          <w:tcPr>
            <w:tcW w:w="494" w:type="pct"/>
            <w:shd w:val="clear" w:color="auto" w:fill="FF7C80"/>
          </w:tcPr>
          <w:p w14:paraId="6604AF80" w14:textId="77777777" w:rsidR="00451490" w:rsidRPr="00476A43" w:rsidRDefault="00451490" w:rsidP="00451490">
            <w:pPr>
              <w:pStyle w:val="ListParagraph"/>
              <w:ind w:left="0"/>
              <w:rPr>
                <w:ins w:id="696" w:author="Etion Pinari [2]" w:date="2020-12-06T20:45:00Z"/>
                <w:rFonts w:ascii="Bell MT" w:hAnsi="Bell MT" w:cs="Arial"/>
                <w:color w:val="000000" w:themeColor="text1"/>
                <w:sz w:val="28"/>
                <w:szCs w:val="28"/>
              </w:rPr>
            </w:pPr>
            <w:ins w:id="697" w:author="Etion Pinari [2]" w:date="2020-12-06T20:45:00Z">
              <w:r w:rsidRPr="00476A43">
                <w:rPr>
                  <w:rFonts w:ascii="Bell MT" w:hAnsi="Bell MT" w:cs="Arial"/>
                  <w:color w:val="000000" w:themeColor="text1"/>
                  <w:sz w:val="28"/>
                  <w:szCs w:val="28"/>
                </w:rPr>
                <w:t>R12.3</w:t>
              </w:r>
            </w:ins>
          </w:p>
        </w:tc>
        <w:tc>
          <w:tcPr>
            <w:tcW w:w="4506" w:type="pct"/>
          </w:tcPr>
          <w:p w14:paraId="5CCDB33D" w14:textId="77777777" w:rsidR="00451490" w:rsidRPr="00D14E3C" w:rsidRDefault="00451490" w:rsidP="00451490">
            <w:pPr>
              <w:pStyle w:val="ListParagraph"/>
              <w:ind w:left="0"/>
              <w:rPr>
                <w:ins w:id="698" w:author="Etion Pinari [2]" w:date="2020-12-06T20:45:00Z"/>
                <w:rFonts w:ascii="Bell MT" w:hAnsi="Bell MT" w:cs="Arial"/>
                <w:color w:val="000000" w:themeColor="text1"/>
                <w:sz w:val="26"/>
                <w:szCs w:val="26"/>
                <w:rPrChange w:id="699" w:author="Etion Pinari [2]" w:date="2020-12-06T20:46:00Z">
                  <w:rPr>
                    <w:ins w:id="700" w:author="Etion Pinari [2]" w:date="2020-12-06T20:45:00Z"/>
                    <w:rFonts w:ascii="Bell MT" w:hAnsi="Bell MT" w:cs="Arial"/>
                    <w:color w:val="000000" w:themeColor="text1"/>
                    <w:sz w:val="28"/>
                    <w:szCs w:val="28"/>
                  </w:rPr>
                </w:rPrChange>
              </w:rPr>
            </w:pPr>
            <w:ins w:id="701" w:author="Etion Pinari [2]" w:date="2020-12-06T20:45:00Z">
              <w:r w:rsidRPr="00D14E3C">
                <w:rPr>
                  <w:rFonts w:ascii="Bell MT" w:hAnsi="Bell MT" w:cs="Arial"/>
                  <w:b/>
                  <w:bCs/>
                  <w:color w:val="000000" w:themeColor="text1"/>
                  <w:sz w:val="26"/>
                  <w:szCs w:val="26"/>
                  <w:rPrChange w:id="702"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03" w:author="Etion Pinari [2]" w:date="2020-12-06T20:46:00Z">
                    <w:rPr>
                      <w:rFonts w:ascii="Bell MT" w:hAnsi="Bell MT" w:cs="Arial"/>
                      <w:color w:val="000000" w:themeColor="text1"/>
                      <w:sz w:val="28"/>
                      <w:szCs w:val="28"/>
                    </w:rPr>
                  </w:rPrChange>
                </w:rPr>
                <w:t xml:space="preserve"> allow its users to select how often to get notified, by default never</w:t>
              </w:r>
            </w:ins>
          </w:p>
        </w:tc>
      </w:tr>
      <w:tr w:rsidR="00451490" w14:paraId="1E7C8070" w14:textId="77777777" w:rsidTr="00451490">
        <w:trPr>
          <w:trHeight w:val="391"/>
          <w:ins w:id="704" w:author="Etion Pinari [2]" w:date="2020-12-06T20:45:00Z"/>
        </w:trPr>
        <w:tc>
          <w:tcPr>
            <w:tcW w:w="494" w:type="pct"/>
            <w:shd w:val="clear" w:color="auto" w:fill="FF7C80"/>
          </w:tcPr>
          <w:p w14:paraId="0199B24F" w14:textId="77777777" w:rsidR="00451490" w:rsidRPr="00476A43" w:rsidRDefault="00451490" w:rsidP="00451490">
            <w:pPr>
              <w:pStyle w:val="ListParagraph"/>
              <w:ind w:left="0"/>
              <w:rPr>
                <w:ins w:id="705" w:author="Etion Pinari [2]" w:date="2020-12-06T20:45:00Z"/>
                <w:rFonts w:ascii="Bell MT" w:hAnsi="Bell MT" w:cs="Arial"/>
                <w:color w:val="000000" w:themeColor="text1"/>
                <w:sz w:val="28"/>
                <w:szCs w:val="28"/>
              </w:rPr>
            </w:pPr>
            <w:ins w:id="706" w:author="Etion Pinari [2]" w:date="2020-12-06T20:45:00Z">
              <w:r w:rsidRPr="00476A43">
                <w:rPr>
                  <w:rFonts w:ascii="Bell MT" w:hAnsi="Bell MT" w:cs="Arial"/>
                  <w:color w:val="000000" w:themeColor="text1"/>
                  <w:sz w:val="28"/>
                  <w:szCs w:val="28"/>
                </w:rPr>
                <w:t>R13</w:t>
              </w:r>
            </w:ins>
          </w:p>
        </w:tc>
        <w:tc>
          <w:tcPr>
            <w:tcW w:w="4506" w:type="pct"/>
          </w:tcPr>
          <w:p w14:paraId="005A2CFC" w14:textId="77777777" w:rsidR="00451490" w:rsidRPr="00D14E3C" w:rsidRDefault="00451490" w:rsidP="00451490">
            <w:pPr>
              <w:pStyle w:val="ListParagraph"/>
              <w:ind w:left="0"/>
              <w:rPr>
                <w:ins w:id="707" w:author="Etion Pinari [2]" w:date="2020-12-06T20:45:00Z"/>
                <w:rFonts w:ascii="Bell MT" w:hAnsi="Bell MT" w:cs="Arial"/>
                <w:color w:val="000000" w:themeColor="text1"/>
                <w:sz w:val="26"/>
                <w:szCs w:val="26"/>
                <w:rPrChange w:id="708" w:author="Etion Pinari [2]" w:date="2020-12-06T20:46:00Z">
                  <w:rPr>
                    <w:ins w:id="709" w:author="Etion Pinari [2]" w:date="2020-12-06T20:45:00Z"/>
                    <w:rFonts w:ascii="Bell MT" w:hAnsi="Bell MT" w:cs="Arial"/>
                    <w:color w:val="000000" w:themeColor="text1"/>
                    <w:sz w:val="28"/>
                    <w:szCs w:val="28"/>
                  </w:rPr>
                </w:rPrChange>
              </w:rPr>
            </w:pPr>
            <w:ins w:id="710" w:author="Etion Pinari [2]" w:date="2020-12-06T20:45:00Z">
              <w:r w:rsidRPr="00D14E3C">
                <w:rPr>
                  <w:rFonts w:ascii="Bell MT" w:hAnsi="Bell MT" w:cs="Arial"/>
                  <w:b/>
                  <w:bCs/>
                  <w:color w:val="000000" w:themeColor="text1"/>
                  <w:sz w:val="26"/>
                  <w:szCs w:val="26"/>
                  <w:rPrChange w:id="711" w:author="Etion Pinari [2]" w:date="2020-12-06T20:46:00Z">
                    <w:rPr>
                      <w:rFonts w:ascii="Bell MT" w:hAnsi="Bell MT" w:cs="Arial"/>
                      <w:b/>
                      <w:bCs/>
                      <w:color w:val="000000" w:themeColor="text1"/>
                      <w:sz w:val="28"/>
                      <w:szCs w:val="28"/>
                    </w:rPr>
                  </w:rPrChange>
                </w:rPr>
                <w:t>The system shall</w:t>
              </w:r>
              <w:r w:rsidRPr="00D14E3C">
                <w:rPr>
                  <w:rStyle w:val="CommentReference"/>
                  <w:rFonts w:ascii="Bell MT" w:hAnsi="Bell MT"/>
                  <w:b/>
                  <w:bCs/>
                  <w:sz w:val="26"/>
                  <w:szCs w:val="26"/>
                  <w:rPrChange w:id="712" w:author="Etion Pinari [2]" w:date="2020-12-06T20:46:00Z">
                    <w:rPr>
                      <w:rStyle w:val="CommentReference"/>
                      <w:rFonts w:ascii="Bell MT" w:hAnsi="Bell MT"/>
                      <w:b/>
                      <w:bCs/>
                      <w:sz w:val="28"/>
                      <w:szCs w:val="28"/>
                    </w:rPr>
                  </w:rPrChange>
                </w:rPr>
                <w:commentReference w:id="713"/>
              </w:r>
              <w:r w:rsidRPr="00D14E3C">
                <w:rPr>
                  <w:rFonts w:ascii="Bell MT" w:hAnsi="Bell MT" w:cs="Arial"/>
                  <w:color w:val="000000" w:themeColor="text1"/>
                  <w:sz w:val="26"/>
                  <w:szCs w:val="26"/>
                  <w:rPrChange w:id="714" w:author="Etion Pinari [2]" w:date="2020-12-06T20:46:00Z">
                    <w:rPr>
                      <w:rFonts w:ascii="Bell MT" w:hAnsi="Bell MT" w:cs="Arial"/>
                      <w:color w:val="000000" w:themeColor="text1"/>
                      <w:sz w:val="28"/>
                      <w:szCs w:val="28"/>
                    </w:rPr>
                  </w:rPrChange>
                </w:rPr>
                <w:t xml:space="preserve"> allow the user to scan its QR code in entrance through the turnstiles</w:t>
              </w:r>
              <w:r w:rsidRPr="00D14E3C">
                <w:rPr>
                  <w:rStyle w:val="CommentReference"/>
                  <w:rFonts w:ascii="Bell MT" w:hAnsi="Bell MT"/>
                  <w:sz w:val="26"/>
                  <w:szCs w:val="26"/>
                  <w:rPrChange w:id="715" w:author="Etion Pinari [2]" w:date="2020-12-06T20:46:00Z">
                    <w:rPr>
                      <w:rStyle w:val="CommentReference"/>
                      <w:rFonts w:ascii="Bell MT" w:hAnsi="Bell MT"/>
                      <w:sz w:val="28"/>
                      <w:szCs w:val="28"/>
                    </w:rPr>
                  </w:rPrChange>
                </w:rPr>
                <w:commentReference w:id="716"/>
              </w:r>
            </w:ins>
          </w:p>
        </w:tc>
      </w:tr>
      <w:tr w:rsidR="00451490" w14:paraId="28FAEFF4" w14:textId="77777777" w:rsidTr="00451490">
        <w:trPr>
          <w:trHeight w:val="108"/>
          <w:ins w:id="717" w:author="Etion Pinari [2]" w:date="2020-12-06T20:45:00Z"/>
        </w:trPr>
        <w:tc>
          <w:tcPr>
            <w:tcW w:w="494" w:type="pct"/>
            <w:shd w:val="clear" w:color="auto" w:fill="FF7C80"/>
          </w:tcPr>
          <w:p w14:paraId="29581334" w14:textId="77777777" w:rsidR="00451490" w:rsidRPr="00476A43" w:rsidRDefault="00451490" w:rsidP="00451490">
            <w:pPr>
              <w:pStyle w:val="ListParagraph"/>
              <w:ind w:left="0"/>
              <w:rPr>
                <w:ins w:id="718" w:author="Etion Pinari [2]" w:date="2020-12-06T20:45:00Z"/>
                <w:rFonts w:ascii="Bell MT" w:hAnsi="Bell MT" w:cs="Arial"/>
                <w:color w:val="000000" w:themeColor="text1"/>
                <w:sz w:val="28"/>
                <w:szCs w:val="28"/>
              </w:rPr>
            </w:pPr>
            <w:ins w:id="719" w:author="Etion Pinari [2]" w:date="2020-12-06T20:45:00Z">
              <w:r w:rsidRPr="00476A43">
                <w:rPr>
                  <w:rFonts w:ascii="Bell MT" w:hAnsi="Bell MT" w:cs="Arial"/>
                  <w:color w:val="000000" w:themeColor="text1"/>
                  <w:sz w:val="28"/>
                  <w:szCs w:val="28"/>
                </w:rPr>
                <w:t>R14</w:t>
              </w:r>
            </w:ins>
          </w:p>
        </w:tc>
        <w:tc>
          <w:tcPr>
            <w:tcW w:w="4506" w:type="pct"/>
          </w:tcPr>
          <w:p w14:paraId="32E57D0B" w14:textId="77777777" w:rsidR="00451490" w:rsidRPr="00D14E3C" w:rsidRDefault="00451490" w:rsidP="00451490">
            <w:pPr>
              <w:pStyle w:val="ListParagraph"/>
              <w:ind w:left="0"/>
              <w:rPr>
                <w:ins w:id="720" w:author="Etion Pinari [2]" w:date="2020-12-06T20:45:00Z"/>
                <w:rFonts w:ascii="Bell MT" w:hAnsi="Bell MT" w:cs="Arial"/>
                <w:color w:val="000000" w:themeColor="text1"/>
                <w:sz w:val="26"/>
                <w:szCs w:val="26"/>
                <w:rPrChange w:id="721" w:author="Etion Pinari [2]" w:date="2020-12-06T20:46:00Z">
                  <w:rPr>
                    <w:ins w:id="722" w:author="Etion Pinari [2]" w:date="2020-12-06T20:45:00Z"/>
                    <w:rFonts w:ascii="Bell MT" w:hAnsi="Bell MT" w:cs="Arial"/>
                    <w:color w:val="000000" w:themeColor="text1"/>
                    <w:sz w:val="28"/>
                    <w:szCs w:val="28"/>
                  </w:rPr>
                </w:rPrChange>
              </w:rPr>
            </w:pPr>
            <w:ins w:id="723" w:author="Etion Pinari [2]" w:date="2020-12-06T20:45:00Z">
              <w:r w:rsidRPr="00D14E3C">
                <w:rPr>
                  <w:rFonts w:ascii="Bell MT" w:hAnsi="Bell MT" w:cs="Arial"/>
                  <w:b/>
                  <w:bCs/>
                  <w:color w:val="000000" w:themeColor="text1"/>
                  <w:sz w:val="26"/>
                  <w:szCs w:val="26"/>
                  <w:rPrChange w:id="724" w:author="Etion Pinari [2]" w:date="2020-12-06T20:46:00Z">
                    <w:rPr>
                      <w:rFonts w:ascii="Bell MT" w:hAnsi="Bell MT" w:cs="Arial"/>
                      <w:b/>
                      <w:bCs/>
                      <w:color w:val="000000" w:themeColor="text1"/>
                      <w:sz w:val="28"/>
                      <w:szCs w:val="28"/>
                    </w:rPr>
                  </w:rPrChange>
                </w:rPr>
                <w:t>The system shall</w:t>
              </w:r>
              <w:r w:rsidRPr="00D14E3C">
                <w:rPr>
                  <w:rStyle w:val="CommentReference"/>
                  <w:rFonts w:ascii="Bell MT" w:hAnsi="Bell MT"/>
                  <w:b/>
                  <w:bCs/>
                  <w:sz w:val="26"/>
                  <w:szCs w:val="26"/>
                  <w:rPrChange w:id="725" w:author="Etion Pinari [2]" w:date="2020-12-06T20:46:00Z">
                    <w:rPr>
                      <w:rStyle w:val="CommentReference"/>
                      <w:rFonts w:ascii="Bell MT" w:hAnsi="Bell MT"/>
                      <w:b/>
                      <w:bCs/>
                      <w:sz w:val="28"/>
                      <w:szCs w:val="28"/>
                    </w:rPr>
                  </w:rPrChange>
                </w:rPr>
                <w:commentReference w:id="726"/>
              </w:r>
              <w:r w:rsidRPr="00D14E3C">
                <w:rPr>
                  <w:rFonts w:ascii="Bell MT" w:hAnsi="Bell MT" w:cs="Arial"/>
                  <w:color w:val="000000" w:themeColor="text1"/>
                  <w:sz w:val="26"/>
                  <w:szCs w:val="26"/>
                  <w:rPrChange w:id="727" w:author="Etion Pinari [2]" w:date="2020-12-06T20:46:00Z">
                    <w:rPr>
                      <w:rFonts w:ascii="Bell MT" w:hAnsi="Bell MT" w:cs="Arial"/>
                      <w:color w:val="000000" w:themeColor="text1"/>
                      <w:sz w:val="28"/>
                      <w:szCs w:val="28"/>
                    </w:rPr>
                  </w:rPrChange>
                </w:rPr>
                <w:t xml:space="preserve"> allow the user to scan its QR code in exit through the turnstiles or cash register</w:t>
              </w:r>
            </w:ins>
          </w:p>
        </w:tc>
      </w:tr>
      <w:tr w:rsidR="00451490" w14:paraId="52AEBB0B" w14:textId="77777777" w:rsidTr="00451490">
        <w:trPr>
          <w:trHeight w:val="108"/>
          <w:ins w:id="728" w:author="Etion Pinari [2]" w:date="2020-12-06T20:45:00Z"/>
        </w:trPr>
        <w:tc>
          <w:tcPr>
            <w:tcW w:w="494" w:type="pct"/>
            <w:shd w:val="clear" w:color="auto" w:fill="FF7C80"/>
          </w:tcPr>
          <w:p w14:paraId="3DD43F21" w14:textId="77777777" w:rsidR="00451490" w:rsidRPr="00476A43" w:rsidRDefault="00451490" w:rsidP="00451490">
            <w:pPr>
              <w:pStyle w:val="ListParagraph"/>
              <w:ind w:left="0"/>
              <w:rPr>
                <w:ins w:id="729" w:author="Etion Pinari [2]" w:date="2020-12-06T20:45:00Z"/>
                <w:rFonts w:ascii="Bell MT" w:hAnsi="Bell MT" w:cs="Arial"/>
                <w:color w:val="000000" w:themeColor="text1"/>
                <w:sz w:val="28"/>
                <w:szCs w:val="28"/>
              </w:rPr>
            </w:pPr>
            <w:ins w:id="730" w:author="Etion Pinari [2]" w:date="2020-12-06T20:45:00Z">
              <w:r w:rsidRPr="00476A43">
                <w:rPr>
                  <w:rFonts w:ascii="Bell MT" w:hAnsi="Bell MT" w:cs="Arial"/>
                  <w:color w:val="000000" w:themeColor="text1"/>
                  <w:sz w:val="28"/>
                  <w:szCs w:val="28"/>
                </w:rPr>
                <w:t>R15.1</w:t>
              </w:r>
            </w:ins>
          </w:p>
        </w:tc>
        <w:tc>
          <w:tcPr>
            <w:tcW w:w="4506" w:type="pct"/>
          </w:tcPr>
          <w:p w14:paraId="1286A683" w14:textId="77777777" w:rsidR="00451490" w:rsidRPr="00D14E3C" w:rsidRDefault="00451490" w:rsidP="00451490">
            <w:pPr>
              <w:pStyle w:val="ListParagraph"/>
              <w:ind w:left="0"/>
              <w:rPr>
                <w:ins w:id="731" w:author="Etion Pinari [2]" w:date="2020-12-06T20:45:00Z"/>
                <w:rFonts w:ascii="Bell MT" w:hAnsi="Bell MT" w:cs="Arial"/>
                <w:color w:val="000000" w:themeColor="text1"/>
                <w:sz w:val="26"/>
                <w:szCs w:val="26"/>
                <w:rPrChange w:id="732" w:author="Etion Pinari [2]" w:date="2020-12-06T20:46:00Z">
                  <w:rPr>
                    <w:ins w:id="733" w:author="Etion Pinari [2]" w:date="2020-12-06T20:45:00Z"/>
                    <w:rFonts w:ascii="Bell MT" w:hAnsi="Bell MT" w:cs="Arial"/>
                    <w:color w:val="000000" w:themeColor="text1"/>
                    <w:sz w:val="28"/>
                    <w:szCs w:val="28"/>
                  </w:rPr>
                </w:rPrChange>
              </w:rPr>
            </w:pPr>
            <w:ins w:id="734" w:author="Etion Pinari [2]" w:date="2020-12-06T20:45:00Z">
              <w:r w:rsidRPr="00D14E3C">
                <w:rPr>
                  <w:rFonts w:ascii="Bell MT" w:hAnsi="Bell MT" w:cs="Arial"/>
                  <w:b/>
                  <w:bCs/>
                  <w:color w:val="000000" w:themeColor="text1"/>
                  <w:sz w:val="26"/>
                  <w:szCs w:val="26"/>
                  <w:rPrChange w:id="73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36" w:author="Etion Pinari [2]" w:date="2020-12-06T20:46:00Z">
                    <w:rPr>
                      <w:rFonts w:ascii="Bell MT" w:hAnsi="Bell MT" w:cs="Arial"/>
                      <w:color w:val="000000" w:themeColor="text1"/>
                      <w:sz w:val="28"/>
                      <w:szCs w:val="28"/>
                    </w:rPr>
                  </w:rPrChange>
                </w:rPr>
                <w:t xml:space="preserve"> unlock turnstiles after a unique QR code scan in entrance</w:t>
              </w:r>
              <w:r w:rsidRPr="00D14E3C">
                <w:rPr>
                  <w:rStyle w:val="CommentReference"/>
                  <w:sz w:val="26"/>
                  <w:szCs w:val="26"/>
                  <w:rPrChange w:id="737" w:author="Etion Pinari [2]" w:date="2020-12-06T20:46:00Z">
                    <w:rPr>
                      <w:rStyle w:val="CommentReference"/>
                    </w:rPr>
                  </w:rPrChange>
                </w:rPr>
                <w:commentReference w:id="738"/>
              </w:r>
            </w:ins>
          </w:p>
        </w:tc>
      </w:tr>
      <w:tr w:rsidR="00451490" w14:paraId="3562F3D2" w14:textId="77777777" w:rsidTr="00451490">
        <w:trPr>
          <w:trHeight w:val="108"/>
          <w:ins w:id="739" w:author="Etion Pinari [2]" w:date="2020-12-06T20:45:00Z"/>
        </w:trPr>
        <w:tc>
          <w:tcPr>
            <w:tcW w:w="494" w:type="pct"/>
            <w:shd w:val="clear" w:color="auto" w:fill="FF7C80"/>
          </w:tcPr>
          <w:p w14:paraId="144A6B77" w14:textId="77777777" w:rsidR="00451490" w:rsidRPr="00476A43" w:rsidRDefault="00451490" w:rsidP="00451490">
            <w:pPr>
              <w:pStyle w:val="ListParagraph"/>
              <w:ind w:left="0"/>
              <w:rPr>
                <w:ins w:id="740" w:author="Etion Pinari [2]" w:date="2020-12-06T20:45:00Z"/>
                <w:rFonts w:ascii="Bell MT" w:hAnsi="Bell MT" w:cs="Arial"/>
                <w:color w:val="000000" w:themeColor="text1"/>
                <w:sz w:val="28"/>
                <w:szCs w:val="28"/>
              </w:rPr>
            </w:pPr>
            <w:ins w:id="741" w:author="Etion Pinari [2]" w:date="2020-12-06T20:45:00Z">
              <w:r w:rsidRPr="00476A43">
                <w:rPr>
                  <w:rFonts w:ascii="Bell MT" w:hAnsi="Bell MT" w:cs="Arial"/>
                  <w:color w:val="000000" w:themeColor="text1"/>
                  <w:sz w:val="28"/>
                  <w:szCs w:val="28"/>
                </w:rPr>
                <w:t>R15.2</w:t>
              </w:r>
            </w:ins>
          </w:p>
        </w:tc>
        <w:tc>
          <w:tcPr>
            <w:tcW w:w="4506" w:type="pct"/>
          </w:tcPr>
          <w:p w14:paraId="06097F3D" w14:textId="77777777" w:rsidR="00451490" w:rsidRPr="00D14E3C" w:rsidRDefault="00451490" w:rsidP="00451490">
            <w:pPr>
              <w:pStyle w:val="ListParagraph"/>
              <w:ind w:left="0"/>
              <w:rPr>
                <w:ins w:id="742" w:author="Etion Pinari [2]" w:date="2020-12-06T20:45:00Z"/>
                <w:rFonts w:ascii="Bell MT" w:hAnsi="Bell MT" w:cs="Arial"/>
                <w:color w:val="000000" w:themeColor="text1"/>
                <w:sz w:val="26"/>
                <w:szCs w:val="26"/>
                <w:rPrChange w:id="743" w:author="Etion Pinari [2]" w:date="2020-12-06T20:46:00Z">
                  <w:rPr>
                    <w:ins w:id="744" w:author="Etion Pinari [2]" w:date="2020-12-06T20:45:00Z"/>
                    <w:rFonts w:ascii="Bell MT" w:hAnsi="Bell MT" w:cs="Arial"/>
                    <w:color w:val="000000" w:themeColor="text1"/>
                    <w:sz w:val="28"/>
                    <w:szCs w:val="28"/>
                  </w:rPr>
                </w:rPrChange>
              </w:rPr>
            </w:pPr>
            <w:ins w:id="745" w:author="Etion Pinari [2]" w:date="2020-12-06T20:45:00Z">
              <w:r w:rsidRPr="00D14E3C">
                <w:rPr>
                  <w:rFonts w:ascii="Bell MT" w:hAnsi="Bell MT" w:cs="Arial"/>
                  <w:b/>
                  <w:bCs/>
                  <w:color w:val="000000" w:themeColor="text1"/>
                  <w:sz w:val="26"/>
                  <w:szCs w:val="26"/>
                  <w:rPrChange w:id="74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47" w:author="Etion Pinari [2]" w:date="2020-12-06T20:46:00Z">
                    <w:rPr>
                      <w:rFonts w:ascii="Bell MT" w:hAnsi="Bell MT" w:cs="Arial"/>
                      <w:color w:val="000000" w:themeColor="text1"/>
                      <w:sz w:val="28"/>
                      <w:szCs w:val="28"/>
                    </w:rPr>
                  </w:rPrChange>
                </w:rPr>
                <w:t xml:space="preserve"> unlock turnstiles after a unique QR code scan in exit</w:t>
              </w:r>
            </w:ins>
          </w:p>
        </w:tc>
      </w:tr>
      <w:tr w:rsidR="00451490" w14:paraId="4123F655" w14:textId="77777777" w:rsidTr="00451490">
        <w:trPr>
          <w:trHeight w:val="108"/>
          <w:ins w:id="748" w:author="Etion Pinari [2]" w:date="2020-12-06T20:45:00Z"/>
        </w:trPr>
        <w:tc>
          <w:tcPr>
            <w:tcW w:w="494" w:type="pct"/>
            <w:shd w:val="clear" w:color="auto" w:fill="FF7C80"/>
          </w:tcPr>
          <w:p w14:paraId="30307CA8" w14:textId="77777777" w:rsidR="00451490" w:rsidRPr="00476A43" w:rsidRDefault="00451490" w:rsidP="00451490">
            <w:pPr>
              <w:pStyle w:val="ListParagraph"/>
              <w:ind w:left="0"/>
              <w:rPr>
                <w:ins w:id="749" w:author="Etion Pinari [2]" w:date="2020-12-06T20:45:00Z"/>
                <w:rFonts w:ascii="Bell MT" w:hAnsi="Bell MT" w:cs="Arial"/>
                <w:color w:val="000000" w:themeColor="text1"/>
                <w:sz w:val="28"/>
                <w:szCs w:val="28"/>
              </w:rPr>
            </w:pPr>
            <w:ins w:id="750" w:author="Etion Pinari [2]" w:date="2020-12-06T20:45:00Z">
              <w:r>
                <w:rPr>
                  <w:rFonts w:ascii="Bell MT" w:hAnsi="Bell MT" w:cs="Arial"/>
                  <w:color w:val="000000" w:themeColor="text1"/>
                  <w:sz w:val="28"/>
                  <w:szCs w:val="28"/>
                </w:rPr>
                <w:t>R15.3</w:t>
              </w:r>
              <w:commentRangeStart w:id="583"/>
              <w:commentRangeStart w:id="621"/>
              <w:commentRangeStart w:id="713"/>
              <w:commentRangeStart w:id="716"/>
              <w:commentRangeStart w:id="726"/>
              <w:commentRangeStart w:id="738"/>
              <w:commentRangeEnd w:id="583"/>
              <w:commentRangeEnd w:id="621"/>
              <w:commentRangeEnd w:id="713"/>
              <w:commentRangeEnd w:id="716"/>
              <w:commentRangeEnd w:id="726"/>
              <w:commentRangeEnd w:id="738"/>
            </w:ins>
          </w:p>
        </w:tc>
        <w:tc>
          <w:tcPr>
            <w:tcW w:w="4506" w:type="pct"/>
          </w:tcPr>
          <w:p w14:paraId="4F2B09CE" w14:textId="77777777" w:rsidR="00451490" w:rsidRPr="00D14E3C" w:rsidRDefault="00451490" w:rsidP="00451490">
            <w:pPr>
              <w:pStyle w:val="ListParagraph"/>
              <w:ind w:left="0"/>
              <w:rPr>
                <w:ins w:id="751" w:author="Etion Pinari [2]" w:date="2020-12-06T20:45:00Z"/>
                <w:rFonts w:ascii="Bell MT" w:hAnsi="Bell MT" w:cs="Arial"/>
                <w:color w:val="000000" w:themeColor="text1"/>
                <w:sz w:val="26"/>
                <w:szCs w:val="26"/>
                <w:rPrChange w:id="752" w:author="Etion Pinari [2]" w:date="2020-12-06T20:46:00Z">
                  <w:rPr>
                    <w:ins w:id="753" w:author="Etion Pinari [2]" w:date="2020-12-06T20:45:00Z"/>
                    <w:rFonts w:ascii="Bell MT" w:hAnsi="Bell MT" w:cs="Arial"/>
                    <w:color w:val="000000" w:themeColor="text1"/>
                    <w:sz w:val="28"/>
                    <w:szCs w:val="28"/>
                  </w:rPr>
                </w:rPrChange>
              </w:rPr>
            </w:pPr>
            <w:ins w:id="754" w:author="Etion Pinari [2]" w:date="2020-12-06T20:45:00Z">
              <w:r w:rsidRPr="00D14E3C">
                <w:rPr>
                  <w:rFonts w:ascii="Bell MT" w:hAnsi="Bell MT" w:cs="Arial"/>
                  <w:b/>
                  <w:bCs/>
                  <w:color w:val="000000" w:themeColor="text1"/>
                  <w:sz w:val="26"/>
                  <w:szCs w:val="26"/>
                  <w:rPrChange w:id="755"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756" w:author="Etion Pinari [2]" w:date="2020-12-06T20:46:00Z">
                    <w:rPr>
                      <w:rFonts w:ascii="Bell MT" w:hAnsi="Bell MT" w:cs="Arial"/>
                      <w:color w:val="000000" w:themeColor="text1"/>
                      <w:sz w:val="28"/>
                      <w:szCs w:val="28"/>
                    </w:rPr>
                  </w:rPrChange>
                </w:rPr>
                <w:t xml:space="preserve">lock the turnstiles after a push has </w:t>
              </w:r>
              <w:commentRangeStart w:id="757"/>
              <w:r w:rsidRPr="00D14E3C">
                <w:rPr>
                  <w:rFonts w:ascii="Bell MT" w:hAnsi="Bell MT" w:cs="Arial"/>
                  <w:color w:val="000000" w:themeColor="text1"/>
                  <w:sz w:val="26"/>
                  <w:szCs w:val="26"/>
                  <w:rPrChange w:id="758" w:author="Etion Pinari [2]" w:date="2020-12-06T20:46:00Z">
                    <w:rPr>
                      <w:rFonts w:ascii="Bell MT" w:hAnsi="Bell MT" w:cs="Arial"/>
                      <w:color w:val="000000" w:themeColor="text1"/>
                      <w:sz w:val="28"/>
                      <w:szCs w:val="28"/>
                    </w:rPr>
                  </w:rPrChange>
                </w:rPr>
                <w:t>occurred</w:t>
              </w:r>
              <w:commentRangeEnd w:id="757"/>
              <w:r w:rsidRPr="00D14E3C">
                <w:rPr>
                  <w:rStyle w:val="CommentReference"/>
                  <w:sz w:val="26"/>
                  <w:szCs w:val="26"/>
                  <w:rPrChange w:id="759" w:author="Etion Pinari [2]" w:date="2020-12-06T20:46:00Z">
                    <w:rPr>
                      <w:rStyle w:val="CommentReference"/>
                    </w:rPr>
                  </w:rPrChange>
                </w:rPr>
                <w:commentReference w:id="757"/>
              </w:r>
            </w:ins>
          </w:p>
        </w:tc>
      </w:tr>
      <w:tr w:rsidR="00D14E3C" w14:paraId="2FA5D397" w14:textId="77777777" w:rsidTr="00451490">
        <w:trPr>
          <w:trHeight w:val="108"/>
          <w:ins w:id="760" w:author="Etion Pinari [2]" w:date="2020-12-06T20:46:00Z"/>
        </w:trPr>
        <w:tc>
          <w:tcPr>
            <w:tcW w:w="494" w:type="pct"/>
            <w:shd w:val="clear" w:color="auto" w:fill="FF7C80"/>
          </w:tcPr>
          <w:p w14:paraId="775D830F" w14:textId="35C5146C" w:rsidR="00D14E3C" w:rsidRPr="00D14E3C" w:rsidRDefault="00D14E3C" w:rsidP="00451490">
            <w:pPr>
              <w:pStyle w:val="ListParagraph"/>
              <w:ind w:left="0"/>
              <w:rPr>
                <w:ins w:id="761" w:author="Etion Pinari [2]" w:date="2020-12-06T20:46:00Z"/>
                <w:rFonts w:ascii="Bell MT" w:hAnsi="Bell MT" w:cs="Arial"/>
                <w:color w:val="000000" w:themeColor="text1"/>
                <w:sz w:val="28"/>
                <w:szCs w:val="28"/>
                <w:rPrChange w:id="762" w:author="Etion Pinari [2]" w:date="2020-12-06T20:46:00Z">
                  <w:rPr>
                    <w:ins w:id="763" w:author="Etion Pinari [2]" w:date="2020-12-06T20:46:00Z"/>
                    <w:rFonts w:ascii="Bell MT" w:hAnsi="Bell MT" w:cs="Arial"/>
                    <w:color w:val="000000" w:themeColor="text1"/>
                    <w:sz w:val="28"/>
                    <w:szCs w:val="28"/>
                  </w:rPr>
                </w:rPrChange>
              </w:rPr>
            </w:pPr>
            <w:ins w:id="764" w:author="Etion Pinari [2]" w:date="2020-12-06T20:46:00Z">
              <w:r w:rsidRPr="00D14E3C">
                <w:rPr>
                  <w:rFonts w:ascii="Bell MT" w:hAnsi="Bell MT" w:cs="Arial"/>
                  <w:color w:val="000000" w:themeColor="text1"/>
                  <w:sz w:val="28"/>
                  <w:szCs w:val="28"/>
                  <w:rPrChange w:id="765" w:author="Etion Pinari [2]" w:date="2020-12-06T20:46:00Z">
                    <w:rPr>
                      <w:rFonts w:ascii="Bell MT" w:hAnsi="Bell MT" w:cs="Arial"/>
                      <w:color w:val="000000" w:themeColor="text1"/>
                      <w:sz w:val="28"/>
                      <w:szCs w:val="28"/>
                    </w:rPr>
                  </w:rPrChange>
                </w:rPr>
                <w:t>R</w:t>
              </w:r>
              <w:r w:rsidRPr="00D14E3C">
                <w:rPr>
                  <w:rFonts w:ascii="Bell MT" w:hAnsi="Bell MT" w:cs="Arial"/>
                  <w:color w:val="000000" w:themeColor="text1"/>
                  <w:sz w:val="28"/>
                  <w:szCs w:val="28"/>
                  <w:rPrChange w:id="766" w:author="Etion Pinari [2]" w:date="2020-12-06T20:46:00Z">
                    <w:rPr>
                      <w:rFonts w:cs="Arial"/>
                      <w:color w:val="000000" w:themeColor="text1"/>
                      <w:sz w:val="28"/>
                      <w:szCs w:val="28"/>
                    </w:rPr>
                  </w:rPrChange>
                </w:rPr>
                <w:t>16</w:t>
              </w:r>
            </w:ins>
          </w:p>
        </w:tc>
        <w:tc>
          <w:tcPr>
            <w:tcW w:w="4506" w:type="pct"/>
          </w:tcPr>
          <w:p w14:paraId="5979C5CB" w14:textId="2DF1D0B0" w:rsidR="00D14E3C" w:rsidRPr="00D14E3C" w:rsidRDefault="00D14E3C" w:rsidP="00E854DC">
            <w:pPr>
              <w:pStyle w:val="ListParagraph"/>
              <w:tabs>
                <w:tab w:val="left" w:pos="6993"/>
              </w:tabs>
              <w:ind w:left="0"/>
              <w:rPr>
                <w:ins w:id="767" w:author="Etion Pinari [2]" w:date="2020-12-06T20:46:00Z"/>
                <w:rFonts w:ascii="Bell MT" w:hAnsi="Bell MT" w:cs="Arial"/>
                <w:bCs/>
                <w:color w:val="000000" w:themeColor="text1"/>
                <w:sz w:val="26"/>
                <w:szCs w:val="26"/>
                <w:rPrChange w:id="768" w:author="Etion Pinari [2]" w:date="2020-12-06T20:46:00Z">
                  <w:rPr>
                    <w:ins w:id="769" w:author="Etion Pinari [2]" w:date="2020-12-06T20:46:00Z"/>
                    <w:rFonts w:ascii="Bell MT" w:hAnsi="Bell MT" w:cs="Arial"/>
                    <w:b/>
                    <w:bCs/>
                    <w:color w:val="000000" w:themeColor="text1"/>
                    <w:sz w:val="26"/>
                    <w:szCs w:val="26"/>
                  </w:rPr>
                </w:rPrChange>
              </w:rPr>
              <w:pPrChange w:id="770" w:author="Etion Pinari [2]" w:date="2020-12-06T20:48:00Z">
                <w:pPr>
                  <w:pStyle w:val="ListParagraph"/>
                  <w:framePr w:hSpace="141" w:wrap="around" w:vAnchor="page" w:hAnchor="page" w:x="657" w:y="2409"/>
                  <w:ind w:left="0"/>
                </w:pPr>
              </w:pPrChange>
            </w:pPr>
            <w:ins w:id="771" w:author="Etion Pinari [2]" w:date="2020-12-06T20:46:00Z">
              <w:r w:rsidRPr="00D14E3C">
                <w:rPr>
                  <w:rFonts w:ascii="Bell MT" w:hAnsi="Bell MT" w:cs="Arial"/>
                  <w:b/>
                  <w:bCs/>
                  <w:color w:val="000000" w:themeColor="text1"/>
                  <w:sz w:val="26"/>
                  <w:szCs w:val="26"/>
                  <w:rPrChange w:id="772" w:author="Etion Pinari [2]" w:date="2020-12-06T20:46:00Z">
                    <w:rPr>
                      <w:rFonts w:ascii="Bell MT" w:hAnsi="Bell MT" w:cs="Arial"/>
                      <w:b/>
                      <w:bCs/>
                      <w:color w:val="000000" w:themeColor="text1"/>
                      <w:sz w:val="26"/>
                      <w:szCs w:val="26"/>
                    </w:rPr>
                  </w:rPrChange>
                </w:rPr>
                <w:t>T</w:t>
              </w:r>
              <w:r w:rsidRPr="00D14E3C">
                <w:rPr>
                  <w:rFonts w:ascii="Bell MT" w:hAnsi="Bell MT" w:cs="Arial"/>
                  <w:b/>
                  <w:bCs/>
                  <w:color w:val="000000" w:themeColor="text1"/>
                  <w:sz w:val="26"/>
                  <w:szCs w:val="26"/>
                  <w:rPrChange w:id="773" w:author="Etion Pinari [2]" w:date="2020-12-06T20:46:00Z">
                    <w:rPr>
                      <w:rFonts w:cs="Arial"/>
                      <w:b/>
                      <w:bCs/>
                      <w:color w:val="000000" w:themeColor="text1"/>
                      <w:sz w:val="26"/>
                      <w:szCs w:val="26"/>
                    </w:rPr>
                  </w:rPrChange>
                </w:rPr>
                <w:t>he system shall</w:t>
              </w:r>
              <w:r>
                <w:rPr>
                  <w:rFonts w:ascii="Bell MT" w:hAnsi="Bell MT" w:cs="Arial"/>
                  <w:b/>
                  <w:bCs/>
                  <w:color w:val="000000" w:themeColor="text1"/>
                  <w:sz w:val="26"/>
                  <w:szCs w:val="26"/>
                </w:rPr>
                <w:t xml:space="preserve"> </w:t>
              </w:r>
            </w:ins>
            <w:ins w:id="774" w:author="Etion Pinari [2]" w:date="2020-12-06T20:47:00Z">
              <w:r w:rsidR="00383262" w:rsidRPr="00383262">
                <w:rPr>
                  <w:rFonts w:ascii="Bell MT" w:hAnsi="Bell MT" w:cs="Arial"/>
                  <w:color w:val="000000" w:themeColor="text1"/>
                  <w:sz w:val="26"/>
                  <w:szCs w:val="26"/>
                  <w:rPrChange w:id="775" w:author="Etion Pinari [2]" w:date="2020-12-06T20:47:00Z">
                    <w:rPr>
                      <w:rFonts w:ascii="Bell MT" w:hAnsi="Bell MT" w:cs="Arial"/>
                      <w:b/>
                      <w:bCs/>
                      <w:color w:val="000000" w:themeColor="text1"/>
                      <w:sz w:val="26"/>
                      <w:szCs w:val="26"/>
                    </w:rPr>
                  </w:rPrChange>
                </w:rPr>
                <w:t>map</w:t>
              </w:r>
              <w:r w:rsidR="00383262">
                <w:rPr>
                  <w:rFonts w:ascii="Bell MT" w:hAnsi="Bell MT" w:cs="Arial"/>
                  <w:b/>
                  <w:bCs/>
                  <w:color w:val="000000" w:themeColor="text1"/>
                  <w:sz w:val="26"/>
                  <w:szCs w:val="26"/>
                </w:rPr>
                <w:t xml:space="preserve"> </w:t>
              </w:r>
              <w:r w:rsidR="00383262" w:rsidRPr="00383262">
                <w:rPr>
                  <w:rFonts w:ascii="Bell MT" w:hAnsi="Bell MT" w:cs="Arial"/>
                  <w:color w:val="000000" w:themeColor="text1"/>
                  <w:sz w:val="26"/>
                  <w:szCs w:val="26"/>
                  <w:rPrChange w:id="776" w:author="Etion Pinari [2]" w:date="2020-12-06T20:47:00Z">
                    <w:rPr>
                      <w:rFonts w:ascii="Bell MT" w:hAnsi="Bell MT" w:cs="Arial"/>
                      <w:b/>
                      <w:bCs/>
                      <w:color w:val="000000" w:themeColor="text1"/>
                      <w:sz w:val="26"/>
                      <w:szCs w:val="26"/>
                    </w:rPr>
                  </w:rPrChange>
                </w:rPr>
                <w:t xml:space="preserve">the </w:t>
              </w:r>
              <w:r w:rsidR="00383262" w:rsidRPr="00383262">
                <w:rPr>
                  <w:rFonts w:ascii="Bell MT" w:hAnsi="Bell MT" w:cs="Arial"/>
                  <w:color w:val="000000" w:themeColor="text1"/>
                  <w:sz w:val="26"/>
                  <w:szCs w:val="26"/>
                  <w:rPrChange w:id="777" w:author="Etion Pinari [2]" w:date="2020-12-06T20:47:00Z">
                    <w:rPr>
                      <w:rFonts w:ascii="Bell MT" w:hAnsi="Bell MT" w:cs="Arial"/>
                      <w:color w:val="000000" w:themeColor="text1"/>
                      <w:sz w:val="26"/>
                      <w:szCs w:val="26"/>
                    </w:rPr>
                  </w:rPrChange>
                </w:rPr>
                <w:t>QR</w:t>
              </w:r>
              <w:r w:rsidR="00383262">
                <w:rPr>
                  <w:rFonts w:ascii="Bell MT" w:hAnsi="Bell MT" w:cs="Arial"/>
                  <w:color w:val="000000" w:themeColor="text1"/>
                  <w:sz w:val="26"/>
                  <w:szCs w:val="26"/>
                </w:rPr>
                <w:t xml:space="preserve"> </w:t>
              </w:r>
              <w:r w:rsidR="00383262" w:rsidRPr="00383262">
                <w:rPr>
                  <w:rFonts w:ascii="Bell MT" w:hAnsi="Bell MT" w:cs="Arial"/>
                  <w:color w:val="000000" w:themeColor="text1"/>
                  <w:sz w:val="26"/>
                  <w:szCs w:val="26"/>
                  <w:rPrChange w:id="778" w:author="Etion Pinari [2]" w:date="2020-12-06T20:47:00Z">
                    <w:rPr>
                      <w:rFonts w:ascii="Bell MT" w:hAnsi="Bell MT" w:cs="Arial"/>
                      <w:b/>
                      <w:bCs/>
                      <w:color w:val="000000" w:themeColor="text1"/>
                      <w:sz w:val="26"/>
                      <w:szCs w:val="26"/>
                    </w:rPr>
                  </w:rPrChange>
                </w:rPr>
                <w:t>c</w:t>
              </w:r>
              <w:r w:rsidR="00383262">
                <w:rPr>
                  <w:rFonts w:ascii="Bell MT" w:hAnsi="Bell MT" w:cs="Arial"/>
                  <w:color w:val="000000" w:themeColor="text1"/>
                  <w:sz w:val="26"/>
                  <w:szCs w:val="26"/>
                </w:rPr>
                <w:t>ode of a scan to the right user</w:t>
              </w:r>
            </w:ins>
            <w:ins w:id="779" w:author="Etion Pinari [2]" w:date="2020-12-06T20:48:00Z">
              <w:r w:rsidR="00E854DC">
                <w:rPr>
                  <w:rFonts w:ascii="Bell MT" w:hAnsi="Bell MT" w:cs="Arial"/>
                  <w:color w:val="000000" w:themeColor="text1"/>
                  <w:sz w:val="26"/>
                  <w:szCs w:val="26"/>
                </w:rPr>
                <w:tab/>
              </w:r>
            </w:ins>
          </w:p>
        </w:tc>
      </w:tr>
      <w:tr w:rsidR="00E854DC" w14:paraId="7E439DD7" w14:textId="77777777" w:rsidTr="00451490">
        <w:trPr>
          <w:trHeight w:val="108"/>
          <w:ins w:id="780" w:author="Etion Pinari [2]" w:date="2020-12-06T20:48:00Z"/>
        </w:trPr>
        <w:tc>
          <w:tcPr>
            <w:tcW w:w="494" w:type="pct"/>
            <w:shd w:val="clear" w:color="auto" w:fill="FF7C80"/>
          </w:tcPr>
          <w:p w14:paraId="1FF00A12" w14:textId="5BE0F1DC" w:rsidR="00E854DC" w:rsidRPr="00D14E3C" w:rsidRDefault="00E854DC" w:rsidP="00451490">
            <w:pPr>
              <w:pStyle w:val="ListParagraph"/>
              <w:ind w:left="0"/>
              <w:rPr>
                <w:ins w:id="781" w:author="Etion Pinari [2]" w:date="2020-12-06T20:48:00Z"/>
                <w:rFonts w:ascii="Bell MT" w:hAnsi="Bell MT" w:cs="Arial"/>
                <w:color w:val="000000" w:themeColor="text1"/>
                <w:sz w:val="28"/>
                <w:szCs w:val="28"/>
                <w:rPrChange w:id="782" w:author="Etion Pinari [2]" w:date="2020-12-06T20:46:00Z">
                  <w:rPr>
                    <w:ins w:id="783" w:author="Etion Pinari [2]" w:date="2020-12-06T20:48:00Z"/>
                    <w:rFonts w:ascii="Bell MT" w:hAnsi="Bell MT" w:cs="Arial"/>
                    <w:color w:val="000000" w:themeColor="text1"/>
                    <w:sz w:val="28"/>
                    <w:szCs w:val="28"/>
                  </w:rPr>
                </w:rPrChange>
              </w:rPr>
            </w:pPr>
            <w:ins w:id="784" w:author="Etion Pinari [2]" w:date="2020-12-06T20:48:00Z">
              <w:r>
                <w:rPr>
                  <w:rFonts w:ascii="Bell MT" w:hAnsi="Bell MT" w:cs="Arial"/>
                  <w:color w:val="000000" w:themeColor="text1"/>
                  <w:sz w:val="28"/>
                  <w:szCs w:val="28"/>
                </w:rPr>
                <w:t>R17</w:t>
              </w:r>
            </w:ins>
          </w:p>
        </w:tc>
        <w:tc>
          <w:tcPr>
            <w:tcW w:w="4506" w:type="pct"/>
          </w:tcPr>
          <w:p w14:paraId="56BF26E2" w14:textId="2CF73308" w:rsidR="00E854DC" w:rsidRPr="00E854DC" w:rsidRDefault="00E854DC" w:rsidP="00E854DC">
            <w:pPr>
              <w:pStyle w:val="ListParagraph"/>
              <w:tabs>
                <w:tab w:val="left" w:pos="6993"/>
              </w:tabs>
              <w:ind w:left="0"/>
              <w:rPr>
                <w:ins w:id="785" w:author="Etion Pinari [2]" w:date="2020-12-06T20:48:00Z"/>
                <w:rFonts w:ascii="Bell MT" w:hAnsi="Bell MT" w:cs="Arial"/>
                <w:color w:val="000000" w:themeColor="text1"/>
                <w:sz w:val="26"/>
                <w:szCs w:val="26"/>
                <w:rPrChange w:id="786" w:author="Etion Pinari [2]" w:date="2020-12-06T20:49:00Z">
                  <w:rPr>
                    <w:ins w:id="787" w:author="Etion Pinari [2]" w:date="2020-12-06T20:48:00Z"/>
                    <w:rFonts w:ascii="Bell MT" w:hAnsi="Bell MT" w:cs="Arial"/>
                    <w:b/>
                    <w:bCs/>
                    <w:color w:val="000000" w:themeColor="text1"/>
                    <w:sz w:val="26"/>
                    <w:szCs w:val="26"/>
                  </w:rPr>
                </w:rPrChange>
              </w:rPr>
            </w:pPr>
            <w:commentRangeStart w:id="788"/>
            <w:ins w:id="789" w:author="Etion Pinari [2]" w:date="2020-12-06T20:48:00Z">
              <w:r>
                <w:rPr>
                  <w:rFonts w:ascii="Bell MT" w:hAnsi="Bell MT" w:cs="Arial"/>
                  <w:b/>
                  <w:bCs/>
                  <w:color w:val="000000" w:themeColor="text1"/>
                  <w:sz w:val="26"/>
                  <w:szCs w:val="26"/>
                </w:rPr>
                <w:t>The syste</w:t>
              </w:r>
            </w:ins>
            <w:ins w:id="790" w:author="Etion Pinari [2]" w:date="2020-12-06T20:49:00Z">
              <w:r>
                <w:rPr>
                  <w:rFonts w:ascii="Bell MT" w:hAnsi="Bell MT" w:cs="Arial"/>
                  <w:b/>
                  <w:bCs/>
                  <w:color w:val="000000" w:themeColor="text1"/>
                  <w:sz w:val="26"/>
                  <w:szCs w:val="26"/>
                </w:rPr>
                <w:t xml:space="preserve">m shall </w:t>
              </w:r>
              <w:r>
                <w:rPr>
                  <w:rFonts w:ascii="Bell MT" w:hAnsi="Bell MT" w:cs="Arial"/>
                  <w:color w:val="000000" w:themeColor="text1"/>
                  <w:sz w:val="26"/>
                  <w:szCs w:val="26"/>
                </w:rPr>
                <w:t xml:space="preserve">notify the user when </w:t>
              </w:r>
              <w:proofErr w:type="gramStart"/>
              <w:r>
                <w:rPr>
                  <w:rFonts w:ascii="Bell MT" w:hAnsi="Bell MT" w:cs="Arial"/>
                  <w:color w:val="000000" w:themeColor="text1"/>
                  <w:sz w:val="26"/>
                  <w:szCs w:val="26"/>
                </w:rPr>
                <w:t>it’s</w:t>
              </w:r>
              <w:proofErr w:type="gramEnd"/>
              <w:r>
                <w:rPr>
                  <w:rFonts w:ascii="Bell MT" w:hAnsi="Bell MT" w:cs="Arial"/>
                  <w:color w:val="000000" w:themeColor="text1"/>
                  <w:sz w:val="26"/>
                  <w:szCs w:val="26"/>
                </w:rPr>
                <w:t xml:space="preserve"> time for his turn to enter the st</w:t>
              </w:r>
            </w:ins>
            <w:ins w:id="791" w:author="Etion Pinari [2]" w:date="2020-12-06T20:50:00Z">
              <w:r>
                <w:rPr>
                  <w:rFonts w:ascii="Bell MT" w:hAnsi="Bell MT" w:cs="Arial"/>
                  <w:color w:val="000000" w:themeColor="text1"/>
                  <w:sz w:val="26"/>
                  <w:szCs w:val="26"/>
                </w:rPr>
                <w:t>ore</w:t>
              </w:r>
              <w:commentRangeEnd w:id="788"/>
              <w:r w:rsidR="00050C00">
                <w:rPr>
                  <w:rStyle w:val="CommentReference"/>
                </w:rPr>
                <w:commentReference w:id="788"/>
              </w:r>
            </w:ins>
          </w:p>
        </w:tc>
      </w:tr>
      <w:tr w:rsidR="00451490" w14:paraId="2870A41C" w14:textId="77777777" w:rsidTr="00451490">
        <w:trPr>
          <w:trHeight w:val="108"/>
          <w:ins w:id="792" w:author="Etion Pinari [2]" w:date="2020-12-06T20:45:00Z"/>
        </w:trPr>
        <w:tc>
          <w:tcPr>
            <w:tcW w:w="494" w:type="pct"/>
            <w:shd w:val="clear" w:color="auto" w:fill="FF7C80"/>
          </w:tcPr>
          <w:p w14:paraId="1BADF432" w14:textId="03A3F0C9" w:rsidR="00451490" w:rsidRPr="00476A43" w:rsidRDefault="00451490" w:rsidP="00451490">
            <w:pPr>
              <w:pStyle w:val="ListParagraph"/>
              <w:ind w:left="0"/>
              <w:rPr>
                <w:ins w:id="793" w:author="Etion Pinari [2]" w:date="2020-12-06T20:45:00Z"/>
                <w:rFonts w:ascii="Bell MT" w:hAnsi="Bell MT" w:cs="Arial"/>
                <w:color w:val="000000" w:themeColor="text1"/>
                <w:sz w:val="28"/>
                <w:szCs w:val="28"/>
              </w:rPr>
            </w:pPr>
            <w:ins w:id="794" w:author="Etion Pinari [2]" w:date="2020-12-06T20:45:00Z">
              <w:r>
                <w:rPr>
                  <w:rFonts w:ascii="Bell MT" w:hAnsi="Bell MT" w:cs="Arial"/>
                  <w:color w:val="000000" w:themeColor="text1"/>
                  <w:sz w:val="28"/>
                  <w:szCs w:val="28"/>
                </w:rPr>
                <w:t>R1</w:t>
              </w:r>
            </w:ins>
            <w:ins w:id="795" w:author="Etion Pinari [2]" w:date="2020-12-06T20:50:00Z">
              <w:r w:rsidR="00050C00">
                <w:rPr>
                  <w:rFonts w:ascii="Bell MT" w:hAnsi="Bell MT" w:cs="Arial"/>
                  <w:color w:val="000000" w:themeColor="text1"/>
                  <w:sz w:val="28"/>
                  <w:szCs w:val="28"/>
                </w:rPr>
                <w:t>8</w:t>
              </w:r>
            </w:ins>
          </w:p>
        </w:tc>
        <w:tc>
          <w:tcPr>
            <w:tcW w:w="4506" w:type="pct"/>
          </w:tcPr>
          <w:p w14:paraId="7B7DE96B" w14:textId="77777777" w:rsidR="00451490" w:rsidRPr="00D14E3C" w:rsidRDefault="00451490" w:rsidP="00451490">
            <w:pPr>
              <w:pStyle w:val="ListParagraph"/>
              <w:ind w:left="0"/>
              <w:rPr>
                <w:ins w:id="796" w:author="Etion Pinari [2]" w:date="2020-12-06T20:45:00Z"/>
                <w:rFonts w:ascii="Bell MT" w:hAnsi="Bell MT" w:cs="Arial"/>
                <w:color w:val="000000" w:themeColor="text1"/>
                <w:sz w:val="26"/>
                <w:szCs w:val="26"/>
                <w:rPrChange w:id="797" w:author="Etion Pinari [2]" w:date="2020-12-06T20:46:00Z">
                  <w:rPr>
                    <w:ins w:id="798" w:author="Etion Pinari [2]" w:date="2020-12-06T20:45:00Z"/>
                    <w:rFonts w:ascii="Bell MT" w:hAnsi="Bell MT" w:cs="Arial"/>
                    <w:color w:val="000000" w:themeColor="text1"/>
                    <w:sz w:val="28"/>
                    <w:szCs w:val="28"/>
                  </w:rPr>
                </w:rPrChange>
              </w:rPr>
            </w:pPr>
            <w:ins w:id="799" w:author="Etion Pinari [2]" w:date="2020-12-06T20:45:00Z">
              <w:r w:rsidRPr="00D14E3C">
                <w:rPr>
                  <w:rFonts w:ascii="Bell MT" w:hAnsi="Bell MT" w:cs="Arial"/>
                  <w:b/>
                  <w:bCs/>
                  <w:color w:val="000000" w:themeColor="text1"/>
                  <w:sz w:val="26"/>
                  <w:szCs w:val="26"/>
                  <w:rPrChange w:id="800"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801" w:author="Etion Pinari [2]" w:date="2020-12-06T20:46:00Z">
                    <w:rPr>
                      <w:rFonts w:ascii="Bell MT" w:hAnsi="Bell MT" w:cs="Arial"/>
                      <w:color w:val="000000" w:themeColor="text1"/>
                      <w:sz w:val="28"/>
                      <w:szCs w:val="28"/>
                    </w:rPr>
                  </w:rPrChange>
                </w:rPr>
                <w:t>manage how many people can enter inside the store for each timeslot</w:t>
              </w:r>
            </w:ins>
          </w:p>
        </w:tc>
      </w:tr>
      <w:tr w:rsidR="00451490" w14:paraId="2BEFA2C9" w14:textId="77777777" w:rsidTr="00451490">
        <w:trPr>
          <w:trHeight w:val="108"/>
          <w:ins w:id="802" w:author="Etion Pinari [2]" w:date="2020-12-06T20:45:00Z"/>
        </w:trPr>
        <w:tc>
          <w:tcPr>
            <w:tcW w:w="494" w:type="pct"/>
            <w:shd w:val="clear" w:color="auto" w:fill="FF7C80"/>
          </w:tcPr>
          <w:p w14:paraId="045491EE" w14:textId="4A204408" w:rsidR="00451490" w:rsidRPr="00476A43" w:rsidRDefault="00451490" w:rsidP="00451490">
            <w:pPr>
              <w:pStyle w:val="ListParagraph"/>
              <w:ind w:left="0"/>
              <w:rPr>
                <w:ins w:id="803" w:author="Etion Pinari [2]" w:date="2020-12-06T20:45:00Z"/>
                <w:rFonts w:ascii="Bell MT" w:hAnsi="Bell MT" w:cs="Arial"/>
                <w:color w:val="000000" w:themeColor="text1"/>
                <w:sz w:val="28"/>
                <w:szCs w:val="28"/>
              </w:rPr>
            </w:pPr>
            <w:ins w:id="804" w:author="Etion Pinari [2]" w:date="2020-12-06T20:45:00Z">
              <w:r w:rsidRPr="00476A43">
                <w:rPr>
                  <w:rFonts w:ascii="Bell MT" w:hAnsi="Bell MT" w:cs="Arial"/>
                  <w:color w:val="000000" w:themeColor="text1"/>
                  <w:sz w:val="28"/>
                  <w:szCs w:val="28"/>
                </w:rPr>
                <w:t>R1</w:t>
              </w:r>
            </w:ins>
            <w:ins w:id="805" w:author="Etion Pinari [2]" w:date="2020-12-06T20:50:00Z">
              <w:r w:rsidR="00050C00">
                <w:rPr>
                  <w:rFonts w:ascii="Bell MT" w:hAnsi="Bell MT" w:cs="Arial"/>
                  <w:color w:val="000000" w:themeColor="text1"/>
                  <w:sz w:val="28"/>
                  <w:szCs w:val="28"/>
                </w:rPr>
                <w:t>9</w:t>
              </w:r>
            </w:ins>
          </w:p>
        </w:tc>
        <w:tc>
          <w:tcPr>
            <w:tcW w:w="4506" w:type="pct"/>
          </w:tcPr>
          <w:p w14:paraId="3B6EFD13" w14:textId="77777777" w:rsidR="00451490" w:rsidRPr="00D14E3C" w:rsidRDefault="00451490" w:rsidP="00451490">
            <w:pPr>
              <w:pStyle w:val="ListParagraph"/>
              <w:tabs>
                <w:tab w:val="left" w:pos="8912"/>
              </w:tabs>
              <w:ind w:left="0"/>
              <w:rPr>
                <w:ins w:id="806" w:author="Etion Pinari [2]" w:date="2020-12-06T20:45:00Z"/>
                <w:rFonts w:ascii="Bell MT" w:hAnsi="Bell MT" w:cs="Arial"/>
                <w:color w:val="000000" w:themeColor="text1"/>
                <w:sz w:val="26"/>
                <w:szCs w:val="26"/>
                <w:rPrChange w:id="807" w:author="Etion Pinari [2]" w:date="2020-12-06T20:46:00Z">
                  <w:rPr>
                    <w:ins w:id="808" w:author="Etion Pinari [2]" w:date="2020-12-06T20:45:00Z"/>
                    <w:rFonts w:ascii="Bell MT" w:hAnsi="Bell MT" w:cs="Arial"/>
                    <w:color w:val="000000" w:themeColor="text1"/>
                    <w:sz w:val="28"/>
                    <w:szCs w:val="28"/>
                  </w:rPr>
                </w:rPrChange>
              </w:rPr>
            </w:pPr>
            <w:ins w:id="809" w:author="Etion Pinari [2]" w:date="2020-12-06T20:45:00Z">
              <w:r w:rsidRPr="00D14E3C">
                <w:rPr>
                  <w:rFonts w:ascii="Bell MT" w:hAnsi="Bell MT" w:cs="Arial"/>
                  <w:b/>
                  <w:bCs/>
                  <w:color w:val="000000" w:themeColor="text1"/>
                  <w:sz w:val="26"/>
                  <w:szCs w:val="26"/>
                  <w:rPrChange w:id="81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11" w:author="Etion Pinari [2]" w:date="2020-12-06T20:46:00Z">
                    <w:rPr>
                      <w:rFonts w:ascii="Bell MT" w:hAnsi="Bell MT" w:cs="Arial"/>
                      <w:color w:val="000000" w:themeColor="text1"/>
                      <w:sz w:val="28"/>
                      <w:szCs w:val="28"/>
                    </w:rPr>
                  </w:rPrChange>
                </w:rPr>
                <w:t xml:space="preserve"> calculate the maximum number of people allowed inside each store</w:t>
              </w:r>
            </w:ins>
          </w:p>
        </w:tc>
      </w:tr>
    </w:tbl>
    <w:p w14:paraId="71DD83E1" w14:textId="53DA3213" w:rsidR="00073837" w:rsidRDefault="00073837" w:rsidP="00476A43">
      <w:pPr>
        <w:pStyle w:val="ListParagraph"/>
        <w:numPr>
          <w:ilvl w:val="1"/>
          <w:numId w:val="41"/>
        </w:numPr>
        <w:spacing w:line="360" w:lineRule="auto"/>
        <w:rPr>
          <w:ins w:id="812" w:author="Etion Pinari [2]" w:date="2020-12-06T12:27:00Z"/>
          <w:rStyle w:val="SubtleEmphasis"/>
          <w:rFonts w:ascii="Bell MT" w:hAnsi="Bell MT"/>
          <w:sz w:val="32"/>
          <w:szCs w:val="32"/>
        </w:rPr>
      </w:pPr>
      <w:ins w:id="813" w:author="Etion Pinari [2]" w:date="2020-12-06T12:28:00Z">
        <w:r>
          <w:rPr>
            <w:rStyle w:val="SubtleEmphasis"/>
            <w:rFonts w:ascii="Bell MT" w:hAnsi="Bell MT"/>
            <w:color w:val="FF0066"/>
            <w:sz w:val="32"/>
            <w:szCs w:val="32"/>
          </w:rPr>
          <w:t>Users</w:t>
        </w:r>
      </w:ins>
    </w:p>
    <w:commentRangeEnd w:id="230"/>
    <w:p w14:paraId="25ED0DF1" w14:textId="2C5ABEDD" w:rsidR="00073837" w:rsidRDefault="009B7105" w:rsidP="00451490">
      <w:pPr>
        <w:spacing w:line="360" w:lineRule="auto"/>
        <w:rPr>
          <w:ins w:id="814" w:author="Etion Pinari [2]" w:date="2020-12-06T20:46:00Z"/>
          <w:rStyle w:val="SubtleEmphasis"/>
          <w:rFonts w:ascii="Bell MT" w:hAnsi="Bell MT"/>
          <w:i w:val="0"/>
          <w:sz w:val="24"/>
          <w:szCs w:val="24"/>
        </w:rPr>
      </w:pPr>
      <w:ins w:id="815" w:author="Etion Pinari [2]" w:date="2020-12-06T16:48:00Z">
        <w:r>
          <w:rPr>
            <w:rStyle w:val="CommentReference"/>
          </w:rPr>
          <w:commentReference w:id="230"/>
        </w:r>
      </w:ins>
      <w:ins w:id="816" w:author="Etion Pinari [2]" w:date="2020-12-06T20:29:00Z">
        <w:r w:rsidR="0032581F" w:rsidRPr="0032581F">
          <w:rPr>
            <w:rStyle w:val="SubtleEmphasis"/>
            <w:rFonts w:ascii="Bell MT" w:hAnsi="Bell MT"/>
            <w:i w:val="0"/>
            <w:sz w:val="24"/>
            <w:szCs w:val="24"/>
            <w:rPrChange w:id="817" w:author="Etion Pinari [2]" w:date="2020-12-06T20:30:00Z">
              <w:rPr>
                <w:rStyle w:val="SubtleEmphasis"/>
                <w:rFonts w:ascii="Bell MT" w:hAnsi="Bell MT"/>
                <w:i w:val="0"/>
                <w:sz w:val="32"/>
                <w:szCs w:val="32"/>
              </w:rPr>
            </w:rPrChange>
          </w:rPr>
          <w:t>There is a subtle difference between t</w:t>
        </w:r>
      </w:ins>
      <w:ins w:id="818" w:author="Etion Pinari [2]" w:date="2020-12-06T20:30:00Z">
        <w:r w:rsidR="0032581F" w:rsidRPr="0032581F">
          <w:rPr>
            <w:rStyle w:val="SubtleEmphasis"/>
            <w:rFonts w:ascii="Bell MT" w:hAnsi="Bell MT"/>
            <w:i w:val="0"/>
            <w:sz w:val="24"/>
            <w:szCs w:val="24"/>
            <w:rPrChange w:id="819" w:author="Etion Pinari [2]" w:date="2020-12-06T20:30:00Z">
              <w:rPr>
                <w:rStyle w:val="SubtleEmphasis"/>
                <w:rFonts w:ascii="Bell MT" w:hAnsi="Bell MT"/>
                <w:i w:val="0"/>
                <w:sz w:val="32"/>
                <w:szCs w:val="32"/>
              </w:rPr>
            </w:rPrChange>
          </w:rPr>
          <w:t xml:space="preserve">he last two </w:t>
        </w:r>
        <w:r w:rsidR="0032581F">
          <w:rPr>
            <w:rStyle w:val="SubtleEmphasis"/>
            <w:rFonts w:ascii="Bell MT" w:hAnsi="Bell MT"/>
            <w:i w:val="0"/>
            <w:sz w:val="24"/>
            <w:szCs w:val="24"/>
          </w:rPr>
          <w:t xml:space="preserve">functional requirements, in which the last provides the </w:t>
        </w:r>
      </w:ins>
      <w:ins w:id="820" w:author="Etion Pinari [2]" w:date="2020-12-06T20:41:00Z">
        <w:r w:rsidR="00451490">
          <w:rPr>
            <w:rStyle w:val="SubtleEmphasis"/>
            <w:rFonts w:ascii="Bell MT" w:hAnsi="Bell MT"/>
            <w:i w:val="0"/>
            <w:sz w:val="24"/>
            <w:szCs w:val="24"/>
          </w:rPr>
          <w:t xml:space="preserve">social distance </w:t>
        </w:r>
      </w:ins>
      <w:ins w:id="821" w:author="Etion Pinari [2]" w:date="2020-12-06T20:30:00Z">
        <w:r w:rsidR="0032581F">
          <w:rPr>
            <w:rStyle w:val="SubtleEmphasis"/>
            <w:rFonts w:ascii="Bell MT" w:hAnsi="Bell MT"/>
            <w:i w:val="0"/>
            <w:sz w:val="24"/>
            <w:szCs w:val="24"/>
          </w:rPr>
          <w:t xml:space="preserve">inside stores, so customers </w:t>
        </w:r>
      </w:ins>
      <w:ins w:id="822" w:author="Etion Pinari [2]" w:date="2020-12-06T20:42:00Z">
        <w:r w:rsidR="00451490">
          <w:rPr>
            <w:rStyle w:val="SubtleEmphasis"/>
            <w:rFonts w:ascii="Bell MT" w:hAnsi="Bell MT"/>
            <w:i w:val="0"/>
            <w:sz w:val="24"/>
            <w:szCs w:val="24"/>
          </w:rPr>
          <w:t xml:space="preserve">might </w:t>
        </w:r>
      </w:ins>
      <w:ins w:id="823" w:author="Etion Pinari [2]" w:date="2020-12-06T20:41:00Z">
        <w:r w:rsidR="00451490">
          <w:rPr>
            <w:rStyle w:val="SubtleEmphasis"/>
            <w:rFonts w:ascii="Bell MT" w:hAnsi="Bell MT"/>
            <w:i w:val="0"/>
            <w:sz w:val="24"/>
            <w:szCs w:val="24"/>
          </w:rPr>
          <w:t>have th</w:t>
        </w:r>
      </w:ins>
      <w:ins w:id="824" w:author="Etion Pinari [2]" w:date="2020-12-06T20:42:00Z">
        <w:r w:rsidR="00451490">
          <w:rPr>
            <w:rStyle w:val="SubtleEmphasis"/>
            <w:rFonts w:ascii="Bell MT" w:hAnsi="Bell MT"/>
            <w:i w:val="0"/>
            <w:sz w:val="24"/>
            <w:szCs w:val="24"/>
          </w:rPr>
          <w:t>eir personal space while the second to last provides the social distance outside stores, in the sense that p</w:t>
        </w:r>
      </w:ins>
      <w:ins w:id="825" w:author="Etion Pinari [2]" w:date="2020-12-06T20:43:00Z">
        <w:r w:rsidR="00451490">
          <w:rPr>
            <w:rStyle w:val="SubtleEmphasis"/>
            <w:rFonts w:ascii="Bell MT" w:hAnsi="Bell MT"/>
            <w:i w:val="0"/>
            <w:sz w:val="24"/>
            <w:szCs w:val="24"/>
          </w:rPr>
          <w:t>eople enter divided in sections as to not have crowds outside of the store.</w:t>
        </w:r>
      </w:ins>
    </w:p>
    <w:p w14:paraId="3058E7A6" w14:textId="5DBB8A18" w:rsidR="00D14E3C" w:rsidRDefault="00D14E3C" w:rsidP="00451490">
      <w:pPr>
        <w:spacing w:line="360" w:lineRule="auto"/>
        <w:rPr>
          <w:ins w:id="826" w:author="Etion Pinari [2]" w:date="2020-12-06T20:46:00Z"/>
          <w:rStyle w:val="SubtleEmphasis"/>
          <w:rFonts w:ascii="Bell MT" w:hAnsi="Bell MT"/>
          <w:i w:val="0"/>
          <w:sz w:val="24"/>
          <w:szCs w:val="24"/>
        </w:rPr>
      </w:pPr>
    </w:p>
    <w:p w14:paraId="7EAD9CCC" w14:textId="77777777" w:rsidR="00D14E3C" w:rsidRPr="00451490" w:rsidRDefault="00D14E3C" w:rsidP="00451490">
      <w:pPr>
        <w:spacing w:line="360" w:lineRule="auto"/>
        <w:rPr>
          <w:ins w:id="827" w:author="Etion Pinari [2]" w:date="2020-12-06T12:28:00Z"/>
          <w:rStyle w:val="SubtleEmphasis"/>
          <w:rFonts w:ascii="Bell MT" w:hAnsi="Bell MT"/>
          <w:i w:val="0"/>
          <w:sz w:val="24"/>
          <w:szCs w:val="24"/>
          <w:rPrChange w:id="828" w:author="Etion Pinari [2]" w:date="2020-12-06T20:43:00Z">
            <w:rPr>
              <w:ins w:id="829" w:author="Etion Pinari [2]" w:date="2020-12-06T12:28:00Z"/>
              <w:rStyle w:val="SubtleEmphasis"/>
              <w:rFonts w:ascii="Bell MT" w:hAnsi="Bell MT"/>
              <w:sz w:val="32"/>
              <w:szCs w:val="32"/>
            </w:rPr>
          </w:rPrChange>
        </w:rPr>
        <w:pPrChange w:id="830" w:author="Etion Pinari [2]" w:date="2020-12-06T20:43:00Z">
          <w:pPr>
            <w:pStyle w:val="ListParagraph"/>
            <w:numPr>
              <w:ilvl w:val="1"/>
              <w:numId w:val="41"/>
            </w:numPr>
            <w:spacing w:line="360" w:lineRule="auto"/>
            <w:ind w:left="1145" w:hanging="360"/>
          </w:pPr>
        </w:pPrChange>
      </w:pPr>
    </w:p>
    <w:p w14:paraId="7D84B55F" w14:textId="74BFF22B" w:rsidR="00476A43" w:rsidRPr="00476A43" w:rsidRDefault="003056DF">
      <w:pPr>
        <w:pStyle w:val="ListParagraph"/>
        <w:numPr>
          <w:ilvl w:val="1"/>
          <w:numId w:val="41"/>
        </w:numPr>
        <w:spacing w:line="360" w:lineRule="auto"/>
        <w:rPr>
          <w:ins w:id="831" w:author="Etion Pinari [2]" w:date="2020-12-06T12:03:00Z"/>
          <w:rStyle w:val="SubtleEmphasis"/>
          <w:rFonts w:ascii="Bell MT" w:hAnsi="Bell MT"/>
          <w:sz w:val="32"/>
          <w:szCs w:val="32"/>
        </w:rPr>
        <w:pPrChange w:id="832" w:author="Etion Pinari [2]" w:date="2020-12-06T12:19:00Z">
          <w:pPr>
            <w:pStyle w:val="ListParagraph"/>
            <w:numPr>
              <w:numId w:val="41"/>
            </w:numPr>
            <w:spacing w:line="360" w:lineRule="auto"/>
            <w:ind w:left="785" w:hanging="360"/>
          </w:pPr>
        </w:pPrChange>
      </w:pPr>
      <w:del w:id="833" w:author="Etion Pinari [2]" w:date="2020-12-06T12:26:00Z">
        <w:r w:rsidDel="00073837">
          <w:rPr>
            <w:rStyle w:val="SubtleEmphasis"/>
            <w:rFonts w:ascii="Bell MT" w:hAnsi="Bell MT"/>
            <w:sz w:val="32"/>
            <w:szCs w:val="32"/>
          </w:rPr>
          <w:delText>Formal Functional Requirements</w:delText>
        </w:r>
        <w:r w:rsidR="00744DF8" w:rsidDel="00073837">
          <w:rPr>
            <w:rStyle w:val="FootnoteReference"/>
            <w:rFonts w:ascii="Bell MT" w:hAnsi="Bell MT"/>
            <w:i/>
            <w:iCs/>
            <w:sz w:val="32"/>
            <w:szCs w:val="32"/>
          </w:rPr>
          <w:footnoteReference w:id="2"/>
        </w:r>
      </w:del>
      <w:ins w:id="840" w:author="Etion Pinari [2]" w:date="2020-12-06T12:19:00Z">
        <w:r w:rsidR="00476A43" w:rsidRPr="00476A43">
          <w:rPr>
            <w:rStyle w:val="SubtleEmphasis"/>
            <w:rFonts w:ascii="Bell MT" w:hAnsi="Bell MT"/>
            <w:color w:val="70AD47" w:themeColor="accent6"/>
            <w:sz w:val="32"/>
            <w:szCs w:val="32"/>
          </w:rPr>
          <w:t>Store Managers:</w:t>
        </w:r>
      </w:ins>
    </w:p>
    <w:tbl>
      <w:tblPr>
        <w:tblStyle w:val="TableGrid"/>
        <w:tblpPr w:leftFromText="141" w:rightFromText="141" w:vertAnchor="page" w:horzAnchor="margin" w:tblpY="2956"/>
        <w:tblW w:w="5000" w:type="pct"/>
        <w:tblLook w:val="04A0" w:firstRow="1" w:lastRow="0" w:firstColumn="1" w:lastColumn="0" w:noHBand="0" w:noVBand="1"/>
      </w:tblPr>
      <w:tblGrid>
        <w:gridCol w:w="819"/>
        <w:gridCol w:w="9143"/>
      </w:tblGrid>
      <w:tr w:rsidR="00501B01" w:rsidRPr="0031257B" w14:paraId="1448827A" w14:textId="77777777" w:rsidTr="00501B01">
        <w:trPr>
          <w:trHeight w:val="117"/>
          <w:ins w:id="841" w:author="Etion Pinari [2]" w:date="2020-12-06T12:42:00Z"/>
        </w:trPr>
        <w:tc>
          <w:tcPr>
            <w:tcW w:w="411" w:type="pct"/>
            <w:shd w:val="clear" w:color="auto" w:fill="A8D08D" w:themeFill="accent6" w:themeFillTint="99"/>
          </w:tcPr>
          <w:p w14:paraId="39ECA0A4" w14:textId="7D54BB98" w:rsidR="00501B01" w:rsidRPr="0031257B" w:rsidRDefault="00501B01" w:rsidP="00501B01">
            <w:pPr>
              <w:pStyle w:val="ListParagraph"/>
              <w:ind w:left="0"/>
              <w:rPr>
                <w:ins w:id="842" w:author="Etion Pinari [2]" w:date="2020-12-06T12:42:00Z"/>
                <w:rFonts w:ascii="Bell MT" w:hAnsi="Bell MT" w:cs="Arial"/>
                <w:color w:val="000000" w:themeColor="text1"/>
                <w:sz w:val="28"/>
                <w:szCs w:val="28"/>
              </w:rPr>
            </w:pPr>
            <w:ins w:id="843" w:author="Etion Pinari [2]" w:date="2020-12-06T12:42:00Z">
              <w:r w:rsidRPr="0031257B">
                <w:rPr>
                  <w:rFonts w:ascii="Bell MT" w:hAnsi="Bell MT" w:cs="Arial"/>
                  <w:color w:val="000000" w:themeColor="text1"/>
                  <w:sz w:val="28"/>
                  <w:szCs w:val="28"/>
                </w:rPr>
                <w:t>R</w:t>
              </w:r>
            </w:ins>
            <w:ins w:id="844" w:author="Etion Pinari [2]" w:date="2020-12-06T20:51:00Z">
              <w:r w:rsidR="00960A38">
                <w:rPr>
                  <w:rFonts w:ascii="Bell MT" w:hAnsi="Bell MT" w:cs="Arial"/>
                  <w:color w:val="000000" w:themeColor="text1"/>
                  <w:sz w:val="28"/>
                  <w:szCs w:val="28"/>
                </w:rPr>
                <w:t>2</w:t>
              </w:r>
              <w:r w:rsidR="00960A38" w:rsidRPr="00960A38">
                <w:rPr>
                  <w:rFonts w:ascii="Bell MT" w:hAnsi="Bell MT" w:cs="Arial"/>
                  <w:color w:val="000000" w:themeColor="text1"/>
                  <w:sz w:val="28"/>
                  <w:szCs w:val="28"/>
                  <w:rPrChange w:id="845" w:author="Etion Pinari [2]" w:date="2020-12-06T20:52:00Z">
                    <w:rPr>
                      <w:rFonts w:cs="Arial"/>
                      <w:color w:val="000000" w:themeColor="text1"/>
                      <w:sz w:val="28"/>
                      <w:szCs w:val="28"/>
                    </w:rPr>
                  </w:rPrChange>
                </w:rPr>
                <w:t>0</w:t>
              </w:r>
            </w:ins>
          </w:p>
        </w:tc>
        <w:tc>
          <w:tcPr>
            <w:tcW w:w="4589" w:type="pct"/>
          </w:tcPr>
          <w:p w14:paraId="45DB974F" w14:textId="77777777" w:rsidR="00501B01" w:rsidRPr="00D14E3C" w:rsidRDefault="00501B01" w:rsidP="00501B01">
            <w:pPr>
              <w:pStyle w:val="ListParagraph"/>
              <w:ind w:left="0"/>
              <w:rPr>
                <w:ins w:id="846" w:author="Etion Pinari [2]" w:date="2020-12-06T12:42:00Z"/>
                <w:rFonts w:ascii="Bell MT" w:hAnsi="Bell MT" w:cs="Arial"/>
                <w:color w:val="000000" w:themeColor="text1"/>
                <w:sz w:val="26"/>
                <w:szCs w:val="26"/>
                <w:rPrChange w:id="847" w:author="Etion Pinari [2]" w:date="2020-12-06T20:46:00Z">
                  <w:rPr>
                    <w:ins w:id="848" w:author="Etion Pinari [2]" w:date="2020-12-06T12:42:00Z"/>
                    <w:rFonts w:ascii="Bell MT" w:hAnsi="Bell MT" w:cs="Arial"/>
                    <w:color w:val="000000" w:themeColor="text1"/>
                    <w:sz w:val="28"/>
                    <w:szCs w:val="28"/>
                  </w:rPr>
                </w:rPrChange>
              </w:rPr>
            </w:pPr>
            <w:ins w:id="849" w:author="Etion Pinari [2]" w:date="2020-12-06T12:42:00Z">
              <w:r w:rsidRPr="00D14E3C">
                <w:rPr>
                  <w:rFonts w:ascii="Bell MT" w:hAnsi="Bell MT" w:cs="Arial"/>
                  <w:b/>
                  <w:bCs/>
                  <w:color w:val="000000"/>
                  <w:sz w:val="26"/>
                  <w:szCs w:val="26"/>
                  <w:shd w:val="clear" w:color="auto" w:fill="FFFFFF"/>
                  <w:rPrChange w:id="850"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51" w:author="Etion Pinari [2]" w:date="2020-12-06T20:46:00Z">
                    <w:rPr>
                      <w:rFonts w:ascii="Bell MT" w:hAnsi="Bell MT" w:cs="Arial"/>
                      <w:color w:val="000000"/>
                      <w:sz w:val="28"/>
                      <w:szCs w:val="28"/>
                      <w:shd w:val="clear" w:color="auto" w:fill="FFFFFF"/>
                    </w:rPr>
                  </w:rPrChange>
                </w:rPr>
                <w:t xml:space="preserve"> count the number of entrances and exits each day, for each market</w:t>
              </w:r>
            </w:ins>
          </w:p>
        </w:tc>
      </w:tr>
      <w:tr w:rsidR="00501B01" w:rsidRPr="0031257B" w14:paraId="5447DCC3" w14:textId="77777777" w:rsidTr="00501B01">
        <w:trPr>
          <w:trHeight w:val="117"/>
          <w:ins w:id="852" w:author="Etion Pinari [2]" w:date="2020-12-06T12:42:00Z"/>
        </w:trPr>
        <w:tc>
          <w:tcPr>
            <w:tcW w:w="411" w:type="pct"/>
            <w:shd w:val="clear" w:color="auto" w:fill="A8D08D" w:themeFill="accent6" w:themeFillTint="99"/>
          </w:tcPr>
          <w:p w14:paraId="3CC22E74" w14:textId="428F4FB9" w:rsidR="00501B01" w:rsidRPr="0031257B" w:rsidRDefault="00501B01" w:rsidP="00501B01">
            <w:pPr>
              <w:pStyle w:val="ListParagraph"/>
              <w:ind w:left="0"/>
              <w:rPr>
                <w:ins w:id="853" w:author="Etion Pinari [2]" w:date="2020-12-06T12:42:00Z"/>
                <w:rFonts w:ascii="Bell MT" w:hAnsi="Bell MT" w:cs="Arial"/>
                <w:color w:val="000000" w:themeColor="text1"/>
                <w:sz w:val="28"/>
                <w:szCs w:val="28"/>
              </w:rPr>
            </w:pPr>
            <w:ins w:id="854" w:author="Etion Pinari [2]" w:date="2020-12-06T12:42:00Z">
              <w:r w:rsidRPr="0031257B">
                <w:rPr>
                  <w:rFonts w:ascii="Bell MT" w:hAnsi="Bell MT" w:cs="Arial"/>
                  <w:color w:val="000000" w:themeColor="text1"/>
                  <w:sz w:val="28"/>
                  <w:szCs w:val="28"/>
                </w:rPr>
                <w:t>R</w:t>
              </w:r>
            </w:ins>
            <w:ins w:id="855" w:author="Etion Pinari [2]" w:date="2020-12-06T20:47:00Z">
              <w:r w:rsidR="00383262">
                <w:rPr>
                  <w:rFonts w:ascii="Bell MT" w:hAnsi="Bell MT" w:cs="Arial"/>
                  <w:color w:val="000000" w:themeColor="text1"/>
                  <w:sz w:val="28"/>
                  <w:szCs w:val="28"/>
                </w:rPr>
                <w:t>2</w:t>
              </w:r>
            </w:ins>
            <w:ins w:id="856" w:author="Etion Pinari [2]" w:date="2020-12-06T20:51:00Z">
              <w:r w:rsidR="00960A38">
                <w:rPr>
                  <w:rFonts w:ascii="Bell MT" w:hAnsi="Bell MT" w:cs="Arial"/>
                  <w:color w:val="000000" w:themeColor="text1"/>
                  <w:sz w:val="28"/>
                  <w:szCs w:val="28"/>
                </w:rPr>
                <w:t>1</w:t>
              </w:r>
            </w:ins>
          </w:p>
        </w:tc>
        <w:tc>
          <w:tcPr>
            <w:tcW w:w="4589" w:type="pct"/>
          </w:tcPr>
          <w:p w14:paraId="007CF176" w14:textId="77777777" w:rsidR="00501B01" w:rsidRPr="00D14E3C" w:rsidRDefault="00501B01" w:rsidP="00501B01">
            <w:pPr>
              <w:pStyle w:val="ListParagraph"/>
              <w:ind w:left="0"/>
              <w:rPr>
                <w:ins w:id="857" w:author="Etion Pinari [2]" w:date="2020-12-06T12:42:00Z"/>
                <w:rFonts w:ascii="Bell MT" w:hAnsi="Bell MT" w:cs="Arial"/>
                <w:color w:val="000000" w:themeColor="text1"/>
                <w:sz w:val="26"/>
                <w:szCs w:val="26"/>
                <w:rPrChange w:id="858" w:author="Etion Pinari [2]" w:date="2020-12-06T20:46:00Z">
                  <w:rPr>
                    <w:ins w:id="859" w:author="Etion Pinari [2]" w:date="2020-12-06T12:42:00Z"/>
                    <w:rFonts w:ascii="Bell MT" w:hAnsi="Bell MT" w:cs="Arial"/>
                    <w:color w:val="000000" w:themeColor="text1"/>
                    <w:sz w:val="28"/>
                    <w:szCs w:val="28"/>
                  </w:rPr>
                </w:rPrChange>
              </w:rPr>
            </w:pPr>
            <w:ins w:id="860" w:author="Etion Pinari [2]" w:date="2020-12-06T12:42:00Z">
              <w:r w:rsidRPr="00D14E3C">
                <w:rPr>
                  <w:rFonts w:ascii="Bell MT" w:hAnsi="Bell MT" w:cs="Arial"/>
                  <w:b/>
                  <w:bCs/>
                  <w:color w:val="000000"/>
                  <w:sz w:val="26"/>
                  <w:szCs w:val="26"/>
                  <w:shd w:val="clear" w:color="auto" w:fill="FFFFFF"/>
                  <w:rPrChange w:id="86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62" w:author="Etion Pinari [2]" w:date="2020-12-06T20:46:00Z">
                    <w:rPr>
                      <w:rFonts w:ascii="Bell MT" w:hAnsi="Bell MT" w:cs="Arial"/>
                      <w:color w:val="000000"/>
                      <w:sz w:val="28"/>
                      <w:szCs w:val="28"/>
                      <w:shd w:val="clear" w:color="auto" w:fill="FFFFFF"/>
                    </w:rPr>
                  </w:rPrChange>
                </w:rPr>
                <w:t xml:space="preserve"> store the number of entrances and exits for each market</w:t>
              </w:r>
              <w:r w:rsidRPr="00D14E3C">
                <w:rPr>
                  <w:rFonts w:ascii="Bell MT" w:hAnsi="Bell MT" w:cs="Arial"/>
                  <w:color w:val="000000" w:themeColor="text1"/>
                  <w:sz w:val="26"/>
                  <w:szCs w:val="26"/>
                  <w:rPrChange w:id="863" w:author="Etion Pinari [2]" w:date="2020-12-06T20:46:00Z">
                    <w:rPr>
                      <w:rFonts w:ascii="Bell MT" w:hAnsi="Bell MT" w:cs="Arial"/>
                      <w:color w:val="000000" w:themeColor="text1"/>
                      <w:sz w:val="28"/>
                      <w:szCs w:val="28"/>
                    </w:rPr>
                  </w:rPrChange>
                </w:rPr>
                <w:t xml:space="preserve">  </w:t>
              </w:r>
            </w:ins>
          </w:p>
        </w:tc>
      </w:tr>
      <w:tr w:rsidR="00501B01" w:rsidRPr="0031257B" w14:paraId="63E3C23E" w14:textId="77777777" w:rsidTr="00501B01">
        <w:trPr>
          <w:trHeight w:val="117"/>
          <w:ins w:id="864" w:author="Etion Pinari [2]" w:date="2020-12-06T12:42:00Z"/>
        </w:trPr>
        <w:tc>
          <w:tcPr>
            <w:tcW w:w="411" w:type="pct"/>
            <w:shd w:val="clear" w:color="auto" w:fill="A8D08D" w:themeFill="accent6" w:themeFillTint="99"/>
          </w:tcPr>
          <w:p w14:paraId="63ECF4B6" w14:textId="7C8D8D86" w:rsidR="00501B01" w:rsidRPr="0031257B" w:rsidRDefault="00501B01" w:rsidP="00501B01">
            <w:pPr>
              <w:pStyle w:val="ListParagraph"/>
              <w:ind w:left="0"/>
              <w:rPr>
                <w:ins w:id="865" w:author="Etion Pinari [2]" w:date="2020-12-06T12:42:00Z"/>
                <w:rFonts w:ascii="Bell MT" w:hAnsi="Bell MT" w:cs="Arial"/>
                <w:color w:val="000000" w:themeColor="text1"/>
                <w:sz w:val="28"/>
                <w:szCs w:val="28"/>
              </w:rPr>
            </w:pPr>
            <w:ins w:id="866" w:author="Etion Pinari [2]" w:date="2020-12-06T12:42:00Z">
              <w:r w:rsidRPr="0031257B">
                <w:rPr>
                  <w:rFonts w:ascii="Bell MT" w:hAnsi="Bell MT" w:cs="Arial"/>
                  <w:color w:val="000000" w:themeColor="text1"/>
                  <w:sz w:val="28"/>
                  <w:szCs w:val="28"/>
                </w:rPr>
                <w:t>R</w:t>
              </w:r>
            </w:ins>
            <w:ins w:id="867" w:author="Etion Pinari [2]" w:date="2020-12-06T20:47:00Z">
              <w:r w:rsidR="00383262">
                <w:rPr>
                  <w:rFonts w:ascii="Bell MT" w:hAnsi="Bell MT" w:cs="Arial"/>
                  <w:color w:val="000000" w:themeColor="text1"/>
                  <w:sz w:val="28"/>
                  <w:szCs w:val="28"/>
                </w:rPr>
                <w:t>2</w:t>
              </w:r>
            </w:ins>
            <w:ins w:id="868" w:author="Etion Pinari [2]" w:date="2020-12-06T20:51:00Z">
              <w:r w:rsidR="00960A38">
                <w:rPr>
                  <w:rFonts w:ascii="Bell MT" w:hAnsi="Bell MT" w:cs="Arial"/>
                  <w:color w:val="000000" w:themeColor="text1"/>
                  <w:sz w:val="28"/>
                  <w:szCs w:val="28"/>
                </w:rPr>
                <w:t>2</w:t>
              </w:r>
            </w:ins>
          </w:p>
        </w:tc>
        <w:tc>
          <w:tcPr>
            <w:tcW w:w="4589" w:type="pct"/>
          </w:tcPr>
          <w:p w14:paraId="1474E78D" w14:textId="77777777" w:rsidR="00501B01" w:rsidRPr="00D14E3C" w:rsidRDefault="00501B01" w:rsidP="00501B01">
            <w:pPr>
              <w:pStyle w:val="ListParagraph"/>
              <w:ind w:left="0"/>
              <w:rPr>
                <w:ins w:id="869" w:author="Etion Pinari [2]" w:date="2020-12-06T12:42:00Z"/>
                <w:rFonts w:ascii="Bell MT" w:hAnsi="Bell MT" w:cs="Arial"/>
                <w:color w:val="000000" w:themeColor="text1"/>
                <w:sz w:val="26"/>
                <w:szCs w:val="26"/>
                <w:rPrChange w:id="870" w:author="Etion Pinari [2]" w:date="2020-12-06T20:46:00Z">
                  <w:rPr>
                    <w:ins w:id="871" w:author="Etion Pinari [2]" w:date="2020-12-06T12:42:00Z"/>
                    <w:rFonts w:ascii="Bell MT" w:hAnsi="Bell MT" w:cs="Arial"/>
                    <w:color w:val="000000" w:themeColor="text1"/>
                    <w:sz w:val="28"/>
                    <w:szCs w:val="28"/>
                  </w:rPr>
                </w:rPrChange>
              </w:rPr>
            </w:pPr>
            <w:ins w:id="872" w:author="Etion Pinari [2]" w:date="2020-12-06T12:42:00Z">
              <w:r w:rsidRPr="00D14E3C">
                <w:rPr>
                  <w:rFonts w:ascii="Bell MT" w:hAnsi="Bell MT" w:cs="Arial"/>
                  <w:b/>
                  <w:bCs/>
                  <w:color w:val="000000" w:themeColor="text1"/>
                  <w:sz w:val="26"/>
                  <w:szCs w:val="26"/>
                  <w:rPrChange w:id="87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74" w:author="Etion Pinari [2]" w:date="2020-12-06T20:46:00Z">
                    <w:rPr>
                      <w:rFonts w:ascii="Bell MT" w:hAnsi="Bell MT" w:cs="Arial"/>
                      <w:color w:val="000000" w:themeColor="text1"/>
                      <w:sz w:val="28"/>
                      <w:szCs w:val="28"/>
                    </w:rPr>
                  </w:rPrChange>
                </w:rPr>
                <w:t xml:space="preserve"> allow store managers to regulate the number of entrances allowed in the store hourly.</w:t>
              </w:r>
            </w:ins>
          </w:p>
        </w:tc>
      </w:tr>
      <w:tr w:rsidR="00501B01" w:rsidRPr="0031257B" w14:paraId="0C0F78FE" w14:textId="77777777" w:rsidTr="00501B01">
        <w:trPr>
          <w:trHeight w:val="117"/>
          <w:ins w:id="875" w:author="Etion Pinari [2]" w:date="2020-12-06T12:42:00Z"/>
        </w:trPr>
        <w:tc>
          <w:tcPr>
            <w:tcW w:w="411" w:type="pct"/>
            <w:shd w:val="clear" w:color="auto" w:fill="A8D08D" w:themeFill="accent6" w:themeFillTint="99"/>
          </w:tcPr>
          <w:p w14:paraId="339FC34E" w14:textId="5D50D577" w:rsidR="00501B01" w:rsidRPr="0031257B" w:rsidRDefault="00501B01" w:rsidP="00501B01">
            <w:pPr>
              <w:pStyle w:val="ListParagraph"/>
              <w:ind w:left="0"/>
              <w:rPr>
                <w:ins w:id="876" w:author="Etion Pinari [2]" w:date="2020-12-06T12:42:00Z"/>
                <w:rFonts w:ascii="Bell MT" w:hAnsi="Bell MT" w:cs="Arial"/>
                <w:color w:val="000000" w:themeColor="text1"/>
                <w:sz w:val="28"/>
                <w:szCs w:val="28"/>
              </w:rPr>
            </w:pPr>
            <w:ins w:id="877" w:author="Etion Pinari [2]" w:date="2020-12-06T12:42:00Z">
              <w:r w:rsidRPr="0031257B">
                <w:rPr>
                  <w:rFonts w:ascii="Bell MT" w:hAnsi="Bell MT" w:cs="Arial"/>
                  <w:color w:val="000000" w:themeColor="text1"/>
                  <w:sz w:val="28"/>
                  <w:szCs w:val="28"/>
                </w:rPr>
                <w:t>R2</w:t>
              </w:r>
            </w:ins>
            <w:ins w:id="878" w:author="Etion Pinari [2]" w:date="2020-12-06T20:51:00Z">
              <w:r w:rsidR="00960A38">
                <w:rPr>
                  <w:rFonts w:ascii="Bell MT" w:hAnsi="Bell MT" w:cs="Arial"/>
                  <w:color w:val="000000" w:themeColor="text1"/>
                  <w:sz w:val="28"/>
                  <w:szCs w:val="28"/>
                </w:rPr>
                <w:t>3</w:t>
              </w:r>
            </w:ins>
          </w:p>
        </w:tc>
        <w:tc>
          <w:tcPr>
            <w:tcW w:w="4589" w:type="pct"/>
          </w:tcPr>
          <w:p w14:paraId="131447B4" w14:textId="77777777" w:rsidR="00501B01" w:rsidRPr="00D14E3C" w:rsidRDefault="00501B01" w:rsidP="00501B01">
            <w:pPr>
              <w:pStyle w:val="ListParagraph"/>
              <w:ind w:left="0"/>
              <w:rPr>
                <w:ins w:id="879" w:author="Etion Pinari [2]" w:date="2020-12-06T12:42:00Z"/>
                <w:rFonts w:ascii="Bell MT" w:hAnsi="Bell MT" w:cs="Arial"/>
                <w:color w:val="000000" w:themeColor="text1"/>
                <w:sz w:val="26"/>
                <w:szCs w:val="26"/>
                <w:rPrChange w:id="880" w:author="Etion Pinari [2]" w:date="2020-12-06T20:46:00Z">
                  <w:rPr>
                    <w:ins w:id="881" w:author="Etion Pinari [2]" w:date="2020-12-06T12:42:00Z"/>
                    <w:rFonts w:ascii="Bell MT" w:hAnsi="Bell MT" w:cs="Arial"/>
                    <w:color w:val="000000" w:themeColor="text1"/>
                    <w:sz w:val="28"/>
                    <w:szCs w:val="28"/>
                  </w:rPr>
                </w:rPrChange>
              </w:rPr>
            </w:pPr>
            <w:ins w:id="882" w:author="Etion Pinari [2]" w:date="2020-12-06T12:42:00Z">
              <w:r w:rsidRPr="00D14E3C">
                <w:rPr>
                  <w:rFonts w:ascii="Bell MT" w:hAnsi="Bell MT" w:cs="Arial"/>
                  <w:b/>
                  <w:bCs/>
                  <w:color w:val="000000" w:themeColor="text1"/>
                  <w:sz w:val="26"/>
                  <w:szCs w:val="26"/>
                  <w:rPrChange w:id="88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84" w:author="Etion Pinari [2]" w:date="2020-12-06T20:46:00Z">
                    <w:rPr>
                      <w:rFonts w:ascii="Bell MT" w:hAnsi="Bell MT" w:cs="Arial"/>
                      <w:color w:val="000000" w:themeColor="text1"/>
                      <w:sz w:val="28"/>
                      <w:szCs w:val="28"/>
                    </w:rPr>
                  </w:rPrChange>
                </w:rPr>
                <w:t xml:space="preserve"> calculate the maximum number of people allowed inside each store as to provide social distancing</w:t>
              </w:r>
            </w:ins>
          </w:p>
        </w:tc>
      </w:tr>
      <w:tr w:rsidR="00501B01" w:rsidRPr="0031257B" w14:paraId="0D92B5FB" w14:textId="77777777" w:rsidTr="00501B01">
        <w:trPr>
          <w:trHeight w:val="117"/>
          <w:ins w:id="885" w:author="Etion Pinari [2]" w:date="2020-12-06T12:42:00Z"/>
        </w:trPr>
        <w:tc>
          <w:tcPr>
            <w:tcW w:w="411" w:type="pct"/>
            <w:shd w:val="clear" w:color="auto" w:fill="A8D08D" w:themeFill="accent6" w:themeFillTint="99"/>
          </w:tcPr>
          <w:p w14:paraId="48A16F61" w14:textId="6456C120" w:rsidR="00501B01" w:rsidRPr="0031257B" w:rsidRDefault="00501B01" w:rsidP="00501B01">
            <w:pPr>
              <w:pStyle w:val="ListParagraph"/>
              <w:ind w:left="0"/>
              <w:rPr>
                <w:ins w:id="886" w:author="Etion Pinari [2]" w:date="2020-12-06T12:42:00Z"/>
                <w:rFonts w:ascii="Bell MT" w:hAnsi="Bell MT" w:cs="Arial"/>
                <w:color w:val="000000" w:themeColor="text1"/>
                <w:sz w:val="28"/>
                <w:szCs w:val="28"/>
              </w:rPr>
            </w:pPr>
            <w:ins w:id="887" w:author="Etion Pinari [2]" w:date="2020-12-06T12:42:00Z">
              <w:r w:rsidRPr="0031257B">
                <w:rPr>
                  <w:rFonts w:ascii="Bell MT" w:hAnsi="Bell MT" w:cs="Arial"/>
                  <w:color w:val="000000" w:themeColor="text1"/>
                  <w:sz w:val="28"/>
                  <w:szCs w:val="28"/>
                </w:rPr>
                <w:t>R2</w:t>
              </w:r>
            </w:ins>
            <w:ins w:id="888" w:author="Etion Pinari [2]" w:date="2020-12-06T20:51:00Z">
              <w:r w:rsidR="00960A38">
                <w:rPr>
                  <w:rFonts w:ascii="Bell MT" w:hAnsi="Bell MT" w:cs="Arial"/>
                  <w:color w:val="000000" w:themeColor="text1"/>
                  <w:sz w:val="28"/>
                  <w:szCs w:val="28"/>
                </w:rPr>
                <w:t>4</w:t>
              </w:r>
            </w:ins>
          </w:p>
        </w:tc>
        <w:tc>
          <w:tcPr>
            <w:tcW w:w="4589" w:type="pct"/>
          </w:tcPr>
          <w:p w14:paraId="743AC489" w14:textId="77777777" w:rsidR="00501B01" w:rsidRPr="00D14E3C" w:rsidRDefault="00501B01" w:rsidP="00501B01">
            <w:pPr>
              <w:pStyle w:val="ListParagraph"/>
              <w:ind w:left="0"/>
              <w:rPr>
                <w:ins w:id="889" w:author="Etion Pinari [2]" w:date="2020-12-06T12:42:00Z"/>
                <w:rFonts w:ascii="Bell MT" w:hAnsi="Bell MT" w:cs="Arial"/>
                <w:color w:val="000000" w:themeColor="text1"/>
                <w:sz w:val="26"/>
                <w:szCs w:val="26"/>
                <w:rPrChange w:id="890" w:author="Etion Pinari [2]" w:date="2020-12-06T20:46:00Z">
                  <w:rPr>
                    <w:ins w:id="891" w:author="Etion Pinari [2]" w:date="2020-12-06T12:42:00Z"/>
                    <w:rFonts w:ascii="Bell MT" w:hAnsi="Bell MT" w:cs="Arial"/>
                    <w:color w:val="000000" w:themeColor="text1"/>
                    <w:sz w:val="28"/>
                    <w:szCs w:val="28"/>
                  </w:rPr>
                </w:rPrChange>
              </w:rPr>
            </w:pPr>
            <w:ins w:id="892" w:author="Etion Pinari [2]" w:date="2020-12-06T12:42:00Z">
              <w:r w:rsidRPr="00D14E3C">
                <w:rPr>
                  <w:rFonts w:ascii="Bell MT" w:hAnsi="Bell MT" w:cs="Arial"/>
                  <w:b/>
                  <w:bCs/>
                  <w:color w:val="000000" w:themeColor="text1"/>
                  <w:sz w:val="26"/>
                  <w:szCs w:val="26"/>
                  <w:rPrChange w:id="89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94" w:author="Etion Pinari [2]" w:date="2020-12-06T20:46:00Z">
                    <w:rPr>
                      <w:rFonts w:ascii="Bell MT" w:hAnsi="Bell MT" w:cs="Arial"/>
                      <w:color w:val="000000" w:themeColor="text1"/>
                      <w:sz w:val="28"/>
                      <w:szCs w:val="28"/>
                    </w:rPr>
                  </w:rPrChange>
                </w:rPr>
                <w:t xml:space="preserve"> allow store managers to see how many customers have entered the store for the past 7 days</w:t>
              </w:r>
            </w:ins>
          </w:p>
        </w:tc>
      </w:tr>
      <w:tr w:rsidR="00501B01" w:rsidRPr="0031257B" w14:paraId="3D8DC922" w14:textId="77777777" w:rsidTr="00501B01">
        <w:trPr>
          <w:trHeight w:val="117"/>
          <w:ins w:id="895" w:author="Etion Pinari [2]" w:date="2020-12-06T12:42:00Z"/>
        </w:trPr>
        <w:tc>
          <w:tcPr>
            <w:tcW w:w="411" w:type="pct"/>
            <w:shd w:val="clear" w:color="auto" w:fill="A8D08D" w:themeFill="accent6" w:themeFillTint="99"/>
          </w:tcPr>
          <w:p w14:paraId="505C1B8D" w14:textId="65D36782" w:rsidR="00501B01" w:rsidRPr="000B5791" w:rsidRDefault="00501B01" w:rsidP="00501B01">
            <w:pPr>
              <w:pStyle w:val="ListParagraph"/>
              <w:ind w:left="0"/>
              <w:rPr>
                <w:ins w:id="896" w:author="Etion Pinari [2]" w:date="2020-12-06T12:42:00Z"/>
                <w:rFonts w:ascii="Bell MT" w:hAnsi="Bell MT" w:cs="Arial"/>
                <w:color w:val="000000" w:themeColor="text1"/>
                <w:sz w:val="28"/>
                <w:szCs w:val="28"/>
              </w:rPr>
            </w:pPr>
            <w:ins w:id="897" w:author="Etion Pinari [2]" w:date="2020-12-06T12:42:00Z">
              <w:r w:rsidRPr="000B5791">
                <w:rPr>
                  <w:rFonts w:ascii="Bell MT" w:hAnsi="Bell MT" w:cs="Arial"/>
                  <w:color w:val="000000" w:themeColor="text1"/>
                  <w:sz w:val="28"/>
                  <w:szCs w:val="28"/>
                </w:rPr>
                <w:t>R2</w:t>
              </w:r>
            </w:ins>
            <w:ins w:id="898" w:author="Etion Pinari [2]" w:date="2020-12-06T20:51:00Z">
              <w:r w:rsidR="00960A38">
                <w:rPr>
                  <w:rFonts w:ascii="Bell MT" w:hAnsi="Bell MT" w:cs="Arial"/>
                  <w:color w:val="000000" w:themeColor="text1"/>
                  <w:sz w:val="28"/>
                  <w:szCs w:val="28"/>
                </w:rPr>
                <w:t>5</w:t>
              </w:r>
            </w:ins>
          </w:p>
        </w:tc>
        <w:tc>
          <w:tcPr>
            <w:tcW w:w="4589" w:type="pct"/>
          </w:tcPr>
          <w:p w14:paraId="7899C0FE" w14:textId="77777777" w:rsidR="00501B01" w:rsidRPr="00D14E3C" w:rsidRDefault="00501B01" w:rsidP="00501B01">
            <w:pPr>
              <w:pStyle w:val="ListParagraph"/>
              <w:ind w:left="0"/>
              <w:rPr>
                <w:ins w:id="899" w:author="Etion Pinari [2]" w:date="2020-12-06T12:42:00Z"/>
                <w:rFonts w:ascii="Bell MT" w:hAnsi="Bell MT" w:cs="Arial"/>
                <w:color w:val="000000" w:themeColor="text1"/>
                <w:sz w:val="26"/>
                <w:szCs w:val="26"/>
                <w:rPrChange w:id="900" w:author="Etion Pinari [2]" w:date="2020-12-06T20:46:00Z">
                  <w:rPr>
                    <w:ins w:id="901" w:author="Etion Pinari [2]" w:date="2020-12-06T12:42:00Z"/>
                    <w:rFonts w:ascii="Bell MT" w:hAnsi="Bell MT" w:cs="Arial"/>
                    <w:color w:val="000000" w:themeColor="text1"/>
                    <w:sz w:val="28"/>
                    <w:szCs w:val="28"/>
                  </w:rPr>
                </w:rPrChange>
              </w:rPr>
            </w:pPr>
            <w:ins w:id="902" w:author="Etion Pinari [2]" w:date="2020-12-06T12:42:00Z">
              <w:r w:rsidRPr="00D14E3C">
                <w:rPr>
                  <w:rFonts w:ascii="Bell MT" w:hAnsi="Bell MT" w:cs="Arial"/>
                  <w:b/>
                  <w:bCs/>
                  <w:color w:val="000000" w:themeColor="text1"/>
                  <w:sz w:val="26"/>
                  <w:szCs w:val="26"/>
                  <w:rPrChange w:id="90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904" w:author="Etion Pinari [2]" w:date="2020-12-06T20:46:00Z">
                    <w:rPr>
                      <w:rFonts w:ascii="Bell MT" w:hAnsi="Bell MT" w:cs="Arial"/>
                      <w:color w:val="000000" w:themeColor="text1"/>
                      <w:sz w:val="28"/>
                      <w:szCs w:val="28"/>
                    </w:rPr>
                  </w:rPrChange>
                </w:rPr>
                <w:t xml:space="preserve"> allow store managers to register their stores </w:t>
              </w:r>
            </w:ins>
          </w:p>
        </w:tc>
      </w:tr>
      <w:tr w:rsidR="00501B01" w:rsidRPr="0031257B" w14:paraId="0C6F5402" w14:textId="77777777" w:rsidTr="00501B01">
        <w:trPr>
          <w:trHeight w:val="117"/>
          <w:ins w:id="905" w:author="Etion Pinari [2]" w:date="2020-12-06T12:42:00Z"/>
        </w:trPr>
        <w:tc>
          <w:tcPr>
            <w:tcW w:w="411" w:type="pct"/>
            <w:shd w:val="clear" w:color="auto" w:fill="A8D08D" w:themeFill="accent6" w:themeFillTint="99"/>
          </w:tcPr>
          <w:p w14:paraId="0369F6BF" w14:textId="226492FD" w:rsidR="00501B01" w:rsidRPr="0031257B" w:rsidRDefault="00501B01" w:rsidP="00501B01">
            <w:pPr>
              <w:pStyle w:val="ListParagraph"/>
              <w:ind w:left="0"/>
              <w:rPr>
                <w:ins w:id="906" w:author="Etion Pinari [2]" w:date="2020-12-06T12:42:00Z"/>
                <w:rFonts w:ascii="Bell MT" w:hAnsi="Bell MT" w:cs="Arial"/>
                <w:color w:val="000000" w:themeColor="text1"/>
                <w:sz w:val="28"/>
                <w:szCs w:val="28"/>
              </w:rPr>
            </w:pPr>
            <w:ins w:id="907" w:author="Etion Pinari [2]" w:date="2020-12-06T12:43:00Z">
              <w:r>
                <w:rPr>
                  <w:rFonts w:ascii="Bell MT" w:hAnsi="Bell MT" w:cs="Arial"/>
                  <w:color w:val="000000" w:themeColor="text1"/>
                  <w:sz w:val="28"/>
                  <w:szCs w:val="28"/>
                </w:rPr>
                <w:t>R2</w:t>
              </w:r>
            </w:ins>
            <w:ins w:id="908" w:author="Etion Pinari [2]" w:date="2020-12-06T20:51:00Z">
              <w:r w:rsidR="00960A38">
                <w:rPr>
                  <w:rFonts w:ascii="Bell MT" w:hAnsi="Bell MT" w:cs="Arial"/>
                  <w:color w:val="000000" w:themeColor="text1"/>
                  <w:sz w:val="28"/>
                  <w:szCs w:val="28"/>
                </w:rPr>
                <w:t>6</w:t>
              </w:r>
            </w:ins>
          </w:p>
        </w:tc>
        <w:tc>
          <w:tcPr>
            <w:tcW w:w="4589" w:type="pct"/>
          </w:tcPr>
          <w:p w14:paraId="132BA540" w14:textId="0B3FE819" w:rsidR="0076022B" w:rsidRPr="00D14E3C" w:rsidRDefault="00501B01" w:rsidP="0076022B">
            <w:pPr>
              <w:pStyle w:val="ListParagraph"/>
              <w:tabs>
                <w:tab w:val="left" w:pos="7753"/>
              </w:tabs>
              <w:ind w:left="0"/>
              <w:rPr>
                <w:ins w:id="909" w:author="Etion Pinari [2]" w:date="2020-12-06T12:42:00Z"/>
                <w:rFonts w:ascii="Bell MT" w:hAnsi="Bell MT" w:cs="Arial"/>
                <w:color w:val="000000" w:themeColor="text1"/>
                <w:sz w:val="26"/>
                <w:szCs w:val="26"/>
                <w:rPrChange w:id="910" w:author="Etion Pinari [2]" w:date="2020-12-06T20:46:00Z">
                  <w:rPr>
                    <w:ins w:id="911" w:author="Etion Pinari [2]" w:date="2020-12-06T12:42:00Z"/>
                    <w:rFonts w:ascii="Bell MT" w:hAnsi="Bell MT" w:cs="Arial"/>
                    <w:b/>
                    <w:bCs/>
                    <w:color w:val="000000" w:themeColor="text1"/>
                    <w:sz w:val="28"/>
                    <w:szCs w:val="28"/>
                  </w:rPr>
                </w:rPrChange>
              </w:rPr>
              <w:pPrChange w:id="912" w:author="Cristian Sbrolli" w:date="2020-12-06T20:20:00Z">
                <w:pPr>
                  <w:pStyle w:val="ListParagraph"/>
                  <w:framePr w:hSpace="141" w:wrap="around" w:vAnchor="page" w:hAnchor="margin" w:y="2956"/>
                  <w:ind w:left="0"/>
                </w:pPr>
              </w:pPrChange>
            </w:pPr>
            <w:ins w:id="913" w:author="Etion Pinari [2]" w:date="2020-12-06T12:43:00Z">
              <w:r w:rsidRPr="00D14E3C">
                <w:rPr>
                  <w:rFonts w:ascii="Bell MT" w:hAnsi="Bell MT" w:cs="Arial"/>
                  <w:b/>
                  <w:bCs/>
                  <w:color w:val="000000" w:themeColor="text1"/>
                  <w:sz w:val="26"/>
                  <w:szCs w:val="26"/>
                  <w:rPrChange w:id="914"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15" w:author="Etion Pinari [2]" w:date="2020-12-06T20:46:00Z">
                    <w:rPr>
                      <w:rFonts w:ascii="Bell MT" w:hAnsi="Bell MT" w:cs="Arial"/>
                      <w:color w:val="000000" w:themeColor="text1"/>
                      <w:sz w:val="28"/>
                      <w:szCs w:val="28"/>
                    </w:rPr>
                  </w:rPrChange>
                </w:rPr>
                <w:t xml:space="preserve">allow store managers to input store </w:t>
              </w:r>
              <w:commentRangeStart w:id="916"/>
              <w:r w:rsidRPr="00D14E3C">
                <w:rPr>
                  <w:rFonts w:ascii="Bell MT" w:hAnsi="Bell MT" w:cs="Arial"/>
                  <w:color w:val="000000" w:themeColor="text1"/>
                  <w:sz w:val="26"/>
                  <w:szCs w:val="26"/>
                  <w:rPrChange w:id="917" w:author="Etion Pinari [2]" w:date="2020-12-06T20:46:00Z">
                    <w:rPr>
                      <w:rFonts w:ascii="Bell MT" w:hAnsi="Bell MT" w:cs="Arial"/>
                      <w:color w:val="000000" w:themeColor="text1"/>
                      <w:sz w:val="28"/>
                      <w:szCs w:val="28"/>
                    </w:rPr>
                  </w:rPrChange>
                </w:rPr>
                <w:t>locations</w:t>
              </w:r>
            </w:ins>
            <w:commentRangeEnd w:id="916"/>
            <w:ins w:id="918" w:author="Etion Pinari [2]" w:date="2020-12-06T19:57:00Z">
              <w:r w:rsidR="00B915FA" w:rsidRPr="00D14E3C">
                <w:rPr>
                  <w:rStyle w:val="CommentReference"/>
                  <w:sz w:val="26"/>
                  <w:szCs w:val="26"/>
                  <w:rPrChange w:id="919" w:author="Etion Pinari [2]" w:date="2020-12-06T20:46:00Z">
                    <w:rPr>
                      <w:rStyle w:val="CommentReference"/>
                    </w:rPr>
                  </w:rPrChange>
                </w:rPr>
                <w:commentReference w:id="916"/>
              </w:r>
            </w:ins>
            <w:ins w:id="920" w:author="Etion Pinari [2]" w:date="2020-12-06T20:20:00Z">
              <w:r w:rsidR="0076022B" w:rsidRPr="00D14E3C">
                <w:rPr>
                  <w:rFonts w:ascii="Bell MT" w:hAnsi="Bell MT" w:cs="Arial"/>
                  <w:color w:val="000000" w:themeColor="text1"/>
                  <w:sz w:val="26"/>
                  <w:szCs w:val="26"/>
                  <w:rPrChange w:id="921" w:author="Etion Pinari [2]" w:date="2020-12-06T20:46:00Z">
                    <w:rPr>
                      <w:rFonts w:ascii="Bell MT" w:hAnsi="Bell MT" w:cs="Arial"/>
                      <w:color w:val="000000" w:themeColor="text1"/>
                      <w:sz w:val="28"/>
                      <w:szCs w:val="28"/>
                    </w:rPr>
                  </w:rPrChange>
                </w:rPr>
                <w:tab/>
              </w:r>
            </w:ins>
          </w:p>
        </w:tc>
      </w:tr>
      <w:tr w:rsidR="0076022B" w:rsidRPr="0031257B" w14:paraId="340FCAC8" w14:textId="77777777" w:rsidTr="00501B01">
        <w:trPr>
          <w:trHeight w:val="117"/>
          <w:ins w:id="922" w:author="Etion Pinari [2]" w:date="2020-12-06T20:20:00Z"/>
        </w:trPr>
        <w:tc>
          <w:tcPr>
            <w:tcW w:w="411" w:type="pct"/>
            <w:shd w:val="clear" w:color="auto" w:fill="A8D08D" w:themeFill="accent6" w:themeFillTint="99"/>
          </w:tcPr>
          <w:p w14:paraId="1376D609" w14:textId="2E5F54B5" w:rsidR="0076022B" w:rsidRDefault="0076022B" w:rsidP="00501B01">
            <w:pPr>
              <w:pStyle w:val="ListParagraph"/>
              <w:ind w:left="0"/>
              <w:rPr>
                <w:ins w:id="923" w:author="Etion Pinari [2]" w:date="2020-12-06T20:20:00Z"/>
                <w:rFonts w:ascii="Bell MT" w:hAnsi="Bell MT" w:cs="Arial"/>
                <w:color w:val="000000" w:themeColor="text1"/>
                <w:sz w:val="28"/>
                <w:szCs w:val="28"/>
              </w:rPr>
            </w:pPr>
            <w:ins w:id="924" w:author="Etion Pinari [2]" w:date="2020-12-06T20:20:00Z">
              <w:r>
                <w:rPr>
                  <w:rFonts w:ascii="Bell MT" w:hAnsi="Bell MT" w:cs="Arial"/>
                  <w:color w:val="000000" w:themeColor="text1"/>
                  <w:sz w:val="28"/>
                  <w:szCs w:val="28"/>
                </w:rPr>
                <w:t>R2</w:t>
              </w:r>
            </w:ins>
            <w:ins w:id="925" w:author="Etion Pinari [2]" w:date="2020-12-06T20:51:00Z">
              <w:r w:rsidR="00960A38">
                <w:rPr>
                  <w:rFonts w:ascii="Bell MT" w:hAnsi="Bell MT" w:cs="Arial"/>
                  <w:color w:val="000000" w:themeColor="text1"/>
                  <w:sz w:val="28"/>
                  <w:szCs w:val="28"/>
                </w:rPr>
                <w:t>7</w:t>
              </w:r>
            </w:ins>
          </w:p>
        </w:tc>
        <w:tc>
          <w:tcPr>
            <w:tcW w:w="4589" w:type="pct"/>
          </w:tcPr>
          <w:p w14:paraId="50FDCF8A" w14:textId="3141253A" w:rsidR="0076022B" w:rsidRPr="00D14E3C" w:rsidRDefault="0076022B" w:rsidP="0076022B">
            <w:pPr>
              <w:pStyle w:val="ListParagraph"/>
              <w:tabs>
                <w:tab w:val="left" w:pos="7753"/>
              </w:tabs>
              <w:ind w:left="0"/>
              <w:rPr>
                <w:ins w:id="926" w:author="Etion Pinari [2]" w:date="2020-12-06T20:20:00Z"/>
                <w:rFonts w:ascii="Bell MT" w:hAnsi="Bell MT" w:cs="Arial"/>
                <w:color w:val="000000" w:themeColor="text1"/>
                <w:sz w:val="26"/>
                <w:szCs w:val="26"/>
                <w:rPrChange w:id="927" w:author="Etion Pinari [2]" w:date="2020-12-06T20:46:00Z">
                  <w:rPr>
                    <w:ins w:id="928" w:author="Etion Pinari [2]" w:date="2020-12-06T20:20:00Z"/>
                    <w:rFonts w:ascii="Bell MT" w:hAnsi="Bell MT" w:cs="Arial"/>
                    <w:b/>
                    <w:bCs/>
                    <w:color w:val="000000" w:themeColor="text1"/>
                    <w:sz w:val="28"/>
                    <w:szCs w:val="28"/>
                  </w:rPr>
                </w:rPrChange>
              </w:rPr>
            </w:pPr>
            <w:ins w:id="929" w:author="Etion Pinari [2]" w:date="2020-12-06T20:20:00Z">
              <w:r w:rsidRPr="00D14E3C">
                <w:rPr>
                  <w:rFonts w:ascii="Bell MT" w:hAnsi="Bell MT" w:cs="Arial"/>
                  <w:b/>
                  <w:bCs/>
                  <w:color w:val="000000" w:themeColor="text1"/>
                  <w:sz w:val="26"/>
                  <w:szCs w:val="26"/>
                  <w:rPrChange w:id="930"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31" w:author="Etion Pinari [2]" w:date="2020-12-06T20:46:00Z">
                    <w:rPr>
                      <w:rFonts w:ascii="Bell MT" w:hAnsi="Bell MT" w:cs="Arial"/>
                      <w:color w:val="000000" w:themeColor="text1"/>
                      <w:sz w:val="28"/>
                      <w:szCs w:val="28"/>
                    </w:rPr>
                  </w:rPrChange>
                </w:rPr>
                <w:t>allow store managers to input</w:t>
              </w:r>
            </w:ins>
            <w:ins w:id="932" w:author="Etion Pinari [2]" w:date="2020-12-06T20:21:00Z">
              <w:r w:rsidRPr="00D14E3C">
                <w:rPr>
                  <w:rFonts w:ascii="Bell MT" w:hAnsi="Bell MT" w:cs="Arial"/>
                  <w:color w:val="000000" w:themeColor="text1"/>
                  <w:sz w:val="26"/>
                  <w:szCs w:val="26"/>
                  <w:rPrChange w:id="933" w:author="Etion Pinari [2]" w:date="2020-12-06T20:46:00Z">
                    <w:rPr>
                      <w:rFonts w:ascii="Bell MT" w:hAnsi="Bell MT" w:cs="Arial"/>
                      <w:color w:val="000000" w:themeColor="text1"/>
                      <w:sz w:val="28"/>
                      <w:szCs w:val="28"/>
                    </w:rPr>
                  </w:rPrChange>
                </w:rPr>
                <w:t xml:space="preserve"> what sections of goods the store has</w:t>
              </w:r>
            </w:ins>
          </w:p>
        </w:tc>
      </w:tr>
      <w:tr w:rsidR="0076022B" w:rsidRPr="0031257B" w14:paraId="7F47E086" w14:textId="77777777" w:rsidTr="00501B01">
        <w:trPr>
          <w:trHeight w:val="117"/>
          <w:ins w:id="934" w:author="Etion Pinari [2]" w:date="2020-12-06T20:21:00Z"/>
        </w:trPr>
        <w:tc>
          <w:tcPr>
            <w:tcW w:w="411" w:type="pct"/>
            <w:shd w:val="clear" w:color="auto" w:fill="A8D08D" w:themeFill="accent6" w:themeFillTint="99"/>
          </w:tcPr>
          <w:p w14:paraId="41790082" w14:textId="5BCCD54A" w:rsidR="0076022B" w:rsidRDefault="0076022B" w:rsidP="00501B01">
            <w:pPr>
              <w:pStyle w:val="ListParagraph"/>
              <w:ind w:left="0"/>
              <w:rPr>
                <w:ins w:id="935" w:author="Etion Pinari [2]" w:date="2020-12-06T20:21:00Z"/>
                <w:rFonts w:ascii="Bell MT" w:hAnsi="Bell MT" w:cs="Arial"/>
                <w:color w:val="000000" w:themeColor="text1"/>
                <w:sz w:val="28"/>
                <w:szCs w:val="28"/>
              </w:rPr>
            </w:pPr>
            <w:ins w:id="936" w:author="Etion Pinari [2]" w:date="2020-12-06T20:21:00Z">
              <w:r>
                <w:rPr>
                  <w:rFonts w:ascii="Bell MT" w:hAnsi="Bell MT" w:cs="Arial"/>
                  <w:color w:val="000000" w:themeColor="text1"/>
                  <w:sz w:val="28"/>
                  <w:szCs w:val="28"/>
                </w:rPr>
                <w:t>R2</w:t>
              </w:r>
            </w:ins>
            <w:ins w:id="937" w:author="Etion Pinari [2]" w:date="2020-12-06T20:51:00Z">
              <w:r w:rsidR="00960A38">
                <w:rPr>
                  <w:rFonts w:ascii="Bell MT" w:hAnsi="Bell MT" w:cs="Arial"/>
                  <w:color w:val="000000" w:themeColor="text1"/>
                  <w:sz w:val="28"/>
                  <w:szCs w:val="28"/>
                </w:rPr>
                <w:t>8</w:t>
              </w:r>
            </w:ins>
          </w:p>
        </w:tc>
        <w:tc>
          <w:tcPr>
            <w:tcW w:w="4589" w:type="pct"/>
          </w:tcPr>
          <w:p w14:paraId="5A155417" w14:textId="6A9EAC27" w:rsidR="0076022B" w:rsidRPr="00D14E3C" w:rsidRDefault="0076022B" w:rsidP="0076022B">
            <w:pPr>
              <w:pStyle w:val="ListParagraph"/>
              <w:tabs>
                <w:tab w:val="left" w:pos="7753"/>
              </w:tabs>
              <w:ind w:left="0"/>
              <w:rPr>
                <w:ins w:id="938" w:author="Etion Pinari [2]" w:date="2020-12-06T20:21:00Z"/>
                <w:rFonts w:ascii="Bell MT" w:hAnsi="Bell MT" w:cs="Arial"/>
                <w:color w:val="000000" w:themeColor="text1"/>
                <w:sz w:val="26"/>
                <w:szCs w:val="26"/>
                <w:rPrChange w:id="939" w:author="Etion Pinari [2]" w:date="2020-12-06T20:46:00Z">
                  <w:rPr>
                    <w:ins w:id="940" w:author="Etion Pinari [2]" w:date="2020-12-06T20:21:00Z"/>
                    <w:rFonts w:ascii="Bell MT" w:hAnsi="Bell MT" w:cs="Arial"/>
                    <w:b/>
                    <w:bCs/>
                    <w:color w:val="000000" w:themeColor="text1"/>
                    <w:sz w:val="28"/>
                    <w:szCs w:val="28"/>
                  </w:rPr>
                </w:rPrChange>
              </w:rPr>
            </w:pPr>
            <w:ins w:id="941" w:author="Etion Pinari [2]" w:date="2020-12-06T20:21:00Z">
              <w:r w:rsidRPr="00D14E3C">
                <w:rPr>
                  <w:rFonts w:ascii="Bell MT" w:hAnsi="Bell MT" w:cs="Arial"/>
                  <w:b/>
                  <w:bCs/>
                  <w:color w:val="000000" w:themeColor="text1"/>
                  <w:sz w:val="26"/>
                  <w:szCs w:val="26"/>
                  <w:rPrChange w:id="942"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43" w:author="Etion Pinari [2]" w:date="2020-12-06T20:46:00Z">
                    <w:rPr>
                      <w:rFonts w:ascii="Bell MT" w:hAnsi="Bell MT" w:cs="Arial"/>
                      <w:color w:val="000000" w:themeColor="text1"/>
                      <w:sz w:val="28"/>
                      <w:szCs w:val="28"/>
                    </w:rPr>
                  </w:rPrChange>
                </w:rPr>
                <w:t xml:space="preserve">allow store managers to input </w:t>
              </w:r>
            </w:ins>
            <w:ins w:id="944" w:author="Etion Pinari [2]" w:date="2020-12-06T20:22:00Z">
              <w:r w:rsidRPr="00D14E3C">
                <w:rPr>
                  <w:rFonts w:ascii="Bell MT" w:hAnsi="Bell MT" w:cs="Arial"/>
                  <w:color w:val="000000" w:themeColor="text1"/>
                  <w:sz w:val="26"/>
                  <w:szCs w:val="26"/>
                  <w:rPrChange w:id="945" w:author="Etion Pinari [2]" w:date="2020-12-06T20:46:00Z">
                    <w:rPr>
                      <w:rFonts w:ascii="Bell MT" w:hAnsi="Bell MT" w:cs="Arial"/>
                      <w:color w:val="000000" w:themeColor="text1"/>
                      <w:sz w:val="28"/>
                      <w:szCs w:val="28"/>
                    </w:rPr>
                  </w:rPrChange>
                </w:rPr>
                <w:t>the dimensions of the store</w:t>
              </w:r>
            </w:ins>
          </w:p>
        </w:tc>
      </w:tr>
    </w:tbl>
    <w:p w14:paraId="3CC5A210" w14:textId="53451287" w:rsidR="009C27DC" w:rsidRDefault="009C27DC" w:rsidP="009C27DC">
      <w:pPr>
        <w:spacing w:line="360" w:lineRule="auto"/>
        <w:rPr>
          <w:ins w:id="946" w:author="Etion Pinari [2]" w:date="2020-12-06T12:03:00Z"/>
          <w:rStyle w:val="SubtleEmphasis"/>
          <w:rFonts w:ascii="Bell MT" w:hAnsi="Bell MT"/>
          <w:sz w:val="32"/>
          <w:szCs w:val="32"/>
        </w:rPr>
      </w:pPr>
    </w:p>
    <w:p w14:paraId="11ED2F87" w14:textId="751FB4CE" w:rsidR="009C27DC" w:rsidDel="009C27DC" w:rsidRDefault="009C27DC">
      <w:pPr>
        <w:rPr>
          <w:del w:id="947" w:author="Etion Pinari [2]" w:date="2020-12-06T12:03:00Z"/>
          <w:rStyle w:val="SubtleEmphasis"/>
          <w:rFonts w:ascii="Bell MT" w:hAnsi="Bell MT"/>
          <w:sz w:val="32"/>
          <w:szCs w:val="32"/>
        </w:rPr>
        <w:pPrChange w:id="948" w:author="Etion Pinari [2]" w:date="2020-12-06T12:03:00Z">
          <w:pPr>
            <w:spacing w:line="360" w:lineRule="auto"/>
          </w:pPr>
        </w:pPrChange>
      </w:pPr>
      <w:ins w:id="949" w:author="Etion Pinari [2]" w:date="2020-12-06T12:03:00Z">
        <w:r>
          <w:rPr>
            <w:rStyle w:val="SubtleEmphasis"/>
            <w:rFonts w:ascii="Bell MT" w:hAnsi="Bell MT"/>
            <w:sz w:val="32"/>
            <w:szCs w:val="32"/>
          </w:rPr>
          <w:br w:type="page"/>
        </w:r>
      </w:ins>
    </w:p>
    <w:bookmarkEnd w:id="229"/>
    <w:p w14:paraId="047DB488" w14:textId="77777777"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19DA5317" w:rsidR="00290739" w:rsidRPr="007C71D7" w:rsidRDefault="000A111F"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49609480" w14:textId="192DD33C" w:rsidR="00F21F3F" w:rsidRDefault="00F21F3F" w:rsidP="00290739">
      <w:pPr>
        <w:spacing w:line="240" w:lineRule="auto"/>
        <w:rPr>
          <w:rStyle w:val="SubtleEmphasis"/>
          <w:rFonts w:ascii="Bell MT" w:hAnsi="Bell MT"/>
          <w:sz w:val="36"/>
          <w:szCs w:val="36"/>
        </w:rPr>
      </w:pPr>
    </w:p>
    <w:p w14:paraId="0E0D6B62" w14:textId="33DD4620" w:rsidR="00F21F3F" w:rsidRDefault="00F21F3F" w:rsidP="00290739">
      <w:pPr>
        <w:spacing w:line="240" w:lineRule="auto"/>
        <w:rPr>
          <w:rStyle w:val="SubtleEmphasis"/>
          <w:rFonts w:ascii="Bell MT" w:hAnsi="Bell MT"/>
          <w:sz w:val="36"/>
          <w:szCs w:val="36"/>
        </w:rPr>
      </w:pPr>
    </w:p>
    <w:p w14:paraId="4AD803F4" w14:textId="5C1C88AC" w:rsidR="00F21F3F" w:rsidRDefault="00F21F3F" w:rsidP="00290739">
      <w:pPr>
        <w:spacing w:line="240" w:lineRule="auto"/>
        <w:rPr>
          <w:rStyle w:val="SubtleEmphasis"/>
          <w:rFonts w:ascii="Bell MT" w:hAnsi="Bell MT"/>
          <w:sz w:val="36"/>
          <w:szCs w:val="36"/>
        </w:rPr>
      </w:pPr>
    </w:p>
    <w:p w14:paraId="4DB410F1" w14:textId="0FFABAF4" w:rsidR="00F21F3F" w:rsidRDefault="00F21F3F" w:rsidP="00290739">
      <w:pPr>
        <w:spacing w:line="240" w:lineRule="auto"/>
        <w:rPr>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05E05664" w:rsidR="00290739"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ListParagraph"/>
              <w:numPr>
                <w:ilvl w:val="0"/>
                <w:numId w:val="66"/>
              </w:numPr>
              <w:rPr>
                <w:rFonts w:ascii="Bell MT" w:hAnsi="Bell MT"/>
                <w:sz w:val="28"/>
                <w:szCs w:val="28"/>
              </w:rPr>
            </w:pPr>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SubtleEmphasis"/>
          <w:rFonts w:ascii="Bell MT" w:hAnsi="Bell MT"/>
          <w:sz w:val="28"/>
          <w:szCs w:val="28"/>
        </w:rPr>
      </w:pPr>
    </w:p>
    <w:p w14:paraId="485BBF32" w14:textId="02C2CC51" w:rsidR="000A111F" w:rsidRDefault="000A111F" w:rsidP="000A111F">
      <w:pPr>
        <w:spacing w:line="240" w:lineRule="auto"/>
        <w:rPr>
          <w:rStyle w:val="SubtleEmphasis"/>
          <w:rFonts w:ascii="Bell MT" w:hAnsi="Bell MT"/>
          <w:sz w:val="28"/>
          <w:szCs w:val="28"/>
        </w:rPr>
      </w:pPr>
    </w:p>
    <w:p w14:paraId="0624E92A" w14:textId="5111AA67" w:rsidR="000A111F" w:rsidRDefault="000A111F" w:rsidP="000A111F">
      <w:pPr>
        <w:spacing w:line="240" w:lineRule="auto"/>
        <w:rPr>
          <w:rStyle w:val="SubtleEmphasis"/>
          <w:rFonts w:ascii="Bell MT" w:hAnsi="Bell MT"/>
          <w:sz w:val="28"/>
          <w:szCs w:val="28"/>
        </w:rPr>
      </w:pPr>
    </w:p>
    <w:p w14:paraId="2DC32074" w14:textId="31C0D40A" w:rsidR="000A111F" w:rsidRDefault="000A111F" w:rsidP="000A111F">
      <w:pPr>
        <w:spacing w:line="240" w:lineRule="auto"/>
        <w:rPr>
          <w:rStyle w:val="SubtleEmphasis"/>
          <w:rFonts w:ascii="Bell MT" w:hAnsi="Bell MT"/>
          <w:sz w:val="28"/>
          <w:szCs w:val="28"/>
        </w:rPr>
      </w:pPr>
    </w:p>
    <w:p w14:paraId="4D934B90" w14:textId="26C6BB8A" w:rsidR="000A111F" w:rsidRDefault="000A111F" w:rsidP="000A111F">
      <w:pPr>
        <w:spacing w:line="240" w:lineRule="auto"/>
        <w:rPr>
          <w:rStyle w:val="SubtleEmphasis"/>
          <w:rFonts w:ascii="Bell MT" w:hAnsi="Bell MT"/>
          <w:sz w:val="28"/>
          <w:szCs w:val="28"/>
        </w:rPr>
      </w:pPr>
    </w:p>
    <w:p w14:paraId="31156A03" w14:textId="1D90B681" w:rsidR="000A111F" w:rsidRDefault="000A111F" w:rsidP="000A111F">
      <w:pPr>
        <w:spacing w:line="240" w:lineRule="auto"/>
        <w:rPr>
          <w:rStyle w:val="SubtleEmphasis"/>
          <w:rFonts w:ascii="Bell MT" w:hAnsi="Bell MT"/>
          <w:sz w:val="28"/>
          <w:szCs w:val="28"/>
        </w:rPr>
      </w:pPr>
    </w:p>
    <w:p w14:paraId="53B63C4B" w14:textId="1133E363" w:rsidR="000A111F" w:rsidRDefault="000A111F" w:rsidP="000A111F">
      <w:pPr>
        <w:spacing w:line="240" w:lineRule="auto"/>
        <w:rPr>
          <w:rStyle w:val="SubtleEmphasis"/>
          <w:rFonts w:ascii="Bell MT" w:hAnsi="Bell MT"/>
          <w:sz w:val="28"/>
          <w:szCs w:val="28"/>
        </w:rPr>
      </w:pPr>
    </w:p>
    <w:p w14:paraId="0EA71426" w14:textId="3ABCBEB6" w:rsidR="000A111F" w:rsidRDefault="000A111F" w:rsidP="000A111F">
      <w:pPr>
        <w:spacing w:line="240" w:lineRule="auto"/>
        <w:rPr>
          <w:rStyle w:val="SubtleEmphasis"/>
          <w:rFonts w:ascii="Bell MT" w:hAnsi="Bell MT"/>
          <w:sz w:val="28"/>
          <w:szCs w:val="28"/>
        </w:rPr>
      </w:pPr>
    </w:p>
    <w:p w14:paraId="75ED1BD7" w14:textId="2451EB23" w:rsidR="000A111F" w:rsidRDefault="000A111F" w:rsidP="000A111F">
      <w:pPr>
        <w:spacing w:line="240" w:lineRule="auto"/>
        <w:rPr>
          <w:rStyle w:val="SubtleEmphasis"/>
          <w:rFonts w:ascii="Bell MT" w:hAnsi="Bell MT"/>
          <w:sz w:val="28"/>
          <w:szCs w:val="28"/>
        </w:rPr>
      </w:pPr>
    </w:p>
    <w:p w14:paraId="75B66412" w14:textId="7129F5E1" w:rsidR="000A111F" w:rsidRDefault="000A111F" w:rsidP="000A111F">
      <w:pPr>
        <w:spacing w:line="240" w:lineRule="auto"/>
        <w:rPr>
          <w:rStyle w:val="SubtleEmphasis"/>
          <w:rFonts w:ascii="Bell MT" w:hAnsi="Bell MT"/>
          <w:sz w:val="28"/>
          <w:szCs w:val="28"/>
        </w:rPr>
      </w:pPr>
    </w:p>
    <w:p w14:paraId="71CAB5F1" w14:textId="08B2CC79" w:rsidR="000A111F" w:rsidRDefault="000A111F" w:rsidP="000A111F">
      <w:pPr>
        <w:spacing w:line="240" w:lineRule="auto"/>
        <w:rPr>
          <w:rStyle w:val="SubtleEmphasis"/>
          <w:rFonts w:ascii="Bell MT" w:hAnsi="Bell MT"/>
          <w:sz w:val="28"/>
          <w:szCs w:val="28"/>
        </w:rPr>
      </w:pPr>
    </w:p>
    <w:p w14:paraId="4E5B036A" w14:textId="149EE1F6" w:rsidR="000A111F" w:rsidRDefault="000A111F" w:rsidP="000A111F">
      <w:pPr>
        <w:spacing w:line="240" w:lineRule="auto"/>
        <w:rPr>
          <w:rStyle w:val="SubtleEmphasis"/>
          <w:rFonts w:ascii="Bell MT" w:hAnsi="Bell MT"/>
          <w:sz w:val="28"/>
          <w:szCs w:val="28"/>
        </w:rPr>
      </w:pPr>
    </w:p>
    <w:p w14:paraId="2E4F55C9" w14:textId="349ADB6F" w:rsidR="000A111F" w:rsidRDefault="000A111F" w:rsidP="000A111F">
      <w:pPr>
        <w:spacing w:line="240" w:lineRule="auto"/>
        <w:rPr>
          <w:rStyle w:val="SubtleEmphasis"/>
          <w:rFonts w:ascii="Bell MT" w:hAnsi="Bell MT"/>
          <w:sz w:val="28"/>
          <w:szCs w:val="28"/>
        </w:rPr>
      </w:pPr>
    </w:p>
    <w:p w14:paraId="33E0FBE1" w14:textId="592BB650" w:rsidR="000A111F" w:rsidRDefault="000A111F" w:rsidP="000A111F">
      <w:pPr>
        <w:spacing w:line="240" w:lineRule="auto"/>
        <w:rPr>
          <w:rStyle w:val="SubtleEmphasis"/>
          <w:rFonts w:ascii="Bell MT" w:hAnsi="Bell MT"/>
          <w:sz w:val="28"/>
          <w:szCs w:val="28"/>
        </w:rPr>
      </w:pPr>
    </w:p>
    <w:p w14:paraId="7CFDF127" w14:textId="35195A0F" w:rsidR="000A111F" w:rsidRDefault="000A111F" w:rsidP="000A111F">
      <w:pPr>
        <w:spacing w:line="240" w:lineRule="auto"/>
        <w:rPr>
          <w:rStyle w:val="SubtleEmphasis"/>
          <w:rFonts w:ascii="Bell MT" w:hAnsi="Bell MT"/>
          <w:sz w:val="28"/>
          <w:szCs w:val="28"/>
        </w:rPr>
      </w:pPr>
    </w:p>
    <w:p w14:paraId="28A0B2B7" w14:textId="37F4D1F9" w:rsidR="000A111F" w:rsidRDefault="000A111F" w:rsidP="000A111F">
      <w:pPr>
        <w:spacing w:line="240" w:lineRule="auto"/>
        <w:rPr>
          <w:rStyle w:val="SubtleEmphasis"/>
          <w:rFonts w:ascii="Bell MT" w:hAnsi="Bell MT"/>
          <w:sz w:val="28"/>
          <w:szCs w:val="28"/>
        </w:rPr>
      </w:pPr>
    </w:p>
    <w:p w14:paraId="46281FD6" w14:textId="0C5A418B" w:rsidR="000A111F" w:rsidRDefault="000A111F" w:rsidP="000A111F">
      <w:pPr>
        <w:spacing w:line="240" w:lineRule="auto"/>
        <w:rPr>
          <w:rStyle w:val="SubtleEmphasis"/>
          <w:rFonts w:ascii="Bell MT" w:hAnsi="Bell MT"/>
          <w:sz w:val="28"/>
          <w:szCs w:val="28"/>
        </w:rPr>
      </w:pPr>
    </w:p>
    <w:p w14:paraId="7D911B14" w14:textId="42C8C733" w:rsidR="000A111F" w:rsidRDefault="000A111F" w:rsidP="000A111F">
      <w:pPr>
        <w:spacing w:line="240" w:lineRule="auto"/>
        <w:rPr>
          <w:rStyle w:val="SubtleEmphasis"/>
          <w:rFonts w:ascii="Bell MT" w:hAnsi="Bell MT"/>
          <w:sz w:val="28"/>
          <w:szCs w:val="28"/>
        </w:rPr>
      </w:pPr>
    </w:p>
    <w:p w14:paraId="2B8ECFF6" w14:textId="20CCE171" w:rsidR="000A111F" w:rsidRDefault="000A111F" w:rsidP="000A111F">
      <w:pPr>
        <w:spacing w:line="240" w:lineRule="auto"/>
        <w:rPr>
          <w:rStyle w:val="SubtleEmphasis"/>
          <w:rFonts w:ascii="Bell MT" w:hAnsi="Bell MT"/>
          <w:sz w:val="28"/>
          <w:szCs w:val="28"/>
        </w:rPr>
      </w:pPr>
    </w:p>
    <w:p w14:paraId="6EF1740E" w14:textId="3FFE2C48" w:rsidR="000A111F" w:rsidRDefault="000A111F" w:rsidP="000A111F">
      <w:pPr>
        <w:spacing w:line="240" w:lineRule="auto"/>
        <w:rPr>
          <w:rStyle w:val="SubtleEmphasis"/>
          <w:rFonts w:ascii="Bell MT" w:hAnsi="Bell MT"/>
          <w:sz w:val="28"/>
          <w:szCs w:val="28"/>
        </w:rPr>
      </w:pPr>
    </w:p>
    <w:p w14:paraId="14F58EEA" w14:textId="2B7868CC" w:rsidR="000A111F" w:rsidRDefault="000A111F" w:rsidP="000A111F">
      <w:pPr>
        <w:spacing w:line="240" w:lineRule="auto"/>
        <w:rPr>
          <w:rStyle w:val="SubtleEmphasis"/>
          <w:rFonts w:ascii="Bell MT" w:hAnsi="Bell MT"/>
          <w:sz w:val="28"/>
          <w:szCs w:val="28"/>
        </w:rPr>
      </w:pPr>
    </w:p>
    <w:p w14:paraId="45592004" w14:textId="072E255B" w:rsidR="000A111F" w:rsidRDefault="000A111F" w:rsidP="000A111F">
      <w:pPr>
        <w:spacing w:line="240" w:lineRule="auto"/>
        <w:rPr>
          <w:rStyle w:val="SubtleEmphasis"/>
          <w:rFonts w:ascii="Bell MT" w:hAnsi="Bell MT"/>
          <w:sz w:val="28"/>
          <w:szCs w:val="28"/>
        </w:rPr>
      </w:pPr>
    </w:p>
    <w:p w14:paraId="105BB6C1" w14:textId="3E557D46" w:rsidR="000A111F" w:rsidRDefault="000A111F" w:rsidP="00D01022">
      <w:pPr>
        <w:spacing w:line="240" w:lineRule="auto"/>
        <w:rPr>
          <w:ins w:id="950" w:author="Etion Pinari [2]" w:date="2020-12-06T12:28:00Z"/>
          <w:rStyle w:val="SubtleEmphasis"/>
          <w:rFonts w:ascii="Bell MT" w:hAnsi="Bell MT"/>
          <w:sz w:val="28"/>
          <w:szCs w:val="28"/>
        </w:rPr>
      </w:pPr>
    </w:p>
    <w:p w14:paraId="70B3BFBE" w14:textId="3ACFC9A5" w:rsidR="00073837" w:rsidRDefault="00073837" w:rsidP="00D01022">
      <w:pPr>
        <w:spacing w:line="240" w:lineRule="auto"/>
        <w:rPr>
          <w:ins w:id="951" w:author="Etion Pinari [2]" w:date="2020-12-06T12:28:00Z"/>
          <w:rStyle w:val="SubtleEmphasis"/>
          <w:rFonts w:ascii="Bell MT" w:hAnsi="Bell MT"/>
          <w:sz w:val="28"/>
          <w:szCs w:val="28"/>
        </w:rPr>
      </w:pPr>
    </w:p>
    <w:p w14:paraId="50778EE4" w14:textId="77777777" w:rsidR="00073837" w:rsidRPr="00D01022" w:rsidRDefault="00073837" w:rsidP="00D01022">
      <w:pPr>
        <w:spacing w:line="240" w:lineRule="auto"/>
        <w:rPr>
          <w:rStyle w:val="SubtleEmphasis"/>
          <w:rFonts w:ascii="Bell MT" w:hAnsi="Bell MT"/>
          <w:sz w:val="28"/>
          <w:szCs w:val="28"/>
        </w:rPr>
      </w:pPr>
    </w:p>
    <w:p w14:paraId="2F242D37" w14:textId="22B2C227" w:rsidR="000A111F"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ticket dispenser prints</w:t>
            </w:r>
            <w:commentRangeStart w:id="952"/>
            <w:r w:rsidRPr="00B46C39">
              <w:rPr>
                <w:rStyle w:val="SubtleEmphasis"/>
                <w:rFonts w:ascii="Bell MT" w:hAnsi="Bell MT"/>
                <w:i w:val="0"/>
                <w:iCs w:val="0"/>
                <w:sz w:val="28"/>
                <w:szCs w:val="28"/>
              </w:rPr>
              <w:t xml:space="preserve"> </w:t>
            </w:r>
            <w:commentRangeEnd w:id="952"/>
            <w:r w:rsidRPr="00B46C39">
              <w:rPr>
                <w:rStyle w:val="CommentReference"/>
                <w:rFonts w:ascii="Bell MT" w:hAnsi="Bell MT"/>
                <w:i/>
              </w:rPr>
              <w:commentReference w:id="952"/>
            </w:r>
            <w:r w:rsidRPr="00B46C39">
              <w:rPr>
                <w:rStyle w:val="SubtleEmphasis"/>
                <w:rFonts w:ascii="Bell MT" w:hAnsi="Bell MT"/>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provided time </w:t>
            </w:r>
            <w:proofErr w:type="gramStart"/>
            <w:r w:rsidRPr="00B46C39">
              <w:rPr>
                <w:rStyle w:val="SubtleEmphasis"/>
                <w:rFonts w:ascii="Bell MT" w:hAnsi="Bell MT"/>
                <w:i w:val="0"/>
                <w:iCs w:val="0"/>
                <w:sz w:val="28"/>
                <w:szCs w:val="28"/>
              </w:rPr>
              <w:t>slot</w:t>
            </w:r>
            <w:proofErr w:type="gramEnd"/>
            <w:r w:rsidRPr="00B46C39">
              <w:rPr>
                <w:rStyle w:val="SubtleEmphasis"/>
                <w:rFonts w:ascii="Bell MT" w:hAnsi="Bell MT"/>
                <w:i w:val="0"/>
                <w:iCs w:val="0"/>
                <w:sz w:val="28"/>
                <w:szCs w:val="28"/>
              </w:rPr>
              <w:t>.</w:t>
            </w:r>
          </w:p>
          <w:p w14:paraId="19227A71"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rFonts w:ascii="Bell MT" w:hAnsi="Bell MT"/>
                <w:i w:val="0"/>
                <w:iCs w:val="0"/>
                <w:sz w:val="28"/>
                <w:szCs w:val="28"/>
              </w:rPr>
            </w:pPr>
            <w:r w:rsidRPr="00B46C39">
              <w:rPr>
                <w:rStyle w:val="SubtleEmphasis"/>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rFonts w:ascii="Bell MT" w:hAnsi="Bell MT"/>
                <w:i w:val="0"/>
                <w:iCs w:val="0"/>
                <w:sz w:val="28"/>
                <w:szCs w:val="28"/>
              </w:rPr>
            </w:pPr>
            <w:r w:rsidRPr="00B46C39">
              <w:rPr>
                <w:rStyle w:val="SubtleEmphasis"/>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p>
          <w:p w14:paraId="0ECA055B"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p>
          <w:p w14:paraId="76CB3A00" w14:textId="77777777" w:rsidR="00775C1D" w:rsidRPr="001C2511"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SubtleEmphasis"/>
          <w:rFonts w:ascii="Bell MT" w:hAnsi="Bell MT"/>
          <w:sz w:val="28"/>
          <w:szCs w:val="28"/>
        </w:rPr>
      </w:pPr>
    </w:p>
    <w:p w14:paraId="29785E94" w14:textId="09D112A2" w:rsidR="00B70FCF" w:rsidRDefault="00B70FCF" w:rsidP="00B70FCF">
      <w:pPr>
        <w:spacing w:line="240" w:lineRule="auto"/>
        <w:rPr>
          <w:rStyle w:val="SubtleEmphasis"/>
          <w:rFonts w:ascii="Bell MT" w:hAnsi="Bell MT"/>
          <w:sz w:val="28"/>
          <w:szCs w:val="28"/>
        </w:rPr>
      </w:pPr>
    </w:p>
    <w:p w14:paraId="34C4938A" w14:textId="745CE1EE" w:rsidR="00B70FCF" w:rsidRDefault="00B70FCF" w:rsidP="00B70FCF">
      <w:pPr>
        <w:spacing w:line="240" w:lineRule="auto"/>
        <w:rPr>
          <w:rStyle w:val="SubtleEmphasis"/>
          <w:rFonts w:ascii="Bell MT" w:hAnsi="Bell MT"/>
          <w:sz w:val="28"/>
          <w:szCs w:val="28"/>
        </w:rPr>
      </w:pPr>
    </w:p>
    <w:p w14:paraId="2A546EA2" w14:textId="04250A68" w:rsidR="00B70FCF" w:rsidRDefault="00B70FCF" w:rsidP="00B70FCF">
      <w:pPr>
        <w:spacing w:line="240" w:lineRule="auto"/>
        <w:rPr>
          <w:rStyle w:val="SubtleEmphasis"/>
          <w:rFonts w:ascii="Bell MT" w:hAnsi="Bell MT"/>
          <w:sz w:val="28"/>
          <w:szCs w:val="28"/>
        </w:rPr>
      </w:pPr>
    </w:p>
    <w:p w14:paraId="1C0CEB2F" w14:textId="36A734C7" w:rsidR="00B70FCF" w:rsidRDefault="00B70FCF" w:rsidP="00B70FCF">
      <w:pPr>
        <w:spacing w:line="240" w:lineRule="auto"/>
        <w:rPr>
          <w:rStyle w:val="SubtleEmphasis"/>
          <w:rFonts w:ascii="Bell MT" w:hAnsi="Bell MT"/>
          <w:sz w:val="28"/>
          <w:szCs w:val="28"/>
        </w:rPr>
      </w:pPr>
    </w:p>
    <w:p w14:paraId="47A093CE" w14:textId="765313AF" w:rsidR="00B70FCF" w:rsidRDefault="00B70FCF" w:rsidP="00B70FCF">
      <w:pPr>
        <w:spacing w:line="240" w:lineRule="auto"/>
        <w:rPr>
          <w:rStyle w:val="SubtleEmphasis"/>
          <w:rFonts w:ascii="Bell MT" w:hAnsi="Bell MT"/>
          <w:sz w:val="28"/>
          <w:szCs w:val="28"/>
        </w:rPr>
      </w:pPr>
    </w:p>
    <w:p w14:paraId="6C271636" w14:textId="328BF65A" w:rsidR="00B70FCF" w:rsidRDefault="00B70FCF" w:rsidP="00B70FCF">
      <w:pPr>
        <w:spacing w:line="240" w:lineRule="auto"/>
        <w:rPr>
          <w:rStyle w:val="SubtleEmphasis"/>
          <w:rFonts w:ascii="Bell MT" w:hAnsi="Bell MT"/>
          <w:sz w:val="28"/>
          <w:szCs w:val="28"/>
        </w:rPr>
      </w:pPr>
    </w:p>
    <w:p w14:paraId="3E76A15A" w14:textId="6818DE8C" w:rsidR="00B70FCF" w:rsidRDefault="00B70FCF" w:rsidP="00B70FCF">
      <w:pPr>
        <w:spacing w:line="240" w:lineRule="auto"/>
        <w:rPr>
          <w:rStyle w:val="SubtleEmphasis"/>
          <w:rFonts w:ascii="Bell MT" w:hAnsi="Bell MT"/>
          <w:sz w:val="28"/>
          <w:szCs w:val="28"/>
        </w:rPr>
      </w:pPr>
    </w:p>
    <w:p w14:paraId="1D1E8D6F" w14:textId="3824965E" w:rsidR="00B70FCF" w:rsidRDefault="00B70FCF" w:rsidP="00B70FCF">
      <w:pPr>
        <w:spacing w:line="240" w:lineRule="auto"/>
        <w:rPr>
          <w:rStyle w:val="SubtleEmphasis"/>
          <w:rFonts w:ascii="Bell MT" w:hAnsi="Bell MT"/>
          <w:sz w:val="28"/>
          <w:szCs w:val="28"/>
        </w:rPr>
      </w:pPr>
    </w:p>
    <w:p w14:paraId="6EA97314" w14:textId="75B0CBC9" w:rsidR="00B70FCF" w:rsidRDefault="00B70FCF" w:rsidP="00B70FCF">
      <w:pPr>
        <w:spacing w:line="240" w:lineRule="auto"/>
        <w:rPr>
          <w:rStyle w:val="SubtleEmphasis"/>
          <w:rFonts w:ascii="Bell MT" w:hAnsi="Bell MT"/>
          <w:sz w:val="28"/>
          <w:szCs w:val="28"/>
        </w:rPr>
      </w:pPr>
    </w:p>
    <w:p w14:paraId="1A86D23C" w14:textId="413C1725" w:rsidR="00B70FCF" w:rsidRDefault="00B70FCF" w:rsidP="00B70FCF">
      <w:pPr>
        <w:spacing w:line="240" w:lineRule="auto"/>
        <w:rPr>
          <w:rStyle w:val="SubtleEmphasis"/>
          <w:rFonts w:ascii="Bell MT" w:hAnsi="Bell MT"/>
          <w:sz w:val="28"/>
          <w:szCs w:val="28"/>
        </w:rPr>
      </w:pPr>
    </w:p>
    <w:p w14:paraId="3950CDFE" w14:textId="6BFB6429" w:rsidR="00B70FCF" w:rsidRDefault="00B70FCF" w:rsidP="00B70FCF">
      <w:pPr>
        <w:spacing w:line="240" w:lineRule="auto"/>
        <w:rPr>
          <w:rStyle w:val="SubtleEmphasis"/>
          <w:rFonts w:ascii="Bell MT" w:hAnsi="Bell MT"/>
          <w:sz w:val="28"/>
          <w:szCs w:val="28"/>
        </w:rPr>
      </w:pPr>
    </w:p>
    <w:p w14:paraId="263E5F66" w14:textId="41DE921D" w:rsidR="00B70FCF" w:rsidRDefault="00B70FCF" w:rsidP="00B70FCF">
      <w:pPr>
        <w:spacing w:line="240" w:lineRule="auto"/>
        <w:rPr>
          <w:rStyle w:val="SubtleEmphasis"/>
          <w:rFonts w:ascii="Bell MT" w:hAnsi="Bell MT"/>
          <w:sz w:val="28"/>
          <w:szCs w:val="28"/>
        </w:rPr>
      </w:pPr>
    </w:p>
    <w:p w14:paraId="12983602" w14:textId="745CAB89" w:rsidR="00B70FCF" w:rsidRDefault="00B70FCF" w:rsidP="00B70FCF">
      <w:pPr>
        <w:spacing w:line="240" w:lineRule="auto"/>
        <w:rPr>
          <w:rStyle w:val="SubtleEmphasis"/>
          <w:rFonts w:ascii="Bell MT" w:hAnsi="Bell MT"/>
          <w:sz w:val="28"/>
          <w:szCs w:val="28"/>
        </w:rPr>
      </w:pPr>
    </w:p>
    <w:p w14:paraId="222DAB8B" w14:textId="4D1AC83D" w:rsidR="00B70FCF" w:rsidRDefault="00B70FCF" w:rsidP="00B70FCF">
      <w:pPr>
        <w:spacing w:line="240" w:lineRule="auto"/>
        <w:rPr>
          <w:rStyle w:val="SubtleEmphasis"/>
          <w:rFonts w:ascii="Bell MT" w:hAnsi="Bell MT"/>
          <w:sz w:val="28"/>
          <w:szCs w:val="28"/>
        </w:rPr>
      </w:pPr>
    </w:p>
    <w:p w14:paraId="1780B6B6" w14:textId="3FEE22D5" w:rsidR="00B70FCF" w:rsidRDefault="00B70FCF" w:rsidP="00B70FCF">
      <w:pPr>
        <w:spacing w:line="240" w:lineRule="auto"/>
        <w:rPr>
          <w:rStyle w:val="SubtleEmphasis"/>
          <w:rFonts w:ascii="Bell MT" w:hAnsi="Bell MT"/>
          <w:sz w:val="28"/>
          <w:szCs w:val="28"/>
        </w:rPr>
      </w:pPr>
    </w:p>
    <w:p w14:paraId="2DBB207E" w14:textId="7EDA56D0" w:rsidR="00B70FCF" w:rsidRDefault="00B70FCF" w:rsidP="00B70FCF">
      <w:pPr>
        <w:spacing w:line="240" w:lineRule="auto"/>
        <w:rPr>
          <w:rStyle w:val="SubtleEmphasis"/>
          <w:rFonts w:ascii="Bell MT" w:hAnsi="Bell MT"/>
          <w:sz w:val="28"/>
          <w:szCs w:val="28"/>
        </w:rPr>
      </w:pPr>
    </w:p>
    <w:p w14:paraId="19416FFD" w14:textId="7E71EB4A" w:rsidR="00B70FCF" w:rsidRDefault="00B70FCF" w:rsidP="00B70FCF">
      <w:pPr>
        <w:spacing w:line="240" w:lineRule="auto"/>
        <w:rPr>
          <w:rStyle w:val="SubtleEmphasis"/>
          <w:rFonts w:ascii="Bell MT" w:hAnsi="Bell MT"/>
          <w:sz w:val="28"/>
          <w:szCs w:val="28"/>
        </w:rPr>
      </w:pPr>
    </w:p>
    <w:p w14:paraId="735C606E" w14:textId="39EC4131" w:rsidR="00B70FCF" w:rsidRDefault="00B70FCF" w:rsidP="00B70FCF">
      <w:pPr>
        <w:spacing w:line="240" w:lineRule="auto"/>
        <w:rPr>
          <w:rStyle w:val="SubtleEmphasis"/>
          <w:rFonts w:ascii="Bell MT" w:hAnsi="Bell MT"/>
          <w:sz w:val="28"/>
          <w:szCs w:val="28"/>
        </w:rPr>
      </w:pPr>
    </w:p>
    <w:p w14:paraId="378DB790" w14:textId="52C7E315" w:rsidR="00B70FCF" w:rsidRDefault="00B70FCF" w:rsidP="00B70FCF">
      <w:pPr>
        <w:spacing w:line="240" w:lineRule="auto"/>
        <w:rPr>
          <w:rStyle w:val="SubtleEmphasis"/>
          <w:rFonts w:ascii="Bell MT" w:hAnsi="Bell MT"/>
          <w:sz w:val="28"/>
          <w:szCs w:val="28"/>
        </w:rPr>
      </w:pPr>
    </w:p>
    <w:p w14:paraId="595F7950" w14:textId="3EBDE65A" w:rsidR="00B70FCF" w:rsidRDefault="00B70FCF" w:rsidP="00B70FCF">
      <w:pPr>
        <w:spacing w:line="240" w:lineRule="auto"/>
        <w:rPr>
          <w:rStyle w:val="SubtleEmphasis"/>
          <w:rFonts w:ascii="Bell MT" w:hAnsi="Bell MT"/>
          <w:sz w:val="28"/>
          <w:szCs w:val="28"/>
        </w:rPr>
      </w:pPr>
    </w:p>
    <w:p w14:paraId="163AE0F1" w14:textId="6BD433A6" w:rsidR="00B70FCF" w:rsidRDefault="00B70FCF" w:rsidP="00B70FCF">
      <w:pPr>
        <w:spacing w:line="240" w:lineRule="auto"/>
        <w:rPr>
          <w:rStyle w:val="SubtleEmphasis"/>
          <w:rFonts w:ascii="Bell MT" w:hAnsi="Bell MT"/>
          <w:sz w:val="28"/>
          <w:szCs w:val="28"/>
        </w:rPr>
      </w:pPr>
    </w:p>
    <w:p w14:paraId="46CE46B0" w14:textId="57893A15" w:rsidR="00B70FCF" w:rsidRDefault="00B70FCF" w:rsidP="00B70FCF">
      <w:pPr>
        <w:spacing w:line="240" w:lineRule="auto"/>
        <w:rPr>
          <w:rStyle w:val="SubtleEmphasis"/>
          <w:rFonts w:ascii="Bell MT" w:hAnsi="Bell MT"/>
          <w:sz w:val="28"/>
          <w:szCs w:val="28"/>
        </w:rPr>
      </w:pPr>
    </w:p>
    <w:p w14:paraId="468621CD" w14:textId="77777777" w:rsidR="001C30C0" w:rsidRDefault="001C30C0" w:rsidP="00B70FCF">
      <w:pPr>
        <w:spacing w:line="240" w:lineRule="auto"/>
        <w:rPr>
          <w:rStyle w:val="SubtleEmphasis"/>
          <w:rFonts w:ascii="Bell MT" w:hAnsi="Bell MT"/>
          <w:sz w:val="28"/>
          <w:szCs w:val="28"/>
        </w:rPr>
      </w:pPr>
    </w:p>
    <w:p w14:paraId="67D67FB4" w14:textId="2AEE0238" w:rsidR="00B70FCF" w:rsidRDefault="00B70FCF" w:rsidP="00B70FCF">
      <w:pPr>
        <w:spacing w:line="240" w:lineRule="auto"/>
        <w:rPr>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r w:rsidRPr="699595DC">
        <w:rPr>
          <w:rStyle w:val="SubtleEmphasis"/>
          <w:rFonts w:ascii="Bell MT" w:hAnsi="Bell MT"/>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p>
          <w:p w14:paraId="46662206"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06F64B0D"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p>
          <w:p w14:paraId="31A9D923" w14:textId="77777777" w:rsidR="00775C1D" w:rsidRPr="006C6F3F" w:rsidRDefault="00775C1D" w:rsidP="00775C1D">
            <w:pPr>
              <w:rPr>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7A3832D" w14:textId="57467C14" w:rsidR="00B25FA1" w:rsidRDefault="00B25FA1" w:rsidP="007C71D7">
      <w:pPr>
        <w:spacing w:line="240" w:lineRule="auto"/>
        <w:rPr>
          <w:rStyle w:val="SubtleEmphasis"/>
          <w:rFonts w:ascii="Bell MT" w:hAnsi="Bell MT"/>
          <w:sz w:val="28"/>
          <w:szCs w:val="28"/>
        </w:rPr>
      </w:pPr>
    </w:p>
    <w:p w14:paraId="5F170107" w14:textId="77777777" w:rsidR="00FD69AF" w:rsidRDefault="00FD69AF" w:rsidP="00D01022">
      <w:pPr>
        <w:pStyle w:val="ListParagraph"/>
        <w:numPr>
          <w:ilvl w:val="0"/>
          <w:numId w:val="42"/>
        </w:numPr>
        <w:spacing w:after="240" w:line="240" w:lineRule="auto"/>
        <w:rPr>
          <w:rStyle w:val="SubtleEmphasis"/>
          <w:rFonts w:ascii="Bell MT" w:hAnsi="Bell MT"/>
          <w:sz w:val="28"/>
          <w:szCs w:val="28"/>
        </w:rPr>
      </w:pPr>
      <w:r>
        <w:rPr>
          <w:rStyle w:val="SubtleEmphasis"/>
          <w:rFonts w:ascii="Bell MT" w:hAnsi="Bell MT"/>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w:t>
            </w:r>
            <w:r w:rsidRPr="00D01022">
              <w:rPr>
                <w:rStyle w:val="SubtleEmphasis"/>
                <w:rFonts w:ascii="Bell MT" w:hAnsi="Bell MT"/>
                <w:sz w:val="27"/>
                <w:szCs w:val="27"/>
              </w:rPr>
              <w:t xml:space="preserve"> “Book a visit” </w:t>
            </w:r>
            <w:r w:rsidRPr="00D01022">
              <w:rPr>
                <w:rStyle w:val="SubtleEmphasis"/>
                <w:rFonts w:ascii="Bell MT" w:hAnsi="Bell MT"/>
                <w:i w:val="0"/>
                <w:iCs w:val="0"/>
                <w:sz w:val="27"/>
                <w:szCs w:val="27"/>
              </w:rPr>
              <w:t>button.</w:t>
            </w:r>
          </w:p>
          <w:p w14:paraId="4F3C1971"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selects either a store from the map (case a) or a time slot (case b), then she clicks on the </w:t>
            </w:r>
            <w:r w:rsidRPr="00D01022">
              <w:rPr>
                <w:rStyle w:val="SubtleEmphasis"/>
                <w:rFonts w:ascii="Bell MT" w:hAnsi="Bell MT"/>
                <w:sz w:val="27"/>
                <w:szCs w:val="27"/>
              </w:rPr>
              <w:t xml:space="preserve">“Confirm” </w:t>
            </w:r>
            <w:r w:rsidRPr="00D01022">
              <w:rPr>
                <w:rStyle w:val="SubtleEmphasis"/>
                <w:rFonts w:ascii="Bell MT" w:hAnsi="Bell MT"/>
                <w:i w:val="0"/>
                <w:iCs w:val="0"/>
                <w:sz w:val="27"/>
                <w:szCs w:val="27"/>
              </w:rPr>
              <w:t>button.</w:t>
            </w:r>
          </w:p>
          <w:p w14:paraId="097335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optionally fills the previous fields, then she clicks on the </w:t>
            </w:r>
            <w:r w:rsidRPr="00D01022">
              <w:rPr>
                <w:rStyle w:val="SubtleEmphasis"/>
                <w:rFonts w:ascii="Bell MT" w:hAnsi="Bell MT"/>
                <w:sz w:val="27"/>
                <w:szCs w:val="27"/>
              </w:rPr>
              <w:t>“Confirm”</w:t>
            </w:r>
            <w:r w:rsidRPr="00D01022">
              <w:rPr>
                <w:rStyle w:val="SubtleEmphasis"/>
                <w:rFonts w:ascii="Bell MT" w:hAnsi="Bell MT"/>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6"/>
                <w:szCs w:val="26"/>
              </w:rPr>
            </w:pPr>
            <w:r w:rsidRPr="00D01022">
              <w:rPr>
                <w:rStyle w:val="SubtleEmphasis"/>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p>
          <w:p w14:paraId="4A65CE8A"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rFonts w:ascii="Bell MT" w:hAnsi="Bell MT"/>
          <w:sz w:val="28"/>
          <w:szCs w:val="28"/>
        </w:rPr>
      </w:pPr>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4118D4A2" w14:textId="4CF0A8E6" w:rsidR="00B83466" w:rsidRDefault="00B83466"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rStyle w:val="SubtleEmphasis"/>
          <w:rFonts w:ascii="Bell MT" w:hAnsi="Bell MT"/>
          <w:sz w:val="28"/>
          <w:szCs w:val="28"/>
        </w:rPr>
      </w:pPr>
    </w:p>
    <w:p w14:paraId="7B6AA212" w14:textId="44D883C0" w:rsidR="00FD69AF" w:rsidRDefault="00FD69AF" w:rsidP="00FD69AF">
      <w:pPr>
        <w:spacing w:line="240" w:lineRule="auto"/>
        <w:rPr>
          <w:rStyle w:val="SubtleEmphasis"/>
          <w:rFonts w:ascii="Bell MT" w:hAnsi="Bell MT"/>
          <w:sz w:val="28"/>
          <w:szCs w:val="28"/>
        </w:rPr>
      </w:pPr>
    </w:p>
    <w:p w14:paraId="4143364A" w14:textId="2D54A97C" w:rsidR="001C30C0" w:rsidRDefault="001C30C0" w:rsidP="00FD69AF">
      <w:pPr>
        <w:spacing w:line="240" w:lineRule="auto"/>
        <w:rPr>
          <w:rStyle w:val="SubtleEmphasis"/>
          <w:rFonts w:ascii="Bell MT" w:hAnsi="Bell MT"/>
          <w:sz w:val="28"/>
          <w:szCs w:val="28"/>
        </w:rPr>
      </w:pPr>
    </w:p>
    <w:p w14:paraId="23F6C594" w14:textId="77777777" w:rsidR="001C30C0" w:rsidRDefault="001C30C0">
      <w:pPr>
        <w:rPr>
          <w:rStyle w:val="SubtleEmphasis"/>
          <w:rFonts w:ascii="Bell MT" w:hAnsi="Bell MT"/>
          <w:sz w:val="28"/>
          <w:szCs w:val="28"/>
        </w:rPr>
      </w:pPr>
      <w:r>
        <w:rPr>
          <w:rStyle w:val="SubtleEmphasis"/>
          <w:rFonts w:ascii="Bell MT" w:hAnsi="Bell MT"/>
          <w:sz w:val="28"/>
          <w:szCs w:val="28"/>
        </w:rPr>
        <w:br w:type="page"/>
      </w:r>
    </w:p>
    <w:p w14:paraId="7351D658" w14:textId="27FE08C3" w:rsidR="0084516D" w:rsidRDefault="0084516D">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5311FE2F"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74512CB5" w14:textId="77777777" w:rsidR="000A111F" w:rsidRPr="006C6F3F" w:rsidRDefault="000A111F" w:rsidP="000A111F">
            <w:pPr>
              <w:rPr>
                <w:rStyle w:val="SubtleEmphasis"/>
                <w:rFonts w:ascii="Bell MT" w:hAnsi="Bell MT"/>
                <w:i w:val="0"/>
                <w:iCs w:val="0"/>
                <w:sz w:val="28"/>
                <w:szCs w:val="28"/>
              </w:rPr>
            </w:pPr>
          </w:p>
        </w:tc>
      </w:tr>
    </w:tbl>
    <w:p w14:paraId="57A2D9C9" w14:textId="7A3B5F6E" w:rsidR="000A111F" w:rsidRDefault="000A111F" w:rsidP="000A111F">
      <w:pPr>
        <w:spacing w:line="240" w:lineRule="auto"/>
        <w:rPr>
          <w:rStyle w:val="SubtleEmphasis"/>
          <w:rFonts w:ascii="Bell MT" w:hAnsi="Bell MT"/>
          <w:sz w:val="28"/>
          <w:szCs w:val="28"/>
        </w:rPr>
      </w:pPr>
    </w:p>
    <w:p w14:paraId="52C8E670" w14:textId="003D2AB0" w:rsidR="000A111F" w:rsidRDefault="000A111F" w:rsidP="000A111F">
      <w:pPr>
        <w:spacing w:line="240" w:lineRule="auto"/>
        <w:rPr>
          <w:rStyle w:val="SubtleEmphasis"/>
          <w:rFonts w:ascii="Bell MT" w:hAnsi="Bell MT"/>
          <w:sz w:val="28"/>
          <w:szCs w:val="28"/>
        </w:rPr>
      </w:pPr>
    </w:p>
    <w:p w14:paraId="459B46CD" w14:textId="70F80E66" w:rsidR="000A111F" w:rsidRDefault="000A111F" w:rsidP="000A111F">
      <w:pPr>
        <w:spacing w:line="240" w:lineRule="auto"/>
        <w:rPr>
          <w:rStyle w:val="SubtleEmphasis"/>
          <w:rFonts w:ascii="Bell MT" w:hAnsi="Bell MT"/>
          <w:sz w:val="28"/>
          <w:szCs w:val="28"/>
        </w:rPr>
      </w:pPr>
    </w:p>
    <w:p w14:paraId="774D44CE" w14:textId="6A558673" w:rsidR="000A111F" w:rsidRDefault="000A111F" w:rsidP="000A111F">
      <w:pPr>
        <w:spacing w:line="240" w:lineRule="auto"/>
        <w:rPr>
          <w:rStyle w:val="SubtleEmphasis"/>
          <w:rFonts w:ascii="Bell MT" w:hAnsi="Bell MT"/>
          <w:sz w:val="28"/>
          <w:szCs w:val="28"/>
        </w:rPr>
      </w:pPr>
    </w:p>
    <w:p w14:paraId="6E13CE1B" w14:textId="08D6C3F8" w:rsidR="000A111F" w:rsidRDefault="000A111F" w:rsidP="000A111F">
      <w:pPr>
        <w:spacing w:line="240" w:lineRule="auto"/>
        <w:rPr>
          <w:rStyle w:val="SubtleEmphasis"/>
          <w:rFonts w:ascii="Bell MT" w:hAnsi="Bell MT"/>
          <w:sz w:val="28"/>
          <w:szCs w:val="28"/>
        </w:rPr>
      </w:pPr>
    </w:p>
    <w:p w14:paraId="3228B2C6" w14:textId="5E5F19D0" w:rsidR="000A111F" w:rsidRDefault="000A111F" w:rsidP="000A111F">
      <w:pPr>
        <w:spacing w:line="240" w:lineRule="auto"/>
        <w:rPr>
          <w:rStyle w:val="SubtleEmphasis"/>
          <w:rFonts w:ascii="Bell MT" w:hAnsi="Bell MT"/>
          <w:sz w:val="28"/>
          <w:szCs w:val="28"/>
        </w:rPr>
      </w:pPr>
    </w:p>
    <w:p w14:paraId="016E3023" w14:textId="7B394D95" w:rsidR="000A111F" w:rsidRDefault="000A111F" w:rsidP="000A111F">
      <w:pPr>
        <w:spacing w:line="240" w:lineRule="auto"/>
        <w:rPr>
          <w:rStyle w:val="SubtleEmphasis"/>
          <w:rFonts w:ascii="Bell MT" w:hAnsi="Bell MT"/>
          <w:sz w:val="28"/>
          <w:szCs w:val="28"/>
        </w:rPr>
      </w:pPr>
    </w:p>
    <w:p w14:paraId="60624709" w14:textId="354C1E07" w:rsidR="000A111F" w:rsidRDefault="000A111F" w:rsidP="000A111F">
      <w:pPr>
        <w:spacing w:line="240" w:lineRule="auto"/>
        <w:rPr>
          <w:rStyle w:val="SubtleEmphasis"/>
          <w:rFonts w:ascii="Bell MT" w:hAnsi="Bell MT"/>
          <w:sz w:val="28"/>
          <w:szCs w:val="28"/>
        </w:rPr>
      </w:pPr>
    </w:p>
    <w:p w14:paraId="4428D2C0" w14:textId="6D29F247" w:rsidR="000A111F" w:rsidRDefault="000A111F" w:rsidP="000A111F">
      <w:pPr>
        <w:spacing w:line="240" w:lineRule="auto"/>
        <w:rPr>
          <w:rStyle w:val="SubtleEmphasis"/>
          <w:rFonts w:ascii="Bell MT" w:hAnsi="Bell MT"/>
          <w:sz w:val="28"/>
          <w:szCs w:val="28"/>
        </w:rPr>
      </w:pPr>
    </w:p>
    <w:p w14:paraId="7D408886" w14:textId="2FC26AE7" w:rsidR="000A111F" w:rsidRDefault="000A111F" w:rsidP="000A111F">
      <w:pPr>
        <w:spacing w:line="240" w:lineRule="auto"/>
        <w:rPr>
          <w:rStyle w:val="SubtleEmphasis"/>
          <w:rFonts w:ascii="Bell MT" w:hAnsi="Bell MT"/>
          <w:sz w:val="28"/>
          <w:szCs w:val="28"/>
        </w:rPr>
      </w:pPr>
    </w:p>
    <w:p w14:paraId="508BDAE3" w14:textId="20590E6F" w:rsidR="000A111F" w:rsidRDefault="000A111F" w:rsidP="000A111F">
      <w:pPr>
        <w:spacing w:line="240" w:lineRule="auto"/>
        <w:rPr>
          <w:rStyle w:val="SubtleEmphasis"/>
          <w:rFonts w:ascii="Bell MT" w:hAnsi="Bell MT"/>
          <w:sz w:val="28"/>
          <w:szCs w:val="28"/>
        </w:rPr>
      </w:pPr>
    </w:p>
    <w:p w14:paraId="138B753E" w14:textId="681D98D9" w:rsidR="000A111F" w:rsidRDefault="000A111F" w:rsidP="000A111F">
      <w:pPr>
        <w:spacing w:line="240" w:lineRule="auto"/>
        <w:rPr>
          <w:rStyle w:val="SubtleEmphasis"/>
          <w:rFonts w:ascii="Bell MT" w:hAnsi="Bell MT"/>
          <w:sz w:val="28"/>
          <w:szCs w:val="28"/>
        </w:rPr>
      </w:pPr>
    </w:p>
    <w:p w14:paraId="527DA80E" w14:textId="39A4F827" w:rsidR="000A111F" w:rsidRDefault="000A111F" w:rsidP="000A111F">
      <w:pPr>
        <w:spacing w:line="240" w:lineRule="auto"/>
        <w:rPr>
          <w:rStyle w:val="SubtleEmphasis"/>
          <w:rFonts w:ascii="Bell MT" w:hAnsi="Bell MT"/>
          <w:sz w:val="28"/>
          <w:szCs w:val="28"/>
        </w:rPr>
      </w:pPr>
    </w:p>
    <w:p w14:paraId="08D0CC8F" w14:textId="4D443C00" w:rsidR="000A111F" w:rsidRDefault="000A111F" w:rsidP="000A111F">
      <w:pPr>
        <w:spacing w:line="240" w:lineRule="auto"/>
        <w:rPr>
          <w:rStyle w:val="SubtleEmphasis"/>
          <w:rFonts w:ascii="Bell MT" w:hAnsi="Bell MT"/>
          <w:sz w:val="28"/>
          <w:szCs w:val="28"/>
        </w:rPr>
      </w:pPr>
    </w:p>
    <w:p w14:paraId="4DBEB2BA" w14:textId="27DB6489" w:rsidR="000A111F" w:rsidRDefault="000A111F" w:rsidP="000A111F">
      <w:pPr>
        <w:spacing w:line="240" w:lineRule="auto"/>
        <w:rPr>
          <w:rStyle w:val="SubtleEmphasis"/>
          <w:rFonts w:ascii="Bell MT" w:hAnsi="Bell MT"/>
          <w:sz w:val="28"/>
          <w:szCs w:val="28"/>
        </w:rPr>
      </w:pPr>
    </w:p>
    <w:p w14:paraId="26ACA2E1" w14:textId="47F153AD" w:rsidR="000A111F" w:rsidRDefault="000A111F" w:rsidP="000A111F">
      <w:pPr>
        <w:spacing w:line="240" w:lineRule="auto"/>
        <w:rPr>
          <w:rStyle w:val="SubtleEmphasis"/>
          <w:rFonts w:ascii="Bell MT" w:hAnsi="Bell MT"/>
          <w:sz w:val="28"/>
          <w:szCs w:val="28"/>
        </w:rPr>
      </w:pPr>
    </w:p>
    <w:p w14:paraId="1023E7B2" w14:textId="4C7C54F4" w:rsidR="000A111F" w:rsidRDefault="000A111F" w:rsidP="000A111F">
      <w:pPr>
        <w:spacing w:line="240" w:lineRule="auto"/>
        <w:rPr>
          <w:rStyle w:val="SubtleEmphasis"/>
          <w:rFonts w:ascii="Bell MT" w:hAnsi="Bell MT"/>
          <w:sz w:val="28"/>
          <w:szCs w:val="28"/>
        </w:rPr>
      </w:pPr>
    </w:p>
    <w:p w14:paraId="58D404CF" w14:textId="58C94FD1" w:rsidR="000A111F" w:rsidRDefault="000A111F" w:rsidP="000A111F">
      <w:pPr>
        <w:spacing w:line="240" w:lineRule="auto"/>
        <w:rPr>
          <w:rStyle w:val="SubtleEmphasis"/>
          <w:rFonts w:ascii="Bell MT" w:hAnsi="Bell MT"/>
          <w:sz w:val="28"/>
          <w:szCs w:val="28"/>
        </w:rPr>
      </w:pPr>
    </w:p>
    <w:p w14:paraId="3E07DDDE" w14:textId="4ED7586D" w:rsidR="000A111F" w:rsidRDefault="000A111F" w:rsidP="000A111F">
      <w:pPr>
        <w:spacing w:line="240" w:lineRule="auto"/>
        <w:rPr>
          <w:rStyle w:val="SubtleEmphasis"/>
          <w:rFonts w:ascii="Bell MT" w:hAnsi="Bell MT"/>
          <w:sz w:val="28"/>
          <w:szCs w:val="28"/>
        </w:rPr>
      </w:pPr>
    </w:p>
    <w:p w14:paraId="36683214" w14:textId="5655F2FE" w:rsidR="000A111F" w:rsidRDefault="000A111F" w:rsidP="000A111F">
      <w:pPr>
        <w:spacing w:line="240" w:lineRule="auto"/>
        <w:rPr>
          <w:rStyle w:val="SubtleEmphasis"/>
          <w:rFonts w:ascii="Bell MT" w:hAnsi="Bell MT"/>
          <w:sz w:val="28"/>
          <w:szCs w:val="28"/>
        </w:rPr>
      </w:pPr>
    </w:p>
    <w:p w14:paraId="3A57F049" w14:textId="5AA9FD94" w:rsidR="000A111F" w:rsidRDefault="000A111F" w:rsidP="000A111F">
      <w:pPr>
        <w:spacing w:line="240" w:lineRule="auto"/>
        <w:rPr>
          <w:rStyle w:val="SubtleEmphasis"/>
          <w:rFonts w:ascii="Bell MT" w:hAnsi="Bell MT"/>
          <w:sz w:val="28"/>
          <w:szCs w:val="28"/>
        </w:rPr>
      </w:pPr>
    </w:p>
    <w:p w14:paraId="46720788" w14:textId="1F97D469" w:rsidR="000A111F" w:rsidRDefault="000A111F" w:rsidP="000A111F">
      <w:pPr>
        <w:spacing w:line="240" w:lineRule="auto"/>
        <w:rPr>
          <w:rStyle w:val="SubtleEmphasis"/>
          <w:rFonts w:ascii="Bell MT" w:hAnsi="Bell MT"/>
          <w:sz w:val="28"/>
          <w:szCs w:val="28"/>
        </w:rPr>
      </w:pPr>
    </w:p>
    <w:p w14:paraId="1EBC781E" w14:textId="3F58E4AD" w:rsidR="000A111F" w:rsidRDefault="000A111F" w:rsidP="000A111F">
      <w:pPr>
        <w:spacing w:line="240" w:lineRule="auto"/>
        <w:rPr>
          <w:rStyle w:val="SubtleEmphasis"/>
          <w:rFonts w:ascii="Bell MT" w:hAnsi="Bell MT"/>
          <w:sz w:val="28"/>
          <w:szCs w:val="28"/>
        </w:rPr>
      </w:pPr>
    </w:p>
    <w:p w14:paraId="50498927" w14:textId="301F81DF" w:rsidR="000A111F" w:rsidRDefault="000A111F" w:rsidP="000A111F">
      <w:pPr>
        <w:spacing w:line="240" w:lineRule="auto"/>
        <w:rPr>
          <w:rStyle w:val="SubtleEmphasis"/>
          <w:rFonts w:ascii="Bell MT" w:hAnsi="Bell MT"/>
          <w:sz w:val="28"/>
          <w:szCs w:val="28"/>
        </w:rPr>
      </w:pPr>
    </w:p>
    <w:p w14:paraId="43C626A5" w14:textId="77777777" w:rsidR="000A111F" w:rsidRPr="00D01022" w:rsidRDefault="000A111F" w:rsidP="00D01022">
      <w:pPr>
        <w:spacing w:line="240" w:lineRule="auto"/>
        <w:rPr>
          <w:rStyle w:val="SubtleEmphasis"/>
          <w:rFonts w:ascii="Bell MT" w:hAnsi="Bell MT"/>
          <w:sz w:val="28"/>
          <w:szCs w:val="28"/>
        </w:rPr>
      </w:pPr>
    </w:p>
    <w:p w14:paraId="05AF0FCE" w14:textId="4F840AFB" w:rsidR="000A111F" w:rsidRDefault="000A111F">
      <w:pPr>
        <w:pStyle w:val="ListParagraph"/>
        <w:numPr>
          <w:ilvl w:val="0"/>
          <w:numId w:val="42"/>
        </w:numPr>
        <w:spacing w:line="240" w:lineRule="auto"/>
        <w:rPr>
          <w:rStyle w:val="SubtleEmphasis"/>
          <w:rFonts w:ascii="Bell MT" w:hAnsi="Bell MT"/>
          <w:sz w:val="28"/>
          <w:szCs w:val="28"/>
        </w:rPr>
      </w:pPr>
      <w:commentRangeStart w:id="953"/>
      <w:r>
        <w:rPr>
          <w:rStyle w:val="SubtleEmphasis"/>
          <w:rFonts w:ascii="Bell MT" w:hAnsi="Bell MT"/>
          <w:sz w:val="28"/>
          <w:szCs w:val="28"/>
        </w:rPr>
        <w:lastRenderedPageBreak/>
        <w:t>Enter/Exit Store</w:t>
      </w:r>
      <w:commentRangeEnd w:id="953"/>
      <w:r>
        <w:rPr>
          <w:rStyle w:val="CommentReference"/>
        </w:rPr>
        <w:commentReference w:id="953"/>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Exceptions</w:t>
            </w:r>
          </w:p>
        </w:tc>
        <w:tc>
          <w:tcPr>
            <w:tcW w:w="6815" w:type="dxa"/>
          </w:tcPr>
          <w:p w14:paraId="4BDCF740"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does not buy anything.</w:t>
            </w:r>
          </w:p>
          <w:p w14:paraId="01486745"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commentRangeStart w:id="954"/>
            <w:r w:rsidRPr="00631266">
              <w:rPr>
                <w:rStyle w:val="SubtleEmphasis"/>
                <w:rFonts w:ascii="Bell MT" w:hAnsi="Bell MT"/>
                <w:i w:val="0"/>
                <w:iCs w:val="0"/>
                <w:sz w:val="28"/>
                <w:szCs w:val="28"/>
              </w:rPr>
              <w:t xml:space="preserve">After the user enters the store, his physical ticket is </w:t>
            </w:r>
            <w:proofErr w:type="gramStart"/>
            <w:r w:rsidRPr="00631266">
              <w:rPr>
                <w:rStyle w:val="SubtleEmphasis"/>
                <w:rFonts w:ascii="Bell MT" w:hAnsi="Bell MT"/>
                <w:i w:val="0"/>
                <w:iCs w:val="0"/>
                <w:sz w:val="28"/>
                <w:szCs w:val="28"/>
              </w:rPr>
              <w:t>lost</w:t>
            </w:r>
            <w:proofErr w:type="gramEnd"/>
            <w:r w:rsidRPr="00631266">
              <w:rPr>
                <w:rStyle w:val="SubtleEmphasis"/>
                <w:rFonts w:ascii="Bell MT" w:hAnsi="Bell MT"/>
                <w:i w:val="0"/>
                <w:iCs w:val="0"/>
                <w:sz w:val="28"/>
                <w:szCs w:val="28"/>
              </w:rPr>
              <w:t xml:space="preserve"> or his virtual ticket becomes unavailable</w:t>
            </w:r>
            <w:commentRangeEnd w:id="954"/>
            <w:r w:rsidRPr="00631266">
              <w:rPr>
                <w:rStyle w:val="CommentReference"/>
                <w:i/>
              </w:rPr>
              <w:commentReference w:id="954"/>
            </w:r>
            <w:r w:rsidRPr="00631266">
              <w:rPr>
                <w:rStyle w:val="SubtleEmphasis"/>
                <w:rFonts w:ascii="Bell MT" w:hAnsi="Bell MT"/>
                <w:i w:val="0"/>
                <w:iCs w:val="0"/>
                <w:sz w:val="28"/>
                <w:szCs w:val="28"/>
              </w:rPr>
              <w:t>.</w:t>
            </w:r>
          </w:p>
          <w:p w14:paraId="2E41B743"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rFonts w:ascii="Bell MT" w:hAnsi="Bell MT"/>
          <w:sz w:val="28"/>
          <w:szCs w:val="28"/>
        </w:rPr>
      </w:pPr>
    </w:p>
    <w:p w14:paraId="6B36B24B" w14:textId="2C62DFCF" w:rsidR="00981513" w:rsidRDefault="00981513" w:rsidP="00981513">
      <w:pPr>
        <w:spacing w:line="240" w:lineRule="auto"/>
        <w:rPr>
          <w:rStyle w:val="SubtleEmphasis"/>
          <w:rFonts w:ascii="Bell MT" w:hAnsi="Bell MT"/>
          <w:sz w:val="28"/>
          <w:szCs w:val="28"/>
        </w:rPr>
      </w:pPr>
    </w:p>
    <w:p w14:paraId="6830C5B7" w14:textId="321DDC31" w:rsidR="00981513" w:rsidRDefault="00981513" w:rsidP="00981513">
      <w:pPr>
        <w:spacing w:line="240" w:lineRule="auto"/>
        <w:rPr>
          <w:rStyle w:val="SubtleEmphasis"/>
          <w:rFonts w:ascii="Bell MT" w:hAnsi="Bell MT"/>
          <w:sz w:val="28"/>
          <w:szCs w:val="28"/>
        </w:rPr>
      </w:pPr>
    </w:p>
    <w:p w14:paraId="3E950E0E" w14:textId="77490926" w:rsidR="00981513" w:rsidRDefault="00981513" w:rsidP="00981513">
      <w:pPr>
        <w:spacing w:line="240" w:lineRule="auto"/>
        <w:rPr>
          <w:rStyle w:val="SubtleEmphasis"/>
          <w:rFonts w:ascii="Bell MT" w:hAnsi="Bell MT"/>
          <w:sz w:val="28"/>
          <w:szCs w:val="28"/>
        </w:rPr>
      </w:pPr>
    </w:p>
    <w:p w14:paraId="47F0DD62" w14:textId="7E69C5B3" w:rsidR="00981513" w:rsidRDefault="00981513" w:rsidP="00981513">
      <w:pPr>
        <w:spacing w:line="240" w:lineRule="auto"/>
        <w:rPr>
          <w:rStyle w:val="SubtleEmphasis"/>
          <w:rFonts w:ascii="Bell MT" w:hAnsi="Bell MT"/>
          <w:sz w:val="28"/>
          <w:szCs w:val="28"/>
        </w:rPr>
      </w:pPr>
    </w:p>
    <w:p w14:paraId="3AD260B5" w14:textId="33D4E32F" w:rsidR="00981513" w:rsidRDefault="00981513" w:rsidP="00981513">
      <w:pPr>
        <w:spacing w:line="240" w:lineRule="auto"/>
        <w:rPr>
          <w:rStyle w:val="SubtleEmphasis"/>
          <w:rFonts w:ascii="Bell MT" w:hAnsi="Bell MT"/>
          <w:sz w:val="28"/>
          <w:szCs w:val="28"/>
        </w:rPr>
      </w:pPr>
    </w:p>
    <w:p w14:paraId="091C5D57" w14:textId="20358F3A" w:rsidR="00981513" w:rsidRDefault="00981513" w:rsidP="00981513">
      <w:pPr>
        <w:spacing w:line="240" w:lineRule="auto"/>
        <w:rPr>
          <w:rStyle w:val="SubtleEmphasis"/>
          <w:rFonts w:ascii="Bell MT" w:hAnsi="Bell MT"/>
          <w:sz w:val="28"/>
          <w:szCs w:val="28"/>
        </w:rPr>
      </w:pPr>
    </w:p>
    <w:p w14:paraId="41C45586" w14:textId="2411CB06" w:rsidR="00981513" w:rsidRDefault="00981513" w:rsidP="00981513">
      <w:pPr>
        <w:spacing w:line="240" w:lineRule="auto"/>
        <w:rPr>
          <w:rStyle w:val="SubtleEmphasis"/>
          <w:rFonts w:ascii="Bell MT" w:hAnsi="Bell MT"/>
          <w:sz w:val="28"/>
          <w:szCs w:val="28"/>
        </w:rPr>
      </w:pPr>
    </w:p>
    <w:p w14:paraId="59A67ABF" w14:textId="62BFDBDC" w:rsidR="00981513" w:rsidRDefault="00981513" w:rsidP="00981513">
      <w:pPr>
        <w:spacing w:line="240" w:lineRule="auto"/>
        <w:rPr>
          <w:rStyle w:val="SubtleEmphasis"/>
          <w:rFonts w:ascii="Bell MT" w:hAnsi="Bell MT"/>
          <w:sz w:val="28"/>
          <w:szCs w:val="28"/>
        </w:rPr>
      </w:pPr>
    </w:p>
    <w:p w14:paraId="75626507" w14:textId="5ACAC324" w:rsidR="00981513" w:rsidRDefault="00981513" w:rsidP="00981513">
      <w:pPr>
        <w:spacing w:line="240" w:lineRule="auto"/>
        <w:rPr>
          <w:rStyle w:val="SubtleEmphasis"/>
          <w:rFonts w:ascii="Bell MT" w:hAnsi="Bell MT"/>
          <w:sz w:val="28"/>
          <w:szCs w:val="28"/>
        </w:rPr>
      </w:pPr>
    </w:p>
    <w:p w14:paraId="2FAD10D3" w14:textId="1D6B32D7" w:rsidR="00981513" w:rsidRDefault="00981513" w:rsidP="00981513">
      <w:pPr>
        <w:spacing w:line="240" w:lineRule="auto"/>
        <w:rPr>
          <w:rStyle w:val="SubtleEmphasis"/>
          <w:rFonts w:ascii="Bell MT" w:hAnsi="Bell MT"/>
          <w:sz w:val="28"/>
          <w:szCs w:val="28"/>
        </w:rPr>
      </w:pPr>
    </w:p>
    <w:p w14:paraId="348A20D2" w14:textId="3219F367" w:rsidR="00981513" w:rsidRDefault="00981513" w:rsidP="00981513">
      <w:pPr>
        <w:spacing w:line="240" w:lineRule="auto"/>
        <w:rPr>
          <w:rStyle w:val="SubtleEmphasis"/>
          <w:rFonts w:ascii="Bell MT" w:hAnsi="Bell MT"/>
          <w:sz w:val="28"/>
          <w:szCs w:val="28"/>
        </w:rPr>
      </w:pPr>
    </w:p>
    <w:p w14:paraId="289B8B77" w14:textId="72420DEC" w:rsidR="00981513" w:rsidRDefault="00981513" w:rsidP="00981513">
      <w:pPr>
        <w:spacing w:line="240" w:lineRule="auto"/>
        <w:rPr>
          <w:rStyle w:val="SubtleEmphasis"/>
          <w:rFonts w:ascii="Bell MT" w:hAnsi="Bell MT"/>
          <w:sz w:val="28"/>
          <w:szCs w:val="28"/>
        </w:rPr>
      </w:pPr>
    </w:p>
    <w:p w14:paraId="6B1D11B0" w14:textId="553C8FFC" w:rsidR="00981513" w:rsidRDefault="00981513" w:rsidP="00981513">
      <w:pPr>
        <w:spacing w:line="240" w:lineRule="auto"/>
        <w:rPr>
          <w:rStyle w:val="SubtleEmphasis"/>
          <w:rFonts w:ascii="Bell MT" w:hAnsi="Bell MT"/>
          <w:sz w:val="28"/>
          <w:szCs w:val="28"/>
        </w:rPr>
      </w:pPr>
    </w:p>
    <w:p w14:paraId="0F6CAAEA" w14:textId="56E589DB" w:rsidR="00981513" w:rsidRDefault="00981513" w:rsidP="00981513">
      <w:pPr>
        <w:spacing w:line="240" w:lineRule="auto"/>
        <w:rPr>
          <w:rStyle w:val="SubtleEmphasis"/>
          <w:rFonts w:ascii="Bell MT" w:hAnsi="Bell MT"/>
          <w:sz w:val="28"/>
          <w:szCs w:val="28"/>
        </w:rPr>
      </w:pPr>
    </w:p>
    <w:p w14:paraId="3EE66EE6" w14:textId="29394D51" w:rsidR="00981513" w:rsidRDefault="00981513" w:rsidP="00981513">
      <w:pPr>
        <w:spacing w:line="240" w:lineRule="auto"/>
        <w:rPr>
          <w:rStyle w:val="SubtleEmphasis"/>
          <w:rFonts w:ascii="Bell MT" w:hAnsi="Bell MT"/>
          <w:sz w:val="28"/>
          <w:szCs w:val="28"/>
        </w:rPr>
      </w:pPr>
    </w:p>
    <w:p w14:paraId="1657D526" w14:textId="4298D98A" w:rsidR="00981513" w:rsidRDefault="00981513" w:rsidP="00981513">
      <w:pPr>
        <w:spacing w:line="240" w:lineRule="auto"/>
        <w:rPr>
          <w:rStyle w:val="SubtleEmphasis"/>
          <w:rFonts w:ascii="Bell MT" w:hAnsi="Bell MT"/>
          <w:sz w:val="28"/>
          <w:szCs w:val="28"/>
        </w:rPr>
      </w:pPr>
    </w:p>
    <w:p w14:paraId="7CDE4897" w14:textId="7693B14D" w:rsidR="00981513" w:rsidRDefault="00981513" w:rsidP="00981513">
      <w:pPr>
        <w:spacing w:line="240" w:lineRule="auto"/>
        <w:rPr>
          <w:rStyle w:val="SubtleEmphasis"/>
          <w:rFonts w:ascii="Bell MT" w:hAnsi="Bell MT"/>
          <w:sz w:val="28"/>
          <w:szCs w:val="28"/>
        </w:rPr>
      </w:pPr>
    </w:p>
    <w:p w14:paraId="1B05DF45" w14:textId="4B531D20" w:rsidR="00981513" w:rsidRDefault="00981513" w:rsidP="00981513">
      <w:pPr>
        <w:spacing w:line="240" w:lineRule="auto"/>
        <w:rPr>
          <w:rStyle w:val="SubtleEmphasis"/>
          <w:rFonts w:ascii="Bell MT" w:hAnsi="Bell MT"/>
          <w:sz w:val="28"/>
          <w:szCs w:val="28"/>
        </w:rPr>
      </w:pPr>
    </w:p>
    <w:p w14:paraId="4E914445" w14:textId="35F4D745" w:rsidR="00981513" w:rsidRDefault="00981513" w:rsidP="00981513">
      <w:pPr>
        <w:spacing w:line="240" w:lineRule="auto"/>
        <w:rPr>
          <w:rStyle w:val="SubtleEmphasis"/>
          <w:rFonts w:ascii="Bell MT" w:hAnsi="Bell MT"/>
          <w:sz w:val="28"/>
          <w:szCs w:val="28"/>
        </w:rPr>
      </w:pPr>
    </w:p>
    <w:p w14:paraId="0CF3417E" w14:textId="6B2446ED" w:rsidR="00981513" w:rsidRDefault="00981513" w:rsidP="00981513">
      <w:pPr>
        <w:spacing w:line="240" w:lineRule="auto"/>
        <w:rPr>
          <w:rStyle w:val="SubtleEmphasis"/>
          <w:rFonts w:ascii="Bell MT" w:hAnsi="Bell MT"/>
          <w:sz w:val="28"/>
          <w:szCs w:val="28"/>
        </w:rPr>
      </w:pPr>
    </w:p>
    <w:p w14:paraId="69C1EF3A" w14:textId="50036B19" w:rsidR="00981513" w:rsidRDefault="00981513" w:rsidP="00981513">
      <w:pPr>
        <w:spacing w:line="240" w:lineRule="auto"/>
        <w:rPr>
          <w:rStyle w:val="SubtleEmphasis"/>
          <w:rFonts w:ascii="Bell MT" w:hAnsi="Bell MT"/>
          <w:sz w:val="28"/>
          <w:szCs w:val="28"/>
        </w:rPr>
      </w:pPr>
    </w:p>
    <w:p w14:paraId="2E306E8E" w14:textId="130E1A93" w:rsidR="00981513" w:rsidRDefault="00981513" w:rsidP="00981513">
      <w:pPr>
        <w:spacing w:line="240" w:lineRule="auto"/>
        <w:rPr>
          <w:rStyle w:val="SubtleEmphasis"/>
          <w:rFonts w:ascii="Bell MT" w:hAnsi="Bell MT"/>
          <w:sz w:val="28"/>
          <w:szCs w:val="28"/>
        </w:rPr>
      </w:pPr>
    </w:p>
    <w:p w14:paraId="1F1E3CD7" w14:textId="6610C9DD" w:rsidR="00981513" w:rsidRDefault="00981513" w:rsidP="00981513">
      <w:pPr>
        <w:spacing w:line="240" w:lineRule="auto"/>
        <w:rPr>
          <w:rStyle w:val="SubtleEmphasis"/>
          <w:rFonts w:ascii="Bell MT" w:hAnsi="Bell MT"/>
          <w:sz w:val="28"/>
          <w:szCs w:val="28"/>
        </w:rPr>
      </w:pPr>
    </w:p>
    <w:p w14:paraId="3C366FDA" w14:textId="77777777" w:rsidR="000A111F" w:rsidRPr="00981513" w:rsidRDefault="000A111F" w:rsidP="00D01022">
      <w:pPr>
        <w:spacing w:line="240" w:lineRule="auto"/>
        <w:rPr>
          <w:rStyle w:val="SubtleEmphasis"/>
          <w:rFonts w:ascii="Bell MT" w:hAnsi="Bell MT"/>
          <w:sz w:val="28"/>
          <w:szCs w:val="28"/>
        </w:rPr>
      </w:pPr>
    </w:p>
    <w:p w14:paraId="3F4DE7B9" w14:textId="518B0A58" w:rsidR="00981513" w:rsidRDefault="00981513">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 xml:space="preserve">Periodic </w:t>
      </w:r>
      <w:r w:rsidR="006D5A98">
        <w:rPr>
          <w:rStyle w:val="SubtleEmphasis"/>
          <w:rFonts w:ascii="Bell MT" w:hAnsi="Bell MT"/>
          <w:sz w:val="28"/>
          <w:szCs w:val="28"/>
        </w:rPr>
        <w:t>N</w:t>
      </w:r>
      <w:r>
        <w:rPr>
          <w:rStyle w:val="SubtleEmphasis"/>
          <w:rFonts w:ascii="Bell MT" w:hAnsi="Bell MT"/>
          <w:sz w:val="28"/>
          <w:szCs w:val="28"/>
        </w:rPr>
        <w:t>otification</w:t>
      </w:r>
      <w:r w:rsidR="006D5A98">
        <w:rPr>
          <w:rStyle w:val="SubtleEmphasis"/>
          <w:rFonts w:ascii="Bell MT" w:hAnsi="Bell MT"/>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p>
          <w:p w14:paraId="3B31F0BB" w14:textId="77777777" w:rsidR="00775C1D" w:rsidRPr="005C2BF6" w:rsidRDefault="00775C1D" w:rsidP="00775C1D">
            <w:pPr>
              <w:pStyle w:val="ListParagraph"/>
              <w:ind w:left="360"/>
              <w:rPr>
                <w:rStyle w:val="SubtleEmphasis"/>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5E18C2E2" w14:textId="36A27F3D" w:rsidR="004B7AB1" w:rsidRDefault="004B7AB1" w:rsidP="004B7AB1">
      <w:pPr>
        <w:spacing w:line="240" w:lineRule="auto"/>
        <w:rPr>
          <w:rStyle w:val="SubtleEmphasis"/>
          <w:rFonts w:ascii="Bell MT" w:hAnsi="Bell MT"/>
          <w:sz w:val="28"/>
          <w:szCs w:val="28"/>
        </w:rPr>
      </w:pPr>
    </w:p>
    <w:p w14:paraId="12F80A39" w14:textId="50ACF5FC" w:rsidR="004B7AB1" w:rsidRDefault="004B7AB1" w:rsidP="004B7AB1">
      <w:pPr>
        <w:spacing w:line="240" w:lineRule="auto"/>
        <w:rPr>
          <w:rStyle w:val="SubtleEmphasis"/>
          <w:rFonts w:ascii="Bell MT" w:hAnsi="Bell MT"/>
          <w:sz w:val="28"/>
          <w:szCs w:val="28"/>
        </w:rPr>
      </w:pPr>
    </w:p>
    <w:p w14:paraId="1665B71D" w14:textId="572EA2F5" w:rsidR="004B7AB1" w:rsidRDefault="004B7AB1" w:rsidP="004B7AB1">
      <w:pPr>
        <w:spacing w:line="240" w:lineRule="auto"/>
        <w:rPr>
          <w:rStyle w:val="SubtleEmphasis"/>
          <w:rFonts w:ascii="Bell MT" w:hAnsi="Bell MT"/>
          <w:sz w:val="28"/>
          <w:szCs w:val="28"/>
        </w:rPr>
      </w:pPr>
    </w:p>
    <w:p w14:paraId="332E7F86" w14:textId="19DF0E73" w:rsidR="004B7AB1" w:rsidRDefault="004B7AB1" w:rsidP="004B7AB1">
      <w:pPr>
        <w:spacing w:line="240" w:lineRule="auto"/>
        <w:rPr>
          <w:rStyle w:val="SubtleEmphasis"/>
          <w:rFonts w:ascii="Bell MT" w:hAnsi="Bell MT"/>
          <w:sz w:val="28"/>
          <w:szCs w:val="28"/>
        </w:rPr>
      </w:pPr>
    </w:p>
    <w:p w14:paraId="1D3A124B" w14:textId="57DC89C8" w:rsidR="004B7AB1" w:rsidRDefault="004B7AB1" w:rsidP="004B7AB1">
      <w:pPr>
        <w:spacing w:line="240" w:lineRule="auto"/>
        <w:rPr>
          <w:rStyle w:val="SubtleEmphasis"/>
          <w:rFonts w:ascii="Bell MT" w:hAnsi="Bell MT"/>
          <w:sz w:val="28"/>
          <w:szCs w:val="28"/>
        </w:rPr>
      </w:pPr>
    </w:p>
    <w:p w14:paraId="429EA2E2" w14:textId="5ADBA126" w:rsidR="004B7AB1" w:rsidRDefault="004B7AB1" w:rsidP="004B7AB1">
      <w:pPr>
        <w:spacing w:line="240" w:lineRule="auto"/>
        <w:rPr>
          <w:rStyle w:val="SubtleEmphasis"/>
          <w:rFonts w:ascii="Bell MT" w:hAnsi="Bell MT"/>
          <w:sz w:val="28"/>
          <w:szCs w:val="28"/>
        </w:rPr>
      </w:pPr>
    </w:p>
    <w:p w14:paraId="36C221F8" w14:textId="66552902" w:rsidR="004B7AB1" w:rsidRDefault="004B7AB1" w:rsidP="004B7AB1">
      <w:pPr>
        <w:spacing w:line="240" w:lineRule="auto"/>
        <w:rPr>
          <w:rStyle w:val="SubtleEmphasis"/>
          <w:rFonts w:ascii="Bell MT" w:hAnsi="Bell MT"/>
          <w:sz w:val="28"/>
          <w:szCs w:val="28"/>
        </w:rPr>
      </w:pPr>
    </w:p>
    <w:p w14:paraId="6C131348" w14:textId="32D79E07" w:rsidR="004B7AB1" w:rsidRDefault="004B7AB1" w:rsidP="004B7AB1">
      <w:pPr>
        <w:spacing w:line="240" w:lineRule="auto"/>
        <w:rPr>
          <w:rStyle w:val="SubtleEmphasis"/>
          <w:rFonts w:ascii="Bell MT" w:hAnsi="Bell MT"/>
          <w:sz w:val="28"/>
          <w:szCs w:val="28"/>
        </w:rPr>
      </w:pPr>
    </w:p>
    <w:p w14:paraId="14D6498A" w14:textId="77777777" w:rsidR="004B7AB1" w:rsidRDefault="004B7AB1" w:rsidP="004B7AB1">
      <w:pPr>
        <w:spacing w:line="240" w:lineRule="auto"/>
        <w:rPr>
          <w:rStyle w:val="SubtleEmphasis"/>
          <w:rFonts w:ascii="Bell MT" w:hAnsi="Bell MT"/>
          <w:sz w:val="28"/>
          <w:szCs w:val="28"/>
        </w:rPr>
      </w:pPr>
    </w:p>
    <w:p w14:paraId="59A1F678" w14:textId="3579335C" w:rsidR="004B7AB1" w:rsidRDefault="004B7AB1" w:rsidP="004B7AB1">
      <w:pPr>
        <w:spacing w:line="240" w:lineRule="auto"/>
        <w:rPr>
          <w:rStyle w:val="SubtleEmphasis"/>
          <w:rFonts w:ascii="Bell MT" w:hAnsi="Bell MT"/>
          <w:sz w:val="28"/>
          <w:szCs w:val="28"/>
        </w:rPr>
      </w:pPr>
    </w:p>
    <w:p w14:paraId="05B41B21" w14:textId="69817822" w:rsidR="004B7AB1" w:rsidRDefault="004B7AB1" w:rsidP="004B7AB1">
      <w:pPr>
        <w:spacing w:line="240" w:lineRule="auto"/>
        <w:rPr>
          <w:rStyle w:val="SubtleEmphasis"/>
          <w:rFonts w:ascii="Bell MT" w:hAnsi="Bell MT"/>
          <w:sz w:val="28"/>
          <w:szCs w:val="28"/>
        </w:rPr>
      </w:pPr>
    </w:p>
    <w:p w14:paraId="26EAA491" w14:textId="77777777" w:rsidR="004B7AB1" w:rsidRPr="004B7AB1" w:rsidRDefault="004B7AB1" w:rsidP="00D01022">
      <w:pPr>
        <w:spacing w:line="240" w:lineRule="auto"/>
        <w:rPr>
          <w:rStyle w:val="SubtleEmphasis"/>
          <w:rFonts w:ascii="Bell MT" w:hAnsi="Bell MT"/>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lastRenderedPageBreak/>
        <w:t xml:space="preserve">     </w:t>
      </w:r>
      <w:r w:rsidR="00DF3309">
        <w:rPr>
          <w:rStyle w:val="SubtleEmphasis"/>
          <w:rFonts w:ascii="Bell MT" w:hAnsi="Bell MT"/>
          <w:sz w:val="36"/>
          <w:szCs w:val="36"/>
        </w:rPr>
        <w:t>Performance Requirements:</w:t>
      </w:r>
    </w:p>
    <w:p w14:paraId="245A043F" w14:textId="742F6807" w:rsidR="00C17986" w:rsidRPr="00D01022" w:rsidRDefault="00B20D3C" w:rsidP="00D01022">
      <w:pPr>
        <w:spacing w:line="240" w:lineRule="auto"/>
        <w:rPr>
          <w:rStyle w:val="SubtleEmphasis"/>
          <w:rFonts w:ascii="Bell MT" w:hAnsi="Bell MT"/>
          <w:i w:val="0"/>
          <w:iCs w:val="0"/>
          <w:sz w:val="36"/>
          <w:szCs w:val="36"/>
        </w:rPr>
      </w:pPr>
      <w:r w:rsidRPr="00D01022">
        <w:rPr>
          <w:rStyle w:val="SubtleEmphasis"/>
          <w:rFonts w:ascii="Bell MT" w:hAnsi="Bell MT"/>
          <w:i w:val="0"/>
          <w:iCs w:val="0"/>
          <w:sz w:val="24"/>
          <w:szCs w:val="24"/>
        </w:rPr>
        <w:t xml:space="preserve">On the basis of studies done by ISTAT on the Italian number of population and </w:t>
      </w:r>
      <w:r w:rsidR="00C17986" w:rsidRPr="00D01022">
        <w:rPr>
          <w:rStyle w:val="SubtleEmphasis"/>
          <w:rFonts w:ascii="Bell MT" w:hAnsi="Bell MT"/>
          <w:i w:val="0"/>
          <w:iCs w:val="0"/>
          <w:sz w:val="24"/>
          <w:szCs w:val="24"/>
        </w:rPr>
        <w:t xml:space="preserve">by </w:t>
      </w:r>
      <w:r w:rsidRPr="00D01022">
        <w:rPr>
          <w:rStyle w:val="SubtleEmphasis"/>
          <w:rFonts w:ascii="Bell MT" w:hAnsi="Bell MT"/>
          <w:i w:val="0"/>
          <w:iCs w:val="0"/>
          <w:sz w:val="24"/>
          <w:szCs w:val="24"/>
        </w:rPr>
        <w:t xml:space="preserve">the US government on the </w:t>
      </w:r>
      <w:r w:rsidR="00C17986" w:rsidRPr="00D01022">
        <w:rPr>
          <w:rStyle w:val="SubtleEmphasis"/>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rFonts w:ascii="Bell MT" w:hAnsi="Bell MT"/>
          <w:sz w:val="20"/>
          <w:szCs w:val="20"/>
        </w:rPr>
      </w:pPr>
      <w:r w:rsidRPr="00D01022">
        <w:rPr>
          <w:rStyle w:val="SubtleEmphasis"/>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1.6 times a week as of 2019</w:t>
      </w:r>
    </w:p>
    <w:p w14:paraId="6B33BAD5" w14:textId="4E824C85" w:rsidR="00DF3309" w:rsidRDefault="00A3231B" w:rsidP="00A3231B">
      <w:pPr>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Based on this information we can deduce that on the worst case the</w:t>
      </w:r>
      <w:r>
        <w:rPr>
          <w:rStyle w:val="SubtleEmphasis"/>
          <w:rFonts w:ascii="Bell MT" w:hAnsi="Bell MT"/>
          <w:i w:val="0"/>
          <w:iCs w:val="0"/>
          <w:sz w:val="24"/>
          <w:szCs w:val="24"/>
        </w:rPr>
        <w:t xml:space="preserve"> system to be will have to manage on peak hours 360 thousand users contemporarily in one hour in Italy</w:t>
      </w:r>
      <w:r w:rsidR="00B20D3C" w:rsidRPr="00D01022">
        <w:rPr>
          <w:rStyle w:val="SubtleEmphasis"/>
          <w:rFonts w:ascii="Bell MT" w:hAnsi="Bell MT"/>
          <w:i w:val="0"/>
          <w:iCs w:val="0"/>
          <w:sz w:val="24"/>
          <w:szCs w:val="24"/>
        </w:rPr>
        <w:t xml:space="preserve">. </w:t>
      </w:r>
    </w:p>
    <w:p w14:paraId="77BE65F3" w14:textId="2A6D2059" w:rsidR="00A3231B" w:rsidRPr="00D01022" w:rsidRDefault="00A3231B"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The software </w:t>
      </w:r>
      <w:r w:rsidR="00C76CDC">
        <w:rPr>
          <w:rStyle w:val="SubtleEmphasis"/>
          <w:rFonts w:ascii="Bell MT" w:hAnsi="Bell MT"/>
          <w:i w:val="0"/>
          <w:iCs w:val="0"/>
          <w:sz w:val="24"/>
          <w:szCs w:val="24"/>
        </w:rPr>
        <w:t>will</w:t>
      </w:r>
      <w:r>
        <w:rPr>
          <w:rStyle w:val="SubtleEmphasis"/>
          <w:rFonts w:ascii="Bell MT" w:hAnsi="Bell MT"/>
          <w:i w:val="0"/>
          <w:iCs w:val="0"/>
          <w:sz w:val="24"/>
          <w:szCs w:val="24"/>
        </w:rPr>
        <w:t xml:space="preserve"> comply with local laws </w:t>
      </w:r>
      <w:r w:rsidR="00C76CDC">
        <w:rPr>
          <w:rStyle w:val="SubtleEmphasis"/>
          <w:rFonts w:ascii="Bell MT" w:hAnsi="Bell MT"/>
          <w:i w:val="0"/>
          <w:iCs w:val="0"/>
          <w:sz w:val="24"/>
          <w:szCs w:val="24"/>
        </w:rPr>
        <w:t xml:space="preserve">regarding COVID-19 </w:t>
      </w:r>
      <w:r>
        <w:rPr>
          <w:rStyle w:val="SubtleEmphasis"/>
          <w:rFonts w:ascii="Bell MT" w:hAnsi="Bell MT"/>
          <w:i w:val="0"/>
          <w:iCs w:val="0"/>
          <w:sz w:val="24"/>
          <w:szCs w:val="24"/>
        </w:rPr>
        <w:t>and</w:t>
      </w:r>
      <w:r w:rsidR="00C76CDC">
        <w:rPr>
          <w:rStyle w:val="SubtleEmphasis"/>
          <w:rFonts w:ascii="Bell MT" w:hAnsi="Bell MT"/>
          <w:i w:val="0"/>
          <w:iCs w:val="0"/>
          <w:sz w:val="24"/>
          <w:szCs w:val="24"/>
        </w:rPr>
        <w:t xml:space="preserve"> its</w:t>
      </w:r>
      <w:r>
        <w:rPr>
          <w:rStyle w:val="SubtleEmphasis"/>
          <w:rFonts w:ascii="Bell MT" w:hAnsi="Bell MT"/>
          <w:i w:val="0"/>
          <w:iCs w:val="0"/>
          <w:sz w:val="24"/>
          <w:szCs w:val="24"/>
        </w:rPr>
        <w:t xml:space="preserve"> </w:t>
      </w:r>
      <w:r w:rsidR="00C76CDC">
        <w:rPr>
          <w:rStyle w:val="SubtleEmphasis"/>
          <w:rFonts w:ascii="Bell MT" w:hAnsi="Bell MT"/>
          <w:i w:val="0"/>
          <w:iCs w:val="0"/>
          <w:sz w:val="24"/>
          <w:szCs w:val="24"/>
        </w:rPr>
        <w:t xml:space="preserve">safety related </w:t>
      </w:r>
      <w:r>
        <w:rPr>
          <w:rStyle w:val="SubtleEmphasis"/>
          <w:rFonts w:ascii="Bell MT" w:hAnsi="Bell MT"/>
          <w:i w:val="0"/>
          <w:iCs w:val="0"/>
          <w:sz w:val="24"/>
          <w:szCs w:val="24"/>
        </w:rPr>
        <w:t>regulations</w:t>
      </w:r>
      <w:r w:rsidR="00C76CDC">
        <w:rPr>
          <w:rStyle w:val="SubtleEmphasis"/>
          <w:rFonts w:ascii="Bell MT" w:hAnsi="Bell MT"/>
          <w:i w:val="0"/>
          <w:iCs w:val="0"/>
          <w:sz w:val="24"/>
          <w:szCs w:val="24"/>
        </w:rPr>
        <w:t>.</w:t>
      </w:r>
    </w:p>
    <w:p w14:paraId="3E2CEAC7" w14:textId="2AB99708" w:rsidR="00C76CDC" w:rsidRPr="00D01022" w:rsidRDefault="00C76CDC"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Furthermore, the software will comply with local laws about data treatment and usage such as the EU General Data Protection Regulation </w:t>
      </w:r>
      <w:hyperlink r:id="rId24" w:history="1">
        <w:r>
          <w:rPr>
            <w:rStyle w:val="Hyperlink"/>
            <w:rFonts w:ascii="Bell MT" w:hAnsi="Bell MT" w:cs="Arial"/>
            <w:color w:val="004494"/>
            <w:sz w:val="24"/>
            <w:szCs w:val="24"/>
            <w:shd w:val="clear" w:color="auto" w:fill="FFFFFF"/>
          </w:rPr>
          <w:t>GDPR</w:t>
        </w:r>
        <w:r w:rsidRPr="00D01022">
          <w:rPr>
            <w:rStyle w:val="Hyperlink"/>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There are inherent hardware limitations in which the system will find itself.</w:t>
      </w:r>
      <w:r w:rsidR="00B61E5A">
        <w:rPr>
          <w:rStyle w:val="SubtleEmphasis"/>
          <w:rFonts w:ascii="Bell MT" w:hAnsi="Bell MT"/>
          <w:i w:val="0"/>
          <w:iCs w:val="0"/>
          <w:sz w:val="24"/>
          <w:szCs w:val="24"/>
        </w:rPr>
        <w:t xml:space="preserve"> </w:t>
      </w:r>
    </w:p>
    <w:p w14:paraId="3DC452B6" w14:textId="13E697AD" w:rsidR="00B61E5A" w:rsidDel="001E571D" w:rsidRDefault="00CA1658" w:rsidP="00B61E5A">
      <w:pPr>
        <w:spacing w:line="240" w:lineRule="auto"/>
        <w:rPr>
          <w:del w:id="955" w:author="Cristian Sbrolli" w:date="2020-12-04T21:57:00Z"/>
          <w:rStyle w:val="SubtleEmphasis"/>
          <w:rFonts w:ascii="Bell MT" w:hAnsi="Bell MT"/>
          <w:i w:val="0"/>
          <w:iCs w:val="0"/>
          <w:sz w:val="24"/>
          <w:szCs w:val="24"/>
        </w:rPr>
      </w:pPr>
      <w:del w:id="956" w:author="Cristian Sbrolli" w:date="2020-12-04T21:57:00Z">
        <w:r w:rsidDel="001E571D">
          <w:rPr>
            <w:rStyle w:val="SubtleEmphasis"/>
            <w:rFonts w:ascii="Bell MT" w:hAnsi="Bell MT"/>
            <w:i w:val="0"/>
            <w:iCs w:val="0"/>
            <w:sz w:val="24"/>
            <w:szCs w:val="24"/>
          </w:rPr>
          <w:delText>For example, the dispenser will only have two buttons and a non-touch screen so the system cannot be much interactive</w:delText>
        </w:r>
        <w:r w:rsidR="00B61E5A" w:rsidDel="001E571D">
          <w:rPr>
            <w:rStyle w:val="SubtleEmphasis"/>
            <w:rFonts w:ascii="Bell MT" w:hAnsi="Bell MT"/>
            <w:i w:val="0"/>
            <w:iCs w:val="0"/>
            <w:sz w:val="24"/>
            <w:szCs w:val="24"/>
          </w:rPr>
          <w:delText>.</w:delText>
        </w:r>
      </w:del>
    </w:p>
    <w:p w14:paraId="290BE535" w14:textId="5240E0D8" w:rsidR="00C76CDC" w:rsidRDefault="00B61E5A" w:rsidP="00C76CDC">
      <w:pPr>
        <w:spacing w:line="240" w:lineRule="auto"/>
        <w:rPr>
          <w:rStyle w:val="SubtleEmphasis"/>
          <w:rFonts w:ascii="Bell MT" w:hAnsi="Bell MT"/>
          <w:sz w:val="36"/>
          <w:szCs w:val="36"/>
        </w:rPr>
      </w:pPr>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rStyle w:val="SubtleEmphasis"/>
          <w:rFonts w:ascii="Bell MT" w:hAnsi="Bell MT"/>
          <w:sz w:val="36"/>
          <w:szCs w:val="36"/>
        </w:rPr>
      </w:pPr>
      <w:r>
        <w:rPr>
          <w:rStyle w:val="SubtleEmphasis"/>
          <w:rFonts w:ascii="Bell MT" w:hAnsi="Bell MT"/>
          <w:sz w:val="36"/>
          <w:szCs w:val="36"/>
        </w:rPr>
        <w:br w:type="page"/>
      </w:r>
    </w:p>
    <w:p w14:paraId="6E1AA13D" w14:textId="77777777" w:rsidR="00DF3309" w:rsidRPr="00C76CDC" w:rsidRDefault="00DF3309" w:rsidP="00D01022">
      <w:pPr>
        <w:spacing w:line="240" w:lineRule="auto"/>
        <w:rPr>
          <w:rStyle w:val="SubtleEmphasis"/>
          <w:rFonts w:ascii="Bell MT" w:hAnsi="Bell MT"/>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D01022" w:rsidRDefault="00B76B18" w:rsidP="00C76CDC">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Reliability:</w:t>
      </w:r>
    </w:p>
    <w:p w14:paraId="550264DB" w14:textId="1DFEAAAB" w:rsidR="00B76B18" w:rsidRPr="00C76CDC" w:rsidRDefault="00C76CDC" w:rsidP="00D01022">
      <w:pPr>
        <w:spacing w:line="240" w:lineRule="auto"/>
        <w:rPr>
          <w:rStyle w:val="SubtleEmphasis"/>
          <w:rFonts w:ascii="Bell MT" w:hAnsi="Bell MT"/>
          <w:sz w:val="36"/>
          <w:szCs w:val="36"/>
        </w:rPr>
      </w:pPr>
      <w:r>
        <w:rPr>
          <w:rStyle w:val="SubtleEmphasis"/>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rFonts w:ascii="Bell MT" w:hAnsi="Bell MT"/>
          <w:sz w:val="36"/>
          <w:szCs w:val="36"/>
        </w:rPr>
      </w:pPr>
      <w:r w:rsidRPr="00B76B18">
        <w:rPr>
          <w:rStyle w:val="SubtleEmphasis"/>
          <w:rFonts w:ascii="Bell MT" w:hAnsi="Bell MT"/>
          <w:sz w:val="36"/>
          <w:szCs w:val="36"/>
          <w:lang w:val="en-US"/>
        </w:rPr>
        <w:t>Availability:</w:t>
      </w:r>
    </w:p>
    <w:p w14:paraId="5B32B178" w14:textId="42CF2BF3" w:rsidR="00CD0102" w:rsidRPr="00D01022" w:rsidRDefault="00C76CDC" w:rsidP="00D01022">
      <w:pPr>
        <w:spacing w:line="240" w:lineRule="auto"/>
        <w:rPr>
          <w:rStyle w:val="SubtleEmphasis"/>
          <w:rFonts w:ascii="Bell MT" w:hAnsi="Bell MT"/>
          <w:i w:val="0"/>
          <w:sz w:val="24"/>
          <w:szCs w:val="24"/>
        </w:rPr>
      </w:pPr>
      <w:r>
        <w:rPr>
          <w:rStyle w:val="SubtleEmphasis"/>
          <w:rFonts w:ascii="Bell MT" w:hAnsi="Bell MT"/>
          <w:i w:val="0"/>
          <w:sz w:val="24"/>
          <w:szCs w:val="24"/>
        </w:rPr>
        <w:t xml:space="preserve">Because of the system’s importance on the provision of social distancing for one of the most crucial aspects of our lives, it will have to be </w:t>
      </w:r>
      <w:r w:rsidR="00CD0102">
        <w:rPr>
          <w:rStyle w:val="SubtleEmphasis"/>
          <w:rFonts w:ascii="Bell MT" w:hAnsi="Bell MT"/>
          <w:i w:val="0"/>
          <w:sz w:val="24"/>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Security:</w:t>
      </w:r>
    </w:p>
    <w:p w14:paraId="5EFE46AB" w14:textId="1080CD1E" w:rsidR="00B76B18" w:rsidRPr="00D01022" w:rsidRDefault="00CD0102" w:rsidP="00D01022">
      <w:pPr>
        <w:spacing w:line="240" w:lineRule="auto"/>
        <w:rPr>
          <w:rStyle w:val="SubtleEmphasis"/>
          <w:rFonts w:ascii="Bell MT" w:hAnsi="Bell MT"/>
          <w:i w:val="0"/>
          <w:iCs w:val="0"/>
          <w:sz w:val="36"/>
          <w:szCs w:val="36"/>
        </w:rPr>
      </w:pPr>
      <w:r>
        <w:rPr>
          <w:rStyle w:val="SubtleEmphasis"/>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rFonts w:ascii="Bell MT" w:hAnsi="Bell MT"/>
          <w:sz w:val="36"/>
          <w:szCs w:val="36"/>
          <w:lang w:val="en-US"/>
        </w:rPr>
        <w:t xml:space="preserve"> </w:t>
      </w:r>
      <w:r>
        <w:rPr>
          <w:rStyle w:val="SubtleEmphasis"/>
          <w:rFonts w:ascii="Bell MT" w:hAnsi="Bell MT"/>
          <w:sz w:val="36"/>
          <w:szCs w:val="36"/>
          <w:lang w:val="en-US"/>
        </w:rPr>
        <w:t xml:space="preserve"> </w:t>
      </w:r>
    </w:p>
    <w:p w14:paraId="0C3E3C6A"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Maintainability:</w:t>
      </w:r>
    </w:p>
    <w:p w14:paraId="1D3AEA31" w14:textId="3849AED2" w:rsidR="00B76B18" w:rsidRPr="00CD0102" w:rsidRDefault="00CD0102" w:rsidP="00D01022">
      <w:pPr>
        <w:spacing w:line="240" w:lineRule="auto"/>
        <w:rPr>
          <w:rStyle w:val="SubtleEmphasis"/>
          <w:rFonts w:ascii="Bell MT" w:hAnsi="Bell MT"/>
          <w:sz w:val="36"/>
          <w:szCs w:val="36"/>
        </w:rPr>
      </w:pPr>
      <w:r>
        <w:rPr>
          <w:rStyle w:val="SubtleEmphasis"/>
          <w:rFonts w:ascii="Bell MT" w:hAnsi="Bell MT"/>
          <w:i w:val="0"/>
          <w:iCs w:val="0"/>
          <w:sz w:val="24"/>
          <w:szCs w:val="24"/>
        </w:rPr>
        <w:t>The system</w:t>
      </w:r>
      <w:r w:rsidR="009648E8">
        <w:rPr>
          <w:rStyle w:val="SubtleEmphasis"/>
          <w:rFonts w:ascii="Bell MT" w:hAnsi="Bell MT"/>
          <w:i w:val="0"/>
          <w:iCs w:val="0"/>
          <w:sz w:val="24"/>
          <w:szCs w:val="24"/>
        </w:rPr>
        <w:t>-</w:t>
      </w:r>
      <w:r>
        <w:rPr>
          <w:rStyle w:val="SubtleEmphasis"/>
          <w:rFonts w:ascii="Bell MT" w:hAnsi="Bell MT"/>
          <w:i w:val="0"/>
          <w:iCs w:val="0"/>
          <w:sz w:val="24"/>
          <w:szCs w:val="24"/>
        </w:rPr>
        <w:t>to</w:t>
      </w:r>
      <w:r w:rsidR="009648E8">
        <w:rPr>
          <w:rStyle w:val="SubtleEmphasis"/>
          <w:rFonts w:ascii="Bell MT" w:hAnsi="Bell MT"/>
          <w:i w:val="0"/>
          <w:iCs w:val="0"/>
          <w:sz w:val="24"/>
          <w:szCs w:val="24"/>
        </w:rPr>
        <w:t>-</w:t>
      </w:r>
      <w:r>
        <w:rPr>
          <w:rStyle w:val="SubtleEmphasis"/>
          <w:rFonts w:ascii="Bell MT" w:hAnsi="Bell MT"/>
          <w:i w:val="0"/>
          <w:iCs w:val="0"/>
          <w:sz w:val="24"/>
          <w:szCs w:val="24"/>
        </w:rPr>
        <w:t xml:space="preserve">be </w:t>
      </w:r>
      <w:r w:rsidR="009648E8">
        <w:rPr>
          <w:rStyle w:val="SubtleEmphasis"/>
          <w:rFonts w:ascii="Bell MT" w:hAnsi="Bell MT"/>
          <w:i w:val="0"/>
          <w:iCs w:val="0"/>
          <w:sz w:val="24"/>
          <w:szCs w:val="24"/>
        </w:rPr>
        <w:t>has a strong need of maintainability and extendibility because of its nature.</w:t>
      </w:r>
      <w:r w:rsidR="0019584F">
        <w:rPr>
          <w:rStyle w:val="SubtleEmphasis"/>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Portability:</w:t>
      </w:r>
    </w:p>
    <w:p w14:paraId="3B5975D0" w14:textId="03A7BAF1" w:rsidR="009648E8" w:rsidRPr="00D01022" w:rsidRDefault="009648E8"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Since the goal is to</w:t>
      </w:r>
      <w:r w:rsidR="00C555A6">
        <w:rPr>
          <w:rStyle w:val="SubtleEmphasis"/>
          <w:rFonts w:ascii="Bell MT" w:hAnsi="Bell MT"/>
          <w:i w:val="0"/>
          <w:iCs w:val="0"/>
          <w:sz w:val="24"/>
          <w:szCs w:val="24"/>
        </w:rPr>
        <w:t xml:space="preserve"> make it easy for</w:t>
      </w:r>
      <w:r>
        <w:rPr>
          <w:rStyle w:val="SubtleEmphasis"/>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rFonts w:ascii="Bell MT" w:hAnsi="Bell MT"/>
          <w:sz w:val="32"/>
          <w:szCs w:val="32"/>
        </w:rPr>
      </w:pPr>
    </w:p>
    <w:p w14:paraId="2F641AA8" w14:textId="201FCF83" w:rsidR="0019584F" w:rsidRDefault="0019584F">
      <w:pPr>
        <w:rPr>
          <w:rStyle w:val="SubtleEmphasis"/>
          <w:rFonts w:ascii="Bell MT" w:hAnsi="Bell MT"/>
          <w:sz w:val="32"/>
          <w:szCs w:val="32"/>
        </w:rPr>
      </w:pPr>
      <w:r>
        <w:rPr>
          <w:rStyle w:val="SubtleEmphasis"/>
          <w:rFonts w:ascii="Bell MT" w:hAnsi="Bell MT"/>
          <w:sz w:val="32"/>
          <w:szCs w:val="32"/>
        </w:rPr>
        <w:br w:type="page"/>
      </w:r>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0D01F795" w:rsidR="001A5FAF" w:rsidRDefault="001A5FAF" w:rsidP="001A5FAF">
      <w:pPr>
        <w:pStyle w:val="ListParagraph"/>
        <w:numPr>
          <w:ilvl w:val="0"/>
          <w:numId w:val="9"/>
        </w:numPr>
        <w:spacing w:line="240" w:lineRule="auto"/>
        <w:rPr>
          <w:ins w:id="957" w:author="Cristian Sbrolli" w:date="2020-12-04T22:04:00Z"/>
          <w:rStyle w:val="SubtleEmphasis"/>
          <w:rFonts w:ascii="Bell MT" w:hAnsi="Bell MT"/>
          <w:sz w:val="44"/>
          <w:szCs w:val="44"/>
        </w:rPr>
      </w:pPr>
      <w:r w:rsidRPr="001A5FAF">
        <w:rPr>
          <w:rStyle w:val="SubtleEmphasis"/>
          <w:rFonts w:ascii="Bell MT" w:hAnsi="Bell MT"/>
          <w:sz w:val="44"/>
          <w:szCs w:val="44"/>
        </w:rPr>
        <w:t>FORMAL ANALYSIS USING ALLOY</w:t>
      </w:r>
    </w:p>
    <w:p w14:paraId="269C10D5" w14:textId="77ABC8A8" w:rsidR="005432E1" w:rsidRDefault="005432E1" w:rsidP="005432E1">
      <w:pPr>
        <w:pStyle w:val="ListParagraph"/>
        <w:spacing w:line="240" w:lineRule="auto"/>
        <w:ind w:left="360"/>
        <w:rPr>
          <w:ins w:id="958" w:author="Cristian Sbrolli" w:date="2020-12-04T22:04:00Z"/>
          <w:rStyle w:val="SubtleEmphasis"/>
          <w:rFonts w:ascii="Bell MT" w:hAnsi="Bell MT"/>
          <w:sz w:val="24"/>
          <w:szCs w:val="24"/>
        </w:rPr>
      </w:pPr>
    </w:p>
    <w:p w14:paraId="1BFF6FE0" w14:textId="500F02F4" w:rsidR="00F11FCF" w:rsidRDefault="005432E1" w:rsidP="00F11FCF">
      <w:pPr>
        <w:pStyle w:val="ListParagraph"/>
        <w:spacing w:line="240" w:lineRule="auto"/>
        <w:ind w:left="360"/>
        <w:rPr>
          <w:ins w:id="959" w:author="Cristian Sbrolli" w:date="2020-12-04T22:31:00Z"/>
          <w:rStyle w:val="SubtleEmphasis"/>
          <w:rFonts w:ascii="Bell MT" w:hAnsi="Bell MT"/>
          <w:sz w:val="24"/>
          <w:szCs w:val="24"/>
        </w:rPr>
      </w:pPr>
      <w:ins w:id="960" w:author="Cristian Sbrolli" w:date="2020-12-04T22:06:00Z">
        <w:r w:rsidRPr="002C295C">
          <w:rPr>
            <w:rStyle w:val="SubtleEmphasis"/>
            <w:rFonts w:ascii="Bell MT" w:hAnsi="Bell MT"/>
            <w:sz w:val="24"/>
            <w:szCs w:val="24"/>
          </w:rPr>
          <w:t xml:space="preserve">The following alloy formal analysis has the goal to prove the correct functionality </w:t>
        </w:r>
        <w:r w:rsidR="00F11FCF">
          <w:rPr>
            <w:rStyle w:val="SubtleEmphasis"/>
            <w:rFonts w:ascii="Bell MT" w:hAnsi="Bell MT"/>
            <w:sz w:val="24"/>
            <w:szCs w:val="24"/>
          </w:rPr>
          <w:t xml:space="preserve"> and the </w:t>
        </w:r>
      </w:ins>
      <w:ins w:id="961" w:author="Cristian Sbrolli" w:date="2020-12-04T22:07:00Z">
        <w:r w:rsidR="00F11FCF">
          <w:rPr>
            <w:rStyle w:val="SubtleEmphasis"/>
            <w:rFonts w:ascii="Bell MT" w:hAnsi="Bell MT"/>
            <w:sz w:val="24"/>
            <w:szCs w:val="24"/>
          </w:rPr>
          <w:t xml:space="preserve">formal proof </w:t>
        </w:r>
      </w:ins>
      <w:ins w:id="962" w:author="Cristian Sbrolli" w:date="2020-12-04T22:06:00Z">
        <w:r w:rsidRPr="002C295C">
          <w:rPr>
            <w:rStyle w:val="SubtleEmphasis"/>
            <w:rFonts w:ascii="Bell MT" w:hAnsi="Bell MT"/>
            <w:sz w:val="24"/>
            <w:szCs w:val="24"/>
          </w:rPr>
          <w:t>of</w:t>
        </w:r>
      </w:ins>
      <w:ins w:id="963" w:author="Cristian Sbrolli" w:date="2020-12-04T22:07:00Z">
        <w:r w:rsidR="00F11FCF">
          <w:rPr>
            <w:rStyle w:val="SubtleEmphasis"/>
            <w:rFonts w:ascii="Bell MT" w:hAnsi="Bell MT"/>
            <w:sz w:val="24"/>
            <w:szCs w:val="24"/>
          </w:rPr>
          <w:t xml:space="preserve"> </w:t>
        </w:r>
      </w:ins>
      <w:ins w:id="964" w:author="Cristian Sbrolli" w:date="2020-12-04T22:47:00Z">
        <w:r w:rsidR="002158F3">
          <w:rPr>
            <w:rStyle w:val="SubtleEmphasis"/>
            <w:rFonts w:ascii="Bell MT" w:hAnsi="Bell MT"/>
            <w:sz w:val="24"/>
            <w:szCs w:val="24"/>
          </w:rPr>
          <w:t xml:space="preserve">some of </w:t>
        </w:r>
      </w:ins>
      <w:ins w:id="965" w:author="Cristian Sbrolli" w:date="2020-12-04T22:07:00Z">
        <w:r w:rsidR="00F11FCF">
          <w:rPr>
            <w:rStyle w:val="SubtleEmphasis"/>
            <w:rFonts w:ascii="Bell MT" w:hAnsi="Bell MT"/>
            <w:sz w:val="24"/>
            <w:szCs w:val="24"/>
          </w:rPr>
          <w:t>the defined goals for</w:t>
        </w:r>
      </w:ins>
      <w:ins w:id="966" w:author="Cristian Sbrolli" w:date="2020-12-04T22:06:00Z">
        <w:r w:rsidRPr="002C295C">
          <w:rPr>
            <w:rStyle w:val="SubtleEmphasis"/>
            <w:rFonts w:ascii="Bell MT" w:hAnsi="Bell MT"/>
            <w:sz w:val="24"/>
            <w:szCs w:val="24"/>
          </w:rPr>
          <w:t xml:space="preserve"> the proposed system. We focus on:</w:t>
        </w:r>
      </w:ins>
    </w:p>
    <w:p w14:paraId="1CF2E949" w14:textId="77777777" w:rsidR="00192850" w:rsidRDefault="00192850" w:rsidP="00F11FCF">
      <w:pPr>
        <w:pStyle w:val="ListParagraph"/>
        <w:spacing w:line="240" w:lineRule="auto"/>
        <w:ind w:left="360"/>
        <w:rPr>
          <w:ins w:id="967" w:author="Cristian Sbrolli" w:date="2020-12-04T22:07:00Z"/>
          <w:rStyle w:val="SubtleEmphasis"/>
          <w:rFonts w:ascii="Bell MT" w:hAnsi="Bell MT"/>
          <w:sz w:val="24"/>
          <w:szCs w:val="24"/>
        </w:rPr>
      </w:pPr>
    </w:p>
    <w:p w14:paraId="4613DD8A" w14:textId="59D0B090" w:rsidR="005432E1" w:rsidRPr="00F11FCF" w:rsidRDefault="00F11FCF">
      <w:pPr>
        <w:pStyle w:val="ListParagraph"/>
        <w:numPr>
          <w:ilvl w:val="0"/>
          <w:numId w:val="73"/>
        </w:numPr>
        <w:spacing w:line="240" w:lineRule="auto"/>
        <w:rPr>
          <w:ins w:id="968" w:author="Cristian Sbrolli" w:date="2020-12-04T22:06:00Z"/>
          <w:rStyle w:val="SubtleEmphasis"/>
          <w:rFonts w:ascii="Bell MT" w:hAnsi="Bell MT"/>
          <w:sz w:val="24"/>
          <w:szCs w:val="24"/>
        </w:rPr>
        <w:pPrChange w:id="969" w:author="Cristian Sbrolli" w:date="2020-12-04T22:07:00Z">
          <w:pPr>
            <w:pStyle w:val="ListParagraph"/>
            <w:spacing w:line="240" w:lineRule="auto"/>
            <w:ind w:left="360"/>
          </w:pPr>
        </w:pPrChange>
      </w:pPr>
      <w:ins w:id="970" w:author="Cristian Sbrolli" w:date="2020-12-04T22:11:00Z">
        <w:r>
          <w:rPr>
            <w:rStyle w:val="SubtleEmphasis"/>
            <w:rFonts w:ascii="Bell MT" w:hAnsi="Bell MT"/>
            <w:sz w:val="24"/>
            <w:szCs w:val="24"/>
          </w:rPr>
          <w:t>(G</w:t>
        </w:r>
      </w:ins>
      <w:ins w:id="971" w:author="Cristian Sbrolli" w:date="2020-12-04T22:31:00Z">
        <w:r w:rsidR="004928AA">
          <w:rPr>
            <w:rStyle w:val="SubtleEmphasis"/>
            <w:rFonts w:ascii="Bell MT" w:hAnsi="Bell MT"/>
            <w:sz w:val="24"/>
            <w:szCs w:val="24"/>
          </w:rPr>
          <w:t>3</w:t>
        </w:r>
      </w:ins>
      <w:ins w:id="972" w:author="Cristian Sbrolli" w:date="2020-12-04T22:11:00Z">
        <w:r>
          <w:rPr>
            <w:rStyle w:val="SubtleEmphasis"/>
            <w:rFonts w:ascii="Bell MT" w:hAnsi="Bell MT"/>
            <w:sz w:val="24"/>
            <w:szCs w:val="24"/>
          </w:rPr>
          <w:t>)T</w:t>
        </w:r>
      </w:ins>
      <w:ins w:id="973" w:author="Cristian Sbrolli" w:date="2020-12-04T22:06:00Z">
        <w:r w:rsidR="005432E1" w:rsidRPr="002C295C">
          <w:rPr>
            <w:rStyle w:val="SubtleEmphasis"/>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rFonts w:ascii="Bell MT" w:hAnsi="Bell MT"/>
            <w:sz w:val="24"/>
            <w:szCs w:val="24"/>
          </w:rPr>
          <w:t>cal norms (</w:t>
        </w:r>
        <w:r w:rsidR="005432E1" w:rsidRPr="00F11FCF">
          <w:rPr>
            <w:rStyle w:val="SubtleEmphasis"/>
            <w:rFonts w:ascii="Bell MT" w:hAnsi="Bell MT"/>
            <w:sz w:val="24"/>
            <w:szCs w:val="24"/>
          </w:rPr>
          <w:t>A5).</w:t>
        </w:r>
      </w:ins>
    </w:p>
    <w:p w14:paraId="0326E009" w14:textId="00054F62" w:rsidR="005432E1" w:rsidRDefault="00F11FCF" w:rsidP="00F11FCF">
      <w:pPr>
        <w:pStyle w:val="ListParagraph"/>
        <w:numPr>
          <w:ilvl w:val="0"/>
          <w:numId w:val="73"/>
        </w:numPr>
        <w:spacing w:line="240" w:lineRule="auto"/>
        <w:rPr>
          <w:ins w:id="974" w:author="Cristian Sbrolli" w:date="2020-12-04T22:47:00Z"/>
          <w:rStyle w:val="SubtleEmphasis"/>
          <w:rFonts w:ascii="Bell MT" w:hAnsi="Bell MT"/>
          <w:sz w:val="24"/>
          <w:szCs w:val="24"/>
        </w:rPr>
      </w:pPr>
      <w:ins w:id="975" w:author="Cristian Sbrolli" w:date="2020-12-04T22:12:00Z">
        <w:r>
          <w:rPr>
            <w:rStyle w:val="SubtleEmphasis"/>
            <w:rFonts w:ascii="Bell MT" w:hAnsi="Bell MT"/>
            <w:sz w:val="24"/>
            <w:szCs w:val="24"/>
          </w:rPr>
          <w:t>(G6</w:t>
        </w:r>
      </w:ins>
      <w:ins w:id="976" w:author="Cristian Sbrolli" w:date="2020-12-04T22:13:00Z">
        <w:r>
          <w:rPr>
            <w:rStyle w:val="SubtleEmphasis"/>
            <w:rFonts w:ascii="Bell MT" w:hAnsi="Bell MT"/>
            <w:sz w:val="24"/>
            <w:szCs w:val="24"/>
          </w:rPr>
          <w:t>,</w:t>
        </w:r>
      </w:ins>
      <w:ins w:id="977" w:author="Cristian Sbrolli" w:date="2020-12-04T22:12:00Z">
        <w:r>
          <w:rPr>
            <w:rStyle w:val="SubtleEmphasis"/>
            <w:rFonts w:ascii="Bell MT" w:hAnsi="Bell MT"/>
            <w:sz w:val="24"/>
            <w:szCs w:val="24"/>
          </w:rPr>
          <w:t xml:space="preserve"> G7</w:t>
        </w:r>
      </w:ins>
      <w:ins w:id="978" w:author="Cristian Sbrolli" w:date="2020-12-04T22:31:00Z">
        <w:r w:rsidR="00C750AB">
          <w:rPr>
            <w:rStyle w:val="SubtleEmphasis"/>
            <w:rFonts w:ascii="Bell MT" w:hAnsi="Bell MT"/>
            <w:sz w:val="24"/>
            <w:szCs w:val="24"/>
          </w:rPr>
          <w:t>, G8</w:t>
        </w:r>
      </w:ins>
      <w:ins w:id="979" w:author="Cristian Sbrolli" w:date="2020-12-04T22:12:00Z">
        <w:r>
          <w:rPr>
            <w:rStyle w:val="SubtleEmphasis"/>
            <w:rFonts w:ascii="Bell MT" w:hAnsi="Bell MT"/>
            <w:sz w:val="24"/>
            <w:szCs w:val="24"/>
          </w:rPr>
          <w:t>)</w:t>
        </w:r>
      </w:ins>
      <w:ins w:id="980" w:author="Cristian Sbrolli" w:date="2020-12-04T22:11:00Z">
        <w:r>
          <w:rPr>
            <w:rStyle w:val="SubtleEmphasis"/>
            <w:rFonts w:ascii="Bell MT" w:hAnsi="Bell MT"/>
            <w:sz w:val="24"/>
            <w:szCs w:val="24"/>
          </w:rPr>
          <w:t>T</w:t>
        </w:r>
      </w:ins>
      <w:ins w:id="981" w:author="Cristian Sbrolli" w:date="2020-12-04T22:06:00Z">
        <w:r w:rsidR="005432E1" w:rsidRPr="002C295C">
          <w:rPr>
            <w:rStyle w:val="SubtleEmphasis"/>
            <w:rFonts w:ascii="Bell MT" w:hAnsi="Bell MT"/>
            <w:sz w:val="24"/>
            <w:szCs w:val="24"/>
          </w:rPr>
          <w:t>he goals of the users about being able to get tickets and visits in available time slots</w:t>
        </w:r>
      </w:ins>
      <w:ins w:id="982" w:author="Cristian Sbrolli" w:date="2020-12-04T22:32:00Z">
        <w:r w:rsidR="00192850">
          <w:rPr>
            <w:rStyle w:val="SubtleEmphasis"/>
            <w:rFonts w:ascii="Bell MT" w:hAnsi="Bell MT"/>
            <w:sz w:val="24"/>
            <w:szCs w:val="24"/>
          </w:rPr>
          <w:t xml:space="preserve">, so that they </w:t>
        </w:r>
        <w:r w:rsidR="000B46DD">
          <w:rPr>
            <w:rStyle w:val="SubtleEmphasis"/>
            <w:rFonts w:ascii="Bell MT" w:hAnsi="Bell MT"/>
            <w:sz w:val="24"/>
            <w:szCs w:val="24"/>
          </w:rPr>
          <w:t>do not</w:t>
        </w:r>
        <w:r w:rsidR="00192850">
          <w:rPr>
            <w:rStyle w:val="SubtleEmphasis"/>
            <w:rFonts w:ascii="Bell MT" w:hAnsi="Bell MT"/>
            <w:sz w:val="24"/>
            <w:szCs w:val="24"/>
          </w:rPr>
          <w:t xml:space="preserve"> need to line up in front of the store. </w:t>
        </w:r>
      </w:ins>
      <w:ins w:id="983" w:author="Cristian Sbrolli" w:date="2020-12-04T22:06:00Z">
        <w:r w:rsidR="005432E1" w:rsidRPr="002C295C">
          <w:rPr>
            <w:rStyle w:val="SubtleEmphasis"/>
            <w:rFonts w:ascii="Bell MT" w:hAnsi="Bell MT"/>
            <w:sz w:val="24"/>
            <w:szCs w:val="24"/>
          </w:rPr>
          <w:t>Th</w:t>
        </w:r>
      </w:ins>
      <w:ins w:id="984" w:author="Cristian Sbrolli" w:date="2020-12-04T22:08:00Z">
        <w:r>
          <w:rPr>
            <w:rStyle w:val="SubtleEmphasis"/>
            <w:rFonts w:ascii="Bell MT" w:hAnsi="Bell MT"/>
            <w:sz w:val="24"/>
            <w:szCs w:val="24"/>
          </w:rPr>
          <w:t xml:space="preserve">ese </w:t>
        </w:r>
      </w:ins>
      <w:ins w:id="985" w:author="Cristian Sbrolli" w:date="2020-12-04T22:32:00Z">
        <w:r w:rsidR="00192850">
          <w:rPr>
            <w:rStyle w:val="SubtleEmphasis"/>
            <w:rFonts w:ascii="Bell MT" w:hAnsi="Bell MT"/>
            <w:sz w:val="24"/>
            <w:szCs w:val="24"/>
          </w:rPr>
          <w:t xml:space="preserve">goals </w:t>
        </w:r>
      </w:ins>
      <w:ins w:id="986" w:author="Cristian Sbrolli" w:date="2020-12-04T22:08:00Z">
        <w:r>
          <w:rPr>
            <w:rStyle w:val="SubtleEmphasis"/>
            <w:rFonts w:ascii="Bell MT" w:hAnsi="Bell MT"/>
            <w:sz w:val="24"/>
            <w:szCs w:val="24"/>
          </w:rPr>
          <w:t xml:space="preserve">are modelled through predicates, </w:t>
        </w:r>
      </w:ins>
      <w:ins w:id="987" w:author="Cristian Sbrolli" w:date="2020-12-04T22:09:00Z">
        <w:r>
          <w:rPr>
            <w:rStyle w:val="SubtleEmphasis"/>
            <w:rFonts w:ascii="Bell MT" w:hAnsi="Bell MT"/>
            <w:sz w:val="24"/>
            <w:szCs w:val="24"/>
          </w:rPr>
          <w:t>showing the correct working of the system, that can give tickets to users both physically through a dispenser and vi</w:t>
        </w:r>
      </w:ins>
      <w:ins w:id="988" w:author="Cristian Sbrolli" w:date="2020-12-04T22:10:00Z">
        <w:r>
          <w:rPr>
            <w:rStyle w:val="SubtleEmphasis"/>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989" w:author="Cristian Sbrolli" w:date="2020-12-04T22:11:00Z">
        <w:r>
          <w:rPr>
            <w:rStyle w:val="SubtleEmphasis"/>
            <w:rFonts w:ascii="Bell MT" w:hAnsi="Bell MT"/>
            <w:sz w:val="24"/>
            <w:szCs w:val="24"/>
          </w:rPr>
          <w:t xml:space="preserve">s only </w:t>
        </w:r>
      </w:ins>
      <w:ins w:id="990" w:author="Cristian Sbrolli" w:date="2020-12-04T22:32:00Z">
        <w:r w:rsidR="000B46DD">
          <w:rPr>
            <w:rStyle w:val="SubtleEmphasis"/>
            <w:rFonts w:ascii="Bell MT" w:hAnsi="Bell MT"/>
            <w:sz w:val="24"/>
            <w:szCs w:val="24"/>
          </w:rPr>
          <w:t>for</w:t>
        </w:r>
        <w:r w:rsidR="000B46DD" w:rsidRPr="000B46DD">
          <w:rPr>
            <w:rStyle w:val="SubtleEmphasis"/>
            <w:rFonts w:ascii="Bell MT" w:hAnsi="Bell MT"/>
            <w:sz w:val="24"/>
            <w:szCs w:val="24"/>
          </w:rPr>
          <w:t xml:space="preserve"> </w:t>
        </w:r>
        <w:r w:rsidR="000B46DD">
          <w:rPr>
            <w:rStyle w:val="SubtleEmphasis"/>
            <w:rFonts w:ascii="Bell MT" w:hAnsi="Bell MT"/>
            <w:sz w:val="24"/>
            <w:szCs w:val="24"/>
          </w:rPr>
          <w:t>available</w:t>
        </w:r>
      </w:ins>
      <w:ins w:id="991" w:author="Cristian Sbrolli" w:date="2020-12-04T22:11:00Z">
        <w:r>
          <w:rPr>
            <w:rStyle w:val="SubtleEmphasis"/>
            <w:rFonts w:ascii="Bell MT" w:hAnsi="Bell MT"/>
            <w:sz w:val="24"/>
            <w:szCs w:val="24"/>
          </w:rPr>
          <w:t xml:space="preserve"> time slots.</w:t>
        </w:r>
      </w:ins>
    </w:p>
    <w:p w14:paraId="66C324C3" w14:textId="6A7184E3" w:rsidR="008F6D57" w:rsidRDefault="008F6D57" w:rsidP="00F11FCF">
      <w:pPr>
        <w:pStyle w:val="ListParagraph"/>
        <w:numPr>
          <w:ilvl w:val="0"/>
          <w:numId w:val="73"/>
        </w:numPr>
        <w:spacing w:line="240" w:lineRule="auto"/>
        <w:rPr>
          <w:ins w:id="992" w:author="Cristian Sbrolli" w:date="2020-12-04T22:11:00Z"/>
          <w:rStyle w:val="SubtleEmphasis"/>
          <w:rFonts w:ascii="Bell MT" w:hAnsi="Bell MT"/>
          <w:sz w:val="24"/>
          <w:szCs w:val="24"/>
        </w:rPr>
      </w:pPr>
      <w:ins w:id="993" w:author="Cristian Sbrolli" w:date="2020-12-04T22:47:00Z">
        <w:r>
          <w:rPr>
            <w:rStyle w:val="SubtleEmphasis"/>
            <w:rFonts w:ascii="Bell MT" w:hAnsi="Bell MT"/>
            <w:sz w:val="24"/>
            <w:szCs w:val="24"/>
          </w:rPr>
          <w:t xml:space="preserve">(G1, G2) The </w:t>
        </w:r>
      </w:ins>
      <w:ins w:id="994" w:author="Cristian Sbrolli" w:date="2020-12-04T22:48:00Z">
        <w:r>
          <w:rPr>
            <w:rStyle w:val="SubtleEmphasis"/>
            <w:rFonts w:ascii="Bell MT" w:hAnsi="Bell MT"/>
            <w:sz w:val="24"/>
            <w:szCs w:val="24"/>
          </w:rPr>
          <w:t xml:space="preserve">goals </w:t>
        </w:r>
        <w:r w:rsidR="00B81424">
          <w:rPr>
            <w:rStyle w:val="SubtleEmphasis"/>
            <w:rFonts w:ascii="Bell MT" w:hAnsi="Bell MT"/>
            <w:sz w:val="24"/>
            <w:szCs w:val="24"/>
          </w:rPr>
          <w:t>about</w:t>
        </w:r>
        <w:r>
          <w:rPr>
            <w:rStyle w:val="SubtleEmphasis"/>
            <w:rFonts w:ascii="Bell MT" w:hAnsi="Bell MT"/>
            <w:sz w:val="24"/>
            <w:szCs w:val="24"/>
          </w:rPr>
          <w:t xml:space="preserve"> the shop manage</w:t>
        </w:r>
        <w:r w:rsidR="00B81424">
          <w:rPr>
            <w:rStyle w:val="SubtleEmphasis"/>
            <w:rFonts w:ascii="Bell MT" w:hAnsi="Bell MT"/>
            <w:sz w:val="24"/>
            <w:szCs w:val="24"/>
          </w:rPr>
          <w:t xml:space="preserve">r being able to track and regulate the influx of people in the store. This is modelled through a ticket system, that allows </w:t>
        </w:r>
      </w:ins>
      <w:ins w:id="995" w:author="Cristian Sbrolli" w:date="2020-12-04T22:49:00Z">
        <w:r w:rsidR="00127BF4">
          <w:rPr>
            <w:rStyle w:val="SubtleEmphasis"/>
            <w:rFonts w:ascii="Bell MT" w:hAnsi="Bell MT"/>
            <w:sz w:val="24"/>
            <w:szCs w:val="24"/>
          </w:rPr>
          <w:t xml:space="preserve">to monitor </w:t>
        </w:r>
      </w:ins>
      <w:ins w:id="996" w:author="Cristian Sbrolli" w:date="2020-12-04T22:50:00Z">
        <w:r w:rsidR="00127BF4">
          <w:rPr>
            <w:rStyle w:val="SubtleEmphasis"/>
            <w:rFonts w:ascii="Bell MT" w:hAnsi="Bell MT"/>
            <w:sz w:val="24"/>
            <w:szCs w:val="24"/>
          </w:rPr>
          <w:t>and regulate the maximum number of people admitted inside the store at each timeslot</w:t>
        </w:r>
        <w:r w:rsidR="003E2F26">
          <w:rPr>
            <w:rStyle w:val="SubtleEmphasis"/>
            <w:rFonts w:ascii="Bell MT" w:hAnsi="Bell MT"/>
            <w:sz w:val="24"/>
            <w:szCs w:val="24"/>
          </w:rPr>
          <w:t xml:space="preserve"> an</w:t>
        </w:r>
      </w:ins>
      <w:ins w:id="997" w:author="Cristian Sbrolli" w:date="2020-12-04T22:51:00Z">
        <w:r w:rsidR="003E2F26">
          <w:rPr>
            <w:rStyle w:val="SubtleEmphasis"/>
            <w:rFonts w:ascii="Bell MT" w:hAnsi="Bell MT"/>
            <w:sz w:val="24"/>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998" w:author="Cristian Sbrolli" w:date="2020-12-04T22:35:00Z"/>
          <w:rStyle w:val="SubtleEmphasis"/>
          <w:rFonts w:ascii="Bell MT" w:hAnsi="Bell MT"/>
          <w:sz w:val="24"/>
          <w:szCs w:val="24"/>
        </w:rPr>
      </w:pPr>
      <w:ins w:id="999" w:author="Cristian Sbrolli" w:date="2020-12-04T22:35:00Z">
        <w:r w:rsidRPr="00B20E3B">
          <w:rPr>
            <w:rStyle w:val="SubtleEmphasis"/>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SubtleEmphasis"/>
            <w:rFonts w:ascii="Bell MT" w:hAnsi="Bell MT"/>
            <w:sz w:val="24"/>
            <w:szCs w:val="24"/>
          </w:rPr>
          <w:t xml:space="preserve">This is modelled </w:t>
        </w:r>
      </w:ins>
      <w:ins w:id="1000" w:author="Cristian Sbrolli" w:date="2020-12-04T22:36:00Z">
        <w:r w:rsidR="00D90DC9">
          <w:rPr>
            <w:rStyle w:val="SubtleEmphasis"/>
            <w:rFonts w:ascii="Bell MT" w:hAnsi="Bell MT"/>
            <w:sz w:val="24"/>
            <w:szCs w:val="24"/>
          </w:rPr>
          <w:t>with a predicate</w:t>
        </w:r>
        <w:r w:rsidR="00096100">
          <w:rPr>
            <w:rStyle w:val="SubtleEmphasis"/>
            <w:rFonts w:ascii="Bell MT" w:hAnsi="Bell MT"/>
            <w:sz w:val="24"/>
            <w:szCs w:val="24"/>
          </w:rPr>
          <w:t xml:space="preserve">. </w:t>
        </w:r>
      </w:ins>
      <w:ins w:id="1001" w:author="Cristian Sbrolli" w:date="2020-12-04T22:35:00Z">
        <w:r w:rsidRPr="00B20E3B">
          <w:rPr>
            <w:rStyle w:val="SubtleEmphasis"/>
            <w:rFonts w:ascii="Bell MT" w:hAnsi="Bell MT"/>
            <w:sz w:val="24"/>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rFonts w:ascii="Bell MT" w:hAnsi="Bell MT"/>
            <w:sz w:val="24"/>
            <w:szCs w:val="24"/>
          </w:rPr>
          <w:t>.</w:t>
        </w:r>
      </w:ins>
    </w:p>
    <w:p w14:paraId="7DA96D9A" w14:textId="0D6748C0" w:rsidR="00F11FCF" w:rsidRPr="002C295C" w:rsidRDefault="00F11FCF">
      <w:pPr>
        <w:pStyle w:val="ListParagraph"/>
        <w:spacing w:line="240" w:lineRule="auto"/>
        <w:ind w:left="1080"/>
        <w:rPr>
          <w:ins w:id="1002" w:author="Cristian Sbrolli" w:date="2020-12-04T22:06:00Z"/>
          <w:rStyle w:val="SubtleEmphasis"/>
          <w:rFonts w:ascii="Bell MT" w:hAnsi="Bell MT"/>
          <w:sz w:val="24"/>
          <w:szCs w:val="24"/>
        </w:rPr>
        <w:pPrChange w:id="1003"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1004" w:author="Cristian Sbrolli" w:date="2020-12-04T22:03:00Z"/>
          <w:rStyle w:val="SubtleEmphasis"/>
          <w:rFonts w:ascii="Bell MT" w:hAnsi="Bell MT"/>
          <w:sz w:val="44"/>
          <w:szCs w:val="44"/>
        </w:rPr>
        <w:pPrChange w:id="1005" w:author="Cristian Sbrolli" w:date="2020-12-05T00:04:00Z">
          <w:pPr>
            <w:pStyle w:val="ListParagraph"/>
            <w:numPr>
              <w:numId w:val="9"/>
            </w:numPr>
            <w:spacing w:line="240" w:lineRule="auto"/>
            <w:ind w:left="360" w:hanging="360"/>
          </w:pPr>
        </w:pPrChange>
      </w:pPr>
      <w:ins w:id="1006" w:author="Cristian Sbrolli" w:date="2020-12-05T00:05:00Z">
        <w:r>
          <w:rPr>
            <w:rStyle w:val="SubtleEmphasis"/>
            <w:rFonts w:ascii="Bell MT" w:hAnsi="Bell MT"/>
            <w:sz w:val="44"/>
            <w:szCs w:val="44"/>
          </w:rPr>
          <w:t>Signa</w:t>
        </w:r>
      </w:ins>
      <w:ins w:id="1007" w:author="Cristian Sbrolli" w:date="2020-12-05T00:06:00Z">
        <w:r>
          <w:rPr>
            <w:rStyle w:val="SubtleEmphasis"/>
            <w:rFonts w:ascii="Bell MT" w:hAnsi="Bell MT"/>
            <w:sz w:val="44"/>
            <w:szCs w:val="44"/>
          </w:rPr>
          <w:t>tures</w:t>
        </w:r>
      </w:ins>
    </w:p>
    <w:p w14:paraId="72C2CA4F" w14:textId="77777777" w:rsidR="005432E1" w:rsidRPr="005432E1" w:rsidRDefault="005432E1" w:rsidP="005432E1">
      <w:pPr>
        <w:pStyle w:val="ListParagraph"/>
        <w:spacing w:line="240" w:lineRule="auto"/>
        <w:ind w:left="360"/>
        <w:rPr>
          <w:ins w:id="1008" w:author="Cristian Sbrolli" w:date="2020-12-04T22:03:00Z"/>
          <w:rStyle w:val="SubtleEmphasis"/>
          <w:rFonts w:cstheme="minorHAnsi"/>
          <w:sz w:val="24"/>
          <w:szCs w:val="24"/>
          <w:rPrChange w:id="1009" w:author="Cristian Sbrolli" w:date="2020-12-04T22:04:00Z">
            <w:rPr>
              <w:ins w:id="1010" w:author="Cristian Sbrolli" w:date="2020-12-04T22:03:00Z"/>
              <w:rStyle w:val="SubtleEmphasis"/>
              <w:rFonts w:ascii="Bell MT" w:hAnsi="Bell MT"/>
              <w:sz w:val="44"/>
              <w:szCs w:val="44"/>
            </w:rPr>
          </w:rPrChange>
        </w:rPr>
      </w:pPr>
      <w:ins w:id="1011" w:author="Cristian Sbrolli" w:date="2020-12-04T22:03:00Z">
        <w:r w:rsidRPr="005432E1">
          <w:rPr>
            <w:rStyle w:val="SubtleEmphasis"/>
            <w:rFonts w:cstheme="minorHAnsi"/>
            <w:sz w:val="24"/>
            <w:szCs w:val="24"/>
            <w:rPrChange w:id="1012" w:author="Cristian Sbrolli" w:date="2020-12-04T22:04:00Z">
              <w:rPr>
                <w:rStyle w:val="SubtleEmphasis"/>
                <w:rFonts w:ascii="Bell MT" w:hAnsi="Bell MT"/>
                <w:sz w:val="44"/>
                <w:szCs w:val="44"/>
              </w:rPr>
            </w:rPrChange>
          </w:rPr>
          <w:t>sig Market{</w:t>
        </w:r>
      </w:ins>
    </w:p>
    <w:p w14:paraId="35D83EBF" w14:textId="77777777" w:rsidR="005432E1" w:rsidRPr="005432E1" w:rsidRDefault="005432E1" w:rsidP="005432E1">
      <w:pPr>
        <w:pStyle w:val="ListParagraph"/>
        <w:spacing w:line="240" w:lineRule="auto"/>
        <w:ind w:left="360"/>
        <w:rPr>
          <w:ins w:id="1013" w:author="Cristian Sbrolli" w:date="2020-12-04T22:03:00Z"/>
          <w:rStyle w:val="SubtleEmphasis"/>
          <w:rFonts w:cstheme="minorHAnsi"/>
          <w:sz w:val="24"/>
          <w:szCs w:val="24"/>
          <w:rPrChange w:id="1014" w:author="Cristian Sbrolli" w:date="2020-12-04T22:04:00Z">
            <w:rPr>
              <w:ins w:id="1015" w:author="Cristian Sbrolli" w:date="2020-12-04T22:03:00Z"/>
              <w:rStyle w:val="SubtleEmphasis"/>
              <w:rFonts w:ascii="Bell MT" w:hAnsi="Bell MT"/>
              <w:sz w:val="44"/>
              <w:szCs w:val="44"/>
            </w:rPr>
          </w:rPrChange>
        </w:rPr>
      </w:pPr>
      <w:ins w:id="1016" w:author="Cristian Sbrolli" w:date="2020-12-04T22:03:00Z">
        <w:r w:rsidRPr="005432E1">
          <w:rPr>
            <w:rStyle w:val="SubtleEmphasis"/>
            <w:rFonts w:cstheme="minorHAnsi"/>
            <w:sz w:val="24"/>
            <w:szCs w:val="24"/>
            <w:rPrChange w:id="1017" w:author="Cristian Sbrolli" w:date="2020-12-04T22:04:00Z">
              <w:rPr>
                <w:rStyle w:val="SubtleEmphasis"/>
                <w:rFonts w:ascii="Bell MT" w:hAnsi="Bell MT"/>
                <w:sz w:val="44"/>
                <w:szCs w:val="44"/>
              </w:rPr>
            </w:rPrChange>
          </w:rPr>
          <w:t>dispensers: some TicketDispenser,</w:t>
        </w:r>
      </w:ins>
    </w:p>
    <w:p w14:paraId="43EBFD94" w14:textId="77777777" w:rsidR="005432E1" w:rsidRPr="005432E1" w:rsidRDefault="005432E1" w:rsidP="005432E1">
      <w:pPr>
        <w:pStyle w:val="ListParagraph"/>
        <w:spacing w:line="240" w:lineRule="auto"/>
        <w:ind w:left="360"/>
        <w:rPr>
          <w:ins w:id="1018" w:author="Cristian Sbrolli" w:date="2020-12-04T22:03:00Z"/>
          <w:rStyle w:val="SubtleEmphasis"/>
          <w:rFonts w:cstheme="minorHAnsi"/>
          <w:sz w:val="24"/>
          <w:szCs w:val="24"/>
          <w:rPrChange w:id="1019" w:author="Cristian Sbrolli" w:date="2020-12-04T22:04:00Z">
            <w:rPr>
              <w:ins w:id="1020" w:author="Cristian Sbrolli" w:date="2020-12-04T22:03:00Z"/>
              <w:rStyle w:val="SubtleEmphasis"/>
              <w:rFonts w:ascii="Bell MT" w:hAnsi="Bell MT"/>
              <w:sz w:val="44"/>
              <w:szCs w:val="44"/>
            </w:rPr>
          </w:rPrChange>
        </w:rPr>
      </w:pPr>
      <w:proofErr w:type="spellStart"/>
      <w:ins w:id="1021" w:author="Cristian Sbrolli" w:date="2020-12-04T22:03:00Z">
        <w:r w:rsidRPr="005432E1">
          <w:rPr>
            <w:rStyle w:val="SubtleEmphasis"/>
            <w:rFonts w:cstheme="minorHAnsi"/>
            <w:sz w:val="24"/>
            <w:szCs w:val="24"/>
            <w:rPrChange w:id="1022" w:author="Cristian Sbrolli" w:date="2020-12-04T22:04:00Z">
              <w:rPr>
                <w:rStyle w:val="SubtleEmphasis"/>
                <w:rFonts w:ascii="Bell MT" w:hAnsi="Bell MT"/>
                <w:sz w:val="44"/>
                <w:szCs w:val="44"/>
              </w:rPr>
            </w:rPrChange>
          </w:rPr>
          <w:t>cashDesks</w:t>
        </w:r>
        <w:proofErr w:type="spellEnd"/>
        <w:r w:rsidRPr="005432E1">
          <w:rPr>
            <w:rStyle w:val="SubtleEmphasis"/>
            <w:rFonts w:cstheme="minorHAnsi"/>
            <w:sz w:val="24"/>
            <w:szCs w:val="24"/>
            <w:rPrChange w:id="1023"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024"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025" w:author="Cristian Sbrolli" w:date="2020-12-04T22:04:00Z">
              <w:rPr>
                <w:rStyle w:val="SubtleEmphasis"/>
                <w:rFonts w:ascii="Bell MT" w:hAnsi="Bell MT"/>
                <w:sz w:val="44"/>
                <w:szCs w:val="44"/>
              </w:rPr>
            </w:rPrChange>
          </w:rPr>
          <w:t>,</w:t>
        </w:r>
      </w:ins>
    </w:p>
    <w:p w14:paraId="4F6BE896" w14:textId="77777777" w:rsidR="005432E1" w:rsidRPr="005432E1" w:rsidRDefault="005432E1" w:rsidP="005432E1">
      <w:pPr>
        <w:pStyle w:val="ListParagraph"/>
        <w:spacing w:line="240" w:lineRule="auto"/>
        <w:ind w:left="360"/>
        <w:rPr>
          <w:ins w:id="1026" w:author="Cristian Sbrolli" w:date="2020-12-04T22:03:00Z"/>
          <w:rStyle w:val="SubtleEmphasis"/>
          <w:rFonts w:cstheme="minorHAnsi"/>
          <w:sz w:val="24"/>
          <w:szCs w:val="24"/>
          <w:rPrChange w:id="1027" w:author="Cristian Sbrolli" w:date="2020-12-04T22:04:00Z">
            <w:rPr>
              <w:ins w:id="1028" w:author="Cristian Sbrolli" w:date="2020-12-04T22:03:00Z"/>
              <w:rStyle w:val="SubtleEmphasis"/>
              <w:rFonts w:ascii="Bell MT" w:hAnsi="Bell MT"/>
              <w:sz w:val="44"/>
              <w:szCs w:val="44"/>
            </w:rPr>
          </w:rPrChange>
        </w:rPr>
      </w:pPr>
      <w:ins w:id="1029" w:author="Cristian Sbrolli" w:date="2020-12-04T22:03:00Z">
        <w:r w:rsidRPr="005432E1">
          <w:rPr>
            <w:rStyle w:val="SubtleEmphasis"/>
            <w:rFonts w:cstheme="minorHAnsi"/>
            <w:sz w:val="24"/>
            <w:szCs w:val="24"/>
            <w:rPrChange w:id="1030" w:author="Cristian Sbrolli" w:date="2020-12-04T22:04:00Z">
              <w:rPr>
                <w:rStyle w:val="SubtleEmphasis"/>
                <w:rFonts w:ascii="Bell MT" w:hAnsi="Bell MT"/>
                <w:sz w:val="44"/>
                <w:szCs w:val="44"/>
              </w:rPr>
            </w:rPrChange>
          </w:rPr>
          <w:t xml:space="preserve">entrances: some </w:t>
        </w:r>
        <w:proofErr w:type="spellStart"/>
        <w:r w:rsidRPr="005432E1">
          <w:rPr>
            <w:rStyle w:val="SubtleEmphasis"/>
            <w:rFonts w:cstheme="minorHAnsi"/>
            <w:sz w:val="24"/>
            <w:szCs w:val="24"/>
            <w:rPrChange w:id="1031"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032" w:author="Cristian Sbrolli" w:date="2020-12-04T22:04:00Z">
              <w:rPr>
                <w:rStyle w:val="SubtleEmphasis"/>
                <w:rFonts w:ascii="Bell MT" w:hAnsi="Bell MT"/>
                <w:sz w:val="44"/>
                <w:szCs w:val="44"/>
              </w:rPr>
            </w:rPrChange>
          </w:rPr>
          <w:t xml:space="preserve">, //Representing the entrance of the market, with turnstiles and relative </w:t>
        </w:r>
        <w:proofErr w:type="spellStart"/>
        <w:r w:rsidRPr="005432E1">
          <w:rPr>
            <w:rStyle w:val="SubtleEmphasis"/>
            <w:rFonts w:cstheme="minorHAnsi"/>
            <w:sz w:val="24"/>
            <w:szCs w:val="24"/>
            <w:rPrChange w:id="1033"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034" w:author="Cristian Sbrolli" w:date="2020-12-04T22:04:00Z">
              <w:rPr>
                <w:rStyle w:val="SubtleEmphasis"/>
                <w:rFonts w:ascii="Bell MT" w:hAnsi="Bell MT"/>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1035" w:author="Cristian Sbrolli" w:date="2020-12-04T22:03:00Z"/>
          <w:rStyle w:val="SubtleEmphasis"/>
          <w:rFonts w:cstheme="minorHAnsi"/>
          <w:sz w:val="24"/>
          <w:szCs w:val="24"/>
          <w:rPrChange w:id="1036" w:author="Cristian Sbrolli" w:date="2020-12-04T22:04:00Z">
            <w:rPr>
              <w:ins w:id="1037" w:author="Cristian Sbrolli" w:date="2020-12-04T22:03:00Z"/>
              <w:rStyle w:val="SubtleEmphasis"/>
              <w:rFonts w:ascii="Bell MT" w:hAnsi="Bell MT"/>
              <w:sz w:val="44"/>
              <w:szCs w:val="44"/>
            </w:rPr>
          </w:rPrChange>
        </w:rPr>
      </w:pPr>
      <w:proofErr w:type="spellStart"/>
      <w:ins w:id="1038" w:author="Cristian Sbrolli" w:date="2020-12-04T22:03:00Z">
        <w:r w:rsidRPr="005432E1">
          <w:rPr>
            <w:rStyle w:val="SubtleEmphasis"/>
            <w:rFonts w:cstheme="minorHAnsi"/>
            <w:sz w:val="24"/>
            <w:szCs w:val="24"/>
            <w:rPrChange w:id="1039"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40"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041"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042"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043" w:author="Cristian Sbrolli" w:date="2020-12-04T22:04:00Z">
              <w:rPr>
                <w:rStyle w:val="SubtleEmphasis"/>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1044" w:author="Cristian Sbrolli" w:date="2020-12-04T22:03:00Z"/>
          <w:rStyle w:val="SubtleEmphasis"/>
          <w:rFonts w:cstheme="minorHAnsi"/>
          <w:sz w:val="24"/>
          <w:szCs w:val="24"/>
          <w:rPrChange w:id="1045" w:author="Cristian Sbrolli" w:date="2020-12-04T22:04:00Z">
            <w:rPr>
              <w:ins w:id="1046" w:author="Cristian Sbrolli" w:date="2020-12-04T22:03:00Z"/>
              <w:rStyle w:val="SubtleEmphasis"/>
              <w:rFonts w:ascii="Bell MT" w:hAnsi="Bell MT"/>
              <w:sz w:val="44"/>
              <w:szCs w:val="44"/>
            </w:rPr>
          </w:rPrChange>
        </w:rPr>
      </w:pPr>
      <w:ins w:id="1047" w:author="Cristian Sbrolli" w:date="2020-12-04T22:03:00Z">
        <w:r w:rsidRPr="005432E1">
          <w:rPr>
            <w:rStyle w:val="SubtleEmphasis"/>
            <w:rFonts w:cstheme="minorHAnsi"/>
            <w:sz w:val="24"/>
            <w:szCs w:val="24"/>
            <w:rPrChange w:id="1048" w:author="Cristian Sbrolli" w:date="2020-12-04T22:04:00Z">
              <w:rPr>
                <w:rStyle w:val="SubtleEmphasis"/>
                <w:rFonts w:ascii="Bell MT" w:hAnsi="Bell MT"/>
                <w:sz w:val="44"/>
                <w:szCs w:val="44"/>
              </w:rPr>
            </w:rPrChange>
          </w:rPr>
          <w:t xml:space="preserve">manager: one </w:t>
        </w:r>
        <w:proofErr w:type="spellStart"/>
        <w:r w:rsidRPr="005432E1">
          <w:rPr>
            <w:rStyle w:val="SubtleEmphasis"/>
            <w:rFonts w:cstheme="minorHAnsi"/>
            <w:sz w:val="24"/>
            <w:szCs w:val="24"/>
            <w:rPrChange w:id="1049" w:author="Cristian Sbrolli" w:date="2020-12-04T22:04:00Z">
              <w:rPr>
                <w:rStyle w:val="SubtleEmphasis"/>
                <w:rFonts w:ascii="Bell MT" w:hAnsi="Bell MT"/>
                <w:sz w:val="44"/>
                <w:szCs w:val="44"/>
              </w:rPr>
            </w:rPrChange>
          </w:rPr>
          <w:t>StoreManager</w:t>
        </w:r>
        <w:proofErr w:type="spellEnd"/>
        <w:r w:rsidRPr="005432E1">
          <w:rPr>
            <w:rStyle w:val="SubtleEmphasis"/>
            <w:rFonts w:cstheme="minorHAnsi"/>
            <w:sz w:val="24"/>
            <w:szCs w:val="24"/>
            <w:rPrChange w:id="1050"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051" w:author="Cristian Sbrolli" w:date="2020-12-04T22:04:00Z">
              <w:rPr>
                <w:rStyle w:val="SubtleEmphasis"/>
                <w:rFonts w:ascii="Bell MT" w:hAnsi="Bell MT"/>
                <w:sz w:val="44"/>
                <w:szCs w:val="44"/>
              </w:rPr>
            </w:rPrChange>
          </w:rPr>
          <w:tab/>
        </w:r>
      </w:ins>
    </w:p>
    <w:p w14:paraId="6A1D8114" w14:textId="77777777" w:rsidR="005432E1" w:rsidRPr="005432E1" w:rsidRDefault="005432E1" w:rsidP="005432E1">
      <w:pPr>
        <w:pStyle w:val="ListParagraph"/>
        <w:spacing w:line="240" w:lineRule="auto"/>
        <w:ind w:left="360"/>
        <w:rPr>
          <w:ins w:id="1052" w:author="Cristian Sbrolli" w:date="2020-12-04T22:03:00Z"/>
          <w:rStyle w:val="SubtleEmphasis"/>
          <w:rFonts w:cstheme="minorHAnsi"/>
          <w:sz w:val="24"/>
          <w:szCs w:val="24"/>
          <w:rPrChange w:id="1053" w:author="Cristian Sbrolli" w:date="2020-12-04T22:04:00Z">
            <w:rPr>
              <w:ins w:id="1054" w:author="Cristian Sbrolli" w:date="2020-12-04T22:03:00Z"/>
              <w:rStyle w:val="SubtleEmphasis"/>
              <w:rFonts w:ascii="Bell MT" w:hAnsi="Bell MT"/>
              <w:sz w:val="44"/>
              <w:szCs w:val="44"/>
            </w:rPr>
          </w:rPrChange>
        </w:rPr>
      </w:pPr>
      <w:ins w:id="1055" w:author="Cristian Sbrolli" w:date="2020-12-04T22:03:00Z">
        <w:r w:rsidRPr="005432E1">
          <w:rPr>
            <w:rStyle w:val="SubtleEmphasis"/>
            <w:rFonts w:cstheme="minorHAnsi"/>
            <w:sz w:val="24"/>
            <w:szCs w:val="24"/>
            <w:rPrChange w:id="1056" w:author="Cristian Sbrolli" w:date="2020-12-04T22:04:00Z">
              <w:rPr>
                <w:rStyle w:val="SubtleEmphasis"/>
                <w:rFonts w:ascii="Bell MT" w:hAnsi="Bell MT"/>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1057" w:author="Cristian Sbrolli" w:date="2020-12-04T22:03:00Z"/>
          <w:rStyle w:val="SubtleEmphasis"/>
          <w:rFonts w:cstheme="minorHAnsi"/>
          <w:sz w:val="24"/>
          <w:szCs w:val="24"/>
          <w:rPrChange w:id="1058" w:author="Cristian Sbrolli" w:date="2020-12-04T22:04:00Z">
            <w:rPr>
              <w:ins w:id="1059" w:author="Cristian Sbrolli" w:date="2020-12-04T22:03:00Z"/>
              <w:rStyle w:val="SubtleEmphasis"/>
              <w:rFonts w:ascii="Bell MT" w:hAnsi="Bell MT"/>
              <w:sz w:val="44"/>
              <w:szCs w:val="44"/>
            </w:rPr>
          </w:rPrChange>
        </w:rPr>
      </w:pPr>
      <w:proofErr w:type="spellStart"/>
      <w:ins w:id="1060" w:author="Cristian Sbrolli" w:date="2020-12-04T22:03:00Z">
        <w:r w:rsidRPr="005432E1">
          <w:rPr>
            <w:rStyle w:val="SubtleEmphasis"/>
            <w:rFonts w:cstheme="minorHAnsi"/>
            <w:sz w:val="24"/>
            <w:szCs w:val="24"/>
            <w:rPrChange w:id="1061"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1062" w:author="Cristian Sbrolli" w:date="2020-12-04T22:04:00Z">
              <w:rPr>
                <w:rStyle w:val="SubtleEmphasis"/>
                <w:rFonts w:ascii="Bell MT" w:hAnsi="Bell MT"/>
                <w:sz w:val="44"/>
                <w:szCs w:val="44"/>
              </w:rPr>
            </w:rPrChange>
          </w:rPr>
          <w:t xml:space="preserve"> : one </w:t>
        </w:r>
        <w:proofErr w:type="spellStart"/>
        <w:r w:rsidRPr="005432E1">
          <w:rPr>
            <w:rStyle w:val="SubtleEmphasis"/>
            <w:rFonts w:cstheme="minorHAnsi"/>
            <w:sz w:val="24"/>
            <w:szCs w:val="24"/>
            <w:rPrChange w:id="1063" w:author="Cristian Sbrolli" w:date="2020-12-04T22:04:00Z">
              <w:rPr>
                <w:rStyle w:val="SubtleEmphasis"/>
                <w:rFonts w:ascii="Bell MT" w:hAnsi="Bell MT"/>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1064" w:author="Cristian Sbrolli" w:date="2020-12-04T22:03:00Z"/>
          <w:rStyle w:val="SubtleEmphasis"/>
          <w:rFonts w:cstheme="minorHAnsi"/>
          <w:sz w:val="24"/>
          <w:szCs w:val="24"/>
          <w:rPrChange w:id="1065" w:author="Cristian Sbrolli" w:date="2020-12-04T22:04:00Z">
            <w:rPr>
              <w:ins w:id="1066" w:author="Cristian Sbrolli" w:date="2020-12-04T22:03:00Z"/>
              <w:rStyle w:val="SubtleEmphasis"/>
              <w:rFonts w:ascii="Bell MT" w:hAnsi="Bell MT"/>
              <w:sz w:val="44"/>
              <w:szCs w:val="44"/>
            </w:rPr>
          </w:rPrChange>
        </w:rPr>
      </w:pPr>
      <w:ins w:id="1067" w:author="Cristian Sbrolli" w:date="2020-12-04T22:03:00Z">
        <w:r w:rsidRPr="005432E1">
          <w:rPr>
            <w:rStyle w:val="SubtleEmphasis"/>
            <w:rFonts w:cstheme="minorHAnsi"/>
            <w:sz w:val="24"/>
            <w:szCs w:val="24"/>
            <w:rPrChange w:id="1068" w:author="Cristian Sbrolli" w:date="2020-12-04T22:04:00Z">
              <w:rPr>
                <w:rStyle w:val="SubtleEmphasis"/>
                <w:rFonts w:ascii="Bell MT" w:hAnsi="Bell MT"/>
                <w:sz w:val="44"/>
                <w:szCs w:val="44"/>
              </w:rPr>
            </w:rPrChange>
          </w:rPr>
          <w:t>}{</w:t>
        </w:r>
      </w:ins>
    </w:p>
    <w:p w14:paraId="3A4EC743" w14:textId="77777777" w:rsidR="005432E1" w:rsidRPr="005432E1" w:rsidRDefault="005432E1" w:rsidP="005432E1">
      <w:pPr>
        <w:pStyle w:val="ListParagraph"/>
        <w:spacing w:line="240" w:lineRule="auto"/>
        <w:ind w:left="360"/>
        <w:rPr>
          <w:ins w:id="1069" w:author="Cristian Sbrolli" w:date="2020-12-04T22:03:00Z"/>
          <w:rStyle w:val="SubtleEmphasis"/>
          <w:rFonts w:cstheme="minorHAnsi"/>
          <w:sz w:val="24"/>
          <w:szCs w:val="24"/>
          <w:rPrChange w:id="1070" w:author="Cristian Sbrolli" w:date="2020-12-04T22:04:00Z">
            <w:rPr>
              <w:ins w:id="1071" w:author="Cristian Sbrolli" w:date="2020-12-04T22:03:00Z"/>
              <w:rStyle w:val="SubtleEmphasis"/>
              <w:rFonts w:ascii="Bell MT" w:hAnsi="Bell MT"/>
              <w:sz w:val="44"/>
              <w:szCs w:val="44"/>
            </w:rPr>
          </w:rPrChange>
        </w:rPr>
      </w:pPr>
      <w:proofErr w:type="spellStart"/>
      <w:ins w:id="1072" w:author="Cristian Sbrolli" w:date="2020-12-04T22:03:00Z">
        <w:r w:rsidRPr="005432E1">
          <w:rPr>
            <w:rStyle w:val="SubtleEmphasis"/>
            <w:rFonts w:cstheme="minorHAnsi"/>
            <w:sz w:val="24"/>
            <w:szCs w:val="24"/>
            <w:rPrChange w:id="1073"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74" w:author="Cristian Sbrolli" w:date="2020-12-04T22:04:00Z">
              <w:rPr>
                <w:rStyle w:val="SubtleEmphasis"/>
                <w:rFonts w:ascii="Bell MT" w:hAnsi="Bell MT"/>
                <w:sz w:val="44"/>
                <w:szCs w:val="44"/>
              </w:rPr>
            </w:rPrChange>
          </w:rPr>
          <w:t xml:space="preserve"> &amp; entrances  = none</w:t>
        </w:r>
      </w:ins>
    </w:p>
    <w:p w14:paraId="7B3F2715" w14:textId="77777777" w:rsidR="005432E1" w:rsidRPr="005432E1" w:rsidRDefault="005432E1" w:rsidP="005432E1">
      <w:pPr>
        <w:pStyle w:val="ListParagraph"/>
        <w:spacing w:line="240" w:lineRule="auto"/>
        <w:ind w:left="360"/>
        <w:rPr>
          <w:ins w:id="1075" w:author="Cristian Sbrolli" w:date="2020-12-04T22:03:00Z"/>
          <w:rStyle w:val="SubtleEmphasis"/>
          <w:rFonts w:cstheme="minorHAnsi"/>
          <w:sz w:val="24"/>
          <w:szCs w:val="24"/>
          <w:rPrChange w:id="1076" w:author="Cristian Sbrolli" w:date="2020-12-04T22:04:00Z">
            <w:rPr>
              <w:ins w:id="1077" w:author="Cristian Sbrolli" w:date="2020-12-04T22:03:00Z"/>
              <w:rStyle w:val="SubtleEmphasis"/>
              <w:rFonts w:ascii="Bell MT" w:hAnsi="Bell MT"/>
              <w:sz w:val="44"/>
              <w:szCs w:val="44"/>
            </w:rPr>
          </w:rPrChange>
        </w:rPr>
      </w:pPr>
      <w:proofErr w:type="spellStart"/>
      <w:ins w:id="1078" w:author="Cristian Sbrolli" w:date="2020-12-04T22:03:00Z">
        <w:r w:rsidRPr="005432E1">
          <w:rPr>
            <w:rStyle w:val="SubtleEmphasis"/>
            <w:rFonts w:cstheme="minorHAnsi"/>
            <w:sz w:val="24"/>
            <w:szCs w:val="24"/>
            <w:rPrChange w:id="1079"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080"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1081"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1082" w:author="Cristian Sbrolli" w:date="2020-12-04T22:04:00Z">
              <w:rPr>
                <w:rStyle w:val="SubtleEmphasis"/>
                <w:rFonts w:ascii="Bell MT" w:hAnsi="Bell MT"/>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1083" w:author="Cristian Sbrolli" w:date="2020-12-04T22:03:00Z"/>
          <w:rStyle w:val="SubtleEmphasis"/>
          <w:rFonts w:cstheme="minorHAnsi"/>
          <w:sz w:val="24"/>
          <w:szCs w:val="24"/>
          <w:rPrChange w:id="1084" w:author="Cristian Sbrolli" w:date="2020-12-04T22:04:00Z">
            <w:rPr>
              <w:ins w:id="1085" w:author="Cristian Sbrolli" w:date="2020-12-04T22:03:00Z"/>
              <w:rStyle w:val="SubtleEmphasis"/>
              <w:rFonts w:ascii="Bell MT" w:hAnsi="Bell MT"/>
              <w:sz w:val="44"/>
              <w:szCs w:val="44"/>
            </w:rPr>
          </w:rPrChange>
        </w:rPr>
      </w:pPr>
      <w:ins w:id="1086" w:author="Cristian Sbrolli" w:date="2020-12-04T22:03:00Z">
        <w:r w:rsidRPr="005432E1">
          <w:rPr>
            <w:rStyle w:val="SubtleEmphasis"/>
            <w:rFonts w:cstheme="minorHAnsi"/>
            <w:sz w:val="24"/>
            <w:szCs w:val="24"/>
            <w:rPrChange w:id="1087" w:author="Cristian Sbrolli" w:date="2020-12-04T22:04:00Z">
              <w:rPr>
                <w:rStyle w:val="SubtleEmphasis"/>
                <w:rFonts w:ascii="Bell MT" w:hAnsi="Bell MT"/>
                <w:sz w:val="44"/>
                <w:szCs w:val="44"/>
              </w:rPr>
            </w:rPrChange>
          </w:rPr>
          <w:t xml:space="preserve">entrances &amp; </w:t>
        </w:r>
        <w:proofErr w:type="spellStart"/>
        <w:r w:rsidRPr="005432E1">
          <w:rPr>
            <w:rStyle w:val="SubtleEmphasis"/>
            <w:rFonts w:cstheme="minorHAnsi"/>
            <w:sz w:val="24"/>
            <w:szCs w:val="24"/>
            <w:rPrChange w:id="1088"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1089" w:author="Cristian Sbrolli" w:date="2020-12-04T22:04:00Z">
              <w:rPr>
                <w:rStyle w:val="SubtleEmphasis"/>
                <w:rFonts w:ascii="Bell MT" w:hAnsi="Bell MT"/>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1090" w:author="Cristian Sbrolli" w:date="2020-12-04T22:03:00Z"/>
          <w:rStyle w:val="SubtleEmphasis"/>
          <w:rFonts w:cstheme="minorHAnsi"/>
          <w:sz w:val="24"/>
          <w:szCs w:val="24"/>
          <w:rPrChange w:id="1091" w:author="Cristian Sbrolli" w:date="2020-12-04T22:04:00Z">
            <w:rPr>
              <w:ins w:id="1092" w:author="Cristian Sbrolli" w:date="2020-12-04T22:03:00Z"/>
              <w:rStyle w:val="SubtleEmphasis"/>
              <w:rFonts w:ascii="Bell MT" w:hAnsi="Bell MT"/>
              <w:sz w:val="44"/>
              <w:szCs w:val="44"/>
            </w:rPr>
          </w:rPrChange>
        </w:rPr>
      </w:pPr>
      <w:ins w:id="1093" w:author="Cristian Sbrolli" w:date="2020-12-04T22:03:00Z">
        <w:r w:rsidRPr="005432E1">
          <w:rPr>
            <w:rStyle w:val="SubtleEmphasis"/>
            <w:rFonts w:cstheme="minorHAnsi"/>
            <w:sz w:val="24"/>
            <w:szCs w:val="24"/>
            <w:rPrChange w:id="1094" w:author="Cristian Sbrolli" w:date="2020-12-04T22:04:00Z">
              <w:rPr>
                <w:rStyle w:val="SubtleEmphasis"/>
                <w:rFonts w:ascii="Bell MT" w:hAnsi="Bell MT"/>
                <w:sz w:val="44"/>
                <w:szCs w:val="44"/>
              </w:rPr>
            </w:rPrChange>
          </w:rPr>
          <w:t>}</w:t>
        </w:r>
      </w:ins>
    </w:p>
    <w:p w14:paraId="42030157" w14:textId="1768387C" w:rsidR="005432E1" w:rsidRDefault="005432E1" w:rsidP="005432E1">
      <w:pPr>
        <w:pStyle w:val="ListParagraph"/>
        <w:spacing w:line="240" w:lineRule="auto"/>
        <w:ind w:left="360"/>
        <w:rPr>
          <w:ins w:id="1095" w:author="Cristian Sbrolli" w:date="2020-12-05T00:06:00Z"/>
          <w:rStyle w:val="SubtleEmphasis"/>
          <w:rFonts w:cstheme="minorHAnsi"/>
          <w:sz w:val="24"/>
          <w:szCs w:val="24"/>
        </w:rPr>
      </w:pPr>
    </w:p>
    <w:p w14:paraId="144BB08F" w14:textId="77777777" w:rsidR="002D5882" w:rsidRPr="005432E1" w:rsidRDefault="002D5882" w:rsidP="005432E1">
      <w:pPr>
        <w:pStyle w:val="ListParagraph"/>
        <w:spacing w:line="240" w:lineRule="auto"/>
        <w:ind w:left="360"/>
        <w:rPr>
          <w:ins w:id="1096" w:author="Cristian Sbrolli" w:date="2020-12-04T22:03:00Z"/>
          <w:rStyle w:val="SubtleEmphasis"/>
          <w:rFonts w:cstheme="minorHAnsi"/>
          <w:sz w:val="24"/>
          <w:szCs w:val="24"/>
          <w:rPrChange w:id="1097" w:author="Cristian Sbrolli" w:date="2020-12-04T22:04:00Z">
            <w:rPr>
              <w:ins w:id="1098" w:author="Cristian Sbrolli" w:date="2020-12-04T22:03:00Z"/>
              <w:rStyle w:val="SubtleEmphasis"/>
              <w:rFonts w:ascii="Bell MT" w:hAnsi="Bell MT"/>
              <w:sz w:val="44"/>
              <w:szCs w:val="44"/>
            </w:rPr>
          </w:rPrChange>
        </w:rPr>
      </w:pPr>
    </w:p>
    <w:p w14:paraId="08574D30" w14:textId="77777777" w:rsidR="005432E1" w:rsidRPr="005432E1" w:rsidRDefault="005432E1" w:rsidP="005432E1">
      <w:pPr>
        <w:pStyle w:val="ListParagraph"/>
        <w:spacing w:line="240" w:lineRule="auto"/>
        <w:ind w:left="360"/>
        <w:rPr>
          <w:ins w:id="1099" w:author="Cristian Sbrolli" w:date="2020-12-04T22:03:00Z"/>
          <w:rStyle w:val="SubtleEmphasis"/>
          <w:rFonts w:cstheme="minorHAnsi"/>
          <w:sz w:val="24"/>
          <w:szCs w:val="24"/>
          <w:rPrChange w:id="1100" w:author="Cristian Sbrolli" w:date="2020-12-04T22:04:00Z">
            <w:rPr>
              <w:ins w:id="1101" w:author="Cristian Sbrolli" w:date="2020-12-04T22:03:00Z"/>
              <w:rStyle w:val="SubtleEmphasis"/>
              <w:rFonts w:ascii="Bell MT" w:hAnsi="Bell MT"/>
              <w:sz w:val="44"/>
              <w:szCs w:val="44"/>
            </w:rPr>
          </w:rPrChange>
        </w:rPr>
      </w:pPr>
      <w:ins w:id="1102" w:author="Cristian Sbrolli" w:date="2020-12-04T22:03:00Z">
        <w:r w:rsidRPr="005432E1">
          <w:rPr>
            <w:rStyle w:val="SubtleEmphasis"/>
            <w:rFonts w:cstheme="minorHAnsi"/>
            <w:sz w:val="24"/>
            <w:szCs w:val="24"/>
            <w:rPrChange w:id="1103" w:author="Cristian Sbrolli" w:date="2020-12-04T22:04:00Z">
              <w:rPr>
                <w:rStyle w:val="SubtleEmphasis"/>
                <w:rFonts w:ascii="Bell MT" w:hAnsi="Bell MT"/>
                <w:sz w:val="44"/>
                <w:szCs w:val="44"/>
              </w:rPr>
            </w:rPrChange>
          </w:rPr>
          <w:lastRenderedPageBreak/>
          <w:t xml:space="preserve">sig </w:t>
        </w:r>
        <w:proofErr w:type="spellStart"/>
        <w:r w:rsidRPr="005432E1">
          <w:rPr>
            <w:rStyle w:val="SubtleEmphasis"/>
            <w:rFonts w:cstheme="minorHAnsi"/>
            <w:sz w:val="24"/>
            <w:szCs w:val="24"/>
            <w:rPrChange w:id="1104"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105" w:author="Cristian Sbrolli" w:date="2020-12-04T22:04:00Z">
              <w:rPr>
                <w:rStyle w:val="SubtleEmphasis"/>
                <w:rFonts w:ascii="Bell MT" w:hAnsi="Bell MT"/>
                <w:sz w:val="44"/>
                <w:szCs w:val="44"/>
              </w:rPr>
            </w:rPrChange>
          </w:rPr>
          <w:t>{</w:t>
        </w:r>
      </w:ins>
    </w:p>
    <w:p w14:paraId="1838D11A" w14:textId="77777777" w:rsidR="005432E1" w:rsidRPr="005432E1" w:rsidRDefault="005432E1" w:rsidP="005432E1">
      <w:pPr>
        <w:pStyle w:val="ListParagraph"/>
        <w:spacing w:line="240" w:lineRule="auto"/>
        <w:ind w:left="360"/>
        <w:rPr>
          <w:ins w:id="1106" w:author="Cristian Sbrolli" w:date="2020-12-04T22:03:00Z"/>
          <w:rStyle w:val="SubtleEmphasis"/>
          <w:rFonts w:cstheme="minorHAnsi"/>
          <w:sz w:val="24"/>
          <w:szCs w:val="24"/>
          <w:rPrChange w:id="1107" w:author="Cristian Sbrolli" w:date="2020-12-04T22:04:00Z">
            <w:rPr>
              <w:ins w:id="1108" w:author="Cristian Sbrolli" w:date="2020-12-04T22:03:00Z"/>
              <w:rStyle w:val="SubtleEmphasis"/>
              <w:rFonts w:ascii="Bell MT" w:hAnsi="Bell MT"/>
              <w:sz w:val="44"/>
              <w:szCs w:val="44"/>
            </w:rPr>
          </w:rPrChange>
        </w:rPr>
      </w:pPr>
      <w:proofErr w:type="spellStart"/>
      <w:ins w:id="1109" w:author="Cristian Sbrolli" w:date="2020-12-04T22:03:00Z">
        <w:r w:rsidRPr="005432E1">
          <w:rPr>
            <w:rStyle w:val="SubtleEmphasis"/>
            <w:rFonts w:cstheme="minorHAnsi"/>
            <w:sz w:val="24"/>
            <w:szCs w:val="24"/>
            <w:rPrChange w:id="1110"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111" w:author="Cristian Sbrolli" w:date="2020-12-04T22:04:00Z">
              <w:rPr>
                <w:rStyle w:val="SubtleEmphasis"/>
                <w:rFonts w:ascii="Bell MT" w:hAnsi="Bell MT"/>
                <w:sz w:val="44"/>
                <w:szCs w:val="44"/>
              </w:rPr>
            </w:rPrChange>
          </w:rPr>
          <w:t>: one Int,</w:t>
        </w:r>
      </w:ins>
    </w:p>
    <w:p w14:paraId="56BAA1CB" w14:textId="77777777" w:rsidR="005432E1" w:rsidRPr="005432E1" w:rsidRDefault="005432E1" w:rsidP="005432E1">
      <w:pPr>
        <w:pStyle w:val="ListParagraph"/>
        <w:spacing w:line="240" w:lineRule="auto"/>
        <w:ind w:left="360"/>
        <w:rPr>
          <w:ins w:id="1112" w:author="Cristian Sbrolli" w:date="2020-12-04T22:03:00Z"/>
          <w:rStyle w:val="SubtleEmphasis"/>
          <w:rFonts w:cstheme="minorHAnsi"/>
          <w:sz w:val="24"/>
          <w:szCs w:val="24"/>
          <w:rPrChange w:id="1113" w:author="Cristian Sbrolli" w:date="2020-12-04T22:04:00Z">
            <w:rPr>
              <w:ins w:id="1114" w:author="Cristian Sbrolli" w:date="2020-12-04T22:03:00Z"/>
              <w:rStyle w:val="SubtleEmphasis"/>
              <w:rFonts w:ascii="Bell MT" w:hAnsi="Bell MT"/>
              <w:sz w:val="44"/>
              <w:szCs w:val="44"/>
            </w:rPr>
          </w:rPrChange>
        </w:rPr>
      </w:pPr>
      <w:proofErr w:type="spellStart"/>
      <w:ins w:id="1115" w:author="Cristian Sbrolli" w:date="2020-12-04T22:03:00Z">
        <w:r w:rsidRPr="005432E1">
          <w:rPr>
            <w:rStyle w:val="SubtleEmphasis"/>
            <w:rFonts w:cstheme="minorHAnsi"/>
            <w:sz w:val="24"/>
            <w:szCs w:val="24"/>
            <w:rPrChange w:id="1116"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17" w:author="Cristian Sbrolli" w:date="2020-12-04T22:04:00Z">
              <w:rPr>
                <w:rStyle w:val="SubtleEmphasis"/>
                <w:rFonts w:ascii="Bell MT" w:hAnsi="Bell MT"/>
                <w:sz w:val="44"/>
                <w:szCs w:val="44"/>
              </w:rPr>
            </w:rPrChange>
          </w:rPr>
          <w:t>: set Ticket,</w:t>
        </w:r>
      </w:ins>
    </w:p>
    <w:p w14:paraId="50DDD04C" w14:textId="77777777" w:rsidR="005432E1" w:rsidRPr="005432E1" w:rsidRDefault="005432E1" w:rsidP="005432E1">
      <w:pPr>
        <w:pStyle w:val="ListParagraph"/>
        <w:spacing w:line="240" w:lineRule="auto"/>
        <w:ind w:left="360"/>
        <w:rPr>
          <w:ins w:id="1118" w:author="Cristian Sbrolli" w:date="2020-12-04T22:03:00Z"/>
          <w:rStyle w:val="SubtleEmphasis"/>
          <w:rFonts w:cstheme="minorHAnsi"/>
          <w:sz w:val="24"/>
          <w:szCs w:val="24"/>
          <w:rPrChange w:id="1119" w:author="Cristian Sbrolli" w:date="2020-12-04T22:04:00Z">
            <w:rPr>
              <w:ins w:id="1120" w:author="Cristian Sbrolli" w:date="2020-12-04T22:03:00Z"/>
              <w:rStyle w:val="SubtleEmphasis"/>
              <w:rFonts w:ascii="Bell MT" w:hAnsi="Bell MT"/>
              <w:sz w:val="44"/>
              <w:szCs w:val="44"/>
            </w:rPr>
          </w:rPrChange>
        </w:rPr>
      </w:pPr>
      <w:ins w:id="1121" w:author="Cristian Sbrolli" w:date="2020-12-04T22:03:00Z">
        <w:r w:rsidRPr="005432E1">
          <w:rPr>
            <w:rStyle w:val="SubtleEmphasis"/>
            <w:rFonts w:cstheme="minorHAnsi"/>
            <w:sz w:val="24"/>
            <w:szCs w:val="24"/>
            <w:rPrChange w:id="1122" w:author="Cristian Sbrolli" w:date="2020-12-04T22:04:00Z">
              <w:rPr>
                <w:rStyle w:val="SubtleEmphasis"/>
                <w:rFonts w:ascii="Bell MT" w:hAnsi="Bell MT"/>
                <w:sz w:val="44"/>
                <w:szCs w:val="44"/>
              </w:rPr>
            </w:rPrChange>
          </w:rPr>
          <w:t>line: set Ticket,</w:t>
        </w:r>
      </w:ins>
    </w:p>
    <w:p w14:paraId="688CCE7F" w14:textId="77777777" w:rsidR="005432E1" w:rsidRPr="005432E1" w:rsidRDefault="005432E1" w:rsidP="005432E1">
      <w:pPr>
        <w:pStyle w:val="ListParagraph"/>
        <w:spacing w:line="240" w:lineRule="auto"/>
        <w:ind w:left="360"/>
        <w:rPr>
          <w:ins w:id="1123" w:author="Cristian Sbrolli" w:date="2020-12-04T22:03:00Z"/>
          <w:rStyle w:val="SubtleEmphasis"/>
          <w:rFonts w:cstheme="minorHAnsi"/>
          <w:sz w:val="24"/>
          <w:szCs w:val="24"/>
          <w:rPrChange w:id="1124" w:author="Cristian Sbrolli" w:date="2020-12-04T22:04:00Z">
            <w:rPr>
              <w:ins w:id="1125" w:author="Cristian Sbrolli" w:date="2020-12-04T22:03:00Z"/>
              <w:rStyle w:val="SubtleEmphasis"/>
              <w:rFonts w:ascii="Bell MT" w:hAnsi="Bell MT"/>
              <w:sz w:val="44"/>
              <w:szCs w:val="44"/>
            </w:rPr>
          </w:rPrChange>
        </w:rPr>
      </w:pPr>
      <w:proofErr w:type="spellStart"/>
      <w:ins w:id="1126" w:author="Cristian Sbrolli" w:date="2020-12-04T22:03:00Z">
        <w:r w:rsidRPr="005432E1">
          <w:rPr>
            <w:rStyle w:val="SubtleEmphasis"/>
            <w:rFonts w:cstheme="minorHAnsi"/>
            <w:sz w:val="24"/>
            <w:szCs w:val="24"/>
            <w:rPrChange w:id="1127"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28" w:author="Cristian Sbrolli" w:date="2020-12-04T22:04:00Z">
              <w:rPr>
                <w:rStyle w:val="SubtleEmphasis"/>
                <w:rFonts w:ascii="Bell MT" w:hAnsi="Bell MT"/>
                <w:sz w:val="44"/>
                <w:szCs w:val="44"/>
              </w:rPr>
            </w:rPrChange>
          </w:rPr>
          <w:t>: set Ticket,</w:t>
        </w:r>
      </w:ins>
    </w:p>
    <w:p w14:paraId="7CDAC4A3" w14:textId="77777777" w:rsidR="005432E1" w:rsidRPr="005432E1" w:rsidRDefault="005432E1" w:rsidP="005432E1">
      <w:pPr>
        <w:pStyle w:val="ListParagraph"/>
        <w:spacing w:line="240" w:lineRule="auto"/>
        <w:ind w:left="360"/>
        <w:rPr>
          <w:ins w:id="1129" w:author="Cristian Sbrolli" w:date="2020-12-04T22:03:00Z"/>
          <w:rStyle w:val="SubtleEmphasis"/>
          <w:rFonts w:cstheme="minorHAnsi"/>
          <w:sz w:val="24"/>
          <w:szCs w:val="24"/>
          <w:rPrChange w:id="1130" w:author="Cristian Sbrolli" w:date="2020-12-04T22:04:00Z">
            <w:rPr>
              <w:ins w:id="1131" w:author="Cristian Sbrolli" w:date="2020-12-04T22:03:00Z"/>
              <w:rStyle w:val="SubtleEmphasis"/>
              <w:rFonts w:ascii="Bell MT" w:hAnsi="Bell MT"/>
              <w:sz w:val="44"/>
              <w:szCs w:val="44"/>
            </w:rPr>
          </w:rPrChange>
        </w:rPr>
      </w:pPr>
      <w:proofErr w:type="spellStart"/>
      <w:ins w:id="1132" w:author="Cristian Sbrolli" w:date="2020-12-04T22:03:00Z">
        <w:r w:rsidRPr="005432E1">
          <w:rPr>
            <w:rStyle w:val="SubtleEmphasis"/>
            <w:rFonts w:cstheme="minorHAnsi"/>
            <w:sz w:val="24"/>
            <w:szCs w:val="24"/>
            <w:rPrChange w:id="1133"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134"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135"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136" w:author="Cristian Sbrolli" w:date="2020-12-04T22:04:00Z">
              <w:rPr>
                <w:rStyle w:val="SubtleEmphasis"/>
                <w:rFonts w:ascii="Bell MT" w:hAnsi="Bell MT"/>
                <w:sz w:val="44"/>
                <w:szCs w:val="44"/>
              </w:rPr>
            </w:rPrChange>
          </w:rPr>
          <w:t>,</w:t>
        </w:r>
      </w:ins>
    </w:p>
    <w:p w14:paraId="6FB68DA2" w14:textId="77777777" w:rsidR="005432E1" w:rsidRPr="005432E1" w:rsidRDefault="005432E1" w:rsidP="005432E1">
      <w:pPr>
        <w:pStyle w:val="ListParagraph"/>
        <w:spacing w:line="240" w:lineRule="auto"/>
        <w:ind w:left="360"/>
        <w:rPr>
          <w:ins w:id="1137" w:author="Cristian Sbrolli" w:date="2020-12-04T22:03:00Z"/>
          <w:rStyle w:val="SubtleEmphasis"/>
          <w:rFonts w:cstheme="minorHAnsi"/>
          <w:sz w:val="24"/>
          <w:szCs w:val="24"/>
          <w:rPrChange w:id="1138" w:author="Cristian Sbrolli" w:date="2020-12-04T22:04:00Z">
            <w:rPr>
              <w:ins w:id="1139" w:author="Cristian Sbrolli" w:date="2020-12-04T22:03:00Z"/>
              <w:rStyle w:val="SubtleEmphasis"/>
              <w:rFonts w:ascii="Bell MT" w:hAnsi="Bell MT"/>
              <w:sz w:val="44"/>
              <w:szCs w:val="44"/>
            </w:rPr>
          </w:rPrChange>
        </w:rPr>
      </w:pPr>
      <w:proofErr w:type="spellStart"/>
      <w:ins w:id="1140" w:author="Cristian Sbrolli" w:date="2020-12-04T22:03:00Z">
        <w:r w:rsidRPr="005432E1">
          <w:rPr>
            <w:rStyle w:val="SubtleEmphasis"/>
            <w:rFonts w:cstheme="minorHAnsi"/>
            <w:sz w:val="24"/>
            <w:szCs w:val="24"/>
            <w:rPrChange w:id="1141"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142" w:author="Cristian Sbrolli" w:date="2020-12-04T22:04:00Z">
              <w:rPr>
                <w:rStyle w:val="SubtleEmphasis"/>
                <w:rFonts w:ascii="Bell MT" w:hAnsi="Bell MT"/>
                <w:sz w:val="44"/>
                <w:szCs w:val="44"/>
              </w:rPr>
            </w:rPrChange>
          </w:rPr>
          <w:t>: one Date,</w:t>
        </w:r>
      </w:ins>
    </w:p>
    <w:p w14:paraId="496479C2" w14:textId="77777777" w:rsidR="005432E1" w:rsidRPr="005432E1" w:rsidRDefault="005432E1" w:rsidP="005432E1">
      <w:pPr>
        <w:pStyle w:val="ListParagraph"/>
        <w:spacing w:line="240" w:lineRule="auto"/>
        <w:ind w:left="360"/>
        <w:rPr>
          <w:ins w:id="1143" w:author="Cristian Sbrolli" w:date="2020-12-04T22:03:00Z"/>
          <w:rStyle w:val="SubtleEmphasis"/>
          <w:rFonts w:cstheme="minorHAnsi"/>
          <w:sz w:val="24"/>
          <w:szCs w:val="24"/>
          <w:rPrChange w:id="1144" w:author="Cristian Sbrolli" w:date="2020-12-04T22:04:00Z">
            <w:rPr>
              <w:ins w:id="1145" w:author="Cristian Sbrolli" w:date="2020-12-04T22:03:00Z"/>
              <w:rStyle w:val="SubtleEmphasis"/>
              <w:rFonts w:ascii="Bell MT" w:hAnsi="Bell MT"/>
              <w:sz w:val="44"/>
              <w:szCs w:val="44"/>
            </w:rPr>
          </w:rPrChange>
        </w:rPr>
      </w:pPr>
      <w:proofErr w:type="spellStart"/>
      <w:ins w:id="1146" w:author="Cristian Sbrolli" w:date="2020-12-04T22:03:00Z">
        <w:r w:rsidRPr="005432E1">
          <w:rPr>
            <w:rStyle w:val="SubtleEmphasis"/>
            <w:rFonts w:cstheme="minorHAnsi"/>
            <w:sz w:val="24"/>
            <w:szCs w:val="24"/>
            <w:rPrChange w:id="1147"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1148" w:author="Cristian Sbrolli" w:date="2020-12-04T22:04:00Z">
              <w:rPr>
                <w:rStyle w:val="SubtleEmphasis"/>
                <w:rFonts w:ascii="Bell MT" w:hAnsi="Bell MT"/>
                <w:sz w:val="44"/>
                <w:szCs w:val="44"/>
              </w:rPr>
            </w:rPrChange>
          </w:rPr>
          <w:t xml:space="preserve">: Date -&gt; </w:t>
        </w:r>
        <w:proofErr w:type="spellStart"/>
        <w:r w:rsidRPr="005432E1">
          <w:rPr>
            <w:rStyle w:val="SubtleEmphasis"/>
            <w:rFonts w:cstheme="minorHAnsi"/>
            <w:sz w:val="24"/>
            <w:szCs w:val="24"/>
            <w:rPrChange w:id="1149" w:author="Cristian Sbrolli" w:date="2020-12-04T22:04:00Z">
              <w:rPr>
                <w:rStyle w:val="SubtleEmphasis"/>
                <w:rFonts w:ascii="Bell MT" w:hAnsi="Bell MT"/>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1150" w:author="Cristian Sbrolli" w:date="2020-12-04T22:03:00Z"/>
          <w:rStyle w:val="SubtleEmphasis"/>
          <w:rFonts w:cstheme="minorHAnsi"/>
          <w:sz w:val="24"/>
          <w:szCs w:val="24"/>
          <w:rPrChange w:id="1151" w:author="Cristian Sbrolli" w:date="2020-12-04T22:04:00Z">
            <w:rPr>
              <w:ins w:id="1152" w:author="Cristian Sbrolli" w:date="2020-12-04T22:03:00Z"/>
              <w:rStyle w:val="SubtleEmphasis"/>
              <w:rFonts w:ascii="Bell MT" w:hAnsi="Bell MT"/>
              <w:sz w:val="44"/>
              <w:szCs w:val="44"/>
            </w:rPr>
          </w:rPrChange>
        </w:rPr>
      </w:pPr>
      <w:ins w:id="1153" w:author="Cristian Sbrolli" w:date="2020-12-04T22:03:00Z">
        <w:r w:rsidRPr="005432E1">
          <w:rPr>
            <w:rStyle w:val="SubtleEmphasis"/>
            <w:rFonts w:cstheme="minorHAnsi"/>
            <w:sz w:val="24"/>
            <w:szCs w:val="24"/>
            <w:rPrChange w:id="1154" w:author="Cristian Sbrolli" w:date="2020-12-04T22:04:00Z">
              <w:rPr>
                <w:rStyle w:val="SubtleEmphasis"/>
                <w:rFonts w:ascii="Bell MT" w:hAnsi="Bell MT"/>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1155" w:author="Cristian Sbrolli" w:date="2020-12-04T22:03:00Z"/>
          <w:rStyle w:val="SubtleEmphasis"/>
          <w:rFonts w:cstheme="minorHAnsi"/>
          <w:sz w:val="24"/>
          <w:szCs w:val="24"/>
          <w:rPrChange w:id="1156" w:author="Cristian Sbrolli" w:date="2020-12-04T22:04:00Z">
            <w:rPr>
              <w:ins w:id="1157" w:author="Cristian Sbrolli" w:date="2020-12-04T22:03:00Z"/>
              <w:rStyle w:val="SubtleEmphasis"/>
              <w:rFonts w:ascii="Bell MT" w:hAnsi="Bell MT"/>
              <w:sz w:val="44"/>
              <w:szCs w:val="44"/>
            </w:rPr>
          </w:rPrChange>
        </w:rPr>
      </w:pPr>
      <w:ins w:id="1158" w:author="Cristian Sbrolli" w:date="2020-12-04T22:03:00Z">
        <w:r w:rsidRPr="005432E1">
          <w:rPr>
            <w:rStyle w:val="SubtleEmphasis"/>
            <w:rFonts w:cstheme="minorHAnsi"/>
            <w:sz w:val="24"/>
            <w:szCs w:val="24"/>
            <w:rPrChange w:id="1159" w:author="Cristian Sbrolli" w:date="2020-12-04T22:04:00Z">
              <w:rPr>
                <w:rStyle w:val="SubtleEmphasis"/>
                <w:rFonts w:ascii="Bell MT" w:hAnsi="Bell MT"/>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1160" w:author="Cristian Sbrolli" w:date="2020-12-04T22:03:00Z"/>
          <w:rStyle w:val="SubtleEmphasis"/>
          <w:rFonts w:cstheme="minorHAnsi"/>
          <w:sz w:val="24"/>
          <w:szCs w:val="24"/>
          <w:rPrChange w:id="1161" w:author="Cristian Sbrolli" w:date="2020-12-04T22:04:00Z">
            <w:rPr>
              <w:ins w:id="1162" w:author="Cristian Sbrolli" w:date="2020-12-04T22:03:00Z"/>
              <w:rStyle w:val="SubtleEmphasis"/>
              <w:rFonts w:ascii="Bell MT" w:hAnsi="Bell MT"/>
              <w:sz w:val="44"/>
              <w:szCs w:val="44"/>
            </w:rPr>
          </w:rPrChange>
        </w:rPr>
      </w:pPr>
      <w:ins w:id="1163" w:author="Cristian Sbrolli" w:date="2020-12-04T22:03:00Z">
        <w:r w:rsidRPr="005432E1">
          <w:rPr>
            <w:rStyle w:val="SubtleEmphasis"/>
            <w:rFonts w:cstheme="minorHAnsi"/>
            <w:sz w:val="24"/>
            <w:szCs w:val="24"/>
            <w:rPrChange w:id="1164" w:author="Cristian Sbrolli" w:date="2020-12-04T22:04:00Z">
              <w:rPr>
                <w:rStyle w:val="SubtleEmphasis"/>
                <w:rFonts w:ascii="Bell MT" w:hAnsi="Bell MT"/>
                <w:sz w:val="44"/>
                <w:szCs w:val="44"/>
              </w:rPr>
            </w:rPrChange>
          </w:rPr>
          <w:t xml:space="preserve">#(insideMarket &amp; </w:t>
        </w:r>
        <w:proofErr w:type="spellStart"/>
        <w:r w:rsidRPr="005432E1">
          <w:rPr>
            <w:rStyle w:val="SubtleEmphasis"/>
            <w:rFonts w:cstheme="minorHAnsi"/>
            <w:sz w:val="24"/>
            <w:szCs w:val="24"/>
            <w:rPrChange w:id="1165"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66" w:author="Cristian Sbrolli" w:date="2020-12-04T22:04:00Z">
              <w:rPr>
                <w:rStyle w:val="SubtleEmphasis"/>
                <w:rFonts w:ascii="Bell MT" w:hAnsi="Bell MT"/>
                <w:sz w:val="44"/>
                <w:szCs w:val="44"/>
              </w:rPr>
            </w:rPrChange>
          </w:rPr>
          <w:t>)=0</w:t>
        </w:r>
      </w:ins>
    </w:p>
    <w:p w14:paraId="2A2C2156" w14:textId="77777777" w:rsidR="005432E1" w:rsidRPr="005432E1" w:rsidRDefault="005432E1" w:rsidP="005432E1">
      <w:pPr>
        <w:pStyle w:val="ListParagraph"/>
        <w:spacing w:line="240" w:lineRule="auto"/>
        <w:ind w:left="360"/>
        <w:rPr>
          <w:ins w:id="1167" w:author="Cristian Sbrolli" w:date="2020-12-04T22:03:00Z"/>
          <w:rStyle w:val="SubtleEmphasis"/>
          <w:rFonts w:cstheme="minorHAnsi"/>
          <w:sz w:val="24"/>
          <w:szCs w:val="24"/>
          <w:rPrChange w:id="1168" w:author="Cristian Sbrolli" w:date="2020-12-04T22:04:00Z">
            <w:rPr>
              <w:ins w:id="1169" w:author="Cristian Sbrolli" w:date="2020-12-04T22:03:00Z"/>
              <w:rStyle w:val="SubtleEmphasis"/>
              <w:rFonts w:ascii="Bell MT" w:hAnsi="Bell MT"/>
              <w:sz w:val="44"/>
              <w:szCs w:val="44"/>
            </w:rPr>
          </w:rPrChange>
        </w:rPr>
      </w:pPr>
      <w:ins w:id="1170" w:author="Cristian Sbrolli" w:date="2020-12-04T22:03:00Z">
        <w:r w:rsidRPr="005432E1">
          <w:rPr>
            <w:rStyle w:val="SubtleEmphasis"/>
            <w:rFonts w:cstheme="minorHAnsi"/>
            <w:sz w:val="24"/>
            <w:szCs w:val="24"/>
            <w:rPrChange w:id="1171" w:author="Cristian Sbrolli" w:date="2020-12-04T22:04:00Z">
              <w:rPr>
                <w:rStyle w:val="SubtleEmphasis"/>
                <w:rFonts w:ascii="Bell MT" w:hAnsi="Bell MT"/>
                <w:sz w:val="44"/>
                <w:szCs w:val="44"/>
              </w:rPr>
            </w:rPrChange>
          </w:rPr>
          <w:t xml:space="preserve">#(line &amp; </w:t>
        </w:r>
        <w:proofErr w:type="spellStart"/>
        <w:r w:rsidRPr="005432E1">
          <w:rPr>
            <w:rStyle w:val="SubtleEmphasis"/>
            <w:rFonts w:cstheme="minorHAnsi"/>
            <w:sz w:val="24"/>
            <w:szCs w:val="24"/>
            <w:rPrChange w:id="1172"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173" w:author="Cristian Sbrolli" w:date="2020-12-04T22:04:00Z">
              <w:rPr>
                <w:rStyle w:val="SubtleEmphasis"/>
                <w:rFonts w:ascii="Bell MT" w:hAnsi="Bell MT"/>
                <w:sz w:val="44"/>
                <w:szCs w:val="44"/>
              </w:rPr>
            </w:rPrChange>
          </w:rPr>
          <w:t>)=0</w:t>
        </w:r>
      </w:ins>
    </w:p>
    <w:p w14:paraId="7A07AD31" w14:textId="77777777" w:rsidR="005432E1" w:rsidRPr="005432E1" w:rsidRDefault="005432E1" w:rsidP="005432E1">
      <w:pPr>
        <w:pStyle w:val="ListParagraph"/>
        <w:spacing w:line="240" w:lineRule="auto"/>
        <w:ind w:left="360"/>
        <w:rPr>
          <w:ins w:id="1174" w:author="Cristian Sbrolli" w:date="2020-12-04T22:03:00Z"/>
          <w:rStyle w:val="SubtleEmphasis"/>
          <w:rFonts w:cstheme="minorHAnsi"/>
          <w:sz w:val="24"/>
          <w:szCs w:val="24"/>
          <w:rPrChange w:id="1175" w:author="Cristian Sbrolli" w:date="2020-12-04T22:04:00Z">
            <w:rPr>
              <w:ins w:id="1176" w:author="Cristian Sbrolli" w:date="2020-12-04T22:03:00Z"/>
              <w:rStyle w:val="SubtleEmphasis"/>
              <w:rFonts w:ascii="Bell MT" w:hAnsi="Bell MT"/>
              <w:sz w:val="44"/>
              <w:szCs w:val="44"/>
            </w:rPr>
          </w:rPrChange>
        </w:rPr>
      </w:pPr>
      <w:ins w:id="1177" w:author="Cristian Sbrolli" w:date="2020-12-04T22:03:00Z">
        <w:r w:rsidRPr="005432E1">
          <w:rPr>
            <w:rStyle w:val="SubtleEmphasis"/>
            <w:rFonts w:cstheme="minorHAnsi"/>
            <w:sz w:val="24"/>
            <w:szCs w:val="24"/>
            <w:rPrChange w:id="1178" w:author="Cristian Sbrolli" w:date="2020-12-04T22:04:00Z">
              <w:rPr>
                <w:rStyle w:val="SubtleEmphasis"/>
                <w:rFonts w:ascii="Bell MT" w:hAnsi="Bell MT"/>
                <w:sz w:val="44"/>
                <w:szCs w:val="44"/>
              </w:rPr>
            </w:rPrChange>
          </w:rPr>
          <w:t xml:space="preserve">//all tickets </w:t>
        </w:r>
        <w:proofErr w:type="spellStart"/>
        <w:r w:rsidRPr="005432E1">
          <w:rPr>
            <w:rStyle w:val="SubtleEmphasis"/>
            <w:rFonts w:cstheme="minorHAnsi"/>
            <w:sz w:val="24"/>
            <w:szCs w:val="24"/>
            <w:rPrChange w:id="1179"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80" w:author="Cristian Sbrolli" w:date="2020-12-04T22:04:00Z">
              <w:rPr>
                <w:rStyle w:val="SubtleEmphasis"/>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1181" w:author="Cristian Sbrolli" w:date="2020-12-04T22:03:00Z"/>
          <w:rStyle w:val="SubtleEmphasis"/>
          <w:rFonts w:cstheme="minorHAnsi"/>
          <w:sz w:val="24"/>
          <w:szCs w:val="24"/>
          <w:rPrChange w:id="1182" w:author="Cristian Sbrolli" w:date="2020-12-04T22:04:00Z">
            <w:rPr>
              <w:ins w:id="1183" w:author="Cristian Sbrolli" w:date="2020-12-04T22:03:00Z"/>
              <w:rStyle w:val="SubtleEmphasis"/>
              <w:rFonts w:ascii="Bell MT" w:hAnsi="Bell MT"/>
              <w:sz w:val="44"/>
              <w:szCs w:val="44"/>
            </w:rPr>
          </w:rPrChange>
        </w:rPr>
      </w:pPr>
      <w:ins w:id="1184" w:author="Cristian Sbrolli" w:date="2020-12-04T22:03:00Z">
        <w:r w:rsidRPr="005432E1">
          <w:rPr>
            <w:rStyle w:val="SubtleEmphasis"/>
            <w:rFonts w:cstheme="minorHAnsi"/>
            <w:sz w:val="24"/>
            <w:szCs w:val="24"/>
            <w:rPrChange w:id="1185" w:author="Cristian Sbrolli" w:date="2020-12-04T22:04:00Z">
              <w:rPr>
                <w:rStyle w:val="SubtleEmphasis"/>
                <w:rFonts w:ascii="Bell MT" w:hAnsi="Bell MT"/>
                <w:sz w:val="44"/>
                <w:szCs w:val="44"/>
              </w:rPr>
            </w:rPrChange>
          </w:rPr>
          <w:t xml:space="preserve">all t: Ticket | t in </w:t>
        </w:r>
        <w:proofErr w:type="spellStart"/>
        <w:r w:rsidRPr="005432E1">
          <w:rPr>
            <w:rStyle w:val="SubtleEmphasis"/>
            <w:rFonts w:cstheme="minorHAnsi"/>
            <w:sz w:val="24"/>
            <w:szCs w:val="24"/>
            <w:rPrChange w:id="1186"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187" w:author="Cristian Sbrolli" w:date="2020-12-04T22:04:00Z">
              <w:rPr>
                <w:rStyle w:val="SubtleEmphasis"/>
                <w:rFonts w:ascii="Bell MT" w:hAnsi="Bell MT"/>
                <w:sz w:val="44"/>
                <w:szCs w:val="44"/>
              </w:rPr>
            </w:rPrChange>
          </w:rPr>
          <w:t xml:space="preserve"> implies (</w:t>
        </w:r>
        <w:proofErr w:type="spellStart"/>
        <w:r w:rsidRPr="005432E1">
          <w:rPr>
            <w:rStyle w:val="SubtleEmphasis"/>
            <w:rFonts w:cstheme="minorHAnsi"/>
            <w:sz w:val="24"/>
            <w:szCs w:val="24"/>
            <w:rPrChange w:id="1188"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18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90"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191"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192"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19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94"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195" w:author="Cristian Sbrolli" w:date="2020-12-04T22:04:00Z">
              <w:rPr>
                <w:rStyle w:val="SubtleEmphasis"/>
                <w:rFonts w:ascii="Bell MT" w:hAnsi="Bell MT"/>
                <w:sz w:val="44"/>
                <w:szCs w:val="44"/>
              </w:rPr>
            </w:rPrChange>
          </w:rPr>
          <w:t>)</w:t>
        </w:r>
      </w:ins>
    </w:p>
    <w:p w14:paraId="01A30352" w14:textId="77777777" w:rsidR="005432E1" w:rsidRPr="005432E1" w:rsidRDefault="005432E1" w:rsidP="005432E1">
      <w:pPr>
        <w:pStyle w:val="ListParagraph"/>
        <w:spacing w:line="240" w:lineRule="auto"/>
        <w:ind w:left="360"/>
        <w:rPr>
          <w:ins w:id="1196" w:author="Cristian Sbrolli" w:date="2020-12-04T22:03:00Z"/>
          <w:rStyle w:val="SubtleEmphasis"/>
          <w:rFonts w:cstheme="minorHAnsi"/>
          <w:sz w:val="24"/>
          <w:szCs w:val="24"/>
          <w:rPrChange w:id="1197" w:author="Cristian Sbrolli" w:date="2020-12-04T22:04:00Z">
            <w:rPr>
              <w:ins w:id="1198" w:author="Cristian Sbrolli" w:date="2020-12-04T22:03:00Z"/>
              <w:rStyle w:val="SubtleEmphasis"/>
              <w:rFonts w:ascii="Bell MT" w:hAnsi="Bell MT"/>
              <w:sz w:val="44"/>
              <w:szCs w:val="44"/>
            </w:rPr>
          </w:rPrChange>
        </w:rPr>
      </w:pPr>
      <w:ins w:id="1199" w:author="Cristian Sbrolli" w:date="2020-12-04T22:03:00Z">
        <w:r w:rsidRPr="005432E1">
          <w:rPr>
            <w:rStyle w:val="SubtleEmphasis"/>
            <w:rFonts w:cstheme="minorHAnsi"/>
            <w:sz w:val="24"/>
            <w:szCs w:val="24"/>
            <w:rPrChange w:id="1200" w:author="Cristian Sbrolli" w:date="2020-12-04T22:04:00Z">
              <w:rPr>
                <w:rStyle w:val="SubtleEmphasis"/>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ListParagraph"/>
        <w:spacing w:line="240" w:lineRule="auto"/>
        <w:ind w:left="360"/>
        <w:rPr>
          <w:ins w:id="1201" w:author="Cristian Sbrolli" w:date="2020-12-04T22:03:00Z"/>
          <w:rStyle w:val="SubtleEmphasis"/>
          <w:rFonts w:cstheme="minorHAnsi"/>
          <w:sz w:val="24"/>
          <w:szCs w:val="24"/>
          <w:rPrChange w:id="1202" w:author="Cristian Sbrolli" w:date="2020-12-04T22:04:00Z">
            <w:rPr>
              <w:ins w:id="1203" w:author="Cristian Sbrolli" w:date="2020-12-04T22:03:00Z"/>
              <w:rStyle w:val="SubtleEmphasis"/>
              <w:rFonts w:ascii="Bell MT" w:hAnsi="Bell MT"/>
              <w:sz w:val="44"/>
              <w:szCs w:val="44"/>
            </w:rPr>
          </w:rPrChange>
        </w:rPr>
      </w:pPr>
      <w:ins w:id="1204" w:author="Cristian Sbrolli" w:date="2020-12-04T22:03:00Z">
        <w:r w:rsidRPr="005432E1">
          <w:rPr>
            <w:rStyle w:val="SubtleEmphasis"/>
            <w:rFonts w:cstheme="minorHAnsi"/>
            <w:sz w:val="24"/>
            <w:szCs w:val="24"/>
            <w:rPrChange w:id="1205" w:author="Cristian Sbrolli" w:date="2020-12-04T22:04:00Z">
              <w:rPr>
                <w:rStyle w:val="SubtleEmphasis"/>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1206" w:author="Cristian Sbrolli" w:date="2020-12-04T22:03:00Z"/>
          <w:rStyle w:val="SubtleEmphasis"/>
          <w:rFonts w:cstheme="minorHAnsi"/>
          <w:sz w:val="24"/>
          <w:szCs w:val="24"/>
          <w:rPrChange w:id="1207" w:author="Cristian Sbrolli" w:date="2020-12-04T22:04:00Z">
            <w:rPr>
              <w:ins w:id="1208" w:author="Cristian Sbrolli" w:date="2020-12-04T22:03:00Z"/>
              <w:rStyle w:val="SubtleEmphasis"/>
              <w:rFonts w:ascii="Bell MT" w:hAnsi="Bell MT"/>
              <w:sz w:val="44"/>
              <w:szCs w:val="44"/>
            </w:rPr>
          </w:rPrChange>
        </w:rPr>
      </w:pPr>
      <w:ins w:id="1209" w:author="Cristian Sbrolli" w:date="2020-12-04T22:03:00Z">
        <w:r w:rsidRPr="005432E1">
          <w:rPr>
            <w:rStyle w:val="SubtleEmphasis"/>
            <w:rFonts w:cstheme="minorHAnsi"/>
            <w:sz w:val="24"/>
            <w:szCs w:val="24"/>
            <w:rPrChange w:id="1210" w:author="Cristian Sbrolli" w:date="2020-12-04T22:04:00Z">
              <w:rPr>
                <w:rStyle w:val="SubtleEmphasis"/>
                <w:rFonts w:ascii="Bell MT" w:hAnsi="Bell MT"/>
                <w:sz w:val="44"/>
                <w:szCs w:val="44"/>
              </w:rPr>
            </w:rPrChange>
          </w:rPr>
          <w:t xml:space="preserve">all d:Date, </w:t>
        </w:r>
        <w:proofErr w:type="spellStart"/>
        <w:r w:rsidRPr="005432E1">
          <w:rPr>
            <w:rStyle w:val="SubtleEmphasis"/>
            <w:rFonts w:cstheme="minorHAnsi"/>
            <w:sz w:val="24"/>
            <w:szCs w:val="24"/>
            <w:rPrChange w:id="1211" w:author="Cristian Sbrolli" w:date="2020-12-04T22:04:00Z">
              <w:rPr>
                <w:rStyle w:val="SubtleEmphasis"/>
                <w:rFonts w:ascii="Bell MT" w:hAnsi="Bell MT"/>
                <w:sz w:val="44"/>
                <w:szCs w:val="44"/>
              </w:rPr>
            </w:rPrChange>
          </w:rPr>
          <w:t>ts:TimeSlot</w:t>
        </w:r>
        <w:proofErr w:type="spellEnd"/>
        <w:r w:rsidRPr="005432E1">
          <w:rPr>
            <w:rStyle w:val="SubtleEmphasis"/>
            <w:rFonts w:cstheme="minorHAnsi"/>
            <w:sz w:val="24"/>
            <w:szCs w:val="24"/>
            <w:rPrChange w:id="1212" w:author="Cristian Sbrolli" w:date="2020-12-04T22:04:00Z">
              <w:rPr>
                <w:rStyle w:val="SubtleEmphasis"/>
                <w:rFonts w:ascii="Bell MT" w:hAnsi="Bell MT"/>
                <w:sz w:val="44"/>
                <w:szCs w:val="44"/>
              </w:rPr>
            </w:rPrChange>
          </w:rPr>
          <w:t xml:space="preserve"> | (d-&gt;</w:t>
        </w:r>
        <w:proofErr w:type="spellStart"/>
        <w:r w:rsidRPr="005432E1">
          <w:rPr>
            <w:rStyle w:val="SubtleEmphasis"/>
            <w:rFonts w:cstheme="minorHAnsi"/>
            <w:sz w:val="24"/>
            <w:szCs w:val="24"/>
            <w:rPrChange w:id="1213"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14"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1215"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121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217"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218" w:author="Cristian Sbrolli" w:date="2020-12-04T22:04:00Z">
              <w:rPr>
                <w:rStyle w:val="SubtleEmphasis"/>
                <w:rFonts w:ascii="Bell MT" w:hAnsi="Bell MT"/>
                <w:sz w:val="44"/>
                <w:szCs w:val="44"/>
              </w:rPr>
            </w:rPrChange>
          </w:rPr>
          <w:t xml:space="preserve"> (#((insideMarket + line) &amp;  </w:t>
        </w:r>
        <w:proofErr w:type="spellStart"/>
        <w:r w:rsidRPr="005432E1">
          <w:rPr>
            <w:rStyle w:val="SubtleEmphasis"/>
            <w:rFonts w:cstheme="minorHAnsi"/>
            <w:sz w:val="24"/>
            <w:szCs w:val="24"/>
            <w:rPrChange w:id="1219"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1220"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1221" w:author="Cristian Sbrolli" w:date="2020-12-04T22:04:00Z">
              <w:rPr>
                <w:rStyle w:val="SubtleEmphasis"/>
                <w:rFonts w:ascii="Bell MT" w:hAnsi="Bell MT"/>
                <w:sz w:val="44"/>
                <w:szCs w:val="44"/>
              </w:rPr>
            </w:rPrChange>
          </w:rPr>
          <w:t>ticketTimeSlot.ts</w:t>
        </w:r>
        <w:proofErr w:type="spellEnd"/>
        <w:r w:rsidRPr="005432E1">
          <w:rPr>
            <w:rStyle w:val="SubtleEmphasis"/>
            <w:rFonts w:cstheme="minorHAnsi"/>
            <w:sz w:val="24"/>
            <w:szCs w:val="24"/>
            <w:rPrChange w:id="1222" w:author="Cristian Sbrolli" w:date="2020-12-04T22:04:00Z">
              <w:rPr>
                <w:rStyle w:val="SubtleEmphasis"/>
                <w:rFonts w:ascii="Bell MT" w:hAnsi="Bell MT"/>
                <w:sz w:val="44"/>
                <w:szCs w:val="44"/>
              </w:rPr>
            </w:rPrChange>
          </w:rPr>
          <w:t xml:space="preserve">) &lt; </w:t>
        </w:r>
        <w:proofErr w:type="spellStart"/>
        <w:r w:rsidRPr="005432E1">
          <w:rPr>
            <w:rStyle w:val="SubtleEmphasis"/>
            <w:rFonts w:cstheme="minorHAnsi"/>
            <w:sz w:val="24"/>
            <w:szCs w:val="24"/>
            <w:rPrChange w:id="1223"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224" w:author="Cristian Sbrolli" w:date="2020-12-04T22:04:00Z">
              <w:rPr>
                <w:rStyle w:val="SubtleEmphasis"/>
                <w:rFonts w:ascii="Bell MT" w:hAnsi="Bell MT"/>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1225" w:author="Cristian Sbrolli" w:date="2020-12-04T22:03:00Z"/>
          <w:rStyle w:val="SubtleEmphasis"/>
          <w:rFonts w:cstheme="minorHAnsi"/>
          <w:sz w:val="24"/>
          <w:szCs w:val="24"/>
          <w:rPrChange w:id="1226" w:author="Cristian Sbrolli" w:date="2020-12-04T22:04:00Z">
            <w:rPr>
              <w:ins w:id="1227" w:author="Cristian Sbrolli" w:date="2020-12-04T22:03:00Z"/>
              <w:rStyle w:val="SubtleEmphasis"/>
              <w:rFonts w:ascii="Bell MT" w:hAnsi="Bell MT"/>
              <w:sz w:val="44"/>
              <w:szCs w:val="44"/>
            </w:rPr>
          </w:rPrChange>
        </w:rPr>
      </w:pPr>
      <w:ins w:id="1228" w:author="Cristian Sbrolli" w:date="2020-12-04T22:03:00Z">
        <w:r w:rsidRPr="005432E1">
          <w:rPr>
            <w:rStyle w:val="SubtleEmphasis"/>
            <w:rFonts w:cstheme="minorHAnsi"/>
            <w:sz w:val="24"/>
            <w:szCs w:val="24"/>
            <w:rPrChange w:id="122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39" w:author="Cristian Sbrolli" w:date="2020-12-04T22:04:00Z">
              <w:rPr>
                <w:rStyle w:val="SubtleEmphasis"/>
                <w:rFonts w:ascii="Bell MT" w:hAnsi="Bell MT"/>
                <w:sz w:val="44"/>
                <w:szCs w:val="44"/>
              </w:rPr>
            </w:rPrChange>
          </w:rPr>
          <w:tab/>
          <w:t xml:space="preserve">no t: Ticket | t in </w:t>
        </w:r>
        <w:proofErr w:type="spellStart"/>
        <w:r w:rsidRPr="005432E1">
          <w:rPr>
            <w:rStyle w:val="SubtleEmphasis"/>
            <w:rFonts w:cstheme="minorHAnsi"/>
            <w:sz w:val="24"/>
            <w:szCs w:val="24"/>
            <w:rPrChange w:id="1240"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241"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242"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4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44"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245"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1246"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47" w:author="Cristian Sbrolli" w:date="2020-12-04T22:04:00Z">
              <w:rPr>
                <w:rStyle w:val="SubtleEmphasis"/>
                <w:rFonts w:ascii="Bell MT" w:hAnsi="Bell MT"/>
                <w:sz w:val="44"/>
                <w:szCs w:val="44"/>
              </w:rPr>
            </w:rPrChange>
          </w:rPr>
          <w:t xml:space="preserve"> or </w:t>
        </w:r>
        <w:proofErr w:type="spellStart"/>
        <w:r w:rsidRPr="005432E1">
          <w:rPr>
            <w:rStyle w:val="SubtleEmphasis"/>
            <w:rFonts w:cstheme="minorHAnsi"/>
            <w:sz w:val="24"/>
            <w:szCs w:val="24"/>
            <w:rPrChange w:id="1248"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24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50"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251"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1252"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253"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25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5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256"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257" w:author="Cristian Sbrolli" w:date="2020-12-04T22:04:00Z">
              <w:rPr>
                <w:rStyle w:val="SubtleEmphasis"/>
                <w:rFonts w:ascii="Bell MT" w:hAnsi="Bell MT"/>
                <w:sz w:val="44"/>
                <w:szCs w:val="44"/>
              </w:rPr>
            </w:rPrChange>
          </w:rPr>
          <w:t xml:space="preserve">  ))</w:t>
        </w:r>
      </w:ins>
    </w:p>
    <w:p w14:paraId="23B6A4AF" w14:textId="77777777" w:rsidR="005432E1" w:rsidRPr="005432E1" w:rsidRDefault="005432E1" w:rsidP="005432E1">
      <w:pPr>
        <w:pStyle w:val="ListParagraph"/>
        <w:spacing w:line="240" w:lineRule="auto"/>
        <w:ind w:left="360"/>
        <w:rPr>
          <w:ins w:id="1258" w:author="Cristian Sbrolli" w:date="2020-12-04T22:03:00Z"/>
          <w:rStyle w:val="SubtleEmphasis"/>
          <w:rFonts w:cstheme="minorHAnsi"/>
          <w:sz w:val="24"/>
          <w:szCs w:val="24"/>
          <w:rPrChange w:id="1259" w:author="Cristian Sbrolli" w:date="2020-12-04T22:04:00Z">
            <w:rPr>
              <w:ins w:id="1260" w:author="Cristian Sbrolli" w:date="2020-12-04T22:03:00Z"/>
              <w:rStyle w:val="SubtleEmphasis"/>
              <w:rFonts w:ascii="Bell MT" w:hAnsi="Bell MT"/>
              <w:sz w:val="44"/>
              <w:szCs w:val="44"/>
            </w:rPr>
          </w:rPrChange>
        </w:rPr>
      </w:pPr>
      <w:proofErr w:type="spellStart"/>
      <w:ins w:id="1261" w:author="Cristian Sbrolli" w:date="2020-12-04T22:03:00Z">
        <w:r w:rsidRPr="005432E1">
          <w:rPr>
            <w:rStyle w:val="SubtleEmphasis"/>
            <w:rFonts w:cstheme="minorHAnsi"/>
            <w:sz w:val="24"/>
            <w:szCs w:val="24"/>
            <w:rPrChange w:id="1262"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1263" w:author="Cristian Sbrolli" w:date="2020-12-04T22:04:00Z">
              <w:rPr>
                <w:rStyle w:val="SubtleEmphasis"/>
                <w:rFonts w:ascii="Bell MT" w:hAnsi="Bell MT"/>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1264" w:author="Cristian Sbrolli" w:date="2020-12-04T22:03:00Z"/>
          <w:rStyle w:val="SubtleEmphasis"/>
          <w:rFonts w:cstheme="minorHAnsi"/>
          <w:sz w:val="24"/>
          <w:szCs w:val="24"/>
          <w:rPrChange w:id="1265" w:author="Cristian Sbrolli" w:date="2020-12-04T22:04:00Z">
            <w:rPr>
              <w:ins w:id="1266" w:author="Cristian Sbrolli" w:date="2020-12-04T22:03:00Z"/>
              <w:rStyle w:val="SubtleEmphasis"/>
              <w:rFonts w:ascii="Bell MT" w:hAnsi="Bell MT"/>
              <w:sz w:val="44"/>
              <w:szCs w:val="44"/>
            </w:rPr>
          </w:rPrChange>
        </w:rPr>
      </w:pPr>
      <w:ins w:id="1267" w:author="Cristian Sbrolli" w:date="2020-12-04T22:03:00Z">
        <w:r w:rsidRPr="005432E1">
          <w:rPr>
            <w:rStyle w:val="SubtleEmphasis"/>
            <w:rFonts w:cstheme="minorHAnsi"/>
            <w:sz w:val="24"/>
            <w:szCs w:val="24"/>
            <w:rPrChange w:id="1268" w:author="Cristian Sbrolli" w:date="2020-12-04T22:04:00Z">
              <w:rPr>
                <w:rStyle w:val="SubtleEmphasis"/>
                <w:rFonts w:ascii="Bell MT" w:hAnsi="Bell MT"/>
                <w:sz w:val="44"/>
                <w:szCs w:val="44"/>
              </w:rPr>
            </w:rPrChange>
          </w:rPr>
          <w:t>}</w:t>
        </w:r>
      </w:ins>
    </w:p>
    <w:p w14:paraId="7E908DBC" w14:textId="77777777" w:rsidR="005432E1" w:rsidRPr="005432E1" w:rsidRDefault="005432E1" w:rsidP="005432E1">
      <w:pPr>
        <w:pStyle w:val="ListParagraph"/>
        <w:spacing w:line="240" w:lineRule="auto"/>
        <w:ind w:left="360"/>
        <w:rPr>
          <w:ins w:id="1269" w:author="Cristian Sbrolli" w:date="2020-12-04T22:03:00Z"/>
          <w:rStyle w:val="SubtleEmphasis"/>
          <w:rFonts w:cstheme="minorHAnsi"/>
          <w:sz w:val="24"/>
          <w:szCs w:val="24"/>
          <w:rPrChange w:id="1270" w:author="Cristian Sbrolli" w:date="2020-12-04T22:04:00Z">
            <w:rPr>
              <w:ins w:id="1271" w:author="Cristian Sbrolli" w:date="2020-12-04T22:03:00Z"/>
              <w:rStyle w:val="SubtleEmphasis"/>
              <w:rFonts w:ascii="Bell MT" w:hAnsi="Bell MT"/>
              <w:sz w:val="44"/>
              <w:szCs w:val="44"/>
            </w:rPr>
          </w:rPrChange>
        </w:rPr>
      </w:pPr>
    </w:p>
    <w:p w14:paraId="0A9A5877" w14:textId="77777777" w:rsidR="005432E1" w:rsidRPr="005432E1" w:rsidRDefault="005432E1" w:rsidP="005432E1">
      <w:pPr>
        <w:pStyle w:val="ListParagraph"/>
        <w:spacing w:line="240" w:lineRule="auto"/>
        <w:ind w:left="360"/>
        <w:rPr>
          <w:ins w:id="1272" w:author="Cristian Sbrolli" w:date="2020-12-04T22:03:00Z"/>
          <w:rStyle w:val="SubtleEmphasis"/>
          <w:rFonts w:cstheme="minorHAnsi"/>
          <w:sz w:val="24"/>
          <w:szCs w:val="24"/>
          <w:rPrChange w:id="1273" w:author="Cristian Sbrolli" w:date="2020-12-04T22:04:00Z">
            <w:rPr>
              <w:ins w:id="1274" w:author="Cristian Sbrolli" w:date="2020-12-04T22:03:00Z"/>
              <w:rStyle w:val="SubtleEmphasis"/>
              <w:rFonts w:ascii="Bell MT" w:hAnsi="Bell MT"/>
              <w:sz w:val="44"/>
              <w:szCs w:val="44"/>
            </w:rPr>
          </w:rPrChange>
        </w:rPr>
      </w:pPr>
      <w:ins w:id="1275" w:author="Cristian Sbrolli" w:date="2020-12-04T22:03:00Z">
        <w:r w:rsidRPr="005432E1">
          <w:rPr>
            <w:rStyle w:val="SubtleEmphasis"/>
            <w:rFonts w:cstheme="minorHAnsi"/>
            <w:sz w:val="24"/>
            <w:szCs w:val="24"/>
            <w:rPrChange w:id="1276" w:author="Cristian Sbrolli" w:date="2020-12-04T22:04:00Z">
              <w:rPr>
                <w:rStyle w:val="SubtleEmphasis"/>
                <w:rFonts w:ascii="Bell MT" w:hAnsi="Bell MT"/>
                <w:sz w:val="44"/>
                <w:szCs w:val="44"/>
              </w:rPr>
            </w:rPrChange>
          </w:rPr>
          <w:t>sig TicketDispenser{</w:t>
        </w:r>
      </w:ins>
    </w:p>
    <w:p w14:paraId="5E4087BF" w14:textId="77777777" w:rsidR="005432E1" w:rsidRPr="005432E1" w:rsidRDefault="005432E1" w:rsidP="005432E1">
      <w:pPr>
        <w:pStyle w:val="ListParagraph"/>
        <w:spacing w:line="240" w:lineRule="auto"/>
        <w:ind w:left="360"/>
        <w:rPr>
          <w:ins w:id="1277" w:author="Cristian Sbrolli" w:date="2020-12-04T22:03:00Z"/>
          <w:rStyle w:val="SubtleEmphasis"/>
          <w:rFonts w:cstheme="minorHAnsi"/>
          <w:sz w:val="24"/>
          <w:szCs w:val="24"/>
          <w:rPrChange w:id="1278" w:author="Cristian Sbrolli" w:date="2020-12-04T22:04:00Z">
            <w:rPr>
              <w:ins w:id="1279" w:author="Cristian Sbrolli" w:date="2020-12-04T22:03:00Z"/>
              <w:rStyle w:val="SubtleEmphasis"/>
              <w:rFonts w:ascii="Bell MT" w:hAnsi="Bell MT"/>
              <w:sz w:val="44"/>
              <w:szCs w:val="44"/>
            </w:rPr>
          </w:rPrChange>
        </w:rPr>
      </w:pPr>
      <w:proofErr w:type="spellStart"/>
      <w:ins w:id="1280" w:author="Cristian Sbrolli" w:date="2020-12-04T22:03:00Z">
        <w:r w:rsidRPr="005432E1">
          <w:rPr>
            <w:rStyle w:val="SubtleEmphasis"/>
            <w:rFonts w:cstheme="minorHAnsi"/>
            <w:sz w:val="24"/>
            <w:szCs w:val="24"/>
            <w:rPrChange w:id="1281" w:author="Cristian Sbrolli" w:date="2020-12-04T22:04:00Z">
              <w:rPr>
                <w:rStyle w:val="SubtleEmphasis"/>
                <w:rFonts w:ascii="Bell MT" w:hAnsi="Bell MT"/>
                <w:sz w:val="44"/>
                <w:szCs w:val="44"/>
              </w:rPr>
            </w:rPrChange>
          </w:rPr>
          <w:t>distributedTickets</w:t>
        </w:r>
        <w:proofErr w:type="spellEnd"/>
        <w:r w:rsidRPr="005432E1">
          <w:rPr>
            <w:rStyle w:val="SubtleEmphasis"/>
            <w:rFonts w:cstheme="minorHAnsi"/>
            <w:sz w:val="24"/>
            <w:szCs w:val="24"/>
            <w:rPrChange w:id="1282"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283" w:author="Cristian Sbrolli" w:date="2020-12-04T22:04:00Z">
              <w:rPr>
                <w:rStyle w:val="SubtleEmphasis"/>
                <w:rFonts w:ascii="Bell MT" w:hAnsi="Bell MT"/>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1284" w:author="Cristian Sbrolli" w:date="2020-12-04T22:03:00Z"/>
          <w:rStyle w:val="SubtleEmphasis"/>
          <w:rFonts w:cstheme="minorHAnsi"/>
          <w:sz w:val="24"/>
          <w:szCs w:val="24"/>
          <w:rPrChange w:id="1285" w:author="Cristian Sbrolli" w:date="2020-12-04T22:04:00Z">
            <w:rPr>
              <w:ins w:id="1286" w:author="Cristian Sbrolli" w:date="2020-12-04T22:03:00Z"/>
              <w:rStyle w:val="SubtleEmphasis"/>
              <w:rFonts w:ascii="Bell MT" w:hAnsi="Bell MT"/>
              <w:sz w:val="44"/>
              <w:szCs w:val="44"/>
            </w:rPr>
          </w:rPrChange>
        </w:rPr>
      </w:pPr>
      <w:ins w:id="1287" w:author="Cristian Sbrolli" w:date="2020-12-04T22:03:00Z">
        <w:r w:rsidRPr="005432E1">
          <w:rPr>
            <w:rStyle w:val="SubtleEmphasis"/>
            <w:rFonts w:cstheme="minorHAnsi"/>
            <w:sz w:val="24"/>
            <w:szCs w:val="24"/>
            <w:rPrChange w:id="1288" w:author="Cristian Sbrolli" w:date="2020-12-04T22:04:00Z">
              <w:rPr>
                <w:rStyle w:val="SubtleEmphasis"/>
                <w:rFonts w:ascii="Bell MT" w:hAnsi="Bell MT"/>
                <w:sz w:val="44"/>
                <w:szCs w:val="44"/>
              </w:rPr>
            </w:rPrChange>
          </w:rPr>
          <w:t>}</w:t>
        </w:r>
      </w:ins>
    </w:p>
    <w:p w14:paraId="03651DB7" w14:textId="77777777" w:rsidR="005432E1" w:rsidRPr="005432E1" w:rsidRDefault="005432E1" w:rsidP="005432E1">
      <w:pPr>
        <w:pStyle w:val="ListParagraph"/>
        <w:spacing w:line="240" w:lineRule="auto"/>
        <w:ind w:left="360"/>
        <w:rPr>
          <w:ins w:id="1289" w:author="Cristian Sbrolli" w:date="2020-12-04T22:03:00Z"/>
          <w:rStyle w:val="SubtleEmphasis"/>
          <w:rFonts w:cstheme="minorHAnsi"/>
          <w:sz w:val="24"/>
          <w:szCs w:val="24"/>
          <w:rPrChange w:id="1290" w:author="Cristian Sbrolli" w:date="2020-12-04T22:04:00Z">
            <w:rPr>
              <w:ins w:id="1291" w:author="Cristian Sbrolli" w:date="2020-12-04T22:03:00Z"/>
              <w:rStyle w:val="SubtleEmphasis"/>
              <w:rFonts w:ascii="Bell MT" w:hAnsi="Bell MT"/>
              <w:sz w:val="44"/>
              <w:szCs w:val="44"/>
            </w:rPr>
          </w:rPrChange>
        </w:rPr>
      </w:pPr>
    </w:p>
    <w:p w14:paraId="59319A45" w14:textId="77777777" w:rsidR="005432E1" w:rsidRPr="005432E1" w:rsidRDefault="005432E1" w:rsidP="005432E1">
      <w:pPr>
        <w:pStyle w:val="ListParagraph"/>
        <w:spacing w:line="240" w:lineRule="auto"/>
        <w:ind w:left="360"/>
        <w:rPr>
          <w:ins w:id="1292" w:author="Cristian Sbrolli" w:date="2020-12-04T22:03:00Z"/>
          <w:rStyle w:val="SubtleEmphasis"/>
          <w:rFonts w:cstheme="minorHAnsi"/>
          <w:sz w:val="24"/>
          <w:szCs w:val="24"/>
          <w:rPrChange w:id="1293" w:author="Cristian Sbrolli" w:date="2020-12-04T22:04:00Z">
            <w:rPr>
              <w:ins w:id="1294" w:author="Cristian Sbrolli" w:date="2020-12-04T22:03:00Z"/>
              <w:rStyle w:val="SubtleEmphasis"/>
              <w:rFonts w:ascii="Bell MT" w:hAnsi="Bell MT"/>
              <w:sz w:val="44"/>
              <w:szCs w:val="44"/>
            </w:rPr>
          </w:rPrChange>
        </w:rPr>
      </w:pPr>
      <w:ins w:id="1295" w:author="Cristian Sbrolli" w:date="2020-12-04T22:03:00Z">
        <w:r w:rsidRPr="005432E1">
          <w:rPr>
            <w:rStyle w:val="SubtleEmphasis"/>
            <w:rFonts w:cstheme="minorHAnsi"/>
            <w:sz w:val="24"/>
            <w:szCs w:val="24"/>
            <w:rPrChange w:id="129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297"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298" w:author="Cristian Sbrolli" w:date="2020-12-04T22:04:00Z">
              <w:rPr>
                <w:rStyle w:val="SubtleEmphasis"/>
                <w:rFonts w:ascii="Bell MT" w:hAnsi="Bell MT"/>
                <w:sz w:val="44"/>
                <w:szCs w:val="44"/>
              </w:rPr>
            </w:rPrChange>
          </w:rPr>
          <w:t>{}</w:t>
        </w:r>
      </w:ins>
    </w:p>
    <w:p w14:paraId="5EF82A06" w14:textId="77777777" w:rsidR="005432E1" w:rsidRPr="005432E1" w:rsidRDefault="005432E1" w:rsidP="005432E1">
      <w:pPr>
        <w:pStyle w:val="ListParagraph"/>
        <w:spacing w:line="240" w:lineRule="auto"/>
        <w:ind w:left="360"/>
        <w:rPr>
          <w:ins w:id="1299" w:author="Cristian Sbrolli" w:date="2020-12-04T22:03:00Z"/>
          <w:rStyle w:val="SubtleEmphasis"/>
          <w:rFonts w:cstheme="minorHAnsi"/>
          <w:sz w:val="24"/>
          <w:szCs w:val="24"/>
          <w:rPrChange w:id="1300" w:author="Cristian Sbrolli" w:date="2020-12-04T22:04:00Z">
            <w:rPr>
              <w:ins w:id="1301" w:author="Cristian Sbrolli" w:date="2020-12-04T22:03:00Z"/>
              <w:rStyle w:val="SubtleEmphasis"/>
              <w:rFonts w:ascii="Bell MT" w:hAnsi="Bell MT"/>
              <w:sz w:val="44"/>
              <w:szCs w:val="44"/>
            </w:rPr>
          </w:rPrChange>
        </w:rPr>
      </w:pPr>
    </w:p>
    <w:p w14:paraId="717103AA" w14:textId="77777777" w:rsidR="005432E1" w:rsidRPr="005432E1" w:rsidRDefault="005432E1" w:rsidP="005432E1">
      <w:pPr>
        <w:pStyle w:val="ListParagraph"/>
        <w:spacing w:line="240" w:lineRule="auto"/>
        <w:ind w:left="360"/>
        <w:rPr>
          <w:ins w:id="1302" w:author="Cristian Sbrolli" w:date="2020-12-04T22:03:00Z"/>
          <w:rStyle w:val="SubtleEmphasis"/>
          <w:rFonts w:cstheme="minorHAnsi"/>
          <w:sz w:val="24"/>
          <w:szCs w:val="24"/>
          <w:rPrChange w:id="1303" w:author="Cristian Sbrolli" w:date="2020-12-04T22:04:00Z">
            <w:rPr>
              <w:ins w:id="1304" w:author="Cristian Sbrolli" w:date="2020-12-04T22:03:00Z"/>
              <w:rStyle w:val="SubtleEmphasis"/>
              <w:rFonts w:ascii="Bell MT" w:hAnsi="Bell MT"/>
              <w:sz w:val="44"/>
              <w:szCs w:val="44"/>
            </w:rPr>
          </w:rPrChange>
        </w:rPr>
      </w:pPr>
      <w:ins w:id="1305" w:author="Cristian Sbrolli" w:date="2020-12-04T22:03:00Z">
        <w:r w:rsidRPr="005432E1">
          <w:rPr>
            <w:rStyle w:val="SubtleEmphasis"/>
            <w:rFonts w:cstheme="minorHAnsi"/>
            <w:sz w:val="24"/>
            <w:szCs w:val="24"/>
            <w:rPrChange w:id="130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07"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308" w:author="Cristian Sbrolli" w:date="2020-12-04T22:04:00Z">
              <w:rPr>
                <w:rStyle w:val="SubtleEmphasis"/>
                <w:rFonts w:ascii="Bell MT" w:hAnsi="Bell MT"/>
                <w:sz w:val="44"/>
                <w:szCs w:val="44"/>
              </w:rPr>
            </w:rPrChange>
          </w:rPr>
          <w:t>{</w:t>
        </w:r>
      </w:ins>
    </w:p>
    <w:p w14:paraId="17A688A5" w14:textId="77777777" w:rsidR="005432E1" w:rsidRPr="005432E1" w:rsidRDefault="005432E1" w:rsidP="005432E1">
      <w:pPr>
        <w:pStyle w:val="ListParagraph"/>
        <w:spacing w:line="240" w:lineRule="auto"/>
        <w:ind w:left="360"/>
        <w:rPr>
          <w:ins w:id="1309" w:author="Cristian Sbrolli" w:date="2020-12-04T22:03:00Z"/>
          <w:rStyle w:val="SubtleEmphasis"/>
          <w:rFonts w:cstheme="minorHAnsi"/>
          <w:sz w:val="24"/>
          <w:szCs w:val="24"/>
          <w:rPrChange w:id="1310" w:author="Cristian Sbrolli" w:date="2020-12-04T22:04:00Z">
            <w:rPr>
              <w:ins w:id="1311" w:author="Cristian Sbrolli" w:date="2020-12-04T22:03:00Z"/>
              <w:rStyle w:val="SubtleEmphasis"/>
              <w:rFonts w:ascii="Bell MT" w:hAnsi="Bell MT"/>
              <w:sz w:val="44"/>
              <w:szCs w:val="44"/>
            </w:rPr>
          </w:rPrChange>
        </w:rPr>
      </w:pPr>
      <w:ins w:id="1312" w:author="Cristian Sbrolli" w:date="2020-12-04T22:03:00Z">
        <w:r w:rsidRPr="005432E1">
          <w:rPr>
            <w:rStyle w:val="SubtleEmphasis"/>
            <w:rFonts w:cstheme="minorHAnsi"/>
            <w:sz w:val="24"/>
            <w:szCs w:val="24"/>
            <w:rPrChange w:id="1313" w:author="Cristian Sbrolli" w:date="2020-12-04T22:04:00Z">
              <w:rPr>
                <w:rStyle w:val="SubtleEmphasis"/>
                <w:rFonts w:ascii="Bell MT" w:hAnsi="Bell MT"/>
                <w:sz w:val="44"/>
                <w:szCs w:val="44"/>
              </w:rPr>
            </w:rPrChange>
          </w:rPr>
          <w:t xml:space="preserve">scanned: set </w:t>
        </w:r>
        <w:proofErr w:type="spellStart"/>
        <w:r w:rsidRPr="005432E1">
          <w:rPr>
            <w:rStyle w:val="SubtleEmphasis"/>
            <w:rFonts w:cstheme="minorHAnsi"/>
            <w:sz w:val="24"/>
            <w:szCs w:val="24"/>
            <w:rPrChange w:id="1314" w:author="Cristian Sbrolli" w:date="2020-12-04T22:04:00Z">
              <w:rPr>
                <w:rStyle w:val="SubtleEmphasis"/>
                <w:rFonts w:ascii="Bell MT" w:hAnsi="Bell MT"/>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1315" w:author="Cristian Sbrolli" w:date="2020-12-04T22:03:00Z"/>
          <w:rStyle w:val="SubtleEmphasis"/>
          <w:rFonts w:cstheme="minorHAnsi"/>
          <w:sz w:val="24"/>
          <w:szCs w:val="24"/>
          <w:rPrChange w:id="1316" w:author="Cristian Sbrolli" w:date="2020-12-04T22:04:00Z">
            <w:rPr>
              <w:ins w:id="1317" w:author="Cristian Sbrolli" w:date="2020-12-04T22:03:00Z"/>
              <w:rStyle w:val="SubtleEmphasis"/>
              <w:rFonts w:ascii="Bell MT" w:hAnsi="Bell MT"/>
              <w:sz w:val="44"/>
              <w:szCs w:val="44"/>
            </w:rPr>
          </w:rPrChange>
        </w:rPr>
      </w:pPr>
      <w:ins w:id="1318" w:author="Cristian Sbrolli" w:date="2020-12-04T22:03:00Z">
        <w:r w:rsidRPr="005432E1">
          <w:rPr>
            <w:rStyle w:val="SubtleEmphasis"/>
            <w:rFonts w:cstheme="minorHAnsi"/>
            <w:sz w:val="24"/>
            <w:szCs w:val="24"/>
            <w:rPrChange w:id="1319" w:author="Cristian Sbrolli" w:date="2020-12-04T22:04:00Z">
              <w:rPr>
                <w:rStyle w:val="SubtleEmphasis"/>
                <w:rFonts w:ascii="Bell MT" w:hAnsi="Bell MT"/>
                <w:sz w:val="44"/>
                <w:szCs w:val="44"/>
              </w:rPr>
            </w:rPrChange>
          </w:rPr>
          <w:t>}</w:t>
        </w:r>
      </w:ins>
    </w:p>
    <w:p w14:paraId="05A4122A" w14:textId="77777777" w:rsidR="005432E1" w:rsidRPr="005432E1" w:rsidRDefault="005432E1" w:rsidP="005432E1">
      <w:pPr>
        <w:pStyle w:val="ListParagraph"/>
        <w:spacing w:line="240" w:lineRule="auto"/>
        <w:ind w:left="360"/>
        <w:rPr>
          <w:ins w:id="1320" w:author="Cristian Sbrolli" w:date="2020-12-04T22:03:00Z"/>
          <w:rStyle w:val="SubtleEmphasis"/>
          <w:rFonts w:cstheme="minorHAnsi"/>
          <w:sz w:val="24"/>
          <w:szCs w:val="24"/>
          <w:rPrChange w:id="1321" w:author="Cristian Sbrolli" w:date="2020-12-04T22:04:00Z">
            <w:rPr>
              <w:ins w:id="1322" w:author="Cristian Sbrolli" w:date="2020-12-04T22:03:00Z"/>
              <w:rStyle w:val="SubtleEmphasis"/>
              <w:rFonts w:ascii="Bell MT" w:hAnsi="Bell MT"/>
              <w:sz w:val="44"/>
              <w:szCs w:val="44"/>
            </w:rPr>
          </w:rPrChange>
        </w:rPr>
      </w:pPr>
    </w:p>
    <w:p w14:paraId="02597A0D" w14:textId="77777777" w:rsidR="005432E1" w:rsidRPr="005432E1" w:rsidRDefault="005432E1" w:rsidP="005432E1">
      <w:pPr>
        <w:pStyle w:val="ListParagraph"/>
        <w:spacing w:line="240" w:lineRule="auto"/>
        <w:ind w:left="360"/>
        <w:rPr>
          <w:ins w:id="1323" w:author="Cristian Sbrolli" w:date="2020-12-04T22:03:00Z"/>
          <w:rStyle w:val="SubtleEmphasis"/>
          <w:rFonts w:cstheme="minorHAnsi"/>
          <w:sz w:val="24"/>
          <w:szCs w:val="24"/>
          <w:rPrChange w:id="1324" w:author="Cristian Sbrolli" w:date="2020-12-04T22:04:00Z">
            <w:rPr>
              <w:ins w:id="1325" w:author="Cristian Sbrolli" w:date="2020-12-04T22:03:00Z"/>
              <w:rStyle w:val="SubtleEmphasis"/>
              <w:rFonts w:ascii="Bell MT" w:hAnsi="Bell MT"/>
              <w:sz w:val="44"/>
              <w:szCs w:val="44"/>
            </w:rPr>
          </w:rPrChange>
        </w:rPr>
      </w:pPr>
      <w:ins w:id="1326" w:author="Cristian Sbrolli" w:date="2020-12-04T22:03:00Z">
        <w:r w:rsidRPr="005432E1">
          <w:rPr>
            <w:rStyle w:val="SubtleEmphasis"/>
            <w:rFonts w:cstheme="minorHAnsi"/>
            <w:sz w:val="24"/>
            <w:szCs w:val="24"/>
            <w:rPrChange w:id="132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28"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329" w:author="Cristian Sbrolli" w:date="2020-12-04T22:04:00Z">
              <w:rPr>
                <w:rStyle w:val="SubtleEmphasis"/>
                <w:rFonts w:ascii="Bell MT" w:hAnsi="Bell MT"/>
                <w:sz w:val="44"/>
                <w:szCs w:val="44"/>
              </w:rPr>
            </w:rPrChange>
          </w:rPr>
          <w:t>{</w:t>
        </w:r>
      </w:ins>
    </w:p>
    <w:p w14:paraId="3DABFF51" w14:textId="77777777" w:rsidR="005432E1" w:rsidRPr="005432E1" w:rsidRDefault="005432E1" w:rsidP="005432E1">
      <w:pPr>
        <w:pStyle w:val="ListParagraph"/>
        <w:spacing w:line="240" w:lineRule="auto"/>
        <w:ind w:left="360"/>
        <w:rPr>
          <w:ins w:id="1330" w:author="Cristian Sbrolli" w:date="2020-12-04T22:03:00Z"/>
          <w:rStyle w:val="SubtleEmphasis"/>
          <w:rFonts w:cstheme="minorHAnsi"/>
          <w:sz w:val="24"/>
          <w:szCs w:val="24"/>
          <w:rPrChange w:id="1331" w:author="Cristian Sbrolli" w:date="2020-12-04T22:04:00Z">
            <w:rPr>
              <w:ins w:id="1332" w:author="Cristian Sbrolli" w:date="2020-12-04T22:03:00Z"/>
              <w:rStyle w:val="SubtleEmphasis"/>
              <w:rFonts w:ascii="Bell MT" w:hAnsi="Bell MT"/>
              <w:sz w:val="44"/>
              <w:szCs w:val="44"/>
            </w:rPr>
          </w:rPrChange>
        </w:rPr>
      </w:pPr>
      <w:ins w:id="1333" w:author="Cristian Sbrolli" w:date="2020-12-04T22:03:00Z">
        <w:r w:rsidRPr="005432E1">
          <w:rPr>
            <w:rStyle w:val="SubtleEmphasis"/>
            <w:rFonts w:cstheme="minorHAnsi"/>
            <w:sz w:val="24"/>
            <w:szCs w:val="24"/>
            <w:rPrChange w:id="1334" w:author="Cristian Sbrolli" w:date="2020-12-04T22:04:00Z">
              <w:rPr>
                <w:rStyle w:val="SubtleEmphasis"/>
                <w:rFonts w:ascii="Bell MT" w:hAnsi="Bell MT"/>
                <w:sz w:val="44"/>
                <w:szCs w:val="44"/>
              </w:rPr>
            </w:rPrChange>
          </w:rPr>
          <w:t xml:space="preserve">reader: one </w:t>
        </w:r>
        <w:proofErr w:type="spellStart"/>
        <w:r w:rsidRPr="005432E1">
          <w:rPr>
            <w:rStyle w:val="SubtleEmphasis"/>
            <w:rFonts w:cstheme="minorHAnsi"/>
            <w:sz w:val="24"/>
            <w:szCs w:val="24"/>
            <w:rPrChange w:id="1335" w:author="Cristian Sbrolli" w:date="2020-12-04T22:04:00Z">
              <w:rPr>
                <w:rStyle w:val="SubtleEmphasis"/>
                <w:rFonts w:ascii="Bell MT" w:hAnsi="Bell MT"/>
                <w:sz w:val="44"/>
                <w:szCs w:val="44"/>
              </w:rPr>
            </w:rPrChange>
          </w:rPr>
          <w:t>QRCodeReader</w:t>
        </w:r>
        <w:proofErr w:type="spellEnd"/>
      </w:ins>
    </w:p>
    <w:p w14:paraId="46975DD3" w14:textId="3712FBA5" w:rsidR="005432E1" w:rsidRDefault="005432E1" w:rsidP="00C72F7C">
      <w:pPr>
        <w:pStyle w:val="ListParagraph"/>
        <w:spacing w:line="240" w:lineRule="auto"/>
        <w:ind w:left="360"/>
        <w:rPr>
          <w:ins w:id="1336" w:author="Cristian Sbrolli" w:date="2020-12-05T00:07:00Z"/>
          <w:rStyle w:val="SubtleEmphasis"/>
          <w:rFonts w:cstheme="minorHAnsi"/>
          <w:sz w:val="24"/>
          <w:szCs w:val="24"/>
        </w:rPr>
      </w:pPr>
      <w:ins w:id="1337" w:author="Cristian Sbrolli" w:date="2020-12-04T22:03:00Z">
        <w:r w:rsidRPr="005432E1">
          <w:rPr>
            <w:rStyle w:val="SubtleEmphasis"/>
            <w:rFonts w:cstheme="minorHAnsi"/>
            <w:sz w:val="24"/>
            <w:szCs w:val="24"/>
            <w:rPrChange w:id="1338" w:author="Cristian Sbrolli" w:date="2020-12-04T22:04:00Z">
              <w:rPr>
                <w:rStyle w:val="SubtleEmphasis"/>
                <w:rFonts w:ascii="Bell MT" w:hAnsi="Bell MT"/>
                <w:sz w:val="44"/>
                <w:szCs w:val="44"/>
              </w:rPr>
            </w:rPrChange>
          </w:rPr>
          <w:t>}</w:t>
        </w:r>
      </w:ins>
    </w:p>
    <w:p w14:paraId="6E4CAA47" w14:textId="77777777" w:rsidR="00C72F7C" w:rsidRPr="00C72F7C" w:rsidRDefault="00C72F7C" w:rsidP="002C295C">
      <w:pPr>
        <w:pStyle w:val="ListParagraph"/>
        <w:spacing w:line="240" w:lineRule="auto"/>
        <w:ind w:left="360"/>
        <w:rPr>
          <w:ins w:id="1339" w:author="Cristian Sbrolli" w:date="2020-12-04T22:03:00Z"/>
          <w:rStyle w:val="SubtleEmphasis"/>
          <w:rFonts w:cstheme="minorHAnsi"/>
          <w:sz w:val="24"/>
          <w:szCs w:val="24"/>
          <w:rPrChange w:id="1340" w:author="Cristian Sbrolli" w:date="2020-12-05T00:06:00Z">
            <w:rPr>
              <w:ins w:id="1341" w:author="Cristian Sbrolli" w:date="2020-12-04T22:03:00Z"/>
              <w:rStyle w:val="SubtleEmphasis"/>
              <w:rFonts w:ascii="Bell MT" w:hAnsi="Bell MT"/>
              <w:sz w:val="44"/>
              <w:szCs w:val="44"/>
            </w:rPr>
          </w:rPrChange>
        </w:rPr>
      </w:pPr>
    </w:p>
    <w:p w14:paraId="215C4A2F" w14:textId="25D60C01" w:rsidR="005432E1" w:rsidRPr="00A53936" w:rsidRDefault="005432E1" w:rsidP="002C295C">
      <w:pPr>
        <w:pStyle w:val="ListParagraph"/>
        <w:spacing w:line="240" w:lineRule="auto"/>
        <w:ind w:left="360"/>
        <w:rPr>
          <w:ins w:id="1342" w:author="Cristian Sbrolli" w:date="2020-12-04T22:03:00Z"/>
          <w:rStyle w:val="SubtleEmphasis"/>
          <w:rFonts w:cstheme="minorHAnsi"/>
          <w:sz w:val="24"/>
          <w:szCs w:val="24"/>
          <w:rPrChange w:id="1343" w:author="Cristian Sbrolli" w:date="2020-12-05T00:07:00Z">
            <w:rPr>
              <w:ins w:id="1344" w:author="Cristian Sbrolli" w:date="2020-12-04T22:03:00Z"/>
              <w:rStyle w:val="SubtleEmphasis"/>
              <w:rFonts w:ascii="Bell MT" w:hAnsi="Bell MT"/>
              <w:sz w:val="44"/>
              <w:szCs w:val="44"/>
            </w:rPr>
          </w:rPrChange>
        </w:rPr>
      </w:pPr>
      <w:ins w:id="1345" w:author="Cristian Sbrolli" w:date="2020-12-04T22:03:00Z">
        <w:r w:rsidRPr="005432E1">
          <w:rPr>
            <w:rStyle w:val="SubtleEmphasis"/>
            <w:rFonts w:cstheme="minorHAnsi"/>
            <w:sz w:val="24"/>
            <w:szCs w:val="24"/>
            <w:rPrChange w:id="134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347" w:author="Cristian Sbrolli" w:date="2020-12-04T22:04:00Z">
              <w:rPr>
                <w:rStyle w:val="SubtleEmphasis"/>
                <w:rFonts w:ascii="Bell MT" w:hAnsi="Bell MT"/>
                <w:sz w:val="44"/>
                <w:szCs w:val="44"/>
              </w:rPr>
            </w:rPrChange>
          </w:rPr>
          <w:t>StoreManager</w:t>
        </w:r>
      </w:ins>
      <w:proofErr w:type="spellEnd"/>
      <w:ins w:id="1348" w:author="Cristian Sbrolli" w:date="2020-12-05T00:06:00Z">
        <w:r w:rsidR="00C72F7C">
          <w:rPr>
            <w:rStyle w:val="SubtleEmphasis"/>
            <w:rFonts w:cstheme="minorHAnsi"/>
            <w:sz w:val="24"/>
            <w:szCs w:val="24"/>
          </w:rPr>
          <w:t xml:space="preserve"> </w:t>
        </w:r>
      </w:ins>
      <w:ins w:id="1349" w:author="Cristian Sbrolli" w:date="2020-12-04T22:03:00Z">
        <w:r w:rsidRPr="005432E1">
          <w:rPr>
            <w:rStyle w:val="SubtleEmphasis"/>
            <w:rFonts w:cstheme="minorHAnsi"/>
            <w:sz w:val="24"/>
            <w:szCs w:val="24"/>
            <w:rPrChange w:id="1350" w:author="Cristian Sbrolli" w:date="2020-12-04T22:04:00Z">
              <w:rPr>
                <w:rStyle w:val="SubtleEmphasis"/>
                <w:rFonts w:ascii="Bell MT" w:hAnsi="Bell MT"/>
                <w:sz w:val="44"/>
                <w:szCs w:val="44"/>
              </w:rPr>
            </w:rPrChange>
          </w:rPr>
          <w:t>{}</w:t>
        </w:r>
      </w:ins>
    </w:p>
    <w:p w14:paraId="6C96AE8F" w14:textId="77777777" w:rsidR="005432E1" w:rsidRPr="005432E1" w:rsidRDefault="005432E1" w:rsidP="005432E1">
      <w:pPr>
        <w:pStyle w:val="ListParagraph"/>
        <w:spacing w:line="240" w:lineRule="auto"/>
        <w:ind w:left="360"/>
        <w:rPr>
          <w:ins w:id="1351" w:author="Cristian Sbrolli" w:date="2020-12-04T22:03:00Z"/>
          <w:rStyle w:val="SubtleEmphasis"/>
          <w:rFonts w:cstheme="minorHAnsi"/>
          <w:sz w:val="24"/>
          <w:szCs w:val="24"/>
          <w:rPrChange w:id="1352" w:author="Cristian Sbrolli" w:date="2020-12-04T22:04:00Z">
            <w:rPr>
              <w:ins w:id="1353" w:author="Cristian Sbrolli" w:date="2020-12-04T22:03:00Z"/>
              <w:rStyle w:val="SubtleEmphasis"/>
              <w:rFonts w:ascii="Bell MT" w:hAnsi="Bell MT"/>
              <w:sz w:val="44"/>
              <w:szCs w:val="44"/>
            </w:rPr>
          </w:rPrChange>
        </w:rPr>
      </w:pPr>
      <w:ins w:id="1354" w:author="Cristian Sbrolli" w:date="2020-12-04T22:03:00Z">
        <w:r w:rsidRPr="005432E1">
          <w:rPr>
            <w:rStyle w:val="SubtleEmphasis"/>
            <w:rFonts w:cstheme="minorHAnsi"/>
            <w:sz w:val="24"/>
            <w:szCs w:val="24"/>
            <w:rPrChange w:id="1355" w:author="Cristian Sbrolli" w:date="2020-12-04T22:04:00Z">
              <w:rPr>
                <w:rStyle w:val="SubtleEmphasis"/>
                <w:rFonts w:ascii="Bell MT" w:hAnsi="Bell MT"/>
                <w:sz w:val="44"/>
                <w:szCs w:val="44"/>
              </w:rPr>
            </w:rPrChange>
          </w:rPr>
          <w:t xml:space="preserve">abstract sig </w:t>
        </w:r>
        <w:proofErr w:type="spellStart"/>
        <w:r w:rsidRPr="005432E1">
          <w:rPr>
            <w:rStyle w:val="SubtleEmphasis"/>
            <w:rFonts w:cstheme="minorHAnsi"/>
            <w:sz w:val="24"/>
            <w:szCs w:val="24"/>
            <w:rPrChange w:id="1356"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57" w:author="Cristian Sbrolli" w:date="2020-12-04T22:04:00Z">
              <w:rPr>
                <w:rStyle w:val="SubtleEmphasis"/>
                <w:rFonts w:ascii="Bell MT" w:hAnsi="Bell MT"/>
                <w:sz w:val="44"/>
                <w:szCs w:val="44"/>
              </w:rPr>
            </w:rPrChange>
          </w:rPr>
          <w:t>{}</w:t>
        </w:r>
      </w:ins>
    </w:p>
    <w:p w14:paraId="6BB39AB5" w14:textId="77777777" w:rsidR="005432E1" w:rsidRPr="005432E1" w:rsidRDefault="005432E1" w:rsidP="005432E1">
      <w:pPr>
        <w:pStyle w:val="ListParagraph"/>
        <w:spacing w:line="240" w:lineRule="auto"/>
        <w:ind w:left="360"/>
        <w:rPr>
          <w:ins w:id="1358" w:author="Cristian Sbrolli" w:date="2020-12-04T22:03:00Z"/>
          <w:rStyle w:val="SubtleEmphasis"/>
          <w:rFonts w:cstheme="minorHAnsi"/>
          <w:sz w:val="24"/>
          <w:szCs w:val="24"/>
          <w:rPrChange w:id="1359" w:author="Cristian Sbrolli" w:date="2020-12-04T22:04:00Z">
            <w:rPr>
              <w:ins w:id="1360" w:author="Cristian Sbrolli" w:date="2020-12-04T22:03:00Z"/>
              <w:rStyle w:val="SubtleEmphasis"/>
              <w:rFonts w:ascii="Bell MT" w:hAnsi="Bell MT"/>
              <w:sz w:val="44"/>
              <w:szCs w:val="44"/>
            </w:rPr>
          </w:rPrChange>
        </w:rPr>
      </w:pPr>
      <w:ins w:id="1361" w:author="Cristian Sbrolli" w:date="2020-12-04T22:03:00Z">
        <w:r w:rsidRPr="005432E1">
          <w:rPr>
            <w:rStyle w:val="SubtleEmphasis"/>
            <w:rFonts w:cstheme="minorHAnsi"/>
            <w:sz w:val="24"/>
            <w:szCs w:val="24"/>
            <w:rPrChange w:id="1362" w:author="Cristian Sbrolli" w:date="2020-12-04T22:04:00Z">
              <w:rPr>
                <w:rStyle w:val="SubtleEmphasis"/>
                <w:rFonts w:ascii="Bell MT" w:hAnsi="Bell MT"/>
                <w:sz w:val="44"/>
                <w:szCs w:val="44"/>
              </w:rPr>
            </w:rPrChange>
          </w:rPr>
          <w:t xml:space="preserve">one sig Safe extends </w:t>
        </w:r>
        <w:proofErr w:type="spellStart"/>
        <w:r w:rsidRPr="005432E1">
          <w:rPr>
            <w:rStyle w:val="SubtleEmphasis"/>
            <w:rFonts w:cstheme="minorHAnsi"/>
            <w:sz w:val="24"/>
            <w:szCs w:val="24"/>
            <w:rPrChange w:id="1363"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64" w:author="Cristian Sbrolli" w:date="2020-12-04T22:04:00Z">
              <w:rPr>
                <w:rStyle w:val="SubtleEmphasis"/>
                <w:rFonts w:ascii="Bell MT" w:hAnsi="Bell MT"/>
                <w:sz w:val="44"/>
                <w:szCs w:val="44"/>
              </w:rPr>
            </w:rPrChange>
          </w:rPr>
          <w:t>{}</w:t>
        </w:r>
      </w:ins>
    </w:p>
    <w:p w14:paraId="64430E35" w14:textId="77777777" w:rsidR="005432E1" w:rsidRPr="005432E1" w:rsidRDefault="005432E1" w:rsidP="005432E1">
      <w:pPr>
        <w:pStyle w:val="ListParagraph"/>
        <w:spacing w:line="240" w:lineRule="auto"/>
        <w:ind w:left="360"/>
        <w:rPr>
          <w:ins w:id="1365" w:author="Cristian Sbrolli" w:date="2020-12-04T22:03:00Z"/>
          <w:rStyle w:val="SubtleEmphasis"/>
          <w:rFonts w:cstheme="minorHAnsi"/>
          <w:sz w:val="24"/>
          <w:szCs w:val="24"/>
          <w:rPrChange w:id="1366" w:author="Cristian Sbrolli" w:date="2020-12-04T22:04:00Z">
            <w:rPr>
              <w:ins w:id="1367" w:author="Cristian Sbrolli" w:date="2020-12-04T22:03:00Z"/>
              <w:rStyle w:val="SubtleEmphasis"/>
              <w:rFonts w:ascii="Bell MT" w:hAnsi="Bell MT"/>
              <w:sz w:val="44"/>
              <w:szCs w:val="44"/>
            </w:rPr>
          </w:rPrChange>
        </w:rPr>
      </w:pPr>
      <w:ins w:id="1368" w:author="Cristian Sbrolli" w:date="2020-12-04T22:03:00Z">
        <w:r w:rsidRPr="005432E1">
          <w:rPr>
            <w:rStyle w:val="SubtleEmphasis"/>
            <w:rFonts w:cstheme="minorHAnsi"/>
            <w:sz w:val="24"/>
            <w:szCs w:val="24"/>
            <w:rPrChange w:id="1369" w:author="Cristian Sbrolli" w:date="2020-12-04T22:04:00Z">
              <w:rPr>
                <w:rStyle w:val="SubtleEmphasis"/>
                <w:rFonts w:ascii="Bell MT" w:hAnsi="Bell MT"/>
                <w:sz w:val="44"/>
                <w:szCs w:val="44"/>
              </w:rPr>
            </w:rPrChange>
          </w:rPr>
          <w:t xml:space="preserve">one sig </w:t>
        </w:r>
        <w:proofErr w:type="spellStart"/>
        <w:r w:rsidRPr="005432E1">
          <w:rPr>
            <w:rStyle w:val="SubtleEmphasis"/>
            <w:rFonts w:cstheme="minorHAnsi"/>
            <w:sz w:val="24"/>
            <w:szCs w:val="24"/>
            <w:rPrChange w:id="1370" w:author="Cristian Sbrolli" w:date="2020-12-04T22:04:00Z">
              <w:rPr>
                <w:rStyle w:val="SubtleEmphasis"/>
                <w:rFonts w:ascii="Bell MT" w:hAnsi="Bell MT"/>
                <w:sz w:val="44"/>
                <w:szCs w:val="44"/>
              </w:rPr>
            </w:rPrChange>
          </w:rPr>
          <w:t>UnSafe</w:t>
        </w:r>
        <w:proofErr w:type="spellEnd"/>
        <w:r w:rsidRPr="005432E1">
          <w:rPr>
            <w:rStyle w:val="SubtleEmphasis"/>
            <w:rFonts w:cstheme="minorHAnsi"/>
            <w:sz w:val="24"/>
            <w:szCs w:val="24"/>
            <w:rPrChange w:id="1371" w:author="Cristian Sbrolli" w:date="2020-12-04T22:04:00Z">
              <w:rPr>
                <w:rStyle w:val="SubtleEmphasis"/>
                <w:rFonts w:ascii="Bell MT" w:hAnsi="Bell MT"/>
                <w:sz w:val="44"/>
                <w:szCs w:val="44"/>
              </w:rPr>
            </w:rPrChange>
          </w:rPr>
          <w:t xml:space="preserve"> extends </w:t>
        </w:r>
        <w:proofErr w:type="spellStart"/>
        <w:r w:rsidRPr="005432E1">
          <w:rPr>
            <w:rStyle w:val="SubtleEmphasis"/>
            <w:rFonts w:cstheme="minorHAnsi"/>
            <w:sz w:val="24"/>
            <w:szCs w:val="24"/>
            <w:rPrChange w:id="1372"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1373" w:author="Cristian Sbrolli" w:date="2020-12-04T22:04:00Z">
              <w:rPr>
                <w:rStyle w:val="SubtleEmphasis"/>
                <w:rFonts w:ascii="Bell MT" w:hAnsi="Bell MT"/>
                <w:sz w:val="44"/>
                <w:szCs w:val="44"/>
              </w:rPr>
            </w:rPrChange>
          </w:rPr>
          <w:t>{}</w:t>
        </w:r>
      </w:ins>
    </w:p>
    <w:p w14:paraId="7B84FC37" w14:textId="77777777" w:rsidR="005432E1" w:rsidRPr="005432E1" w:rsidRDefault="005432E1" w:rsidP="005432E1">
      <w:pPr>
        <w:pStyle w:val="ListParagraph"/>
        <w:spacing w:line="240" w:lineRule="auto"/>
        <w:ind w:left="360"/>
        <w:rPr>
          <w:ins w:id="1374" w:author="Cristian Sbrolli" w:date="2020-12-04T22:03:00Z"/>
          <w:rStyle w:val="SubtleEmphasis"/>
          <w:rFonts w:cstheme="minorHAnsi"/>
          <w:sz w:val="24"/>
          <w:szCs w:val="24"/>
          <w:rPrChange w:id="1375" w:author="Cristian Sbrolli" w:date="2020-12-04T22:04:00Z">
            <w:rPr>
              <w:ins w:id="1376" w:author="Cristian Sbrolli" w:date="2020-12-04T22:03:00Z"/>
              <w:rStyle w:val="SubtleEmphasis"/>
              <w:rFonts w:ascii="Bell MT" w:hAnsi="Bell MT"/>
              <w:sz w:val="44"/>
              <w:szCs w:val="44"/>
            </w:rPr>
          </w:rPrChange>
        </w:rPr>
      </w:pPr>
    </w:p>
    <w:p w14:paraId="37CCB893" w14:textId="668B8926" w:rsidR="005432E1" w:rsidRPr="005432E1" w:rsidRDefault="005432E1" w:rsidP="005432E1">
      <w:pPr>
        <w:pStyle w:val="ListParagraph"/>
        <w:spacing w:line="240" w:lineRule="auto"/>
        <w:ind w:left="360"/>
        <w:rPr>
          <w:ins w:id="1377" w:author="Cristian Sbrolli" w:date="2020-12-04T22:03:00Z"/>
          <w:rStyle w:val="SubtleEmphasis"/>
          <w:rFonts w:cstheme="minorHAnsi"/>
          <w:sz w:val="24"/>
          <w:szCs w:val="24"/>
          <w:rPrChange w:id="1378" w:author="Cristian Sbrolli" w:date="2020-12-04T22:04:00Z">
            <w:rPr>
              <w:ins w:id="1379" w:author="Cristian Sbrolli" w:date="2020-12-04T22:03:00Z"/>
              <w:rStyle w:val="SubtleEmphasis"/>
              <w:rFonts w:ascii="Bell MT" w:hAnsi="Bell MT"/>
              <w:sz w:val="44"/>
              <w:szCs w:val="44"/>
            </w:rPr>
          </w:rPrChange>
        </w:rPr>
      </w:pPr>
      <w:ins w:id="1380" w:author="Cristian Sbrolli" w:date="2020-12-04T22:03:00Z">
        <w:r w:rsidRPr="005432E1">
          <w:rPr>
            <w:rStyle w:val="SubtleEmphasis"/>
            <w:rFonts w:cstheme="minorHAnsi"/>
            <w:sz w:val="24"/>
            <w:szCs w:val="24"/>
            <w:rPrChange w:id="1381" w:author="Cristian Sbrolli" w:date="2020-12-04T22:04:00Z">
              <w:rPr>
                <w:rStyle w:val="SubtleEmphasis"/>
                <w:rFonts w:ascii="Bell MT" w:hAnsi="Bell MT"/>
                <w:sz w:val="44"/>
                <w:szCs w:val="44"/>
              </w:rPr>
            </w:rPrChange>
          </w:rPr>
          <w:t>abstract sig User</w:t>
        </w:r>
      </w:ins>
      <w:ins w:id="1382" w:author="Cristian Sbrolli" w:date="2020-12-05T01:55:00Z">
        <w:r w:rsidR="00A560BF">
          <w:rPr>
            <w:rStyle w:val="SubtleEmphasis"/>
            <w:rFonts w:cstheme="minorHAnsi"/>
            <w:sz w:val="24"/>
            <w:szCs w:val="24"/>
          </w:rPr>
          <w:t xml:space="preserve"> </w:t>
        </w:r>
      </w:ins>
      <w:ins w:id="1383" w:author="Cristian Sbrolli" w:date="2020-12-04T22:03:00Z">
        <w:r w:rsidRPr="005432E1">
          <w:rPr>
            <w:rStyle w:val="SubtleEmphasis"/>
            <w:rFonts w:cstheme="minorHAnsi"/>
            <w:sz w:val="24"/>
            <w:szCs w:val="24"/>
            <w:rPrChange w:id="1384" w:author="Cristian Sbrolli" w:date="2020-12-04T22:04:00Z">
              <w:rPr>
                <w:rStyle w:val="SubtleEmphasis"/>
                <w:rFonts w:ascii="Bell MT" w:hAnsi="Bell MT"/>
                <w:sz w:val="44"/>
                <w:szCs w:val="44"/>
              </w:rPr>
            </w:rPrChange>
          </w:rPr>
          <w:t>{</w:t>
        </w:r>
      </w:ins>
    </w:p>
    <w:p w14:paraId="43D1BD23" w14:textId="77777777" w:rsidR="005432E1" w:rsidRPr="005432E1" w:rsidRDefault="005432E1" w:rsidP="005432E1">
      <w:pPr>
        <w:pStyle w:val="ListParagraph"/>
        <w:spacing w:line="240" w:lineRule="auto"/>
        <w:ind w:left="360"/>
        <w:rPr>
          <w:ins w:id="1385" w:author="Cristian Sbrolli" w:date="2020-12-04T22:03:00Z"/>
          <w:rStyle w:val="SubtleEmphasis"/>
          <w:rFonts w:cstheme="minorHAnsi"/>
          <w:sz w:val="24"/>
          <w:szCs w:val="24"/>
          <w:rPrChange w:id="1386" w:author="Cristian Sbrolli" w:date="2020-12-04T22:04:00Z">
            <w:rPr>
              <w:ins w:id="1387" w:author="Cristian Sbrolli" w:date="2020-12-04T22:03:00Z"/>
              <w:rStyle w:val="SubtleEmphasis"/>
              <w:rFonts w:ascii="Bell MT" w:hAnsi="Bell MT"/>
              <w:sz w:val="44"/>
              <w:szCs w:val="44"/>
            </w:rPr>
          </w:rPrChange>
        </w:rPr>
      </w:pPr>
      <w:proofErr w:type="spellStart"/>
      <w:ins w:id="1388" w:author="Cristian Sbrolli" w:date="2020-12-04T22:03:00Z">
        <w:r w:rsidRPr="005432E1">
          <w:rPr>
            <w:rStyle w:val="SubtleEmphasis"/>
            <w:rFonts w:cstheme="minorHAnsi"/>
            <w:sz w:val="24"/>
            <w:szCs w:val="24"/>
            <w:rPrChange w:id="1389" w:author="Cristian Sbrolli" w:date="2020-12-04T22:04:00Z">
              <w:rPr>
                <w:rStyle w:val="SubtleEmphasis"/>
                <w:rFonts w:ascii="Bell MT" w:hAnsi="Bell MT"/>
                <w:sz w:val="44"/>
                <w:szCs w:val="44"/>
              </w:rPr>
            </w:rPrChange>
          </w:rPr>
          <w:t>userStatus</w:t>
        </w:r>
        <w:proofErr w:type="spellEnd"/>
        <w:r w:rsidRPr="005432E1">
          <w:rPr>
            <w:rStyle w:val="SubtleEmphasis"/>
            <w:rFonts w:cstheme="minorHAnsi"/>
            <w:sz w:val="24"/>
            <w:szCs w:val="24"/>
            <w:rPrChange w:id="1390"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391" w:author="Cristian Sbrolli" w:date="2020-12-04T22:04:00Z">
              <w:rPr>
                <w:rStyle w:val="SubtleEmphasis"/>
                <w:rFonts w:ascii="Bell MT" w:hAnsi="Bell MT"/>
                <w:sz w:val="44"/>
                <w:szCs w:val="44"/>
              </w:rPr>
            </w:rPrChange>
          </w:rPr>
          <w:t>SafetyStatus</w:t>
        </w:r>
        <w:proofErr w:type="spellEnd"/>
      </w:ins>
    </w:p>
    <w:p w14:paraId="6051CA78" w14:textId="4D4D8EE3" w:rsidR="005432E1" w:rsidRDefault="005432E1" w:rsidP="005432E1">
      <w:pPr>
        <w:pStyle w:val="ListParagraph"/>
        <w:spacing w:line="240" w:lineRule="auto"/>
        <w:ind w:left="360"/>
        <w:rPr>
          <w:ins w:id="1392" w:author="Cristian Sbrolli" w:date="2020-12-05T00:07:00Z"/>
          <w:rStyle w:val="SubtleEmphasis"/>
          <w:rFonts w:cstheme="minorHAnsi"/>
          <w:sz w:val="24"/>
          <w:szCs w:val="24"/>
        </w:rPr>
      </w:pPr>
      <w:ins w:id="1393" w:author="Cristian Sbrolli" w:date="2020-12-04T22:03:00Z">
        <w:r w:rsidRPr="005432E1">
          <w:rPr>
            <w:rStyle w:val="SubtleEmphasis"/>
            <w:rFonts w:cstheme="minorHAnsi"/>
            <w:sz w:val="24"/>
            <w:szCs w:val="24"/>
            <w:rPrChange w:id="1394" w:author="Cristian Sbrolli" w:date="2020-12-04T22:04:00Z">
              <w:rPr>
                <w:rStyle w:val="SubtleEmphasis"/>
                <w:rFonts w:ascii="Bell MT" w:hAnsi="Bell MT"/>
                <w:sz w:val="44"/>
                <w:szCs w:val="44"/>
              </w:rPr>
            </w:rPrChange>
          </w:rPr>
          <w:t>}</w:t>
        </w:r>
      </w:ins>
    </w:p>
    <w:p w14:paraId="336F67CB" w14:textId="77777777" w:rsidR="00AF0044" w:rsidRPr="005432E1" w:rsidRDefault="00AF0044" w:rsidP="005432E1">
      <w:pPr>
        <w:pStyle w:val="ListParagraph"/>
        <w:spacing w:line="240" w:lineRule="auto"/>
        <w:ind w:left="360"/>
        <w:rPr>
          <w:ins w:id="1395" w:author="Cristian Sbrolli" w:date="2020-12-04T22:03:00Z"/>
          <w:rStyle w:val="SubtleEmphasis"/>
          <w:rFonts w:cstheme="minorHAnsi"/>
          <w:sz w:val="24"/>
          <w:szCs w:val="24"/>
          <w:rPrChange w:id="1396" w:author="Cristian Sbrolli" w:date="2020-12-04T22:04:00Z">
            <w:rPr>
              <w:ins w:id="1397" w:author="Cristian Sbrolli" w:date="2020-12-04T22:03:00Z"/>
              <w:rStyle w:val="SubtleEmphasis"/>
              <w:rFonts w:ascii="Bell MT" w:hAnsi="Bell MT"/>
              <w:sz w:val="44"/>
              <w:szCs w:val="44"/>
            </w:rPr>
          </w:rPrChange>
        </w:rPr>
      </w:pPr>
    </w:p>
    <w:p w14:paraId="3CD146DE" w14:textId="77777777" w:rsidR="005432E1" w:rsidRPr="005432E1" w:rsidRDefault="005432E1" w:rsidP="005432E1">
      <w:pPr>
        <w:pStyle w:val="ListParagraph"/>
        <w:spacing w:line="240" w:lineRule="auto"/>
        <w:ind w:left="360"/>
        <w:rPr>
          <w:ins w:id="1398" w:author="Cristian Sbrolli" w:date="2020-12-04T22:03:00Z"/>
          <w:rStyle w:val="SubtleEmphasis"/>
          <w:rFonts w:cstheme="minorHAnsi"/>
          <w:sz w:val="24"/>
          <w:szCs w:val="24"/>
          <w:rPrChange w:id="1399" w:author="Cristian Sbrolli" w:date="2020-12-04T22:04:00Z">
            <w:rPr>
              <w:ins w:id="1400" w:author="Cristian Sbrolli" w:date="2020-12-04T22:03:00Z"/>
              <w:rStyle w:val="SubtleEmphasis"/>
              <w:rFonts w:ascii="Bell MT" w:hAnsi="Bell MT"/>
              <w:sz w:val="44"/>
              <w:szCs w:val="44"/>
            </w:rPr>
          </w:rPrChange>
        </w:rPr>
      </w:pPr>
      <w:ins w:id="1401" w:author="Cristian Sbrolli" w:date="2020-12-04T22:03:00Z">
        <w:r w:rsidRPr="005432E1">
          <w:rPr>
            <w:rStyle w:val="SubtleEmphasis"/>
            <w:rFonts w:cstheme="minorHAnsi"/>
            <w:sz w:val="24"/>
            <w:szCs w:val="24"/>
            <w:rPrChange w:id="1402"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03"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404" w:author="Cristian Sbrolli" w:date="2020-12-04T22:04:00Z">
              <w:rPr>
                <w:rStyle w:val="SubtleEmphasis"/>
                <w:rFonts w:ascii="Bell MT" w:hAnsi="Bell MT"/>
                <w:sz w:val="44"/>
                <w:szCs w:val="44"/>
              </w:rPr>
            </w:rPrChange>
          </w:rPr>
          <w:t xml:space="preserve"> extends User{</w:t>
        </w:r>
      </w:ins>
    </w:p>
    <w:p w14:paraId="4398945B" w14:textId="77777777" w:rsidR="005432E1" w:rsidRPr="005432E1" w:rsidRDefault="005432E1" w:rsidP="005432E1">
      <w:pPr>
        <w:pStyle w:val="ListParagraph"/>
        <w:spacing w:line="240" w:lineRule="auto"/>
        <w:ind w:left="360"/>
        <w:rPr>
          <w:ins w:id="1405" w:author="Cristian Sbrolli" w:date="2020-12-04T22:03:00Z"/>
          <w:rStyle w:val="SubtleEmphasis"/>
          <w:rFonts w:cstheme="minorHAnsi"/>
          <w:sz w:val="24"/>
          <w:szCs w:val="24"/>
          <w:rPrChange w:id="1406" w:author="Cristian Sbrolli" w:date="2020-12-04T22:04:00Z">
            <w:rPr>
              <w:ins w:id="1407" w:author="Cristian Sbrolli" w:date="2020-12-04T22:03:00Z"/>
              <w:rStyle w:val="SubtleEmphasis"/>
              <w:rFonts w:ascii="Bell MT" w:hAnsi="Bell MT"/>
              <w:sz w:val="44"/>
              <w:szCs w:val="44"/>
            </w:rPr>
          </w:rPrChange>
        </w:rPr>
      </w:pPr>
      <w:proofErr w:type="spellStart"/>
      <w:ins w:id="1408" w:author="Cristian Sbrolli" w:date="2020-12-04T22:03:00Z">
        <w:r w:rsidRPr="005432E1">
          <w:rPr>
            <w:rStyle w:val="SubtleEmphasis"/>
            <w:rFonts w:cstheme="minorHAnsi"/>
            <w:sz w:val="24"/>
            <w:szCs w:val="24"/>
            <w:rPrChange w:id="1409"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1410"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411"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412" w:author="Cristian Sbrolli" w:date="2020-12-04T22:04:00Z">
              <w:rPr>
                <w:rStyle w:val="SubtleEmphasis"/>
                <w:rFonts w:ascii="Bell MT" w:hAnsi="Bell MT"/>
                <w:sz w:val="44"/>
                <w:szCs w:val="44"/>
              </w:rPr>
            </w:rPrChange>
          </w:rPr>
          <w:t>,</w:t>
        </w:r>
      </w:ins>
    </w:p>
    <w:p w14:paraId="4F803B81" w14:textId="77777777" w:rsidR="005432E1" w:rsidRPr="005432E1" w:rsidRDefault="005432E1" w:rsidP="005432E1">
      <w:pPr>
        <w:pStyle w:val="ListParagraph"/>
        <w:spacing w:line="240" w:lineRule="auto"/>
        <w:ind w:left="360"/>
        <w:rPr>
          <w:ins w:id="1413" w:author="Cristian Sbrolli" w:date="2020-12-04T22:03:00Z"/>
          <w:rStyle w:val="SubtleEmphasis"/>
          <w:rFonts w:cstheme="minorHAnsi"/>
          <w:sz w:val="24"/>
          <w:szCs w:val="24"/>
          <w:rPrChange w:id="1414" w:author="Cristian Sbrolli" w:date="2020-12-04T22:04:00Z">
            <w:rPr>
              <w:ins w:id="1415" w:author="Cristian Sbrolli" w:date="2020-12-04T22:03:00Z"/>
              <w:rStyle w:val="SubtleEmphasis"/>
              <w:rFonts w:ascii="Bell MT" w:hAnsi="Bell MT"/>
              <w:sz w:val="44"/>
              <w:szCs w:val="44"/>
            </w:rPr>
          </w:rPrChange>
        </w:rPr>
      </w:pPr>
      <w:proofErr w:type="spellStart"/>
      <w:ins w:id="1416" w:author="Cristian Sbrolli" w:date="2020-12-04T22:03:00Z">
        <w:r w:rsidRPr="005432E1">
          <w:rPr>
            <w:rStyle w:val="SubtleEmphasis"/>
            <w:rFonts w:cstheme="minorHAnsi"/>
            <w:sz w:val="24"/>
            <w:szCs w:val="24"/>
            <w:rPrChange w:id="1417"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1418" w:author="Cristian Sbrolli" w:date="2020-12-04T22:04:00Z">
              <w:rPr>
                <w:rStyle w:val="SubtleEmphasis"/>
                <w:rFonts w:ascii="Bell MT" w:hAnsi="Bell MT"/>
                <w:sz w:val="44"/>
                <w:szCs w:val="44"/>
              </w:rPr>
            </w:rPrChange>
          </w:rPr>
          <w:t>: set Visit,</w:t>
        </w:r>
      </w:ins>
    </w:p>
    <w:p w14:paraId="0577928B" w14:textId="77777777" w:rsidR="005432E1" w:rsidRPr="005432E1" w:rsidRDefault="005432E1" w:rsidP="005432E1">
      <w:pPr>
        <w:pStyle w:val="ListParagraph"/>
        <w:spacing w:line="240" w:lineRule="auto"/>
        <w:ind w:left="360"/>
        <w:rPr>
          <w:ins w:id="1419" w:author="Cristian Sbrolli" w:date="2020-12-04T22:03:00Z"/>
          <w:rStyle w:val="SubtleEmphasis"/>
          <w:rFonts w:cstheme="minorHAnsi"/>
          <w:sz w:val="24"/>
          <w:szCs w:val="24"/>
          <w:rPrChange w:id="1420" w:author="Cristian Sbrolli" w:date="2020-12-04T22:04:00Z">
            <w:rPr>
              <w:ins w:id="1421" w:author="Cristian Sbrolli" w:date="2020-12-04T22:03:00Z"/>
              <w:rStyle w:val="SubtleEmphasis"/>
              <w:rFonts w:ascii="Bell MT" w:hAnsi="Bell MT"/>
              <w:sz w:val="44"/>
              <w:szCs w:val="44"/>
            </w:rPr>
          </w:rPrChange>
        </w:rPr>
      </w:pPr>
      <w:proofErr w:type="spellStart"/>
      <w:ins w:id="1422" w:author="Cristian Sbrolli" w:date="2020-12-04T22:03:00Z">
        <w:r w:rsidRPr="005432E1">
          <w:rPr>
            <w:rStyle w:val="SubtleEmphasis"/>
            <w:rFonts w:cstheme="minorHAnsi"/>
            <w:sz w:val="24"/>
            <w:szCs w:val="24"/>
            <w:rPrChange w:id="1423" w:author="Cristian Sbrolli" w:date="2020-12-04T22:04:00Z">
              <w:rPr>
                <w:rStyle w:val="SubtleEmphasis"/>
                <w:rFonts w:ascii="Bell MT" w:hAnsi="Bell MT"/>
                <w:sz w:val="44"/>
                <w:szCs w:val="44"/>
              </w:rPr>
            </w:rPrChange>
          </w:rPr>
          <w:t>userDevice</w:t>
        </w:r>
        <w:proofErr w:type="spellEnd"/>
        <w:r w:rsidRPr="005432E1">
          <w:rPr>
            <w:rStyle w:val="SubtleEmphasis"/>
            <w:rFonts w:cstheme="minorHAnsi"/>
            <w:sz w:val="24"/>
            <w:szCs w:val="24"/>
            <w:rPrChange w:id="1424"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425" w:author="Cristian Sbrolli" w:date="2020-12-04T22:04:00Z">
              <w:rPr>
                <w:rStyle w:val="SubtleEmphasis"/>
                <w:rFonts w:ascii="Bell MT" w:hAnsi="Bell MT"/>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1426" w:author="Cristian Sbrolli" w:date="2020-12-04T22:03:00Z"/>
          <w:rStyle w:val="SubtleEmphasis"/>
          <w:rFonts w:cstheme="minorHAnsi"/>
          <w:sz w:val="24"/>
          <w:szCs w:val="24"/>
          <w:rPrChange w:id="1427" w:author="Cristian Sbrolli" w:date="2020-12-04T22:04:00Z">
            <w:rPr>
              <w:ins w:id="1428" w:author="Cristian Sbrolli" w:date="2020-12-04T22:03:00Z"/>
              <w:rStyle w:val="SubtleEmphasis"/>
              <w:rFonts w:ascii="Bell MT" w:hAnsi="Bell MT"/>
              <w:sz w:val="44"/>
              <w:szCs w:val="44"/>
            </w:rPr>
          </w:rPrChange>
        </w:rPr>
      </w:pPr>
      <w:ins w:id="1429" w:author="Cristian Sbrolli" w:date="2020-12-04T22:03:00Z">
        <w:r w:rsidRPr="005432E1">
          <w:rPr>
            <w:rStyle w:val="SubtleEmphasis"/>
            <w:rFonts w:cstheme="minorHAnsi"/>
            <w:sz w:val="24"/>
            <w:szCs w:val="24"/>
            <w:rPrChange w:id="1430" w:author="Cristian Sbrolli" w:date="2020-12-04T22:04:00Z">
              <w:rPr>
                <w:rStyle w:val="SubtleEmphasis"/>
                <w:rFonts w:ascii="Bell MT" w:hAnsi="Bell MT"/>
                <w:sz w:val="44"/>
                <w:szCs w:val="44"/>
              </w:rPr>
            </w:rPrChange>
          </w:rPr>
          <w:t>}</w:t>
        </w:r>
      </w:ins>
    </w:p>
    <w:p w14:paraId="6E7DA17E" w14:textId="77777777" w:rsidR="005432E1" w:rsidRPr="005432E1" w:rsidRDefault="005432E1" w:rsidP="005432E1">
      <w:pPr>
        <w:pStyle w:val="ListParagraph"/>
        <w:spacing w:line="240" w:lineRule="auto"/>
        <w:ind w:left="360"/>
        <w:rPr>
          <w:ins w:id="1431" w:author="Cristian Sbrolli" w:date="2020-12-04T22:03:00Z"/>
          <w:rStyle w:val="SubtleEmphasis"/>
          <w:rFonts w:cstheme="minorHAnsi"/>
          <w:sz w:val="24"/>
          <w:szCs w:val="24"/>
          <w:rPrChange w:id="1432" w:author="Cristian Sbrolli" w:date="2020-12-04T22:04:00Z">
            <w:rPr>
              <w:ins w:id="1433" w:author="Cristian Sbrolli" w:date="2020-12-04T22:03:00Z"/>
              <w:rStyle w:val="SubtleEmphasis"/>
              <w:rFonts w:ascii="Bell MT" w:hAnsi="Bell MT"/>
              <w:sz w:val="44"/>
              <w:szCs w:val="44"/>
            </w:rPr>
          </w:rPrChange>
        </w:rPr>
      </w:pPr>
    </w:p>
    <w:p w14:paraId="64A941E7" w14:textId="77777777" w:rsidR="005432E1" w:rsidRPr="005432E1" w:rsidRDefault="005432E1" w:rsidP="005432E1">
      <w:pPr>
        <w:pStyle w:val="ListParagraph"/>
        <w:spacing w:line="240" w:lineRule="auto"/>
        <w:ind w:left="360"/>
        <w:rPr>
          <w:ins w:id="1434" w:author="Cristian Sbrolli" w:date="2020-12-04T22:03:00Z"/>
          <w:rStyle w:val="SubtleEmphasis"/>
          <w:rFonts w:cstheme="minorHAnsi"/>
          <w:sz w:val="24"/>
          <w:szCs w:val="24"/>
          <w:rPrChange w:id="1435" w:author="Cristian Sbrolli" w:date="2020-12-04T22:04:00Z">
            <w:rPr>
              <w:ins w:id="1436" w:author="Cristian Sbrolli" w:date="2020-12-04T22:03:00Z"/>
              <w:rStyle w:val="SubtleEmphasis"/>
              <w:rFonts w:ascii="Bell MT" w:hAnsi="Bell MT"/>
              <w:sz w:val="44"/>
              <w:szCs w:val="44"/>
            </w:rPr>
          </w:rPrChange>
        </w:rPr>
      </w:pPr>
      <w:ins w:id="1437" w:author="Cristian Sbrolli" w:date="2020-12-04T22:03:00Z">
        <w:r w:rsidRPr="005432E1">
          <w:rPr>
            <w:rStyle w:val="SubtleEmphasis"/>
            <w:rFonts w:cstheme="minorHAnsi"/>
            <w:sz w:val="24"/>
            <w:szCs w:val="24"/>
            <w:rPrChange w:id="1438"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39"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440" w:author="Cristian Sbrolli" w:date="2020-12-04T22:04:00Z">
              <w:rPr>
                <w:rStyle w:val="SubtleEmphasis"/>
                <w:rFonts w:ascii="Bell MT" w:hAnsi="Bell MT"/>
                <w:sz w:val="44"/>
                <w:szCs w:val="44"/>
              </w:rPr>
            </w:rPrChange>
          </w:rPr>
          <w:t xml:space="preserve"> extends User{</w:t>
        </w:r>
      </w:ins>
    </w:p>
    <w:p w14:paraId="4C5220BF" w14:textId="77777777" w:rsidR="005432E1" w:rsidRPr="005432E1" w:rsidRDefault="005432E1" w:rsidP="005432E1">
      <w:pPr>
        <w:pStyle w:val="ListParagraph"/>
        <w:spacing w:line="240" w:lineRule="auto"/>
        <w:ind w:left="360"/>
        <w:rPr>
          <w:ins w:id="1441" w:author="Cristian Sbrolli" w:date="2020-12-04T22:03:00Z"/>
          <w:rStyle w:val="SubtleEmphasis"/>
          <w:rFonts w:cstheme="minorHAnsi"/>
          <w:sz w:val="24"/>
          <w:szCs w:val="24"/>
          <w:rPrChange w:id="1442" w:author="Cristian Sbrolli" w:date="2020-12-04T22:04:00Z">
            <w:rPr>
              <w:ins w:id="1443" w:author="Cristian Sbrolli" w:date="2020-12-04T22:03:00Z"/>
              <w:rStyle w:val="SubtleEmphasis"/>
              <w:rFonts w:ascii="Bell MT" w:hAnsi="Bell MT"/>
              <w:sz w:val="44"/>
              <w:szCs w:val="44"/>
            </w:rPr>
          </w:rPrChange>
        </w:rPr>
      </w:pPr>
      <w:proofErr w:type="spellStart"/>
      <w:ins w:id="1444" w:author="Cristian Sbrolli" w:date="2020-12-04T22:03:00Z">
        <w:r w:rsidRPr="005432E1">
          <w:rPr>
            <w:rStyle w:val="SubtleEmphasis"/>
            <w:rFonts w:cstheme="minorHAnsi"/>
            <w:sz w:val="24"/>
            <w:szCs w:val="24"/>
            <w:rPrChange w:id="1445" w:author="Cristian Sbrolli" w:date="2020-12-04T22:04:00Z">
              <w:rPr>
                <w:rStyle w:val="SubtleEmphasis"/>
                <w:rFonts w:ascii="Bell MT" w:hAnsi="Bell MT"/>
                <w:sz w:val="44"/>
                <w:szCs w:val="44"/>
              </w:rPr>
            </w:rPrChange>
          </w:rPr>
          <w:t>userPTickets</w:t>
        </w:r>
        <w:proofErr w:type="spellEnd"/>
        <w:r w:rsidRPr="005432E1">
          <w:rPr>
            <w:rStyle w:val="SubtleEmphasis"/>
            <w:rFonts w:cstheme="minorHAnsi"/>
            <w:sz w:val="24"/>
            <w:szCs w:val="24"/>
            <w:rPrChange w:id="1446"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1447" w:author="Cristian Sbrolli" w:date="2020-12-04T22:04:00Z">
              <w:rPr>
                <w:rStyle w:val="SubtleEmphasis"/>
                <w:rFonts w:ascii="Bell MT" w:hAnsi="Bell MT"/>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1448" w:author="Cristian Sbrolli" w:date="2020-12-04T22:03:00Z"/>
          <w:rStyle w:val="SubtleEmphasis"/>
          <w:rFonts w:cstheme="minorHAnsi"/>
          <w:sz w:val="24"/>
          <w:szCs w:val="24"/>
          <w:rPrChange w:id="1449" w:author="Cristian Sbrolli" w:date="2020-12-04T22:04:00Z">
            <w:rPr>
              <w:ins w:id="1450" w:author="Cristian Sbrolli" w:date="2020-12-04T22:03:00Z"/>
              <w:rStyle w:val="SubtleEmphasis"/>
              <w:rFonts w:ascii="Bell MT" w:hAnsi="Bell MT"/>
              <w:sz w:val="44"/>
              <w:szCs w:val="44"/>
            </w:rPr>
          </w:rPrChange>
        </w:rPr>
      </w:pPr>
      <w:ins w:id="1451" w:author="Cristian Sbrolli" w:date="2020-12-04T22:03:00Z">
        <w:r w:rsidRPr="005432E1">
          <w:rPr>
            <w:rStyle w:val="SubtleEmphasis"/>
            <w:rFonts w:cstheme="minorHAnsi"/>
            <w:sz w:val="24"/>
            <w:szCs w:val="24"/>
            <w:rPrChange w:id="1452" w:author="Cristian Sbrolli" w:date="2020-12-04T22:04:00Z">
              <w:rPr>
                <w:rStyle w:val="SubtleEmphasis"/>
                <w:rFonts w:ascii="Bell MT" w:hAnsi="Bell MT"/>
                <w:sz w:val="44"/>
                <w:szCs w:val="44"/>
              </w:rPr>
            </w:rPrChange>
          </w:rPr>
          <w:t>}</w:t>
        </w:r>
      </w:ins>
    </w:p>
    <w:p w14:paraId="0E5A41B4" w14:textId="77777777" w:rsidR="005432E1" w:rsidRPr="005432E1" w:rsidRDefault="005432E1" w:rsidP="005432E1">
      <w:pPr>
        <w:pStyle w:val="ListParagraph"/>
        <w:spacing w:line="240" w:lineRule="auto"/>
        <w:ind w:left="360"/>
        <w:rPr>
          <w:ins w:id="1453" w:author="Cristian Sbrolli" w:date="2020-12-04T22:03:00Z"/>
          <w:rStyle w:val="SubtleEmphasis"/>
          <w:rFonts w:cstheme="minorHAnsi"/>
          <w:sz w:val="24"/>
          <w:szCs w:val="24"/>
          <w:rPrChange w:id="1454" w:author="Cristian Sbrolli" w:date="2020-12-04T22:04:00Z">
            <w:rPr>
              <w:ins w:id="1455" w:author="Cristian Sbrolli" w:date="2020-12-04T22:03:00Z"/>
              <w:rStyle w:val="SubtleEmphasis"/>
              <w:rFonts w:ascii="Bell MT" w:hAnsi="Bell MT"/>
              <w:sz w:val="44"/>
              <w:szCs w:val="44"/>
            </w:rPr>
          </w:rPrChange>
        </w:rPr>
      </w:pPr>
    </w:p>
    <w:p w14:paraId="379753D5" w14:textId="77777777" w:rsidR="005432E1" w:rsidRPr="005432E1" w:rsidRDefault="005432E1" w:rsidP="005432E1">
      <w:pPr>
        <w:pStyle w:val="ListParagraph"/>
        <w:spacing w:line="240" w:lineRule="auto"/>
        <w:ind w:left="360"/>
        <w:rPr>
          <w:ins w:id="1456" w:author="Cristian Sbrolli" w:date="2020-12-04T22:03:00Z"/>
          <w:rStyle w:val="SubtleEmphasis"/>
          <w:rFonts w:cstheme="minorHAnsi"/>
          <w:sz w:val="24"/>
          <w:szCs w:val="24"/>
          <w:rPrChange w:id="1457" w:author="Cristian Sbrolli" w:date="2020-12-04T22:04:00Z">
            <w:rPr>
              <w:ins w:id="1458" w:author="Cristian Sbrolli" w:date="2020-12-04T22:03:00Z"/>
              <w:rStyle w:val="SubtleEmphasis"/>
              <w:rFonts w:ascii="Bell MT" w:hAnsi="Bell MT"/>
              <w:sz w:val="44"/>
              <w:szCs w:val="44"/>
            </w:rPr>
          </w:rPrChange>
        </w:rPr>
      </w:pPr>
      <w:ins w:id="1459" w:author="Cristian Sbrolli" w:date="2020-12-04T22:03:00Z">
        <w:r w:rsidRPr="005432E1">
          <w:rPr>
            <w:rStyle w:val="SubtleEmphasis"/>
            <w:rFonts w:cstheme="minorHAnsi"/>
            <w:sz w:val="24"/>
            <w:szCs w:val="24"/>
            <w:rPrChange w:id="1460" w:author="Cristian Sbrolli" w:date="2020-12-04T22:04:00Z">
              <w:rPr>
                <w:rStyle w:val="SubtleEmphasis"/>
                <w:rFonts w:ascii="Bell MT" w:hAnsi="Bell MT"/>
                <w:sz w:val="44"/>
                <w:szCs w:val="44"/>
              </w:rPr>
            </w:rPrChange>
          </w:rPr>
          <w:t>sig Date{}</w:t>
        </w:r>
      </w:ins>
    </w:p>
    <w:p w14:paraId="4377EA1F" w14:textId="77777777" w:rsidR="005432E1" w:rsidRPr="005432E1" w:rsidRDefault="005432E1" w:rsidP="005432E1">
      <w:pPr>
        <w:pStyle w:val="ListParagraph"/>
        <w:spacing w:line="240" w:lineRule="auto"/>
        <w:ind w:left="360"/>
        <w:rPr>
          <w:ins w:id="1461" w:author="Cristian Sbrolli" w:date="2020-12-04T22:03:00Z"/>
          <w:rStyle w:val="SubtleEmphasis"/>
          <w:rFonts w:cstheme="minorHAnsi"/>
          <w:sz w:val="24"/>
          <w:szCs w:val="24"/>
          <w:rPrChange w:id="1462" w:author="Cristian Sbrolli" w:date="2020-12-04T22:04:00Z">
            <w:rPr>
              <w:ins w:id="1463" w:author="Cristian Sbrolli" w:date="2020-12-04T22:03:00Z"/>
              <w:rStyle w:val="SubtleEmphasis"/>
              <w:rFonts w:ascii="Bell MT" w:hAnsi="Bell MT"/>
              <w:sz w:val="44"/>
              <w:szCs w:val="44"/>
            </w:rPr>
          </w:rPrChange>
        </w:rPr>
      </w:pPr>
      <w:ins w:id="1464" w:author="Cristian Sbrolli" w:date="2020-12-04T22:03:00Z">
        <w:r w:rsidRPr="005432E1">
          <w:rPr>
            <w:rStyle w:val="SubtleEmphasis"/>
            <w:rFonts w:cstheme="minorHAnsi"/>
            <w:sz w:val="24"/>
            <w:szCs w:val="24"/>
            <w:rPrChange w:id="1465"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46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467" w:author="Cristian Sbrolli" w:date="2020-12-04T22:04:00Z">
              <w:rPr>
                <w:rStyle w:val="SubtleEmphasis"/>
                <w:rFonts w:ascii="Bell MT" w:hAnsi="Bell MT"/>
                <w:sz w:val="44"/>
                <w:szCs w:val="44"/>
              </w:rPr>
            </w:rPrChange>
          </w:rPr>
          <w:t>{}</w:t>
        </w:r>
      </w:ins>
    </w:p>
    <w:p w14:paraId="6A5D75A2" w14:textId="77777777" w:rsidR="005432E1" w:rsidRPr="005432E1" w:rsidRDefault="005432E1" w:rsidP="005432E1">
      <w:pPr>
        <w:pStyle w:val="ListParagraph"/>
        <w:spacing w:line="240" w:lineRule="auto"/>
        <w:ind w:left="360"/>
        <w:rPr>
          <w:ins w:id="1468" w:author="Cristian Sbrolli" w:date="2020-12-04T22:03:00Z"/>
          <w:rStyle w:val="SubtleEmphasis"/>
          <w:rFonts w:cstheme="minorHAnsi"/>
          <w:sz w:val="24"/>
          <w:szCs w:val="24"/>
          <w:rPrChange w:id="1469" w:author="Cristian Sbrolli" w:date="2020-12-04T22:04:00Z">
            <w:rPr>
              <w:ins w:id="1470" w:author="Cristian Sbrolli" w:date="2020-12-04T22:03:00Z"/>
              <w:rStyle w:val="SubtleEmphasis"/>
              <w:rFonts w:ascii="Bell MT" w:hAnsi="Bell MT"/>
              <w:sz w:val="44"/>
              <w:szCs w:val="44"/>
            </w:rPr>
          </w:rPrChange>
        </w:rPr>
      </w:pPr>
    </w:p>
    <w:p w14:paraId="1E76C7E8" w14:textId="77777777" w:rsidR="005432E1" w:rsidRPr="005432E1" w:rsidRDefault="005432E1" w:rsidP="005432E1">
      <w:pPr>
        <w:pStyle w:val="ListParagraph"/>
        <w:spacing w:line="240" w:lineRule="auto"/>
        <w:ind w:left="360"/>
        <w:rPr>
          <w:ins w:id="1471" w:author="Cristian Sbrolli" w:date="2020-12-04T22:03:00Z"/>
          <w:rStyle w:val="SubtleEmphasis"/>
          <w:rFonts w:cstheme="minorHAnsi"/>
          <w:sz w:val="24"/>
          <w:szCs w:val="24"/>
          <w:rPrChange w:id="1472" w:author="Cristian Sbrolli" w:date="2020-12-04T22:04:00Z">
            <w:rPr>
              <w:ins w:id="1473" w:author="Cristian Sbrolli" w:date="2020-12-04T22:03:00Z"/>
              <w:rStyle w:val="SubtleEmphasis"/>
              <w:rFonts w:ascii="Bell MT" w:hAnsi="Bell MT"/>
              <w:sz w:val="44"/>
              <w:szCs w:val="44"/>
            </w:rPr>
          </w:rPrChange>
        </w:rPr>
      </w:pPr>
      <w:ins w:id="1474" w:author="Cristian Sbrolli" w:date="2020-12-04T22:03:00Z">
        <w:r w:rsidRPr="005432E1">
          <w:rPr>
            <w:rStyle w:val="SubtleEmphasis"/>
            <w:rFonts w:cstheme="minorHAnsi"/>
            <w:sz w:val="24"/>
            <w:szCs w:val="24"/>
            <w:rPrChange w:id="1475" w:author="Cristian Sbrolli" w:date="2020-12-04T22:04:00Z">
              <w:rPr>
                <w:rStyle w:val="SubtleEmphasis"/>
                <w:rFonts w:ascii="Bell MT" w:hAnsi="Bell MT"/>
                <w:sz w:val="44"/>
                <w:szCs w:val="44"/>
              </w:rPr>
            </w:rPrChange>
          </w:rPr>
          <w:t>abstract sig Ticket{</w:t>
        </w:r>
      </w:ins>
    </w:p>
    <w:p w14:paraId="4DDFD304" w14:textId="77777777" w:rsidR="005432E1" w:rsidRPr="005432E1" w:rsidRDefault="005432E1" w:rsidP="005432E1">
      <w:pPr>
        <w:pStyle w:val="ListParagraph"/>
        <w:spacing w:line="240" w:lineRule="auto"/>
        <w:ind w:left="360"/>
        <w:rPr>
          <w:ins w:id="1476" w:author="Cristian Sbrolli" w:date="2020-12-04T22:03:00Z"/>
          <w:rStyle w:val="SubtleEmphasis"/>
          <w:rFonts w:cstheme="minorHAnsi"/>
          <w:sz w:val="24"/>
          <w:szCs w:val="24"/>
          <w:rPrChange w:id="1477" w:author="Cristian Sbrolli" w:date="2020-12-04T22:04:00Z">
            <w:rPr>
              <w:ins w:id="1478" w:author="Cristian Sbrolli" w:date="2020-12-04T22:03:00Z"/>
              <w:rStyle w:val="SubtleEmphasis"/>
              <w:rFonts w:ascii="Bell MT" w:hAnsi="Bell MT"/>
              <w:sz w:val="44"/>
              <w:szCs w:val="44"/>
            </w:rPr>
          </w:rPrChange>
        </w:rPr>
      </w:pPr>
      <w:proofErr w:type="spellStart"/>
      <w:ins w:id="1479" w:author="Cristian Sbrolli" w:date="2020-12-04T22:03:00Z">
        <w:r w:rsidRPr="005432E1">
          <w:rPr>
            <w:rStyle w:val="SubtleEmphasis"/>
            <w:rFonts w:cstheme="minorHAnsi"/>
            <w:sz w:val="24"/>
            <w:szCs w:val="24"/>
            <w:rPrChange w:id="1480" w:author="Cristian Sbrolli" w:date="2020-12-04T22:04:00Z">
              <w:rPr>
                <w:rStyle w:val="SubtleEmphasis"/>
                <w:rFonts w:ascii="Bell MT" w:hAnsi="Bell MT"/>
                <w:sz w:val="44"/>
                <w:szCs w:val="44"/>
              </w:rPr>
            </w:rPrChange>
          </w:rPr>
          <w:t>ticketDate</w:t>
        </w:r>
        <w:proofErr w:type="spellEnd"/>
        <w:r w:rsidRPr="005432E1">
          <w:rPr>
            <w:rStyle w:val="SubtleEmphasis"/>
            <w:rFonts w:cstheme="minorHAnsi"/>
            <w:sz w:val="24"/>
            <w:szCs w:val="24"/>
            <w:rPrChange w:id="1481" w:author="Cristian Sbrolli" w:date="2020-12-04T22:04:00Z">
              <w:rPr>
                <w:rStyle w:val="SubtleEmphasis"/>
                <w:rFonts w:ascii="Bell MT" w:hAnsi="Bell MT"/>
                <w:sz w:val="44"/>
                <w:szCs w:val="44"/>
              </w:rPr>
            </w:rPrChange>
          </w:rPr>
          <w:t>: one Date,</w:t>
        </w:r>
      </w:ins>
    </w:p>
    <w:p w14:paraId="1EAF2216" w14:textId="77777777" w:rsidR="005432E1" w:rsidRPr="005432E1" w:rsidRDefault="005432E1" w:rsidP="005432E1">
      <w:pPr>
        <w:pStyle w:val="ListParagraph"/>
        <w:spacing w:line="240" w:lineRule="auto"/>
        <w:ind w:left="360"/>
        <w:rPr>
          <w:ins w:id="1482" w:author="Cristian Sbrolli" w:date="2020-12-04T22:03:00Z"/>
          <w:rStyle w:val="SubtleEmphasis"/>
          <w:rFonts w:cstheme="minorHAnsi"/>
          <w:sz w:val="24"/>
          <w:szCs w:val="24"/>
          <w:rPrChange w:id="1483" w:author="Cristian Sbrolli" w:date="2020-12-04T22:04:00Z">
            <w:rPr>
              <w:ins w:id="1484" w:author="Cristian Sbrolli" w:date="2020-12-04T22:03:00Z"/>
              <w:rStyle w:val="SubtleEmphasis"/>
              <w:rFonts w:ascii="Bell MT" w:hAnsi="Bell MT"/>
              <w:sz w:val="44"/>
              <w:szCs w:val="44"/>
            </w:rPr>
          </w:rPrChange>
        </w:rPr>
      </w:pPr>
      <w:proofErr w:type="spellStart"/>
      <w:ins w:id="1485" w:author="Cristian Sbrolli" w:date="2020-12-04T22:03:00Z">
        <w:r w:rsidRPr="005432E1">
          <w:rPr>
            <w:rStyle w:val="SubtleEmphasis"/>
            <w:rFonts w:cstheme="minorHAnsi"/>
            <w:sz w:val="24"/>
            <w:szCs w:val="24"/>
            <w:rPrChange w:id="1486" w:author="Cristian Sbrolli" w:date="2020-12-04T22:04:00Z">
              <w:rPr>
                <w:rStyle w:val="SubtleEmphasis"/>
                <w:rFonts w:ascii="Bell MT" w:hAnsi="Bell MT"/>
                <w:sz w:val="44"/>
                <w:szCs w:val="44"/>
              </w:rPr>
            </w:rPrChange>
          </w:rPr>
          <w:t>ticketTimeSlot</w:t>
        </w:r>
        <w:proofErr w:type="spellEnd"/>
        <w:r w:rsidRPr="005432E1">
          <w:rPr>
            <w:rStyle w:val="SubtleEmphasis"/>
            <w:rFonts w:cstheme="minorHAnsi"/>
            <w:sz w:val="24"/>
            <w:szCs w:val="24"/>
            <w:rPrChange w:id="1487"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488"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489" w:author="Cristian Sbrolli" w:date="2020-12-04T22:04:00Z">
              <w:rPr>
                <w:rStyle w:val="SubtleEmphasis"/>
                <w:rFonts w:ascii="Bell MT" w:hAnsi="Bell MT"/>
                <w:sz w:val="44"/>
                <w:szCs w:val="44"/>
              </w:rPr>
            </w:rPrChange>
          </w:rPr>
          <w:t>,</w:t>
        </w:r>
      </w:ins>
    </w:p>
    <w:p w14:paraId="3FBB7378" w14:textId="77777777" w:rsidR="005432E1" w:rsidRPr="005432E1" w:rsidRDefault="005432E1" w:rsidP="005432E1">
      <w:pPr>
        <w:pStyle w:val="ListParagraph"/>
        <w:spacing w:line="240" w:lineRule="auto"/>
        <w:ind w:left="360"/>
        <w:rPr>
          <w:ins w:id="1490" w:author="Cristian Sbrolli" w:date="2020-12-04T22:03:00Z"/>
          <w:rStyle w:val="SubtleEmphasis"/>
          <w:rFonts w:cstheme="minorHAnsi"/>
          <w:sz w:val="24"/>
          <w:szCs w:val="24"/>
          <w:rPrChange w:id="1491" w:author="Cristian Sbrolli" w:date="2020-12-04T22:04:00Z">
            <w:rPr>
              <w:ins w:id="1492" w:author="Cristian Sbrolli" w:date="2020-12-04T22:03:00Z"/>
              <w:rStyle w:val="SubtleEmphasis"/>
              <w:rFonts w:ascii="Bell MT" w:hAnsi="Bell MT"/>
              <w:sz w:val="44"/>
              <w:szCs w:val="44"/>
            </w:rPr>
          </w:rPrChange>
        </w:rPr>
      </w:pPr>
      <w:proofErr w:type="spellStart"/>
      <w:ins w:id="1493" w:author="Cristian Sbrolli" w:date="2020-12-04T22:03:00Z">
        <w:r w:rsidRPr="005432E1">
          <w:rPr>
            <w:rStyle w:val="SubtleEmphasis"/>
            <w:rFonts w:cstheme="minorHAnsi"/>
            <w:sz w:val="24"/>
            <w:szCs w:val="24"/>
            <w:rPrChange w:id="1494" w:author="Cristian Sbrolli" w:date="2020-12-04T22:04:00Z">
              <w:rPr>
                <w:rStyle w:val="SubtleEmphasis"/>
                <w:rFonts w:ascii="Bell MT" w:hAnsi="Bell MT"/>
                <w:sz w:val="44"/>
                <w:szCs w:val="44"/>
              </w:rPr>
            </w:rPrChange>
          </w:rPr>
          <w:t>ticketCode</w:t>
        </w:r>
        <w:proofErr w:type="spellEnd"/>
        <w:r w:rsidRPr="005432E1">
          <w:rPr>
            <w:rStyle w:val="SubtleEmphasis"/>
            <w:rFonts w:cstheme="minorHAnsi"/>
            <w:sz w:val="24"/>
            <w:szCs w:val="24"/>
            <w:rPrChange w:id="1495"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1496" w:author="Cristian Sbrolli" w:date="2020-12-04T22:04:00Z">
              <w:rPr>
                <w:rStyle w:val="SubtleEmphasis"/>
                <w:rFonts w:ascii="Bell MT" w:hAnsi="Bell MT"/>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1497" w:author="Cristian Sbrolli" w:date="2020-12-04T22:03:00Z"/>
          <w:rStyle w:val="SubtleEmphasis"/>
          <w:rFonts w:cstheme="minorHAnsi"/>
          <w:sz w:val="24"/>
          <w:szCs w:val="24"/>
          <w:rPrChange w:id="1498" w:author="Cristian Sbrolli" w:date="2020-12-04T22:04:00Z">
            <w:rPr>
              <w:ins w:id="1499" w:author="Cristian Sbrolli" w:date="2020-12-04T22:03:00Z"/>
              <w:rStyle w:val="SubtleEmphasis"/>
              <w:rFonts w:ascii="Bell MT" w:hAnsi="Bell MT"/>
              <w:sz w:val="44"/>
              <w:szCs w:val="44"/>
            </w:rPr>
          </w:rPrChange>
        </w:rPr>
      </w:pPr>
      <w:ins w:id="1500" w:author="Cristian Sbrolli" w:date="2020-12-04T22:03:00Z">
        <w:r w:rsidRPr="005432E1">
          <w:rPr>
            <w:rStyle w:val="SubtleEmphasis"/>
            <w:rFonts w:cstheme="minorHAnsi"/>
            <w:sz w:val="24"/>
            <w:szCs w:val="24"/>
            <w:rPrChange w:id="1501" w:author="Cristian Sbrolli" w:date="2020-12-04T22:04:00Z">
              <w:rPr>
                <w:rStyle w:val="SubtleEmphasis"/>
                <w:rFonts w:ascii="Bell MT" w:hAnsi="Bell MT"/>
                <w:sz w:val="44"/>
                <w:szCs w:val="44"/>
              </w:rPr>
            </w:rPrChange>
          </w:rPr>
          <w:t>}</w:t>
        </w:r>
      </w:ins>
    </w:p>
    <w:p w14:paraId="42F4EC27" w14:textId="77777777" w:rsidR="005432E1" w:rsidRPr="005432E1" w:rsidRDefault="005432E1" w:rsidP="005432E1">
      <w:pPr>
        <w:pStyle w:val="ListParagraph"/>
        <w:spacing w:line="240" w:lineRule="auto"/>
        <w:ind w:left="360"/>
        <w:rPr>
          <w:ins w:id="1502" w:author="Cristian Sbrolli" w:date="2020-12-04T22:03:00Z"/>
          <w:rStyle w:val="SubtleEmphasis"/>
          <w:rFonts w:cstheme="minorHAnsi"/>
          <w:sz w:val="24"/>
          <w:szCs w:val="24"/>
          <w:rPrChange w:id="1503" w:author="Cristian Sbrolli" w:date="2020-12-04T22:04:00Z">
            <w:rPr>
              <w:ins w:id="1504" w:author="Cristian Sbrolli" w:date="2020-12-04T22:03:00Z"/>
              <w:rStyle w:val="SubtleEmphasis"/>
              <w:rFonts w:ascii="Bell MT" w:hAnsi="Bell MT"/>
              <w:sz w:val="44"/>
              <w:szCs w:val="44"/>
            </w:rPr>
          </w:rPrChange>
        </w:rPr>
      </w:pPr>
      <w:ins w:id="1505" w:author="Cristian Sbrolli" w:date="2020-12-04T22:03:00Z">
        <w:r w:rsidRPr="005432E1">
          <w:rPr>
            <w:rStyle w:val="SubtleEmphasis"/>
            <w:rFonts w:cstheme="minorHAnsi"/>
            <w:sz w:val="24"/>
            <w:szCs w:val="24"/>
            <w:rPrChange w:id="150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07"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508" w:author="Cristian Sbrolli" w:date="2020-12-04T22:04:00Z">
              <w:rPr>
                <w:rStyle w:val="SubtleEmphasis"/>
                <w:rFonts w:ascii="Bell MT" w:hAnsi="Bell MT"/>
                <w:sz w:val="44"/>
                <w:szCs w:val="44"/>
              </w:rPr>
            </w:rPrChange>
          </w:rPr>
          <w:t xml:space="preserve"> extends Ticket{}</w:t>
        </w:r>
      </w:ins>
    </w:p>
    <w:p w14:paraId="4914714E" w14:textId="77777777" w:rsidR="005432E1" w:rsidRPr="005432E1" w:rsidRDefault="005432E1" w:rsidP="005432E1">
      <w:pPr>
        <w:pStyle w:val="ListParagraph"/>
        <w:spacing w:line="240" w:lineRule="auto"/>
        <w:ind w:left="360"/>
        <w:rPr>
          <w:ins w:id="1509" w:author="Cristian Sbrolli" w:date="2020-12-04T22:03:00Z"/>
          <w:rStyle w:val="SubtleEmphasis"/>
          <w:rFonts w:cstheme="minorHAnsi"/>
          <w:sz w:val="24"/>
          <w:szCs w:val="24"/>
          <w:rPrChange w:id="1510" w:author="Cristian Sbrolli" w:date="2020-12-04T22:04:00Z">
            <w:rPr>
              <w:ins w:id="1511" w:author="Cristian Sbrolli" w:date="2020-12-04T22:03:00Z"/>
              <w:rStyle w:val="SubtleEmphasis"/>
              <w:rFonts w:ascii="Bell MT" w:hAnsi="Bell MT"/>
              <w:sz w:val="44"/>
              <w:szCs w:val="44"/>
            </w:rPr>
          </w:rPrChange>
        </w:rPr>
      </w:pPr>
      <w:ins w:id="1512" w:author="Cristian Sbrolli" w:date="2020-12-04T22:03:00Z">
        <w:r w:rsidRPr="005432E1">
          <w:rPr>
            <w:rStyle w:val="SubtleEmphasis"/>
            <w:rFonts w:cstheme="minorHAnsi"/>
            <w:sz w:val="24"/>
            <w:szCs w:val="24"/>
            <w:rPrChange w:id="1513"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14"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515" w:author="Cristian Sbrolli" w:date="2020-12-04T22:04:00Z">
              <w:rPr>
                <w:rStyle w:val="SubtleEmphasis"/>
                <w:rFonts w:ascii="Bell MT" w:hAnsi="Bell MT"/>
                <w:sz w:val="44"/>
                <w:szCs w:val="44"/>
              </w:rPr>
            </w:rPrChange>
          </w:rPr>
          <w:t xml:space="preserve"> extends Ticket{}</w:t>
        </w:r>
      </w:ins>
    </w:p>
    <w:p w14:paraId="304B8EB6" w14:textId="77777777" w:rsidR="005432E1" w:rsidRPr="005432E1" w:rsidRDefault="005432E1" w:rsidP="005432E1">
      <w:pPr>
        <w:pStyle w:val="ListParagraph"/>
        <w:spacing w:line="240" w:lineRule="auto"/>
        <w:ind w:left="360"/>
        <w:rPr>
          <w:ins w:id="1516" w:author="Cristian Sbrolli" w:date="2020-12-04T22:03:00Z"/>
          <w:rStyle w:val="SubtleEmphasis"/>
          <w:rFonts w:cstheme="minorHAnsi"/>
          <w:sz w:val="24"/>
          <w:szCs w:val="24"/>
          <w:rPrChange w:id="1517" w:author="Cristian Sbrolli" w:date="2020-12-04T22:04:00Z">
            <w:rPr>
              <w:ins w:id="1518" w:author="Cristian Sbrolli" w:date="2020-12-04T22:03:00Z"/>
              <w:rStyle w:val="SubtleEmphasis"/>
              <w:rFonts w:ascii="Bell MT" w:hAnsi="Bell MT"/>
              <w:sz w:val="44"/>
              <w:szCs w:val="44"/>
            </w:rPr>
          </w:rPrChange>
        </w:rPr>
      </w:pPr>
      <w:ins w:id="1519" w:author="Cristian Sbrolli" w:date="2020-12-04T22:03:00Z">
        <w:r w:rsidRPr="005432E1">
          <w:rPr>
            <w:rStyle w:val="SubtleEmphasis"/>
            <w:rFonts w:cstheme="minorHAnsi"/>
            <w:sz w:val="24"/>
            <w:szCs w:val="24"/>
            <w:rPrChange w:id="1520" w:author="Cristian Sbrolli" w:date="2020-12-04T22:04:00Z">
              <w:rPr>
                <w:rStyle w:val="SubtleEmphasis"/>
                <w:rFonts w:ascii="Bell MT" w:hAnsi="Bell MT"/>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1521" w:author="Cristian Sbrolli" w:date="2020-12-04T22:03:00Z"/>
          <w:rStyle w:val="SubtleEmphasis"/>
          <w:rFonts w:cstheme="minorHAnsi"/>
          <w:sz w:val="24"/>
          <w:szCs w:val="24"/>
          <w:rPrChange w:id="1522" w:author="Cristian Sbrolli" w:date="2020-12-04T22:04:00Z">
            <w:rPr>
              <w:ins w:id="1523" w:author="Cristian Sbrolli" w:date="2020-12-04T22:03:00Z"/>
              <w:rStyle w:val="SubtleEmphasis"/>
              <w:rFonts w:ascii="Bell MT" w:hAnsi="Bell MT"/>
              <w:sz w:val="44"/>
              <w:szCs w:val="44"/>
            </w:rPr>
          </w:rPrChange>
        </w:rPr>
      </w:pPr>
      <w:proofErr w:type="spellStart"/>
      <w:ins w:id="1524" w:author="Cristian Sbrolli" w:date="2020-12-04T22:03:00Z">
        <w:r w:rsidRPr="005432E1">
          <w:rPr>
            <w:rStyle w:val="SubtleEmphasis"/>
            <w:rFonts w:cstheme="minorHAnsi"/>
            <w:sz w:val="24"/>
            <w:szCs w:val="24"/>
            <w:rPrChange w:id="1525" w:author="Cristian Sbrolli" w:date="2020-12-04T22:04:00Z">
              <w:rPr>
                <w:rStyle w:val="SubtleEmphasis"/>
                <w:rFonts w:ascii="Bell MT" w:hAnsi="Bell MT"/>
                <w:sz w:val="44"/>
                <w:szCs w:val="44"/>
              </w:rPr>
            </w:rPrChange>
          </w:rPr>
          <w:t>shoppingListCategories</w:t>
        </w:r>
        <w:proofErr w:type="spellEnd"/>
        <w:r w:rsidRPr="005432E1">
          <w:rPr>
            <w:rStyle w:val="SubtleEmphasis"/>
            <w:rFonts w:cstheme="minorHAnsi"/>
            <w:sz w:val="24"/>
            <w:szCs w:val="24"/>
            <w:rPrChange w:id="1526" w:author="Cristian Sbrolli" w:date="2020-12-04T22:04:00Z">
              <w:rPr>
                <w:rStyle w:val="SubtleEmphasis"/>
                <w:rFonts w:ascii="Bell MT" w:hAnsi="Bell MT"/>
                <w:sz w:val="44"/>
                <w:szCs w:val="44"/>
              </w:rPr>
            </w:rPrChange>
          </w:rPr>
          <w:t xml:space="preserve"> : set Category,</w:t>
        </w:r>
      </w:ins>
    </w:p>
    <w:p w14:paraId="0E48BA90" w14:textId="77777777" w:rsidR="005432E1" w:rsidRPr="005432E1" w:rsidRDefault="005432E1" w:rsidP="005432E1">
      <w:pPr>
        <w:pStyle w:val="ListParagraph"/>
        <w:spacing w:line="240" w:lineRule="auto"/>
        <w:ind w:left="360"/>
        <w:rPr>
          <w:ins w:id="1527" w:author="Cristian Sbrolli" w:date="2020-12-04T22:03:00Z"/>
          <w:rStyle w:val="SubtleEmphasis"/>
          <w:rFonts w:cstheme="minorHAnsi"/>
          <w:sz w:val="24"/>
          <w:szCs w:val="24"/>
          <w:rPrChange w:id="1528" w:author="Cristian Sbrolli" w:date="2020-12-04T22:04:00Z">
            <w:rPr>
              <w:ins w:id="1529" w:author="Cristian Sbrolli" w:date="2020-12-04T22:03:00Z"/>
              <w:rStyle w:val="SubtleEmphasis"/>
              <w:rFonts w:ascii="Bell MT" w:hAnsi="Bell MT"/>
              <w:sz w:val="44"/>
              <w:szCs w:val="44"/>
            </w:rPr>
          </w:rPrChange>
        </w:rPr>
      </w:pPr>
      <w:proofErr w:type="spellStart"/>
      <w:ins w:id="1530" w:author="Cristian Sbrolli" w:date="2020-12-04T22:03:00Z">
        <w:r w:rsidRPr="005432E1">
          <w:rPr>
            <w:rStyle w:val="SubtleEmphasis"/>
            <w:rFonts w:cstheme="minorHAnsi"/>
            <w:sz w:val="24"/>
            <w:szCs w:val="24"/>
            <w:rPrChange w:id="1531" w:author="Cristian Sbrolli" w:date="2020-12-04T22:04:00Z">
              <w:rPr>
                <w:rStyle w:val="SubtleEmphasis"/>
                <w:rFonts w:ascii="Bell MT" w:hAnsi="Bell MT"/>
                <w:sz w:val="44"/>
                <w:szCs w:val="44"/>
              </w:rPr>
            </w:rPrChange>
          </w:rPr>
          <w:t>shoppingListItems</w:t>
        </w:r>
        <w:proofErr w:type="spellEnd"/>
        <w:r w:rsidRPr="005432E1">
          <w:rPr>
            <w:rStyle w:val="SubtleEmphasis"/>
            <w:rFonts w:cstheme="minorHAnsi"/>
            <w:sz w:val="24"/>
            <w:szCs w:val="24"/>
            <w:rPrChange w:id="1532" w:author="Cristian Sbrolli" w:date="2020-12-04T22:04:00Z">
              <w:rPr>
                <w:rStyle w:val="SubtleEmphasis"/>
                <w:rFonts w:ascii="Bell MT" w:hAnsi="Bell MT"/>
                <w:sz w:val="44"/>
                <w:szCs w:val="44"/>
              </w:rPr>
            </w:rPrChange>
          </w:rPr>
          <w:t xml:space="preserve"> : set Item</w:t>
        </w:r>
      </w:ins>
    </w:p>
    <w:p w14:paraId="1729F092" w14:textId="77777777" w:rsidR="005432E1" w:rsidRPr="005432E1" w:rsidRDefault="005432E1" w:rsidP="005432E1">
      <w:pPr>
        <w:pStyle w:val="ListParagraph"/>
        <w:spacing w:line="240" w:lineRule="auto"/>
        <w:ind w:left="360"/>
        <w:rPr>
          <w:ins w:id="1533" w:author="Cristian Sbrolli" w:date="2020-12-04T22:03:00Z"/>
          <w:rStyle w:val="SubtleEmphasis"/>
          <w:rFonts w:cstheme="minorHAnsi"/>
          <w:sz w:val="24"/>
          <w:szCs w:val="24"/>
          <w:rPrChange w:id="1534" w:author="Cristian Sbrolli" w:date="2020-12-04T22:04:00Z">
            <w:rPr>
              <w:ins w:id="1535" w:author="Cristian Sbrolli" w:date="2020-12-04T22:03:00Z"/>
              <w:rStyle w:val="SubtleEmphasis"/>
              <w:rFonts w:ascii="Bell MT" w:hAnsi="Bell MT"/>
              <w:sz w:val="44"/>
              <w:szCs w:val="44"/>
            </w:rPr>
          </w:rPrChange>
        </w:rPr>
      </w:pPr>
      <w:ins w:id="1536" w:author="Cristian Sbrolli" w:date="2020-12-04T22:03:00Z">
        <w:r w:rsidRPr="005432E1">
          <w:rPr>
            <w:rStyle w:val="SubtleEmphasis"/>
            <w:rFonts w:cstheme="minorHAnsi"/>
            <w:sz w:val="24"/>
            <w:szCs w:val="24"/>
            <w:rPrChange w:id="1537" w:author="Cristian Sbrolli" w:date="2020-12-04T22:04:00Z">
              <w:rPr>
                <w:rStyle w:val="SubtleEmphasis"/>
                <w:rFonts w:ascii="Bell MT" w:hAnsi="Bell MT"/>
                <w:sz w:val="44"/>
                <w:szCs w:val="44"/>
              </w:rPr>
            </w:rPrChange>
          </w:rPr>
          <w:t>}</w:t>
        </w:r>
      </w:ins>
    </w:p>
    <w:p w14:paraId="3EFEC4BD" w14:textId="77777777" w:rsidR="005432E1" w:rsidRPr="005432E1" w:rsidRDefault="005432E1" w:rsidP="005432E1">
      <w:pPr>
        <w:pStyle w:val="ListParagraph"/>
        <w:spacing w:line="240" w:lineRule="auto"/>
        <w:ind w:left="360"/>
        <w:rPr>
          <w:ins w:id="1538" w:author="Cristian Sbrolli" w:date="2020-12-04T22:03:00Z"/>
          <w:rStyle w:val="SubtleEmphasis"/>
          <w:rFonts w:cstheme="minorHAnsi"/>
          <w:sz w:val="24"/>
          <w:szCs w:val="24"/>
          <w:rPrChange w:id="1539" w:author="Cristian Sbrolli" w:date="2020-12-04T22:04:00Z">
            <w:rPr>
              <w:ins w:id="1540" w:author="Cristian Sbrolli" w:date="2020-12-04T22:03:00Z"/>
              <w:rStyle w:val="SubtleEmphasis"/>
              <w:rFonts w:ascii="Bell MT" w:hAnsi="Bell MT"/>
              <w:sz w:val="44"/>
              <w:szCs w:val="44"/>
            </w:rPr>
          </w:rPrChange>
        </w:rPr>
      </w:pPr>
    </w:p>
    <w:p w14:paraId="4ECE6D3D" w14:textId="77777777" w:rsidR="005432E1" w:rsidRPr="005432E1" w:rsidRDefault="005432E1" w:rsidP="005432E1">
      <w:pPr>
        <w:pStyle w:val="ListParagraph"/>
        <w:spacing w:line="240" w:lineRule="auto"/>
        <w:ind w:left="360"/>
        <w:rPr>
          <w:ins w:id="1541" w:author="Cristian Sbrolli" w:date="2020-12-04T22:03:00Z"/>
          <w:rStyle w:val="SubtleEmphasis"/>
          <w:rFonts w:cstheme="minorHAnsi"/>
          <w:sz w:val="24"/>
          <w:szCs w:val="24"/>
          <w:rPrChange w:id="1542" w:author="Cristian Sbrolli" w:date="2020-12-04T22:04:00Z">
            <w:rPr>
              <w:ins w:id="1543" w:author="Cristian Sbrolli" w:date="2020-12-04T22:03:00Z"/>
              <w:rStyle w:val="SubtleEmphasis"/>
              <w:rFonts w:ascii="Bell MT" w:hAnsi="Bell MT"/>
              <w:sz w:val="44"/>
              <w:szCs w:val="44"/>
            </w:rPr>
          </w:rPrChange>
        </w:rPr>
      </w:pPr>
      <w:ins w:id="1544" w:author="Cristian Sbrolli" w:date="2020-12-04T22:03:00Z">
        <w:r w:rsidRPr="005432E1">
          <w:rPr>
            <w:rStyle w:val="SubtleEmphasis"/>
            <w:rFonts w:cstheme="minorHAnsi"/>
            <w:sz w:val="24"/>
            <w:szCs w:val="24"/>
            <w:rPrChange w:id="1545" w:author="Cristian Sbrolli" w:date="2020-12-04T22:04:00Z">
              <w:rPr>
                <w:rStyle w:val="SubtleEmphasis"/>
                <w:rFonts w:ascii="Bell MT" w:hAnsi="Bell MT"/>
                <w:sz w:val="44"/>
                <w:szCs w:val="44"/>
              </w:rPr>
            </w:rPrChange>
          </w:rPr>
          <w:t>sig Item{}</w:t>
        </w:r>
      </w:ins>
    </w:p>
    <w:p w14:paraId="60418A2F" w14:textId="77777777" w:rsidR="005432E1" w:rsidRPr="005432E1" w:rsidRDefault="005432E1" w:rsidP="005432E1">
      <w:pPr>
        <w:pStyle w:val="ListParagraph"/>
        <w:spacing w:line="240" w:lineRule="auto"/>
        <w:ind w:left="360"/>
        <w:rPr>
          <w:ins w:id="1546" w:author="Cristian Sbrolli" w:date="2020-12-04T22:03:00Z"/>
          <w:rStyle w:val="SubtleEmphasis"/>
          <w:rFonts w:cstheme="minorHAnsi"/>
          <w:sz w:val="24"/>
          <w:szCs w:val="24"/>
          <w:rPrChange w:id="1547" w:author="Cristian Sbrolli" w:date="2020-12-04T22:04:00Z">
            <w:rPr>
              <w:ins w:id="1548" w:author="Cristian Sbrolli" w:date="2020-12-04T22:03:00Z"/>
              <w:rStyle w:val="SubtleEmphasis"/>
              <w:rFonts w:ascii="Bell MT" w:hAnsi="Bell MT"/>
              <w:sz w:val="44"/>
              <w:szCs w:val="44"/>
            </w:rPr>
          </w:rPrChange>
        </w:rPr>
      </w:pPr>
    </w:p>
    <w:p w14:paraId="4D5F22C9" w14:textId="77777777" w:rsidR="005432E1" w:rsidRPr="005432E1" w:rsidRDefault="005432E1" w:rsidP="005432E1">
      <w:pPr>
        <w:pStyle w:val="ListParagraph"/>
        <w:spacing w:line="240" w:lineRule="auto"/>
        <w:ind w:left="360"/>
        <w:rPr>
          <w:ins w:id="1549" w:author="Cristian Sbrolli" w:date="2020-12-04T22:03:00Z"/>
          <w:rStyle w:val="SubtleEmphasis"/>
          <w:rFonts w:cstheme="minorHAnsi"/>
          <w:sz w:val="24"/>
          <w:szCs w:val="24"/>
          <w:rPrChange w:id="1550" w:author="Cristian Sbrolli" w:date="2020-12-04T22:04:00Z">
            <w:rPr>
              <w:ins w:id="1551" w:author="Cristian Sbrolli" w:date="2020-12-04T22:03:00Z"/>
              <w:rStyle w:val="SubtleEmphasis"/>
              <w:rFonts w:ascii="Bell MT" w:hAnsi="Bell MT"/>
              <w:sz w:val="44"/>
              <w:szCs w:val="44"/>
            </w:rPr>
          </w:rPrChange>
        </w:rPr>
      </w:pPr>
      <w:ins w:id="1552" w:author="Cristian Sbrolli" w:date="2020-12-04T22:03:00Z">
        <w:r w:rsidRPr="005432E1">
          <w:rPr>
            <w:rStyle w:val="SubtleEmphasis"/>
            <w:rFonts w:cstheme="minorHAnsi"/>
            <w:sz w:val="24"/>
            <w:szCs w:val="24"/>
            <w:rPrChange w:id="1553" w:author="Cristian Sbrolli" w:date="2020-12-04T22:04:00Z">
              <w:rPr>
                <w:rStyle w:val="SubtleEmphasis"/>
                <w:rFonts w:ascii="Bell MT" w:hAnsi="Bell MT"/>
                <w:sz w:val="44"/>
                <w:szCs w:val="44"/>
              </w:rPr>
            </w:rPrChange>
          </w:rPr>
          <w:t>sig Category{</w:t>
        </w:r>
      </w:ins>
    </w:p>
    <w:p w14:paraId="55C66092" w14:textId="77777777" w:rsidR="005432E1" w:rsidRPr="005432E1" w:rsidRDefault="005432E1" w:rsidP="005432E1">
      <w:pPr>
        <w:pStyle w:val="ListParagraph"/>
        <w:spacing w:line="240" w:lineRule="auto"/>
        <w:ind w:left="360"/>
        <w:rPr>
          <w:ins w:id="1554" w:author="Cristian Sbrolli" w:date="2020-12-04T22:03:00Z"/>
          <w:rStyle w:val="SubtleEmphasis"/>
          <w:rFonts w:cstheme="minorHAnsi"/>
          <w:sz w:val="24"/>
          <w:szCs w:val="24"/>
          <w:rPrChange w:id="1555" w:author="Cristian Sbrolli" w:date="2020-12-04T22:04:00Z">
            <w:rPr>
              <w:ins w:id="1556" w:author="Cristian Sbrolli" w:date="2020-12-04T22:03:00Z"/>
              <w:rStyle w:val="SubtleEmphasis"/>
              <w:rFonts w:ascii="Bell MT" w:hAnsi="Bell MT"/>
              <w:sz w:val="44"/>
              <w:szCs w:val="44"/>
            </w:rPr>
          </w:rPrChange>
        </w:rPr>
      </w:pPr>
      <w:ins w:id="1557" w:author="Cristian Sbrolli" w:date="2020-12-04T22:03:00Z">
        <w:r w:rsidRPr="005432E1">
          <w:rPr>
            <w:rStyle w:val="SubtleEmphasis"/>
            <w:rFonts w:cstheme="minorHAnsi"/>
            <w:sz w:val="24"/>
            <w:szCs w:val="24"/>
            <w:rPrChange w:id="1558" w:author="Cristian Sbrolli" w:date="2020-12-04T22:04:00Z">
              <w:rPr>
                <w:rStyle w:val="SubtleEmphasis"/>
                <w:rFonts w:ascii="Bell MT" w:hAnsi="Bell MT"/>
                <w:sz w:val="44"/>
                <w:szCs w:val="44"/>
              </w:rPr>
            </w:rPrChange>
          </w:rPr>
          <w:t>products: some Item</w:t>
        </w:r>
      </w:ins>
    </w:p>
    <w:p w14:paraId="36739BEE" w14:textId="77777777" w:rsidR="005432E1" w:rsidRPr="005432E1" w:rsidRDefault="005432E1" w:rsidP="005432E1">
      <w:pPr>
        <w:pStyle w:val="ListParagraph"/>
        <w:spacing w:line="240" w:lineRule="auto"/>
        <w:ind w:left="360"/>
        <w:rPr>
          <w:ins w:id="1559" w:author="Cristian Sbrolli" w:date="2020-12-04T22:03:00Z"/>
          <w:rStyle w:val="SubtleEmphasis"/>
          <w:rFonts w:cstheme="minorHAnsi"/>
          <w:sz w:val="24"/>
          <w:szCs w:val="24"/>
          <w:rPrChange w:id="1560" w:author="Cristian Sbrolli" w:date="2020-12-04T22:04:00Z">
            <w:rPr>
              <w:ins w:id="1561" w:author="Cristian Sbrolli" w:date="2020-12-04T22:03:00Z"/>
              <w:rStyle w:val="SubtleEmphasis"/>
              <w:rFonts w:ascii="Bell MT" w:hAnsi="Bell MT"/>
              <w:sz w:val="44"/>
              <w:szCs w:val="44"/>
            </w:rPr>
          </w:rPrChange>
        </w:rPr>
      </w:pPr>
      <w:ins w:id="1562" w:author="Cristian Sbrolli" w:date="2020-12-04T22:03:00Z">
        <w:r w:rsidRPr="005432E1">
          <w:rPr>
            <w:rStyle w:val="SubtleEmphasis"/>
            <w:rFonts w:cstheme="minorHAnsi"/>
            <w:sz w:val="24"/>
            <w:szCs w:val="24"/>
            <w:rPrChange w:id="1563" w:author="Cristian Sbrolli" w:date="2020-12-04T22:04:00Z">
              <w:rPr>
                <w:rStyle w:val="SubtleEmphasis"/>
                <w:rFonts w:ascii="Bell MT" w:hAnsi="Bell MT"/>
                <w:sz w:val="44"/>
                <w:szCs w:val="44"/>
              </w:rPr>
            </w:rPrChange>
          </w:rPr>
          <w:t>}</w:t>
        </w:r>
      </w:ins>
    </w:p>
    <w:p w14:paraId="0C31B99A" w14:textId="77777777" w:rsidR="005432E1" w:rsidRPr="005432E1" w:rsidRDefault="005432E1" w:rsidP="005432E1">
      <w:pPr>
        <w:pStyle w:val="ListParagraph"/>
        <w:spacing w:line="240" w:lineRule="auto"/>
        <w:ind w:left="360"/>
        <w:rPr>
          <w:ins w:id="1564" w:author="Cristian Sbrolli" w:date="2020-12-04T22:03:00Z"/>
          <w:rStyle w:val="SubtleEmphasis"/>
          <w:rFonts w:cstheme="minorHAnsi"/>
          <w:sz w:val="24"/>
          <w:szCs w:val="24"/>
          <w:rPrChange w:id="1565" w:author="Cristian Sbrolli" w:date="2020-12-04T22:04:00Z">
            <w:rPr>
              <w:ins w:id="1566" w:author="Cristian Sbrolli" w:date="2020-12-04T22:03:00Z"/>
              <w:rStyle w:val="SubtleEmphasis"/>
              <w:rFonts w:ascii="Bell MT" w:hAnsi="Bell MT"/>
              <w:sz w:val="44"/>
              <w:szCs w:val="44"/>
            </w:rPr>
          </w:rPrChange>
        </w:rPr>
      </w:pPr>
    </w:p>
    <w:p w14:paraId="6AAA0F00" w14:textId="77777777" w:rsidR="005432E1" w:rsidRPr="005432E1" w:rsidRDefault="005432E1" w:rsidP="005432E1">
      <w:pPr>
        <w:pStyle w:val="ListParagraph"/>
        <w:spacing w:line="240" w:lineRule="auto"/>
        <w:ind w:left="360"/>
        <w:rPr>
          <w:ins w:id="1567" w:author="Cristian Sbrolli" w:date="2020-12-04T22:03:00Z"/>
          <w:rStyle w:val="SubtleEmphasis"/>
          <w:rFonts w:cstheme="minorHAnsi"/>
          <w:sz w:val="24"/>
          <w:szCs w:val="24"/>
          <w:rPrChange w:id="1568" w:author="Cristian Sbrolli" w:date="2020-12-04T22:04:00Z">
            <w:rPr>
              <w:ins w:id="1569" w:author="Cristian Sbrolli" w:date="2020-12-04T22:03:00Z"/>
              <w:rStyle w:val="SubtleEmphasis"/>
              <w:rFonts w:ascii="Bell MT" w:hAnsi="Bell MT"/>
              <w:sz w:val="44"/>
              <w:szCs w:val="44"/>
            </w:rPr>
          </w:rPrChange>
        </w:rPr>
      </w:pPr>
      <w:ins w:id="1570" w:author="Cristian Sbrolli" w:date="2020-12-04T22:03:00Z">
        <w:r w:rsidRPr="005432E1">
          <w:rPr>
            <w:rStyle w:val="SubtleEmphasis"/>
            <w:rFonts w:cstheme="minorHAnsi"/>
            <w:sz w:val="24"/>
            <w:szCs w:val="24"/>
            <w:rPrChange w:id="1571" w:author="Cristian Sbrolli" w:date="2020-12-04T22:04:00Z">
              <w:rPr>
                <w:rStyle w:val="SubtleEmphasis"/>
                <w:rFonts w:ascii="Bell MT" w:hAnsi="Bell MT"/>
                <w:sz w:val="44"/>
                <w:szCs w:val="44"/>
              </w:rPr>
            </w:rPrChange>
          </w:rPr>
          <w:t>sig Department{</w:t>
        </w:r>
      </w:ins>
    </w:p>
    <w:p w14:paraId="190E6CD6" w14:textId="77777777" w:rsidR="005432E1" w:rsidRPr="005432E1" w:rsidRDefault="005432E1" w:rsidP="005432E1">
      <w:pPr>
        <w:pStyle w:val="ListParagraph"/>
        <w:spacing w:line="240" w:lineRule="auto"/>
        <w:ind w:left="360"/>
        <w:rPr>
          <w:ins w:id="1572" w:author="Cristian Sbrolli" w:date="2020-12-04T22:03:00Z"/>
          <w:rStyle w:val="SubtleEmphasis"/>
          <w:rFonts w:cstheme="minorHAnsi"/>
          <w:sz w:val="24"/>
          <w:szCs w:val="24"/>
          <w:rPrChange w:id="1573" w:author="Cristian Sbrolli" w:date="2020-12-04T22:04:00Z">
            <w:rPr>
              <w:ins w:id="1574" w:author="Cristian Sbrolli" w:date="2020-12-04T22:03:00Z"/>
              <w:rStyle w:val="SubtleEmphasis"/>
              <w:rFonts w:ascii="Bell MT" w:hAnsi="Bell MT"/>
              <w:sz w:val="44"/>
              <w:szCs w:val="44"/>
            </w:rPr>
          </w:rPrChange>
        </w:rPr>
      </w:pPr>
      <w:ins w:id="1575" w:author="Cristian Sbrolli" w:date="2020-12-04T22:03:00Z">
        <w:r w:rsidRPr="005432E1">
          <w:rPr>
            <w:rStyle w:val="SubtleEmphasis"/>
            <w:rFonts w:cstheme="minorHAnsi"/>
            <w:sz w:val="24"/>
            <w:szCs w:val="24"/>
            <w:rPrChange w:id="1576" w:author="Cristian Sbrolli" w:date="2020-12-04T22:04:00Z">
              <w:rPr>
                <w:rStyle w:val="SubtleEmphasis"/>
                <w:rFonts w:ascii="Bell MT" w:hAnsi="Bell MT"/>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1577" w:author="Cristian Sbrolli" w:date="2020-12-04T22:03:00Z"/>
          <w:rStyle w:val="SubtleEmphasis"/>
          <w:rFonts w:cstheme="minorHAnsi"/>
          <w:sz w:val="24"/>
          <w:szCs w:val="24"/>
          <w:rPrChange w:id="1578" w:author="Cristian Sbrolli" w:date="2020-12-04T22:04:00Z">
            <w:rPr>
              <w:ins w:id="1579" w:author="Cristian Sbrolli" w:date="2020-12-04T22:03:00Z"/>
              <w:rStyle w:val="SubtleEmphasis"/>
              <w:rFonts w:ascii="Bell MT" w:hAnsi="Bell MT"/>
              <w:sz w:val="44"/>
              <w:szCs w:val="44"/>
            </w:rPr>
          </w:rPrChange>
        </w:rPr>
      </w:pPr>
      <w:ins w:id="1580" w:author="Cristian Sbrolli" w:date="2020-12-04T22:03:00Z">
        <w:r w:rsidRPr="005432E1">
          <w:rPr>
            <w:rStyle w:val="SubtleEmphasis"/>
            <w:rFonts w:cstheme="minorHAnsi"/>
            <w:sz w:val="24"/>
            <w:szCs w:val="24"/>
            <w:rPrChange w:id="1581" w:author="Cristian Sbrolli" w:date="2020-12-04T22:04:00Z">
              <w:rPr>
                <w:rStyle w:val="SubtleEmphasis"/>
                <w:rFonts w:ascii="Bell MT" w:hAnsi="Bell MT"/>
                <w:sz w:val="44"/>
                <w:szCs w:val="44"/>
              </w:rPr>
            </w:rPrChange>
          </w:rPr>
          <w:t>}</w:t>
        </w:r>
      </w:ins>
    </w:p>
    <w:p w14:paraId="07A53C00" w14:textId="77777777" w:rsidR="005432E1" w:rsidRPr="005432E1" w:rsidRDefault="005432E1" w:rsidP="005432E1">
      <w:pPr>
        <w:pStyle w:val="ListParagraph"/>
        <w:spacing w:line="240" w:lineRule="auto"/>
        <w:ind w:left="360"/>
        <w:rPr>
          <w:ins w:id="1582" w:author="Cristian Sbrolli" w:date="2020-12-04T22:03:00Z"/>
          <w:rStyle w:val="SubtleEmphasis"/>
          <w:rFonts w:cstheme="minorHAnsi"/>
          <w:sz w:val="24"/>
          <w:szCs w:val="24"/>
          <w:rPrChange w:id="1583" w:author="Cristian Sbrolli" w:date="2020-12-04T22:04:00Z">
            <w:rPr>
              <w:ins w:id="1584" w:author="Cristian Sbrolli" w:date="2020-12-04T22:03:00Z"/>
              <w:rStyle w:val="SubtleEmphasis"/>
              <w:rFonts w:ascii="Bell MT" w:hAnsi="Bell MT"/>
              <w:sz w:val="44"/>
              <w:szCs w:val="44"/>
            </w:rPr>
          </w:rPrChange>
        </w:rPr>
      </w:pPr>
    </w:p>
    <w:p w14:paraId="68FB7A61" w14:textId="77777777" w:rsidR="005432E1" w:rsidRPr="005432E1" w:rsidRDefault="005432E1" w:rsidP="005432E1">
      <w:pPr>
        <w:pStyle w:val="ListParagraph"/>
        <w:spacing w:line="240" w:lineRule="auto"/>
        <w:ind w:left="360"/>
        <w:rPr>
          <w:ins w:id="1585" w:author="Cristian Sbrolli" w:date="2020-12-04T22:03:00Z"/>
          <w:rStyle w:val="SubtleEmphasis"/>
          <w:rFonts w:cstheme="minorHAnsi"/>
          <w:sz w:val="24"/>
          <w:szCs w:val="24"/>
          <w:rPrChange w:id="1586" w:author="Cristian Sbrolli" w:date="2020-12-04T22:04:00Z">
            <w:rPr>
              <w:ins w:id="1587" w:author="Cristian Sbrolli" w:date="2020-12-04T22:03:00Z"/>
              <w:rStyle w:val="SubtleEmphasis"/>
              <w:rFonts w:ascii="Bell MT" w:hAnsi="Bell MT"/>
              <w:sz w:val="44"/>
              <w:szCs w:val="44"/>
            </w:rPr>
          </w:rPrChange>
        </w:rPr>
      </w:pPr>
      <w:ins w:id="1588" w:author="Cristian Sbrolli" w:date="2020-12-04T22:03:00Z">
        <w:r w:rsidRPr="005432E1">
          <w:rPr>
            <w:rStyle w:val="SubtleEmphasis"/>
            <w:rFonts w:cstheme="minorHAnsi"/>
            <w:sz w:val="24"/>
            <w:szCs w:val="24"/>
            <w:rPrChange w:id="1589"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1590"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1591" w:author="Cristian Sbrolli" w:date="2020-12-04T22:04:00Z">
              <w:rPr>
                <w:rStyle w:val="SubtleEmphasis"/>
                <w:rFonts w:ascii="Bell MT" w:hAnsi="Bell MT"/>
                <w:sz w:val="44"/>
                <w:szCs w:val="44"/>
              </w:rPr>
            </w:rPrChange>
          </w:rPr>
          <w:t>{</w:t>
        </w:r>
      </w:ins>
    </w:p>
    <w:p w14:paraId="1292C5CA" w14:textId="77777777" w:rsidR="005432E1" w:rsidRPr="005432E1" w:rsidRDefault="005432E1" w:rsidP="005432E1">
      <w:pPr>
        <w:pStyle w:val="ListParagraph"/>
        <w:spacing w:line="240" w:lineRule="auto"/>
        <w:ind w:left="360"/>
        <w:rPr>
          <w:ins w:id="1592" w:author="Cristian Sbrolli" w:date="2020-12-04T22:03:00Z"/>
          <w:rStyle w:val="SubtleEmphasis"/>
          <w:rFonts w:cstheme="minorHAnsi"/>
          <w:sz w:val="24"/>
          <w:szCs w:val="24"/>
          <w:rPrChange w:id="1593" w:author="Cristian Sbrolli" w:date="2020-12-04T22:04:00Z">
            <w:rPr>
              <w:ins w:id="1594" w:author="Cristian Sbrolli" w:date="2020-12-04T22:03:00Z"/>
              <w:rStyle w:val="SubtleEmphasis"/>
              <w:rFonts w:ascii="Bell MT" w:hAnsi="Bell MT"/>
              <w:sz w:val="44"/>
              <w:szCs w:val="44"/>
            </w:rPr>
          </w:rPrChange>
        </w:rPr>
      </w:pPr>
      <w:proofErr w:type="spellStart"/>
      <w:ins w:id="1595" w:author="Cristian Sbrolli" w:date="2020-12-04T22:03:00Z">
        <w:r w:rsidRPr="005432E1">
          <w:rPr>
            <w:rStyle w:val="SubtleEmphasis"/>
            <w:rFonts w:cstheme="minorHAnsi"/>
            <w:sz w:val="24"/>
            <w:szCs w:val="24"/>
            <w:rPrChange w:id="1596" w:author="Cristian Sbrolli" w:date="2020-12-04T22:04:00Z">
              <w:rPr>
                <w:rStyle w:val="SubtleEmphasis"/>
                <w:rFonts w:ascii="Bell MT" w:hAnsi="Bell MT"/>
                <w:sz w:val="44"/>
                <w:szCs w:val="44"/>
              </w:rPr>
            </w:rPrChange>
          </w:rPr>
          <w:t>localizationDevice</w:t>
        </w:r>
        <w:proofErr w:type="spellEnd"/>
        <w:r w:rsidRPr="005432E1">
          <w:rPr>
            <w:rStyle w:val="SubtleEmphasis"/>
            <w:rFonts w:cstheme="minorHAnsi"/>
            <w:sz w:val="24"/>
            <w:szCs w:val="24"/>
            <w:rPrChange w:id="1597" w:author="Cristian Sbrolli" w:date="2020-12-04T22:04:00Z">
              <w:rPr>
                <w:rStyle w:val="SubtleEmphasis"/>
                <w:rFonts w:ascii="Bell MT" w:hAnsi="Bell MT"/>
                <w:sz w:val="44"/>
                <w:szCs w:val="44"/>
              </w:rPr>
            </w:rPrChange>
          </w:rPr>
          <w:t>: lone GPS</w:t>
        </w:r>
      </w:ins>
    </w:p>
    <w:p w14:paraId="23BA951A" w14:textId="77777777" w:rsidR="005432E1" w:rsidRPr="005432E1" w:rsidRDefault="005432E1" w:rsidP="005432E1">
      <w:pPr>
        <w:pStyle w:val="ListParagraph"/>
        <w:spacing w:line="240" w:lineRule="auto"/>
        <w:ind w:left="360"/>
        <w:rPr>
          <w:ins w:id="1598" w:author="Cristian Sbrolli" w:date="2020-12-04T22:03:00Z"/>
          <w:rStyle w:val="SubtleEmphasis"/>
          <w:rFonts w:cstheme="minorHAnsi"/>
          <w:sz w:val="24"/>
          <w:szCs w:val="24"/>
          <w:rPrChange w:id="1599" w:author="Cristian Sbrolli" w:date="2020-12-04T22:04:00Z">
            <w:rPr>
              <w:ins w:id="1600" w:author="Cristian Sbrolli" w:date="2020-12-04T22:03:00Z"/>
              <w:rStyle w:val="SubtleEmphasis"/>
              <w:rFonts w:ascii="Bell MT" w:hAnsi="Bell MT"/>
              <w:sz w:val="44"/>
              <w:szCs w:val="44"/>
            </w:rPr>
          </w:rPrChange>
        </w:rPr>
      </w:pPr>
      <w:ins w:id="1601" w:author="Cristian Sbrolli" w:date="2020-12-04T22:03:00Z">
        <w:r w:rsidRPr="005432E1">
          <w:rPr>
            <w:rStyle w:val="SubtleEmphasis"/>
            <w:rFonts w:cstheme="minorHAnsi"/>
            <w:sz w:val="24"/>
            <w:szCs w:val="24"/>
            <w:rPrChange w:id="1602" w:author="Cristian Sbrolli" w:date="2020-12-04T22:04:00Z">
              <w:rPr>
                <w:rStyle w:val="SubtleEmphasis"/>
                <w:rFonts w:ascii="Bell MT" w:hAnsi="Bell MT"/>
                <w:sz w:val="44"/>
                <w:szCs w:val="44"/>
              </w:rPr>
            </w:rPrChange>
          </w:rPr>
          <w:t>}</w:t>
        </w:r>
      </w:ins>
    </w:p>
    <w:p w14:paraId="47F6BB32" w14:textId="77777777" w:rsidR="005432E1" w:rsidRPr="005432E1" w:rsidRDefault="005432E1" w:rsidP="005432E1">
      <w:pPr>
        <w:pStyle w:val="ListParagraph"/>
        <w:spacing w:line="240" w:lineRule="auto"/>
        <w:ind w:left="360"/>
        <w:rPr>
          <w:ins w:id="1603" w:author="Cristian Sbrolli" w:date="2020-12-04T22:03:00Z"/>
          <w:rStyle w:val="SubtleEmphasis"/>
          <w:rFonts w:cstheme="minorHAnsi"/>
          <w:sz w:val="24"/>
          <w:szCs w:val="24"/>
          <w:rPrChange w:id="1604" w:author="Cristian Sbrolli" w:date="2020-12-04T22:04:00Z">
            <w:rPr>
              <w:ins w:id="1605" w:author="Cristian Sbrolli" w:date="2020-12-04T22:03:00Z"/>
              <w:rStyle w:val="SubtleEmphasis"/>
              <w:rFonts w:ascii="Bell MT" w:hAnsi="Bell MT"/>
              <w:sz w:val="44"/>
              <w:szCs w:val="44"/>
            </w:rPr>
          </w:rPrChange>
        </w:rPr>
      </w:pPr>
    </w:p>
    <w:p w14:paraId="5F784235" w14:textId="77777777" w:rsidR="005432E1" w:rsidRPr="005432E1" w:rsidRDefault="005432E1" w:rsidP="005432E1">
      <w:pPr>
        <w:pStyle w:val="ListParagraph"/>
        <w:spacing w:line="240" w:lineRule="auto"/>
        <w:ind w:left="360"/>
        <w:rPr>
          <w:ins w:id="1606" w:author="Cristian Sbrolli" w:date="2020-12-04T22:03:00Z"/>
          <w:rStyle w:val="SubtleEmphasis"/>
          <w:rFonts w:cstheme="minorHAnsi"/>
          <w:sz w:val="24"/>
          <w:szCs w:val="24"/>
          <w:rPrChange w:id="1607" w:author="Cristian Sbrolli" w:date="2020-12-04T22:04:00Z">
            <w:rPr>
              <w:ins w:id="1608" w:author="Cristian Sbrolli" w:date="2020-12-04T22:03:00Z"/>
              <w:rStyle w:val="SubtleEmphasis"/>
              <w:rFonts w:ascii="Bell MT" w:hAnsi="Bell MT"/>
              <w:sz w:val="44"/>
              <w:szCs w:val="44"/>
            </w:rPr>
          </w:rPrChange>
        </w:rPr>
      </w:pPr>
      <w:ins w:id="1609" w:author="Cristian Sbrolli" w:date="2020-12-04T22:03:00Z">
        <w:r w:rsidRPr="005432E1">
          <w:rPr>
            <w:rStyle w:val="SubtleEmphasis"/>
            <w:rFonts w:cstheme="minorHAnsi"/>
            <w:sz w:val="24"/>
            <w:szCs w:val="24"/>
            <w:rPrChange w:id="1610" w:author="Cristian Sbrolli" w:date="2020-12-04T22:04:00Z">
              <w:rPr>
                <w:rStyle w:val="SubtleEmphasis"/>
                <w:rFonts w:ascii="Bell MT" w:hAnsi="Bell MT"/>
                <w:sz w:val="44"/>
                <w:szCs w:val="44"/>
              </w:rPr>
            </w:rPrChange>
          </w:rPr>
          <w:t>sig GPS{}</w:t>
        </w:r>
      </w:ins>
    </w:p>
    <w:p w14:paraId="2390CB50" w14:textId="77777777" w:rsidR="005432E1" w:rsidRPr="005432E1" w:rsidRDefault="005432E1" w:rsidP="005432E1">
      <w:pPr>
        <w:pStyle w:val="ListParagraph"/>
        <w:spacing w:line="240" w:lineRule="auto"/>
        <w:ind w:left="360"/>
        <w:rPr>
          <w:ins w:id="1611" w:author="Cristian Sbrolli" w:date="2020-12-04T22:03:00Z"/>
          <w:rStyle w:val="SubtleEmphasis"/>
          <w:rFonts w:cstheme="minorHAnsi"/>
          <w:sz w:val="24"/>
          <w:szCs w:val="24"/>
          <w:rPrChange w:id="1612" w:author="Cristian Sbrolli" w:date="2020-12-04T22:04:00Z">
            <w:rPr>
              <w:ins w:id="1613" w:author="Cristian Sbrolli" w:date="2020-12-04T22:03:00Z"/>
              <w:rStyle w:val="SubtleEmphasis"/>
              <w:rFonts w:ascii="Bell MT" w:hAnsi="Bell MT"/>
              <w:sz w:val="44"/>
              <w:szCs w:val="44"/>
            </w:rPr>
          </w:rPrChange>
        </w:rPr>
      </w:pPr>
    </w:p>
    <w:p w14:paraId="04D490A9" w14:textId="77777777" w:rsidR="005432E1" w:rsidRPr="005432E1" w:rsidRDefault="005432E1" w:rsidP="005432E1">
      <w:pPr>
        <w:pStyle w:val="ListParagraph"/>
        <w:spacing w:line="240" w:lineRule="auto"/>
        <w:ind w:left="360"/>
        <w:rPr>
          <w:ins w:id="1614" w:author="Cristian Sbrolli" w:date="2020-12-04T22:03:00Z"/>
          <w:rStyle w:val="SubtleEmphasis"/>
          <w:rFonts w:cstheme="minorHAnsi"/>
          <w:sz w:val="24"/>
          <w:szCs w:val="24"/>
          <w:rPrChange w:id="1615" w:author="Cristian Sbrolli" w:date="2020-12-04T22:04:00Z">
            <w:rPr>
              <w:ins w:id="1616" w:author="Cristian Sbrolli" w:date="2020-12-04T22:03:00Z"/>
              <w:rStyle w:val="SubtleEmphasis"/>
              <w:rFonts w:ascii="Bell MT" w:hAnsi="Bell MT"/>
              <w:sz w:val="44"/>
              <w:szCs w:val="44"/>
            </w:rPr>
          </w:rPrChange>
        </w:rPr>
      </w:pPr>
    </w:p>
    <w:p w14:paraId="7DF7B2EA" w14:textId="4C8C1E9D" w:rsidR="005432E1" w:rsidRPr="005F76ED" w:rsidRDefault="005F76ED">
      <w:pPr>
        <w:pStyle w:val="ListParagraph"/>
        <w:numPr>
          <w:ilvl w:val="0"/>
          <w:numId w:val="74"/>
        </w:numPr>
        <w:spacing w:line="240" w:lineRule="auto"/>
        <w:rPr>
          <w:ins w:id="1617" w:author="Cristian Sbrolli" w:date="2020-12-04T22:03:00Z"/>
          <w:rStyle w:val="SubtleEmphasis"/>
          <w:rFonts w:ascii="Bell MT" w:hAnsi="Bell MT" w:cstheme="minorHAnsi"/>
          <w:sz w:val="24"/>
          <w:szCs w:val="24"/>
          <w:rPrChange w:id="1618" w:author="Cristian Sbrolli" w:date="2020-12-05T00:10:00Z">
            <w:rPr>
              <w:ins w:id="1619" w:author="Cristian Sbrolli" w:date="2020-12-04T22:03:00Z"/>
              <w:rStyle w:val="SubtleEmphasis"/>
              <w:rFonts w:ascii="Bell MT" w:hAnsi="Bell MT"/>
              <w:sz w:val="44"/>
              <w:szCs w:val="44"/>
            </w:rPr>
          </w:rPrChange>
        </w:rPr>
        <w:pPrChange w:id="1620" w:author="Cristian Sbrolli" w:date="2020-12-05T00:09:00Z">
          <w:pPr>
            <w:pStyle w:val="ListParagraph"/>
            <w:spacing w:line="240" w:lineRule="auto"/>
            <w:ind w:left="360"/>
          </w:pPr>
        </w:pPrChange>
      </w:pPr>
      <w:ins w:id="1621" w:author="Cristian Sbrolli" w:date="2020-12-05T00:10:00Z">
        <w:r w:rsidRPr="000477F7">
          <w:rPr>
            <w:rStyle w:val="SubtleEmphasis"/>
            <w:rFonts w:ascii="Bell MT" w:hAnsi="Bell MT" w:cstheme="minorHAnsi"/>
            <w:sz w:val="44"/>
            <w:szCs w:val="44"/>
            <w:rPrChange w:id="1622" w:author="Cristian Sbrolli" w:date="2020-12-05T00:11:00Z">
              <w:rPr>
                <w:rStyle w:val="SubtleEmphasis"/>
                <w:rFonts w:cstheme="minorHAnsi"/>
                <w:sz w:val="24"/>
                <w:szCs w:val="24"/>
              </w:rPr>
            </w:rPrChange>
          </w:rPr>
          <w:t>Utilities</w:t>
        </w:r>
        <w:r w:rsidRPr="005F76ED">
          <w:rPr>
            <w:rStyle w:val="SubtleEmphasis"/>
            <w:rFonts w:ascii="Bell MT" w:hAnsi="Bell MT" w:cstheme="minorHAnsi"/>
            <w:sz w:val="24"/>
            <w:szCs w:val="24"/>
            <w:rPrChange w:id="1623" w:author="Cristian Sbrolli" w:date="2020-12-05T00:10:00Z">
              <w:rPr>
                <w:rStyle w:val="SubtleEmphasis"/>
                <w:rFonts w:cstheme="minorHAnsi"/>
                <w:sz w:val="24"/>
                <w:szCs w:val="24"/>
              </w:rPr>
            </w:rPrChange>
          </w:rPr>
          <w:br/>
        </w:r>
      </w:ins>
    </w:p>
    <w:p w14:paraId="2297BD76" w14:textId="77777777" w:rsidR="005432E1" w:rsidRPr="005432E1" w:rsidRDefault="005432E1" w:rsidP="005432E1">
      <w:pPr>
        <w:pStyle w:val="ListParagraph"/>
        <w:spacing w:line="240" w:lineRule="auto"/>
        <w:ind w:left="360"/>
        <w:rPr>
          <w:ins w:id="1624" w:author="Cristian Sbrolli" w:date="2020-12-04T22:03:00Z"/>
          <w:rStyle w:val="SubtleEmphasis"/>
          <w:rFonts w:cstheme="minorHAnsi"/>
          <w:sz w:val="24"/>
          <w:szCs w:val="24"/>
          <w:rPrChange w:id="1625" w:author="Cristian Sbrolli" w:date="2020-12-04T22:04:00Z">
            <w:rPr>
              <w:ins w:id="1626" w:author="Cristian Sbrolli" w:date="2020-12-04T22:03:00Z"/>
              <w:rStyle w:val="SubtleEmphasis"/>
              <w:rFonts w:ascii="Bell MT" w:hAnsi="Bell MT"/>
              <w:sz w:val="44"/>
              <w:szCs w:val="44"/>
            </w:rPr>
          </w:rPrChange>
        </w:rPr>
      </w:pPr>
      <w:ins w:id="1627" w:author="Cristian Sbrolli" w:date="2020-12-04T22:03:00Z">
        <w:r w:rsidRPr="005432E1">
          <w:rPr>
            <w:rStyle w:val="SubtleEmphasis"/>
            <w:rFonts w:cstheme="minorHAnsi"/>
            <w:sz w:val="24"/>
            <w:szCs w:val="24"/>
            <w:rPrChange w:id="1628" w:author="Cristian Sbrolli" w:date="2020-12-04T22:04:00Z">
              <w:rPr>
                <w:rStyle w:val="SubtleEmphasis"/>
                <w:rFonts w:ascii="Bell MT" w:hAnsi="Bell MT"/>
                <w:sz w:val="44"/>
                <w:szCs w:val="44"/>
              </w:rPr>
            </w:rPrChange>
          </w:rPr>
          <w:t xml:space="preserve">//gets all the </w:t>
        </w:r>
        <w:proofErr w:type="spellStart"/>
        <w:r w:rsidRPr="005432E1">
          <w:rPr>
            <w:rStyle w:val="SubtleEmphasis"/>
            <w:rFonts w:cstheme="minorHAnsi"/>
            <w:sz w:val="24"/>
            <w:szCs w:val="24"/>
            <w:rPrChange w:id="1629"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1630" w:author="Cristian Sbrolli" w:date="2020-12-04T22:04:00Z">
              <w:rPr>
                <w:rStyle w:val="SubtleEmphasis"/>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1631" w:author="Cristian Sbrolli" w:date="2020-12-04T22:03:00Z"/>
          <w:rStyle w:val="SubtleEmphasis"/>
          <w:rFonts w:cstheme="minorHAnsi"/>
          <w:sz w:val="24"/>
          <w:szCs w:val="24"/>
          <w:rPrChange w:id="1632" w:author="Cristian Sbrolli" w:date="2020-12-04T22:04:00Z">
            <w:rPr>
              <w:ins w:id="1633" w:author="Cristian Sbrolli" w:date="2020-12-04T22:03:00Z"/>
              <w:rStyle w:val="SubtleEmphasis"/>
              <w:rFonts w:ascii="Bell MT" w:hAnsi="Bell MT"/>
              <w:sz w:val="44"/>
              <w:szCs w:val="44"/>
            </w:rPr>
          </w:rPrChange>
        </w:rPr>
      </w:pPr>
      <w:ins w:id="1634" w:author="Cristian Sbrolli" w:date="2020-12-04T22:03:00Z">
        <w:r w:rsidRPr="005432E1">
          <w:rPr>
            <w:rStyle w:val="SubtleEmphasis"/>
            <w:rFonts w:cstheme="minorHAnsi"/>
            <w:sz w:val="24"/>
            <w:szCs w:val="24"/>
            <w:rPrChange w:id="1635"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636" w:author="Cristian Sbrolli" w:date="2020-12-04T22:04:00Z">
              <w:rPr>
                <w:rStyle w:val="SubtleEmphasis"/>
                <w:rFonts w:ascii="Bell MT" w:hAnsi="Bell MT"/>
                <w:sz w:val="44"/>
                <w:szCs w:val="44"/>
              </w:rPr>
            </w:rPrChange>
          </w:rPr>
          <w:t>scannedBy</w:t>
        </w:r>
        <w:proofErr w:type="spellEnd"/>
        <w:r w:rsidRPr="005432E1">
          <w:rPr>
            <w:rStyle w:val="SubtleEmphasis"/>
            <w:rFonts w:cstheme="minorHAnsi"/>
            <w:sz w:val="24"/>
            <w:szCs w:val="24"/>
            <w:rPrChange w:id="1637" w:author="Cristian Sbrolli" w:date="2020-12-04T22:04:00Z">
              <w:rPr>
                <w:rStyle w:val="SubtleEmphasis"/>
                <w:rFonts w:ascii="Bell MT" w:hAnsi="Bell MT"/>
                <w:sz w:val="44"/>
                <w:szCs w:val="44"/>
              </w:rPr>
            </w:rPrChange>
          </w:rPr>
          <w:t xml:space="preserve">[t: Ticket] : set </w:t>
        </w:r>
        <w:proofErr w:type="spellStart"/>
        <w:r w:rsidRPr="005432E1">
          <w:rPr>
            <w:rStyle w:val="SubtleEmphasis"/>
            <w:rFonts w:cstheme="minorHAnsi"/>
            <w:sz w:val="24"/>
            <w:szCs w:val="24"/>
            <w:rPrChange w:id="1638"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639" w:author="Cristian Sbrolli" w:date="2020-12-04T22:04:00Z">
              <w:rPr>
                <w:rStyle w:val="SubtleEmphasis"/>
                <w:rFonts w:ascii="Bell MT" w:hAnsi="Bell MT"/>
                <w:sz w:val="44"/>
                <w:szCs w:val="44"/>
              </w:rPr>
            </w:rPrChange>
          </w:rPr>
          <w:t xml:space="preserve"> {</w:t>
        </w:r>
      </w:ins>
    </w:p>
    <w:p w14:paraId="2BBAB0DD" w14:textId="77777777" w:rsidR="005432E1" w:rsidRPr="005432E1" w:rsidRDefault="005432E1" w:rsidP="005432E1">
      <w:pPr>
        <w:pStyle w:val="ListParagraph"/>
        <w:spacing w:line="240" w:lineRule="auto"/>
        <w:ind w:left="360"/>
        <w:rPr>
          <w:ins w:id="1640" w:author="Cristian Sbrolli" w:date="2020-12-04T22:03:00Z"/>
          <w:rStyle w:val="SubtleEmphasis"/>
          <w:rFonts w:cstheme="minorHAnsi"/>
          <w:sz w:val="24"/>
          <w:szCs w:val="24"/>
          <w:rPrChange w:id="1641" w:author="Cristian Sbrolli" w:date="2020-12-04T22:04:00Z">
            <w:rPr>
              <w:ins w:id="1642" w:author="Cristian Sbrolli" w:date="2020-12-04T22:03:00Z"/>
              <w:rStyle w:val="SubtleEmphasis"/>
              <w:rFonts w:ascii="Bell MT" w:hAnsi="Bell MT"/>
              <w:sz w:val="44"/>
              <w:szCs w:val="44"/>
            </w:rPr>
          </w:rPrChange>
        </w:rPr>
      </w:pPr>
      <w:ins w:id="1643" w:author="Cristian Sbrolli" w:date="2020-12-04T22:03:00Z">
        <w:r w:rsidRPr="005432E1">
          <w:rPr>
            <w:rStyle w:val="SubtleEmphasis"/>
            <w:rFonts w:cstheme="minorHAnsi"/>
            <w:sz w:val="24"/>
            <w:szCs w:val="24"/>
            <w:rPrChange w:id="1644" w:author="Cristian Sbrolli" w:date="2020-12-04T22:04:00Z">
              <w:rPr>
                <w:rStyle w:val="SubtleEmphasis"/>
                <w:rFonts w:ascii="Bell MT" w:hAnsi="Bell MT"/>
                <w:sz w:val="44"/>
                <w:szCs w:val="44"/>
              </w:rPr>
            </w:rPrChange>
          </w:rPr>
          <w:t xml:space="preserve"> scanned.(</w:t>
        </w:r>
        <w:proofErr w:type="spellStart"/>
        <w:r w:rsidRPr="005432E1">
          <w:rPr>
            <w:rStyle w:val="SubtleEmphasis"/>
            <w:rFonts w:cstheme="minorHAnsi"/>
            <w:sz w:val="24"/>
            <w:szCs w:val="24"/>
            <w:rPrChange w:id="1645"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1646" w:author="Cristian Sbrolli" w:date="2020-12-04T22:04:00Z">
              <w:rPr>
                <w:rStyle w:val="SubtleEmphasis"/>
                <w:rFonts w:ascii="Bell MT" w:hAnsi="Bell MT"/>
                <w:sz w:val="44"/>
                <w:szCs w:val="44"/>
              </w:rPr>
            </w:rPrChange>
          </w:rPr>
          <w:t>)</w:t>
        </w:r>
      </w:ins>
    </w:p>
    <w:p w14:paraId="341FE3A1" w14:textId="77777777" w:rsidR="005432E1" w:rsidRPr="005432E1" w:rsidRDefault="005432E1" w:rsidP="005432E1">
      <w:pPr>
        <w:pStyle w:val="ListParagraph"/>
        <w:spacing w:line="240" w:lineRule="auto"/>
        <w:ind w:left="360"/>
        <w:rPr>
          <w:ins w:id="1647" w:author="Cristian Sbrolli" w:date="2020-12-04T22:03:00Z"/>
          <w:rStyle w:val="SubtleEmphasis"/>
          <w:rFonts w:cstheme="minorHAnsi"/>
          <w:sz w:val="24"/>
          <w:szCs w:val="24"/>
          <w:rPrChange w:id="1648" w:author="Cristian Sbrolli" w:date="2020-12-04T22:04:00Z">
            <w:rPr>
              <w:ins w:id="1649" w:author="Cristian Sbrolli" w:date="2020-12-04T22:03:00Z"/>
              <w:rStyle w:val="SubtleEmphasis"/>
              <w:rFonts w:ascii="Bell MT" w:hAnsi="Bell MT"/>
              <w:sz w:val="44"/>
              <w:szCs w:val="44"/>
            </w:rPr>
          </w:rPrChange>
        </w:rPr>
      </w:pPr>
      <w:ins w:id="1650" w:author="Cristian Sbrolli" w:date="2020-12-04T22:03:00Z">
        <w:r w:rsidRPr="005432E1">
          <w:rPr>
            <w:rStyle w:val="SubtleEmphasis"/>
            <w:rFonts w:cstheme="minorHAnsi"/>
            <w:sz w:val="24"/>
            <w:szCs w:val="24"/>
            <w:rPrChange w:id="1651" w:author="Cristian Sbrolli" w:date="2020-12-04T22:04:00Z">
              <w:rPr>
                <w:rStyle w:val="SubtleEmphasis"/>
                <w:rFonts w:ascii="Bell MT" w:hAnsi="Bell MT"/>
                <w:sz w:val="44"/>
                <w:szCs w:val="44"/>
              </w:rPr>
            </w:rPrChange>
          </w:rPr>
          <w:t>}</w:t>
        </w:r>
      </w:ins>
    </w:p>
    <w:p w14:paraId="466C6D0E" w14:textId="77777777" w:rsidR="005432E1" w:rsidRPr="005432E1" w:rsidRDefault="005432E1" w:rsidP="005432E1">
      <w:pPr>
        <w:pStyle w:val="ListParagraph"/>
        <w:spacing w:line="240" w:lineRule="auto"/>
        <w:ind w:left="360"/>
        <w:rPr>
          <w:ins w:id="1652" w:author="Cristian Sbrolli" w:date="2020-12-04T22:03:00Z"/>
          <w:rStyle w:val="SubtleEmphasis"/>
          <w:rFonts w:cstheme="minorHAnsi"/>
          <w:sz w:val="24"/>
          <w:szCs w:val="24"/>
          <w:rPrChange w:id="1653" w:author="Cristian Sbrolli" w:date="2020-12-04T22:04:00Z">
            <w:rPr>
              <w:ins w:id="1654" w:author="Cristian Sbrolli" w:date="2020-12-04T22:03:00Z"/>
              <w:rStyle w:val="SubtleEmphasis"/>
              <w:rFonts w:ascii="Bell MT" w:hAnsi="Bell MT"/>
              <w:sz w:val="44"/>
              <w:szCs w:val="44"/>
            </w:rPr>
          </w:rPrChange>
        </w:rPr>
      </w:pPr>
    </w:p>
    <w:p w14:paraId="48A09C8F" w14:textId="77777777" w:rsidR="005432E1" w:rsidRPr="005432E1" w:rsidRDefault="005432E1" w:rsidP="005432E1">
      <w:pPr>
        <w:pStyle w:val="ListParagraph"/>
        <w:spacing w:line="240" w:lineRule="auto"/>
        <w:ind w:left="360"/>
        <w:rPr>
          <w:ins w:id="1655" w:author="Cristian Sbrolli" w:date="2020-12-04T22:03:00Z"/>
          <w:rStyle w:val="SubtleEmphasis"/>
          <w:rFonts w:cstheme="minorHAnsi"/>
          <w:sz w:val="24"/>
          <w:szCs w:val="24"/>
          <w:rPrChange w:id="1656" w:author="Cristian Sbrolli" w:date="2020-12-04T22:04:00Z">
            <w:rPr>
              <w:ins w:id="1657" w:author="Cristian Sbrolli" w:date="2020-12-04T22:03:00Z"/>
              <w:rStyle w:val="SubtleEmphasis"/>
              <w:rFonts w:ascii="Bell MT" w:hAnsi="Bell MT"/>
              <w:sz w:val="44"/>
              <w:szCs w:val="44"/>
            </w:rPr>
          </w:rPrChange>
        </w:rPr>
      </w:pPr>
      <w:ins w:id="1658" w:author="Cristian Sbrolli" w:date="2020-12-04T22:03:00Z">
        <w:r w:rsidRPr="005432E1">
          <w:rPr>
            <w:rStyle w:val="SubtleEmphasis"/>
            <w:rFonts w:cstheme="minorHAnsi"/>
            <w:sz w:val="24"/>
            <w:szCs w:val="24"/>
            <w:rPrChange w:id="1659" w:author="Cristian Sbrolli" w:date="2020-12-04T22:04:00Z">
              <w:rPr>
                <w:rStyle w:val="SubtleEmphasis"/>
                <w:rFonts w:ascii="Bell MT" w:hAnsi="Bell MT"/>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1660" w:author="Cristian Sbrolli" w:date="2020-12-04T22:03:00Z"/>
          <w:rStyle w:val="SubtleEmphasis"/>
          <w:rFonts w:cstheme="minorHAnsi"/>
          <w:sz w:val="24"/>
          <w:szCs w:val="24"/>
          <w:rPrChange w:id="1661" w:author="Cristian Sbrolli" w:date="2020-12-04T22:04:00Z">
            <w:rPr>
              <w:ins w:id="1662" w:author="Cristian Sbrolli" w:date="2020-12-04T22:03:00Z"/>
              <w:rStyle w:val="SubtleEmphasis"/>
              <w:rFonts w:ascii="Bell MT" w:hAnsi="Bell MT"/>
              <w:sz w:val="44"/>
              <w:szCs w:val="44"/>
            </w:rPr>
          </w:rPrChange>
        </w:rPr>
      </w:pPr>
      <w:ins w:id="1663" w:author="Cristian Sbrolli" w:date="2020-12-04T22:03:00Z">
        <w:r w:rsidRPr="005432E1">
          <w:rPr>
            <w:rStyle w:val="SubtleEmphasis"/>
            <w:rFonts w:cstheme="minorHAnsi"/>
            <w:sz w:val="24"/>
            <w:szCs w:val="24"/>
            <w:rPrChange w:id="1664"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665"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666"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66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66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669"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670" w:author="Cristian Sbrolli" w:date="2020-12-04T22:04:00Z">
              <w:rPr>
                <w:rStyle w:val="SubtleEmphasis"/>
                <w:rFonts w:ascii="Bell MT" w:hAnsi="Bell MT"/>
                <w:sz w:val="44"/>
                <w:szCs w:val="44"/>
              </w:rPr>
            </w:rPrChange>
          </w:rPr>
          <w:t>] : set Ticket {</w:t>
        </w:r>
      </w:ins>
    </w:p>
    <w:p w14:paraId="0B1336B0" w14:textId="77777777" w:rsidR="005432E1" w:rsidRPr="005432E1" w:rsidRDefault="005432E1" w:rsidP="005432E1">
      <w:pPr>
        <w:pStyle w:val="ListParagraph"/>
        <w:spacing w:line="240" w:lineRule="auto"/>
        <w:ind w:left="360"/>
        <w:rPr>
          <w:ins w:id="1671" w:author="Cristian Sbrolli" w:date="2020-12-04T22:03:00Z"/>
          <w:rStyle w:val="SubtleEmphasis"/>
          <w:rFonts w:cstheme="minorHAnsi"/>
          <w:sz w:val="24"/>
          <w:szCs w:val="24"/>
          <w:rPrChange w:id="1672" w:author="Cristian Sbrolli" w:date="2020-12-04T22:04:00Z">
            <w:rPr>
              <w:ins w:id="1673" w:author="Cristian Sbrolli" w:date="2020-12-04T22:03:00Z"/>
              <w:rStyle w:val="SubtleEmphasis"/>
              <w:rFonts w:ascii="Bell MT" w:hAnsi="Bell MT"/>
              <w:sz w:val="44"/>
              <w:szCs w:val="44"/>
            </w:rPr>
          </w:rPrChange>
        </w:rPr>
      </w:pPr>
      <w:ins w:id="1674" w:author="Cristian Sbrolli" w:date="2020-12-04T22:03:00Z">
        <w:r w:rsidRPr="005432E1">
          <w:rPr>
            <w:rStyle w:val="SubtleEmphasis"/>
            <w:rFonts w:cstheme="minorHAnsi"/>
            <w:sz w:val="24"/>
            <w:szCs w:val="24"/>
            <w:rPrChange w:id="167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676"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167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678" w:author="Cristian Sbrolli" w:date="2020-12-04T22:04:00Z">
              <w:rPr>
                <w:rStyle w:val="SubtleEmphasis"/>
                <w:rFonts w:ascii="Bell MT" w:hAnsi="Bell MT"/>
                <w:sz w:val="44"/>
                <w:szCs w:val="44"/>
              </w:rPr>
            </w:rPrChange>
          </w:rPr>
          <w:t>ts.line</w:t>
        </w:r>
        <w:proofErr w:type="spellEnd"/>
        <w:r w:rsidRPr="005432E1">
          <w:rPr>
            <w:rStyle w:val="SubtleEmphasis"/>
            <w:rFonts w:cstheme="minorHAnsi"/>
            <w:sz w:val="24"/>
            <w:szCs w:val="24"/>
            <w:rPrChange w:id="167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680" w:author="Cristian Sbrolli" w:date="2020-12-04T22:04:00Z">
              <w:rPr>
                <w:rStyle w:val="SubtleEmphasis"/>
                <w:rFonts w:ascii="Bell MT" w:hAnsi="Bell MT"/>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1681" w:author="Cristian Sbrolli" w:date="2020-12-04T22:03:00Z"/>
          <w:rStyle w:val="SubtleEmphasis"/>
          <w:rFonts w:cstheme="minorHAnsi"/>
          <w:sz w:val="24"/>
          <w:szCs w:val="24"/>
          <w:rPrChange w:id="1682" w:author="Cristian Sbrolli" w:date="2020-12-04T22:04:00Z">
            <w:rPr>
              <w:ins w:id="1683" w:author="Cristian Sbrolli" w:date="2020-12-04T22:03:00Z"/>
              <w:rStyle w:val="SubtleEmphasis"/>
              <w:rFonts w:ascii="Bell MT" w:hAnsi="Bell MT"/>
              <w:sz w:val="44"/>
              <w:szCs w:val="44"/>
            </w:rPr>
          </w:rPrChange>
        </w:rPr>
      </w:pPr>
      <w:ins w:id="1684" w:author="Cristian Sbrolli" w:date="2020-12-04T22:03:00Z">
        <w:r w:rsidRPr="005432E1">
          <w:rPr>
            <w:rStyle w:val="SubtleEmphasis"/>
            <w:rFonts w:cstheme="minorHAnsi"/>
            <w:sz w:val="24"/>
            <w:szCs w:val="24"/>
            <w:rPrChange w:id="1685" w:author="Cristian Sbrolli" w:date="2020-12-04T22:04:00Z">
              <w:rPr>
                <w:rStyle w:val="SubtleEmphasis"/>
                <w:rFonts w:ascii="Bell MT" w:hAnsi="Bell MT"/>
                <w:sz w:val="44"/>
                <w:szCs w:val="44"/>
              </w:rPr>
            </w:rPrChange>
          </w:rPr>
          <w:t>}</w:t>
        </w:r>
      </w:ins>
    </w:p>
    <w:p w14:paraId="6F4DAA1A" w14:textId="77777777" w:rsidR="005432E1" w:rsidRPr="005432E1" w:rsidRDefault="005432E1" w:rsidP="005432E1">
      <w:pPr>
        <w:pStyle w:val="ListParagraph"/>
        <w:spacing w:line="240" w:lineRule="auto"/>
        <w:ind w:left="360"/>
        <w:rPr>
          <w:ins w:id="1686" w:author="Cristian Sbrolli" w:date="2020-12-04T22:03:00Z"/>
          <w:rStyle w:val="SubtleEmphasis"/>
          <w:rFonts w:cstheme="minorHAnsi"/>
          <w:sz w:val="24"/>
          <w:szCs w:val="24"/>
          <w:rPrChange w:id="1687" w:author="Cristian Sbrolli" w:date="2020-12-04T22:04:00Z">
            <w:rPr>
              <w:ins w:id="1688" w:author="Cristian Sbrolli" w:date="2020-12-04T22:03:00Z"/>
              <w:rStyle w:val="SubtleEmphasis"/>
              <w:rFonts w:ascii="Bell MT" w:hAnsi="Bell MT"/>
              <w:sz w:val="44"/>
              <w:szCs w:val="44"/>
            </w:rPr>
          </w:rPrChange>
        </w:rPr>
      </w:pPr>
    </w:p>
    <w:p w14:paraId="118390B9" w14:textId="77777777" w:rsidR="005432E1" w:rsidRPr="005432E1" w:rsidRDefault="005432E1" w:rsidP="005432E1">
      <w:pPr>
        <w:pStyle w:val="ListParagraph"/>
        <w:spacing w:line="240" w:lineRule="auto"/>
        <w:ind w:left="360"/>
        <w:rPr>
          <w:ins w:id="1689" w:author="Cristian Sbrolli" w:date="2020-12-04T22:03:00Z"/>
          <w:rStyle w:val="SubtleEmphasis"/>
          <w:rFonts w:cstheme="minorHAnsi"/>
          <w:sz w:val="24"/>
          <w:szCs w:val="24"/>
          <w:rPrChange w:id="1690" w:author="Cristian Sbrolli" w:date="2020-12-04T22:04:00Z">
            <w:rPr>
              <w:ins w:id="1691" w:author="Cristian Sbrolli" w:date="2020-12-04T22:03:00Z"/>
              <w:rStyle w:val="SubtleEmphasis"/>
              <w:rFonts w:ascii="Bell MT" w:hAnsi="Bell MT"/>
              <w:sz w:val="44"/>
              <w:szCs w:val="44"/>
            </w:rPr>
          </w:rPrChange>
        </w:rPr>
      </w:pPr>
      <w:ins w:id="1692" w:author="Cristian Sbrolli" w:date="2020-12-04T22:03:00Z">
        <w:r w:rsidRPr="005432E1">
          <w:rPr>
            <w:rStyle w:val="SubtleEmphasis"/>
            <w:rFonts w:cstheme="minorHAnsi"/>
            <w:sz w:val="24"/>
            <w:szCs w:val="24"/>
            <w:rPrChange w:id="1693" w:author="Cristian Sbrolli" w:date="2020-12-04T22:04:00Z">
              <w:rPr>
                <w:rStyle w:val="SubtleEmphasis"/>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1694" w:author="Cristian Sbrolli" w:date="2020-12-04T22:03:00Z"/>
          <w:rStyle w:val="SubtleEmphasis"/>
          <w:rFonts w:cstheme="minorHAnsi"/>
          <w:sz w:val="24"/>
          <w:szCs w:val="24"/>
          <w:rPrChange w:id="1695" w:author="Cristian Sbrolli" w:date="2020-12-04T22:04:00Z">
            <w:rPr>
              <w:ins w:id="1696" w:author="Cristian Sbrolli" w:date="2020-12-04T22:03:00Z"/>
              <w:rStyle w:val="SubtleEmphasis"/>
              <w:rFonts w:ascii="Bell MT" w:hAnsi="Bell MT"/>
              <w:sz w:val="44"/>
              <w:szCs w:val="44"/>
            </w:rPr>
          </w:rPrChange>
        </w:rPr>
      </w:pPr>
      <w:ins w:id="1697" w:author="Cristian Sbrolli" w:date="2020-12-04T22:03:00Z">
        <w:r w:rsidRPr="005432E1">
          <w:rPr>
            <w:rStyle w:val="SubtleEmphasis"/>
            <w:rFonts w:cstheme="minorHAnsi"/>
            <w:sz w:val="24"/>
            <w:szCs w:val="24"/>
            <w:rPrChange w:id="1698"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699" w:author="Cristian Sbrolli" w:date="2020-12-04T22:04:00Z">
              <w:rPr>
                <w:rStyle w:val="SubtleEmphasis"/>
                <w:rFonts w:ascii="Bell MT" w:hAnsi="Bell MT"/>
                <w:sz w:val="44"/>
                <w:szCs w:val="44"/>
              </w:rPr>
            </w:rPrChange>
          </w:rPr>
          <w:t>getVUserTicketsAndVisits</w:t>
        </w:r>
        <w:proofErr w:type="spellEnd"/>
        <w:r w:rsidRPr="005432E1">
          <w:rPr>
            <w:rStyle w:val="SubtleEmphasis"/>
            <w:rFonts w:cstheme="minorHAnsi"/>
            <w:sz w:val="24"/>
            <w:szCs w:val="24"/>
            <w:rPrChange w:id="1700" w:author="Cristian Sbrolli" w:date="2020-12-04T22:04:00Z">
              <w:rPr>
                <w:rStyle w:val="SubtleEmphasis"/>
                <w:rFonts w:ascii="Bell MT" w:hAnsi="Bell MT"/>
                <w:sz w:val="44"/>
                <w:szCs w:val="44"/>
              </w:rPr>
            </w:rPrChange>
          </w:rPr>
          <w:t xml:space="preserve">[u: </w:t>
        </w:r>
        <w:proofErr w:type="spellStart"/>
        <w:r w:rsidRPr="005432E1">
          <w:rPr>
            <w:rStyle w:val="SubtleEmphasis"/>
            <w:rFonts w:cstheme="minorHAnsi"/>
            <w:sz w:val="24"/>
            <w:szCs w:val="24"/>
            <w:rPrChange w:id="1701"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702" w:author="Cristian Sbrolli" w:date="2020-12-04T22:04:00Z">
              <w:rPr>
                <w:rStyle w:val="SubtleEmphasis"/>
                <w:rFonts w:ascii="Bell MT" w:hAnsi="Bell MT"/>
                <w:sz w:val="44"/>
                <w:szCs w:val="44"/>
              </w:rPr>
            </w:rPrChange>
          </w:rPr>
          <w:t>] : set Ticket {</w:t>
        </w:r>
      </w:ins>
    </w:p>
    <w:p w14:paraId="4BAB098A" w14:textId="77777777" w:rsidR="005432E1" w:rsidRPr="005432E1" w:rsidRDefault="005432E1" w:rsidP="005432E1">
      <w:pPr>
        <w:pStyle w:val="ListParagraph"/>
        <w:spacing w:line="240" w:lineRule="auto"/>
        <w:ind w:left="360"/>
        <w:rPr>
          <w:ins w:id="1703" w:author="Cristian Sbrolli" w:date="2020-12-04T22:03:00Z"/>
          <w:rStyle w:val="SubtleEmphasis"/>
          <w:rFonts w:cstheme="minorHAnsi"/>
          <w:sz w:val="24"/>
          <w:szCs w:val="24"/>
          <w:rPrChange w:id="1704" w:author="Cristian Sbrolli" w:date="2020-12-04T22:04:00Z">
            <w:rPr>
              <w:ins w:id="1705" w:author="Cristian Sbrolli" w:date="2020-12-04T22:03:00Z"/>
              <w:rStyle w:val="SubtleEmphasis"/>
              <w:rFonts w:ascii="Bell MT" w:hAnsi="Bell MT"/>
              <w:sz w:val="44"/>
              <w:szCs w:val="44"/>
            </w:rPr>
          </w:rPrChange>
        </w:rPr>
      </w:pPr>
      <w:ins w:id="1706" w:author="Cristian Sbrolli" w:date="2020-12-04T22:03:00Z">
        <w:r w:rsidRPr="005432E1">
          <w:rPr>
            <w:rStyle w:val="SubtleEmphasis"/>
            <w:rFonts w:cstheme="minorHAnsi"/>
            <w:sz w:val="24"/>
            <w:szCs w:val="24"/>
            <w:rPrChange w:id="1707" w:author="Cristian Sbrolli" w:date="2020-12-04T22:04:00Z">
              <w:rPr>
                <w:rStyle w:val="SubtleEmphasis"/>
                <w:rFonts w:ascii="Bell MT" w:hAnsi="Bell MT"/>
                <w:sz w:val="44"/>
                <w:szCs w:val="44"/>
              </w:rPr>
            </w:rPrChange>
          </w:rPr>
          <w:t>u.(</w:t>
        </w:r>
        <w:proofErr w:type="spellStart"/>
        <w:r w:rsidRPr="005432E1">
          <w:rPr>
            <w:rStyle w:val="SubtleEmphasis"/>
            <w:rFonts w:cstheme="minorHAnsi"/>
            <w:sz w:val="24"/>
            <w:szCs w:val="24"/>
            <w:rPrChange w:id="1708"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170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10"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1711" w:author="Cristian Sbrolli" w:date="2020-12-04T22:04:00Z">
              <w:rPr>
                <w:rStyle w:val="SubtleEmphasis"/>
                <w:rFonts w:ascii="Bell MT" w:hAnsi="Bell MT"/>
                <w:sz w:val="44"/>
                <w:szCs w:val="44"/>
              </w:rPr>
            </w:rPrChange>
          </w:rPr>
          <w:t>)</w:t>
        </w:r>
      </w:ins>
    </w:p>
    <w:p w14:paraId="7B99BDAF" w14:textId="77777777" w:rsidR="005432E1" w:rsidRPr="005432E1" w:rsidRDefault="005432E1" w:rsidP="005432E1">
      <w:pPr>
        <w:pStyle w:val="ListParagraph"/>
        <w:spacing w:line="240" w:lineRule="auto"/>
        <w:ind w:left="360"/>
        <w:rPr>
          <w:ins w:id="1712" w:author="Cristian Sbrolli" w:date="2020-12-04T22:03:00Z"/>
          <w:rStyle w:val="SubtleEmphasis"/>
          <w:rFonts w:cstheme="minorHAnsi"/>
          <w:sz w:val="24"/>
          <w:szCs w:val="24"/>
          <w:rPrChange w:id="1713" w:author="Cristian Sbrolli" w:date="2020-12-04T22:04:00Z">
            <w:rPr>
              <w:ins w:id="1714" w:author="Cristian Sbrolli" w:date="2020-12-04T22:03:00Z"/>
              <w:rStyle w:val="SubtleEmphasis"/>
              <w:rFonts w:ascii="Bell MT" w:hAnsi="Bell MT"/>
              <w:sz w:val="44"/>
              <w:szCs w:val="44"/>
            </w:rPr>
          </w:rPrChange>
        </w:rPr>
      </w:pPr>
      <w:ins w:id="1715" w:author="Cristian Sbrolli" w:date="2020-12-04T22:03:00Z">
        <w:r w:rsidRPr="005432E1">
          <w:rPr>
            <w:rStyle w:val="SubtleEmphasis"/>
            <w:rFonts w:cstheme="minorHAnsi"/>
            <w:sz w:val="24"/>
            <w:szCs w:val="24"/>
            <w:rPrChange w:id="1716" w:author="Cristian Sbrolli" w:date="2020-12-04T22:04:00Z">
              <w:rPr>
                <w:rStyle w:val="SubtleEmphasis"/>
                <w:rFonts w:ascii="Bell MT" w:hAnsi="Bell MT"/>
                <w:sz w:val="44"/>
                <w:szCs w:val="44"/>
              </w:rPr>
            </w:rPrChange>
          </w:rPr>
          <w:t>}</w:t>
        </w:r>
      </w:ins>
    </w:p>
    <w:p w14:paraId="540ED883" w14:textId="77777777" w:rsidR="005432E1" w:rsidRPr="005432E1" w:rsidRDefault="005432E1" w:rsidP="005432E1">
      <w:pPr>
        <w:pStyle w:val="ListParagraph"/>
        <w:spacing w:line="240" w:lineRule="auto"/>
        <w:ind w:left="360"/>
        <w:rPr>
          <w:ins w:id="1717" w:author="Cristian Sbrolli" w:date="2020-12-04T22:03:00Z"/>
          <w:rStyle w:val="SubtleEmphasis"/>
          <w:rFonts w:cstheme="minorHAnsi"/>
          <w:sz w:val="24"/>
          <w:szCs w:val="24"/>
          <w:rPrChange w:id="1718" w:author="Cristian Sbrolli" w:date="2020-12-04T22:04:00Z">
            <w:rPr>
              <w:ins w:id="1719" w:author="Cristian Sbrolli" w:date="2020-12-04T22:03:00Z"/>
              <w:rStyle w:val="SubtleEmphasis"/>
              <w:rFonts w:ascii="Bell MT" w:hAnsi="Bell MT"/>
              <w:sz w:val="44"/>
              <w:szCs w:val="44"/>
            </w:rPr>
          </w:rPrChange>
        </w:rPr>
      </w:pPr>
    </w:p>
    <w:p w14:paraId="5894EFD5" w14:textId="77777777" w:rsidR="005432E1" w:rsidRPr="005432E1" w:rsidRDefault="005432E1" w:rsidP="005432E1">
      <w:pPr>
        <w:pStyle w:val="ListParagraph"/>
        <w:spacing w:line="240" w:lineRule="auto"/>
        <w:ind w:left="360"/>
        <w:rPr>
          <w:ins w:id="1720" w:author="Cristian Sbrolli" w:date="2020-12-04T22:03:00Z"/>
          <w:rStyle w:val="SubtleEmphasis"/>
          <w:rFonts w:cstheme="minorHAnsi"/>
          <w:sz w:val="24"/>
          <w:szCs w:val="24"/>
          <w:rPrChange w:id="1721" w:author="Cristian Sbrolli" w:date="2020-12-04T22:04:00Z">
            <w:rPr>
              <w:ins w:id="1722" w:author="Cristian Sbrolli" w:date="2020-12-04T22:03:00Z"/>
              <w:rStyle w:val="SubtleEmphasis"/>
              <w:rFonts w:ascii="Bell MT" w:hAnsi="Bell MT"/>
              <w:sz w:val="44"/>
              <w:szCs w:val="44"/>
            </w:rPr>
          </w:rPrChange>
        </w:rPr>
      </w:pPr>
      <w:ins w:id="1723" w:author="Cristian Sbrolli" w:date="2020-12-04T22:03:00Z">
        <w:r w:rsidRPr="005432E1">
          <w:rPr>
            <w:rStyle w:val="SubtleEmphasis"/>
            <w:rFonts w:cstheme="minorHAnsi"/>
            <w:sz w:val="24"/>
            <w:szCs w:val="24"/>
            <w:rPrChange w:id="1724" w:author="Cristian Sbrolli" w:date="2020-12-04T22:04:00Z">
              <w:rPr>
                <w:rStyle w:val="SubtleEmphasis"/>
                <w:rFonts w:ascii="Bell MT" w:hAnsi="Bell MT"/>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1725" w:author="Cristian Sbrolli" w:date="2020-12-04T22:03:00Z"/>
          <w:rStyle w:val="SubtleEmphasis"/>
          <w:rFonts w:cstheme="minorHAnsi"/>
          <w:sz w:val="24"/>
          <w:szCs w:val="24"/>
          <w:rPrChange w:id="1726" w:author="Cristian Sbrolli" w:date="2020-12-04T22:04:00Z">
            <w:rPr>
              <w:ins w:id="1727" w:author="Cristian Sbrolli" w:date="2020-12-04T22:03:00Z"/>
              <w:rStyle w:val="SubtleEmphasis"/>
              <w:rFonts w:ascii="Bell MT" w:hAnsi="Bell MT"/>
              <w:sz w:val="44"/>
              <w:szCs w:val="44"/>
            </w:rPr>
          </w:rPrChange>
        </w:rPr>
      </w:pPr>
      <w:ins w:id="1728" w:author="Cristian Sbrolli" w:date="2020-12-04T22:03:00Z">
        <w:r w:rsidRPr="005432E1">
          <w:rPr>
            <w:rStyle w:val="SubtleEmphasis"/>
            <w:rFonts w:cstheme="minorHAnsi"/>
            <w:sz w:val="24"/>
            <w:szCs w:val="24"/>
            <w:rPrChange w:id="1729"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1730"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731" w:author="Cristian Sbrolli" w:date="2020-12-04T22:04:00Z">
              <w:rPr>
                <w:rStyle w:val="SubtleEmphasis"/>
                <w:rFonts w:ascii="Bell MT" w:hAnsi="Bell MT"/>
                <w:sz w:val="44"/>
                <w:szCs w:val="44"/>
              </w:rPr>
            </w:rPrChange>
          </w:rPr>
          <w:t xml:space="preserve">[t: Ticket] : one </w:t>
        </w:r>
        <w:proofErr w:type="spellStart"/>
        <w:r w:rsidRPr="005432E1">
          <w:rPr>
            <w:rStyle w:val="SubtleEmphasis"/>
            <w:rFonts w:cstheme="minorHAnsi"/>
            <w:sz w:val="24"/>
            <w:szCs w:val="24"/>
            <w:rPrChange w:id="1732"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733" w:author="Cristian Sbrolli" w:date="2020-12-04T22:04:00Z">
              <w:rPr>
                <w:rStyle w:val="SubtleEmphasis"/>
                <w:rFonts w:ascii="Bell MT" w:hAnsi="Bell MT"/>
                <w:sz w:val="44"/>
                <w:szCs w:val="44"/>
              </w:rPr>
            </w:rPrChange>
          </w:rPr>
          <w:t>{</w:t>
        </w:r>
      </w:ins>
    </w:p>
    <w:p w14:paraId="725E097D" w14:textId="77777777" w:rsidR="005432E1" w:rsidRPr="005432E1" w:rsidRDefault="005432E1" w:rsidP="005432E1">
      <w:pPr>
        <w:pStyle w:val="ListParagraph"/>
        <w:spacing w:line="240" w:lineRule="auto"/>
        <w:ind w:left="360"/>
        <w:rPr>
          <w:ins w:id="1734" w:author="Cristian Sbrolli" w:date="2020-12-04T22:03:00Z"/>
          <w:rStyle w:val="SubtleEmphasis"/>
          <w:rFonts w:cstheme="minorHAnsi"/>
          <w:sz w:val="24"/>
          <w:szCs w:val="24"/>
          <w:rPrChange w:id="1735" w:author="Cristian Sbrolli" w:date="2020-12-04T22:04:00Z">
            <w:rPr>
              <w:ins w:id="1736" w:author="Cristian Sbrolli" w:date="2020-12-04T22:03:00Z"/>
              <w:rStyle w:val="SubtleEmphasis"/>
              <w:rFonts w:ascii="Bell MT" w:hAnsi="Bell MT"/>
              <w:sz w:val="44"/>
              <w:szCs w:val="44"/>
            </w:rPr>
          </w:rPrChange>
        </w:rPr>
      </w:pPr>
      <w:ins w:id="1737" w:author="Cristian Sbrolli" w:date="2020-12-04T22:03:00Z">
        <w:r w:rsidRPr="005432E1">
          <w:rPr>
            <w:rStyle w:val="SubtleEmphasis"/>
            <w:rFonts w:cstheme="minorHAnsi"/>
            <w:sz w:val="24"/>
            <w:szCs w:val="24"/>
            <w:rPrChange w:id="1738"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1739"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4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41"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42" w:author="Cristian Sbrolli" w:date="2020-12-04T22:04:00Z">
              <w:rPr>
                <w:rStyle w:val="SubtleEmphasis"/>
                <w:rFonts w:ascii="Bell MT" w:hAnsi="Bell MT"/>
                <w:sz w:val="44"/>
                <w:szCs w:val="44"/>
              </w:rPr>
            </w:rPrChange>
          </w:rPr>
          <w:t>).t</w:t>
        </w:r>
      </w:ins>
    </w:p>
    <w:p w14:paraId="1C9EE305" w14:textId="77777777" w:rsidR="005432E1" w:rsidRPr="005432E1" w:rsidRDefault="005432E1" w:rsidP="005432E1">
      <w:pPr>
        <w:pStyle w:val="ListParagraph"/>
        <w:spacing w:line="240" w:lineRule="auto"/>
        <w:ind w:left="360"/>
        <w:rPr>
          <w:ins w:id="1743" w:author="Cristian Sbrolli" w:date="2020-12-04T22:03:00Z"/>
          <w:rStyle w:val="SubtleEmphasis"/>
          <w:rFonts w:cstheme="minorHAnsi"/>
          <w:sz w:val="24"/>
          <w:szCs w:val="24"/>
          <w:rPrChange w:id="1744" w:author="Cristian Sbrolli" w:date="2020-12-04T22:04:00Z">
            <w:rPr>
              <w:ins w:id="1745" w:author="Cristian Sbrolli" w:date="2020-12-04T22:03:00Z"/>
              <w:rStyle w:val="SubtleEmphasis"/>
              <w:rFonts w:ascii="Bell MT" w:hAnsi="Bell MT"/>
              <w:sz w:val="44"/>
              <w:szCs w:val="44"/>
            </w:rPr>
          </w:rPrChange>
        </w:rPr>
      </w:pPr>
      <w:ins w:id="1746" w:author="Cristian Sbrolli" w:date="2020-12-04T22:03:00Z">
        <w:r w:rsidRPr="005432E1">
          <w:rPr>
            <w:rStyle w:val="SubtleEmphasis"/>
            <w:rFonts w:cstheme="minorHAnsi"/>
            <w:sz w:val="24"/>
            <w:szCs w:val="24"/>
            <w:rPrChange w:id="1747" w:author="Cristian Sbrolli" w:date="2020-12-04T22:04:00Z">
              <w:rPr>
                <w:rStyle w:val="SubtleEmphasis"/>
                <w:rFonts w:ascii="Bell MT" w:hAnsi="Bell MT"/>
                <w:sz w:val="44"/>
                <w:szCs w:val="44"/>
              </w:rPr>
            </w:rPrChange>
          </w:rPr>
          <w:t>}</w:t>
        </w:r>
      </w:ins>
    </w:p>
    <w:p w14:paraId="1677EBCB" w14:textId="77777777" w:rsidR="005432E1" w:rsidRPr="005432E1" w:rsidRDefault="005432E1" w:rsidP="005432E1">
      <w:pPr>
        <w:pStyle w:val="ListParagraph"/>
        <w:spacing w:line="240" w:lineRule="auto"/>
        <w:ind w:left="360"/>
        <w:rPr>
          <w:ins w:id="1748" w:author="Cristian Sbrolli" w:date="2020-12-04T22:03:00Z"/>
          <w:rStyle w:val="SubtleEmphasis"/>
          <w:rFonts w:cstheme="minorHAnsi"/>
          <w:sz w:val="24"/>
          <w:szCs w:val="24"/>
          <w:rPrChange w:id="1749" w:author="Cristian Sbrolli" w:date="2020-12-04T22:04:00Z">
            <w:rPr>
              <w:ins w:id="1750" w:author="Cristian Sbrolli" w:date="2020-12-04T22:03:00Z"/>
              <w:rStyle w:val="SubtleEmphasis"/>
              <w:rFonts w:ascii="Bell MT" w:hAnsi="Bell MT"/>
              <w:sz w:val="44"/>
              <w:szCs w:val="44"/>
            </w:rPr>
          </w:rPrChange>
        </w:rPr>
      </w:pPr>
    </w:p>
    <w:p w14:paraId="119D8E56" w14:textId="77777777" w:rsidR="005432E1" w:rsidRPr="005432E1" w:rsidRDefault="005432E1" w:rsidP="005432E1">
      <w:pPr>
        <w:pStyle w:val="ListParagraph"/>
        <w:spacing w:line="240" w:lineRule="auto"/>
        <w:ind w:left="360"/>
        <w:rPr>
          <w:ins w:id="1751" w:author="Cristian Sbrolli" w:date="2020-12-04T22:03:00Z"/>
          <w:rStyle w:val="SubtleEmphasis"/>
          <w:rFonts w:cstheme="minorHAnsi"/>
          <w:sz w:val="24"/>
          <w:szCs w:val="24"/>
          <w:rPrChange w:id="1752" w:author="Cristian Sbrolli" w:date="2020-12-04T22:04:00Z">
            <w:rPr>
              <w:ins w:id="1753" w:author="Cristian Sbrolli" w:date="2020-12-04T22:03:00Z"/>
              <w:rStyle w:val="SubtleEmphasis"/>
              <w:rFonts w:ascii="Bell MT" w:hAnsi="Bell MT"/>
              <w:sz w:val="44"/>
              <w:szCs w:val="44"/>
            </w:rPr>
          </w:rPrChange>
        </w:rPr>
      </w:pPr>
      <w:ins w:id="1754" w:author="Cristian Sbrolli" w:date="2020-12-04T22:03:00Z">
        <w:r w:rsidRPr="005432E1">
          <w:rPr>
            <w:rStyle w:val="SubtleEmphasis"/>
            <w:rFonts w:cstheme="minorHAnsi"/>
            <w:sz w:val="24"/>
            <w:szCs w:val="24"/>
            <w:rPrChange w:id="1755" w:author="Cristian Sbrolli" w:date="2020-12-04T22:04:00Z">
              <w:rPr>
                <w:rStyle w:val="SubtleEmphasis"/>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1756" w:author="Cristian Sbrolli" w:date="2020-12-04T22:03:00Z"/>
          <w:rStyle w:val="SubtleEmphasis"/>
          <w:rFonts w:cstheme="minorHAnsi"/>
          <w:sz w:val="24"/>
          <w:szCs w:val="24"/>
          <w:rPrChange w:id="1757" w:author="Cristian Sbrolli" w:date="2020-12-04T22:04:00Z">
            <w:rPr>
              <w:ins w:id="1758" w:author="Cristian Sbrolli" w:date="2020-12-04T22:03:00Z"/>
              <w:rStyle w:val="SubtleEmphasis"/>
              <w:rFonts w:ascii="Bell MT" w:hAnsi="Bell MT"/>
              <w:sz w:val="44"/>
              <w:szCs w:val="44"/>
            </w:rPr>
          </w:rPrChange>
        </w:rPr>
      </w:pPr>
      <w:proofErr w:type="spellStart"/>
      <w:ins w:id="1759" w:author="Cristian Sbrolli" w:date="2020-12-04T22:03:00Z">
        <w:r w:rsidRPr="005432E1">
          <w:rPr>
            <w:rStyle w:val="SubtleEmphasis"/>
            <w:rFonts w:cstheme="minorHAnsi"/>
            <w:sz w:val="24"/>
            <w:szCs w:val="24"/>
            <w:rPrChange w:id="1760"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76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762"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1763" w:author="Cristian Sbrolli" w:date="2020-12-04T22:04:00Z">
              <w:rPr>
                <w:rStyle w:val="SubtleEmphasis"/>
                <w:rFonts w:ascii="Bell MT" w:hAnsi="Bell MT"/>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1764" w:author="Cristian Sbrolli" w:date="2020-12-04T22:03:00Z"/>
          <w:rStyle w:val="SubtleEmphasis"/>
          <w:rFonts w:cstheme="minorHAnsi"/>
          <w:sz w:val="24"/>
          <w:szCs w:val="24"/>
          <w:rPrChange w:id="1765" w:author="Cristian Sbrolli" w:date="2020-12-04T22:04:00Z">
            <w:rPr>
              <w:ins w:id="1766" w:author="Cristian Sbrolli" w:date="2020-12-04T22:03:00Z"/>
              <w:rStyle w:val="SubtleEmphasis"/>
              <w:rFonts w:ascii="Bell MT" w:hAnsi="Bell MT"/>
              <w:sz w:val="44"/>
              <w:szCs w:val="44"/>
            </w:rPr>
          </w:rPrChange>
        </w:rPr>
      </w:pPr>
      <w:ins w:id="1767" w:author="Cristian Sbrolli" w:date="2020-12-04T22:03:00Z">
        <w:r w:rsidRPr="005432E1">
          <w:rPr>
            <w:rStyle w:val="SubtleEmphasis"/>
            <w:rFonts w:cstheme="minorHAnsi"/>
            <w:sz w:val="24"/>
            <w:szCs w:val="24"/>
            <w:rPrChange w:id="1768" w:author="Cristian Sbrolli" w:date="2020-12-04T22:04:00Z">
              <w:rPr>
                <w:rStyle w:val="SubtleEmphasis"/>
                <w:rFonts w:ascii="Bell MT" w:hAnsi="Bell MT"/>
                <w:sz w:val="44"/>
                <w:szCs w:val="44"/>
              </w:rPr>
            </w:rPrChange>
          </w:rPr>
          <w:t>m1.ticketManager.(</w:t>
        </w:r>
        <w:proofErr w:type="spellStart"/>
        <w:r w:rsidRPr="005432E1">
          <w:rPr>
            <w:rStyle w:val="SubtleEmphasis"/>
            <w:rFonts w:cstheme="minorHAnsi"/>
            <w:sz w:val="24"/>
            <w:szCs w:val="24"/>
            <w:rPrChange w:id="1769"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7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1"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72"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3"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1774"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775"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77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777"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778" w:author="Cristian Sbrolli" w:date="2020-12-04T22:04:00Z">
              <w:rPr>
                <w:rStyle w:val="SubtleEmphasis"/>
                <w:rFonts w:ascii="Bell MT" w:hAnsi="Bell MT"/>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1779" w:author="Cristian Sbrolli" w:date="2020-12-04T22:03:00Z"/>
          <w:rStyle w:val="SubtleEmphasis"/>
          <w:rFonts w:cstheme="minorHAnsi"/>
          <w:sz w:val="24"/>
          <w:szCs w:val="24"/>
          <w:rPrChange w:id="1780" w:author="Cristian Sbrolli" w:date="2020-12-04T22:04:00Z">
            <w:rPr>
              <w:ins w:id="1781" w:author="Cristian Sbrolli" w:date="2020-12-04T22:03:00Z"/>
              <w:rStyle w:val="SubtleEmphasis"/>
              <w:rFonts w:ascii="Bell MT" w:hAnsi="Bell MT"/>
              <w:sz w:val="44"/>
              <w:szCs w:val="44"/>
            </w:rPr>
          </w:rPrChange>
        </w:rPr>
      </w:pPr>
      <w:ins w:id="1782" w:author="Cristian Sbrolli" w:date="2020-12-04T22:03:00Z">
        <w:r w:rsidRPr="005432E1">
          <w:rPr>
            <w:rStyle w:val="SubtleEmphasis"/>
            <w:rFonts w:cstheme="minorHAnsi"/>
            <w:sz w:val="24"/>
            <w:szCs w:val="24"/>
            <w:rPrChange w:id="1783" w:author="Cristian Sbrolli" w:date="2020-12-04T22:04:00Z">
              <w:rPr>
                <w:rStyle w:val="SubtleEmphasis"/>
                <w:rFonts w:ascii="Bell MT" w:hAnsi="Bell MT"/>
                <w:sz w:val="44"/>
                <w:szCs w:val="44"/>
              </w:rPr>
            </w:rPrChange>
          </w:rPr>
          <w:t xml:space="preserve">m1.ticketManager.line= </w:t>
        </w:r>
        <w:proofErr w:type="spellStart"/>
        <w:r w:rsidRPr="005432E1">
          <w:rPr>
            <w:rStyle w:val="SubtleEmphasis"/>
            <w:rFonts w:cstheme="minorHAnsi"/>
            <w:sz w:val="24"/>
            <w:szCs w:val="24"/>
            <w:rPrChange w:id="1784" w:author="Cristian Sbrolli" w:date="2020-12-04T22:04:00Z">
              <w:rPr>
                <w:rStyle w:val="SubtleEmphasis"/>
                <w:rFonts w:ascii="Bell MT" w:hAnsi="Bell MT"/>
                <w:sz w:val="44"/>
                <w:szCs w:val="44"/>
              </w:rPr>
            </w:rPrChange>
          </w:rPr>
          <w:t>m.ticketManager.line</w:t>
        </w:r>
        <w:proofErr w:type="spellEnd"/>
        <w:r w:rsidRPr="005432E1">
          <w:rPr>
            <w:rStyle w:val="SubtleEmphasis"/>
            <w:rFonts w:cstheme="minorHAnsi"/>
            <w:sz w:val="24"/>
            <w:szCs w:val="24"/>
            <w:rPrChange w:id="1785" w:author="Cristian Sbrolli" w:date="2020-12-04T22:04:00Z">
              <w:rPr>
                <w:rStyle w:val="SubtleEmphasis"/>
                <w:rFonts w:ascii="Bell MT" w:hAnsi="Bell MT"/>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1786" w:author="Cristian Sbrolli" w:date="2020-12-04T22:03:00Z"/>
          <w:rStyle w:val="SubtleEmphasis"/>
          <w:rFonts w:cstheme="minorHAnsi"/>
          <w:sz w:val="24"/>
          <w:szCs w:val="24"/>
          <w:rPrChange w:id="1787" w:author="Cristian Sbrolli" w:date="2020-12-04T22:04:00Z">
            <w:rPr>
              <w:ins w:id="1788" w:author="Cristian Sbrolli" w:date="2020-12-04T22:03:00Z"/>
              <w:rStyle w:val="SubtleEmphasis"/>
              <w:rFonts w:ascii="Bell MT" w:hAnsi="Bell MT"/>
              <w:sz w:val="44"/>
              <w:szCs w:val="44"/>
            </w:rPr>
          </w:rPrChange>
        </w:rPr>
      </w:pPr>
      <w:ins w:id="1789" w:author="Cristian Sbrolli" w:date="2020-12-04T22:03:00Z">
        <w:r w:rsidRPr="005432E1">
          <w:rPr>
            <w:rStyle w:val="SubtleEmphasis"/>
            <w:rFonts w:cstheme="minorHAnsi"/>
            <w:sz w:val="24"/>
            <w:szCs w:val="24"/>
            <w:rPrChange w:id="1790" w:author="Cristian Sbrolli" w:date="2020-12-04T22:04:00Z">
              <w:rPr>
                <w:rStyle w:val="SubtleEmphasis"/>
                <w:rFonts w:ascii="Bell MT" w:hAnsi="Bell MT"/>
                <w:sz w:val="44"/>
                <w:szCs w:val="44"/>
              </w:rPr>
            </w:rPrChange>
          </w:rPr>
          <w:t>m1.dispensers=</w:t>
        </w:r>
        <w:proofErr w:type="spellStart"/>
        <w:r w:rsidRPr="005432E1">
          <w:rPr>
            <w:rStyle w:val="SubtleEmphasis"/>
            <w:rFonts w:cstheme="minorHAnsi"/>
            <w:sz w:val="24"/>
            <w:szCs w:val="24"/>
            <w:rPrChange w:id="1791" w:author="Cristian Sbrolli" w:date="2020-12-04T22:04:00Z">
              <w:rPr>
                <w:rStyle w:val="SubtleEmphasis"/>
                <w:rFonts w:ascii="Bell MT" w:hAnsi="Bell MT"/>
                <w:sz w:val="44"/>
                <w:szCs w:val="44"/>
              </w:rPr>
            </w:rPrChange>
          </w:rPr>
          <w:t>m.dispensers</w:t>
        </w:r>
        <w:proofErr w:type="spellEnd"/>
        <w:r w:rsidRPr="005432E1">
          <w:rPr>
            <w:rStyle w:val="SubtleEmphasis"/>
            <w:rFonts w:cstheme="minorHAnsi"/>
            <w:sz w:val="24"/>
            <w:szCs w:val="24"/>
            <w:rPrChange w:id="1792" w:author="Cristian Sbrolli" w:date="2020-12-04T22:04:00Z">
              <w:rPr>
                <w:rStyle w:val="SubtleEmphasis"/>
                <w:rFonts w:ascii="Bell MT" w:hAnsi="Bell MT"/>
                <w:sz w:val="44"/>
                <w:szCs w:val="44"/>
              </w:rPr>
            </w:rPrChange>
          </w:rPr>
          <w:t xml:space="preserve"> and m1.cashDesks=</w:t>
        </w:r>
        <w:proofErr w:type="spellStart"/>
        <w:r w:rsidRPr="005432E1">
          <w:rPr>
            <w:rStyle w:val="SubtleEmphasis"/>
            <w:rFonts w:cstheme="minorHAnsi"/>
            <w:sz w:val="24"/>
            <w:szCs w:val="24"/>
            <w:rPrChange w:id="1793" w:author="Cristian Sbrolli" w:date="2020-12-04T22:04:00Z">
              <w:rPr>
                <w:rStyle w:val="SubtleEmphasis"/>
                <w:rFonts w:ascii="Bell MT" w:hAnsi="Bell MT"/>
                <w:sz w:val="44"/>
                <w:szCs w:val="44"/>
              </w:rPr>
            </w:rPrChange>
          </w:rPr>
          <w:t>m.cashDesks</w:t>
        </w:r>
        <w:proofErr w:type="spellEnd"/>
        <w:r w:rsidRPr="005432E1">
          <w:rPr>
            <w:rStyle w:val="SubtleEmphasis"/>
            <w:rFonts w:cstheme="minorHAnsi"/>
            <w:sz w:val="24"/>
            <w:szCs w:val="24"/>
            <w:rPrChange w:id="1794" w:author="Cristian Sbrolli" w:date="2020-12-04T22:04:00Z">
              <w:rPr>
                <w:rStyle w:val="SubtleEmphasis"/>
                <w:rFonts w:ascii="Bell MT" w:hAnsi="Bell MT"/>
                <w:sz w:val="44"/>
                <w:szCs w:val="44"/>
              </w:rPr>
            </w:rPrChange>
          </w:rPr>
          <w:t xml:space="preserve"> and m1.entrances=</w:t>
        </w:r>
        <w:proofErr w:type="spellStart"/>
        <w:r w:rsidRPr="005432E1">
          <w:rPr>
            <w:rStyle w:val="SubtleEmphasis"/>
            <w:rFonts w:cstheme="minorHAnsi"/>
            <w:sz w:val="24"/>
            <w:szCs w:val="24"/>
            <w:rPrChange w:id="1795" w:author="Cristian Sbrolli" w:date="2020-12-04T22:04:00Z">
              <w:rPr>
                <w:rStyle w:val="SubtleEmphasis"/>
                <w:rFonts w:ascii="Bell MT" w:hAnsi="Bell MT"/>
                <w:sz w:val="44"/>
                <w:szCs w:val="44"/>
              </w:rPr>
            </w:rPrChange>
          </w:rPr>
          <w:t>m.entrances</w:t>
        </w:r>
        <w:proofErr w:type="spellEnd"/>
        <w:r w:rsidRPr="005432E1">
          <w:rPr>
            <w:rStyle w:val="SubtleEmphasis"/>
            <w:rFonts w:cstheme="minorHAnsi"/>
            <w:sz w:val="24"/>
            <w:szCs w:val="24"/>
            <w:rPrChange w:id="1796" w:author="Cristian Sbrolli" w:date="2020-12-04T22:04:00Z">
              <w:rPr>
                <w:rStyle w:val="SubtleEmphasis"/>
                <w:rFonts w:ascii="Bell MT" w:hAnsi="Bell MT"/>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1797" w:author="Cristian Sbrolli" w:date="2020-12-04T22:03:00Z"/>
          <w:rStyle w:val="SubtleEmphasis"/>
          <w:rFonts w:cstheme="minorHAnsi"/>
          <w:sz w:val="24"/>
          <w:szCs w:val="24"/>
          <w:rPrChange w:id="1798" w:author="Cristian Sbrolli" w:date="2020-12-04T22:04:00Z">
            <w:rPr>
              <w:ins w:id="1799" w:author="Cristian Sbrolli" w:date="2020-12-04T22:03:00Z"/>
              <w:rStyle w:val="SubtleEmphasis"/>
              <w:rFonts w:ascii="Bell MT" w:hAnsi="Bell MT"/>
              <w:sz w:val="44"/>
              <w:szCs w:val="44"/>
            </w:rPr>
          </w:rPrChange>
        </w:rPr>
      </w:pPr>
      <w:ins w:id="1800" w:author="Cristian Sbrolli" w:date="2020-12-04T22:03:00Z">
        <w:r w:rsidRPr="005432E1">
          <w:rPr>
            <w:rStyle w:val="SubtleEmphasis"/>
            <w:rFonts w:cstheme="minorHAnsi"/>
            <w:sz w:val="24"/>
            <w:szCs w:val="24"/>
            <w:rPrChange w:id="1801" w:author="Cristian Sbrolli" w:date="2020-12-04T22:04:00Z">
              <w:rPr>
                <w:rStyle w:val="SubtleEmphasis"/>
                <w:rFonts w:ascii="Bell MT" w:hAnsi="Bell MT"/>
                <w:sz w:val="44"/>
                <w:szCs w:val="44"/>
              </w:rPr>
            </w:rPrChange>
          </w:rPr>
          <w:t>m1.freeExit=</w:t>
        </w:r>
        <w:proofErr w:type="spellStart"/>
        <w:r w:rsidRPr="005432E1">
          <w:rPr>
            <w:rStyle w:val="SubtleEmphasis"/>
            <w:rFonts w:cstheme="minorHAnsi"/>
            <w:sz w:val="24"/>
            <w:szCs w:val="24"/>
            <w:rPrChange w:id="1802" w:author="Cristian Sbrolli" w:date="2020-12-04T22:04:00Z">
              <w:rPr>
                <w:rStyle w:val="SubtleEmphasis"/>
                <w:rFonts w:ascii="Bell MT" w:hAnsi="Bell MT"/>
                <w:sz w:val="44"/>
                <w:szCs w:val="44"/>
              </w:rPr>
            </w:rPrChange>
          </w:rPr>
          <w:t>m.freeExit</w:t>
        </w:r>
        <w:proofErr w:type="spellEnd"/>
        <w:r w:rsidRPr="005432E1">
          <w:rPr>
            <w:rStyle w:val="SubtleEmphasis"/>
            <w:rFonts w:cstheme="minorHAnsi"/>
            <w:sz w:val="24"/>
            <w:szCs w:val="24"/>
            <w:rPrChange w:id="1803" w:author="Cristian Sbrolli" w:date="2020-12-04T22:04:00Z">
              <w:rPr>
                <w:rStyle w:val="SubtleEmphasis"/>
                <w:rFonts w:ascii="Bell MT" w:hAnsi="Bell MT"/>
                <w:sz w:val="44"/>
                <w:szCs w:val="44"/>
              </w:rPr>
            </w:rPrChange>
          </w:rPr>
          <w:t xml:space="preserve"> and m1.manager=</w:t>
        </w:r>
        <w:proofErr w:type="spellStart"/>
        <w:r w:rsidRPr="005432E1">
          <w:rPr>
            <w:rStyle w:val="SubtleEmphasis"/>
            <w:rFonts w:cstheme="minorHAnsi"/>
            <w:sz w:val="24"/>
            <w:szCs w:val="24"/>
            <w:rPrChange w:id="1804" w:author="Cristian Sbrolli" w:date="2020-12-04T22:04:00Z">
              <w:rPr>
                <w:rStyle w:val="SubtleEmphasis"/>
                <w:rFonts w:ascii="Bell MT" w:hAnsi="Bell MT"/>
                <w:sz w:val="44"/>
                <w:szCs w:val="44"/>
              </w:rPr>
            </w:rPrChange>
          </w:rPr>
          <w:t>m.manager</w:t>
        </w:r>
        <w:proofErr w:type="spellEnd"/>
        <w:r w:rsidRPr="005432E1">
          <w:rPr>
            <w:rStyle w:val="SubtleEmphasis"/>
            <w:rFonts w:cstheme="minorHAnsi"/>
            <w:sz w:val="24"/>
            <w:szCs w:val="24"/>
            <w:rPrChange w:id="1805" w:author="Cristian Sbrolli" w:date="2020-12-04T22:04:00Z">
              <w:rPr>
                <w:rStyle w:val="SubtleEmphasis"/>
                <w:rFonts w:ascii="Bell MT" w:hAnsi="Bell MT"/>
                <w:sz w:val="44"/>
                <w:szCs w:val="44"/>
              </w:rPr>
            </w:rPrChange>
          </w:rPr>
          <w:t xml:space="preserve"> and m1.departments=</w:t>
        </w:r>
        <w:proofErr w:type="spellStart"/>
        <w:r w:rsidRPr="005432E1">
          <w:rPr>
            <w:rStyle w:val="SubtleEmphasis"/>
            <w:rFonts w:cstheme="minorHAnsi"/>
            <w:sz w:val="24"/>
            <w:szCs w:val="24"/>
            <w:rPrChange w:id="1806" w:author="Cristian Sbrolli" w:date="2020-12-04T22:04:00Z">
              <w:rPr>
                <w:rStyle w:val="SubtleEmphasis"/>
                <w:rFonts w:ascii="Bell MT" w:hAnsi="Bell MT"/>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1807" w:author="Cristian Sbrolli" w:date="2020-12-04T22:03:00Z"/>
          <w:rStyle w:val="SubtleEmphasis"/>
          <w:rFonts w:cstheme="minorHAnsi"/>
          <w:sz w:val="24"/>
          <w:szCs w:val="24"/>
          <w:rPrChange w:id="1808" w:author="Cristian Sbrolli" w:date="2020-12-04T22:04:00Z">
            <w:rPr>
              <w:ins w:id="1809" w:author="Cristian Sbrolli" w:date="2020-12-04T22:03:00Z"/>
              <w:rStyle w:val="SubtleEmphasis"/>
              <w:rFonts w:ascii="Bell MT" w:hAnsi="Bell MT"/>
              <w:sz w:val="44"/>
              <w:szCs w:val="44"/>
            </w:rPr>
          </w:rPrChange>
        </w:rPr>
      </w:pPr>
      <w:ins w:id="1810" w:author="Cristian Sbrolli" w:date="2020-12-04T22:03:00Z">
        <w:r w:rsidRPr="005432E1">
          <w:rPr>
            <w:rStyle w:val="SubtleEmphasis"/>
            <w:rFonts w:cstheme="minorHAnsi"/>
            <w:sz w:val="24"/>
            <w:szCs w:val="24"/>
            <w:rPrChange w:id="1811" w:author="Cristian Sbrolli" w:date="2020-12-04T22:04:00Z">
              <w:rPr>
                <w:rStyle w:val="SubtleEmphasis"/>
                <w:rFonts w:ascii="Bell MT" w:hAnsi="Bell MT"/>
                <w:sz w:val="44"/>
                <w:szCs w:val="44"/>
              </w:rPr>
            </w:rPrChange>
          </w:rPr>
          <w:t>}</w:t>
        </w:r>
      </w:ins>
    </w:p>
    <w:p w14:paraId="2D79598D" w14:textId="77777777" w:rsidR="005432E1" w:rsidRPr="005432E1" w:rsidRDefault="005432E1" w:rsidP="005432E1">
      <w:pPr>
        <w:pStyle w:val="ListParagraph"/>
        <w:spacing w:line="240" w:lineRule="auto"/>
        <w:ind w:left="360"/>
        <w:rPr>
          <w:ins w:id="1812" w:author="Cristian Sbrolli" w:date="2020-12-04T22:03:00Z"/>
          <w:rStyle w:val="SubtleEmphasis"/>
          <w:rFonts w:cstheme="minorHAnsi"/>
          <w:sz w:val="24"/>
          <w:szCs w:val="24"/>
          <w:rPrChange w:id="1813" w:author="Cristian Sbrolli" w:date="2020-12-04T22:04:00Z">
            <w:rPr>
              <w:ins w:id="1814" w:author="Cristian Sbrolli" w:date="2020-12-04T22:03:00Z"/>
              <w:rStyle w:val="SubtleEmphasis"/>
              <w:rFonts w:ascii="Bell MT" w:hAnsi="Bell MT"/>
              <w:sz w:val="44"/>
              <w:szCs w:val="44"/>
            </w:rPr>
          </w:rPrChange>
        </w:rPr>
      </w:pPr>
    </w:p>
    <w:p w14:paraId="236D3CCF" w14:textId="77777777" w:rsidR="005432E1" w:rsidRPr="005432E1" w:rsidRDefault="005432E1" w:rsidP="005432E1">
      <w:pPr>
        <w:pStyle w:val="ListParagraph"/>
        <w:spacing w:line="240" w:lineRule="auto"/>
        <w:ind w:left="360"/>
        <w:rPr>
          <w:ins w:id="1815" w:author="Cristian Sbrolli" w:date="2020-12-04T22:03:00Z"/>
          <w:rStyle w:val="SubtleEmphasis"/>
          <w:rFonts w:cstheme="minorHAnsi"/>
          <w:sz w:val="24"/>
          <w:szCs w:val="24"/>
          <w:rPrChange w:id="1816" w:author="Cristian Sbrolli" w:date="2020-12-04T22:04:00Z">
            <w:rPr>
              <w:ins w:id="1817" w:author="Cristian Sbrolli" w:date="2020-12-04T22:03:00Z"/>
              <w:rStyle w:val="SubtleEmphasis"/>
              <w:rFonts w:ascii="Bell MT" w:hAnsi="Bell MT"/>
              <w:sz w:val="44"/>
              <w:szCs w:val="44"/>
            </w:rPr>
          </w:rPrChange>
        </w:rPr>
      </w:pPr>
      <w:ins w:id="1818" w:author="Cristian Sbrolli" w:date="2020-12-04T22:03:00Z">
        <w:r w:rsidRPr="005432E1">
          <w:rPr>
            <w:rStyle w:val="SubtleEmphasis"/>
            <w:rFonts w:cstheme="minorHAnsi"/>
            <w:sz w:val="24"/>
            <w:szCs w:val="24"/>
            <w:rPrChange w:id="1819" w:author="Cristian Sbrolli" w:date="2020-12-04T22:04:00Z">
              <w:rPr>
                <w:rStyle w:val="SubtleEmphasis"/>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1820" w:author="Cristian Sbrolli" w:date="2020-12-04T22:03:00Z"/>
          <w:rStyle w:val="SubtleEmphasis"/>
          <w:rFonts w:cstheme="minorHAnsi"/>
          <w:sz w:val="24"/>
          <w:szCs w:val="24"/>
          <w:rPrChange w:id="1821" w:author="Cristian Sbrolli" w:date="2020-12-04T22:04:00Z">
            <w:rPr>
              <w:ins w:id="1822" w:author="Cristian Sbrolli" w:date="2020-12-04T22:03:00Z"/>
              <w:rStyle w:val="SubtleEmphasis"/>
              <w:rFonts w:ascii="Bell MT" w:hAnsi="Bell MT"/>
              <w:sz w:val="44"/>
              <w:szCs w:val="44"/>
            </w:rPr>
          </w:rPrChange>
        </w:rPr>
      </w:pPr>
      <w:proofErr w:type="spellStart"/>
      <w:ins w:id="1823" w:author="Cristian Sbrolli" w:date="2020-12-04T22:03:00Z">
        <w:r w:rsidRPr="005432E1">
          <w:rPr>
            <w:rStyle w:val="SubtleEmphasis"/>
            <w:rFonts w:cstheme="minorHAnsi"/>
            <w:sz w:val="24"/>
            <w:szCs w:val="24"/>
            <w:rPrChange w:id="1824"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2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26"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1827"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1828"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829"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1830"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831" w:author="Cristian Sbrolli" w:date="2020-12-04T22:04:00Z">
              <w:rPr>
                <w:rStyle w:val="SubtleEmphasis"/>
                <w:rFonts w:ascii="Bell MT" w:hAnsi="Bell MT"/>
                <w:sz w:val="44"/>
                <w:szCs w:val="44"/>
              </w:rPr>
            </w:rPrChange>
          </w:rPr>
          <w:t>]{</w:t>
        </w:r>
      </w:ins>
    </w:p>
    <w:p w14:paraId="3203EB89" w14:textId="77777777" w:rsidR="005432E1" w:rsidRPr="005432E1" w:rsidRDefault="005432E1" w:rsidP="005432E1">
      <w:pPr>
        <w:pStyle w:val="ListParagraph"/>
        <w:spacing w:line="240" w:lineRule="auto"/>
        <w:ind w:left="360"/>
        <w:rPr>
          <w:ins w:id="1832" w:author="Cristian Sbrolli" w:date="2020-12-04T22:03:00Z"/>
          <w:rStyle w:val="SubtleEmphasis"/>
          <w:rFonts w:cstheme="minorHAnsi"/>
          <w:sz w:val="24"/>
          <w:szCs w:val="24"/>
          <w:rPrChange w:id="1833" w:author="Cristian Sbrolli" w:date="2020-12-04T22:04:00Z">
            <w:rPr>
              <w:ins w:id="1834" w:author="Cristian Sbrolli" w:date="2020-12-04T22:03:00Z"/>
              <w:rStyle w:val="SubtleEmphasis"/>
              <w:rFonts w:ascii="Bell MT" w:hAnsi="Bell MT"/>
              <w:sz w:val="44"/>
              <w:szCs w:val="44"/>
            </w:rPr>
          </w:rPrChange>
        </w:rPr>
      </w:pPr>
      <w:ins w:id="1835" w:author="Cristian Sbrolli" w:date="2020-12-04T22:03:00Z">
        <w:r w:rsidRPr="005432E1">
          <w:rPr>
            <w:rStyle w:val="SubtleEmphasis"/>
            <w:rFonts w:cstheme="minorHAnsi"/>
            <w:sz w:val="24"/>
            <w:szCs w:val="24"/>
            <w:rPrChange w:id="1836"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1837"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1838" w:author="Cristian Sbrolli" w:date="2020-12-04T22:04:00Z">
              <w:rPr>
                <w:rStyle w:val="SubtleEmphasis"/>
                <w:rFonts w:ascii="Bell MT" w:hAnsi="Bell MT"/>
                <w:sz w:val="44"/>
                <w:szCs w:val="44"/>
              </w:rPr>
            </w:rPrChange>
          </w:rPr>
          <w:t xml:space="preserve"> + t and u1.userVisits = </w:t>
        </w:r>
        <w:proofErr w:type="spellStart"/>
        <w:r w:rsidRPr="005432E1">
          <w:rPr>
            <w:rStyle w:val="SubtleEmphasis"/>
            <w:rFonts w:cstheme="minorHAnsi"/>
            <w:sz w:val="24"/>
            <w:szCs w:val="24"/>
            <w:rPrChange w:id="1839"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1840" w:author="Cristian Sbrolli" w:date="2020-12-04T22:04:00Z">
              <w:rPr>
                <w:rStyle w:val="SubtleEmphasis"/>
                <w:rFonts w:ascii="Bell MT" w:hAnsi="Bell MT"/>
                <w:sz w:val="44"/>
                <w:szCs w:val="44"/>
              </w:rPr>
            </w:rPrChange>
          </w:rPr>
          <w:t xml:space="preserve"> and u1.userDevice = </w:t>
        </w:r>
        <w:proofErr w:type="spellStart"/>
        <w:r w:rsidRPr="005432E1">
          <w:rPr>
            <w:rStyle w:val="SubtleEmphasis"/>
            <w:rFonts w:cstheme="minorHAnsi"/>
            <w:sz w:val="24"/>
            <w:szCs w:val="24"/>
            <w:rPrChange w:id="1841" w:author="Cristian Sbrolli" w:date="2020-12-04T22:04:00Z">
              <w:rPr>
                <w:rStyle w:val="SubtleEmphasis"/>
                <w:rFonts w:ascii="Bell MT" w:hAnsi="Bell MT"/>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1842" w:author="Cristian Sbrolli" w:date="2020-12-04T22:03:00Z"/>
          <w:rStyle w:val="SubtleEmphasis"/>
          <w:rFonts w:cstheme="minorHAnsi"/>
          <w:sz w:val="24"/>
          <w:szCs w:val="24"/>
          <w:rPrChange w:id="1843" w:author="Cristian Sbrolli" w:date="2020-12-04T22:04:00Z">
            <w:rPr>
              <w:ins w:id="1844" w:author="Cristian Sbrolli" w:date="2020-12-04T22:03:00Z"/>
              <w:rStyle w:val="SubtleEmphasis"/>
              <w:rFonts w:ascii="Bell MT" w:hAnsi="Bell MT"/>
              <w:sz w:val="44"/>
              <w:szCs w:val="44"/>
            </w:rPr>
          </w:rPrChange>
        </w:rPr>
      </w:pPr>
      <w:ins w:id="1845" w:author="Cristian Sbrolli" w:date="2020-12-04T22:03:00Z">
        <w:r w:rsidRPr="005432E1">
          <w:rPr>
            <w:rStyle w:val="SubtleEmphasis"/>
            <w:rFonts w:cstheme="minorHAnsi"/>
            <w:sz w:val="24"/>
            <w:szCs w:val="24"/>
            <w:rPrChange w:id="1846" w:author="Cristian Sbrolli" w:date="2020-12-04T22:04:00Z">
              <w:rPr>
                <w:rStyle w:val="SubtleEmphasis"/>
                <w:rFonts w:ascii="Bell MT" w:hAnsi="Bell MT"/>
                <w:sz w:val="44"/>
                <w:szCs w:val="44"/>
              </w:rPr>
            </w:rPrChange>
          </w:rPr>
          <w:t>}</w:t>
        </w:r>
      </w:ins>
    </w:p>
    <w:p w14:paraId="6A50E5ED" w14:textId="77777777" w:rsidR="005432E1" w:rsidRPr="005432E1" w:rsidRDefault="005432E1" w:rsidP="005432E1">
      <w:pPr>
        <w:pStyle w:val="ListParagraph"/>
        <w:spacing w:line="240" w:lineRule="auto"/>
        <w:ind w:left="360"/>
        <w:rPr>
          <w:ins w:id="1847" w:author="Cristian Sbrolli" w:date="2020-12-04T22:03:00Z"/>
          <w:rStyle w:val="SubtleEmphasis"/>
          <w:rFonts w:cstheme="minorHAnsi"/>
          <w:sz w:val="24"/>
          <w:szCs w:val="24"/>
          <w:rPrChange w:id="1848" w:author="Cristian Sbrolli" w:date="2020-12-04T22:04:00Z">
            <w:rPr>
              <w:ins w:id="1849" w:author="Cristian Sbrolli" w:date="2020-12-04T22:03:00Z"/>
              <w:rStyle w:val="SubtleEmphasis"/>
              <w:rFonts w:ascii="Bell MT" w:hAnsi="Bell MT"/>
              <w:sz w:val="44"/>
              <w:szCs w:val="44"/>
            </w:rPr>
          </w:rPrChange>
        </w:rPr>
      </w:pPr>
    </w:p>
    <w:p w14:paraId="3C91A8DD" w14:textId="77777777" w:rsidR="005432E1" w:rsidRPr="005432E1" w:rsidRDefault="005432E1" w:rsidP="005432E1">
      <w:pPr>
        <w:pStyle w:val="ListParagraph"/>
        <w:spacing w:line="240" w:lineRule="auto"/>
        <w:ind w:left="360"/>
        <w:rPr>
          <w:ins w:id="1850" w:author="Cristian Sbrolli" w:date="2020-12-04T22:03:00Z"/>
          <w:rStyle w:val="SubtleEmphasis"/>
          <w:rFonts w:cstheme="minorHAnsi"/>
          <w:sz w:val="24"/>
          <w:szCs w:val="24"/>
          <w:rPrChange w:id="1851" w:author="Cristian Sbrolli" w:date="2020-12-04T22:04:00Z">
            <w:rPr>
              <w:ins w:id="1852" w:author="Cristian Sbrolli" w:date="2020-12-04T22:03:00Z"/>
              <w:rStyle w:val="SubtleEmphasis"/>
              <w:rFonts w:ascii="Bell MT" w:hAnsi="Bell MT"/>
              <w:sz w:val="44"/>
              <w:szCs w:val="44"/>
            </w:rPr>
          </w:rPrChange>
        </w:rPr>
      </w:pPr>
      <w:ins w:id="1853" w:author="Cristian Sbrolli" w:date="2020-12-04T22:03:00Z">
        <w:r w:rsidRPr="005432E1">
          <w:rPr>
            <w:rStyle w:val="SubtleEmphasis"/>
            <w:rFonts w:cstheme="minorHAnsi"/>
            <w:sz w:val="24"/>
            <w:szCs w:val="24"/>
            <w:rPrChange w:id="1854" w:author="Cristian Sbrolli" w:date="2020-12-04T22:04:00Z">
              <w:rPr>
                <w:rStyle w:val="SubtleEmphasis"/>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1855" w:author="Cristian Sbrolli" w:date="2020-12-04T22:03:00Z"/>
          <w:rStyle w:val="SubtleEmphasis"/>
          <w:rFonts w:cstheme="minorHAnsi"/>
          <w:sz w:val="24"/>
          <w:szCs w:val="24"/>
          <w:rPrChange w:id="1856" w:author="Cristian Sbrolli" w:date="2020-12-04T22:04:00Z">
            <w:rPr>
              <w:ins w:id="1857" w:author="Cristian Sbrolli" w:date="2020-12-04T22:03:00Z"/>
              <w:rStyle w:val="SubtleEmphasis"/>
              <w:rFonts w:ascii="Bell MT" w:hAnsi="Bell MT"/>
              <w:sz w:val="44"/>
              <w:szCs w:val="44"/>
            </w:rPr>
          </w:rPrChange>
        </w:rPr>
      </w:pPr>
      <w:proofErr w:type="spellStart"/>
      <w:ins w:id="1858" w:author="Cristian Sbrolli" w:date="2020-12-04T22:03:00Z">
        <w:r w:rsidRPr="005432E1">
          <w:rPr>
            <w:rStyle w:val="SubtleEmphasis"/>
            <w:rFonts w:cstheme="minorHAnsi"/>
            <w:sz w:val="24"/>
            <w:szCs w:val="24"/>
            <w:rPrChange w:id="1859"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60"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61"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1862" w:author="Cristian Sbrolli" w:date="2020-12-04T22:04:00Z">
              <w:rPr>
                <w:rStyle w:val="SubtleEmphasis"/>
                <w:rFonts w:ascii="Bell MT" w:hAnsi="Bell MT"/>
                <w:sz w:val="44"/>
                <w:szCs w:val="44"/>
              </w:rPr>
            </w:rPrChange>
          </w:rPr>
          <w:t xml:space="preserve">[v: Visit, u,u1: </w:t>
        </w:r>
        <w:proofErr w:type="spellStart"/>
        <w:r w:rsidRPr="005432E1">
          <w:rPr>
            <w:rStyle w:val="SubtleEmphasis"/>
            <w:rFonts w:cstheme="minorHAnsi"/>
            <w:sz w:val="24"/>
            <w:szCs w:val="24"/>
            <w:rPrChange w:id="1863"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864" w:author="Cristian Sbrolli" w:date="2020-12-04T22:04:00Z">
              <w:rPr>
                <w:rStyle w:val="SubtleEmphasis"/>
                <w:rFonts w:ascii="Bell MT" w:hAnsi="Bell MT"/>
                <w:sz w:val="44"/>
                <w:szCs w:val="44"/>
              </w:rPr>
            </w:rPrChange>
          </w:rPr>
          <w:t>]{</w:t>
        </w:r>
      </w:ins>
    </w:p>
    <w:p w14:paraId="3AE0157B" w14:textId="77777777" w:rsidR="005432E1" w:rsidRPr="005432E1" w:rsidRDefault="005432E1" w:rsidP="005432E1">
      <w:pPr>
        <w:pStyle w:val="ListParagraph"/>
        <w:spacing w:line="240" w:lineRule="auto"/>
        <w:ind w:left="360"/>
        <w:rPr>
          <w:ins w:id="1865" w:author="Cristian Sbrolli" w:date="2020-12-04T22:03:00Z"/>
          <w:rStyle w:val="SubtleEmphasis"/>
          <w:rFonts w:cstheme="minorHAnsi"/>
          <w:sz w:val="24"/>
          <w:szCs w:val="24"/>
          <w:rPrChange w:id="1866" w:author="Cristian Sbrolli" w:date="2020-12-04T22:04:00Z">
            <w:rPr>
              <w:ins w:id="1867" w:author="Cristian Sbrolli" w:date="2020-12-04T22:03:00Z"/>
              <w:rStyle w:val="SubtleEmphasis"/>
              <w:rFonts w:ascii="Bell MT" w:hAnsi="Bell MT"/>
              <w:sz w:val="44"/>
              <w:szCs w:val="44"/>
            </w:rPr>
          </w:rPrChange>
        </w:rPr>
      </w:pPr>
      <w:ins w:id="1868" w:author="Cristian Sbrolli" w:date="2020-12-04T22:03:00Z">
        <w:r w:rsidRPr="005432E1">
          <w:rPr>
            <w:rStyle w:val="SubtleEmphasis"/>
            <w:rFonts w:cstheme="minorHAnsi"/>
            <w:sz w:val="24"/>
            <w:szCs w:val="24"/>
            <w:rPrChange w:id="1869"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1870"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1871" w:author="Cristian Sbrolli" w:date="2020-12-04T22:04:00Z">
              <w:rPr>
                <w:rStyle w:val="SubtleEmphasis"/>
                <w:rFonts w:ascii="Bell MT" w:hAnsi="Bell MT"/>
                <w:sz w:val="44"/>
                <w:szCs w:val="44"/>
              </w:rPr>
            </w:rPrChange>
          </w:rPr>
          <w:t xml:space="preserve">  and u1.userVisits = </w:t>
        </w:r>
        <w:proofErr w:type="spellStart"/>
        <w:r w:rsidRPr="005432E1">
          <w:rPr>
            <w:rStyle w:val="SubtleEmphasis"/>
            <w:rFonts w:cstheme="minorHAnsi"/>
            <w:sz w:val="24"/>
            <w:szCs w:val="24"/>
            <w:rPrChange w:id="1872"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1873" w:author="Cristian Sbrolli" w:date="2020-12-04T22:04:00Z">
              <w:rPr>
                <w:rStyle w:val="SubtleEmphasis"/>
                <w:rFonts w:ascii="Bell MT" w:hAnsi="Bell MT"/>
                <w:sz w:val="44"/>
                <w:szCs w:val="44"/>
              </w:rPr>
            </w:rPrChange>
          </w:rPr>
          <w:t xml:space="preserve"> + v and u1.userDevice = </w:t>
        </w:r>
        <w:proofErr w:type="spellStart"/>
        <w:r w:rsidRPr="005432E1">
          <w:rPr>
            <w:rStyle w:val="SubtleEmphasis"/>
            <w:rFonts w:cstheme="minorHAnsi"/>
            <w:sz w:val="24"/>
            <w:szCs w:val="24"/>
            <w:rPrChange w:id="1874" w:author="Cristian Sbrolli" w:date="2020-12-04T22:04:00Z">
              <w:rPr>
                <w:rStyle w:val="SubtleEmphasis"/>
                <w:rFonts w:ascii="Bell MT" w:hAnsi="Bell MT"/>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1875" w:author="Cristian Sbrolli" w:date="2020-12-04T22:03:00Z"/>
          <w:rStyle w:val="SubtleEmphasis"/>
          <w:rFonts w:cstheme="minorHAnsi"/>
          <w:sz w:val="24"/>
          <w:szCs w:val="24"/>
          <w:rPrChange w:id="1876" w:author="Cristian Sbrolli" w:date="2020-12-04T22:04:00Z">
            <w:rPr>
              <w:ins w:id="1877" w:author="Cristian Sbrolli" w:date="2020-12-04T22:03:00Z"/>
              <w:rStyle w:val="SubtleEmphasis"/>
              <w:rFonts w:ascii="Bell MT" w:hAnsi="Bell MT"/>
              <w:sz w:val="44"/>
              <w:szCs w:val="44"/>
            </w:rPr>
          </w:rPrChange>
        </w:rPr>
      </w:pPr>
      <w:ins w:id="1878" w:author="Cristian Sbrolli" w:date="2020-12-04T22:03:00Z">
        <w:r w:rsidRPr="005432E1">
          <w:rPr>
            <w:rStyle w:val="SubtleEmphasis"/>
            <w:rFonts w:cstheme="minorHAnsi"/>
            <w:sz w:val="24"/>
            <w:szCs w:val="24"/>
            <w:rPrChange w:id="1879" w:author="Cristian Sbrolli" w:date="2020-12-04T22:04:00Z">
              <w:rPr>
                <w:rStyle w:val="SubtleEmphasis"/>
                <w:rFonts w:ascii="Bell MT" w:hAnsi="Bell MT"/>
                <w:sz w:val="44"/>
                <w:szCs w:val="44"/>
              </w:rPr>
            </w:rPrChange>
          </w:rPr>
          <w:t>}</w:t>
        </w:r>
      </w:ins>
    </w:p>
    <w:p w14:paraId="6F0FA64E" w14:textId="77777777" w:rsidR="005432E1" w:rsidRPr="005432E1" w:rsidRDefault="005432E1" w:rsidP="005432E1">
      <w:pPr>
        <w:pStyle w:val="ListParagraph"/>
        <w:spacing w:line="240" w:lineRule="auto"/>
        <w:ind w:left="360"/>
        <w:rPr>
          <w:ins w:id="1880" w:author="Cristian Sbrolli" w:date="2020-12-04T22:03:00Z"/>
          <w:rStyle w:val="SubtleEmphasis"/>
          <w:rFonts w:cstheme="minorHAnsi"/>
          <w:sz w:val="24"/>
          <w:szCs w:val="24"/>
          <w:rPrChange w:id="1881" w:author="Cristian Sbrolli" w:date="2020-12-04T22:04:00Z">
            <w:rPr>
              <w:ins w:id="1882" w:author="Cristian Sbrolli" w:date="2020-12-04T22:03:00Z"/>
              <w:rStyle w:val="SubtleEmphasis"/>
              <w:rFonts w:ascii="Bell MT" w:hAnsi="Bell MT"/>
              <w:sz w:val="44"/>
              <w:szCs w:val="44"/>
            </w:rPr>
          </w:rPrChange>
        </w:rPr>
      </w:pPr>
    </w:p>
    <w:p w14:paraId="466BF6D2" w14:textId="77777777" w:rsidR="005432E1" w:rsidRPr="005432E1" w:rsidRDefault="005432E1" w:rsidP="005432E1">
      <w:pPr>
        <w:pStyle w:val="ListParagraph"/>
        <w:spacing w:line="240" w:lineRule="auto"/>
        <w:ind w:left="360"/>
        <w:rPr>
          <w:ins w:id="1883" w:author="Cristian Sbrolli" w:date="2020-12-04T22:03:00Z"/>
          <w:rStyle w:val="SubtleEmphasis"/>
          <w:rFonts w:cstheme="minorHAnsi"/>
          <w:sz w:val="24"/>
          <w:szCs w:val="24"/>
          <w:rPrChange w:id="1884" w:author="Cristian Sbrolli" w:date="2020-12-04T22:04:00Z">
            <w:rPr>
              <w:ins w:id="1885" w:author="Cristian Sbrolli" w:date="2020-12-04T22:03:00Z"/>
              <w:rStyle w:val="SubtleEmphasis"/>
              <w:rFonts w:ascii="Bell MT" w:hAnsi="Bell MT"/>
              <w:sz w:val="44"/>
              <w:szCs w:val="44"/>
            </w:rPr>
          </w:rPrChange>
        </w:rPr>
      </w:pPr>
      <w:ins w:id="1886" w:author="Cristian Sbrolli" w:date="2020-12-04T22:03:00Z">
        <w:r w:rsidRPr="005432E1">
          <w:rPr>
            <w:rStyle w:val="SubtleEmphasis"/>
            <w:rFonts w:cstheme="minorHAnsi"/>
            <w:sz w:val="24"/>
            <w:szCs w:val="24"/>
            <w:rPrChange w:id="1887" w:author="Cristian Sbrolli" w:date="2020-12-04T22:04:00Z">
              <w:rPr>
                <w:rStyle w:val="SubtleEmphasis"/>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1888" w:author="Cristian Sbrolli" w:date="2020-12-04T22:03:00Z"/>
          <w:rStyle w:val="SubtleEmphasis"/>
          <w:rFonts w:cstheme="minorHAnsi"/>
          <w:sz w:val="24"/>
          <w:szCs w:val="24"/>
          <w:rPrChange w:id="1889" w:author="Cristian Sbrolli" w:date="2020-12-04T22:04:00Z">
            <w:rPr>
              <w:ins w:id="1890" w:author="Cristian Sbrolli" w:date="2020-12-04T22:03:00Z"/>
              <w:rStyle w:val="SubtleEmphasis"/>
              <w:rFonts w:ascii="Bell MT" w:hAnsi="Bell MT"/>
              <w:sz w:val="44"/>
              <w:szCs w:val="44"/>
            </w:rPr>
          </w:rPrChange>
        </w:rPr>
      </w:pPr>
      <w:proofErr w:type="spellStart"/>
      <w:ins w:id="1891" w:author="Cristian Sbrolli" w:date="2020-12-04T22:03:00Z">
        <w:r w:rsidRPr="005432E1">
          <w:rPr>
            <w:rStyle w:val="SubtleEmphasis"/>
            <w:rFonts w:cstheme="minorHAnsi"/>
            <w:sz w:val="24"/>
            <w:szCs w:val="24"/>
            <w:rPrChange w:id="1892"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89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94"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1895"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1896"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897"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1898"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899" w:author="Cristian Sbrolli" w:date="2020-12-04T22:04:00Z">
              <w:rPr>
                <w:rStyle w:val="SubtleEmphasis"/>
                <w:rFonts w:ascii="Bell MT" w:hAnsi="Bell MT"/>
                <w:sz w:val="44"/>
                <w:szCs w:val="44"/>
              </w:rPr>
            </w:rPrChange>
          </w:rPr>
          <w:t>]{</w:t>
        </w:r>
      </w:ins>
    </w:p>
    <w:p w14:paraId="182CAE7D" w14:textId="77777777" w:rsidR="005432E1" w:rsidRPr="005432E1" w:rsidRDefault="005432E1" w:rsidP="005432E1">
      <w:pPr>
        <w:pStyle w:val="ListParagraph"/>
        <w:spacing w:line="240" w:lineRule="auto"/>
        <w:ind w:left="360"/>
        <w:rPr>
          <w:ins w:id="1900" w:author="Cristian Sbrolli" w:date="2020-12-04T22:03:00Z"/>
          <w:rStyle w:val="SubtleEmphasis"/>
          <w:rFonts w:cstheme="minorHAnsi"/>
          <w:sz w:val="24"/>
          <w:szCs w:val="24"/>
          <w:rPrChange w:id="1901" w:author="Cristian Sbrolli" w:date="2020-12-04T22:04:00Z">
            <w:rPr>
              <w:ins w:id="1902" w:author="Cristian Sbrolli" w:date="2020-12-04T22:03:00Z"/>
              <w:rStyle w:val="SubtleEmphasis"/>
              <w:rFonts w:ascii="Bell MT" w:hAnsi="Bell MT"/>
              <w:sz w:val="44"/>
              <w:szCs w:val="44"/>
            </w:rPr>
          </w:rPrChange>
        </w:rPr>
      </w:pPr>
      <w:ins w:id="1903" w:author="Cristian Sbrolli" w:date="2020-12-04T22:03:00Z">
        <w:r w:rsidRPr="005432E1">
          <w:rPr>
            <w:rStyle w:val="SubtleEmphasis"/>
            <w:rFonts w:cstheme="minorHAnsi"/>
            <w:sz w:val="24"/>
            <w:szCs w:val="24"/>
            <w:rPrChange w:id="1904" w:author="Cristian Sbrolli" w:date="2020-12-04T22:04:00Z">
              <w:rPr>
                <w:rStyle w:val="SubtleEmphasis"/>
                <w:rFonts w:ascii="Bell MT" w:hAnsi="Bell MT"/>
                <w:sz w:val="44"/>
                <w:szCs w:val="44"/>
              </w:rPr>
            </w:rPrChange>
          </w:rPr>
          <w:t>u1.userPTickets=</w:t>
        </w:r>
        <w:proofErr w:type="spellStart"/>
        <w:r w:rsidRPr="005432E1">
          <w:rPr>
            <w:rStyle w:val="SubtleEmphasis"/>
            <w:rFonts w:cstheme="minorHAnsi"/>
            <w:sz w:val="24"/>
            <w:szCs w:val="24"/>
            <w:rPrChange w:id="1905" w:author="Cristian Sbrolli" w:date="2020-12-04T22:04:00Z">
              <w:rPr>
                <w:rStyle w:val="SubtleEmphasis"/>
                <w:rFonts w:ascii="Bell MT" w:hAnsi="Bell MT"/>
                <w:sz w:val="44"/>
                <w:szCs w:val="44"/>
              </w:rPr>
            </w:rPrChange>
          </w:rPr>
          <w:t>u.userPTickets</w:t>
        </w:r>
        <w:proofErr w:type="spellEnd"/>
        <w:r w:rsidRPr="005432E1">
          <w:rPr>
            <w:rStyle w:val="SubtleEmphasis"/>
            <w:rFonts w:cstheme="minorHAnsi"/>
            <w:sz w:val="24"/>
            <w:szCs w:val="24"/>
            <w:rPrChange w:id="1906" w:author="Cristian Sbrolli" w:date="2020-12-04T22:04:00Z">
              <w:rPr>
                <w:rStyle w:val="SubtleEmphasis"/>
                <w:rFonts w:ascii="Bell MT" w:hAnsi="Bell MT"/>
                <w:sz w:val="44"/>
                <w:szCs w:val="44"/>
              </w:rPr>
            </w:rPrChange>
          </w:rPr>
          <w:t xml:space="preserve"> + t</w:t>
        </w:r>
      </w:ins>
    </w:p>
    <w:p w14:paraId="75F64407" w14:textId="053F31DA" w:rsidR="00D45746" w:rsidRDefault="005432E1" w:rsidP="00D45746">
      <w:pPr>
        <w:pStyle w:val="ListParagraph"/>
        <w:spacing w:line="240" w:lineRule="auto"/>
        <w:ind w:left="360"/>
        <w:rPr>
          <w:ins w:id="1907" w:author="Cristian Sbrolli" w:date="2020-12-05T01:45:00Z"/>
          <w:rStyle w:val="SubtleEmphasis"/>
          <w:rFonts w:cstheme="minorHAnsi"/>
          <w:sz w:val="24"/>
          <w:szCs w:val="24"/>
        </w:rPr>
      </w:pPr>
      <w:ins w:id="1908" w:author="Cristian Sbrolli" w:date="2020-12-04T22:03:00Z">
        <w:r w:rsidRPr="005432E1">
          <w:rPr>
            <w:rStyle w:val="SubtleEmphasis"/>
            <w:rFonts w:cstheme="minorHAnsi"/>
            <w:sz w:val="24"/>
            <w:szCs w:val="24"/>
            <w:rPrChange w:id="1909" w:author="Cristian Sbrolli" w:date="2020-12-04T22:04:00Z">
              <w:rPr>
                <w:rStyle w:val="SubtleEmphasis"/>
                <w:rFonts w:ascii="Bell MT" w:hAnsi="Bell MT"/>
                <w:sz w:val="44"/>
                <w:szCs w:val="44"/>
              </w:rPr>
            </w:rPrChange>
          </w:rPr>
          <w:t>}</w:t>
        </w:r>
      </w:ins>
    </w:p>
    <w:p w14:paraId="6468224E" w14:textId="77777777" w:rsidR="0071654A" w:rsidRDefault="0071654A" w:rsidP="00D45746">
      <w:pPr>
        <w:pStyle w:val="ListParagraph"/>
        <w:spacing w:line="240" w:lineRule="auto"/>
        <w:ind w:left="360"/>
        <w:rPr>
          <w:ins w:id="1910" w:author="Cristian Sbrolli" w:date="2020-12-04T22:46:00Z"/>
          <w:rStyle w:val="SubtleEmphasis"/>
          <w:rFonts w:cstheme="minorHAnsi"/>
          <w:sz w:val="24"/>
          <w:szCs w:val="24"/>
        </w:rPr>
      </w:pPr>
    </w:p>
    <w:p w14:paraId="2F41F0A8" w14:textId="15300933" w:rsidR="000477F7" w:rsidRPr="000477F7" w:rsidRDefault="000477F7">
      <w:pPr>
        <w:pStyle w:val="ListParagraph"/>
        <w:numPr>
          <w:ilvl w:val="0"/>
          <w:numId w:val="74"/>
        </w:numPr>
        <w:spacing w:line="240" w:lineRule="auto"/>
        <w:rPr>
          <w:ins w:id="1911" w:author="Cristian Sbrolli" w:date="2020-12-05T00:11:00Z"/>
          <w:rStyle w:val="SubtleEmphasis"/>
          <w:rFonts w:ascii="Bell MT" w:hAnsi="Bell MT" w:cstheme="minorHAnsi"/>
          <w:sz w:val="44"/>
          <w:szCs w:val="44"/>
          <w:rPrChange w:id="1912" w:author="Cristian Sbrolli" w:date="2020-12-05T00:13:00Z">
            <w:rPr>
              <w:ins w:id="1913" w:author="Cristian Sbrolli" w:date="2020-12-05T00:11:00Z"/>
              <w:rStyle w:val="SubtleEmphasis"/>
              <w:rFonts w:cstheme="minorHAnsi"/>
              <w:sz w:val="24"/>
              <w:szCs w:val="24"/>
            </w:rPr>
          </w:rPrChange>
        </w:rPr>
        <w:pPrChange w:id="1914" w:author="Cristian Sbrolli" w:date="2020-12-05T00:13:00Z">
          <w:pPr>
            <w:pStyle w:val="ListParagraph"/>
            <w:spacing w:line="240" w:lineRule="auto"/>
            <w:ind w:left="360"/>
          </w:pPr>
        </w:pPrChange>
      </w:pPr>
      <w:ins w:id="1915" w:author="Cristian Sbrolli" w:date="2020-12-05T00:11:00Z">
        <w:r w:rsidRPr="000477F7">
          <w:rPr>
            <w:rStyle w:val="SubtleEmphasis"/>
            <w:rFonts w:ascii="Bell MT" w:hAnsi="Bell MT" w:cstheme="minorHAnsi"/>
            <w:sz w:val="44"/>
            <w:szCs w:val="44"/>
            <w:rPrChange w:id="1916" w:author="Cristian Sbrolli" w:date="2020-12-05T00:13:00Z">
              <w:rPr>
                <w:rStyle w:val="SubtleEmphasis"/>
                <w:rFonts w:cstheme="minorHAnsi"/>
                <w:sz w:val="24"/>
                <w:szCs w:val="24"/>
              </w:rPr>
            </w:rPrChange>
          </w:rPr>
          <w:t>Facts</w:t>
        </w:r>
      </w:ins>
    </w:p>
    <w:p w14:paraId="7279817B" w14:textId="77777777" w:rsidR="000477F7" w:rsidRPr="005432E1" w:rsidRDefault="000477F7" w:rsidP="005432E1">
      <w:pPr>
        <w:pStyle w:val="ListParagraph"/>
        <w:spacing w:line="240" w:lineRule="auto"/>
        <w:ind w:left="360"/>
        <w:rPr>
          <w:ins w:id="1917" w:author="Cristian Sbrolli" w:date="2020-12-04T22:03:00Z"/>
          <w:rStyle w:val="SubtleEmphasis"/>
          <w:rFonts w:cstheme="minorHAnsi"/>
          <w:sz w:val="24"/>
          <w:szCs w:val="24"/>
          <w:rPrChange w:id="1918" w:author="Cristian Sbrolli" w:date="2020-12-04T22:04:00Z">
            <w:rPr>
              <w:ins w:id="1919" w:author="Cristian Sbrolli" w:date="2020-12-04T22:03:00Z"/>
              <w:rStyle w:val="SubtleEmphasis"/>
              <w:rFonts w:ascii="Bell MT" w:hAnsi="Bell MT"/>
              <w:sz w:val="44"/>
              <w:szCs w:val="44"/>
            </w:rPr>
          </w:rPrChange>
        </w:rPr>
      </w:pPr>
    </w:p>
    <w:p w14:paraId="574C5909" w14:textId="77777777" w:rsidR="005432E1" w:rsidRPr="005432E1" w:rsidRDefault="005432E1" w:rsidP="005432E1">
      <w:pPr>
        <w:pStyle w:val="ListParagraph"/>
        <w:spacing w:line="240" w:lineRule="auto"/>
        <w:ind w:left="360"/>
        <w:rPr>
          <w:ins w:id="1920" w:author="Cristian Sbrolli" w:date="2020-12-04T22:03:00Z"/>
          <w:rStyle w:val="SubtleEmphasis"/>
          <w:rFonts w:cstheme="minorHAnsi"/>
          <w:sz w:val="24"/>
          <w:szCs w:val="24"/>
          <w:rPrChange w:id="1921" w:author="Cristian Sbrolli" w:date="2020-12-04T22:04:00Z">
            <w:rPr>
              <w:ins w:id="1922" w:author="Cristian Sbrolli" w:date="2020-12-04T22:03:00Z"/>
              <w:rStyle w:val="SubtleEmphasis"/>
              <w:rFonts w:ascii="Bell MT" w:hAnsi="Bell MT"/>
              <w:sz w:val="44"/>
              <w:szCs w:val="44"/>
            </w:rPr>
          </w:rPrChange>
        </w:rPr>
      </w:pPr>
      <w:ins w:id="1923" w:author="Cristian Sbrolli" w:date="2020-12-04T22:03:00Z">
        <w:r w:rsidRPr="005432E1">
          <w:rPr>
            <w:rStyle w:val="SubtleEmphasis"/>
            <w:rFonts w:cstheme="minorHAnsi"/>
            <w:sz w:val="24"/>
            <w:szCs w:val="24"/>
            <w:rPrChange w:id="1924" w:author="Cristian Sbrolli" w:date="2020-12-04T22:04:00Z">
              <w:rPr>
                <w:rStyle w:val="SubtleEmphasis"/>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1925" w:author="Cristian Sbrolli" w:date="2020-12-04T22:03:00Z"/>
          <w:rStyle w:val="SubtleEmphasis"/>
          <w:rFonts w:cstheme="minorHAnsi"/>
          <w:sz w:val="24"/>
          <w:szCs w:val="24"/>
          <w:rPrChange w:id="1926" w:author="Cristian Sbrolli" w:date="2020-12-04T22:04:00Z">
            <w:rPr>
              <w:ins w:id="1927" w:author="Cristian Sbrolli" w:date="2020-12-04T22:03:00Z"/>
              <w:rStyle w:val="SubtleEmphasis"/>
              <w:rFonts w:ascii="Bell MT" w:hAnsi="Bell MT"/>
              <w:sz w:val="44"/>
              <w:szCs w:val="44"/>
            </w:rPr>
          </w:rPrChange>
        </w:rPr>
      </w:pPr>
      <w:ins w:id="1928" w:author="Cristian Sbrolli" w:date="2020-12-04T22:03:00Z">
        <w:r w:rsidRPr="005432E1">
          <w:rPr>
            <w:rStyle w:val="SubtleEmphasis"/>
            <w:rFonts w:cstheme="minorHAnsi"/>
            <w:sz w:val="24"/>
            <w:szCs w:val="24"/>
            <w:rPrChange w:id="1929" w:author="Cristian Sbrolli" w:date="2020-12-04T22:04:00Z">
              <w:rPr>
                <w:rStyle w:val="SubtleEmphasis"/>
                <w:rFonts w:ascii="Bell MT" w:hAnsi="Bell MT"/>
                <w:sz w:val="44"/>
                <w:szCs w:val="44"/>
              </w:rPr>
            </w:rPrChange>
          </w:rPr>
          <w:t>fact{</w:t>
        </w:r>
      </w:ins>
    </w:p>
    <w:p w14:paraId="5ADFA6EE" w14:textId="77777777" w:rsidR="005432E1" w:rsidRPr="005432E1" w:rsidRDefault="005432E1" w:rsidP="005432E1">
      <w:pPr>
        <w:pStyle w:val="ListParagraph"/>
        <w:spacing w:line="240" w:lineRule="auto"/>
        <w:ind w:left="360"/>
        <w:rPr>
          <w:ins w:id="1930" w:author="Cristian Sbrolli" w:date="2020-12-04T22:03:00Z"/>
          <w:rStyle w:val="SubtleEmphasis"/>
          <w:rFonts w:cstheme="minorHAnsi"/>
          <w:sz w:val="24"/>
          <w:szCs w:val="24"/>
          <w:rPrChange w:id="1931" w:author="Cristian Sbrolli" w:date="2020-12-04T22:04:00Z">
            <w:rPr>
              <w:ins w:id="1932" w:author="Cristian Sbrolli" w:date="2020-12-04T22:03:00Z"/>
              <w:rStyle w:val="SubtleEmphasis"/>
              <w:rFonts w:ascii="Bell MT" w:hAnsi="Bell MT"/>
              <w:sz w:val="44"/>
              <w:szCs w:val="44"/>
            </w:rPr>
          </w:rPrChange>
        </w:rPr>
      </w:pPr>
      <w:ins w:id="1933" w:author="Cristian Sbrolli" w:date="2020-12-04T22:03:00Z">
        <w:r w:rsidRPr="005432E1">
          <w:rPr>
            <w:rStyle w:val="SubtleEmphasis"/>
            <w:rFonts w:cstheme="minorHAnsi"/>
            <w:sz w:val="24"/>
            <w:szCs w:val="24"/>
            <w:rPrChange w:id="1934" w:author="Cristian Sbrolli" w:date="2020-12-04T22:04:00Z">
              <w:rPr>
                <w:rStyle w:val="SubtleEmphasis"/>
                <w:rFonts w:ascii="Bell MT" w:hAnsi="Bell MT"/>
                <w:sz w:val="44"/>
                <w:szCs w:val="44"/>
              </w:rPr>
            </w:rPrChange>
          </w:rPr>
          <w:t xml:space="preserve">all m: Market, d: Date, t: </w:t>
        </w:r>
        <w:proofErr w:type="spellStart"/>
        <w:r w:rsidRPr="005432E1">
          <w:rPr>
            <w:rStyle w:val="SubtleEmphasis"/>
            <w:rFonts w:cstheme="minorHAnsi"/>
            <w:sz w:val="24"/>
            <w:szCs w:val="24"/>
            <w:rPrChange w:id="1935"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936" w:author="Cristian Sbrolli" w:date="2020-12-04T22:04:00Z">
              <w:rPr>
                <w:rStyle w:val="SubtleEmphasis"/>
                <w:rFonts w:ascii="Bell MT" w:hAnsi="Bell MT"/>
                <w:sz w:val="44"/>
                <w:szCs w:val="44"/>
              </w:rPr>
            </w:rPrChange>
          </w:rPr>
          <w:t xml:space="preserve"> | </w:t>
        </w:r>
      </w:ins>
    </w:p>
    <w:p w14:paraId="5113CEB4" w14:textId="77777777" w:rsidR="005432E1" w:rsidRPr="005432E1" w:rsidRDefault="005432E1" w:rsidP="005432E1">
      <w:pPr>
        <w:pStyle w:val="ListParagraph"/>
        <w:spacing w:line="240" w:lineRule="auto"/>
        <w:ind w:left="360"/>
        <w:rPr>
          <w:ins w:id="1937" w:author="Cristian Sbrolli" w:date="2020-12-04T22:03:00Z"/>
          <w:rStyle w:val="SubtleEmphasis"/>
          <w:rFonts w:cstheme="minorHAnsi"/>
          <w:sz w:val="24"/>
          <w:szCs w:val="24"/>
          <w:rPrChange w:id="1938" w:author="Cristian Sbrolli" w:date="2020-12-04T22:04:00Z">
            <w:rPr>
              <w:ins w:id="1939" w:author="Cristian Sbrolli" w:date="2020-12-04T22:03:00Z"/>
              <w:rStyle w:val="SubtleEmphasis"/>
              <w:rFonts w:ascii="Bell MT" w:hAnsi="Bell MT"/>
              <w:sz w:val="44"/>
              <w:szCs w:val="44"/>
            </w:rPr>
          </w:rPrChange>
        </w:rPr>
      </w:pPr>
      <w:ins w:id="1940" w:author="Cristian Sbrolli" w:date="2020-12-04T22:03:00Z">
        <w:r w:rsidRPr="005432E1">
          <w:rPr>
            <w:rStyle w:val="SubtleEmphasis"/>
            <w:rFonts w:cstheme="minorHAnsi"/>
            <w:sz w:val="24"/>
            <w:szCs w:val="24"/>
            <w:rPrChange w:id="1941" w:author="Cristian Sbrolli" w:date="2020-12-04T22:04:00Z">
              <w:rPr>
                <w:rStyle w:val="SubtleEmphasis"/>
                <w:rFonts w:ascii="Bell MT" w:hAnsi="Bell MT"/>
                <w:sz w:val="44"/>
                <w:szCs w:val="44"/>
              </w:rPr>
            </w:rPrChange>
          </w:rPr>
          <w:tab/>
          <w:t xml:space="preserve">let </w:t>
        </w:r>
        <w:proofErr w:type="spellStart"/>
        <w:r w:rsidRPr="005432E1">
          <w:rPr>
            <w:rStyle w:val="SubtleEmphasis"/>
            <w:rFonts w:cstheme="minorHAnsi"/>
            <w:sz w:val="24"/>
            <w:szCs w:val="24"/>
            <w:rPrChange w:id="1942" w:author="Cristian Sbrolli" w:date="2020-12-04T22:04:00Z">
              <w:rPr>
                <w:rStyle w:val="SubtleEmphasis"/>
                <w:rFonts w:ascii="Bell MT" w:hAnsi="Bell MT"/>
                <w:sz w:val="44"/>
                <w:szCs w:val="44"/>
              </w:rPr>
            </w:rPrChange>
          </w:rPr>
          <w:t>marketTickets</w:t>
        </w:r>
        <w:proofErr w:type="spellEnd"/>
        <w:r w:rsidRPr="005432E1">
          <w:rPr>
            <w:rStyle w:val="SubtleEmphasis"/>
            <w:rFonts w:cstheme="minorHAnsi"/>
            <w:sz w:val="24"/>
            <w:szCs w:val="24"/>
            <w:rPrChange w:id="194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44"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94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946"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1947" w:author="Cristian Sbrolli" w:date="2020-12-04T22:04:00Z">
              <w:rPr>
                <w:rStyle w:val="SubtleEmphasis"/>
                <w:rFonts w:ascii="Bell MT" w:hAnsi="Bell MT"/>
                <w:sz w:val="44"/>
                <w:szCs w:val="44"/>
              </w:rPr>
            </w:rPrChange>
          </w:rPr>
          <w:t>] |</w:t>
        </w:r>
      </w:ins>
    </w:p>
    <w:p w14:paraId="7FEDABD9" w14:textId="77777777" w:rsidR="005432E1" w:rsidRPr="005432E1" w:rsidRDefault="005432E1" w:rsidP="005432E1">
      <w:pPr>
        <w:pStyle w:val="ListParagraph"/>
        <w:spacing w:line="240" w:lineRule="auto"/>
        <w:ind w:left="360"/>
        <w:rPr>
          <w:ins w:id="1948" w:author="Cristian Sbrolli" w:date="2020-12-04T22:03:00Z"/>
          <w:rStyle w:val="SubtleEmphasis"/>
          <w:rFonts w:cstheme="minorHAnsi"/>
          <w:sz w:val="24"/>
          <w:szCs w:val="24"/>
          <w:rPrChange w:id="1949" w:author="Cristian Sbrolli" w:date="2020-12-04T22:04:00Z">
            <w:rPr>
              <w:ins w:id="1950" w:author="Cristian Sbrolli" w:date="2020-12-04T22:03:00Z"/>
              <w:rStyle w:val="SubtleEmphasis"/>
              <w:rFonts w:ascii="Bell MT" w:hAnsi="Bell MT"/>
              <w:sz w:val="44"/>
              <w:szCs w:val="44"/>
            </w:rPr>
          </w:rPrChange>
        </w:rPr>
      </w:pPr>
      <w:ins w:id="1951" w:author="Cristian Sbrolli" w:date="2020-12-04T22:03:00Z">
        <w:r w:rsidRPr="005432E1">
          <w:rPr>
            <w:rStyle w:val="SubtleEmphasis"/>
            <w:rFonts w:cstheme="minorHAnsi"/>
            <w:sz w:val="24"/>
            <w:szCs w:val="24"/>
            <w:rPrChange w:id="19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53" w:author="Cristian Sbrolli" w:date="2020-12-04T22:04:00Z">
              <w:rPr>
                <w:rStyle w:val="SubtleEmphasis"/>
                <w:rFonts w:ascii="Bell MT" w:hAnsi="Bell MT"/>
                <w:sz w:val="44"/>
                <w:szCs w:val="44"/>
              </w:rPr>
            </w:rPrChange>
          </w:rPr>
          <w:tab/>
          <w:t xml:space="preserve">#(marketTickets &amp; </w:t>
        </w:r>
        <w:proofErr w:type="spellStart"/>
        <w:r w:rsidRPr="005432E1">
          <w:rPr>
            <w:rStyle w:val="SubtleEmphasis"/>
            <w:rFonts w:cstheme="minorHAnsi"/>
            <w:sz w:val="24"/>
            <w:szCs w:val="24"/>
            <w:rPrChange w:id="1954"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1955" w:author="Cristian Sbrolli" w:date="2020-12-04T22:04:00Z">
              <w:rPr>
                <w:rStyle w:val="SubtleEmphasis"/>
                <w:rFonts w:ascii="Bell MT" w:hAnsi="Bell MT"/>
                <w:sz w:val="44"/>
                <w:szCs w:val="44"/>
              </w:rPr>
            </w:rPrChange>
          </w:rPr>
          <w:t xml:space="preserve"> &amp; ticketTimeSlot.t) &lt;= </w:t>
        </w:r>
        <w:proofErr w:type="spellStart"/>
        <w:r w:rsidRPr="005432E1">
          <w:rPr>
            <w:rStyle w:val="SubtleEmphasis"/>
            <w:rFonts w:cstheme="minorHAnsi"/>
            <w:sz w:val="24"/>
            <w:szCs w:val="24"/>
            <w:rPrChange w:id="1956" w:author="Cristian Sbrolli" w:date="2020-12-04T22:04:00Z">
              <w:rPr>
                <w:rStyle w:val="SubtleEmphasis"/>
                <w:rFonts w:ascii="Bell MT" w:hAnsi="Bell MT"/>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1957" w:author="Cristian Sbrolli" w:date="2020-12-04T22:03:00Z"/>
          <w:rStyle w:val="SubtleEmphasis"/>
          <w:rFonts w:cstheme="minorHAnsi"/>
          <w:sz w:val="24"/>
          <w:szCs w:val="24"/>
          <w:rPrChange w:id="1958" w:author="Cristian Sbrolli" w:date="2020-12-04T22:04:00Z">
            <w:rPr>
              <w:ins w:id="1959" w:author="Cristian Sbrolli" w:date="2020-12-04T22:03:00Z"/>
              <w:rStyle w:val="SubtleEmphasis"/>
              <w:rFonts w:ascii="Bell MT" w:hAnsi="Bell MT"/>
              <w:sz w:val="44"/>
              <w:szCs w:val="44"/>
            </w:rPr>
          </w:rPrChange>
        </w:rPr>
      </w:pPr>
      <w:ins w:id="1960" w:author="Cristian Sbrolli" w:date="2020-12-04T22:03:00Z">
        <w:r w:rsidRPr="005432E1">
          <w:rPr>
            <w:rStyle w:val="SubtleEmphasis"/>
            <w:rFonts w:cstheme="minorHAnsi"/>
            <w:sz w:val="24"/>
            <w:szCs w:val="24"/>
            <w:rPrChange w:id="1961" w:author="Cristian Sbrolli" w:date="2020-12-04T22:04:00Z">
              <w:rPr>
                <w:rStyle w:val="SubtleEmphasis"/>
                <w:rFonts w:ascii="Bell MT" w:hAnsi="Bell MT"/>
                <w:sz w:val="44"/>
                <w:szCs w:val="44"/>
              </w:rPr>
            </w:rPrChange>
          </w:rPr>
          <w:t>}</w:t>
        </w:r>
      </w:ins>
    </w:p>
    <w:p w14:paraId="3B047572" w14:textId="77777777" w:rsidR="005432E1" w:rsidRPr="005432E1" w:rsidRDefault="005432E1" w:rsidP="005432E1">
      <w:pPr>
        <w:pStyle w:val="ListParagraph"/>
        <w:spacing w:line="240" w:lineRule="auto"/>
        <w:ind w:left="360"/>
        <w:rPr>
          <w:ins w:id="1962" w:author="Cristian Sbrolli" w:date="2020-12-04T22:03:00Z"/>
          <w:rStyle w:val="SubtleEmphasis"/>
          <w:rFonts w:cstheme="minorHAnsi"/>
          <w:sz w:val="24"/>
          <w:szCs w:val="24"/>
          <w:rPrChange w:id="1963" w:author="Cristian Sbrolli" w:date="2020-12-04T22:04:00Z">
            <w:rPr>
              <w:ins w:id="1964" w:author="Cristian Sbrolli" w:date="2020-12-04T22:03:00Z"/>
              <w:rStyle w:val="SubtleEmphasis"/>
              <w:rFonts w:ascii="Bell MT" w:hAnsi="Bell MT"/>
              <w:sz w:val="44"/>
              <w:szCs w:val="44"/>
            </w:rPr>
          </w:rPrChange>
        </w:rPr>
      </w:pPr>
    </w:p>
    <w:p w14:paraId="351A78B9" w14:textId="77777777" w:rsidR="005432E1" w:rsidRPr="005432E1" w:rsidRDefault="005432E1" w:rsidP="005432E1">
      <w:pPr>
        <w:pStyle w:val="ListParagraph"/>
        <w:spacing w:line="240" w:lineRule="auto"/>
        <w:ind w:left="360"/>
        <w:rPr>
          <w:ins w:id="1965" w:author="Cristian Sbrolli" w:date="2020-12-04T22:03:00Z"/>
          <w:rStyle w:val="SubtleEmphasis"/>
          <w:rFonts w:cstheme="minorHAnsi"/>
          <w:sz w:val="24"/>
          <w:szCs w:val="24"/>
          <w:rPrChange w:id="1966" w:author="Cristian Sbrolli" w:date="2020-12-04T22:04:00Z">
            <w:rPr>
              <w:ins w:id="1967" w:author="Cristian Sbrolli" w:date="2020-12-04T22:03:00Z"/>
              <w:rStyle w:val="SubtleEmphasis"/>
              <w:rFonts w:ascii="Bell MT" w:hAnsi="Bell MT"/>
              <w:sz w:val="44"/>
              <w:szCs w:val="44"/>
            </w:rPr>
          </w:rPrChange>
        </w:rPr>
      </w:pPr>
      <w:ins w:id="1968" w:author="Cristian Sbrolli" w:date="2020-12-04T22:03:00Z">
        <w:r w:rsidRPr="005432E1">
          <w:rPr>
            <w:rStyle w:val="SubtleEmphasis"/>
            <w:rFonts w:cstheme="minorHAnsi"/>
            <w:sz w:val="24"/>
            <w:szCs w:val="24"/>
            <w:rPrChange w:id="1969" w:author="Cristian Sbrolli" w:date="2020-12-04T22:04:00Z">
              <w:rPr>
                <w:rStyle w:val="SubtleEmphasis"/>
                <w:rFonts w:ascii="Bell MT" w:hAnsi="Bell MT"/>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1970" w:author="Cristian Sbrolli" w:date="2020-12-04T22:03:00Z"/>
          <w:rStyle w:val="SubtleEmphasis"/>
          <w:rFonts w:cstheme="minorHAnsi"/>
          <w:sz w:val="24"/>
          <w:szCs w:val="24"/>
          <w:rPrChange w:id="1971" w:author="Cristian Sbrolli" w:date="2020-12-04T22:04:00Z">
            <w:rPr>
              <w:ins w:id="1972" w:author="Cristian Sbrolli" w:date="2020-12-04T22:03:00Z"/>
              <w:rStyle w:val="SubtleEmphasis"/>
              <w:rFonts w:ascii="Bell MT" w:hAnsi="Bell MT"/>
              <w:sz w:val="44"/>
              <w:szCs w:val="44"/>
            </w:rPr>
          </w:rPrChange>
        </w:rPr>
      </w:pPr>
      <w:ins w:id="1973" w:author="Cristian Sbrolli" w:date="2020-12-04T22:03:00Z">
        <w:r w:rsidRPr="005432E1">
          <w:rPr>
            <w:rStyle w:val="SubtleEmphasis"/>
            <w:rFonts w:cstheme="minorHAnsi"/>
            <w:sz w:val="24"/>
            <w:szCs w:val="24"/>
            <w:rPrChange w:id="1974" w:author="Cristian Sbrolli" w:date="2020-12-04T22:04:00Z">
              <w:rPr>
                <w:rStyle w:val="SubtleEmphasis"/>
                <w:rFonts w:ascii="Bell MT" w:hAnsi="Bell MT"/>
                <w:sz w:val="44"/>
                <w:szCs w:val="44"/>
              </w:rPr>
            </w:rPrChange>
          </w:rPr>
          <w:t>fact{</w:t>
        </w:r>
      </w:ins>
    </w:p>
    <w:p w14:paraId="3F0A6A8E" w14:textId="77777777" w:rsidR="005432E1" w:rsidRPr="005432E1" w:rsidRDefault="005432E1" w:rsidP="005432E1">
      <w:pPr>
        <w:pStyle w:val="ListParagraph"/>
        <w:spacing w:line="240" w:lineRule="auto"/>
        <w:ind w:left="360"/>
        <w:rPr>
          <w:ins w:id="1975" w:author="Cristian Sbrolli" w:date="2020-12-04T22:03:00Z"/>
          <w:rStyle w:val="SubtleEmphasis"/>
          <w:rFonts w:cstheme="minorHAnsi"/>
          <w:sz w:val="24"/>
          <w:szCs w:val="24"/>
          <w:rPrChange w:id="1976" w:author="Cristian Sbrolli" w:date="2020-12-04T22:04:00Z">
            <w:rPr>
              <w:ins w:id="1977" w:author="Cristian Sbrolli" w:date="2020-12-04T22:03:00Z"/>
              <w:rStyle w:val="SubtleEmphasis"/>
              <w:rFonts w:ascii="Bell MT" w:hAnsi="Bell MT"/>
              <w:sz w:val="44"/>
              <w:szCs w:val="44"/>
            </w:rPr>
          </w:rPrChange>
        </w:rPr>
      </w:pPr>
      <w:ins w:id="1978" w:author="Cristian Sbrolli" w:date="2020-12-04T22:03:00Z">
        <w:r w:rsidRPr="005432E1">
          <w:rPr>
            <w:rStyle w:val="SubtleEmphasis"/>
            <w:rFonts w:cstheme="minorHAnsi"/>
            <w:sz w:val="24"/>
            <w:szCs w:val="24"/>
            <w:rPrChange w:id="1979" w:author="Cristian Sbrolli" w:date="2020-12-04T22:04:00Z">
              <w:rPr>
                <w:rStyle w:val="SubtleEmphasis"/>
                <w:rFonts w:ascii="Bell MT" w:hAnsi="Bell MT"/>
                <w:sz w:val="44"/>
                <w:szCs w:val="44"/>
              </w:rPr>
            </w:rPrChange>
          </w:rPr>
          <w:t xml:space="preserve">all vu: </w:t>
        </w:r>
        <w:proofErr w:type="spellStart"/>
        <w:r w:rsidRPr="005432E1">
          <w:rPr>
            <w:rStyle w:val="SubtleEmphasis"/>
            <w:rFonts w:cstheme="minorHAnsi"/>
            <w:sz w:val="24"/>
            <w:szCs w:val="24"/>
            <w:rPrChange w:id="1980"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98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982" w:author="Cristian Sbrolli" w:date="2020-12-04T22:04:00Z">
              <w:rPr>
                <w:rStyle w:val="SubtleEmphasis"/>
                <w:rFonts w:ascii="Bell MT" w:hAnsi="Bell MT"/>
                <w:sz w:val="44"/>
                <w:szCs w:val="44"/>
              </w:rPr>
            </w:rPrChange>
          </w:rPr>
          <w:t>vu.userStatus</w:t>
        </w:r>
        <w:proofErr w:type="spellEnd"/>
        <w:r w:rsidRPr="005432E1">
          <w:rPr>
            <w:rStyle w:val="SubtleEmphasis"/>
            <w:rFonts w:cstheme="minorHAnsi"/>
            <w:sz w:val="24"/>
            <w:szCs w:val="24"/>
            <w:rPrChange w:id="1983"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1984"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985" w:author="Cristian Sbrolli" w:date="2020-12-04T22:04:00Z">
              <w:rPr>
                <w:rStyle w:val="SubtleEmphasis"/>
                <w:rFonts w:ascii="Bell MT" w:hAnsi="Bell MT"/>
                <w:sz w:val="44"/>
                <w:szCs w:val="44"/>
              </w:rPr>
            </w:rPrChange>
          </w:rPr>
          <w:t xml:space="preserve"> </w:t>
        </w:r>
      </w:ins>
    </w:p>
    <w:p w14:paraId="0DA69BC9" w14:textId="77777777" w:rsidR="005432E1" w:rsidRPr="005432E1" w:rsidRDefault="005432E1" w:rsidP="005432E1">
      <w:pPr>
        <w:pStyle w:val="ListParagraph"/>
        <w:spacing w:line="240" w:lineRule="auto"/>
        <w:ind w:left="360"/>
        <w:rPr>
          <w:ins w:id="1986" w:author="Cristian Sbrolli" w:date="2020-12-04T22:03:00Z"/>
          <w:rStyle w:val="SubtleEmphasis"/>
          <w:rFonts w:cstheme="minorHAnsi"/>
          <w:sz w:val="24"/>
          <w:szCs w:val="24"/>
          <w:rPrChange w:id="1987" w:author="Cristian Sbrolli" w:date="2020-12-04T22:04:00Z">
            <w:rPr>
              <w:ins w:id="1988" w:author="Cristian Sbrolli" w:date="2020-12-04T22:03:00Z"/>
              <w:rStyle w:val="SubtleEmphasis"/>
              <w:rFonts w:ascii="Bell MT" w:hAnsi="Bell MT"/>
              <w:sz w:val="44"/>
              <w:szCs w:val="44"/>
            </w:rPr>
          </w:rPrChange>
        </w:rPr>
      </w:pPr>
      <w:ins w:id="1989" w:author="Cristian Sbrolli" w:date="2020-12-04T22:03:00Z">
        <w:r w:rsidRPr="005432E1">
          <w:rPr>
            <w:rStyle w:val="SubtleEmphasis"/>
            <w:rFonts w:cstheme="minorHAnsi"/>
            <w:sz w:val="24"/>
            <w:szCs w:val="24"/>
            <w:rPrChange w:id="199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3" w:author="Cristian Sbrolli" w:date="2020-12-04T22:04:00Z">
              <w:rPr>
                <w:rStyle w:val="SubtleEmphasis"/>
                <w:rFonts w:ascii="Bell MT" w:hAnsi="Bell MT"/>
                <w:sz w:val="44"/>
                <w:szCs w:val="44"/>
              </w:rPr>
            </w:rPrChange>
          </w:rPr>
          <w:tab/>
          <w:t xml:space="preserve">( no t: Ticket, </w:t>
        </w:r>
        <w:proofErr w:type="spellStart"/>
        <w:r w:rsidRPr="005432E1">
          <w:rPr>
            <w:rStyle w:val="SubtleEmphasis"/>
            <w:rFonts w:cstheme="minorHAnsi"/>
            <w:sz w:val="24"/>
            <w:szCs w:val="24"/>
            <w:rPrChange w:id="199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99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96"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997"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1998" w:author="Cristian Sbrolli" w:date="2020-12-04T22:04:00Z">
              <w:rPr>
                <w:rStyle w:val="SubtleEmphasis"/>
                <w:rFonts w:ascii="Bell MT" w:hAnsi="Bell MT"/>
                <w:sz w:val="44"/>
                <w:szCs w:val="44"/>
              </w:rPr>
            </w:rPrChange>
          </w:rPr>
          <w:t>vu.userVTickets</w:t>
        </w:r>
        <w:proofErr w:type="spellEnd"/>
        <w:r w:rsidRPr="005432E1">
          <w:rPr>
            <w:rStyle w:val="SubtleEmphasis"/>
            <w:rFonts w:cstheme="minorHAnsi"/>
            <w:sz w:val="24"/>
            <w:szCs w:val="24"/>
            <w:rPrChange w:id="199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00" w:author="Cristian Sbrolli" w:date="2020-12-04T22:04:00Z">
              <w:rPr>
                <w:rStyle w:val="SubtleEmphasis"/>
                <w:rFonts w:ascii="Bell MT" w:hAnsi="Bell MT"/>
                <w:sz w:val="44"/>
                <w:szCs w:val="44"/>
              </w:rPr>
            </w:rPrChange>
          </w:rPr>
          <w:t>vu.userVisits</w:t>
        </w:r>
        <w:proofErr w:type="spellEnd"/>
        <w:r w:rsidRPr="005432E1">
          <w:rPr>
            <w:rStyle w:val="SubtleEmphasis"/>
            <w:rFonts w:cstheme="minorHAnsi"/>
            <w:sz w:val="24"/>
            <w:szCs w:val="24"/>
            <w:rPrChange w:id="2001" w:author="Cristian Sbrolli" w:date="2020-12-04T22:04:00Z">
              <w:rPr>
                <w:rStyle w:val="SubtleEmphasis"/>
                <w:rFonts w:ascii="Bell MT" w:hAnsi="Bell MT"/>
                <w:sz w:val="44"/>
                <w:szCs w:val="44"/>
              </w:rPr>
            </w:rPrChange>
          </w:rPr>
          <w:t>) and</w:t>
        </w:r>
      </w:ins>
    </w:p>
    <w:p w14:paraId="4BB32B76" w14:textId="77777777" w:rsidR="005432E1" w:rsidRPr="005432E1" w:rsidRDefault="005432E1" w:rsidP="005432E1">
      <w:pPr>
        <w:pStyle w:val="ListParagraph"/>
        <w:spacing w:line="240" w:lineRule="auto"/>
        <w:ind w:left="360"/>
        <w:rPr>
          <w:ins w:id="2002" w:author="Cristian Sbrolli" w:date="2020-12-04T22:03:00Z"/>
          <w:rStyle w:val="SubtleEmphasis"/>
          <w:rFonts w:cstheme="minorHAnsi"/>
          <w:sz w:val="24"/>
          <w:szCs w:val="24"/>
          <w:rPrChange w:id="2003" w:author="Cristian Sbrolli" w:date="2020-12-04T22:04:00Z">
            <w:rPr>
              <w:ins w:id="2004" w:author="Cristian Sbrolli" w:date="2020-12-04T22:03:00Z"/>
              <w:rStyle w:val="SubtleEmphasis"/>
              <w:rFonts w:ascii="Bell MT" w:hAnsi="Bell MT"/>
              <w:sz w:val="44"/>
              <w:szCs w:val="44"/>
            </w:rPr>
          </w:rPrChange>
        </w:rPr>
      </w:pPr>
      <w:ins w:id="2005" w:author="Cristian Sbrolli" w:date="2020-12-04T22:03:00Z">
        <w:r w:rsidRPr="005432E1">
          <w:rPr>
            <w:rStyle w:val="SubtleEmphasis"/>
            <w:rFonts w:cstheme="minorHAnsi"/>
            <w:sz w:val="24"/>
            <w:szCs w:val="24"/>
            <w:rPrChange w:id="200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10"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011"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012"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2013"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2014" w:author="Cristian Sbrolli" w:date="2020-12-04T22:04:00Z">
              <w:rPr>
                <w:rStyle w:val="SubtleEmphasis"/>
                <w:rFonts w:ascii="Bell MT" w:hAnsi="Bell MT"/>
                <w:sz w:val="44"/>
                <w:szCs w:val="44"/>
              </w:rPr>
            </w:rPrChange>
          </w:rPr>
          <w:t xml:space="preserve"> )</w:t>
        </w:r>
      </w:ins>
    </w:p>
    <w:p w14:paraId="3397259C" w14:textId="77777777" w:rsidR="005432E1" w:rsidRPr="005432E1" w:rsidRDefault="005432E1" w:rsidP="005432E1">
      <w:pPr>
        <w:pStyle w:val="ListParagraph"/>
        <w:spacing w:line="240" w:lineRule="auto"/>
        <w:ind w:left="360"/>
        <w:rPr>
          <w:ins w:id="2015" w:author="Cristian Sbrolli" w:date="2020-12-04T22:03:00Z"/>
          <w:rStyle w:val="SubtleEmphasis"/>
          <w:rFonts w:cstheme="minorHAnsi"/>
          <w:sz w:val="24"/>
          <w:szCs w:val="24"/>
          <w:rPrChange w:id="2016" w:author="Cristian Sbrolli" w:date="2020-12-04T22:04:00Z">
            <w:rPr>
              <w:ins w:id="2017" w:author="Cristian Sbrolli" w:date="2020-12-04T22:03:00Z"/>
              <w:rStyle w:val="SubtleEmphasis"/>
              <w:rFonts w:ascii="Bell MT" w:hAnsi="Bell MT"/>
              <w:sz w:val="44"/>
              <w:szCs w:val="44"/>
            </w:rPr>
          </w:rPrChange>
        </w:rPr>
      </w:pPr>
      <w:ins w:id="2018" w:author="Cristian Sbrolli" w:date="2020-12-04T22:03:00Z">
        <w:r w:rsidRPr="005432E1">
          <w:rPr>
            <w:rStyle w:val="SubtleEmphasis"/>
            <w:rFonts w:cstheme="minorHAnsi"/>
            <w:sz w:val="24"/>
            <w:szCs w:val="24"/>
            <w:rPrChange w:id="201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020" w:author="Cristian Sbrolli" w:date="2020-12-04T22:04:00Z">
              <w:rPr>
                <w:rStyle w:val="SubtleEmphasis"/>
                <w:rFonts w:ascii="Bell MT" w:hAnsi="Bell MT"/>
                <w:sz w:val="44"/>
                <w:szCs w:val="44"/>
              </w:rPr>
            </w:rPrChange>
          </w:rPr>
          <w:t>pu</w:t>
        </w:r>
        <w:proofErr w:type="spellEnd"/>
        <w:r w:rsidRPr="005432E1">
          <w:rPr>
            <w:rStyle w:val="SubtleEmphasis"/>
            <w:rFonts w:cstheme="minorHAnsi"/>
            <w:sz w:val="24"/>
            <w:szCs w:val="24"/>
            <w:rPrChange w:id="202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22"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202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24" w:author="Cristian Sbrolli" w:date="2020-12-04T22:04:00Z">
              <w:rPr>
                <w:rStyle w:val="SubtleEmphasis"/>
                <w:rFonts w:ascii="Bell MT" w:hAnsi="Bell MT"/>
                <w:sz w:val="44"/>
                <w:szCs w:val="44"/>
              </w:rPr>
            </w:rPrChange>
          </w:rPr>
          <w:t>pu.userStatus</w:t>
        </w:r>
        <w:proofErr w:type="spellEnd"/>
        <w:r w:rsidRPr="005432E1">
          <w:rPr>
            <w:rStyle w:val="SubtleEmphasis"/>
            <w:rFonts w:cstheme="minorHAnsi"/>
            <w:sz w:val="24"/>
            <w:szCs w:val="24"/>
            <w:rPrChange w:id="2025"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2026"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2027" w:author="Cristian Sbrolli" w:date="2020-12-04T22:04:00Z">
              <w:rPr>
                <w:rStyle w:val="SubtleEmphasis"/>
                <w:rFonts w:ascii="Bell MT" w:hAnsi="Bell MT"/>
                <w:sz w:val="44"/>
                <w:szCs w:val="44"/>
              </w:rPr>
            </w:rPrChange>
          </w:rPr>
          <w:t xml:space="preserve"> </w:t>
        </w:r>
      </w:ins>
    </w:p>
    <w:p w14:paraId="488AA00C" w14:textId="77777777" w:rsidR="005432E1" w:rsidRPr="005432E1" w:rsidRDefault="005432E1" w:rsidP="005432E1">
      <w:pPr>
        <w:pStyle w:val="ListParagraph"/>
        <w:spacing w:line="240" w:lineRule="auto"/>
        <w:ind w:left="360"/>
        <w:rPr>
          <w:ins w:id="2028" w:author="Cristian Sbrolli" w:date="2020-12-04T22:03:00Z"/>
          <w:rStyle w:val="SubtleEmphasis"/>
          <w:rFonts w:cstheme="minorHAnsi"/>
          <w:sz w:val="24"/>
          <w:szCs w:val="24"/>
          <w:rPrChange w:id="2029" w:author="Cristian Sbrolli" w:date="2020-12-04T22:04:00Z">
            <w:rPr>
              <w:ins w:id="2030" w:author="Cristian Sbrolli" w:date="2020-12-04T22:03:00Z"/>
              <w:rStyle w:val="SubtleEmphasis"/>
              <w:rFonts w:ascii="Bell MT" w:hAnsi="Bell MT"/>
              <w:sz w:val="44"/>
              <w:szCs w:val="44"/>
            </w:rPr>
          </w:rPrChange>
        </w:rPr>
      </w:pPr>
      <w:ins w:id="2031" w:author="Cristian Sbrolli" w:date="2020-12-04T22:03:00Z">
        <w:r w:rsidRPr="005432E1">
          <w:rPr>
            <w:rStyle w:val="SubtleEmphasis"/>
            <w:rFonts w:cstheme="minorHAnsi"/>
            <w:sz w:val="24"/>
            <w:szCs w:val="24"/>
            <w:rPrChange w:id="203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35" w:author="Cristian Sbrolli" w:date="2020-12-04T22:04:00Z">
              <w:rPr>
                <w:rStyle w:val="SubtleEmphasis"/>
                <w:rFonts w:ascii="Bell MT" w:hAnsi="Bell MT"/>
                <w:sz w:val="44"/>
                <w:szCs w:val="44"/>
              </w:rPr>
            </w:rPrChange>
          </w:rPr>
          <w:tab/>
          <w:t xml:space="preserve">( no t: Ticket, </w:t>
        </w:r>
        <w:proofErr w:type="spellStart"/>
        <w:r w:rsidRPr="005432E1">
          <w:rPr>
            <w:rStyle w:val="SubtleEmphasis"/>
            <w:rFonts w:cstheme="minorHAnsi"/>
            <w:sz w:val="24"/>
            <w:szCs w:val="24"/>
            <w:rPrChange w:id="2036"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3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38"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039"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2040" w:author="Cristian Sbrolli" w:date="2020-12-04T22:04:00Z">
              <w:rPr>
                <w:rStyle w:val="SubtleEmphasis"/>
                <w:rFonts w:ascii="Bell MT" w:hAnsi="Bell MT"/>
                <w:sz w:val="44"/>
                <w:szCs w:val="44"/>
              </w:rPr>
            </w:rPrChange>
          </w:rPr>
          <w:t>pu.userPTickets</w:t>
        </w:r>
        <w:proofErr w:type="spellEnd"/>
        <w:r w:rsidRPr="005432E1">
          <w:rPr>
            <w:rStyle w:val="SubtleEmphasis"/>
            <w:rFonts w:cstheme="minorHAnsi"/>
            <w:sz w:val="24"/>
            <w:szCs w:val="24"/>
            <w:rPrChange w:id="2041" w:author="Cristian Sbrolli" w:date="2020-12-04T22:04:00Z">
              <w:rPr>
                <w:rStyle w:val="SubtleEmphasis"/>
                <w:rFonts w:ascii="Bell MT" w:hAnsi="Bell MT"/>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2042" w:author="Cristian Sbrolli" w:date="2020-12-04T22:03:00Z"/>
          <w:rStyle w:val="SubtleEmphasis"/>
          <w:rFonts w:cstheme="minorHAnsi"/>
          <w:sz w:val="24"/>
          <w:szCs w:val="24"/>
          <w:rPrChange w:id="2043" w:author="Cristian Sbrolli" w:date="2020-12-04T22:04:00Z">
            <w:rPr>
              <w:ins w:id="2044" w:author="Cristian Sbrolli" w:date="2020-12-04T22:03:00Z"/>
              <w:rStyle w:val="SubtleEmphasis"/>
              <w:rFonts w:ascii="Bell MT" w:hAnsi="Bell MT"/>
              <w:sz w:val="44"/>
              <w:szCs w:val="44"/>
            </w:rPr>
          </w:rPrChange>
        </w:rPr>
      </w:pPr>
      <w:ins w:id="2045" w:author="Cristian Sbrolli" w:date="2020-12-04T22:03:00Z">
        <w:r w:rsidRPr="005432E1">
          <w:rPr>
            <w:rStyle w:val="SubtleEmphasis"/>
            <w:rFonts w:cstheme="minorHAnsi"/>
            <w:sz w:val="24"/>
            <w:szCs w:val="24"/>
            <w:rPrChange w:id="204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4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0"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051"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052"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2053"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2054" w:author="Cristian Sbrolli" w:date="2020-12-04T22:04:00Z">
              <w:rPr>
                <w:rStyle w:val="SubtleEmphasis"/>
                <w:rFonts w:ascii="Bell MT" w:hAnsi="Bell MT"/>
                <w:sz w:val="44"/>
                <w:szCs w:val="44"/>
              </w:rPr>
            </w:rPrChange>
          </w:rPr>
          <w:t xml:space="preserve"> )</w:t>
        </w:r>
      </w:ins>
    </w:p>
    <w:p w14:paraId="48FCA475" w14:textId="77777777" w:rsidR="005432E1" w:rsidRPr="005432E1" w:rsidRDefault="005432E1" w:rsidP="005432E1">
      <w:pPr>
        <w:pStyle w:val="ListParagraph"/>
        <w:spacing w:line="240" w:lineRule="auto"/>
        <w:ind w:left="360"/>
        <w:rPr>
          <w:ins w:id="2055" w:author="Cristian Sbrolli" w:date="2020-12-04T22:03:00Z"/>
          <w:rStyle w:val="SubtleEmphasis"/>
          <w:rFonts w:cstheme="minorHAnsi"/>
          <w:sz w:val="24"/>
          <w:szCs w:val="24"/>
          <w:rPrChange w:id="2056" w:author="Cristian Sbrolli" w:date="2020-12-04T22:04:00Z">
            <w:rPr>
              <w:ins w:id="2057" w:author="Cristian Sbrolli" w:date="2020-12-04T22:03:00Z"/>
              <w:rStyle w:val="SubtleEmphasis"/>
              <w:rFonts w:ascii="Bell MT" w:hAnsi="Bell MT"/>
              <w:sz w:val="44"/>
              <w:szCs w:val="44"/>
            </w:rPr>
          </w:rPrChange>
        </w:rPr>
      </w:pPr>
      <w:ins w:id="2058" w:author="Cristian Sbrolli" w:date="2020-12-04T22:03:00Z">
        <w:r w:rsidRPr="005432E1">
          <w:rPr>
            <w:rStyle w:val="SubtleEmphasis"/>
            <w:rFonts w:cstheme="minorHAnsi"/>
            <w:sz w:val="24"/>
            <w:szCs w:val="24"/>
            <w:rPrChange w:id="2059" w:author="Cristian Sbrolli" w:date="2020-12-04T22:04:00Z">
              <w:rPr>
                <w:rStyle w:val="SubtleEmphasis"/>
                <w:rFonts w:ascii="Bell MT" w:hAnsi="Bell MT"/>
                <w:sz w:val="44"/>
                <w:szCs w:val="44"/>
              </w:rPr>
            </w:rPrChange>
          </w:rPr>
          <w:t>}</w:t>
        </w:r>
      </w:ins>
    </w:p>
    <w:p w14:paraId="1F3DFE23" w14:textId="77777777" w:rsidR="005432E1" w:rsidRPr="005432E1" w:rsidRDefault="005432E1" w:rsidP="005432E1">
      <w:pPr>
        <w:pStyle w:val="ListParagraph"/>
        <w:spacing w:line="240" w:lineRule="auto"/>
        <w:ind w:left="360"/>
        <w:rPr>
          <w:ins w:id="2060" w:author="Cristian Sbrolli" w:date="2020-12-04T22:03:00Z"/>
          <w:rStyle w:val="SubtleEmphasis"/>
          <w:rFonts w:cstheme="minorHAnsi"/>
          <w:sz w:val="24"/>
          <w:szCs w:val="24"/>
          <w:rPrChange w:id="2061" w:author="Cristian Sbrolli" w:date="2020-12-04T22:04:00Z">
            <w:rPr>
              <w:ins w:id="2062" w:author="Cristian Sbrolli" w:date="2020-12-04T22:03:00Z"/>
              <w:rStyle w:val="SubtleEmphasis"/>
              <w:rFonts w:ascii="Bell MT" w:hAnsi="Bell MT"/>
              <w:sz w:val="44"/>
              <w:szCs w:val="44"/>
            </w:rPr>
          </w:rPrChange>
        </w:rPr>
      </w:pPr>
    </w:p>
    <w:p w14:paraId="284B5231" w14:textId="77777777" w:rsidR="005432E1" w:rsidRPr="005432E1" w:rsidRDefault="005432E1" w:rsidP="005432E1">
      <w:pPr>
        <w:pStyle w:val="ListParagraph"/>
        <w:spacing w:line="240" w:lineRule="auto"/>
        <w:ind w:left="360"/>
        <w:rPr>
          <w:ins w:id="2063" w:author="Cristian Sbrolli" w:date="2020-12-04T22:03:00Z"/>
          <w:rStyle w:val="SubtleEmphasis"/>
          <w:rFonts w:cstheme="minorHAnsi"/>
          <w:sz w:val="24"/>
          <w:szCs w:val="24"/>
          <w:rPrChange w:id="2064" w:author="Cristian Sbrolli" w:date="2020-12-04T22:04:00Z">
            <w:rPr>
              <w:ins w:id="2065" w:author="Cristian Sbrolli" w:date="2020-12-04T22:03:00Z"/>
              <w:rStyle w:val="SubtleEmphasis"/>
              <w:rFonts w:ascii="Bell MT" w:hAnsi="Bell MT"/>
              <w:sz w:val="44"/>
              <w:szCs w:val="44"/>
            </w:rPr>
          </w:rPrChange>
        </w:rPr>
      </w:pPr>
      <w:ins w:id="2066" w:author="Cristian Sbrolli" w:date="2020-12-04T22:03:00Z">
        <w:r w:rsidRPr="005432E1">
          <w:rPr>
            <w:rStyle w:val="SubtleEmphasis"/>
            <w:rFonts w:cstheme="minorHAnsi"/>
            <w:sz w:val="24"/>
            <w:szCs w:val="24"/>
            <w:rPrChange w:id="2067" w:author="Cristian Sbrolli" w:date="2020-12-04T22:04:00Z">
              <w:rPr>
                <w:rStyle w:val="SubtleEmphasis"/>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2068" w:author="Cristian Sbrolli" w:date="2020-12-04T22:03:00Z"/>
          <w:rStyle w:val="SubtleEmphasis"/>
          <w:rFonts w:cstheme="minorHAnsi"/>
          <w:sz w:val="24"/>
          <w:szCs w:val="24"/>
          <w:rPrChange w:id="2069" w:author="Cristian Sbrolli" w:date="2020-12-04T22:04:00Z">
            <w:rPr>
              <w:ins w:id="2070" w:author="Cristian Sbrolli" w:date="2020-12-04T22:03:00Z"/>
              <w:rStyle w:val="SubtleEmphasis"/>
              <w:rFonts w:ascii="Bell MT" w:hAnsi="Bell MT"/>
              <w:sz w:val="44"/>
              <w:szCs w:val="44"/>
            </w:rPr>
          </w:rPrChange>
        </w:rPr>
      </w:pPr>
      <w:ins w:id="2071" w:author="Cristian Sbrolli" w:date="2020-12-04T22:03:00Z">
        <w:r w:rsidRPr="005432E1">
          <w:rPr>
            <w:rStyle w:val="SubtleEmphasis"/>
            <w:rFonts w:cstheme="minorHAnsi"/>
            <w:sz w:val="24"/>
            <w:szCs w:val="24"/>
            <w:rPrChange w:id="2072" w:author="Cristian Sbrolli" w:date="2020-12-04T22:04:00Z">
              <w:rPr>
                <w:rStyle w:val="SubtleEmphasis"/>
                <w:rFonts w:ascii="Bell MT" w:hAnsi="Bell MT"/>
                <w:sz w:val="44"/>
                <w:szCs w:val="44"/>
              </w:rPr>
            </w:rPrChange>
          </w:rPr>
          <w:t>fact {</w:t>
        </w:r>
      </w:ins>
    </w:p>
    <w:p w14:paraId="5C606068" w14:textId="77777777" w:rsidR="005432E1" w:rsidRPr="005432E1" w:rsidRDefault="005432E1" w:rsidP="005432E1">
      <w:pPr>
        <w:pStyle w:val="ListParagraph"/>
        <w:spacing w:line="240" w:lineRule="auto"/>
        <w:ind w:left="360"/>
        <w:rPr>
          <w:ins w:id="2073" w:author="Cristian Sbrolli" w:date="2020-12-04T22:03:00Z"/>
          <w:rStyle w:val="SubtleEmphasis"/>
          <w:rFonts w:cstheme="minorHAnsi"/>
          <w:sz w:val="24"/>
          <w:szCs w:val="24"/>
          <w:rPrChange w:id="2074" w:author="Cristian Sbrolli" w:date="2020-12-04T22:04:00Z">
            <w:rPr>
              <w:ins w:id="2075" w:author="Cristian Sbrolli" w:date="2020-12-04T22:03:00Z"/>
              <w:rStyle w:val="SubtleEmphasis"/>
              <w:rFonts w:ascii="Bell MT" w:hAnsi="Bell MT"/>
              <w:sz w:val="44"/>
              <w:szCs w:val="44"/>
            </w:rPr>
          </w:rPrChange>
        </w:rPr>
      </w:pPr>
      <w:ins w:id="2076" w:author="Cristian Sbrolli" w:date="2020-12-04T22:03:00Z">
        <w:r w:rsidRPr="005432E1">
          <w:rPr>
            <w:rStyle w:val="SubtleEmphasis"/>
            <w:rFonts w:cstheme="minorHAnsi"/>
            <w:sz w:val="24"/>
            <w:szCs w:val="24"/>
            <w:rPrChange w:id="2077" w:author="Cristian Sbrolli" w:date="2020-12-04T22:04:00Z">
              <w:rPr>
                <w:rStyle w:val="SubtleEmphasis"/>
                <w:rFonts w:ascii="Bell MT" w:hAnsi="Bell MT"/>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2078" w:author="Cristian Sbrolli" w:date="2020-12-04T22:46:00Z"/>
          <w:rStyle w:val="SubtleEmphasis"/>
          <w:rFonts w:cstheme="minorHAnsi"/>
          <w:sz w:val="24"/>
          <w:szCs w:val="24"/>
        </w:rPr>
      </w:pPr>
      <w:ins w:id="2079" w:author="Cristian Sbrolli" w:date="2020-12-04T22:03:00Z">
        <w:r w:rsidRPr="005432E1">
          <w:rPr>
            <w:rStyle w:val="SubtleEmphasis"/>
            <w:rFonts w:cstheme="minorHAnsi"/>
            <w:sz w:val="24"/>
            <w:szCs w:val="24"/>
            <w:rPrChange w:id="2080" w:author="Cristian Sbrolli" w:date="2020-12-04T22:04:00Z">
              <w:rPr>
                <w:rStyle w:val="SubtleEmphasis"/>
                <w:rFonts w:ascii="Bell MT" w:hAnsi="Bell MT"/>
                <w:sz w:val="44"/>
                <w:szCs w:val="44"/>
              </w:rPr>
            </w:rPrChange>
          </w:rPr>
          <w:tab/>
          <w:t>#scannedBy[t] &lt;= 2  and</w:t>
        </w:r>
      </w:ins>
    </w:p>
    <w:p w14:paraId="7BFCD2BD" w14:textId="039CC818" w:rsidR="005432E1" w:rsidRPr="005432E1" w:rsidRDefault="005432E1">
      <w:pPr>
        <w:pStyle w:val="ListParagraph"/>
        <w:spacing w:line="240" w:lineRule="auto"/>
        <w:ind w:left="360" w:firstLine="360"/>
        <w:rPr>
          <w:ins w:id="2081" w:author="Cristian Sbrolli" w:date="2020-12-04T22:03:00Z"/>
          <w:rStyle w:val="SubtleEmphasis"/>
          <w:rFonts w:cstheme="minorHAnsi"/>
          <w:sz w:val="24"/>
          <w:szCs w:val="24"/>
          <w:rPrChange w:id="2082" w:author="Cristian Sbrolli" w:date="2020-12-04T22:04:00Z">
            <w:rPr>
              <w:ins w:id="2083" w:author="Cristian Sbrolli" w:date="2020-12-04T22:03:00Z"/>
              <w:rStyle w:val="SubtleEmphasis"/>
              <w:rFonts w:ascii="Bell MT" w:hAnsi="Bell MT"/>
              <w:sz w:val="44"/>
              <w:szCs w:val="44"/>
            </w:rPr>
          </w:rPrChange>
        </w:rPr>
        <w:pPrChange w:id="2084" w:author="Cristian Sbrolli" w:date="2020-12-04T22:46:00Z">
          <w:pPr>
            <w:pStyle w:val="ListParagraph"/>
            <w:spacing w:line="240" w:lineRule="auto"/>
            <w:ind w:left="360"/>
          </w:pPr>
        </w:pPrChange>
      </w:pPr>
      <w:ins w:id="2085" w:author="Cristian Sbrolli" w:date="2020-12-04T22:03:00Z">
        <w:r w:rsidRPr="005432E1">
          <w:rPr>
            <w:rStyle w:val="SubtleEmphasis"/>
            <w:rFonts w:cstheme="minorHAnsi"/>
            <w:sz w:val="24"/>
            <w:szCs w:val="24"/>
            <w:rPrChange w:id="2086" w:author="Cristian Sbrolli" w:date="2020-12-04T22:04:00Z">
              <w:rPr>
                <w:rStyle w:val="SubtleEmphasis"/>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2087" w:author="Cristian Sbrolli" w:date="2020-12-04T22:03:00Z"/>
          <w:rStyle w:val="SubtleEmphasis"/>
          <w:rFonts w:cstheme="minorHAnsi"/>
          <w:sz w:val="24"/>
          <w:szCs w:val="24"/>
          <w:rPrChange w:id="2088" w:author="Cristian Sbrolli" w:date="2020-12-04T22:04:00Z">
            <w:rPr>
              <w:ins w:id="2089" w:author="Cristian Sbrolli" w:date="2020-12-04T22:03:00Z"/>
              <w:rStyle w:val="SubtleEmphasis"/>
              <w:rFonts w:ascii="Bell MT" w:hAnsi="Bell MT"/>
              <w:sz w:val="44"/>
              <w:szCs w:val="44"/>
            </w:rPr>
          </w:rPrChange>
        </w:rPr>
      </w:pPr>
      <w:ins w:id="2090" w:author="Cristian Sbrolli" w:date="2020-12-04T22:03:00Z">
        <w:r w:rsidRPr="005432E1">
          <w:rPr>
            <w:rStyle w:val="SubtleEmphasis"/>
            <w:rFonts w:cstheme="minorHAnsi"/>
            <w:sz w:val="24"/>
            <w:szCs w:val="24"/>
            <w:rPrChange w:id="2091" w:author="Cristian Sbrolli" w:date="2020-12-04T22:04:00Z">
              <w:rPr>
                <w:rStyle w:val="SubtleEmphasis"/>
                <w:rFonts w:ascii="Bell MT" w:hAnsi="Bell MT"/>
                <w:sz w:val="44"/>
                <w:szCs w:val="44"/>
              </w:rPr>
            </w:rPrChange>
          </w:rPr>
          <w:tab/>
          <w:t xml:space="preserve">( (#scannedBy[t]  = 2 ) implies ( let </w:t>
        </w:r>
        <w:proofErr w:type="spellStart"/>
        <w:r w:rsidRPr="005432E1">
          <w:rPr>
            <w:rStyle w:val="SubtleEmphasis"/>
            <w:rFonts w:cstheme="minorHAnsi"/>
            <w:sz w:val="24"/>
            <w:szCs w:val="24"/>
            <w:rPrChange w:id="209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9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94"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095"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2096" w:author="Cristian Sbrolli" w:date="2020-12-04T22:04:00Z">
              <w:rPr>
                <w:rStyle w:val="SubtleEmphasis"/>
                <w:rFonts w:ascii="Bell MT" w:hAnsi="Bell MT"/>
                <w:sz w:val="44"/>
                <w:szCs w:val="44"/>
              </w:rPr>
            </w:rPrChange>
          </w:rPr>
          <w:t>ts.pastTickets</w:t>
        </w:r>
        <w:proofErr w:type="spellEnd"/>
        <w:r w:rsidRPr="005432E1">
          <w:rPr>
            <w:rStyle w:val="SubtleEmphasis"/>
            <w:rFonts w:cstheme="minorHAnsi"/>
            <w:sz w:val="24"/>
            <w:szCs w:val="24"/>
            <w:rPrChange w:id="2097"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2098"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099" w:author="Cristian Sbrolli" w:date="2020-12-04T22:04:00Z">
              <w:rPr>
                <w:rStyle w:val="SubtleEmphasis"/>
                <w:rFonts w:ascii="Bell MT" w:hAnsi="Bell MT"/>
                <w:sz w:val="44"/>
                <w:szCs w:val="44"/>
              </w:rPr>
            </w:rPrChange>
          </w:rPr>
          <w:t>).entrances) = 1 and #(scannedBy[t]  &amp; ((</w:t>
        </w:r>
        <w:proofErr w:type="spellStart"/>
        <w:r w:rsidRPr="005432E1">
          <w:rPr>
            <w:rStyle w:val="SubtleEmphasis"/>
            <w:rFonts w:cstheme="minorHAnsi"/>
            <w:sz w:val="24"/>
            <w:szCs w:val="24"/>
            <w:rPrChange w:id="2100"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01"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102"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210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04"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0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106"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2107" w:author="Cristian Sbrolli" w:date="2020-12-04T22:04:00Z">
              <w:rPr>
                <w:rStyle w:val="SubtleEmphasis"/>
                <w:rFonts w:ascii="Bell MT" w:hAnsi="Bell MT"/>
                <w:sz w:val="44"/>
                <w:szCs w:val="44"/>
              </w:rPr>
            </w:rPrChange>
          </w:rPr>
          <w:t>)) = 1)) and</w:t>
        </w:r>
      </w:ins>
    </w:p>
    <w:p w14:paraId="4B6E8A71" w14:textId="77777777" w:rsidR="005432E1" w:rsidRPr="005432E1" w:rsidRDefault="005432E1" w:rsidP="005432E1">
      <w:pPr>
        <w:pStyle w:val="ListParagraph"/>
        <w:spacing w:line="240" w:lineRule="auto"/>
        <w:ind w:left="360"/>
        <w:rPr>
          <w:ins w:id="2108" w:author="Cristian Sbrolli" w:date="2020-12-04T22:03:00Z"/>
          <w:rStyle w:val="SubtleEmphasis"/>
          <w:rFonts w:cstheme="minorHAnsi"/>
          <w:sz w:val="24"/>
          <w:szCs w:val="24"/>
          <w:rPrChange w:id="2109" w:author="Cristian Sbrolli" w:date="2020-12-04T22:04:00Z">
            <w:rPr>
              <w:ins w:id="2110" w:author="Cristian Sbrolli" w:date="2020-12-04T22:03:00Z"/>
              <w:rStyle w:val="SubtleEmphasis"/>
              <w:rFonts w:ascii="Bell MT" w:hAnsi="Bell MT"/>
              <w:sz w:val="44"/>
              <w:szCs w:val="44"/>
            </w:rPr>
          </w:rPrChange>
        </w:rPr>
      </w:pPr>
      <w:ins w:id="2111" w:author="Cristian Sbrolli" w:date="2020-12-04T22:03:00Z">
        <w:r w:rsidRPr="005432E1">
          <w:rPr>
            <w:rStyle w:val="SubtleEmphasis"/>
            <w:rFonts w:cstheme="minorHAnsi"/>
            <w:sz w:val="24"/>
            <w:szCs w:val="24"/>
            <w:rPrChange w:id="2112" w:author="Cristian Sbrolli" w:date="2020-12-04T22:04:00Z">
              <w:rPr>
                <w:rStyle w:val="SubtleEmphasis"/>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2113" w:author="Cristian Sbrolli" w:date="2020-12-04T22:03:00Z"/>
          <w:rStyle w:val="SubtleEmphasis"/>
          <w:rFonts w:cstheme="minorHAnsi"/>
          <w:sz w:val="24"/>
          <w:szCs w:val="24"/>
          <w:rPrChange w:id="2114" w:author="Cristian Sbrolli" w:date="2020-12-04T22:04:00Z">
            <w:rPr>
              <w:ins w:id="2115" w:author="Cristian Sbrolli" w:date="2020-12-04T22:03:00Z"/>
              <w:rStyle w:val="SubtleEmphasis"/>
              <w:rFonts w:ascii="Bell MT" w:hAnsi="Bell MT"/>
              <w:sz w:val="44"/>
              <w:szCs w:val="44"/>
            </w:rPr>
          </w:rPrChange>
        </w:rPr>
      </w:pPr>
      <w:ins w:id="2116" w:author="Cristian Sbrolli" w:date="2020-12-04T22:03:00Z">
        <w:r w:rsidRPr="005432E1">
          <w:rPr>
            <w:rStyle w:val="SubtleEmphasis"/>
            <w:rFonts w:cstheme="minorHAnsi"/>
            <w:sz w:val="24"/>
            <w:szCs w:val="24"/>
            <w:rPrChange w:id="2117" w:author="Cristian Sbrolli" w:date="2020-12-04T22:04:00Z">
              <w:rPr>
                <w:rStyle w:val="SubtleEmphasis"/>
                <w:rFonts w:ascii="Bell MT" w:hAnsi="Bell MT"/>
                <w:sz w:val="44"/>
                <w:szCs w:val="44"/>
              </w:rPr>
            </w:rPrChange>
          </w:rPr>
          <w:tab/>
          <w:t xml:space="preserve">(#scannedBy[t]  = 1  </w:t>
        </w:r>
        <w:proofErr w:type="spellStart"/>
        <w:r w:rsidRPr="005432E1">
          <w:rPr>
            <w:rStyle w:val="SubtleEmphasis"/>
            <w:rFonts w:cstheme="minorHAnsi"/>
            <w:sz w:val="24"/>
            <w:szCs w:val="24"/>
            <w:rPrChange w:id="2118"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2119" w:author="Cristian Sbrolli" w:date="2020-12-04T22:04:00Z">
              <w:rPr>
                <w:rStyle w:val="SubtleEmphasis"/>
                <w:rFonts w:ascii="Bell MT" w:hAnsi="Bell MT"/>
                <w:sz w:val="44"/>
                <w:szCs w:val="44"/>
              </w:rPr>
            </w:rPrChange>
          </w:rPr>
          <w:t xml:space="preserve"> let </w:t>
        </w:r>
        <w:proofErr w:type="spellStart"/>
        <w:r w:rsidRPr="005432E1">
          <w:rPr>
            <w:rStyle w:val="SubtleEmphasis"/>
            <w:rFonts w:cstheme="minorHAnsi"/>
            <w:sz w:val="24"/>
            <w:szCs w:val="24"/>
            <w:rPrChange w:id="2120"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12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2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23"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2124"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2125"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2126"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2127" w:author="Cristian Sbrolli" w:date="2020-12-04T22:04:00Z">
              <w:rPr>
                <w:rStyle w:val="SubtleEmphasis"/>
                <w:rFonts w:ascii="Bell MT" w:hAnsi="Bell MT"/>
                <w:sz w:val="44"/>
                <w:szCs w:val="44"/>
              </w:rPr>
            </w:rPrChange>
          </w:rPr>
          <w:t>).entrances) = 1 ) and</w:t>
        </w:r>
      </w:ins>
    </w:p>
    <w:p w14:paraId="2F95F963" w14:textId="77777777" w:rsidR="005432E1" w:rsidRPr="005432E1" w:rsidRDefault="005432E1" w:rsidP="005432E1">
      <w:pPr>
        <w:pStyle w:val="ListParagraph"/>
        <w:spacing w:line="240" w:lineRule="auto"/>
        <w:ind w:left="360"/>
        <w:rPr>
          <w:ins w:id="2128" w:author="Cristian Sbrolli" w:date="2020-12-04T22:03:00Z"/>
          <w:rStyle w:val="SubtleEmphasis"/>
          <w:rFonts w:cstheme="minorHAnsi"/>
          <w:sz w:val="24"/>
          <w:szCs w:val="24"/>
          <w:rPrChange w:id="2129" w:author="Cristian Sbrolli" w:date="2020-12-04T22:04:00Z">
            <w:rPr>
              <w:ins w:id="2130" w:author="Cristian Sbrolli" w:date="2020-12-04T22:03:00Z"/>
              <w:rStyle w:val="SubtleEmphasis"/>
              <w:rFonts w:ascii="Bell MT" w:hAnsi="Bell MT"/>
              <w:sz w:val="44"/>
              <w:szCs w:val="44"/>
            </w:rPr>
          </w:rPrChange>
        </w:rPr>
      </w:pPr>
      <w:ins w:id="2131" w:author="Cristian Sbrolli" w:date="2020-12-04T22:03:00Z">
        <w:r w:rsidRPr="005432E1">
          <w:rPr>
            <w:rStyle w:val="SubtleEmphasis"/>
            <w:rFonts w:cstheme="minorHAnsi"/>
            <w:sz w:val="24"/>
            <w:szCs w:val="24"/>
            <w:rPrChange w:id="2132" w:author="Cristian Sbrolli" w:date="2020-12-04T22:04:00Z">
              <w:rPr>
                <w:rStyle w:val="SubtleEmphasis"/>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2133" w:author="Cristian Sbrolli" w:date="2020-12-04T22:03:00Z"/>
          <w:rStyle w:val="SubtleEmphasis"/>
          <w:rFonts w:cstheme="minorHAnsi"/>
          <w:sz w:val="24"/>
          <w:szCs w:val="24"/>
          <w:rPrChange w:id="2134" w:author="Cristian Sbrolli" w:date="2020-12-04T22:04:00Z">
            <w:rPr>
              <w:ins w:id="2135" w:author="Cristian Sbrolli" w:date="2020-12-04T22:03:00Z"/>
              <w:rStyle w:val="SubtleEmphasis"/>
              <w:rFonts w:ascii="Bell MT" w:hAnsi="Bell MT"/>
              <w:sz w:val="44"/>
              <w:szCs w:val="44"/>
            </w:rPr>
          </w:rPrChange>
        </w:rPr>
      </w:pPr>
      <w:ins w:id="2136" w:author="Cristian Sbrolli" w:date="2020-12-04T22:03:00Z">
        <w:r w:rsidRPr="005432E1">
          <w:rPr>
            <w:rStyle w:val="SubtleEmphasis"/>
            <w:rFonts w:cstheme="minorHAnsi"/>
            <w:sz w:val="24"/>
            <w:szCs w:val="24"/>
            <w:rPrChange w:id="2137" w:author="Cristian Sbrolli" w:date="2020-12-04T22:04:00Z">
              <w:rPr>
                <w:rStyle w:val="SubtleEmphasis"/>
                <w:rFonts w:ascii="Bell MT" w:hAnsi="Bell MT"/>
                <w:sz w:val="44"/>
                <w:szCs w:val="44"/>
              </w:rPr>
            </w:rPrChange>
          </w:rPr>
          <w:lastRenderedPageBreak/>
          <w:tab/>
          <w:t xml:space="preserve">( #scannedBy[t]  = 0 implies ( (no t1: Ticket | t1 != t and </w:t>
        </w:r>
        <w:proofErr w:type="spellStart"/>
        <w:r w:rsidRPr="005432E1">
          <w:rPr>
            <w:rStyle w:val="SubtleEmphasis"/>
            <w:rFonts w:cstheme="minorHAnsi"/>
            <w:sz w:val="24"/>
            <w:szCs w:val="24"/>
            <w:rPrChange w:id="2138"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39" w:author="Cristian Sbrolli" w:date="2020-12-04T22:04:00Z">
              <w:rPr>
                <w:rStyle w:val="SubtleEmphasis"/>
                <w:rFonts w:ascii="Bell MT" w:hAnsi="Bell MT"/>
                <w:sz w:val="44"/>
                <w:szCs w:val="44"/>
              </w:rPr>
            </w:rPrChange>
          </w:rPr>
          <w:t xml:space="preserve">[t1] = </w:t>
        </w:r>
        <w:proofErr w:type="spellStart"/>
        <w:r w:rsidRPr="005432E1">
          <w:rPr>
            <w:rStyle w:val="SubtleEmphasis"/>
            <w:rFonts w:cstheme="minorHAnsi"/>
            <w:sz w:val="24"/>
            <w:szCs w:val="24"/>
            <w:rPrChange w:id="2140"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41" w:author="Cristian Sbrolli" w:date="2020-12-04T22:04:00Z">
              <w:rPr>
                <w:rStyle w:val="SubtleEmphasis"/>
                <w:rFonts w:ascii="Bell MT" w:hAnsi="Bell MT"/>
                <w:sz w:val="44"/>
                <w:szCs w:val="44"/>
              </w:rPr>
            </w:rPrChange>
          </w:rPr>
          <w:t xml:space="preserve">[t]  and t1 in </w:t>
        </w:r>
        <w:proofErr w:type="spellStart"/>
        <w:r w:rsidRPr="005432E1">
          <w:rPr>
            <w:rStyle w:val="SubtleEmphasis"/>
            <w:rFonts w:cstheme="minorHAnsi"/>
            <w:sz w:val="24"/>
            <w:szCs w:val="24"/>
            <w:rPrChange w:id="214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43"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44"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145" w:author="Cristian Sbrolli" w:date="2020-12-04T22:04:00Z">
              <w:rPr>
                <w:rStyle w:val="SubtleEmphasis"/>
                <w:rFonts w:ascii="Bell MT" w:hAnsi="Bell MT"/>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2146" w:author="Cristian Sbrolli" w:date="2020-12-04T22:03:00Z"/>
          <w:rStyle w:val="SubtleEmphasis"/>
          <w:rFonts w:cstheme="minorHAnsi"/>
          <w:sz w:val="24"/>
          <w:szCs w:val="24"/>
          <w:rPrChange w:id="2147" w:author="Cristian Sbrolli" w:date="2020-12-04T22:04:00Z">
            <w:rPr>
              <w:ins w:id="2148" w:author="Cristian Sbrolli" w:date="2020-12-04T22:03:00Z"/>
              <w:rStyle w:val="SubtleEmphasis"/>
              <w:rFonts w:ascii="Bell MT" w:hAnsi="Bell MT"/>
              <w:sz w:val="44"/>
              <w:szCs w:val="44"/>
            </w:rPr>
          </w:rPrChange>
        </w:rPr>
      </w:pPr>
      <w:ins w:id="2149" w:author="Cristian Sbrolli" w:date="2020-12-04T22:03:00Z">
        <w:r w:rsidRPr="005432E1">
          <w:rPr>
            <w:rStyle w:val="SubtleEmphasis"/>
            <w:rFonts w:cstheme="minorHAnsi"/>
            <w:sz w:val="24"/>
            <w:szCs w:val="24"/>
            <w:rPrChange w:id="215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59" w:author="Cristian Sbrolli" w:date="2020-12-04T22:04:00Z">
              <w:rPr>
                <w:rStyle w:val="SubtleEmphasis"/>
                <w:rFonts w:ascii="Bell MT" w:hAnsi="Bell MT"/>
                <w:sz w:val="44"/>
                <w:szCs w:val="44"/>
              </w:rPr>
            </w:rPrChange>
          </w:rPr>
          <w:tab/>
          <w:t xml:space="preserve">(t1.ticketDate != </w:t>
        </w:r>
        <w:proofErr w:type="spellStart"/>
        <w:r w:rsidRPr="005432E1">
          <w:rPr>
            <w:rStyle w:val="SubtleEmphasis"/>
            <w:rFonts w:cstheme="minorHAnsi"/>
            <w:sz w:val="24"/>
            <w:szCs w:val="24"/>
            <w:rPrChange w:id="2160"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61"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62"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2163"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164"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165" w:author="Cristian Sbrolli" w:date="2020-12-04T22:04:00Z">
              <w:rPr>
                <w:rStyle w:val="SubtleEmphasis"/>
                <w:rFonts w:ascii="Bell MT" w:hAnsi="Bell MT"/>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2166" w:author="Cristian Sbrolli" w:date="2020-12-04T22:03:00Z"/>
          <w:rStyle w:val="SubtleEmphasis"/>
          <w:rFonts w:cstheme="minorHAnsi"/>
          <w:sz w:val="24"/>
          <w:szCs w:val="24"/>
          <w:rPrChange w:id="2167" w:author="Cristian Sbrolli" w:date="2020-12-04T22:04:00Z">
            <w:rPr>
              <w:ins w:id="2168" w:author="Cristian Sbrolli" w:date="2020-12-04T22:03:00Z"/>
              <w:rStyle w:val="SubtleEmphasis"/>
              <w:rFonts w:ascii="Bell MT" w:hAnsi="Bell MT"/>
              <w:sz w:val="44"/>
              <w:szCs w:val="44"/>
            </w:rPr>
          </w:rPrChange>
        </w:rPr>
      </w:pPr>
      <w:ins w:id="2169" w:author="Cristian Sbrolli" w:date="2020-12-04T22:03:00Z">
        <w:r w:rsidRPr="005432E1">
          <w:rPr>
            <w:rStyle w:val="SubtleEmphasis"/>
            <w:rFonts w:cstheme="minorHAnsi"/>
            <w:sz w:val="24"/>
            <w:szCs w:val="24"/>
            <w:rPrChange w:id="217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7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80" w:author="Cristian Sbrolli" w:date="2020-12-04T22:04:00Z">
              <w:rPr>
                <w:rStyle w:val="SubtleEmphasis"/>
                <w:rFonts w:ascii="Bell MT" w:hAnsi="Bell MT"/>
                <w:sz w:val="44"/>
                <w:szCs w:val="44"/>
              </w:rPr>
            </w:rPrChange>
          </w:rPr>
          <w:tab/>
          <w:t xml:space="preserve">t1.ticketTimeSlot != </w:t>
        </w:r>
        <w:proofErr w:type="spellStart"/>
        <w:r w:rsidRPr="005432E1">
          <w:rPr>
            <w:rStyle w:val="SubtleEmphasis"/>
            <w:rFonts w:cstheme="minorHAnsi"/>
            <w:sz w:val="24"/>
            <w:szCs w:val="24"/>
            <w:rPrChange w:id="218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182"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2183"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218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185"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186" w:author="Cristian Sbrolli" w:date="2020-12-04T22:04:00Z">
              <w:rPr>
                <w:rStyle w:val="SubtleEmphasis"/>
                <w:rFonts w:ascii="Bell MT" w:hAnsi="Bell MT"/>
                <w:sz w:val="44"/>
                <w:szCs w:val="44"/>
              </w:rPr>
            </w:rPrChange>
          </w:rPr>
          <w:t xml:space="preserve"> = t1.ticketDate and </w:t>
        </w:r>
        <w:proofErr w:type="spellStart"/>
        <w:r w:rsidRPr="005432E1">
          <w:rPr>
            <w:rStyle w:val="SubtleEmphasis"/>
            <w:rFonts w:cstheme="minorHAnsi"/>
            <w:sz w:val="24"/>
            <w:szCs w:val="24"/>
            <w:rPrChange w:id="2187"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188" w:author="Cristian Sbrolli" w:date="2020-12-04T22:04:00Z">
              <w:rPr>
                <w:rStyle w:val="SubtleEmphasis"/>
                <w:rFonts w:ascii="Bell MT" w:hAnsi="Bell MT"/>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2189" w:author="Cristian Sbrolli" w:date="2020-12-04T22:03:00Z"/>
          <w:rStyle w:val="SubtleEmphasis"/>
          <w:rFonts w:cstheme="minorHAnsi"/>
          <w:sz w:val="24"/>
          <w:szCs w:val="24"/>
          <w:rPrChange w:id="2190" w:author="Cristian Sbrolli" w:date="2020-12-04T22:04:00Z">
            <w:rPr>
              <w:ins w:id="2191" w:author="Cristian Sbrolli" w:date="2020-12-04T22:03:00Z"/>
              <w:rStyle w:val="SubtleEmphasis"/>
              <w:rFonts w:ascii="Bell MT" w:hAnsi="Bell MT"/>
              <w:sz w:val="44"/>
              <w:szCs w:val="44"/>
            </w:rPr>
          </w:rPrChange>
        </w:rPr>
      </w:pPr>
      <w:ins w:id="2192" w:author="Cristian Sbrolli" w:date="2020-12-04T22:03:00Z">
        <w:r w:rsidRPr="005432E1">
          <w:rPr>
            <w:rStyle w:val="SubtleEmphasis"/>
            <w:rFonts w:cstheme="minorHAnsi"/>
            <w:sz w:val="24"/>
            <w:szCs w:val="24"/>
            <w:rPrChange w:id="219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0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218"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2219"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220" w:author="Cristian Sbrolli" w:date="2020-12-04T22:04:00Z">
              <w:rPr>
                <w:rStyle w:val="SubtleEmphasis"/>
                <w:rFonts w:ascii="Bell MT" w:hAnsi="Bell MT"/>
                <w:sz w:val="44"/>
                <w:szCs w:val="44"/>
              </w:rPr>
            </w:rPrChange>
          </w:rPr>
          <w:t xml:space="preserve">[t].line else t in  </w:t>
        </w:r>
        <w:proofErr w:type="spellStart"/>
        <w:r w:rsidRPr="005432E1">
          <w:rPr>
            <w:rStyle w:val="SubtleEmphasis"/>
            <w:rFonts w:cstheme="minorHAnsi"/>
            <w:sz w:val="24"/>
            <w:szCs w:val="24"/>
            <w:rPrChange w:id="222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2222" w:author="Cristian Sbrolli" w:date="2020-12-04T22:04:00Z">
              <w:rPr>
                <w:rStyle w:val="SubtleEmphasis"/>
                <w:rFonts w:ascii="Bell MT" w:hAnsi="Bell MT"/>
                <w:sz w:val="44"/>
                <w:szCs w:val="44"/>
              </w:rPr>
            </w:rPrChange>
          </w:rPr>
          <w:t>[t].</w:t>
        </w:r>
        <w:proofErr w:type="spellStart"/>
        <w:r w:rsidRPr="005432E1">
          <w:rPr>
            <w:rStyle w:val="SubtleEmphasis"/>
            <w:rFonts w:cstheme="minorHAnsi"/>
            <w:sz w:val="24"/>
            <w:szCs w:val="24"/>
            <w:rPrChange w:id="2223"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224" w:author="Cristian Sbrolli" w:date="2020-12-04T22:04:00Z">
              <w:rPr>
                <w:rStyle w:val="SubtleEmphasis"/>
                <w:rFonts w:ascii="Bell MT" w:hAnsi="Bell MT"/>
                <w:sz w:val="44"/>
                <w:szCs w:val="44"/>
              </w:rPr>
            </w:rPrChange>
          </w:rPr>
          <w:t>))</w:t>
        </w:r>
      </w:ins>
    </w:p>
    <w:p w14:paraId="5C53A4EA" w14:textId="77777777" w:rsidR="005432E1" w:rsidRPr="005432E1" w:rsidRDefault="005432E1" w:rsidP="005432E1">
      <w:pPr>
        <w:pStyle w:val="ListParagraph"/>
        <w:spacing w:line="240" w:lineRule="auto"/>
        <w:ind w:left="360"/>
        <w:rPr>
          <w:ins w:id="2225" w:author="Cristian Sbrolli" w:date="2020-12-04T22:03:00Z"/>
          <w:rStyle w:val="SubtleEmphasis"/>
          <w:rFonts w:cstheme="minorHAnsi"/>
          <w:sz w:val="24"/>
          <w:szCs w:val="24"/>
          <w:rPrChange w:id="2226" w:author="Cristian Sbrolli" w:date="2020-12-04T22:04:00Z">
            <w:rPr>
              <w:ins w:id="2227" w:author="Cristian Sbrolli" w:date="2020-12-04T22:03:00Z"/>
              <w:rStyle w:val="SubtleEmphasis"/>
              <w:rFonts w:ascii="Bell MT" w:hAnsi="Bell MT"/>
              <w:sz w:val="44"/>
              <w:szCs w:val="44"/>
            </w:rPr>
          </w:rPrChange>
        </w:rPr>
      </w:pPr>
      <w:ins w:id="2228" w:author="Cristian Sbrolli" w:date="2020-12-04T22:03:00Z">
        <w:r w:rsidRPr="005432E1">
          <w:rPr>
            <w:rStyle w:val="SubtleEmphasis"/>
            <w:rFonts w:cstheme="minorHAnsi"/>
            <w:sz w:val="24"/>
            <w:szCs w:val="24"/>
            <w:rPrChange w:id="2229" w:author="Cristian Sbrolli" w:date="2020-12-04T22:04:00Z">
              <w:rPr>
                <w:rStyle w:val="SubtleEmphasis"/>
                <w:rFonts w:ascii="Bell MT" w:hAnsi="Bell MT"/>
                <w:sz w:val="44"/>
                <w:szCs w:val="44"/>
              </w:rPr>
            </w:rPrChange>
          </w:rPr>
          <w:t>}</w:t>
        </w:r>
      </w:ins>
    </w:p>
    <w:p w14:paraId="0FEA8AEA" w14:textId="77777777" w:rsidR="005432E1" w:rsidRPr="005432E1" w:rsidRDefault="005432E1" w:rsidP="005432E1">
      <w:pPr>
        <w:pStyle w:val="ListParagraph"/>
        <w:spacing w:line="240" w:lineRule="auto"/>
        <w:ind w:left="360"/>
        <w:rPr>
          <w:ins w:id="2230" w:author="Cristian Sbrolli" w:date="2020-12-04T22:03:00Z"/>
          <w:rStyle w:val="SubtleEmphasis"/>
          <w:rFonts w:cstheme="minorHAnsi"/>
          <w:sz w:val="24"/>
          <w:szCs w:val="24"/>
          <w:rPrChange w:id="2231" w:author="Cristian Sbrolli" w:date="2020-12-04T22:04:00Z">
            <w:rPr>
              <w:ins w:id="2232" w:author="Cristian Sbrolli" w:date="2020-12-04T22:03:00Z"/>
              <w:rStyle w:val="SubtleEmphasis"/>
              <w:rFonts w:ascii="Bell MT" w:hAnsi="Bell MT"/>
              <w:sz w:val="44"/>
              <w:szCs w:val="44"/>
            </w:rPr>
          </w:rPrChange>
        </w:rPr>
      </w:pPr>
    </w:p>
    <w:p w14:paraId="33DFE7AF" w14:textId="77777777" w:rsidR="005432E1" w:rsidRPr="005432E1" w:rsidRDefault="005432E1" w:rsidP="005432E1">
      <w:pPr>
        <w:pStyle w:val="ListParagraph"/>
        <w:spacing w:line="240" w:lineRule="auto"/>
        <w:ind w:left="360"/>
        <w:rPr>
          <w:ins w:id="2233" w:author="Cristian Sbrolli" w:date="2020-12-04T22:03:00Z"/>
          <w:rStyle w:val="SubtleEmphasis"/>
          <w:rFonts w:cstheme="minorHAnsi"/>
          <w:sz w:val="24"/>
          <w:szCs w:val="24"/>
          <w:rPrChange w:id="2234" w:author="Cristian Sbrolli" w:date="2020-12-04T22:04:00Z">
            <w:rPr>
              <w:ins w:id="2235" w:author="Cristian Sbrolli" w:date="2020-12-04T22:03:00Z"/>
              <w:rStyle w:val="SubtleEmphasis"/>
              <w:rFonts w:ascii="Bell MT" w:hAnsi="Bell MT"/>
              <w:sz w:val="44"/>
              <w:szCs w:val="44"/>
            </w:rPr>
          </w:rPrChange>
        </w:rPr>
      </w:pPr>
      <w:ins w:id="2236" w:author="Cristian Sbrolli" w:date="2020-12-04T22:03:00Z">
        <w:r w:rsidRPr="005432E1">
          <w:rPr>
            <w:rStyle w:val="SubtleEmphasis"/>
            <w:rFonts w:cstheme="minorHAnsi"/>
            <w:sz w:val="24"/>
            <w:szCs w:val="24"/>
            <w:rPrChange w:id="2237" w:author="Cristian Sbrolli" w:date="2020-12-04T22:04:00Z">
              <w:rPr>
                <w:rStyle w:val="SubtleEmphasis"/>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2238" w:author="Cristian Sbrolli" w:date="2020-12-04T22:03:00Z"/>
          <w:rStyle w:val="SubtleEmphasis"/>
          <w:rFonts w:cstheme="minorHAnsi"/>
          <w:sz w:val="24"/>
          <w:szCs w:val="24"/>
          <w:rPrChange w:id="2239" w:author="Cristian Sbrolli" w:date="2020-12-04T22:04:00Z">
            <w:rPr>
              <w:ins w:id="2240" w:author="Cristian Sbrolli" w:date="2020-12-04T22:03:00Z"/>
              <w:rStyle w:val="SubtleEmphasis"/>
              <w:rFonts w:ascii="Bell MT" w:hAnsi="Bell MT"/>
              <w:sz w:val="44"/>
              <w:szCs w:val="44"/>
            </w:rPr>
          </w:rPrChange>
        </w:rPr>
      </w:pPr>
      <w:ins w:id="2241" w:author="Cristian Sbrolli" w:date="2020-12-04T22:03:00Z">
        <w:r w:rsidRPr="005432E1">
          <w:rPr>
            <w:rStyle w:val="SubtleEmphasis"/>
            <w:rFonts w:cstheme="minorHAnsi"/>
            <w:sz w:val="24"/>
            <w:szCs w:val="24"/>
            <w:rPrChange w:id="2242" w:author="Cristian Sbrolli" w:date="2020-12-04T22:04:00Z">
              <w:rPr>
                <w:rStyle w:val="SubtleEmphasis"/>
                <w:rFonts w:ascii="Bell MT" w:hAnsi="Bell MT"/>
                <w:sz w:val="44"/>
                <w:szCs w:val="44"/>
              </w:rPr>
            </w:rPrChange>
          </w:rPr>
          <w:t>fact{</w:t>
        </w:r>
      </w:ins>
    </w:p>
    <w:p w14:paraId="24B4AE7C" w14:textId="77777777" w:rsidR="005432E1" w:rsidRPr="005432E1" w:rsidRDefault="005432E1" w:rsidP="005432E1">
      <w:pPr>
        <w:pStyle w:val="ListParagraph"/>
        <w:spacing w:line="240" w:lineRule="auto"/>
        <w:ind w:left="360"/>
        <w:rPr>
          <w:ins w:id="2243" w:author="Cristian Sbrolli" w:date="2020-12-04T22:03:00Z"/>
          <w:rStyle w:val="SubtleEmphasis"/>
          <w:rFonts w:cstheme="minorHAnsi"/>
          <w:sz w:val="24"/>
          <w:szCs w:val="24"/>
          <w:rPrChange w:id="2244" w:author="Cristian Sbrolli" w:date="2020-12-04T22:04:00Z">
            <w:rPr>
              <w:ins w:id="2245" w:author="Cristian Sbrolli" w:date="2020-12-04T22:03:00Z"/>
              <w:rStyle w:val="SubtleEmphasis"/>
              <w:rFonts w:ascii="Bell MT" w:hAnsi="Bell MT"/>
              <w:sz w:val="44"/>
              <w:szCs w:val="44"/>
            </w:rPr>
          </w:rPrChange>
        </w:rPr>
      </w:pPr>
      <w:ins w:id="2246" w:author="Cristian Sbrolli" w:date="2020-12-04T22:03:00Z">
        <w:r w:rsidRPr="005432E1">
          <w:rPr>
            <w:rStyle w:val="SubtleEmphasis"/>
            <w:rFonts w:cstheme="minorHAnsi"/>
            <w:sz w:val="24"/>
            <w:szCs w:val="24"/>
            <w:rPrChange w:id="2247"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248"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4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250"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2251" w:author="Cristian Sbrolli" w:date="2020-12-04T22:04:00Z">
              <w:rPr>
                <w:rStyle w:val="SubtleEmphasis"/>
                <w:rFonts w:ascii="Bell MT" w:hAnsi="Bell MT"/>
                <w:sz w:val="44"/>
                <w:szCs w:val="44"/>
              </w:rPr>
            </w:rPrChange>
          </w:rPr>
          <w:t xml:space="preserve"> | one d: </w:t>
        </w:r>
        <w:proofErr w:type="spellStart"/>
        <w:r w:rsidRPr="005432E1">
          <w:rPr>
            <w:rStyle w:val="SubtleEmphasis"/>
            <w:rFonts w:cstheme="minorHAnsi"/>
            <w:sz w:val="24"/>
            <w:szCs w:val="24"/>
            <w:rPrChange w:id="2252" w:author="Cristian Sbrolli" w:date="2020-12-04T22:04:00Z">
              <w:rPr>
                <w:rStyle w:val="SubtleEmphasis"/>
                <w:rFonts w:ascii="Bell MT" w:hAnsi="Bell MT"/>
                <w:sz w:val="44"/>
                <w:szCs w:val="44"/>
              </w:rPr>
            </w:rPrChange>
          </w:rPr>
          <w:t>TicketDispenser</w:t>
        </w:r>
        <w:proofErr w:type="spellEnd"/>
        <w:r w:rsidRPr="005432E1">
          <w:rPr>
            <w:rStyle w:val="SubtleEmphasis"/>
            <w:rFonts w:cstheme="minorHAnsi"/>
            <w:sz w:val="24"/>
            <w:szCs w:val="24"/>
            <w:rPrChange w:id="225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54"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5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256" w:author="Cristian Sbrolli" w:date="2020-12-04T22:04:00Z">
              <w:rPr>
                <w:rStyle w:val="SubtleEmphasis"/>
                <w:rFonts w:ascii="Bell MT" w:hAnsi="Bell MT"/>
                <w:sz w:val="44"/>
                <w:szCs w:val="44"/>
              </w:rPr>
            </w:rPrChange>
          </w:rPr>
          <w:t>d.distributedTickets</w:t>
        </w:r>
        <w:proofErr w:type="spellEnd"/>
        <w:r w:rsidRPr="005432E1">
          <w:rPr>
            <w:rStyle w:val="SubtleEmphasis"/>
            <w:rFonts w:cstheme="minorHAnsi"/>
            <w:sz w:val="24"/>
            <w:szCs w:val="24"/>
            <w:rPrChange w:id="2257"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258" w:author="Cristian Sbrolli" w:date="2020-12-04T22:04:00Z">
              <w:rPr>
                <w:rStyle w:val="SubtleEmphasis"/>
                <w:rFonts w:ascii="Bell MT" w:hAnsi="Bell MT"/>
                <w:sz w:val="44"/>
                <w:szCs w:val="44"/>
              </w:rPr>
            </w:rPrChange>
          </w:rPr>
          <w:t>dispensers.d</w:t>
        </w:r>
        <w:proofErr w:type="spellEnd"/>
        <w:r w:rsidRPr="005432E1">
          <w:rPr>
            <w:rStyle w:val="SubtleEmphasis"/>
            <w:rFonts w:cstheme="minorHAnsi"/>
            <w:sz w:val="24"/>
            <w:szCs w:val="24"/>
            <w:rPrChange w:id="225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60"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2261"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2262"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226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64"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26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266"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267" w:author="Cristian Sbrolli" w:date="2020-12-04T22:04:00Z">
              <w:rPr>
                <w:rStyle w:val="SubtleEmphasis"/>
                <w:rFonts w:ascii="Bell MT" w:hAnsi="Bell MT"/>
                <w:sz w:val="44"/>
                <w:szCs w:val="44"/>
              </w:rPr>
            </w:rPrChange>
          </w:rPr>
          <w:t>)</w:t>
        </w:r>
      </w:ins>
    </w:p>
    <w:p w14:paraId="42969F44" w14:textId="77777777" w:rsidR="005432E1" w:rsidRPr="005432E1" w:rsidRDefault="005432E1" w:rsidP="005432E1">
      <w:pPr>
        <w:pStyle w:val="ListParagraph"/>
        <w:spacing w:line="240" w:lineRule="auto"/>
        <w:ind w:left="360"/>
        <w:rPr>
          <w:ins w:id="2268" w:author="Cristian Sbrolli" w:date="2020-12-04T22:03:00Z"/>
          <w:rStyle w:val="SubtleEmphasis"/>
          <w:rFonts w:cstheme="minorHAnsi"/>
          <w:sz w:val="24"/>
          <w:szCs w:val="24"/>
          <w:rPrChange w:id="2269" w:author="Cristian Sbrolli" w:date="2020-12-04T22:04:00Z">
            <w:rPr>
              <w:ins w:id="2270" w:author="Cristian Sbrolli" w:date="2020-12-04T22:03:00Z"/>
              <w:rStyle w:val="SubtleEmphasis"/>
              <w:rFonts w:ascii="Bell MT" w:hAnsi="Bell MT"/>
              <w:sz w:val="44"/>
              <w:szCs w:val="44"/>
            </w:rPr>
          </w:rPrChange>
        </w:rPr>
      </w:pPr>
      <w:ins w:id="2271" w:author="Cristian Sbrolli" w:date="2020-12-04T22:03:00Z">
        <w:r w:rsidRPr="005432E1">
          <w:rPr>
            <w:rStyle w:val="SubtleEmphasis"/>
            <w:rFonts w:cstheme="minorHAnsi"/>
            <w:sz w:val="24"/>
            <w:szCs w:val="24"/>
            <w:rPrChange w:id="2272" w:author="Cristian Sbrolli" w:date="2020-12-04T22:04:00Z">
              <w:rPr>
                <w:rStyle w:val="SubtleEmphasis"/>
                <w:rFonts w:ascii="Bell MT" w:hAnsi="Bell MT"/>
                <w:sz w:val="44"/>
                <w:szCs w:val="44"/>
              </w:rPr>
            </w:rPrChange>
          </w:rPr>
          <w:t>}</w:t>
        </w:r>
      </w:ins>
    </w:p>
    <w:p w14:paraId="2768D3D7" w14:textId="77777777" w:rsidR="005432E1" w:rsidRPr="005432E1" w:rsidRDefault="005432E1" w:rsidP="005432E1">
      <w:pPr>
        <w:pStyle w:val="ListParagraph"/>
        <w:spacing w:line="240" w:lineRule="auto"/>
        <w:ind w:left="360"/>
        <w:rPr>
          <w:ins w:id="2273" w:author="Cristian Sbrolli" w:date="2020-12-04T22:03:00Z"/>
          <w:rStyle w:val="SubtleEmphasis"/>
          <w:rFonts w:cstheme="minorHAnsi"/>
          <w:sz w:val="24"/>
          <w:szCs w:val="24"/>
          <w:rPrChange w:id="2274" w:author="Cristian Sbrolli" w:date="2020-12-04T22:04:00Z">
            <w:rPr>
              <w:ins w:id="2275" w:author="Cristian Sbrolli" w:date="2020-12-04T22:03:00Z"/>
              <w:rStyle w:val="SubtleEmphasis"/>
              <w:rFonts w:ascii="Bell MT" w:hAnsi="Bell MT"/>
              <w:sz w:val="44"/>
              <w:szCs w:val="44"/>
            </w:rPr>
          </w:rPrChange>
        </w:rPr>
      </w:pPr>
    </w:p>
    <w:p w14:paraId="7B93944D" w14:textId="77777777" w:rsidR="005432E1" w:rsidRPr="005432E1" w:rsidRDefault="005432E1" w:rsidP="005432E1">
      <w:pPr>
        <w:pStyle w:val="ListParagraph"/>
        <w:spacing w:line="240" w:lineRule="auto"/>
        <w:ind w:left="360"/>
        <w:rPr>
          <w:ins w:id="2276" w:author="Cristian Sbrolli" w:date="2020-12-04T22:03:00Z"/>
          <w:rStyle w:val="SubtleEmphasis"/>
          <w:rFonts w:cstheme="minorHAnsi"/>
          <w:sz w:val="24"/>
          <w:szCs w:val="24"/>
          <w:rPrChange w:id="2277" w:author="Cristian Sbrolli" w:date="2020-12-04T22:04:00Z">
            <w:rPr>
              <w:ins w:id="2278" w:author="Cristian Sbrolli" w:date="2020-12-04T22:03:00Z"/>
              <w:rStyle w:val="SubtleEmphasis"/>
              <w:rFonts w:ascii="Bell MT" w:hAnsi="Bell MT"/>
              <w:sz w:val="44"/>
              <w:szCs w:val="44"/>
            </w:rPr>
          </w:rPrChange>
        </w:rPr>
      </w:pPr>
      <w:ins w:id="2279" w:author="Cristian Sbrolli" w:date="2020-12-04T22:03:00Z">
        <w:r w:rsidRPr="005432E1">
          <w:rPr>
            <w:rStyle w:val="SubtleEmphasis"/>
            <w:rFonts w:cstheme="minorHAnsi"/>
            <w:sz w:val="24"/>
            <w:szCs w:val="24"/>
            <w:rPrChange w:id="2280" w:author="Cristian Sbrolli" w:date="2020-12-04T22:04:00Z">
              <w:rPr>
                <w:rStyle w:val="SubtleEmphasis"/>
                <w:rFonts w:ascii="Bell MT" w:hAnsi="Bell MT"/>
                <w:sz w:val="44"/>
                <w:szCs w:val="44"/>
              </w:rPr>
            </w:rPrChange>
          </w:rPr>
          <w:t xml:space="preserve">//no same Ticket in two different markets' </w:t>
        </w:r>
        <w:proofErr w:type="spellStart"/>
        <w:r w:rsidRPr="005432E1">
          <w:rPr>
            <w:rStyle w:val="SubtleEmphasis"/>
            <w:rFonts w:cstheme="minorHAnsi"/>
            <w:sz w:val="24"/>
            <w:szCs w:val="24"/>
            <w:rPrChange w:id="2281"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282" w:author="Cristian Sbrolli" w:date="2020-12-04T22:04:00Z">
              <w:rPr>
                <w:rStyle w:val="SubtleEmphasis"/>
                <w:rFonts w:ascii="Bell MT" w:hAnsi="Bell MT"/>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2283" w:author="Cristian Sbrolli" w:date="2020-12-04T22:03:00Z"/>
          <w:rStyle w:val="SubtleEmphasis"/>
          <w:rFonts w:cstheme="minorHAnsi"/>
          <w:sz w:val="24"/>
          <w:szCs w:val="24"/>
          <w:rPrChange w:id="2284" w:author="Cristian Sbrolli" w:date="2020-12-04T22:04:00Z">
            <w:rPr>
              <w:ins w:id="2285" w:author="Cristian Sbrolli" w:date="2020-12-04T22:03:00Z"/>
              <w:rStyle w:val="SubtleEmphasis"/>
              <w:rFonts w:ascii="Bell MT" w:hAnsi="Bell MT"/>
              <w:sz w:val="44"/>
              <w:szCs w:val="44"/>
            </w:rPr>
          </w:rPrChange>
        </w:rPr>
      </w:pPr>
      <w:ins w:id="2286" w:author="Cristian Sbrolli" w:date="2020-12-04T22:03:00Z">
        <w:r w:rsidRPr="005432E1">
          <w:rPr>
            <w:rStyle w:val="SubtleEmphasis"/>
            <w:rFonts w:cstheme="minorHAnsi"/>
            <w:sz w:val="24"/>
            <w:szCs w:val="24"/>
            <w:rPrChange w:id="2287" w:author="Cristian Sbrolli" w:date="2020-12-04T22:04:00Z">
              <w:rPr>
                <w:rStyle w:val="SubtleEmphasis"/>
                <w:rFonts w:ascii="Bell MT" w:hAnsi="Bell MT"/>
                <w:sz w:val="44"/>
                <w:szCs w:val="44"/>
              </w:rPr>
            </w:rPrChange>
          </w:rPr>
          <w:t>fact {</w:t>
        </w:r>
      </w:ins>
    </w:p>
    <w:p w14:paraId="7E69286B" w14:textId="77777777" w:rsidR="005432E1" w:rsidRPr="005432E1" w:rsidRDefault="005432E1" w:rsidP="005432E1">
      <w:pPr>
        <w:pStyle w:val="ListParagraph"/>
        <w:spacing w:line="240" w:lineRule="auto"/>
        <w:ind w:left="360"/>
        <w:rPr>
          <w:ins w:id="2288" w:author="Cristian Sbrolli" w:date="2020-12-04T22:03:00Z"/>
          <w:rStyle w:val="SubtleEmphasis"/>
          <w:rFonts w:cstheme="minorHAnsi"/>
          <w:sz w:val="24"/>
          <w:szCs w:val="24"/>
          <w:rPrChange w:id="2289" w:author="Cristian Sbrolli" w:date="2020-12-04T22:04:00Z">
            <w:rPr>
              <w:ins w:id="2290" w:author="Cristian Sbrolli" w:date="2020-12-04T22:03:00Z"/>
              <w:rStyle w:val="SubtleEmphasis"/>
              <w:rFonts w:ascii="Bell MT" w:hAnsi="Bell MT"/>
              <w:sz w:val="44"/>
              <w:szCs w:val="44"/>
            </w:rPr>
          </w:rPrChange>
        </w:rPr>
      </w:pPr>
      <w:ins w:id="2291" w:author="Cristian Sbrolli" w:date="2020-12-04T22:03:00Z">
        <w:r w:rsidRPr="005432E1">
          <w:rPr>
            <w:rStyle w:val="SubtleEmphasis"/>
            <w:rFonts w:cstheme="minorHAnsi"/>
            <w:sz w:val="24"/>
            <w:szCs w:val="24"/>
            <w:rPrChange w:id="2292"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293"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294" w:author="Cristian Sbrolli" w:date="2020-12-04T22:04:00Z">
              <w:rPr>
                <w:rStyle w:val="SubtleEmphasis"/>
                <w:rFonts w:ascii="Bell MT" w:hAnsi="Bell MT"/>
                <w:sz w:val="44"/>
                <w:szCs w:val="44"/>
              </w:rPr>
            </w:rPrChange>
          </w:rPr>
          <w:t xml:space="preserve"> ts1,ts2: </w:t>
        </w:r>
        <w:proofErr w:type="spellStart"/>
        <w:r w:rsidRPr="005432E1">
          <w:rPr>
            <w:rStyle w:val="SubtleEmphasis"/>
            <w:rFonts w:cstheme="minorHAnsi"/>
            <w:sz w:val="24"/>
            <w:szCs w:val="24"/>
            <w:rPrChange w:id="2295"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296" w:author="Cristian Sbrolli" w:date="2020-12-04T22:04:00Z">
              <w:rPr>
                <w:rStyle w:val="SubtleEmphasis"/>
                <w:rFonts w:ascii="Bell MT" w:hAnsi="Bell MT"/>
                <w:sz w:val="44"/>
                <w:szCs w:val="44"/>
              </w:rPr>
            </w:rPrChange>
          </w:rPr>
          <w:t xml:space="preserve"> |</w:t>
        </w:r>
      </w:ins>
    </w:p>
    <w:p w14:paraId="2340950C" w14:textId="77777777" w:rsidR="005432E1" w:rsidRPr="005432E1" w:rsidRDefault="005432E1" w:rsidP="005432E1">
      <w:pPr>
        <w:pStyle w:val="ListParagraph"/>
        <w:spacing w:line="240" w:lineRule="auto"/>
        <w:ind w:left="360"/>
        <w:rPr>
          <w:ins w:id="2297" w:author="Cristian Sbrolli" w:date="2020-12-04T22:03:00Z"/>
          <w:rStyle w:val="SubtleEmphasis"/>
          <w:rFonts w:cstheme="minorHAnsi"/>
          <w:sz w:val="24"/>
          <w:szCs w:val="24"/>
          <w:rPrChange w:id="2298" w:author="Cristian Sbrolli" w:date="2020-12-04T22:04:00Z">
            <w:rPr>
              <w:ins w:id="2299" w:author="Cristian Sbrolli" w:date="2020-12-04T22:03:00Z"/>
              <w:rStyle w:val="SubtleEmphasis"/>
              <w:rFonts w:ascii="Bell MT" w:hAnsi="Bell MT"/>
              <w:sz w:val="44"/>
              <w:szCs w:val="44"/>
            </w:rPr>
          </w:rPrChange>
        </w:rPr>
      </w:pPr>
      <w:ins w:id="2300" w:author="Cristian Sbrolli" w:date="2020-12-04T22:03:00Z">
        <w:r w:rsidRPr="005432E1">
          <w:rPr>
            <w:rStyle w:val="SubtleEmphasis"/>
            <w:rFonts w:cstheme="minorHAnsi"/>
            <w:sz w:val="24"/>
            <w:szCs w:val="24"/>
            <w:rPrChange w:id="2301" w:author="Cristian Sbrolli" w:date="2020-12-04T22:04:00Z">
              <w:rPr>
                <w:rStyle w:val="SubtleEmphasis"/>
                <w:rFonts w:ascii="Bell MT" w:hAnsi="Bell MT"/>
                <w:sz w:val="44"/>
                <w:szCs w:val="44"/>
              </w:rPr>
            </w:rPrChange>
          </w:rPr>
          <w:tab/>
          <w:t xml:space="preserve"> #( </w:t>
        </w:r>
        <w:proofErr w:type="spellStart"/>
        <w:r w:rsidRPr="005432E1">
          <w:rPr>
            <w:rStyle w:val="SubtleEmphasis"/>
            <w:rFonts w:cstheme="minorHAnsi"/>
            <w:sz w:val="24"/>
            <w:szCs w:val="24"/>
            <w:rPrChange w:id="2302"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2303" w:author="Cristian Sbrolli" w:date="2020-12-04T22:04:00Z">
              <w:rPr>
                <w:rStyle w:val="SubtleEmphasis"/>
                <w:rFonts w:ascii="Bell MT" w:hAnsi="Bell MT"/>
                <w:sz w:val="44"/>
                <w:szCs w:val="44"/>
              </w:rPr>
            </w:rPrChange>
          </w:rPr>
          <w:t xml:space="preserve">[ts1] &amp; </w:t>
        </w:r>
        <w:proofErr w:type="spellStart"/>
        <w:r w:rsidRPr="005432E1">
          <w:rPr>
            <w:rStyle w:val="SubtleEmphasis"/>
            <w:rFonts w:cstheme="minorHAnsi"/>
            <w:sz w:val="24"/>
            <w:szCs w:val="24"/>
            <w:rPrChange w:id="2304"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2305" w:author="Cristian Sbrolli" w:date="2020-12-04T22:04:00Z">
              <w:rPr>
                <w:rStyle w:val="SubtleEmphasis"/>
                <w:rFonts w:ascii="Bell MT" w:hAnsi="Bell MT"/>
                <w:sz w:val="44"/>
                <w:szCs w:val="44"/>
              </w:rPr>
            </w:rPrChange>
          </w:rPr>
          <w:t>[ts2]) != 0</w:t>
        </w:r>
      </w:ins>
    </w:p>
    <w:p w14:paraId="7FA2B0B7" w14:textId="77777777" w:rsidR="005432E1" w:rsidRPr="005432E1" w:rsidRDefault="005432E1" w:rsidP="005432E1">
      <w:pPr>
        <w:pStyle w:val="ListParagraph"/>
        <w:spacing w:line="240" w:lineRule="auto"/>
        <w:ind w:left="360"/>
        <w:rPr>
          <w:ins w:id="2306" w:author="Cristian Sbrolli" w:date="2020-12-04T22:03:00Z"/>
          <w:rStyle w:val="SubtleEmphasis"/>
          <w:rFonts w:cstheme="minorHAnsi"/>
          <w:sz w:val="24"/>
          <w:szCs w:val="24"/>
          <w:rPrChange w:id="2307" w:author="Cristian Sbrolli" w:date="2020-12-04T22:04:00Z">
            <w:rPr>
              <w:ins w:id="2308" w:author="Cristian Sbrolli" w:date="2020-12-04T22:03:00Z"/>
              <w:rStyle w:val="SubtleEmphasis"/>
              <w:rFonts w:ascii="Bell MT" w:hAnsi="Bell MT"/>
              <w:sz w:val="44"/>
              <w:szCs w:val="44"/>
            </w:rPr>
          </w:rPrChange>
        </w:rPr>
      </w:pPr>
      <w:ins w:id="2309" w:author="Cristian Sbrolli" w:date="2020-12-04T22:03:00Z">
        <w:r w:rsidRPr="005432E1">
          <w:rPr>
            <w:rStyle w:val="SubtleEmphasis"/>
            <w:rFonts w:cstheme="minorHAnsi"/>
            <w:sz w:val="24"/>
            <w:szCs w:val="24"/>
            <w:rPrChange w:id="2310" w:author="Cristian Sbrolli" w:date="2020-12-04T22:04:00Z">
              <w:rPr>
                <w:rStyle w:val="SubtleEmphasis"/>
                <w:rFonts w:ascii="Bell MT" w:hAnsi="Bell MT"/>
                <w:sz w:val="44"/>
                <w:szCs w:val="44"/>
              </w:rPr>
            </w:rPrChange>
          </w:rPr>
          <w:t>}</w:t>
        </w:r>
      </w:ins>
    </w:p>
    <w:p w14:paraId="1F626800" w14:textId="77777777" w:rsidR="005432E1" w:rsidRPr="005432E1" w:rsidRDefault="005432E1" w:rsidP="005432E1">
      <w:pPr>
        <w:pStyle w:val="ListParagraph"/>
        <w:spacing w:line="240" w:lineRule="auto"/>
        <w:ind w:left="360"/>
        <w:rPr>
          <w:ins w:id="2311" w:author="Cristian Sbrolli" w:date="2020-12-04T22:03:00Z"/>
          <w:rStyle w:val="SubtleEmphasis"/>
          <w:rFonts w:cstheme="minorHAnsi"/>
          <w:sz w:val="24"/>
          <w:szCs w:val="24"/>
          <w:rPrChange w:id="2312" w:author="Cristian Sbrolli" w:date="2020-12-04T22:04:00Z">
            <w:rPr>
              <w:ins w:id="2313" w:author="Cristian Sbrolli" w:date="2020-12-04T22:03:00Z"/>
              <w:rStyle w:val="SubtleEmphasis"/>
              <w:rFonts w:ascii="Bell MT" w:hAnsi="Bell MT"/>
              <w:sz w:val="44"/>
              <w:szCs w:val="44"/>
            </w:rPr>
          </w:rPrChange>
        </w:rPr>
      </w:pPr>
    </w:p>
    <w:p w14:paraId="1D3C83DF" w14:textId="77777777" w:rsidR="005432E1" w:rsidRPr="005432E1" w:rsidRDefault="005432E1" w:rsidP="005432E1">
      <w:pPr>
        <w:pStyle w:val="ListParagraph"/>
        <w:spacing w:line="240" w:lineRule="auto"/>
        <w:ind w:left="360"/>
        <w:rPr>
          <w:ins w:id="2314" w:author="Cristian Sbrolli" w:date="2020-12-04T22:03:00Z"/>
          <w:rStyle w:val="SubtleEmphasis"/>
          <w:rFonts w:cstheme="minorHAnsi"/>
          <w:sz w:val="24"/>
          <w:szCs w:val="24"/>
          <w:rPrChange w:id="2315" w:author="Cristian Sbrolli" w:date="2020-12-04T22:04:00Z">
            <w:rPr>
              <w:ins w:id="2316" w:author="Cristian Sbrolli" w:date="2020-12-04T22:03:00Z"/>
              <w:rStyle w:val="SubtleEmphasis"/>
              <w:rFonts w:ascii="Bell MT" w:hAnsi="Bell MT"/>
              <w:sz w:val="44"/>
              <w:szCs w:val="44"/>
            </w:rPr>
          </w:rPrChange>
        </w:rPr>
      </w:pPr>
      <w:ins w:id="2317" w:author="Cristian Sbrolli" w:date="2020-12-04T22:03:00Z">
        <w:r w:rsidRPr="005432E1">
          <w:rPr>
            <w:rStyle w:val="SubtleEmphasis"/>
            <w:rFonts w:cstheme="minorHAnsi"/>
            <w:sz w:val="24"/>
            <w:szCs w:val="24"/>
            <w:rPrChange w:id="2318" w:author="Cristian Sbrolli" w:date="2020-12-04T22:04:00Z">
              <w:rPr>
                <w:rStyle w:val="SubtleEmphasis"/>
                <w:rFonts w:ascii="Bell MT" w:hAnsi="Bell MT"/>
                <w:sz w:val="44"/>
                <w:szCs w:val="44"/>
              </w:rPr>
            </w:rPrChange>
          </w:rPr>
          <w:t>//no same dispenser/cash desks/departments/</w:t>
        </w:r>
        <w:proofErr w:type="spellStart"/>
        <w:r w:rsidRPr="005432E1">
          <w:rPr>
            <w:rStyle w:val="SubtleEmphasis"/>
            <w:rFonts w:cstheme="minorHAnsi"/>
            <w:sz w:val="24"/>
            <w:szCs w:val="24"/>
            <w:rPrChange w:id="2319"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2320" w:author="Cristian Sbrolli" w:date="2020-12-04T22:04:00Z">
              <w:rPr>
                <w:rStyle w:val="SubtleEmphasis"/>
                <w:rFonts w:ascii="Bell MT" w:hAnsi="Bell MT"/>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2321" w:author="Cristian Sbrolli" w:date="2020-12-04T22:03:00Z"/>
          <w:rStyle w:val="SubtleEmphasis"/>
          <w:rFonts w:cstheme="minorHAnsi"/>
          <w:sz w:val="24"/>
          <w:szCs w:val="24"/>
          <w:rPrChange w:id="2322" w:author="Cristian Sbrolli" w:date="2020-12-04T22:04:00Z">
            <w:rPr>
              <w:ins w:id="2323" w:author="Cristian Sbrolli" w:date="2020-12-04T22:03:00Z"/>
              <w:rStyle w:val="SubtleEmphasis"/>
              <w:rFonts w:ascii="Bell MT" w:hAnsi="Bell MT"/>
              <w:sz w:val="44"/>
              <w:szCs w:val="44"/>
            </w:rPr>
          </w:rPrChange>
        </w:rPr>
      </w:pPr>
      <w:ins w:id="2324" w:author="Cristian Sbrolli" w:date="2020-12-04T22:03:00Z">
        <w:r w:rsidRPr="005432E1">
          <w:rPr>
            <w:rStyle w:val="SubtleEmphasis"/>
            <w:rFonts w:cstheme="minorHAnsi"/>
            <w:sz w:val="24"/>
            <w:szCs w:val="24"/>
            <w:rPrChange w:id="2325" w:author="Cristian Sbrolli" w:date="2020-12-04T22:04:00Z">
              <w:rPr>
                <w:rStyle w:val="SubtleEmphasis"/>
                <w:rFonts w:ascii="Bell MT" w:hAnsi="Bell MT"/>
                <w:sz w:val="44"/>
                <w:szCs w:val="44"/>
              </w:rPr>
            </w:rPrChange>
          </w:rPr>
          <w:t>fact {</w:t>
        </w:r>
      </w:ins>
    </w:p>
    <w:p w14:paraId="324EE56B" w14:textId="77777777" w:rsidR="005432E1" w:rsidRPr="005432E1" w:rsidRDefault="005432E1" w:rsidP="005432E1">
      <w:pPr>
        <w:pStyle w:val="ListParagraph"/>
        <w:spacing w:line="240" w:lineRule="auto"/>
        <w:ind w:left="360"/>
        <w:rPr>
          <w:ins w:id="2326" w:author="Cristian Sbrolli" w:date="2020-12-04T22:03:00Z"/>
          <w:rStyle w:val="SubtleEmphasis"/>
          <w:rFonts w:cstheme="minorHAnsi"/>
          <w:sz w:val="24"/>
          <w:szCs w:val="24"/>
          <w:rPrChange w:id="2327" w:author="Cristian Sbrolli" w:date="2020-12-04T22:04:00Z">
            <w:rPr>
              <w:ins w:id="2328" w:author="Cristian Sbrolli" w:date="2020-12-04T22:03:00Z"/>
              <w:rStyle w:val="SubtleEmphasis"/>
              <w:rFonts w:ascii="Bell MT" w:hAnsi="Bell MT"/>
              <w:sz w:val="44"/>
              <w:szCs w:val="44"/>
            </w:rPr>
          </w:rPrChange>
        </w:rPr>
      </w:pPr>
      <w:ins w:id="2329" w:author="Cristian Sbrolli" w:date="2020-12-04T22:03:00Z">
        <w:r w:rsidRPr="005432E1">
          <w:rPr>
            <w:rStyle w:val="SubtleEmphasis"/>
            <w:rFonts w:cstheme="minorHAnsi"/>
            <w:sz w:val="24"/>
            <w:szCs w:val="24"/>
            <w:rPrChange w:id="2330"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331"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332" w:author="Cristian Sbrolli" w:date="2020-12-04T22:04:00Z">
              <w:rPr>
                <w:rStyle w:val="SubtleEmphasis"/>
                <w:rFonts w:ascii="Bell MT" w:hAnsi="Bell MT"/>
                <w:sz w:val="44"/>
                <w:szCs w:val="44"/>
              </w:rPr>
            </w:rPrChange>
          </w:rPr>
          <w:t xml:space="preserve"> m1,m2: Market |</w:t>
        </w:r>
      </w:ins>
    </w:p>
    <w:p w14:paraId="17C40BB2" w14:textId="77777777" w:rsidR="005432E1" w:rsidRPr="005432E1" w:rsidRDefault="005432E1" w:rsidP="005432E1">
      <w:pPr>
        <w:pStyle w:val="ListParagraph"/>
        <w:spacing w:line="240" w:lineRule="auto"/>
        <w:ind w:left="360"/>
        <w:rPr>
          <w:ins w:id="2333" w:author="Cristian Sbrolli" w:date="2020-12-04T22:03:00Z"/>
          <w:rStyle w:val="SubtleEmphasis"/>
          <w:rFonts w:cstheme="minorHAnsi"/>
          <w:sz w:val="24"/>
          <w:szCs w:val="24"/>
          <w:rPrChange w:id="2334" w:author="Cristian Sbrolli" w:date="2020-12-04T22:04:00Z">
            <w:rPr>
              <w:ins w:id="2335" w:author="Cristian Sbrolli" w:date="2020-12-04T22:03:00Z"/>
              <w:rStyle w:val="SubtleEmphasis"/>
              <w:rFonts w:ascii="Bell MT" w:hAnsi="Bell MT"/>
              <w:sz w:val="44"/>
              <w:szCs w:val="44"/>
            </w:rPr>
          </w:rPrChange>
        </w:rPr>
      </w:pPr>
      <w:ins w:id="2336" w:author="Cristian Sbrolli" w:date="2020-12-04T22:03:00Z">
        <w:r w:rsidRPr="005432E1">
          <w:rPr>
            <w:rStyle w:val="SubtleEmphasis"/>
            <w:rFonts w:cstheme="minorHAnsi"/>
            <w:sz w:val="24"/>
            <w:szCs w:val="24"/>
            <w:rPrChange w:id="2337" w:author="Cristian Sbrolli" w:date="2020-12-04T22:04:00Z">
              <w:rPr>
                <w:rStyle w:val="SubtleEmphasis"/>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2338" w:author="Cristian Sbrolli" w:date="2020-12-04T22:03:00Z"/>
          <w:rStyle w:val="SubtleEmphasis"/>
          <w:rFonts w:cstheme="minorHAnsi"/>
          <w:sz w:val="24"/>
          <w:szCs w:val="24"/>
          <w:rPrChange w:id="2339" w:author="Cristian Sbrolli" w:date="2020-12-04T22:04:00Z">
            <w:rPr>
              <w:ins w:id="2340" w:author="Cristian Sbrolli" w:date="2020-12-04T22:03:00Z"/>
              <w:rStyle w:val="SubtleEmphasis"/>
              <w:rFonts w:ascii="Bell MT" w:hAnsi="Bell MT"/>
              <w:sz w:val="44"/>
              <w:szCs w:val="44"/>
            </w:rPr>
          </w:rPrChange>
        </w:rPr>
      </w:pPr>
      <w:ins w:id="2341" w:author="Cristian Sbrolli" w:date="2020-12-04T22:03:00Z">
        <w:r w:rsidRPr="005432E1">
          <w:rPr>
            <w:rStyle w:val="SubtleEmphasis"/>
            <w:rFonts w:cstheme="minorHAnsi"/>
            <w:sz w:val="24"/>
            <w:szCs w:val="24"/>
            <w:rPrChange w:id="234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343" w:author="Cristian Sbrolli" w:date="2020-12-04T22:04:00Z">
              <w:rPr>
                <w:rStyle w:val="SubtleEmphasis"/>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2344" w:author="Cristian Sbrolli" w:date="2020-12-04T22:03:00Z"/>
          <w:rStyle w:val="SubtleEmphasis"/>
          <w:rFonts w:cstheme="minorHAnsi"/>
          <w:sz w:val="24"/>
          <w:szCs w:val="24"/>
          <w:rPrChange w:id="2345" w:author="Cristian Sbrolli" w:date="2020-12-04T22:04:00Z">
            <w:rPr>
              <w:ins w:id="2346" w:author="Cristian Sbrolli" w:date="2020-12-04T22:03:00Z"/>
              <w:rStyle w:val="SubtleEmphasis"/>
              <w:rFonts w:ascii="Bell MT" w:hAnsi="Bell MT"/>
              <w:sz w:val="44"/>
              <w:szCs w:val="44"/>
            </w:rPr>
          </w:rPrChange>
        </w:rPr>
      </w:pPr>
      <w:ins w:id="2347" w:author="Cristian Sbrolli" w:date="2020-12-04T22:03:00Z">
        <w:r w:rsidRPr="005432E1">
          <w:rPr>
            <w:rStyle w:val="SubtleEmphasis"/>
            <w:rFonts w:cstheme="minorHAnsi"/>
            <w:sz w:val="24"/>
            <w:szCs w:val="24"/>
            <w:rPrChange w:id="2348" w:author="Cristian Sbrolli" w:date="2020-12-04T22:04:00Z">
              <w:rPr>
                <w:rStyle w:val="SubtleEmphasis"/>
                <w:rFonts w:ascii="Bell MT" w:hAnsi="Bell MT"/>
                <w:sz w:val="44"/>
                <w:szCs w:val="44"/>
              </w:rPr>
            </w:rPrChange>
          </w:rPr>
          <w:t>}</w:t>
        </w:r>
      </w:ins>
    </w:p>
    <w:p w14:paraId="62844875" w14:textId="77777777" w:rsidR="005432E1" w:rsidRPr="005432E1" w:rsidRDefault="005432E1" w:rsidP="005432E1">
      <w:pPr>
        <w:pStyle w:val="ListParagraph"/>
        <w:spacing w:line="240" w:lineRule="auto"/>
        <w:ind w:left="360"/>
        <w:rPr>
          <w:ins w:id="2349" w:author="Cristian Sbrolli" w:date="2020-12-04T22:03:00Z"/>
          <w:rStyle w:val="SubtleEmphasis"/>
          <w:rFonts w:cstheme="minorHAnsi"/>
          <w:sz w:val="24"/>
          <w:szCs w:val="24"/>
          <w:rPrChange w:id="2350" w:author="Cristian Sbrolli" w:date="2020-12-04T22:04:00Z">
            <w:rPr>
              <w:ins w:id="2351" w:author="Cristian Sbrolli" w:date="2020-12-04T22:03:00Z"/>
              <w:rStyle w:val="SubtleEmphasis"/>
              <w:rFonts w:ascii="Bell MT" w:hAnsi="Bell MT"/>
              <w:sz w:val="44"/>
              <w:szCs w:val="44"/>
            </w:rPr>
          </w:rPrChange>
        </w:rPr>
      </w:pPr>
    </w:p>
    <w:p w14:paraId="07DC9BE1" w14:textId="77777777" w:rsidR="005432E1" w:rsidRPr="005432E1" w:rsidRDefault="005432E1" w:rsidP="005432E1">
      <w:pPr>
        <w:pStyle w:val="ListParagraph"/>
        <w:spacing w:line="240" w:lineRule="auto"/>
        <w:ind w:left="360"/>
        <w:rPr>
          <w:ins w:id="2352" w:author="Cristian Sbrolli" w:date="2020-12-04T22:03:00Z"/>
          <w:rStyle w:val="SubtleEmphasis"/>
          <w:rFonts w:cstheme="minorHAnsi"/>
          <w:sz w:val="24"/>
          <w:szCs w:val="24"/>
          <w:rPrChange w:id="2353" w:author="Cristian Sbrolli" w:date="2020-12-04T22:04:00Z">
            <w:rPr>
              <w:ins w:id="2354" w:author="Cristian Sbrolli" w:date="2020-12-04T22:03:00Z"/>
              <w:rStyle w:val="SubtleEmphasis"/>
              <w:rFonts w:ascii="Bell MT" w:hAnsi="Bell MT"/>
              <w:sz w:val="44"/>
              <w:szCs w:val="44"/>
            </w:rPr>
          </w:rPrChange>
        </w:rPr>
      </w:pPr>
      <w:ins w:id="2355" w:author="Cristian Sbrolli" w:date="2020-12-04T22:03:00Z">
        <w:r w:rsidRPr="005432E1">
          <w:rPr>
            <w:rStyle w:val="SubtleEmphasis"/>
            <w:rFonts w:cstheme="minorHAnsi"/>
            <w:sz w:val="24"/>
            <w:szCs w:val="24"/>
            <w:rPrChange w:id="2356" w:author="Cristian Sbrolli" w:date="2020-12-04T22:04:00Z">
              <w:rPr>
                <w:rStyle w:val="SubtleEmphasis"/>
                <w:rFonts w:ascii="Bell MT" w:hAnsi="Bell MT"/>
                <w:sz w:val="44"/>
                <w:szCs w:val="44"/>
              </w:rPr>
            </w:rPrChange>
          </w:rPr>
          <w:t xml:space="preserve">//each ticket has a different </w:t>
        </w:r>
        <w:proofErr w:type="spellStart"/>
        <w:r w:rsidRPr="005432E1">
          <w:rPr>
            <w:rStyle w:val="SubtleEmphasis"/>
            <w:rFonts w:cstheme="minorHAnsi"/>
            <w:sz w:val="24"/>
            <w:szCs w:val="24"/>
            <w:rPrChange w:id="2357" w:author="Cristian Sbrolli" w:date="2020-12-04T22:04:00Z">
              <w:rPr>
                <w:rStyle w:val="SubtleEmphasis"/>
                <w:rFonts w:ascii="Bell MT" w:hAnsi="Bell MT"/>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2358" w:author="Cristian Sbrolli" w:date="2020-12-04T22:03:00Z"/>
          <w:rStyle w:val="SubtleEmphasis"/>
          <w:rFonts w:cstheme="minorHAnsi"/>
          <w:sz w:val="24"/>
          <w:szCs w:val="24"/>
          <w:rPrChange w:id="2359" w:author="Cristian Sbrolli" w:date="2020-12-04T22:04:00Z">
            <w:rPr>
              <w:ins w:id="2360" w:author="Cristian Sbrolli" w:date="2020-12-04T22:03:00Z"/>
              <w:rStyle w:val="SubtleEmphasis"/>
              <w:rFonts w:ascii="Bell MT" w:hAnsi="Bell MT"/>
              <w:sz w:val="44"/>
              <w:szCs w:val="44"/>
            </w:rPr>
          </w:rPrChange>
        </w:rPr>
      </w:pPr>
      <w:ins w:id="2361" w:author="Cristian Sbrolli" w:date="2020-12-04T22:03:00Z">
        <w:r w:rsidRPr="005432E1">
          <w:rPr>
            <w:rStyle w:val="SubtleEmphasis"/>
            <w:rFonts w:cstheme="minorHAnsi"/>
            <w:sz w:val="24"/>
            <w:szCs w:val="24"/>
            <w:rPrChange w:id="2362" w:author="Cristian Sbrolli" w:date="2020-12-04T22:04:00Z">
              <w:rPr>
                <w:rStyle w:val="SubtleEmphasis"/>
                <w:rFonts w:ascii="Bell MT" w:hAnsi="Bell MT"/>
                <w:sz w:val="44"/>
                <w:szCs w:val="44"/>
              </w:rPr>
            </w:rPrChange>
          </w:rPr>
          <w:t>fact {</w:t>
        </w:r>
      </w:ins>
    </w:p>
    <w:p w14:paraId="1024EE63" w14:textId="77777777" w:rsidR="005432E1" w:rsidRPr="005432E1" w:rsidRDefault="005432E1" w:rsidP="005432E1">
      <w:pPr>
        <w:pStyle w:val="ListParagraph"/>
        <w:spacing w:line="240" w:lineRule="auto"/>
        <w:ind w:left="360"/>
        <w:rPr>
          <w:ins w:id="2363" w:author="Cristian Sbrolli" w:date="2020-12-04T22:03:00Z"/>
          <w:rStyle w:val="SubtleEmphasis"/>
          <w:rFonts w:cstheme="minorHAnsi"/>
          <w:sz w:val="24"/>
          <w:szCs w:val="24"/>
          <w:rPrChange w:id="2364" w:author="Cristian Sbrolli" w:date="2020-12-04T22:04:00Z">
            <w:rPr>
              <w:ins w:id="2365" w:author="Cristian Sbrolli" w:date="2020-12-04T22:03:00Z"/>
              <w:rStyle w:val="SubtleEmphasis"/>
              <w:rFonts w:ascii="Bell MT" w:hAnsi="Bell MT"/>
              <w:sz w:val="44"/>
              <w:szCs w:val="44"/>
            </w:rPr>
          </w:rPrChange>
        </w:rPr>
      </w:pPr>
      <w:ins w:id="2366" w:author="Cristian Sbrolli" w:date="2020-12-04T22:03:00Z">
        <w:r w:rsidRPr="005432E1">
          <w:rPr>
            <w:rStyle w:val="SubtleEmphasis"/>
            <w:rFonts w:cstheme="minorHAnsi"/>
            <w:sz w:val="24"/>
            <w:szCs w:val="24"/>
            <w:rPrChange w:id="2367"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2368"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369" w:author="Cristian Sbrolli" w:date="2020-12-04T22:04:00Z">
              <w:rPr>
                <w:rStyle w:val="SubtleEmphasis"/>
                <w:rFonts w:ascii="Bell MT" w:hAnsi="Bell MT"/>
                <w:sz w:val="44"/>
                <w:szCs w:val="44"/>
              </w:rPr>
            </w:rPrChange>
          </w:rPr>
          <w:t xml:space="preserve"> t1,t2: Ticket |</w:t>
        </w:r>
      </w:ins>
    </w:p>
    <w:p w14:paraId="73D9FEC3" w14:textId="77777777" w:rsidR="005432E1" w:rsidRPr="005432E1" w:rsidRDefault="005432E1" w:rsidP="005432E1">
      <w:pPr>
        <w:pStyle w:val="ListParagraph"/>
        <w:spacing w:line="240" w:lineRule="auto"/>
        <w:ind w:left="360"/>
        <w:rPr>
          <w:ins w:id="2370" w:author="Cristian Sbrolli" w:date="2020-12-04T22:03:00Z"/>
          <w:rStyle w:val="SubtleEmphasis"/>
          <w:rFonts w:cstheme="minorHAnsi"/>
          <w:sz w:val="24"/>
          <w:szCs w:val="24"/>
          <w:rPrChange w:id="2371" w:author="Cristian Sbrolli" w:date="2020-12-04T22:04:00Z">
            <w:rPr>
              <w:ins w:id="2372" w:author="Cristian Sbrolli" w:date="2020-12-04T22:03:00Z"/>
              <w:rStyle w:val="SubtleEmphasis"/>
              <w:rFonts w:ascii="Bell MT" w:hAnsi="Bell MT"/>
              <w:sz w:val="44"/>
              <w:szCs w:val="44"/>
            </w:rPr>
          </w:rPrChange>
        </w:rPr>
      </w:pPr>
      <w:ins w:id="2373" w:author="Cristian Sbrolli" w:date="2020-12-04T22:03:00Z">
        <w:r w:rsidRPr="005432E1">
          <w:rPr>
            <w:rStyle w:val="SubtleEmphasis"/>
            <w:rFonts w:cstheme="minorHAnsi"/>
            <w:sz w:val="24"/>
            <w:szCs w:val="24"/>
            <w:rPrChange w:id="2374" w:author="Cristian Sbrolli" w:date="2020-12-04T22:04:00Z">
              <w:rPr>
                <w:rStyle w:val="SubtleEmphasis"/>
                <w:rFonts w:ascii="Bell MT" w:hAnsi="Bell MT"/>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2375" w:author="Cristian Sbrolli" w:date="2020-12-04T22:03:00Z"/>
          <w:rStyle w:val="SubtleEmphasis"/>
          <w:rFonts w:cstheme="minorHAnsi"/>
          <w:sz w:val="24"/>
          <w:szCs w:val="24"/>
          <w:rPrChange w:id="2376" w:author="Cristian Sbrolli" w:date="2020-12-04T22:04:00Z">
            <w:rPr>
              <w:ins w:id="2377" w:author="Cristian Sbrolli" w:date="2020-12-04T22:03:00Z"/>
              <w:rStyle w:val="SubtleEmphasis"/>
              <w:rFonts w:ascii="Bell MT" w:hAnsi="Bell MT"/>
              <w:sz w:val="44"/>
              <w:szCs w:val="44"/>
            </w:rPr>
          </w:rPrChange>
        </w:rPr>
      </w:pPr>
      <w:ins w:id="2378" w:author="Cristian Sbrolli" w:date="2020-12-04T22:03:00Z">
        <w:r w:rsidRPr="005432E1">
          <w:rPr>
            <w:rStyle w:val="SubtleEmphasis"/>
            <w:rFonts w:cstheme="minorHAnsi"/>
            <w:sz w:val="24"/>
            <w:szCs w:val="24"/>
            <w:rPrChange w:id="2379" w:author="Cristian Sbrolli" w:date="2020-12-04T22:04:00Z">
              <w:rPr>
                <w:rStyle w:val="SubtleEmphasis"/>
                <w:rFonts w:ascii="Bell MT" w:hAnsi="Bell MT"/>
                <w:sz w:val="44"/>
                <w:szCs w:val="44"/>
              </w:rPr>
            </w:rPrChange>
          </w:rPr>
          <w:t>}</w:t>
        </w:r>
      </w:ins>
    </w:p>
    <w:p w14:paraId="2769D0A8" w14:textId="77777777" w:rsidR="005432E1" w:rsidRPr="005432E1" w:rsidRDefault="005432E1" w:rsidP="005432E1">
      <w:pPr>
        <w:pStyle w:val="ListParagraph"/>
        <w:spacing w:line="240" w:lineRule="auto"/>
        <w:ind w:left="360"/>
        <w:rPr>
          <w:ins w:id="2380" w:author="Cristian Sbrolli" w:date="2020-12-04T22:03:00Z"/>
          <w:rStyle w:val="SubtleEmphasis"/>
          <w:rFonts w:cstheme="minorHAnsi"/>
          <w:sz w:val="24"/>
          <w:szCs w:val="24"/>
          <w:rPrChange w:id="2381" w:author="Cristian Sbrolli" w:date="2020-12-04T22:04:00Z">
            <w:rPr>
              <w:ins w:id="2382" w:author="Cristian Sbrolli" w:date="2020-12-04T22:03:00Z"/>
              <w:rStyle w:val="SubtleEmphasis"/>
              <w:rFonts w:ascii="Bell MT" w:hAnsi="Bell MT"/>
              <w:sz w:val="44"/>
              <w:szCs w:val="44"/>
            </w:rPr>
          </w:rPrChange>
        </w:rPr>
      </w:pPr>
    </w:p>
    <w:p w14:paraId="21768EDB" w14:textId="77777777" w:rsidR="005432E1" w:rsidRPr="005432E1" w:rsidRDefault="005432E1" w:rsidP="005432E1">
      <w:pPr>
        <w:pStyle w:val="ListParagraph"/>
        <w:spacing w:line="240" w:lineRule="auto"/>
        <w:ind w:left="360"/>
        <w:rPr>
          <w:ins w:id="2383" w:author="Cristian Sbrolli" w:date="2020-12-04T22:03:00Z"/>
          <w:rStyle w:val="SubtleEmphasis"/>
          <w:rFonts w:cstheme="minorHAnsi"/>
          <w:sz w:val="24"/>
          <w:szCs w:val="24"/>
          <w:rPrChange w:id="2384" w:author="Cristian Sbrolli" w:date="2020-12-04T22:04:00Z">
            <w:rPr>
              <w:ins w:id="2385" w:author="Cristian Sbrolli" w:date="2020-12-04T22:03:00Z"/>
              <w:rStyle w:val="SubtleEmphasis"/>
              <w:rFonts w:ascii="Bell MT" w:hAnsi="Bell MT"/>
              <w:sz w:val="44"/>
              <w:szCs w:val="44"/>
            </w:rPr>
          </w:rPrChange>
        </w:rPr>
      </w:pPr>
      <w:ins w:id="2386" w:author="Cristian Sbrolli" w:date="2020-12-04T22:03:00Z">
        <w:r w:rsidRPr="005432E1">
          <w:rPr>
            <w:rStyle w:val="SubtleEmphasis"/>
            <w:rFonts w:cstheme="minorHAnsi"/>
            <w:sz w:val="24"/>
            <w:szCs w:val="24"/>
            <w:rPrChange w:id="2387" w:author="Cristian Sbrolli" w:date="2020-12-04T22:04:00Z">
              <w:rPr>
                <w:rStyle w:val="SubtleEmphasis"/>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2388" w:author="Cristian Sbrolli" w:date="2020-12-04T22:03:00Z"/>
          <w:rStyle w:val="SubtleEmphasis"/>
          <w:rFonts w:cstheme="minorHAnsi"/>
          <w:sz w:val="24"/>
          <w:szCs w:val="24"/>
          <w:rPrChange w:id="2389" w:author="Cristian Sbrolli" w:date="2020-12-04T22:04:00Z">
            <w:rPr>
              <w:ins w:id="2390" w:author="Cristian Sbrolli" w:date="2020-12-04T22:03:00Z"/>
              <w:rStyle w:val="SubtleEmphasis"/>
              <w:rFonts w:ascii="Bell MT" w:hAnsi="Bell MT"/>
              <w:sz w:val="44"/>
              <w:szCs w:val="44"/>
            </w:rPr>
          </w:rPrChange>
        </w:rPr>
      </w:pPr>
      <w:ins w:id="2391" w:author="Cristian Sbrolli" w:date="2020-12-04T22:03:00Z">
        <w:r w:rsidRPr="005432E1">
          <w:rPr>
            <w:rStyle w:val="SubtleEmphasis"/>
            <w:rFonts w:cstheme="minorHAnsi"/>
            <w:sz w:val="24"/>
            <w:szCs w:val="24"/>
            <w:rPrChange w:id="2392" w:author="Cristian Sbrolli" w:date="2020-12-04T22:04:00Z">
              <w:rPr>
                <w:rStyle w:val="SubtleEmphasis"/>
                <w:rFonts w:ascii="Bell MT" w:hAnsi="Bell MT"/>
                <w:sz w:val="44"/>
                <w:szCs w:val="44"/>
              </w:rPr>
            </w:rPrChange>
          </w:rPr>
          <w:t>fact{</w:t>
        </w:r>
      </w:ins>
    </w:p>
    <w:p w14:paraId="7D4662A9" w14:textId="77777777" w:rsidR="005432E1" w:rsidRPr="005432E1" w:rsidRDefault="005432E1" w:rsidP="005432E1">
      <w:pPr>
        <w:pStyle w:val="ListParagraph"/>
        <w:spacing w:line="240" w:lineRule="auto"/>
        <w:ind w:left="360"/>
        <w:rPr>
          <w:ins w:id="2393" w:author="Cristian Sbrolli" w:date="2020-12-04T22:03:00Z"/>
          <w:rStyle w:val="SubtleEmphasis"/>
          <w:rFonts w:cstheme="minorHAnsi"/>
          <w:sz w:val="24"/>
          <w:szCs w:val="24"/>
          <w:rPrChange w:id="2394" w:author="Cristian Sbrolli" w:date="2020-12-04T22:04:00Z">
            <w:rPr>
              <w:ins w:id="2395" w:author="Cristian Sbrolli" w:date="2020-12-04T22:03:00Z"/>
              <w:rStyle w:val="SubtleEmphasis"/>
              <w:rFonts w:ascii="Bell MT" w:hAnsi="Bell MT"/>
              <w:sz w:val="44"/>
              <w:szCs w:val="44"/>
            </w:rPr>
          </w:rPrChange>
        </w:rPr>
      </w:pPr>
      <w:ins w:id="2396" w:author="Cristian Sbrolli" w:date="2020-12-04T22:03:00Z">
        <w:r w:rsidRPr="005432E1">
          <w:rPr>
            <w:rStyle w:val="SubtleEmphasis"/>
            <w:rFonts w:cstheme="minorHAnsi"/>
            <w:sz w:val="24"/>
            <w:szCs w:val="24"/>
            <w:rPrChange w:id="2397"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398"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399" w:author="Cristian Sbrolli" w:date="2020-12-04T22:04:00Z">
              <w:rPr>
                <w:rStyle w:val="SubtleEmphasis"/>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2400" w:author="Cristian Sbrolli" w:date="2020-12-04T22:03:00Z"/>
          <w:rStyle w:val="SubtleEmphasis"/>
          <w:rFonts w:cstheme="minorHAnsi"/>
          <w:sz w:val="24"/>
          <w:szCs w:val="24"/>
          <w:rPrChange w:id="2401" w:author="Cristian Sbrolli" w:date="2020-12-04T22:04:00Z">
            <w:rPr>
              <w:ins w:id="2402" w:author="Cristian Sbrolli" w:date="2020-12-04T22:03:00Z"/>
              <w:rStyle w:val="SubtleEmphasis"/>
              <w:rFonts w:ascii="Bell MT" w:hAnsi="Bell MT"/>
              <w:sz w:val="44"/>
              <w:szCs w:val="44"/>
            </w:rPr>
          </w:rPrChange>
        </w:rPr>
      </w:pPr>
      <w:ins w:id="2403" w:author="Cristian Sbrolli" w:date="2020-12-04T22:03:00Z">
        <w:r w:rsidRPr="005432E1">
          <w:rPr>
            <w:rStyle w:val="SubtleEmphasis"/>
            <w:rFonts w:cstheme="minorHAnsi"/>
            <w:sz w:val="24"/>
            <w:szCs w:val="24"/>
            <w:rPrChange w:id="2404" w:author="Cristian Sbrolli" w:date="2020-12-04T22:04:00Z">
              <w:rPr>
                <w:rStyle w:val="SubtleEmphasis"/>
                <w:rFonts w:ascii="Bell MT" w:hAnsi="Bell MT"/>
                <w:sz w:val="44"/>
                <w:szCs w:val="44"/>
              </w:rPr>
            </w:rPrChange>
          </w:rPr>
          <w:t>}</w:t>
        </w:r>
      </w:ins>
    </w:p>
    <w:p w14:paraId="16FF2F5A" w14:textId="77777777" w:rsidR="005432E1" w:rsidRPr="005432E1" w:rsidRDefault="005432E1" w:rsidP="005432E1">
      <w:pPr>
        <w:pStyle w:val="ListParagraph"/>
        <w:spacing w:line="240" w:lineRule="auto"/>
        <w:ind w:left="360"/>
        <w:rPr>
          <w:ins w:id="2405" w:author="Cristian Sbrolli" w:date="2020-12-04T22:03:00Z"/>
          <w:rStyle w:val="SubtleEmphasis"/>
          <w:rFonts w:cstheme="minorHAnsi"/>
          <w:sz w:val="24"/>
          <w:szCs w:val="24"/>
          <w:rPrChange w:id="2406" w:author="Cristian Sbrolli" w:date="2020-12-04T22:04:00Z">
            <w:rPr>
              <w:ins w:id="2407" w:author="Cristian Sbrolli" w:date="2020-12-04T22:03:00Z"/>
              <w:rStyle w:val="SubtleEmphasis"/>
              <w:rFonts w:ascii="Bell MT" w:hAnsi="Bell MT"/>
              <w:sz w:val="44"/>
              <w:szCs w:val="44"/>
            </w:rPr>
          </w:rPrChange>
        </w:rPr>
      </w:pPr>
    </w:p>
    <w:p w14:paraId="56C84E56" w14:textId="77777777" w:rsidR="005432E1" w:rsidRPr="005432E1" w:rsidRDefault="005432E1" w:rsidP="005432E1">
      <w:pPr>
        <w:pStyle w:val="ListParagraph"/>
        <w:spacing w:line="240" w:lineRule="auto"/>
        <w:ind w:left="360"/>
        <w:rPr>
          <w:ins w:id="2408" w:author="Cristian Sbrolli" w:date="2020-12-04T22:03:00Z"/>
          <w:rStyle w:val="SubtleEmphasis"/>
          <w:rFonts w:cstheme="minorHAnsi"/>
          <w:sz w:val="24"/>
          <w:szCs w:val="24"/>
          <w:rPrChange w:id="2409" w:author="Cristian Sbrolli" w:date="2020-12-04T22:04:00Z">
            <w:rPr>
              <w:ins w:id="2410" w:author="Cristian Sbrolli" w:date="2020-12-04T22:03:00Z"/>
              <w:rStyle w:val="SubtleEmphasis"/>
              <w:rFonts w:ascii="Bell MT" w:hAnsi="Bell MT"/>
              <w:sz w:val="44"/>
              <w:szCs w:val="44"/>
            </w:rPr>
          </w:rPrChange>
        </w:rPr>
      </w:pPr>
      <w:ins w:id="2411" w:author="Cristian Sbrolli" w:date="2020-12-04T22:03:00Z">
        <w:r w:rsidRPr="005432E1">
          <w:rPr>
            <w:rStyle w:val="SubtleEmphasis"/>
            <w:rFonts w:cstheme="minorHAnsi"/>
            <w:sz w:val="24"/>
            <w:szCs w:val="24"/>
            <w:rPrChange w:id="2412" w:author="Cristian Sbrolli" w:date="2020-12-04T22:04:00Z">
              <w:rPr>
                <w:rStyle w:val="SubtleEmphasis"/>
                <w:rFonts w:ascii="Bell MT" w:hAnsi="Bell MT"/>
                <w:sz w:val="44"/>
                <w:szCs w:val="44"/>
              </w:rPr>
            </w:rPrChange>
          </w:rPr>
          <w:t xml:space="preserve">//different markets have no same </w:t>
        </w:r>
        <w:proofErr w:type="spellStart"/>
        <w:r w:rsidRPr="005432E1">
          <w:rPr>
            <w:rStyle w:val="SubtleEmphasis"/>
            <w:rFonts w:cstheme="minorHAnsi"/>
            <w:sz w:val="24"/>
            <w:szCs w:val="24"/>
            <w:rPrChange w:id="2413" w:author="Cristian Sbrolli" w:date="2020-12-04T22:04:00Z">
              <w:rPr>
                <w:rStyle w:val="SubtleEmphasis"/>
                <w:rFonts w:ascii="Bell MT" w:hAnsi="Bell MT"/>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2414" w:author="Cristian Sbrolli" w:date="2020-12-04T22:03:00Z"/>
          <w:rStyle w:val="SubtleEmphasis"/>
          <w:rFonts w:cstheme="minorHAnsi"/>
          <w:sz w:val="24"/>
          <w:szCs w:val="24"/>
          <w:rPrChange w:id="2415" w:author="Cristian Sbrolli" w:date="2020-12-04T22:04:00Z">
            <w:rPr>
              <w:ins w:id="2416" w:author="Cristian Sbrolli" w:date="2020-12-04T22:03:00Z"/>
              <w:rStyle w:val="SubtleEmphasis"/>
              <w:rFonts w:ascii="Bell MT" w:hAnsi="Bell MT"/>
              <w:sz w:val="44"/>
              <w:szCs w:val="44"/>
            </w:rPr>
          </w:rPrChange>
        </w:rPr>
      </w:pPr>
      <w:ins w:id="2417" w:author="Cristian Sbrolli" w:date="2020-12-04T22:03:00Z">
        <w:r w:rsidRPr="005432E1">
          <w:rPr>
            <w:rStyle w:val="SubtleEmphasis"/>
            <w:rFonts w:cstheme="minorHAnsi"/>
            <w:sz w:val="24"/>
            <w:szCs w:val="24"/>
            <w:rPrChange w:id="2418" w:author="Cristian Sbrolli" w:date="2020-12-04T22:04:00Z">
              <w:rPr>
                <w:rStyle w:val="SubtleEmphasis"/>
                <w:rFonts w:ascii="Bell MT" w:hAnsi="Bell MT"/>
                <w:sz w:val="44"/>
                <w:szCs w:val="44"/>
              </w:rPr>
            </w:rPrChange>
          </w:rPr>
          <w:t>fact{</w:t>
        </w:r>
      </w:ins>
    </w:p>
    <w:p w14:paraId="7B786820" w14:textId="77777777" w:rsidR="005432E1" w:rsidRPr="005432E1" w:rsidRDefault="005432E1" w:rsidP="005432E1">
      <w:pPr>
        <w:pStyle w:val="ListParagraph"/>
        <w:spacing w:line="240" w:lineRule="auto"/>
        <w:ind w:left="360"/>
        <w:rPr>
          <w:ins w:id="2419" w:author="Cristian Sbrolli" w:date="2020-12-04T22:03:00Z"/>
          <w:rStyle w:val="SubtleEmphasis"/>
          <w:rFonts w:cstheme="minorHAnsi"/>
          <w:sz w:val="24"/>
          <w:szCs w:val="24"/>
          <w:rPrChange w:id="2420" w:author="Cristian Sbrolli" w:date="2020-12-04T22:04:00Z">
            <w:rPr>
              <w:ins w:id="2421" w:author="Cristian Sbrolli" w:date="2020-12-04T22:03:00Z"/>
              <w:rStyle w:val="SubtleEmphasis"/>
              <w:rFonts w:ascii="Bell MT" w:hAnsi="Bell MT"/>
              <w:sz w:val="44"/>
              <w:szCs w:val="44"/>
            </w:rPr>
          </w:rPrChange>
        </w:rPr>
      </w:pPr>
      <w:ins w:id="2422" w:author="Cristian Sbrolli" w:date="2020-12-04T22:03:00Z">
        <w:r w:rsidRPr="005432E1">
          <w:rPr>
            <w:rStyle w:val="SubtleEmphasis"/>
            <w:rFonts w:cstheme="minorHAnsi"/>
            <w:sz w:val="24"/>
            <w:szCs w:val="24"/>
            <w:rPrChange w:id="2423" w:author="Cristian Sbrolli" w:date="2020-12-04T22:04:00Z">
              <w:rPr>
                <w:rStyle w:val="SubtleEmphasis"/>
                <w:rFonts w:ascii="Bell MT" w:hAnsi="Bell MT"/>
                <w:sz w:val="44"/>
                <w:szCs w:val="44"/>
              </w:rPr>
            </w:rPrChange>
          </w:rPr>
          <w:lastRenderedPageBreak/>
          <w:t xml:space="preserve">all </w:t>
        </w:r>
        <w:proofErr w:type="spellStart"/>
        <w:r w:rsidRPr="005432E1">
          <w:rPr>
            <w:rStyle w:val="SubtleEmphasis"/>
            <w:rFonts w:cstheme="minorHAnsi"/>
            <w:sz w:val="24"/>
            <w:szCs w:val="24"/>
            <w:rPrChange w:id="2424"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425" w:author="Cristian Sbrolli" w:date="2020-12-04T22:04:00Z">
              <w:rPr>
                <w:rStyle w:val="SubtleEmphasis"/>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2426" w:author="Cristian Sbrolli" w:date="2020-12-04T22:03:00Z"/>
          <w:rStyle w:val="SubtleEmphasis"/>
          <w:rFonts w:cstheme="minorHAnsi"/>
          <w:sz w:val="24"/>
          <w:szCs w:val="24"/>
          <w:rPrChange w:id="2427" w:author="Cristian Sbrolli" w:date="2020-12-04T22:04:00Z">
            <w:rPr>
              <w:ins w:id="2428" w:author="Cristian Sbrolli" w:date="2020-12-04T22:03:00Z"/>
              <w:rStyle w:val="SubtleEmphasis"/>
              <w:rFonts w:ascii="Bell MT" w:hAnsi="Bell MT"/>
              <w:sz w:val="44"/>
              <w:szCs w:val="44"/>
            </w:rPr>
          </w:rPrChange>
        </w:rPr>
      </w:pPr>
      <w:ins w:id="2429" w:author="Cristian Sbrolli" w:date="2020-12-04T22:03:00Z">
        <w:r w:rsidRPr="005432E1">
          <w:rPr>
            <w:rStyle w:val="SubtleEmphasis"/>
            <w:rFonts w:cstheme="minorHAnsi"/>
            <w:sz w:val="24"/>
            <w:szCs w:val="24"/>
            <w:rPrChange w:id="2430" w:author="Cristian Sbrolli" w:date="2020-12-04T22:04:00Z">
              <w:rPr>
                <w:rStyle w:val="SubtleEmphasis"/>
                <w:rFonts w:ascii="Bell MT" w:hAnsi="Bell MT"/>
                <w:sz w:val="44"/>
                <w:szCs w:val="44"/>
              </w:rPr>
            </w:rPrChange>
          </w:rPr>
          <w:t>}</w:t>
        </w:r>
      </w:ins>
    </w:p>
    <w:p w14:paraId="03F733AE" w14:textId="77777777" w:rsidR="005432E1" w:rsidRPr="005432E1" w:rsidRDefault="005432E1" w:rsidP="005432E1">
      <w:pPr>
        <w:pStyle w:val="ListParagraph"/>
        <w:spacing w:line="240" w:lineRule="auto"/>
        <w:ind w:left="360"/>
        <w:rPr>
          <w:ins w:id="2431" w:author="Cristian Sbrolli" w:date="2020-12-04T22:03:00Z"/>
          <w:rStyle w:val="SubtleEmphasis"/>
          <w:rFonts w:cstheme="minorHAnsi"/>
          <w:sz w:val="24"/>
          <w:szCs w:val="24"/>
          <w:rPrChange w:id="2432" w:author="Cristian Sbrolli" w:date="2020-12-04T22:04:00Z">
            <w:rPr>
              <w:ins w:id="2433" w:author="Cristian Sbrolli" w:date="2020-12-04T22:03:00Z"/>
              <w:rStyle w:val="SubtleEmphasis"/>
              <w:rFonts w:ascii="Bell MT" w:hAnsi="Bell MT"/>
              <w:sz w:val="44"/>
              <w:szCs w:val="44"/>
            </w:rPr>
          </w:rPrChange>
        </w:rPr>
      </w:pPr>
    </w:p>
    <w:p w14:paraId="3D8645AB" w14:textId="77777777" w:rsidR="005432E1" w:rsidRPr="005432E1" w:rsidRDefault="005432E1" w:rsidP="005432E1">
      <w:pPr>
        <w:pStyle w:val="ListParagraph"/>
        <w:spacing w:line="240" w:lineRule="auto"/>
        <w:ind w:left="360"/>
        <w:rPr>
          <w:ins w:id="2434" w:author="Cristian Sbrolli" w:date="2020-12-04T22:03:00Z"/>
          <w:rStyle w:val="SubtleEmphasis"/>
          <w:rFonts w:cstheme="minorHAnsi"/>
          <w:sz w:val="24"/>
          <w:szCs w:val="24"/>
          <w:rPrChange w:id="2435" w:author="Cristian Sbrolli" w:date="2020-12-04T22:04:00Z">
            <w:rPr>
              <w:ins w:id="2436" w:author="Cristian Sbrolli" w:date="2020-12-04T22:03:00Z"/>
              <w:rStyle w:val="SubtleEmphasis"/>
              <w:rFonts w:ascii="Bell MT" w:hAnsi="Bell MT"/>
              <w:sz w:val="44"/>
              <w:szCs w:val="44"/>
            </w:rPr>
          </w:rPrChange>
        </w:rPr>
      </w:pPr>
      <w:ins w:id="2437" w:author="Cristian Sbrolli" w:date="2020-12-04T22:03:00Z">
        <w:r w:rsidRPr="005432E1">
          <w:rPr>
            <w:rStyle w:val="SubtleEmphasis"/>
            <w:rFonts w:cstheme="minorHAnsi"/>
            <w:sz w:val="24"/>
            <w:szCs w:val="24"/>
            <w:rPrChange w:id="2438" w:author="Cristian Sbrolli" w:date="2020-12-04T22:04:00Z">
              <w:rPr>
                <w:rStyle w:val="SubtleEmphasis"/>
                <w:rFonts w:ascii="Bell MT" w:hAnsi="Bell MT"/>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2439" w:author="Cristian Sbrolli" w:date="2020-12-04T22:03:00Z"/>
          <w:rStyle w:val="SubtleEmphasis"/>
          <w:rFonts w:cstheme="minorHAnsi"/>
          <w:sz w:val="24"/>
          <w:szCs w:val="24"/>
          <w:rPrChange w:id="2440" w:author="Cristian Sbrolli" w:date="2020-12-04T22:04:00Z">
            <w:rPr>
              <w:ins w:id="2441" w:author="Cristian Sbrolli" w:date="2020-12-04T22:03:00Z"/>
              <w:rStyle w:val="SubtleEmphasis"/>
              <w:rFonts w:ascii="Bell MT" w:hAnsi="Bell MT"/>
              <w:sz w:val="44"/>
              <w:szCs w:val="44"/>
            </w:rPr>
          </w:rPrChange>
        </w:rPr>
      </w:pPr>
      <w:ins w:id="2442" w:author="Cristian Sbrolli" w:date="2020-12-04T22:03:00Z">
        <w:r w:rsidRPr="005432E1">
          <w:rPr>
            <w:rStyle w:val="SubtleEmphasis"/>
            <w:rFonts w:cstheme="minorHAnsi"/>
            <w:sz w:val="24"/>
            <w:szCs w:val="24"/>
            <w:rPrChange w:id="2443" w:author="Cristian Sbrolli" w:date="2020-12-04T22:04:00Z">
              <w:rPr>
                <w:rStyle w:val="SubtleEmphasis"/>
                <w:rFonts w:ascii="Bell MT" w:hAnsi="Bell MT"/>
                <w:sz w:val="44"/>
                <w:szCs w:val="44"/>
              </w:rPr>
            </w:rPrChange>
          </w:rPr>
          <w:t>fact {</w:t>
        </w:r>
      </w:ins>
    </w:p>
    <w:p w14:paraId="1A8439C3" w14:textId="77777777" w:rsidR="005432E1" w:rsidRPr="005432E1" w:rsidRDefault="005432E1" w:rsidP="005432E1">
      <w:pPr>
        <w:pStyle w:val="ListParagraph"/>
        <w:spacing w:line="240" w:lineRule="auto"/>
        <w:ind w:left="360"/>
        <w:rPr>
          <w:ins w:id="2444" w:author="Cristian Sbrolli" w:date="2020-12-04T22:03:00Z"/>
          <w:rStyle w:val="SubtleEmphasis"/>
          <w:rFonts w:cstheme="minorHAnsi"/>
          <w:sz w:val="24"/>
          <w:szCs w:val="24"/>
          <w:rPrChange w:id="2445" w:author="Cristian Sbrolli" w:date="2020-12-04T22:04:00Z">
            <w:rPr>
              <w:ins w:id="2446" w:author="Cristian Sbrolli" w:date="2020-12-04T22:03:00Z"/>
              <w:rStyle w:val="SubtleEmphasis"/>
              <w:rFonts w:ascii="Bell MT" w:hAnsi="Bell MT"/>
              <w:sz w:val="44"/>
              <w:szCs w:val="44"/>
            </w:rPr>
          </w:rPrChange>
        </w:rPr>
      </w:pPr>
      <w:ins w:id="2447" w:author="Cristian Sbrolli" w:date="2020-12-04T22:03:00Z">
        <w:r w:rsidRPr="005432E1">
          <w:rPr>
            <w:rStyle w:val="SubtleEmphasis"/>
            <w:rFonts w:cstheme="minorHAnsi"/>
            <w:sz w:val="24"/>
            <w:szCs w:val="24"/>
            <w:rPrChange w:id="2448"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449"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2450" w:author="Cristian Sbrolli" w:date="2020-12-04T22:04:00Z">
              <w:rPr>
                <w:rStyle w:val="SubtleEmphasis"/>
                <w:rFonts w:ascii="Bell MT" w:hAnsi="Bell MT"/>
                <w:sz w:val="44"/>
                <w:szCs w:val="44"/>
              </w:rPr>
            </w:rPrChange>
          </w:rPr>
          <w:t xml:space="preserve"> d1,d2: </w:t>
        </w:r>
        <w:proofErr w:type="spellStart"/>
        <w:r w:rsidRPr="005432E1">
          <w:rPr>
            <w:rStyle w:val="SubtleEmphasis"/>
            <w:rFonts w:cstheme="minorHAnsi"/>
            <w:sz w:val="24"/>
            <w:szCs w:val="24"/>
            <w:rPrChange w:id="2451"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452" w:author="Cristian Sbrolli" w:date="2020-12-04T22:04:00Z">
              <w:rPr>
                <w:rStyle w:val="SubtleEmphasis"/>
                <w:rFonts w:ascii="Bell MT" w:hAnsi="Bell MT"/>
                <w:sz w:val="44"/>
                <w:szCs w:val="44"/>
              </w:rPr>
            </w:rPrChange>
          </w:rPr>
          <w:t xml:space="preserve"> |</w:t>
        </w:r>
      </w:ins>
    </w:p>
    <w:p w14:paraId="5DA8BA57" w14:textId="77777777" w:rsidR="005432E1" w:rsidRPr="005432E1" w:rsidRDefault="005432E1" w:rsidP="005432E1">
      <w:pPr>
        <w:pStyle w:val="ListParagraph"/>
        <w:spacing w:line="240" w:lineRule="auto"/>
        <w:ind w:left="360"/>
        <w:rPr>
          <w:ins w:id="2453" w:author="Cristian Sbrolli" w:date="2020-12-04T22:03:00Z"/>
          <w:rStyle w:val="SubtleEmphasis"/>
          <w:rFonts w:cstheme="minorHAnsi"/>
          <w:sz w:val="24"/>
          <w:szCs w:val="24"/>
          <w:rPrChange w:id="2454" w:author="Cristian Sbrolli" w:date="2020-12-04T22:04:00Z">
            <w:rPr>
              <w:ins w:id="2455" w:author="Cristian Sbrolli" w:date="2020-12-04T22:03:00Z"/>
              <w:rStyle w:val="SubtleEmphasis"/>
              <w:rFonts w:ascii="Bell MT" w:hAnsi="Bell MT"/>
              <w:sz w:val="44"/>
              <w:szCs w:val="44"/>
            </w:rPr>
          </w:rPrChange>
        </w:rPr>
      </w:pPr>
      <w:ins w:id="2456" w:author="Cristian Sbrolli" w:date="2020-12-04T22:03:00Z">
        <w:r w:rsidRPr="005432E1">
          <w:rPr>
            <w:rStyle w:val="SubtleEmphasis"/>
            <w:rFonts w:cstheme="minorHAnsi"/>
            <w:sz w:val="24"/>
            <w:szCs w:val="24"/>
            <w:rPrChange w:id="2457" w:author="Cristian Sbrolli" w:date="2020-12-04T22:04:00Z">
              <w:rPr>
                <w:rStyle w:val="SubtleEmphasis"/>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2458" w:author="Cristian Sbrolli" w:date="2020-12-04T22:03:00Z"/>
          <w:rStyle w:val="SubtleEmphasis"/>
          <w:rFonts w:cstheme="minorHAnsi"/>
          <w:sz w:val="24"/>
          <w:szCs w:val="24"/>
          <w:rPrChange w:id="2459" w:author="Cristian Sbrolli" w:date="2020-12-04T22:04:00Z">
            <w:rPr>
              <w:ins w:id="2460" w:author="Cristian Sbrolli" w:date="2020-12-04T22:03:00Z"/>
              <w:rStyle w:val="SubtleEmphasis"/>
              <w:rFonts w:ascii="Bell MT" w:hAnsi="Bell MT"/>
              <w:sz w:val="44"/>
              <w:szCs w:val="44"/>
            </w:rPr>
          </w:rPrChange>
        </w:rPr>
      </w:pPr>
      <w:ins w:id="2461" w:author="Cristian Sbrolli" w:date="2020-12-04T22:03:00Z">
        <w:r w:rsidRPr="005432E1">
          <w:rPr>
            <w:rStyle w:val="SubtleEmphasis"/>
            <w:rFonts w:cstheme="minorHAnsi"/>
            <w:sz w:val="24"/>
            <w:szCs w:val="24"/>
            <w:rPrChange w:id="2462" w:author="Cristian Sbrolli" w:date="2020-12-04T22:04:00Z">
              <w:rPr>
                <w:rStyle w:val="SubtleEmphasis"/>
                <w:rFonts w:ascii="Bell MT" w:hAnsi="Bell MT"/>
                <w:sz w:val="44"/>
                <w:szCs w:val="44"/>
              </w:rPr>
            </w:rPrChange>
          </w:rPr>
          <w:t>}</w:t>
        </w:r>
      </w:ins>
    </w:p>
    <w:p w14:paraId="2EA129F4" w14:textId="77777777" w:rsidR="005432E1" w:rsidRPr="005432E1" w:rsidRDefault="005432E1" w:rsidP="005432E1">
      <w:pPr>
        <w:pStyle w:val="ListParagraph"/>
        <w:spacing w:line="240" w:lineRule="auto"/>
        <w:ind w:left="360"/>
        <w:rPr>
          <w:ins w:id="2463" w:author="Cristian Sbrolli" w:date="2020-12-04T22:03:00Z"/>
          <w:rStyle w:val="SubtleEmphasis"/>
          <w:rFonts w:cstheme="minorHAnsi"/>
          <w:sz w:val="24"/>
          <w:szCs w:val="24"/>
          <w:rPrChange w:id="2464" w:author="Cristian Sbrolli" w:date="2020-12-04T22:04:00Z">
            <w:rPr>
              <w:ins w:id="2465" w:author="Cristian Sbrolli" w:date="2020-12-04T22:03:00Z"/>
              <w:rStyle w:val="SubtleEmphasis"/>
              <w:rFonts w:ascii="Bell MT" w:hAnsi="Bell MT"/>
              <w:sz w:val="44"/>
              <w:szCs w:val="44"/>
            </w:rPr>
          </w:rPrChange>
        </w:rPr>
      </w:pPr>
    </w:p>
    <w:p w14:paraId="77D34DE7" w14:textId="77777777" w:rsidR="005432E1" w:rsidRPr="005432E1" w:rsidRDefault="005432E1" w:rsidP="005432E1">
      <w:pPr>
        <w:pStyle w:val="ListParagraph"/>
        <w:spacing w:line="240" w:lineRule="auto"/>
        <w:ind w:left="360"/>
        <w:rPr>
          <w:ins w:id="2466" w:author="Cristian Sbrolli" w:date="2020-12-04T22:03:00Z"/>
          <w:rStyle w:val="SubtleEmphasis"/>
          <w:rFonts w:cstheme="minorHAnsi"/>
          <w:sz w:val="24"/>
          <w:szCs w:val="24"/>
          <w:rPrChange w:id="2467" w:author="Cristian Sbrolli" w:date="2020-12-04T22:04:00Z">
            <w:rPr>
              <w:ins w:id="2468" w:author="Cristian Sbrolli" w:date="2020-12-04T22:03:00Z"/>
              <w:rStyle w:val="SubtleEmphasis"/>
              <w:rFonts w:ascii="Bell MT" w:hAnsi="Bell MT"/>
              <w:sz w:val="44"/>
              <w:szCs w:val="44"/>
            </w:rPr>
          </w:rPrChange>
        </w:rPr>
      </w:pPr>
      <w:ins w:id="2469" w:author="Cristian Sbrolli" w:date="2020-12-04T22:03:00Z">
        <w:r w:rsidRPr="005432E1">
          <w:rPr>
            <w:rStyle w:val="SubtleEmphasis"/>
            <w:rFonts w:cstheme="minorHAnsi"/>
            <w:sz w:val="24"/>
            <w:szCs w:val="24"/>
            <w:rPrChange w:id="2470" w:author="Cristian Sbrolli" w:date="2020-12-04T22:04:00Z">
              <w:rPr>
                <w:rStyle w:val="SubtleEmphasis"/>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2471" w:author="Cristian Sbrolli" w:date="2020-12-04T22:03:00Z"/>
          <w:rStyle w:val="SubtleEmphasis"/>
          <w:rFonts w:cstheme="minorHAnsi"/>
          <w:sz w:val="24"/>
          <w:szCs w:val="24"/>
          <w:rPrChange w:id="2472" w:author="Cristian Sbrolli" w:date="2020-12-04T22:04:00Z">
            <w:rPr>
              <w:ins w:id="2473" w:author="Cristian Sbrolli" w:date="2020-12-04T22:03:00Z"/>
              <w:rStyle w:val="SubtleEmphasis"/>
              <w:rFonts w:ascii="Bell MT" w:hAnsi="Bell MT"/>
              <w:sz w:val="44"/>
              <w:szCs w:val="44"/>
            </w:rPr>
          </w:rPrChange>
        </w:rPr>
      </w:pPr>
      <w:ins w:id="2474" w:author="Cristian Sbrolli" w:date="2020-12-04T22:03:00Z">
        <w:r w:rsidRPr="005432E1">
          <w:rPr>
            <w:rStyle w:val="SubtleEmphasis"/>
            <w:rFonts w:cstheme="minorHAnsi"/>
            <w:sz w:val="24"/>
            <w:szCs w:val="24"/>
            <w:rPrChange w:id="2475" w:author="Cristian Sbrolli" w:date="2020-12-04T22:04:00Z">
              <w:rPr>
                <w:rStyle w:val="SubtleEmphasis"/>
                <w:rFonts w:ascii="Bell MT" w:hAnsi="Bell MT"/>
                <w:sz w:val="44"/>
                <w:szCs w:val="44"/>
              </w:rPr>
            </w:rPrChange>
          </w:rPr>
          <w:t>fact{</w:t>
        </w:r>
      </w:ins>
    </w:p>
    <w:p w14:paraId="146A13D2" w14:textId="77777777" w:rsidR="005432E1" w:rsidRPr="005432E1" w:rsidRDefault="005432E1" w:rsidP="005432E1">
      <w:pPr>
        <w:pStyle w:val="ListParagraph"/>
        <w:spacing w:line="240" w:lineRule="auto"/>
        <w:ind w:left="360"/>
        <w:rPr>
          <w:ins w:id="2476" w:author="Cristian Sbrolli" w:date="2020-12-04T22:03:00Z"/>
          <w:rStyle w:val="SubtleEmphasis"/>
          <w:rFonts w:cstheme="minorHAnsi"/>
          <w:sz w:val="24"/>
          <w:szCs w:val="24"/>
          <w:rPrChange w:id="2477" w:author="Cristian Sbrolli" w:date="2020-12-04T22:04:00Z">
            <w:rPr>
              <w:ins w:id="2478" w:author="Cristian Sbrolli" w:date="2020-12-04T22:03:00Z"/>
              <w:rStyle w:val="SubtleEmphasis"/>
              <w:rFonts w:ascii="Bell MT" w:hAnsi="Bell MT"/>
              <w:sz w:val="44"/>
              <w:szCs w:val="44"/>
            </w:rPr>
          </w:rPrChange>
        </w:rPr>
      </w:pPr>
      <w:ins w:id="2479" w:author="Cristian Sbrolli" w:date="2020-12-04T22:03:00Z">
        <w:r w:rsidRPr="005432E1">
          <w:rPr>
            <w:rStyle w:val="SubtleEmphasis"/>
            <w:rFonts w:cstheme="minorHAnsi"/>
            <w:sz w:val="24"/>
            <w:szCs w:val="24"/>
            <w:rPrChange w:id="2480" w:author="Cristian Sbrolli" w:date="2020-12-04T22:04:00Z">
              <w:rPr>
                <w:rStyle w:val="SubtleEmphasis"/>
                <w:rFonts w:ascii="Bell MT" w:hAnsi="Bell MT"/>
                <w:sz w:val="44"/>
                <w:szCs w:val="44"/>
              </w:rPr>
            </w:rPrChange>
          </w:rPr>
          <w:t xml:space="preserve">all t: </w:t>
        </w:r>
        <w:proofErr w:type="spellStart"/>
        <w:r w:rsidRPr="005432E1">
          <w:rPr>
            <w:rStyle w:val="SubtleEmphasis"/>
            <w:rFonts w:cstheme="minorHAnsi"/>
            <w:sz w:val="24"/>
            <w:szCs w:val="24"/>
            <w:rPrChange w:id="2481"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482" w:author="Cristian Sbrolli" w:date="2020-12-04T22:04:00Z">
              <w:rPr>
                <w:rStyle w:val="SubtleEmphasis"/>
                <w:rFonts w:ascii="Bell MT" w:hAnsi="Bell MT"/>
                <w:sz w:val="44"/>
                <w:szCs w:val="44"/>
              </w:rPr>
            </w:rPrChange>
          </w:rPr>
          <w:t xml:space="preserve"> | </w:t>
        </w:r>
      </w:ins>
    </w:p>
    <w:p w14:paraId="44872C9E" w14:textId="77777777" w:rsidR="005432E1" w:rsidRPr="005432E1" w:rsidRDefault="005432E1" w:rsidP="005432E1">
      <w:pPr>
        <w:pStyle w:val="ListParagraph"/>
        <w:spacing w:line="240" w:lineRule="auto"/>
        <w:ind w:left="360"/>
        <w:rPr>
          <w:ins w:id="2483" w:author="Cristian Sbrolli" w:date="2020-12-04T22:03:00Z"/>
          <w:rStyle w:val="SubtleEmphasis"/>
          <w:rFonts w:cstheme="minorHAnsi"/>
          <w:sz w:val="24"/>
          <w:szCs w:val="24"/>
          <w:rPrChange w:id="2484" w:author="Cristian Sbrolli" w:date="2020-12-04T22:04:00Z">
            <w:rPr>
              <w:ins w:id="2485" w:author="Cristian Sbrolli" w:date="2020-12-04T22:03:00Z"/>
              <w:rStyle w:val="SubtleEmphasis"/>
              <w:rFonts w:ascii="Bell MT" w:hAnsi="Bell MT"/>
              <w:sz w:val="44"/>
              <w:szCs w:val="44"/>
            </w:rPr>
          </w:rPrChange>
        </w:rPr>
      </w:pPr>
      <w:ins w:id="2486" w:author="Cristian Sbrolli" w:date="2020-12-04T22:03:00Z">
        <w:r w:rsidRPr="005432E1">
          <w:rPr>
            <w:rStyle w:val="SubtleEmphasis"/>
            <w:rFonts w:cstheme="minorHAnsi"/>
            <w:sz w:val="24"/>
            <w:szCs w:val="24"/>
            <w:rPrChange w:id="2487" w:author="Cristian Sbrolli" w:date="2020-12-04T22:04:00Z">
              <w:rPr>
                <w:rStyle w:val="SubtleEmphasis"/>
                <w:rFonts w:ascii="Bell MT" w:hAnsi="Bell MT"/>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2488" w:author="Cristian Sbrolli" w:date="2020-12-04T22:03:00Z"/>
          <w:rStyle w:val="SubtleEmphasis"/>
          <w:rFonts w:cstheme="minorHAnsi"/>
          <w:sz w:val="24"/>
          <w:szCs w:val="24"/>
          <w:rPrChange w:id="2489" w:author="Cristian Sbrolli" w:date="2020-12-04T22:04:00Z">
            <w:rPr>
              <w:ins w:id="2490" w:author="Cristian Sbrolli" w:date="2020-12-04T22:03:00Z"/>
              <w:rStyle w:val="SubtleEmphasis"/>
              <w:rFonts w:ascii="Bell MT" w:hAnsi="Bell MT"/>
              <w:sz w:val="44"/>
              <w:szCs w:val="44"/>
            </w:rPr>
          </w:rPrChange>
        </w:rPr>
      </w:pPr>
      <w:ins w:id="2491" w:author="Cristian Sbrolli" w:date="2020-12-04T22:03:00Z">
        <w:r w:rsidRPr="005432E1">
          <w:rPr>
            <w:rStyle w:val="SubtleEmphasis"/>
            <w:rFonts w:cstheme="minorHAnsi"/>
            <w:sz w:val="24"/>
            <w:szCs w:val="24"/>
            <w:rPrChange w:id="2492" w:author="Cristian Sbrolli" w:date="2020-12-04T22:04:00Z">
              <w:rPr>
                <w:rStyle w:val="SubtleEmphasis"/>
                <w:rFonts w:ascii="Bell MT" w:hAnsi="Bell MT"/>
                <w:sz w:val="44"/>
                <w:szCs w:val="44"/>
              </w:rPr>
            </w:rPrChange>
          </w:rPr>
          <w:t>}</w:t>
        </w:r>
      </w:ins>
    </w:p>
    <w:p w14:paraId="5004E043" w14:textId="77777777" w:rsidR="005432E1" w:rsidRPr="005432E1" w:rsidRDefault="005432E1" w:rsidP="005432E1">
      <w:pPr>
        <w:pStyle w:val="ListParagraph"/>
        <w:spacing w:line="240" w:lineRule="auto"/>
        <w:ind w:left="360"/>
        <w:rPr>
          <w:ins w:id="2493" w:author="Cristian Sbrolli" w:date="2020-12-04T22:03:00Z"/>
          <w:rStyle w:val="SubtleEmphasis"/>
          <w:rFonts w:cstheme="minorHAnsi"/>
          <w:sz w:val="24"/>
          <w:szCs w:val="24"/>
          <w:rPrChange w:id="2494" w:author="Cristian Sbrolli" w:date="2020-12-04T22:04:00Z">
            <w:rPr>
              <w:ins w:id="2495" w:author="Cristian Sbrolli" w:date="2020-12-04T22:03:00Z"/>
              <w:rStyle w:val="SubtleEmphasis"/>
              <w:rFonts w:ascii="Bell MT" w:hAnsi="Bell MT"/>
              <w:sz w:val="44"/>
              <w:szCs w:val="44"/>
            </w:rPr>
          </w:rPrChange>
        </w:rPr>
      </w:pPr>
    </w:p>
    <w:p w14:paraId="661C57E2" w14:textId="77777777" w:rsidR="005432E1" w:rsidRPr="005432E1" w:rsidRDefault="005432E1" w:rsidP="005432E1">
      <w:pPr>
        <w:pStyle w:val="ListParagraph"/>
        <w:spacing w:line="240" w:lineRule="auto"/>
        <w:ind w:left="360"/>
        <w:rPr>
          <w:ins w:id="2496" w:author="Cristian Sbrolli" w:date="2020-12-04T22:03:00Z"/>
          <w:rStyle w:val="SubtleEmphasis"/>
          <w:rFonts w:cstheme="minorHAnsi"/>
          <w:sz w:val="24"/>
          <w:szCs w:val="24"/>
          <w:rPrChange w:id="2497" w:author="Cristian Sbrolli" w:date="2020-12-04T22:04:00Z">
            <w:rPr>
              <w:ins w:id="2498" w:author="Cristian Sbrolli" w:date="2020-12-04T22:03:00Z"/>
              <w:rStyle w:val="SubtleEmphasis"/>
              <w:rFonts w:ascii="Bell MT" w:hAnsi="Bell MT"/>
              <w:sz w:val="44"/>
              <w:szCs w:val="44"/>
            </w:rPr>
          </w:rPrChange>
        </w:rPr>
      </w:pPr>
      <w:ins w:id="2499" w:author="Cristian Sbrolli" w:date="2020-12-04T22:03:00Z">
        <w:r w:rsidRPr="005432E1">
          <w:rPr>
            <w:rStyle w:val="SubtleEmphasis"/>
            <w:rFonts w:cstheme="minorHAnsi"/>
            <w:sz w:val="24"/>
            <w:szCs w:val="24"/>
            <w:rPrChange w:id="2500"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501" w:author="Cristian Sbrolli" w:date="2020-12-04T22:04:00Z">
              <w:rPr>
                <w:rStyle w:val="SubtleEmphasis"/>
                <w:rFonts w:ascii="Bell MT" w:hAnsi="Bell MT"/>
                <w:sz w:val="44"/>
                <w:szCs w:val="44"/>
              </w:rPr>
            </w:rPrChange>
          </w:rPr>
          <w:t>eachQRCodeReader</w:t>
        </w:r>
        <w:proofErr w:type="spellEnd"/>
        <w:r w:rsidRPr="005432E1">
          <w:rPr>
            <w:rStyle w:val="SubtleEmphasis"/>
            <w:rFonts w:cstheme="minorHAnsi"/>
            <w:sz w:val="24"/>
            <w:szCs w:val="24"/>
            <w:rPrChange w:id="2502" w:author="Cristian Sbrolli" w:date="2020-12-04T22:04:00Z">
              <w:rPr>
                <w:rStyle w:val="SubtleEmphasis"/>
                <w:rFonts w:ascii="Bell MT" w:hAnsi="Bell MT"/>
                <w:sz w:val="44"/>
                <w:szCs w:val="44"/>
              </w:rPr>
            </w:rPrChange>
          </w:rPr>
          <w:t xml:space="preserve"> is associated to a desk, an </w:t>
        </w:r>
        <w:proofErr w:type="gramStart"/>
        <w:r w:rsidRPr="005432E1">
          <w:rPr>
            <w:rStyle w:val="SubtleEmphasis"/>
            <w:rFonts w:cstheme="minorHAnsi"/>
            <w:sz w:val="24"/>
            <w:szCs w:val="24"/>
            <w:rPrChange w:id="2503" w:author="Cristian Sbrolli" w:date="2020-12-04T22:04:00Z">
              <w:rPr>
                <w:rStyle w:val="SubtleEmphasis"/>
                <w:rFonts w:ascii="Bell MT" w:hAnsi="Bell MT"/>
                <w:sz w:val="44"/>
                <w:szCs w:val="44"/>
              </w:rPr>
            </w:rPrChange>
          </w:rPr>
          <w:t>entrance</w:t>
        </w:r>
        <w:proofErr w:type="gramEnd"/>
        <w:r w:rsidRPr="005432E1">
          <w:rPr>
            <w:rStyle w:val="SubtleEmphasis"/>
            <w:rFonts w:cstheme="minorHAnsi"/>
            <w:sz w:val="24"/>
            <w:szCs w:val="24"/>
            <w:rPrChange w:id="2504" w:author="Cristian Sbrolli" w:date="2020-12-04T22:04:00Z">
              <w:rPr>
                <w:rStyle w:val="SubtleEmphasis"/>
                <w:rFonts w:ascii="Bell MT" w:hAnsi="Bell MT"/>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2505" w:author="Cristian Sbrolli" w:date="2020-12-04T22:03:00Z"/>
          <w:rStyle w:val="SubtleEmphasis"/>
          <w:rFonts w:cstheme="minorHAnsi"/>
          <w:sz w:val="24"/>
          <w:szCs w:val="24"/>
          <w:rPrChange w:id="2506" w:author="Cristian Sbrolli" w:date="2020-12-04T22:04:00Z">
            <w:rPr>
              <w:ins w:id="2507" w:author="Cristian Sbrolli" w:date="2020-12-04T22:03:00Z"/>
              <w:rStyle w:val="SubtleEmphasis"/>
              <w:rFonts w:ascii="Bell MT" w:hAnsi="Bell MT"/>
              <w:sz w:val="44"/>
              <w:szCs w:val="44"/>
            </w:rPr>
          </w:rPrChange>
        </w:rPr>
      </w:pPr>
      <w:ins w:id="2508" w:author="Cristian Sbrolli" w:date="2020-12-04T22:03:00Z">
        <w:r w:rsidRPr="005432E1">
          <w:rPr>
            <w:rStyle w:val="SubtleEmphasis"/>
            <w:rFonts w:cstheme="minorHAnsi"/>
            <w:sz w:val="24"/>
            <w:szCs w:val="24"/>
            <w:rPrChange w:id="2509" w:author="Cristian Sbrolli" w:date="2020-12-04T22:04:00Z">
              <w:rPr>
                <w:rStyle w:val="SubtleEmphasis"/>
                <w:rFonts w:ascii="Bell MT" w:hAnsi="Bell MT"/>
                <w:sz w:val="44"/>
                <w:szCs w:val="44"/>
              </w:rPr>
            </w:rPrChange>
          </w:rPr>
          <w:t>fact {</w:t>
        </w:r>
      </w:ins>
    </w:p>
    <w:p w14:paraId="6F04D43C" w14:textId="77777777" w:rsidR="005432E1" w:rsidRPr="005432E1" w:rsidRDefault="005432E1" w:rsidP="005432E1">
      <w:pPr>
        <w:pStyle w:val="ListParagraph"/>
        <w:spacing w:line="240" w:lineRule="auto"/>
        <w:ind w:left="360"/>
        <w:rPr>
          <w:ins w:id="2510" w:author="Cristian Sbrolli" w:date="2020-12-04T22:03:00Z"/>
          <w:rStyle w:val="SubtleEmphasis"/>
          <w:rFonts w:cstheme="minorHAnsi"/>
          <w:sz w:val="24"/>
          <w:szCs w:val="24"/>
          <w:rPrChange w:id="2511" w:author="Cristian Sbrolli" w:date="2020-12-04T22:04:00Z">
            <w:rPr>
              <w:ins w:id="2512" w:author="Cristian Sbrolli" w:date="2020-12-04T22:03:00Z"/>
              <w:rStyle w:val="SubtleEmphasis"/>
              <w:rFonts w:ascii="Bell MT" w:hAnsi="Bell MT"/>
              <w:sz w:val="44"/>
              <w:szCs w:val="44"/>
            </w:rPr>
          </w:rPrChange>
        </w:rPr>
      </w:pPr>
      <w:ins w:id="2513" w:author="Cristian Sbrolli" w:date="2020-12-04T22:03:00Z">
        <w:r w:rsidRPr="005432E1">
          <w:rPr>
            <w:rStyle w:val="SubtleEmphasis"/>
            <w:rFonts w:cstheme="minorHAnsi"/>
            <w:sz w:val="24"/>
            <w:szCs w:val="24"/>
            <w:rPrChange w:id="2514"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515"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251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517"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2518" w:author="Cristian Sbrolli" w:date="2020-12-04T22:04:00Z">
              <w:rPr>
                <w:rStyle w:val="SubtleEmphasis"/>
                <w:rFonts w:ascii="Bell MT" w:hAnsi="Bell MT"/>
                <w:sz w:val="44"/>
                <w:szCs w:val="44"/>
              </w:rPr>
            </w:rPrChange>
          </w:rPr>
          <w:t xml:space="preserve"> | #(freeExit.qr + </w:t>
        </w:r>
        <w:proofErr w:type="spellStart"/>
        <w:r w:rsidRPr="005432E1">
          <w:rPr>
            <w:rStyle w:val="SubtleEmphasis"/>
            <w:rFonts w:cstheme="minorHAnsi"/>
            <w:sz w:val="24"/>
            <w:szCs w:val="24"/>
            <w:rPrChange w:id="2519" w:author="Cristian Sbrolli" w:date="2020-12-04T22:04:00Z">
              <w:rPr>
                <w:rStyle w:val="SubtleEmphasis"/>
                <w:rFonts w:ascii="Bell MT" w:hAnsi="Bell MT"/>
                <w:sz w:val="44"/>
                <w:szCs w:val="44"/>
              </w:rPr>
            </w:rPrChange>
          </w:rPr>
          <w:t>entrances.qr</w:t>
        </w:r>
        <w:proofErr w:type="spellEnd"/>
        <w:r w:rsidRPr="005432E1">
          <w:rPr>
            <w:rStyle w:val="SubtleEmphasis"/>
            <w:rFonts w:cstheme="minorHAnsi"/>
            <w:sz w:val="24"/>
            <w:szCs w:val="24"/>
            <w:rPrChange w:id="252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521" w:author="Cristian Sbrolli" w:date="2020-12-04T22:04:00Z">
              <w:rPr>
                <w:rStyle w:val="SubtleEmphasis"/>
                <w:rFonts w:ascii="Bell MT" w:hAnsi="Bell MT"/>
                <w:sz w:val="44"/>
                <w:szCs w:val="44"/>
              </w:rPr>
            </w:rPrChange>
          </w:rPr>
          <w:t>reader.qr</w:t>
        </w:r>
        <w:proofErr w:type="spellEnd"/>
        <w:r w:rsidRPr="005432E1">
          <w:rPr>
            <w:rStyle w:val="SubtleEmphasis"/>
            <w:rFonts w:cstheme="minorHAnsi"/>
            <w:sz w:val="24"/>
            <w:szCs w:val="24"/>
            <w:rPrChange w:id="2522" w:author="Cristian Sbrolli" w:date="2020-12-04T22:04:00Z">
              <w:rPr>
                <w:rStyle w:val="SubtleEmphasis"/>
                <w:rFonts w:ascii="Bell MT" w:hAnsi="Bell MT"/>
                <w:sz w:val="44"/>
                <w:szCs w:val="44"/>
              </w:rPr>
            </w:rPrChange>
          </w:rPr>
          <w:t>) = 1</w:t>
        </w:r>
      </w:ins>
    </w:p>
    <w:p w14:paraId="274EE5D4" w14:textId="77777777" w:rsidR="005432E1" w:rsidRPr="005432E1" w:rsidRDefault="005432E1" w:rsidP="005432E1">
      <w:pPr>
        <w:pStyle w:val="ListParagraph"/>
        <w:spacing w:line="240" w:lineRule="auto"/>
        <w:ind w:left="360"/>
        <w:rPr>
          <w:ins w:id="2523" w:author="Cristian Sbrolli" w:date="2020-12-04T22:03:00Z"/>
          <w:rStyle w:val="SubtleEmphasis"/>
          <w:rFonts w:cstheme="minorHAnsi"/>
          <w:sz w:val="24"/>
          <w:szCs w:val="24"/>
          <w:rPrChange w:id="2524" w:author="Cristian Sbrolli" w:date="2020-12-04T22:04:00Z">
            <w:rPr>
              <w:ins w:id="2525" w:author="Cristian Sbrolli" w:date="2020-12-04T22:03:00Z"/>
              <w:rStyle w:val="SubtleEmphasis"/>
              <w:rFonts w:ascii="Bell MT" w:hAnsi="Bell MT"/>
              <w:sz w:val="44"/>
              <w:szCs w:val="44"/>
            </w:rPr>
          </w:rPrChange>
        </w:rPr>
      </w:pPr>
      <w:ins w:id="2526" w:author="Cristian Sbrolli" w:date="2020-12-04T22:03:00Z">
        <w:r w:rsidRPr="005432E1">
          <w:rPr>
            <w:rStyle w:val="SubtleEmphasis"/>
            <w:rFonts w:cstheme="minorHAnsi"/>
            <w:sz w:val="24"/>
            <w:szCs w:val="24"/>
            <w:rPrChange w:id="2527" w:author="Cristian Sbrolli" w:date="2020-12-04T22:04:00Z">
              <w:rPr>
                <w:rStyle w:val="SubtleEmphasis"/>
                <w:rFonts w:ascii="Bell MT" w:hAnsi="Bell MT"/>
                <w:sz w:val="44"/>
                <w:szCs w:val="44"/>
              </w:rPr>
            </w:rPrChange>
          </w:rPr>
          <w:t>}</w:t>
        </w:r>
      </w:ins>
    </w:p>
    <w:p w14:paraId="18D3BC60" w14:textId="77777777" w:rsidR="005432E1" w:rsidRPr="005432E1" w:rsidRDefault="005432E1" w:rsidP="005432E1">
      <w:pPr>
        <w:pStyle w:val="ListParagraph"/>
        <w:spacing w:line="240" w:lineRule="auto"/>
        <w:ind w:left="360"/>
        <w:rPr>
          <w:ins w:id="2528" w:author="Cristian Sbrolli" w:date="2020-12-04T22:03:00Z"/>
          <w:rStyle w:val="SubtleEmphasis"/>
          <w:rFonts w:cstheme="minorHAnsi"/>
          <w:sz w:val="24"/>
          <w:szCs w:val="24"/>
          <w:rPrChange w:id="2529" w:author="Cristian Sbrolli" w:date="2020-12-04T22:04:00Z">
            <w:rPr>
              <w:ins w:id="2530" w:author="Cristian Sbrolli" w:date="2020-12-04T22:03:00Z"/>
              <w:rStyle w:val="SubtleEmphasis"/>
              <w:rFonts w:ascii="Bell MT" w:hAnsi="Bell MT"/>
              <w:sz w:val="44"/>
              <w:szCs w:val="44"/>
            </w:rPr>
          </w:rPrChange>
        </w:rPr>
      </w:pPr>
    </w:p>
    <w:p w14:paraId="0DEE77DC" w14:textId="77777777" w:rsidR="005432E1" w:rsidRPr="005432E1" w:rsidRDefault="005432E1" w:rsidP="005432E1">
      <w:pPr>
        <w:pStyle w:val="ListParagraph"/>
        <w:spacing w:line="240" w:lineRule="auto"/>
        <w:ind w:left="360"/>
        <w:rPr>
          <w:ins w:id="2531" w:author="Cristian Sbrolli" w:date="2020-12-04T22:03:00Z"/>
          <w:rStyle w:val="SubtleEmphasis"/>
          <w:rFonts w:cstheme="minorHAnsi"/>
          <w:sz w:val="24"/>
          <w:szCs w:val="24"/>
          <w:rPrChange w:id="2532" w:author="Cristian Sbrolli" w:date="2020-12-04T22:04:00Z">
            <w:rPr>
              <w:ins w:id="2533" w:author="Cristian Sbrolli" w:date="2020-12-04T22:03:00Z"/>
              <w:rStyle w:val="SubtleEmphasis"/>
              <w:rFonts w:ascii="Bell MT" w:hAnsi="Bell MT"/>
              <w:sz w:val="44"/>
              <w:szCs w:val="44"/>
            </w:rPr>
          </w:rPrChange>
        </w:rPr>
      </w:pPr>
      <w:ins w:id="2534" w:author="Cristian Sbrolli" w:date="2020-12-04T22:03:00Z">
        <w:r w:rsidRPr="005432E1">
          <w:rPr>
            <w:rStyle w:val="SubtleEmphasis"/>
            <w:rFonts w:cstheme="minorHAnsi"/>
            <w:sz w:val="24"/>
            <w:szCs w:val="24"/>
            <w:rPrChange w:id="2535"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536"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2537" w:author="Cristian Sbrolli" w:date="2020-12-04T22:04:00Z">
              <w:rPr>
                <w:rStyle w:val="SubtleEmphasis"/>
                <w:rFonts w:ascii="Bell MT" w:hAnsi="Bell MT"/>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2538" w:author="Cristian Sbrolli" w:date="2020-12-04T22:03:00Z"/>
          <w:rStyle w:val="SubtleEmphasis"/>
          <w:rFonts w:cstheme="minorHAnsi"/>
          <w:sz w:val="24"/>
          <w:szCs w:val="24"/>
          <w:rPrChange w:id="2539" w:author="Cristian Sbrolli" w:date="2020-12-04T22:04:00Z">
            <w:rPr>
              <w:ins w:id="2540" w:author="Cristian Sbrolli" w:date="2020-12-04T22:03:00Z"/>
              <w:rStyle w:val="SubtleEmphasis"/>
              <w:rFonts w:ascii="Bell MT" w:hAnsi="Bell MT"/>
              <w:sz w:val="44"/>
              <w:szCs w:val="44"/>
            </w:rPr>
          </w:rPrChange>
        </w:rPr>
      </w:pPr>
      <w:ins w:id="2541" w:author="Cristian Sbrolli" w:date="2020-12-04T22:03:00Z">
        <w:r w:rsidRPr="005432E1">
          <w:rPr>
            <w:rStyle w:val="SubtleEmphasis"/>
            <w:rFonts w:cstheme="minorHAnsi"/>
            <w:sz w:val="24"/>
            <w:szCs w:val="24"/>
            <w:rPrChange w:id="2542" w:author="Cristian Sbrolli" w:date="2020-12-04T22:04:00Z">
              <w:rPr>
                <w:rStyle w:val="SubtleEmphasis"/>
                <w:rFonts w:ascii="Bell MT" w:hAnsi="Bell MT"/>
                <w:sz w:val="44"/>
                <w:szCs w:val="44"/>
              </w:rPr>
            </w:rPrChange>
          </w:rPr>
          <w:t>fact{</w:t>
        </w:r>
      </w:ins>
    </w:p>
    <w:p w14:paraId="08B2EE29" w14:textId="77777777" w:rsidR="005432E1" w:rsidRPr="005432E1" w:rsidRDefault="005432E1" w:rsidP="005432E1">
      <w:pPr>
        <w:pStyle w:val="ListParagraph"/>
        <w:spacing w:line="240" w:lineRule="auto"/>
        <w:ind w:left="360"/>
        <w:rPr>
          <w:ins w:id="2543" w:author="Cristian Sbrolli" w:date="2020-12-04T22:03:00Z"/>
          <w:rStyle w:val="SubtleEmphasis"/>
          <w:rFonts w:cstheme="minorHAnsi"/>
          <w:sz w:val="24"/>
          <w:szCs w:val="24"/>
          <w:rPrChange w:id="2544" w:author="Cristian Sbrolli" w:date="2020-12-04T22:04:00Z">
            <w:rPr>
              <w:ins w:id="2545" w:author="Cristian Sbrolli" w:date="2020-12-04T22:03:00Z"/>
              <w:rStyle w:val="SubtleEmphasis"/>
              <w:rFonts w:ascii="Bell MT" w:hAnsi="Bell MT"/>
              <w:sz w:val="44"/>
              <w:szCs w:val="44"/>
            </w:rPr>
          </w:rPrChange>
        </w:rPr>
      </w:pPr>
      <w:ins w:id="2546" w:author="Cristian Sbrolli" w:date="2020-12-04T22:03:00Z">
        <w:r w:rsidRPr="005432E1">
          <w:rPr>
            <w:rStyle w:val="SubtleEmphasis"/>
            <w:rFonts w:cstheme="minorHAnsi"/>
            <w:sz w:val="24"/>
            <w:szCs w:val="24"/>
            <w:rPrChange w:id="2547" w:author="Cristian Sbrolli" w:date="2020-12-04T22:04:00Z">
              <w:rPr>
                <w:rStyle w:val="SubtleEmphasis"/>
                <w:rFonts w:ascii="Bell MT" w:hAnsi="Bell MT"/>
                <w:sz w:val="44"/>
                <w:szCs w:val="44"/>
              </w:rPr>
            </w:rPrChange>
          </w:rPr>
          <w:t xml:space="preserve">all c: </w:t>
        </w:r>
        <w:proofErr w:type="spellStart"/>
        <w:r w:rsidRPr="005432E1">
          <w:rPr>
            <w:rStyle w:val="SubtleEmphasis"/>
            <w:rFonts w:cstheme="minorHAnsi"/>
            <w:sz w:val="24"/>
            <w:szCs w:val="24"/>
            <w:rPrChange w:id="2548"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2549" w:author="Cristian Sbrolli" w:date="2020-12-04T22:04:00Z">
              <w:rPr>
                <w:rStyle w:val="SubtleEmphasis"/>
                <w:rFonts w:ascii="Bell MT" w:hAnsi="Bell MT"/>
                <w:sz w:val="44"/>
                <w:szCs w:val="44"/>
              </w:rPr>
            </w:rPrChange>
          </w:rPr>
          <w:t xml:space="preserve"> | #(ticketCode.c) = 1 </w:t>
        </w:r>
      </w:ins>
    </w:p>
    <w:p w14:paraId="5367618D" w14:textId="77777777" w:rsidR="005432E1" w:rsidRPr="005432E1" w:rsidRDefault="005432E1" w:rsidP="005432E1">
      <w:pPr>
        <w:pStyle w:val="ListParagraph"/>
        <w:spacing w:line="240" w:lineRule="auto"/>
        <w:ind w:left="360"/>
        <w:rPr>
          <w:ins w:id="2550" w:author="Cristian Sbrolli" w:date="2020-12-04T22:03:00Z"/>
          <w:rStyle w:val="SubtleEmphasis"/>
          <w:rFonts w:cstheme="minorHAnsi"/>
          <w:sz w:val="24"/>
          <w:szCs w:val="24"/>
          <w:rPrChange w:id="2551" w:author="Cristian Sbrolli" w:date="2020-12-04T22:04:00Z">
            <w:rPr>
              <w:ins w:id="2552" w:author="Cristian Sbrolli" w:date="2020-12-04T22:03:00Z"/>
              <w:rStyle w:val="SubtleEmphasis"/>
              <w:rFonts w:ascii="Bell MT" w:hAnsi="Bell MT"/>
              <w:sz w:val="44"/>
              <w:szCs w:val="44"/>
            </w:rPr>
          </w:rPrChange>
        </w:rPr>
      </w:pPr>
      <w:ins w:id="2553" w:author="Cristian Sbrolli" w:date="2020-12-04T22:03:00Z">
        <w:r w:rsidRPr="005432E1">
          <w:rPr>
            <w:rStyle w:val="SubtleEmphasis"/>
            <w:rFonts w:cstheme="minorHAnsi"/>
            <w:sz w:val="24"/>
            <w:szCs w:val="24"/>
            <w:rPrChange w:id="2554" w:author="Cristian Sbrolli" w:date="2020-12-04T22:04:00Z">
              <w:rPr>
                <w:rStyle w:val="SubtleEmphasis"/>
                <w:rFonts w:ascii="Bell MT" w:hAnsi="Bell MT"/>
                <w:sz w:val="44"/>
                <w:szCs w:val="44"/>
              </w:rPr>
            </w:rPrChange>
          </w:rPr>
          <w:t>}</w:t>
        </w:r>
      </w:ins>
    </w:p>
    <w:p w14:paraId="40164314" w14:textId="77777777" w:rsidR="005432E1" w:rsidRPr="005432E1" w:rsidRDefault="005432E1" w:rsidP="005432E1">
      <w:pPr>
        <w:pStyle w:val="ListParagraph"/>
        <w:spacing w:line="240" w:lineRule="auto"/>
        <w:ind w:left="360"/>
        <w:rPr>
          <w:ins w:id="2555" w:author="Cristian Sbrolli" w:date="2020-12-04T22:03:00Z"/>
          <w:rStyle w:val="SubtleEmphasis"/>
          <w:rFonts w:cstheme="minorHAnsi"/>
          <w:sz w:val="24"/>
          <w:szCs w:val="24"/>
          <w:rPrChange w:id="2556" w:author="Cristian Sbrolli" w:date="2020-12-04T22:04:00Z">
            <w:rPr>
              <w:ins w:id="2557" w:author="Cristian Sbrolli" w:date="2020-12-04T22:03:00Z"/>
              <w:rStyle w:val="SubtleEmphasis"/>
              <w:rFonts w:ascii="Bell MT" w:hAnsi="Bell MT"/>
              <w:sz w:val="44"/>
              <w:szCs w:val="44"/>
            </w:rPr>
          </w:rPrChange>
        </w:rPr>
      </w:pPr>
    </w:p>
    <w:p w14:paraId="31181C7A" w14:textId="77777777" w:rsidR="005432E1" w:rsidRPr="005432E1" w:rsidRDefault="005432E1" w:rsidP="005432E1">
      <w:pPr>
        <w:pStyle w:val="ListParagraph"/>
        <w:spacing w:line="240" w:lineRule="auto"/>
        <w:ind w:left="360"/>
        <w:rPr>
          <w:ins w:id="2558" w:author="Cristian Sbrolli" w:date="2020-12-04T22:03:00Z"/>
          <w:rStyle w:val="SubtleEmphasis"/>
          <w:rFonts w:cstheme="minorHAnsi"/>
          <w:sz w:val="24"/>
          <w:szCs w:val="24"/>
          <w:rPrChange w:id="2559" w:author="Cristian Sbrolli" w:date="2020-12-04T22:04:00Z">
            <w:rPr>
              <w:ins w:id="2560" w:author="Cristian Sbrolli" w:date="2020-12-04T22:03:00Z"/>
              <w:rStyle w:val="SubtleEmphasis"/>
              <w:rFonts w:ascii="Bell MT" w:hAnsi="Bell MT"/>
              <w:sz w:val="44"/>
              <w:szCs w:val="44"/>
            </w:rPr>
          </w:rPrChange>
        </w:rPr>
      </w:pPr>
      <w:ins w:id="2561" w:author="Cristian Sbrolli" w:date="2020-12-04T22:03:00Z">
        <w:r w:rsidRPr="005432E1">
          <w:rPr>
            <w:rStyle w:val="SubtleEmphasis"/>
            <w:rFonts w:cstheme="minorHAnsi"/>
            <w:sz w:val="24"/>
            <w:szCs w:val="24"/>
            <w:rPrChange w:id="2562" w:author="Cristian Sbrolli" w:date="2020-12-04T22:04:00Z">
              <w:rPr>
                <w:rStyle w:val="SubtleEmphasis"/>
                <w:rFonts w:ascii="Bell MT" w:hAnsi="Bell MT"/>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2563" w:author="Cristian Sbrolli" w:date="2020-12-04T22:03:00Z"/>
          <w:rStyle w:val="SubtleEmphasis"/>
          <w:rFonts w:cstheme="minorHAnsi"/>
          <w:sz w:val="24"/>
          <w:szCs w:val="24"/>
          <w:rPrChange w:id="2564" w:author="Cristian Sbrolli" w:date="2020-12-04T22:04:00Z">
            <w:rPr>
              <w:ins w:id="2565" w:author="Cristian Sbrolli" w:date="2020-12-04T22:03:00Z"/>
              <w:rStyle w:val="SubtleEmphasis"/>
              <w:rFonts w:ascii="Bell MT" w:hAnsi="Bell MT"/>
              <w:sz w:val="44"/>
              <w:szCs w:val="44"/>
            </w:rPr>
          </w:rPrChange>
        </w:rPr>
      </w:pPr>
      <w:ins w:id="2566" w:author="Cristian Sbrolli" w:date="2020-12-04T22:03:00Z">
        <w:r w:rsidRPr="005432E1">
          <w:rPr>
            <w:rStyle w:val="SubtleEmphasis"/>
            <w:rFonts w:cstheme="minorHAnsi"/>
            <w:sz w:val="24"/>
            <w:szCs w:val="24"/>
            <w:rPrChange w:id="2567" w:author="Cristian Sbrolli" w:date="2020-12-04T22:04:00Z">
              <w:rPr>
                <w:rStyle w:val="SubtleEmphasis"/>
                <w:rFonts w:ascii="Bell MT" w:hAnsi="Bell MT"/>
                <w:sz w:val="44"/>
                <w:szCs w:val="44"/>
              </w:rPr>
            </w:rPrChange>
          </w:rPr>
          <w:t>fact{</w:t>
        </w:r>
      </w:ins>
    </w:p>
    <w:p w14:paraId="4C6AE1B8" w14:textId="77777777" w:rsidR="005432E1" w:rsidRPr="005432E1" w:rsidRDefault="005432E1" w:rsidP="005432E1">
      <w:pPr>
        <w:pStyle w:val="ListParagraph"/>
        <w:spacing w:line="240" w:lineRule="auto"/>
        <w:ind w:left="360"/>
        <w:rPr>
          <w:ins w:id="2568" w:author="Cristian Sbrolli" w:date="2020-12-04T22:03:00Z"/>
          <w:rStyle w:val="SubtleEmphasis"/>
          <w:rFonts w:cstheme="minorHAnsi"/>
          <w:sz w:val="24"/>
          <w:szCs w:val="24"/>
          <w:rPrChange w:id="2569" w:author="Cristian Sbrolli" w:date="2020-12-04T22:04:00Z">
            <w:rPr>
              <w:ins w:id="2570" w:author="Cristian Sbrolli" w:date="2020-12-04T22:03:00Z"/>
              <w:rStyle w:val="SubtleEmphasis"/>
              <w:rFonts w:ascii="Bell MT" w:hAnsi="Bell MT"/>
              <w:sz w:val="44"/>
              <w:szCs w:val="44"/>
            </w:rPr>
          </w:rPrChange>
        </w:rPr>
      </w:pPr>
      <w:ins w:id="2571" w:author="Cristian Sbrolli" w:date="2020-12-04T22:03:00Z">
        <w:r w:rsidRPr="005432E1">
          <w:rPr>
            <w:rStyle w:val="SubtleEmphasis"/>
            <w:rFonts w:cstheme="minorHAnsi"/>
            <w:sz w:val="24"/>
            <w:szCs w:val="24"/>
            <w:rPrChange w:id="2572" w:author="Cristian Sbrolli" w:date="2020-12-04T22:04:00Z">
              <w:rPr>
                <w:rStyle w:val="SubtleEmphasis"/>
                <w:rFonts w:ascii="Bell MT" w:hAnsi="Bell MT"/>
                <w:sz w:val="44"/>
                <w:szCs w:val="44"/>
              </w:rPr>
            </w:rPrChange>
          </w:rPr>
          <w:t>all td: TicketDispenser | #(dispensers.td) = 1</w:t>
        </w:r>
      </w:ins>
    </w:p>
    <w:p w14:paraId="3B622F01" w14:textId="77777777" w:rsidR="005432E1" w:rsidRPr="005432E1" w:rsidRDefault="005432E1" w:rsidP="005432E1">
      <w:pPr>
        <w:pStyle w:val="ListParagraph"/>
        <w:spacing w:line="240" w:lineRule="auto"/>
        <w:ind w:left="360"/>
        <w:rPr>
          <w:ins w:id="2573" w:author="Cristian Sbrolli" w:date="2020-12-04T22:03:00Z"/>
          <w:rStyle w:val="SubtleEmphasis"/>
          <w:rFonts w:cstheme="minorHAnsi"/>
          <w:sz w:val="24"/>
          <w:szCs w:val="24"/>
          <w:rPrChange w:id="2574" w:author="Cristian Sbrolli" w:date="2020-12-04T22:04:00Z">
            <w:rPr>
              <w:ins w:id="2575" w:author="Cristian Sbrolli" w:date="2020-12-04T22:03:00Z"/>
              <w:rStyle w:val="SubtleEmphasis"/>
              <w:rFonts w:ascii="Bell MT" w:hAnsi="Bell MT"/>
              <w:sz w:val="44"/>
              <w:szCs w:val="44"/>
            </w:rPr>
          </w:rPrChange>
        </w:rPr>
      </w:pPr>
      <w:ins w:id="2576" w:author="Cristian Sbrolli" w:date="2020-12-04T22:03:00Z">
        <w:r w:rsidRPr="005432E1">
          <w:rPr>
            <w:rStyle w:val="SubtleEmphasis"/>
            <w:rFonts w:cstheme="minorHAnsi"/>
            <w:sz w:val="24"/>
            <w:szCs w:val="24"/>
            <w:rPrChange w:id="2577" w:author="Cristian Sbrolli" w:date="2020-12-04T22:04:00Z">
              <w:rPr>
                <w:rStyle w:val="SubtleEmphasis"/>
                <w:rFonts w:ascii="Bell MT" w:hAnsi="Bell MT"/>
                <w:sz w:val="44"/>
                <w:szCs w:val="44"/>
              </w:rPr>
            </w:rPrChange>
          </w:rPr>
          <w:t>}</w:t>
        </w:r>
      </w:ins>
    </w:p>
    <w:p w14:paraId="40B20710" w14:textId="77777777" w:rsidR="005432E1" w:rsidRPr="005432E1" w:rsidRDefault="005432E1" w:rsidP="005432E1">
      <w:pPr>
        <w:pStyle w:val="ListParagraph"/>
        <w:spacing w:line="240" w:lineRule="auto"/>
        <w:ind w:left="360"/>
        <w:rPr>
          <w:ins w:id="2578" w:author="Cristian Sbrolli" w:date="2020-12-04T22:03:00Z"/>
          <w:rStyle w:val="SubtleEmphasis"/>
          <w:rFonts w:cstheme="minorHAnsi"/>
          <w:sz w:val="24"/>
          <w:szCs w:val="24"/>
          <w:rPrChange w:id="2579" w:author="Cristian Sbrolli" w:date="2020-12-04T22:04:00Z">
            <w:rPr>
              <w:ins w:id="2580" w:author="Cristian Sbrolli" w:date="2020-12-04T22:03:00Z"/>
              <w:rStyle w:val="SubtleEmphasis"/>
              <w:rFonts w:ascii="Bell MT" w:hAnsi="Bell MT"/>
              <w:sz w:val="44"/>
              <w:szCs w:val="44"/>
            </w:rPr>
          </w:rPrChange>
        </w:rPr>
      </w:pPr>
    </w:p>
    <w:p w14:paraId="08C5D884" w14:textId="77777777" w:rsidR="005432E1" w:rsidRPr="005432E1" w:rsidRDefault="005432E1" w:rsidP="005432E1">
      <w:pPr>
        <w:pStyle w:val="ListParagraph"/>
        <w:spacing w:line="240" w:lineRule="auto"/>
        <w:ind w:left="360"/>
        <w:rPr>
          <w:ins w:id="2581" w:author="Cristian Sbrolli" w:date="2020-12-04T22:03:00Z"/>
          <w:rStyle w:val="SubtleEmphasis"/>
          <w:rFonts w:cstheme="minorHAnsi"/>
          <w:sz w:val="24"/>
          <w:szCs w:val="24"/>
          <w:rPrChange w:id="2582" w:author="Cristian Sbrolli" w:date="2020-12-04T22:04:00Z">
            <w:rPr>
              <w:ins w:id="2583" w:author="Cristian Sbrolli" w:date="2020-12-04T22:03:00Z"/>
              <w:rStyle w:val="SubtleEmphasis"/>
              <w:rFonts w:ascii="Bell MT" w:hAnsi="Bell MT"/>
              <w:sz w:val="44"/>
              <w:szCs w:val="44"/>
            </w:rPr>
          </w:rPrChange>
        </w:rPr>
      </w:pPr>
      <w:ins w:id="2584" w:author="Cristian Sbrolli" w:date="2020-12-04T22:03:00Z">
        <w:r w:rsidRPr="005432E1">
          <w:rPr>
            <w:rStyle w:val="SubtleEmphasis"/>
            <w:rFonts w:cstheme="minorHAnsi"/>
            <w:sz w:val="24"/>
            <w:szCs w:val="24"/>
            <w:rPrChange w:id="2585"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586"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2587" w:author="Cristian Sbrolli" w:date="2020-12-04T22:04:00Z">
              <w:rPr>
                <w:rStyle w:val="SubtleEmphasis"/>
                <w:rFonts w:ascii="Bell MT" w:hAnsi="Bell MT"/>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2588" w:author="Cristian Sbrolli" w:date="2020-12-04T22:03:00Z"/>
          <w:rStyle w:val="SubtleEmphasis"/>
          <w:rFonts w:cstheme="minorHAnsi"/>
          <w:sz w:val="24"/>
          <w:szCs w:val="24"/>
          <w:rPrChange w:id="2589" w:author="Cristian Sbrolli" w:date="2020-12-04T22:04:00Z">
            <w:rPr>
              <w:ins w:id="2590" w:author="Cristian Sbrolli" w:date="2020-12-04T22:03:00Z"/>
              <w:rStyle w:val="SubtleEmphasis"/>
              <w:rFonts w:ascii="Bell MT" w:hAnsi="Bell MT"/>
              <w:sz w:val="44"/>
              <w:szCs w:val="44"/>
            </w:rPr>
          </w:rPrChange>
        </w:rPr>
      </w:pPr>
      <w:ins w:id="2591" w:author="Cristian Sbrolli" w:date="2020-12-04T22:03:00Z">
        <w:r w:rsidRPr="005432E1">
          <w:rPr>
            <w:rStyle w:val="SubtleEmphasis"/>
            <w:rFonts w:cstheme="minorHAnsi"/>
            <w:sz w:val="24"/>
            <w:szCs w:val="24"/>
            <w:rPrChange w:id="2592" w:author="Cristian Sbrolli" w:date="2020-12-04T22:04:00Z">
              <w:rPr>
                <w:rStyle w:val="SubtleEmphasis"/>
                <w:rFonts w:ascii="Bell MT" w:hAnsi="Bell MT"/>
                <w:sz w:val="44"/>
                <w:szCs w:val="44"/>
              </w:rPr>
            </w:rPrChange>
          </w:rPr>
          <w:t>fact{</w:t>
        </w:r>
      </w:ins>
    </w:p>
    <w:p w14:paraId="66397AC4" w14:textId="77777777" w:rsidR="005432E1" w:rsidRPr="005432E1" w:rsidRDefault="005432E1" w:rsidP="005432E1">
      <w:pPr>
        <w:pStyle w:val="ListParagraph"/>
        <w:spacing w:line="240" w:lineRule="auto"/>
        <w:ind w:left="360"/>
        <w:rPr>
          <w:ins w:id="2593" w:author="Cristian Sbrolli" w:date="2020-12-04T22:03:00Z"/>
          <w:rStyle w:val="SubtleEmphasis"/>
          <w:rFonts w:cstheme="minorHAnsi"/>
          <w:sz w:val="24"/>
          <w:szCs w:val="24"/>
          <w:rPrChange w:id="2594" w:author="Cristian Sbrolli" w:date="2020-12-04T22:04:00Z">
            <w:rPr>
              <w:ins w:id="2595" w:author="Cristian Sbrolli" w:date="2020-12-04T22:03:00Z"/>
              <w:rStyle w:val="SubtleEmphasis"/>
              <w:rFonts w:ascii="Bell MT" w:hAnsi="Bell MT"/>
              <w:sz w:val="44"/>
              <w:szCs w:val="44"/>
            </w:rPr>
          </w:rPrChange>
        </w:rPr>
      </w:pPr>
      <w:ins w:id="2596" w:author="Cristian Sbrolli" w:date="2020-12-04T22:03:00Z">
        <w:r w:rsidRPr="005432E1">
          <w:rPr>
            <w:rStyle w:val="SubtleEmphasis"/>
            <w:rFonts w:cstheme="minorHAnsi"/>
            <w:sz w:val="24"/>
            <w:szCs w:val="24"/>
            <w:rPrChange w:id="2597" w:author="Cristian Sbrolli" w:date="2020-12-04T22:04:00Z">
              <w:rPr>
                <w:rStyle w:val="SubtleEmphasis"/>
                <w:rFonts w:ascii="Bell MT" w:hAnsi="Bell MT"/>
                <w:sz w:val="44"/>
                <w:szCs w:val="44"/>
              </w:rPr>
            </w:rPrChange>
          </w:rPr>
          <w:t xml:space="preserve">all cd: </w:t>
        </w:r>
        <w:proofErr w:type="spellStart"/>
        <w:r w:rsidRPr="005432E1">
          <w:rPr>
            <w:rStyle w:val="SubtleEmphasis"/>
            <w:rFonts w:cstheme="minorHAnsi"/>
            <w:sz w:val="24"/>
            <w:szCs w:val="24"/>
            <w:rPrChange w:id="2598"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2599" w:author="Cristian Sbrolli" w:date="2020-12-04T22:04:00Z">
              <w:rPr>
                <w:rStyle w:val="SubtleEmphasis"/>
                <w:rFonts w:ascii="Bell MT" w:hAnsi="Bell MT"/>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2600" w:author="Cristian Sbrolli" w:date="2020-12-04T22:03:00Z"/>
          <w:rStyle w:val="SubtleEmphasis"/>
          <w:rFonts w:cstheme="minorHAnsi"/>
          <w:sz w:val="24"/>
          <w:szCs w:val="24"/>
          <w:rPrChange w:id="2601" w:author="Cristian Sbrolli" w:date="2020-12-04T22:04:00Z">
            <w:rPr>
              <w:ins w:id="2602" w:author="Cristian Sbrolli" w:date="2020-12-04T22:03:00Z"/>
              <w:rStyle w:val="SubtleEmphasis"/>
              <w:rFonts w:ascii="Bell MT" w:hAnsi="Bell MT"/>
              <w:sz w:val="44"/>
              <w:szCs w:val="44"/>
            </w:rPr>
          </w:rPrChange>
        </w:rPr>
      </w:pPr>
      <w:ins w:id="2603" w:author="Cristian Sbrolli" w:date="2020-12-04T22:03:00Z">
        <w:r w:rsidRPr="005432E1">
          <w:rPr>
            <w:rStyle w:val="SubtleEmphasis"/>
            <w:rFonts w:cstheme="minorHAnsi"/>
            <w:sz w:val="24"/>
            <w:szCs w:val="24"/>
            <w:rPrChange w:id="2604" w:author="Cristian Sbrolli" w:date="2020-12-04T22:04:00Z">
              <w:rPr>
                <w:rStyle w:val="SubtleEmphasis"/>
                <w:rFonts w:ascii="Bell MT" w:hAnsi="Bell MT"/>
                <w:sz w:val="44"/>
                <w:szCs w:val="44"/>
              </w:rPr>
            </w:rPrChange>
          </w:rPr>
          <w:t>}</w:t>
        </w:r>
      </w:ins>
    </w:p>
    <w:p w14:paraId="78F3954C" w14:textId="77777777" w:rsidR="005432E1" w:rsidRPr="005432E1" w:rsidRDefault="005432E1" w:rsidP="005432E1">
      <w:pPr>
        <w:pStyle w:val="ListParagraph"/>
        <w:spacing w:line="240" w:lineRule="auto"/>
        <w:ind w:left="360"/>
        <w:rPr>
          <w:ins w:id="2605" w:author="Cristian Sbrolli" w:date="2020-12-04T22:03:00Z"/>
          <w:rStyle w:val="SubtleEmphasis"/>
          <w:rFonts w:cstheme="minorHAnsi"/>
          <w:sz w:val="24"/>
          <w:szCs w:val="24"/>
          <w:rPrChange w:id="2606" w:author="Cristian Sbrolli" w:date="2020-12-04T22:04:00Z">
            <w:rPr>
              <w:ins w:id="2607" w:author="Cristian Sbrolli" w:date="2020-12-04T22:03:00Z"/>
              <w:rStyle w:val="SubtleEmphasis"/>
              <w:rFonts w:ascii="Bell MT" w:hAnsi="Bell MT"/>
              <w:sz w:val="44"/>
              <w:szCs w:val="44"/>
            </w:rPr>
          </w:rPrChange>
        </w:rPr>
      </w:pPr>
    </w:p>
    <w:p w14:paraId="33B38F4D" w14:textId="77777777" w:rsidR="005432E1" w:rsidRPr="005432E1" w:rsidRDefault="005432E1" w:rsidP="005432E1">
      <w:pPr>
        <w:pStyle w:val="ListParagraph"/>
        <w:spacing w:line="240" w:lineRule="auto"/>
        <w:ind w:left="360"/>
        <w:rPr>
          <w:ins w:id="2608" w:author="Cristian Sbrolli" w:date="2020-12-04T22:03:00Z"/>
          <w:rStyle w:val="SubtleEmphasis"/>
          <w:rFonts w:cstheme="minorHAnsi"/>
          <w:sz w:val="24"/>
          <w:szCs w:val="24"/>
          <w:rPrChange w:id="2609" w:author="Cristian Sbrolli" w:date="2020-12-04T22:04:00Z">
            <w:rPr>
              <w:ins w:id="2610" w:author="Cristian Sbrolli" w:date="2020-12-04T22:03:00Z"/>
              <w:rStyle w:val="SubtleEmphasis"/>
              <w:rFonts w:ascii="Bell MT" w:hAnsi="Bell MT"/>
              <w:sz w:val="44"/>
              <w:szCs w:val="44"/>
            </w:rPr>
          </w:rPrChange>
        </w:rPr>
      </w:pPr>
      <w:ins w:id="2611" w:author="Cristian Sbrolli" w:date="2020-12-04T22:03:00Z">
        <w:r w:rsidRPr="005432E1">
          <w:rPr>
            <w:rStyle w:val="SubtleEmphasis"/>
            <w:rFonts w:cstheme="minorHAnsi"/>
            <w:sz w:val="24"/>
            <w:szCs w:val="24"/>
            <w:rPrChange w:id="2612" w:author="Cristian Sbrolli" w:date="2020-12-04T22:04:00Z">
              <w:rPr>
                <w:rStyle w:val="SubtleEmphasis"/>
                <w:rFonts w:ascii="Bell MT" w:hAnsi="Bell MT"/>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2613" w:author="Cristian Sbrolli" w:date="2020-12-04T22:03:00Z"/>
          <w:rStyle w:val="SubtleEmphasis"/>
          <w:rFonts w:cstheme="minorHAnsi"/>
          <w:sz w:val="24"/>
          <w:szCs w:val="24"/>
          <w:rPrChange w:id="2614" w:author="Cristian Sbrolli" w:date="2020-12-04T22:04:00Z">
            <w:rPr>
              <w:ins w:id="2615" w:author="Cristian Sbrolli" w:date="2020-12-04T22:03:00Z"/>
              <w:rStyle w:val="SubtleEmphasis"/>
              <w:rFonts w:ascii="Bell MT" w:hAnsi="Bell MT"/>
              <w:sz w:val="44"/>
              <w:szCs w:val="44"/>
            </w:rPr>
          </w:rPrChange>
        </w:rPr>
      </w:pPr>
      <w:ins w:id="2616" w:author="Cristian Sbrolli" w:date="2020-12-04T22:03:00Z">
        <w:r w:rsidRPr="005432E1">
          <w:rPr>
            <w:rStyle w:val="SubtleEmphasis"/>
            <w:rFonts w:cstheme="minorHAnsi"/>
            <w:sz w:val="24"/>
            <w:szCs w:val="24"/>
            <w:rPrChange w:id="2617" w:author="Cristian Sbrolli" w:date="2020-12-04T22:04:00Z">
              <w:rPr>
                <w:rStyle w:val="SubtleEmphasis"/>
                <w:rFonts w:ascii="Bell MT" w:hAnsi="Bell MT"/>
                <w:sz w:val="44"/>
                <w:szCs w:val="44"/>
              </w:rPr>
            </w:rPrChange>
          </w:rPr>
          <w:t>fact{</w:t>
        </w:r>
      </w:ins>
    </w:p>
    <w:p w14:paraId="6C8A2CBF" w14:textId="77777777" w:rsidR="005432E1" w:rsidRPr="005432E1" w:rsidRDefault="005432E1" w:rsidP="005432E1">
      <w:pPr>
        <w:pStyle w:val="ListParagraph"/>
        <w:spacing w:line="240" w:lineRule="auto"/>
        <w:ind w:left="360"/>
        <w:rPr>
          <w:ins w:id="2618" w:author="Cristian Sbrolli" w:date="2020-12-04T22:03:00Z"/>
          <w:rStyle w:val="SubtleEmphasis"/>
          <w:rFonts w:cstheme="minorHAnsi"/>
          <w:sz w:val="24"/>
          <w:szCs w:val="24"/>
          <w:rPrChange w:id="2619" w:author="Cristian Sbrolli" w:date="2020-12-04T22:04:00Z">
            <w:rPr>
              <w:ins w:id="2620" w:author="Cristian Sbrolli" w:date="2020-12-04T22:03:00Z"/>
              <w:rStyle w:val="SubtleEmphasis"/>
              <w:rFonts w:ascii="Bell MT" w:hAnsi="Bell MT"/>
              <w:sz w:val="44"/>
              <w:szCs w:val="44"/>
            </w:rPr>
          </w:rPrChange>
        </w:rPr>
      </w:pPr>
      <w:ins w:id="2621" w:author="Cristian Sbrolli" w:date="2020-12-04T22:03:00Z">
        <w:r w:rsidRPr="005432E1">
          <w:rPr>
            <w:rStyle w:val="SubtleEmphasis"/>
            <w:rFonts w:cstheme="minorHAnsi"/>
            <w:sz w:val="24"/>
            <w:szCs w:val="24"/>
            <w:rPrChange w:id="2622" w:author="Cristian Sbrolli" w:date="2020-12-04T22:04:00Z">
              <w:rPr>
                <w:rStyle w:val="SubtleEmphasis"/>
                <w:rFonts w:ascii="Bell MT" w:hAnsi="Bell MT"/>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2623" w:author="Cristian Sbrolli" w:date="2020-12-04T22:03:00Z"/>
          <w:rStyle w:val="SubtleEmphasis"/>
          <w:rFonts w:cstheme="minorHAnsi"/>
          <w:sz w:val="24"/>
          <w:szCs w:val="24"/>
          <w:rPrChange w:id="2624" w:author="Cristian Sbrolli" w:date="2020-12-04T22:04:00Z">
            <w:rPr>
              <w:ins w:id="2625" w:author="Cristian Sbrolli" w:date="2020-12-04T22:03:00Z"/>
              <w:rStyle w:val="SubtleEmphasis"/>
              <w:rFonts w:ascii="Bell MT" w:hAnsi="Bell MT"/>
              <w:sz w:val="44"/>
              <w:szCs w:val="44"/>
            </w:rPr>
          </w:rPrChange>
        </w:rPr>
      </w:pPr>
      <w:ins w:id="2626" w:author="Cristian Sbrolli" w:date="2020-12-04T22:03:00Z">
        <w:r w:rsidRPr="005432E1">
          <w:rPr>
            <w:rStyle w:val="SubtleEmphasis"/>
            <w:rFonts w:cstheme="minorHAnsi"/>
            <w:sz w:val="24"/>
            <w:szCs w:val="24"/>
            <w:rPrChange w:id="2627" w:author="Cristian Sbrolli" w:date="2020-12-04T22:04:00Z">
              <w:rPr>
                <w:rStyle w:val="SubtleEmphasis"/>
                <w:rFonts w:ascii="Bell MT" w:hAnsi="Bell MT"/>
                <w:sz w:val="44"/>
                <w:szCs w:val="44"/>
              </w:rPr>
            </w:rPrChange>
          </w:rPr>
          <w:t>}</w:t>
        </w:r>
      </w:ins>
    </w:p>
    <w:p w14:paraId="35958473" w14:textId="77777777" w:rsidR="005432E1" w:rsidRPr="005432E1" w:rsidRDefault="005432E1" w:rsidP="005432E1">
      <w:pPr>
        <w:pStyle w:val="ListParagraph"/>
        <w:spacing w:line="240" w:lineRule="auto"/>
        <w:ind w:left="360"/>
        <w:rPr>
          <w:ins w:id="2628" w:author="Cristian Sbrolli" w:date="2020-12-04T22:03:00Z"/>
          <w:rStyle w:val="SubtleEmphasis"/>
          <w:rFonts w:cstheme="minorHAnsi"/>
          <w:sz w:val="24"/>
          <w:szCs w:val="24"/>
          <w:rPrChange w:id="2629" w:author="Cristian Sbrolli" w:date="2020-12-04T22:04:00Z">
            <w:rPr>
              <w:ins w:id="2630" w:author="Cristian Sbrolli" w:date="2020-12-04T22:03:00Z"/>
              <w:rStyle w:val="SubtleEmphasis"/>
              <w:rFonts w:ascii="Bell MT" w:hAnsi="Bell MT"/>
              <w:sz w:val="44"/>
              <w:szCs w:val="44"/>
            </w:rPr>
          </w:rPrChange>
        </w:rPr>
      </w:pPr>
    </w:p>
    <w:p w14:paraId="4406F7B5" w14:textId="77777777" w:rsidR="005432E1" w:rsidRPr="005432E1" w:rsidRDefault="005432E1" w:rsidP="005432E1">
      <w:pPr>
        <w:pStyle w:val="ListParagraph"/>
        <w:spacing w:line="240" w:lineRule="auto"/>
        <w:ind w:left="360"/>
        <w:rPr>
          <w:ins w:id="2631" w:author="Cristian Sbrolli" w:date="2020-12-04T22:03:00Z"/>
          <w:rStyle w:val="SubtleEmphasis"/>
          <w:rFonts w:cstheme="minorHAnsi"/>
          <w:sz w:val="24"/>
          <w:szCs w:val="24"/>
          <w:rPrChange w:id="2632" w:author="Cristian Sbrolli" w:date="2020-12-04T22:04:00Z">
            <w:rPr>
              <w:ins w:id="2633" w:author="Cristian Sbrolli" w:date="2020-12-04T22:03:00Z"/>
              <w:rStyle w:val="SubtleEmphasis"/>
              <w:rFonts w:ascii="Bell MT" w:hAnsi="Bell MT"/>
              <w:sz w:val="44"/>
              <w:szCs w:val="44"/>
            </w:rPr>
          </w:rPrChange>
        </w:rPr>
      </w:pPr>
      <w:ins w:id="2634" w:author="Cristian Sbrolli" w:date="2020-12-04T22:03:00Z">
        <w:r w:rsidRPr="005432E1">
          <w:rPr>
            <w:rStyle w:val="SubtleEmphasis"/>
            <w:rFonts w:cstheme="minorHAnsi"/>
            <w:sz w:val="24"/>
            <w:szCs w:val="24"/>
            <w:rPrChange w:id="2635" w:author="Cristian Sbrolli" w:date="2020-12-04T22:04:00Z">
              <w:rPr>
                <w:rStyle w:val="SubtleEmphasis"/>
                <w:rFonts w:ascii="Bell MT" w:hAnsi="Bell MT"/>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2636" w:author="Cristian Sbrolli" w:date="2020-12-04T22:03:00Z"/>
          <w:rStyle w:val="SubtleEmphasis"/>
          <w:rFonts w:cstheme="minorHAnsi"/>
          <w:sz w:val="24"/>
          <w:szCs w:val="24"/>
          <w:rPrChange w:id="2637" w:author="Cristian Sbrolli" w:date="2020-12-04T22:04:00Z">
            <w:rPr>
              <w:ins w:id="2638" w:author="Cristian Sbrolli" w:date="2020-12-04T22:03:00Z"/>
              <w:rStyle w:val="SubtleEmphasis"/>
              <w:rFonts w:ascii="Bell MT" w:hAnsi="Bell MT"/>
              <w:sz w:val="44"/>
              <w:szCs w:val="44"/>
            </w:rPr>
          </w:rPrChange>
        </w:rPr>
      </w:pPr>
      <w:ins w:id="2639" w:author="Cristian Sbrolli" w:date="2020-12-04T22:03:00Z">
        <w:r w:rsidRPr="005432E1">
          <w:rPr>
            <w:rStyle w:val="SubtleEmphasis"/>
            <w:rFonts w:cstheme="minorHAnsi"/>
            <w:sz w:val="24"/>
            <w:szCs w:val="24"/>
            <w:rPrChange w:id="2640" w:author="Cristian Sbrolli" w:date="2020-12-04T22:04:00Z">
              <w:rPr>
                <w:rStyle w:val="SubtleEmphasis"/>
                <w:rFonts w:ascii="Bell MT" w:hAnsi="Bell MT"/>
                <w:sz w:val="44"/>
                <w:szCs w:val="44"/>
              </w:rPr>
            </w:rPrChange>
          </w:rPr>
          <w:t>fact{</w:t>
        </w:r>
      </w:ins>
    </w:p>
    <w:p w14:paraId="4099E40F" w14:textId="77777777" w:rsidR="005432E1" w:rsidRPr="005432E1" w:rsidRDefault="005432E1" w:rsidP="005432E1">
      <w:pPr>
        <w:pStyle w:val="ListParagraph"/>
        <w:spacing w:line="240" w:lineRule="auto"/>
        <w:ind w:left="360"/>
        <w:rPr>
          <w:ins w:id="2641" w:author="Cristian Sbrolli" w:date="2020-12-04T22:03:00Z"/>
          <w:rStyle w:val="SubtleEmphasis"/>
          <w:rFonts w:cstheme="minorHAnsi"/>
          <w:sz w:val="24"/>
          <w:szCs w:val="24"/>
          <w:rPrChange w:id="2642" w:author="Cristian Sbrolli" w:date="2020-12-04T22:04:00Z">
            <w:rPr>
              <w:ins w:id="2643" w:author="Cristian Sbrolli" w:date="2020-12-04T22:03:00Z"/>
              <w:rStyle w:val="SubtleEmphasis"/>
              <w:rFonts w:ascii="Bell MT" w:hAnsi="Bell MT"/>
              <w:sz w:val="44"/>
              <w:szCs w:val="44"/>
            </w:rPr>
          </w:rPrChange>
        </w:rPr>
      </w:pPr>
      <w:ins w:id="2644" w:author="Cristian Sbrolli" w:date="2020-12-04T22:03:00Z">
        <w:r w:rsidRPr="005432E1">
          <w:rPr>
            <w:rStyle w:val="SubtleEmphasis"/>
            <w:rFonts w:cstheme="minorHAnsi"/>
            <w:sz w:val="24"/>
            <w:szCs w:val="24"/>
            <w:rPrChange w:id="2645" w:author="Cristian Sbrolli" w:date="2020-12-04T22:04:00Z">
              <w:rPr>
                <w:rStyle w:val="SubtleEmphasis"/>
                <w:rFonts w:ascii="Bell MT" w:hAnsi="Bell MT"/>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2646" w:author="Cristian Sbrolli" w:date="2020-12-04T22:03:00Z"/>
          <w:rStyle w:val="SubtleEmphasis"/>
          <w:rFonts w:cstheme="minorHAnsi"/>
          <w:sz w:val="24"/>
          <w:szCs w:val="24"/>
          <w:rPrChange w:id="2647" w:author="Cristian Sbrolli" w:date="2020-12-04T22:04:00Z">
            <w:rPr>
              <w:ins w:id="2648" w:author="Cristian Sbrolli" w:date="2020-12-04T22:03:00Z"/>
              <w:rStyle w:val="SubtleEmphasis"/>
              <w:rFonts w:ascii="Bell MT" w:hAnsi="Bell MT"/>
              <w:sz w:val="44"/>
              <w:szCs w:val="44"/>
            </w:rPr>
          </w:rPrChange>
        </w:rPr>
      </w:pPr>
      <w:ins w:id="2649" w:author="Cristian Sbrolli" w:date="2020-12-04T22:03:00Z">
        <w:r w:rsidRPr="005432E1">
          <w:rPr>
            <w:rStyle w:val="SubtleEmphasis"/>
            <w:rFonts w:cstheme="minorHAnsi"/>
            <w:sz w:val="24"/>
            <w:szCs w:val="24"/>
            <w:rPrChange w:id="2650" w:author="Cristian Sbrolli" w:date="2020-12-04T22:04:00Z">
              <w:rPr>
                <w:rStyle w:val="SubtleEmphasis"/>
                <w:rFonts w:ascii="Bell MT" w:hAnsi="Bell MT"/>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2651" w:author="Cristian Sbrolli" w:date="2020-12-04T22:03:00Z"/>
          <w:rStyle w:val="SubtleEmphasis"/>
          <w:rFonts w:cstheme="minorHAnsi"/>
          <w:sz w:val="24"/>
          <w:szCs w:val="24"/>
          <w:rPrChange w:id="2652" w:author="Cristian Sbrolli" w:date="2020-12-04T22:04:00Z">
            <w:rPr>
              <w:ins w:id="2653" w:author="Cristian Sbrolli" w:date="2020-12-04T22:03:00Z"/>
              <w:rStyle w:val="SubtleEmphasis"/>
              <w:rFonts w:ascii="Bell MT" w:hAnsi="Bell MT"/>
              <w:sz w:val="44"/>
              <w:szCs w:val="44"/>
            </w:rPr>
          </w:rPrChange>
        </w:rPr>
      </w:pPr>
    </w:p>
    <w:p w14:paraId="12DB6DA4" w14:textId="77777777" w:rsidR="005432E1" w:rsidRPr="005432E1" w:rsidRDefault="005432E1" w:rsidP="005432E1">
      <w:pPr>
        <w:pStyle w:val="ListParagraph"/>
        <w:spacing w:line="240" w:lineRule="auto"/>
        <w:ind w:left="360"/>
        <w:rPr>
          <w:ins w:id="2654" w:author="Cristian Sbrolli" w:date="2020-12-04T22:03:00Z"/>
          <w:rStyle w:val="SubtleEmphasis"/>
          <w:rFonts w:cstheme="minorHAnsi"/>
          <w:sz w:val="24"/>
          <w:szCs w:val="24"/>
          <w:rPrChange w:id="2655" w:author="Cristian Sbrolli" w:date="2020-12-04T22:04:00Z">
            <w:rPr>
              <w:ins w:id="2656" w:author="Cristian Sbrolli" w:date="2020-12-04T22:03:00Z"/>
              <w:rStyle w:val="SubtleEmphasis"/>
              <w:rFonts w:ascii="Bell MT" w:hAnsi="Bell MT"/>
              <w:sz w:val="44"/>
              <w:szCs w:val="44"/>
            </w:rPr>
          </w:rPrChange>
        </w:rPr>
      </w:pPr>
      <w:ins w:id="2657" w:author="Cristian Sbrolli" w:date="2020-12-04T22:03:00Z">
        <w:r w:rsidRPr="005432E1">
          <w:rPr>
            <w:rStyle w:val="SubtleEmphasis"/>
            <w:rFonts w:cstheme="minorHAnsi"/>
            <w:sz w:val="24"/>
            <w:szCs w:val="24"/>
            <w:rPrChange w:id="2658" w:author="Cristian Sbrolli" w:date="2020-12-04T22:04:00Z">
              <w:rPr>
                <w:rStyle w:val="SubtleEmphasis"/>
                <w:rFonts w:ascii="Bell MT" w:hAnsi="Bell MT"/>
                <w:sz w:val="44"/>
                <w:szCs w:val="44"/>
              </w:rPr>
            </w:rPrChange>
          </w:rPr>
          <w:t xml:space="preserve">//each GPS is associated to a </w:t>
        </w:r>
        <w:proofErr w:type="spellStart"/>
        <w:r w:rsidRPr="005432E1">
          <w:rPr>
            <w:rStyle w:val="SubtleEmphasis"/>
            <w:rFonts w:cstheme="minorHAnsi"/>
            <w:sz w:val="24"/>
            <w:szCs w:val="24"/>
            <w:rPrChange w:id="2659" w:author="Cristian Sbrolli" w:date="2020-12-04T22:04:00Z">
              <w:rPr>
                <w:rStyle w:val="SubtleEmphasis"/>
                <w:rFonts w:ascii="Bell MT" w:hAnsi="Bell MT"/>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2660" w:author="Cristian Sbrolli" w:date="2020-12-04T22:03:00Z"/>
          <w:rStyle w:val="SubtleEmphasis"/>
          <w:rFonts w:cstheme="minorHAnsi"/>
          <w:sz w:val="24"/>
          <w:szCs w:val="24"/>
          <w:rPrChange w:id="2661" w:author="Cristian Sbrolli" w:date="2020-12-04T22:04:00Z">
            <w:rPr>
              <w:ins w:id="2662" w:author="Cristian Sbrolli" w:date="2020-12-04T22:03:00Z"/>
              <w:rStyle w:val="SubtleEmphasis"/>
              <w:rFonts w:ascii="Bell MT" w:hAnsi="Bell MT"/>
              <w:sz w:val="44"/>
              <w:szCs w:val="44"/>
            </w:rPr>
          </w:rPrChange>
        </w:rPr>
      </w:pPr>
      <w:ins w:id="2663" w:author="Cristian Sbrolli" w:date="2020-12-04T22:03:00Z">
        <w:r w:rsidRPr="005432E1">
          <w:rPr>
            <w:rStyle w:val="SubtleEmphasis"/>
            <w:rFonts w:cstheme="minorHAnsi"/>
            <w:sz w:val="24"/>
            <w:szCs w:val="24"/>
            <w:rPrChange w:id="2664" w:author="Cristian Sbrolli" w:date="2020-12-04T22:04:00Z">
              <w:rPr>
                <w:rStyle w:val="SubtleEmphasis"/>
                <w:rFonts w:ascii="Bell MT" w:hAnsi="Bell MT"/>
                <w:sz w:val="44"/>
                <w:szCs w:val="44"/>
              </w:rPr>
            </w:rPrChange>
          </w:rPr>
          <w:t>fact {</w:t>
        </w:r>
      </w:ins>
    </w:p>
    <w:p w14:paraId="23D948BF" w14:textId="77777777" w:rsidR="005432E1" w:rsidRPr="005432E1" w:rsidRDefault="005432E1" w:rsidP="005432E1">
      <w:pPr>
        <w:pStyle w:val="ListParagraph"/>
        <w:spacing w:line="240" w:lineRule="auto"/>
        <w:ind w:left="360"/>
        <w:rPr>
          <w:ins w:id="2665" w:author="Cristian Sbrolli" w:date="2020-12-04T22:03:00Z"/>
          <w:rStyle w:val="SubtleEmphasis"/>
          <w:rFonts w:cstheme="minorHAnsi"/>
          <w:sz w:val="24"/>
          <w:szCs w:val="24"/>
          <w:rPrChange w:id="2666" w:author="Cristian Sbrolli" w:date="2020-12-04T22:04:00Z">
            <w:rPr>
              <w:ins w:id="2667" w:author="Cristian Sbrolli" w:date="2020-12-04T22:03:00Z"/>
              <w:rStyle w:val="SubtleEmphasis"/>
              <w:rFonts w:ascii="Bell MT" w:hAnsi="Bell MT"/>
              <w:sz w:val="44"/>
              <w:szCs w:val="44"/>
            </w:rPr>
          </w:rPrChange>
        </w:rPr>
      </w:pPr>
      <w:ins w:id="2668" w:author="Cristian Sbrolli" w:date="2020-12-04T22:03:00Z">
        <w:r w:rsidRPr="005432E1">
          <w:rPr>
            <w:rStyle w:val="SubtleEmphasis"/>
            <w:rFonts w:cstheme="minorHAnsi"/>
            <w:sz w:val="24"/>
            <w:szCs w:val="24"/>
            <w:rPrChange w:id="2669" w:author="Cristian Sbrolli" w:date="2020-12-04T22:04:00Z">
              <w:rPr>
                <w:rStyle w:val="SubtleEmphasis"/>
                <w:rFonts w:ascii="Bell MT" w:hAnsi="Bell MT"/>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2670" w:author="Cristian Sbrolli" w:date="2020-12-04T22:03:00Z"/>
          <w:rStyle w:val="SubtleEmphasis"/>
          <w:rFonts w:cstheme="minorHAnsi"/>
          <w:sz w:val="24"/>
          <w:szCs w:val="24"/>
          <w:rPrChange w:id="2671" w:author="Cristian Sbrolli" w:date="2020-12-04T22:04:00Z">
            <w:rPr>
              <w:ins w:id="2672" w:author="Cristian Sbrolli" w:date="2020-12-04T22:03:00Z"/>
              <w:rStyle w:val="SubtleEmphasis"/>
              <w:rFonts w:ascii="Bell MT" w:hAnsi="Bell MT"/>
              <w:sz w:val="44"/>
              <w:szCs w:val="44"/>
            </w:rPr>
          </w:rPrChange>
        </w:rPr>
      </w:pPr>
      <w:ins w:id="2673" w:author="Cristian Sbrolli" w:date="2020-12-04T22:03:00Z">
        <w:r w:rsidRPr="005432E1">
          <w:rPr>
            <w:rStyle w:val="SubtleEmphasis"/>
            <w:rFonts w:cstheme="minorHAnsi"/>
            <w:sz w:val="24"/>
            <w:szCs w:val="24"/>
            <w:rPrChange w:id="2674" w:author="Cristian Sbrolli" w:date="2020-12-04T22:04:00Z">
              <w:rPr>
                <w:rStyle w:val="SubtleEmphasis"/>
                <w:rFonts w:ascii="Bell MT" w:hAnsi="Bell MT"/>
                <w:sz w:val="44"/>
                <w:szCs w:val="44"/>
              </w:rPr>
            </w:rPrChange>
          </w:rPr>
          <w:t>}</w:t>
        </w:r>
      </w:ins>
    </w:p>
    <w:p w14:paraId="6759F133" w14:textId="77777777" w:rsidR="005432E1" w:rsidRPr="005432E1" w:rsidRDefault="005432E1" w:rsidP="005432E1">
      <w:pPr>
        <w:pStyle w:val="ListParagraph"/>
        <w:spacing w:line="240" w:lineRule="auto"/>
        <w:ind w:left="360"/>
        <w:rPr>
          <w:ins w:id="2675" w:author="Cristian Sbrolli" w:date="2020-12-04T22:03:00Z"/>
          <w:rStyle w:val="SubtleEmphasis"/>
          <w:rFonts w:cstheme="minorHAnsi"/>
          <w:sz w:val="24"/>
          <w:szCs w:val="24"/>
          <w:rPrChange w:id="2676" w:author="Cristian Sbrolli" w:date="2020-12-04T22:04:00Z">
            <w:rPr>
              <w:ins w:id="2677" w:author="Cristian Sbrolli" w:date="2020-12-04T22:03:00Z"/>
              <w:rStyle w:val="SubtleEmphasis"/>
              <w:rFonts w:ascii="Bell MT" w:hAnsi="Bell MT"/>
              <w:sz w:val="44"/>
              <w:szCs w:val="44"/>
            </w:rPr>
          </w:rPrChange>
        </w:rPr>
      </w:pPr>
    </w:p>
    <w:p w14:paraId="00871E2D" w14:textId="77777777" w:rsidR="005432E1" w:rsidRPr="005432E1" w:rsidRDefault="005432E1" w:rsidP="005432E1">
      <w:pPr>
        <w:pStyle w:val="ListParagraph"/>
        <w:spacing w:line="240" w:lineRule="auto"/>
        <w:ind w:left="360"/>
        <w:rPr>
          <w:ins w:id="2678" w:author="Cristian Sbrolli" w:date="2020-12-04T22:03:00Z"/>
          <w:rStyle w:val="SubtleEmphasis"/>
          <w:rFonts w:cstheme="minorHAnsi"/>
          <w:sz w:val="24"/>
          <w:szCs w:val="24"/>
          <w:rPrChange w:id="2679" w:author="Cristian Sbrolli" w:date="2020-12-04T22:04:00Z">
            <w:rPr>
              <w:ins w:id="2680" w:author="Cristian Sbrolli" w:date="2020-12-04T22:03:00Z"/>
              <w:rStyle w:val="SubtleEmphasis"/>
              <w:rFonts w:ascii="Bell MT" w:hAnsi="Bell MT"/>
              <w:sz w:val="44"/>
              <w:szCs w:val="44"/>
            </w:rPr>
          </w:rPrChange>
        </w:rPr>
      </w:pPr>
      <w:ins w:id="2681" w:author="Cristian Sbrolli" w:date="2020-12-04T22:03:00Z">
        <w:r w:rsidRPr="005432E1">
          <w:rPr>
            <w:rStyle w:val="SubtleEmphasis"/>
            <w:rFonts w:cstheme="minorHAnsi"/>
            <w:sz w:val="24"/>
            <w:szCs w:val="24"/>
            <w:rPrChange w:id="2682"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2683"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684" w:author="Cristian Sbrolli" w:date="2020-12-04T22:04:00Z">
              <w:rPr>
                <w:rStyle w:val="SubtleEmphasis"/>
                <w:rFonts w:ascii="Bell MT" w:hAnsi="Bell MT"/>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2685" w:author="Cristian Sbrolli" w:date="2020-12-04T22:03:00Z"/>
          <w:rStyle w:val="SubtleEmphasis"/>
          <w:rFonts w:cstheme="minorHAnsi"/>
          <w:sz w:val="24"/>
          <w:szCs w:val="24"/>
          <w:rPrChange w:id="2686" w:author="Cristian Sbrolli" w:date="2020-12-04T22:04:00Z">
            <w:rPr>
              <w:ins w:id="2687" w:author="Cristian Sbrolli" w:date="2020-12-04T22:03:00Z"/>
              <w:rStyle w:val="SubtleEmphasis"/>
              <w:rFonts w:ascii="Bell MT" w:hAnsi="Bell MT"/>
              <w:sz w:val="44"/>
              <w:szCs w:val="44"/>
            </w:rPr>
          </w:rPrChange>
        </w:rPr>
      </w:pPr>
      <w:ins w:id="2688" w:author="Cristian Sbrolli" w:date="2020-12-04T22:03:00Z">
        <w:r w:rsidRPr="005432E1">
          <w:rPr>
            <w:rStyle w:val="SubtleEmphasis"/>
            <w:rFonts w:cstheme="minorHAnsi"/>
            <w:sz w:val="24"/>
            <w:szCs w:val="24"/>
            <w:rPrChange w:id="2689" w:author="Cristian Sbrolli" w:date="2020-12-04T22:04:00Z">
              <w:rPr>
                <w:rStyle w:val="SubtleEmphasis"/>
                <w:rFonts w:ascii="Bell MT" w:hAnsi="Bell MT"/>
                <w:sz w:val="44"/>
                <w:szCs w:val="44"/>
              </w:rPr>
            </w:rPrChange>
          </w:rPr>
          <w:t>fact {</w:t>
        </w:r>
      </w:ins>
    </w:p>
    <w:p w14:paraId="636CB23C" w14:textId="77777777" w:rsidR="005432E1" w:rsidRPr="005432E1" w:rsidRDefault="005432E1" w:rsidP="005432E1">
      <w:pPr>
        <w:pStyle w:val="ListParagraph"/>
        <w:spacing w:line="240" w:lineRule="auto"/>
        <w:ind w:left="360"/>
        <w:rPr>
          <w:ins w:id="2690" w:author="Cristian Sbrolli" w:date="2020-12-04T22:03:00Z"/>
          <w:rStyle w:val="SubtleEmphasis"/>
          <w:rFonts w:cstheme="minorHAnsi"/>
          <w:sz w:val="24"/>
          <w:szCs w:val="24"/>
          <w:rPrChange w:id="2691" w:author="Cristian Sbrolli" w:date="2020-12-04T22:04:00Z">
            <w:rPr>
              <w:ins w:id="2692" w:author="Cristian Sbrolli" w:date="2020-12-04T22:03:00Z"/>
              <w:rStyle w:val="SubtleEmphasis"/>
              <w:rFonts w:ascii="Bell MT" w:hAnsi="Bell MT"/>
              <w:sz w:val="44"/>
              <w:szCs w:val="44"/>
            </w:rPr>
          </w:rPrChange>
        </w:rPr>
      </w:pPr>
      <w:ins w:id="2693" w:author="Cristian Sbrolli" w:date="2020-12-04T22:03:00Z">
        <w:r w:rsidRPr="005432E1">
          <w:rPr>
            <w:rStyle w:val="SubtleEmphasis"/>
            <w:rFonts w:cstheme="minorHAnsi"/>
            <w:sz w:val="24"/>
            <w:szCs w:val="24"/>
            <w:rPrChange w:id="2694"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695" w:author="Cristian Sbrolli" w:date="2020-12-04T22:04:00Z">
              <w:rPr>
                <w:rStyle w:val="SubtleEmphasis"/>
                <w:rFonts w:ascii="Bell MT" w:hAnsi="Bell MT"/>
                <w:sz w:val="44"/>
                <w:szCs w:val="44"/>
              </w:rPr>
            </w:rPrChange>
          </w:rPr>
          <w:t>sd</w:t>
        </w:r>
        <w:proofErr w:type="spellEnd"/>
        <w:r w:rsidRPr="005432E1">
          <w:rPr>
            <w:rStyle w:val="SubtleEmphasis"/>
            <w:rFonts w:cstheme="minorHAnsi"/>
            <w:sz w:val="24"/>
            <w:szCs w:val="24"/>
            <w:rPrChange w:id="269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697"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2698" w:author="Cristian Sbrolli" w:date="2020-12-04T22:04:00Z">
              <w:rPr>
                <w:rStyle w:val="SubtleEmphasis"/>
                <w:rFonts w:ascii="Bell MT" w:hAnsi="Bell MT"/>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2699" w:author="Cristian Sbrolli" w:date="2020-12-04T22:03:00Z"/>
          <w:rStyle w:val="SubtleEmphasis"/>
          <w:rFonts w:cstheme="minorHAnsi"/>
          <w:sz w:val="24"/>
          <w:szCs w:val="24"/>
          <w:rPrChange w:id="2700" w:author="Cristian Sbrolli" w:date="2020-12-04T22:04:00Z">
            <w:rPr>
              <w:ins w:id="2701" w:author="Cristian Sbrolli" w:date="2020-12-04T22:03:00Z"/>
              <w:rStyle w:val="SubtleEmphasis"/>
              <w:rFonts w:ascii="Bell MT" w:hAnsi="Bell MT"/>
              <w:sz w:val="44"/>
              <w:szCs w:val="44"/>
            </w:rPr>
          </w:rPrChange>
        </w:rPr>
      </w:pPr>
      <w:ins w:id="2702" w:author="Cristian Sbrolli" w:date="2020-12-04T22:03:00Z">
        <w:r w:rsidRPr="005432E1">
          <w:rPr>
            <w:rStyle w:val="SubtleEmphasis"/>
            <w:rFonts w:cstheme="minorHAnsi"/>
            <w:sz w:val="24"/>
            <w:szCs w:val="24"/>
            <w:rPrChange w:id="2703" w:author="Cristian Sbrolli" w:date="2020-12-04T22:04:00Z">
              <w:rPr>
                <w:rStyle w:val="SubtleEmphasis"/>
                <w:rFonts w:ascii="Bell MT" w:hAnsi="Bell MT"/>
                <w:sz w:val="44"/>
                <w:szCs w:val="44"/>
              </w:rPr>
            </w:rPrChange>
          </w:rPr>
          <w:t>}</w:t>
        </w:r>
      </w:ins>
    </w:p>
    <w:p w14:paraId="50525E45" w14:textId="5DD59D6D" w:rsidR="005432E1" w:rsidRDefault="005432E1" w:rsidP="005432E1">
      <w:pPr>
        <w:pStyle w:val="ListParagraph"/>
        <w:spacing w:line="240" w:lineRule="auto"/>
        <w:ind w:left="360"/>
        <w:rPr>
          <w:ins w:id="2704" w:author="Cristian Sbrolli" w:date="2020-12-05T03:22:00Z"/>
          <w:rStyle w:val="SubtleEmphasis"/>
          <w:rFonts w:cstheme="minorHAnsi"/>
          <w:sz w:val="24"/>
          <w:szCs w:val="24"/>
        </w:rPr>
      </w:pPr>
    </w:p>
    <w:p w14:paraId="564702D1" w14:textId="77777777" w:rsidR="00846914" w:rsidRPr="00846914" w:rsidRDefault="00846914" w:rsidP="00846914">
      <w:pPr>
        <w:pStyle w:val="ListParagraph"/>
        <w:spacing w:line="240" w:lineRule="auto"/>
        <w:ind w:left="360"/>
        <w:rPr>
          <w:ins w:id="2705" w:author="Cristian Sbrolli" w:date="2020-12-05T03:22:00Z"/>
          <w:rStyle w:val="SubtleEmphasis"/>
          <w:rFonts w:cstheme="minorHAnsi"/>
          <w:sz w:val="24"/>
          <w:szCs w:val="24"/>
        </w:rPr>
      </w:pPr>
      <w:ins w:id="2706" w:author="Cristian Sbrolli" w:date="2020-12-05T03:22:00Z">
        <w:r w:rsidRPr="00846914">
          <w:rPr>
            <w:rStyle w:val="SubtleEmphasis"/>
            <w:rFonts w:cstheme="minorHAnsi"/>
            <w:sz w:val="24"/>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2707" w:author="Cristian Sbrolli" w:date="2020-12-05T03:22:00Z"/>
          <w:rStyle w:val="SubtleEmphasis"/>
          <w:rFonts w:cstheme="minorHAnsi"/>
          <w:sz w:val="24"/>
          <w:szCs w:val="24"/>
        </w:rPr>
      </w:pPr>
      <w:ins w:id="2708" w:author="Cristian Sbrolli" w:date="2020-12-05T03:22:00Z">
        <w:r w:rsidRPr="00846914">
          <w:rPr>
            <w:rStyle w:val="SubtleEmphasis"/>
            <w:rFonts w:cstheme="minorHAnsi"/>
            <w:sz w:val="24"/>
            <w:szCs w:val="24"/>
          </w:rPr>
          <w:t>fact{</w:t>
        </w:r>
      </w:ins>
    </w:p>
    <w:p w14:paraId="3084C55E" w14:textId="77777777" w:rsidR="00846914" w:rsidRPr="00846914" w:rsidRDefault="00846914" w:rsidP="00846914">
      <w:pPr>
        <w:pStyle w:val="ListParagraph"/>
        <w:spacing w:line="240" w:lineRule="auto"/>
        <w:ind w:left="360"/>
        <w:rPr>
          <w:ins w:id="2709" w:author="Cristian Sbrolli" w:date="2020-12-05T03:22:00Z"/>
          <w:rStyle w:val="SubtleEmphasis"/>
          <w:rFonts w:cstheme="minorHAnsi"/>
          <w:sz w:val="24"/>
          <w:szCs w:val="24"/>
        </w:rPr>
      </w:pPr>
      <w:ins w:id="2710" w:author="Cristian Sbrolli" w:date="2020-12-05T03:22:00Z">
        <w:r w:rsidRPr="00846914">
          <w:rPr>
            <w:rStyle w:val="SubtleEmphasis"/>
            <w:rFonts w:cstheme="minorHAnsi"/>
            <w:sz w:val="24"/>
            <w:szCs w:val="24"/>
          </w:rPr>
          <w:t>all c: Category | #categories.c &gt;= 1</w:t>
        </w:r>
      </w:ins>
    </w:p>
    <w:p w14:paraId="67054459" w14:textId="70947CCA" w:rsidR="00846914" w:rsidRDefault="00846914" w:rsidP="00846914">
      <w:pPr>
        <w:pStyle w:val="ListParagraph"/>
        <w:spacing w:line="240" w:lineRule="auto"/>
        <w:ind w:left="360"/>
        <w:rPr>
          <w:ins w:id="2711" w:author="Cristian Sbrolli" w:date="2020-12-05T03:22:00Z"/>
          <w:rStyle w:val="SubtleEmphasis"/>
          <w:rFonts w:cstheme="minorHAnsi"/>
          <w:sz w:val="24"/>
          <w:szCs w:val="24"/>
        </w:rPr>
      </w:pPr>
      <w:ins w:id="2712" w:author="Cristian Sbrolli" w:date="2020-12-05T03:22:00Z">
        <w:r w:rsidRPr="00846914">
          <w:rPr>
            <w:rStyle w:val="SubtleEmphasis"/>
            <w:rFonts w:cstheme="minorHAnsi"/>
            <w:sz w:val="24"/>
            <w:szCs w:val="24"/>
          </w:rPr>
          <w:t>}</w:t>
        </w:r>
      </w:ins>
    </w:p>
    <w:p w14:paraId="13B9E6BD" w14:textId="77777777" w:rsidR="00846914" w:rsidRPr="005432E1" w:rsidRDefault="00846914" w:rsidP="005432E1">
      <w:pPr>
        <w:pStyle w:val="ListParagraph"/>
        <w:spacing w:line="240" w:lineRule="auto"/>
        <w:ind w:left="360"/>
        <w:rPr>
          <w:ins w:id="2713" w:author="Cristian Sbrolli" w:date="2020-12-04T22:03:00Z"/>
          <w:rStyle w:val="SubtleEmphasis"/>
          <w:rFonts w:cstheme="minorHAnsi"/>
          <w:sz w:val="24"/>
          <w:szCs w:val="24"/>
          <w:rPrChange w:id="2714" w:author="Cristian Sbrolli" w:date="2020-12-04T22:04:00Z">
            <w:rPr>
              <w:ins w:id="2715" w:author="Cristian Sbrolli" w:date="2020-12-04T22:03:00Z"/>
              <w:rStyle w:val="SubtleEmphasis"/>
              <w:rFonts w:ascii="Bell MT" w:hAnsi="Bell MT"/>
              <w:sz w:val="44"/>
              <w:szCs w:val="44"/>
            </w:rPr>
          </w:rPrChange>
        </w:rPr>
      </w:pPr>
    </w:p>
    <w:p w14:paraId="02F765D2" w14:textId="77777777" w:rsidR="005432E1" w:rsidRPr="005432E1" w:rsidRDefault="005432E1" w:rsidP="005432E1">
      <w:pPr>
        <w:pStyle w:val="ListParagraph"/>
        <w:spacing w:line="240" w:lineRule="auto"/>
        <w:ind w:left="360"/>
        <w:rPr>
          <w:ins w:id="2716" w:author="Cristian Sbrolli" w:date="2020-12-04T22:03:00Z"/>
          <w:rStyle w:val="SubtleEmphasis"/>
          <w:rFonts w:cstheme="minorHAnsi"/>
          <w:sz w:val="24"/>
          <w:szCs w:val="24"/>
          <w:rPrChange w:id="2717" w:author="Cristian Sbrolli" w:date="2020-12-04T22:04:00Z">
            <w:rPr>
              <w:ins w:id="2718" w:author="Cristian Sbrolli" w:date="2020-12-04T22:03:00Z"/>
              <w:rStyle w:val="SubtleEmphasis"/>
              <w:rFonts w:ascii="Bell MT" w:hAnsi="Bell MT"/>
              <w:sz w:val="44"/>
              <w:szCs w:val="44"/>
            </w:rPr>
          </w:rPrChange>
        </w:rPr>
      </w:pPr>
      <w:ins w:id="2719" w:author="Cristian Sbrolli" w:date="2020-12-04T22:03:00Z">
        <w:r w:rsidRPr="005432E1">
          <w:rPr>
            <w:rStyle w:val="SubtleEmphasis"/>
            <w:rFonts w:cstheme="minorHAnsi"/>
            <w:sz w:val="24"/>
            <w:szCs w:val="24"/>
            <w:rPrChange w:id="2720" w:author="Cristian Sbrolli" w:date="2020-12-04T22:04:00Z">
              <w:rPr>
                <w:rStyle w:val="SubtleEmphasis"/>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2721" w:author="Cristian Sbrolli" w:date="2020-12-04T22:03:00Z"/>
          <w:rStyle w:val="SubtleEmphasis"/>
          <w:rFonts w:cstheme="minorHAnsi"/>
          <w:sz w:val="24"/>
          <w:szCs w:val="24"/>
          <w:rPrChange w:id="2722" w:author="Cristian Sbrolli" w:date="2020-12-04T22:04:00Z">
            <w:rPr>
              <w:ins w:id="2723" w:author="Cristian Sbrolli" w:date="2020-12-04T22:03:00Z"/>
              <w:rStyle w:val="SubtleEmphasis"/>
              <w:rFonts w:ascii="Bell MT" w:hAnsi="Bell MT"/>
              <w:sz w:val="44"/>
              <w:szCs w:val="44"/>
            </w:rPr>
          </w:rPrChange>
        </w:rPr>
      </w:pPr>
      <w:ins w:id="2724" w:author="Cristian Sbrolli" w:date="2020-12-04T22:03:00Z">
        <w:r w:rsidRPr="005432E1">
          <w:rPr>
            <w:rStyle w:val="SubtleEmphasis"/>
            <w:rFonts w:cstheme="minorHAnsi"/>
            <w:sz w:val="24"/>
            <w:szCs w:val="24"/>
            <w:rPrChange w:id="2725" w:author="Cristian Sbrolli" w:date="2020-12-04T22:04:00Z">
              <w:rPr>
                <w:rStyle w:val="SubtleEmphasis"/>
                <w:rFonts w:ascii="Bell MT" w:hAnsi="Bell MT"/>
                <w:sz w:val="44"/>
                <w:szCs w:val="44"/>
              </w:rPr>
            </w:rPrChange>
          </w:rPr>
          <w:t>fact{</w:t>
        </w:r>
      </w:ins>
    </w:p>
    <w:p w14:paraId="5D056146" w14:textId="77777777" w:rsidR="005432E1" w:rsidRPr="005432E1" w:rsidRDefault="005432E1" w:rsidP="005432E1">
      <w:pPr>
        <w:pStyle w:val="ListParagraph"/>
        <w:spacing w:line="240" w:lineRule="auto"/>
        <w:ind w:left="360"/>
        <w:rPr>
          <w:ins w:id="2726" w:author="Cristian Sbrolli" w:date="2020-12-04T22:03:00Z"/>
          <w:rStyle w:val="SubtleEmphasis"/>
          <w:rFonts w:cstheme="minorHAnsi"/>
          <w:sz w:val="24"/>
          <w:szCs w:val="24"/>
          <w:rPrChange w:id="2727" w:author="Cristian Sbrolli" w:date="2020-12-04T22:04:00Z">
            <w:rPr>
              <w:ins w:id="2728" w:author="Cristian Sbrolli" w:date="2020-12-04T22:03:00Z"/>
              <w:rStyle w:val="SubtleEmphasis"/>
              <w:rFonts w:ascii="Bell MT" w:hAnsi="Bell MT"/>
              <w:sz w:val="44"/>
              <w:szCs w:val="44"/>
            </w:rPr>
          </w:rPrChange>
        </w:rPr>
      </w:pPr>
      <w:ins w:id="2729" w:author="Cristian Sbrolli" w:date="2020-12-04T22:03:00Z">
        <w:r w:rsidRPr="005432E1">
          <w:rPr>
            <w:rStyle w:val="SubtleEmphasis"/>
            <w:rFonts w:cstheme="minorHAnsi"/>
            <w:sz w:val="24"/>
            <w:szCs w:val="24"/>
            <w:rPrChange w:id="2730"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731" w:author="Cristian Sbrolli" w:date="2020-12-04T22:04:00Z">
              <w:rPr>
                <w:rStyle w:val="SubtleEmphasis"/>
                <w:rFonts w:ascii="Bell MT" w:hAnsi="Bell MT"/>
                <w:sz w:val="44"/>
                <w:szCs w:val="44"/>
              </w:rPr>
            </w:rPrChange>
          </w:rPr>
          <w:t>vt</w:t>
        </w:r>
        <w:proofErr w:type="spellEnd"/>
        <w:r w:rsidRPr="005432E1">
          <w:rPr>
            <w:rStyle w:val="SubtleEmphasis"/>
            <w:rFonts w:cstheme="minorHAnsi"/>
            <w:sz w:val="24"/>
            <w:szCs w:val="24"/>
            <w:rPrChange w:id="273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733"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2734" w:author="Cristian Sbrolli" w:date="2020-12-04T22:04:00Z">
              <w:rPr>
                <w:rStyle w:val="SubtleEmphasis"/>
                <w:rFonts w:ascii="Bell MT" w:hAnsi="Bell MT"/>
                <w:sz w:val="44"/>
                <w:szCs w:val="44"/>
              </w:rPr>
            </w:rPrChange>
          </w:rPr>
          <w:t xml:space="preserve"> |  #(userVTickets.vt) = 1</w:t>
        </w:r>
      </w:ins>
    </w:p>
    <w:p w14:paraId="32719D7C" w14:textId="77777777" w:rsidR="005432E1" w:rsidRPr="005432E1" w:rsidRDefault="005432E1" w:rsidP="005432E1">
      <w:pPr>
        <w:pStyle w:val="ListParagraph"/>
        <w:spacing w:line="240" w:lineRule="auto"/>
        <w:ind w:left="360"/>
        <w:rPr>
          <w:ins w:id="2735" w:author="Cristian Sbrolli" w:date="2020-12-04T22:03:00Z"/>
          <w:rStyle w:val="SubtleEmphasis"/>
          <w:rFonts w:cstheme="minorHAnsi"/>
          <w:sz w:val="24"/>
          <w:szCs w:val="24"/>
          <w:rPrChange w:id="2736" w:author="Cristian Sbrolli" w:date="2020-12-04T22:04:00Z">
            <w:rPr>
              <w:ins w:id="2737" w:author="Cristian Sbrolli" w:date="2020-12-04T22:03:00Z"/>
              <w:rStyle w:val="SubtleEmphasis"/>
              <w:rFonts w:ascii="Bell MT" w:hAnsi="Bell MT"/>
              <w:sz w:val="44"/>
              <w:szCs w:val="44"/>
            </w:rPr>
          </w:rPrChange>
        </w:rPr>
      </w:pPr>
      <w:ins w:id="2738" w:author="Cristian Sbrolli" w:date="2020-12-04T22:03:00Z">
        <w:r w:rsidRPr="005432E1">
          <w:rPr>
            <w:rStyle w:val="SubtleEmphasis"/>
            <w:rFonts w:cstheme="minorHAnsi"/>
            <w:sz w:val="24"/>
            <w:szCs w:val="24"/>
            <w:rPrChange w:id="273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2740"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274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742"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2743" w:author="Cristian Sbrolli" w:date="2020-12-04T22:04:00Z">
              <w:rPr>
                <w:rStyle w:val="SubtleEmphasis"/>
                <w:rFonts w:ascii="Bell MT" w:hAnsi="Bell MT"/>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2744" w:author="Cristian Sbrolli" w:date="2020-12-04T22:03:00Z"/>
          <w:rStyle w:val="SubtleEmphasis"/>
          <w:rFonts w:cstheme="minorHAnsi"/>
          <w:sz w:val="24"/>
          <w:szCs w:val="24"/>
          <w:rPrChange w:id="2745" w:author="Cristian Sbrolli" w:date="2020-12-04T22:04:00Z">
            <w:rPr>
              <w:ins w:id="2746" w:author="Cristian Sbrolli" w:date="2020-12-04T22:03:00Z"/>
              <w:rStyle w:val="SubtleEmphasis"/>
              <w:rFonts w:ascii="Bell MT" w:hAnsi="Bell MT"/>
              <w:sz w:val="44"/>
              <w:szCs w:val="44"/>
            </w:rPr>
          </w:rPrChange>
        </w:rPr>
      </w:pPr>
      <w:ins w:id="2747" w:author="Cristian Sbrolli" w:date="2020-12-04T22:03:00Z">
        <w:r w:rsidRPr="005432E1">
          <w:rPr>
            <w:rStyle w:val="SubtleEmphasis"/>
            <w:rFonts w:cstheme="minorHAnsi"/>
            <w:sz w:val="24"/>
            <w:szCs w:val="24"/>
            <w:rPrChange w:id="2748" w:author="Cristian Sbrolli" w:date="2020-12-04T22:04:00Z">
              <w:rPr>
                <w:rStyle w:val="SubtleEmphasis"/>
                <w:rFonts w:ascii="Bell MT" w:hAnsi="Bell MT"/>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2749" w:author="Cristian Sbrolli" w:date="2020-12-05T00:14:00Z"/>
          <w:rStyle w:val="SubtleEmphasis"/>
          <w:rFonts w:cstheme="minorHAnsi"/>
          <w:sz w:val="24"/>
          <w:szCs w:val="24"/>
        </w:rPr>
      </w:pPr>
      <w:ins w:id="2750" w:author="Cristian Sbrolli" w:date="2020-12-04T22:03:00Z">
        <w:r w:rsidRPr="005432E1">
          <w:rPr>
            <w:rStyle w:val="SubtleEmphasis"/>
            <w:rFonts w:cstheme="minorHAnsi"/>
            <w:sz w:val="24"/>
            <w:szCs w:val="24"/>
            <w:rPrChange w:id="2751" w:author="Cristian Sbrolli" w:date="2020-12-04T22:04:00Z">
              <w:rPr>
                <w:rStyle w:val="SubtleEmphasis"/>
                <w:rFonts w:ascii="Bell MT" w:hAnsi="Bell MT"/>
                <w:sz w:val="44"/>
                <w:szCs w:val="44"/>
              </w:rPr>
            </w:rPrChange>
          </w:rPr>
          <w:t>}</w:t>
        </w:r>
      </w:ins>
    </w:p>
    <w:p w14:paraId="15E30176" w14:textId="43089C27" w:rsidR="000477F7" w:rsidRPr="000779FA" w:rsidRDefault="00C94560">
      <w:pPr>
        <w:pStyle w:val="ListParagraph"/>
        <w:numPr>
          <w:ilvl w:val="0"/>
          <w:numId w:val="74"/>
        </w:numPr>
        <w:spacing w:line="240" w:lineRule="auto"/>
        <w:rPr>
          <w:ins w:id="2752" w:author="Cristian Sbrolli" w:date="2020-12-05T00:12:00Z"/>
          <w:rStyle w:val="SubtleEmphasis"/>
          <w:rFonts w:ascii="Bell MT" w:hAnsi="Bell MT" w:cstheme="minorHAnsi"/>
          <w:sz w:val="44"/>
          <w:szCs w:val="44"/>
          <w:rPrChange w:id="2753" w:author="Cristian Sbrolli" w:date="2020-12-05T00:15:00Z">
            <w:rPr>
              <w:ins w:id="2754" w:author="Cristian Sbrolli" w:date="2020-12-05T00:12:00Z"/>
              <w:rStyle w:val="SubtleEmphasis"/>
              <w:rFonts w:cstheme="minorHAnsi"/>
              <w:sz w:val="24"/>
              <w:szCs w:val="24"/>
            </w:rPr>
          </w:rPrChange>
        </w:rPr>
        <w:pPrChange w:id="2755" w:author="Cristian Sbrolli" w:date="2020-12-05T00:14:00Z">
          <w:pPr>
            <w:pStyle w:val="ListParagraph"/>
            <w:spacing w:line="240" w:lineRule="auto"/>
            <w:ind w:left="360"/>
          </w:pPr>
        </w:pPrChange>
      </w:pPr>
      <w:ins w:id="2756" w:author="Cristian Sbrolli" w:date="2020-12-05T01:02:00Z">
        <w:r>
          <w:rPr>
            <w:rStyle w:val="SubtleEmphasis"/>
            <w:rFonts w:ascii="Bell MT" w:hAnsi="Bell MT" w:cstheme="minorHAnsi"/>
            <w:sz w:val="44"/>
            <w:szCs w:val="44"/>
          </w:rPr>
          <w:t>Dynamic Model</w:t>
        </w:r>
      </w:ins>
    </w:p>
    <w:p w14:paraId="4A0AB79B" w14:textId="6A2A4584" w:rsidR="005432E1" w:rsidRPr="004974ED" w:rsidRDefault="005432E1" w:rsidP="002C295C">
      <w:pPr>
        <w:pStyle w:val="ListParagraph"/>
        <w:spacing w:line="240" w:lineRule="auto"/>
        <w:ind w:left="360"/>
        <w:rPr>
          <w:ins w:id="2757" w:author="Cristian Sbrolli" w:date="2020-12-04T22:03:00Z"/>
          <w:rStyle w:val="SubtleEmphasis"/>
          <w:rFonts w:cstheme="minorHAnsi"/>
          <w:sz w:val="24"/>
          <w:szCs w:val="24"/>
          <w:rPrChange w:id="2758" w:author="Cristian Sbrolli" w:date="2020-12-05T00:07:00Z">
            <w:rPr>
              <w:ins w:id="2759" w:author="Cristian Sbrolli" w:date="2020-12-04T22:03:00Z"/>
              <w:rStyle w:val="SubtleEmphasis"/>
              <w:rFonts w:ascii="Bell MT" w:hAnsi="Bell MT"/>
              <w:sz w:val="44"/>
              <w:szCs w:val="44"/>
            </w:rPr>
          </w:rPrChange>
        </w:rPr>
      </w:pPr>
      <w:ins w:id="2760" w:author="Cristian Sbrolli" w:date="2020-12-04T22:03:00Z">
        <w:r w:rsidRPr="005432E1">
          <w:rPr>
            <w:rStyle w:val="SubtleEmphasis"/>
            <w:rFonts w:cstheme="minorHAnsi"/>
            <w:sz w:val="24"/>
            <w:szCs w:val="24"/>
            <w:rPrChange w:id="2761" w:author="Cristian Sbrolli" w:date="2020-12-04T22:04:00Z">
              <w:rPr>
                <w:rStyle w:val="SubtleEmphasis"/>
                <w:rFonts w:ascii="Bell MT" w:hAnsi="Bell MT"/>
                <w:sz w:val="44"/>
                <w:szCs w:val="44"/>
              </w:rPr>
            </w:rPrChange>
          </w:rPr>
          <w:tab/>
        </w:r>
      </w:ins>
    </w:p>
    <w:p w14:paraId="1832A4F4" w14:textId="77777777" w:rsidR="005432E1" w:rsidRPr="005432E1" w:rsidRDefault="005432E1" w:rsidP="005432E1">
      <w:pPr>
        <w:pStyle w:val="ListParagraph"/>
        <w:spacing w:line="240" w:lineRule="auto"/>
        <w:ind w:left="360"/>
        <w:rPr>
          <w:ins w:id="2762" w:author="Cristian Sbrolli" w:date="2020-12-04T22:03:00Z"/>
          <w:rStyle w:val="SubtleEmphasis"/>
          <w:rFonts w:cstheme="minorHAnsi"/>
          <w:sz w:val="24"/>
          <w:szCs w:val="24"/>
          <w:rPrChange w:id="2763" w:author="Cristian Sbrolli" w:date="2020-12-04T22:04:00Z">
            <w:rPr>
              <w:ins w:id="2764" w:author="Cristian Sbrolli" w:date="2020-12-04T22:03:00Z"/>
              <w:rStyle w:val="SubtleEmphasis"/>
              <w:rFonts w:ascii="Bell MT" w:hAnsi="Bell MT"/>
              <w:sz w:val="44"/>
              <w:szCs w:val="44"/>
            </w:rPr>
          </w:rPrChange>
        </w:rPr>
      </w:pPr>
      <w:ins w:id="2765" w:author="Cristian Sbrolli" w:date="2020-12-04T22:03:00Z">
        <w:r w:rsidRPr="005432E1">
          <w:rPr>
            <w:rStyle w:val="SubtleEmphasis"/>
            <w:rFonts w:cstheme="minorHAnsi"/>
            <w:sz w:val="24"/>
            <w:szCs w:val="24"/>
            <w:rPrChange w:id="2766" w:author="Cristian Sbrolli" w:date="2020-12-04T22:04:00Z">
              <w:rPr>
                <w:rStyle w:val="SubtleEmphasis"/>
                <w:rFonts w:ascii="Bell MT" w:hAnsi="Bell MT"/>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2767" w:author="Cristian Sbrolli" w:date="2020-12-04T22:03:00Z"/>
          <w:rStyle w:val="SubtleEmphasis"/>
          <w:rFonts w:cstheme="minorHAnsi"/>
          <w:sz w:val="24"/>
          <w:szCs w:val="24"/>
          <w:rPrChange w:id="2768" w:author="Cristian Sbrolli" w:date="2020-12-04T22:04:00Z">
            <w:rPr>
              <w:ins w:id="2769" w:author="Cristian Sbrolli" w:date="2020-12-04T22:03:00Z"/>
              <w:rStyle w:val="SubtleEmphasis"/>
              <w:rFonts w:ascii="Bell MT" w:hAnsi="Bell MT"/>
              <w:sz w:val="44"/>
              <w:szCs w:val="44"/>
            </w:rPr>
          </w:rPrChange>
        </w:rPr>
      </w:pPr>
      <w:ins w:id="2770" w:author="Cristian Sbrolli" w:date="2020-12-04T22:03:00Z">
        <w:r w:rsidRPr="005432E1">
          <w:rPr>
            <w:rStyle w:val="SubtleEmphasis"/>
            <w:rFonts w:cstheme="minorHAnsi"/>
            <w:sz w:val="24"/>
            <w:szCs w:val="24"/>
            <w:rPrChange w:id="2771"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2772" w:author="Cristian Sbrolli" w:date="2020-12-04T22:04:00Z">
              <w:rPr>
                <w:rStyle w:val="SubtleEmphasis"/>
                <w:rFonts w:ascii="Bell MT" w:hAnsi="Bell MT"/>
                <w:sz w:val="44"/>
                <w:szCs w:val="44"/>
              </w:rPr>
            </w:rPrChange>
          </w:rPr>
          <w:t>allUsersInsideStoresAreSafe</w:t>
        </w:r>
        <w:proofErr w:type="spellEnd"/>
        <w:r w:rsidRPr="005432E1">
          <w:rPr>
            <w:rStyle w:val="SubtleEmphasis"/>
            <w:rFonts w:cstheme="minorHAnsi"/>
            <w:sz w:val="24"/>
            <w:szCs w:val="24"/>
            <w:rPrChange w:id="2773" w:author="Cristian Sbrolli" w:date="2020-12-04T22:04:00Z">
              <w:rPr>
                <w:rStyle w:val="SubtleEmphasis"/>
                <w:rFonts w:ascii="Bell MT" w:hAnsi="Bell MT"/>
                <w:sz w:val="44"/>
                <w:szCs w:val="44"/>
              </w:rPr>
            </w:rPrChange>
          </w:rPr>
          <w:t>{</w:t>
        </w:r>
      </w:ins>
    </w:p>
    <w:p w14:paraId="0E9A5DE5" w14:textId="77777777" w:rsidR="005432E1" w:rsidRPr="005432E1" w:rsidRDefault="005432E1" w:rsidP="005432E1">
      <w:pPr>
        <w:pStyle w:val="ListParagraph"/>
        <w:spacing w:line="240" w:lineRule="auto"/>
        <w:ind w:left="360"/>
        <w:rPr>
          <w:ins w:id="2774" w:author="Cristian Sbrolli" w:date="2020-12-04T22:03:00Z"/>
          <w:rStyle w:val="SubtleEmphasis"/>
          <w:rFonts w:cstheme="minorHAnsi"/>
          <w:sz w:val="24"/>
          <w:szCs w:val="24"/>
          <w:rPrChange w:id="2775" w:author="Cristian Sbrolli" w:date="2020-12-04T22:04:00Z">
            <w:rPr>
              <w:ins w:id="2776" w:author="Cristian Sbrolli" w:date="2020-12-04T22:03:00Z"/>
              <w:rStyle w:val="SubtleEmphasis"/>
              <w:rFonts w:ascii="Bell MT" w:hAnsi="Bell MT"/>
              <w:sz w:val="44"/>
              <w:szCs w:val="44"/>
            </w:rPr>
          </w:rPrChange>
        </w:rPr>
      </w:pPr>
      <w:ins w:id="2777" w:author="Cristian Sbrolli" w:date="2020-12-04T22:03:00Z">
        <w:r w:rsidRPr="005432E1">
          <w:rPr>
            <w:rStyle w:val="SubtleEmphasis"/>
            <w:rFonts w:cstheme="minorHAnsi"/>
            <w:sz w:val="24"/>
            <w:szCs w:val="24"/>
            <w:rPrChange w:id="2778" w:author="Cristian Sbrolli" w:date="2020-12-04T22:04:00Z">
              <w:rPr>
                <w:rStyle w:val="SubtleEmphasis"/>
                <w:rFonts w:ascii="Bell MT" w:hAnsi="Bell MT"/>
                <w:sz w:val="44"/>
                <w:szCs w:val="44"/>
              </w:rPr>
            </w:rPrChange>
          </w:rPr>
          <w:t xml:space="preserve">all u: User | </w:t>
        </w:r>
        <w:proofErr w:type="spellStart"/>
        <w:r w:rsidRPr="005432E1">
          <w:rPr>
            <w:rStyle w:val="SubtleEmphasis"/>
            <w:rFonts w:cstheme="minorHAnsi"/>
            <w:sz w:val="24"/>
            <w:szCs w:val="24"/>
            <w:rPrChange w:id="2779" w:author="Cristian Sbrolli" w:date="2020-12-04T22:04:00Z">
              <w:rPr>
                <w:rStyle w:val="SubtleEmphasis"/>
                <w:rFonts w:ascii="Bell MT" w:hAnsi="Bell MT"/>
                <w:sz w:val="44"/>
                <w:szCs w:val="44"/>
              </w:rPr>
            </w:rPrChange>
          </w:rPr>
          <w:t>u.userStatus</w:t>
        </w:r>
        <w:proofErr w:type="spellEnd"/>
        <w:r w:rsidRPr="005432E1">
          <w:rPr>
            <w:rStyle w:val="SubtleEmphasis"/>
            <w:rFonts w:cstheme="minorHAnsi"/>
            <w:sz w:val="24"/>
            <w:szCs w:val="24"/>
            <w:rPrChange w:id="2780" w:author="Cristian Sbrolli" w:date="2020-12-04T22:04:00Z">
              <w:rPr>
                <w:rStyle w:val="SubtleEmphasis"/>
                <w:rFonts w:ascii="Bell MT" w:hAnsi="Bell MT"/>
                <w:sz w:val="44"/>
                <w:szCs w:val="44"/>
              </w:rPr>
            </w:rPrChange>
          </w:rPr>
          <w:t>= Safe</w:t>
        </w:r>
      </w:ins>
    </w:p>
    <w:p w14:paraId="5310E259" w14:textId="77777777" w:rsidR="005432E1" w:rsidRPr="005432E1" w:rsidRDefault="005432E1" w:rsidP="005432E1">
      <w:pPr>
        <w:pStyle w:val="ListParagraph"/>
        <w:spacing w:line="240" w:lineRule="auto"/>
        <w:ind w:left="360"/>
        <w:rPr>
          <w:ins w:id="2781" w:author="Cristian Sbrolli" w:date="2020-12-04T22:03:00Z"/>
          <w:rStyle w:val="SubtleEmphasis"/>
          <w:rFonts w:cstheme="minorHAnsi"/>
          <w:sz w:val="24"/>
          <w:szCs w:val="24"/>
          <w:rPrChange w:id="2782" w:author="Cristian Sbrolli" w:date="2020-12-04T22:04:00Z">
            <w:rPr>
              <w:ins w:id="2783" w:author="Cristian Sbrolli" w:date="2020-12-04T22:03:00Z"/>
              <w:rStyle w:val="SubtleEmphasis"/>
              <w:rFonts w:ascii="Bell MT" w:hAnsi="Bell MT"/>
              <w:sz w:val="44"/>
              <w:szCs w:val="44"/>
            </w:rPr>
          </w:rPrChange>
        </w:rPr>
      </w:pPr>
      <w:ins w:id="2784" w:author="Cristian Sbrolli" w:date="2020-12-04T22:03:00Z">
        <w:r w:rsidRPr="005432E1">
          <w:rPr>
            <w:rStyle w:val="SubtleEmphasis"/>
            <w:rFonts w:cstheme="minorHAnsi"/>
            <w:sz w:val="24"/>
            <w:szCs w:val="24"/>
            <w:rPrChange w:id="2785" w:author="Cristian Sbrolli" w:date="2020-12-04T22:04:00Z">
              <w:rPr>
                <w:rStyle w:val="SubtleEmphasis"/>
                <w:rFonts w:ascii="Bell MT" w:hAnsi="Bell MT"/>
                <w:sz w:val="44"/>
                <w:szCs w:val="44"/>
              </w:rPr>
            </w:rPrChange>
          </w:rPr>
          <w:t>}</w:t>
        </w:r>
      </w:ins>
    </w:p>
    <w:p w14:paraId="49C84719" w14:textId="77777777" w:rsidR="005432E1" w:rsidRPr="005432E1" w:rsidRDefault="005432E1" w:rsidP="005432E1">
      <w:pPr>
        <w:pStyle w:val="ListParagraph"/>
        <w:spacing w:line="240" w:lineRule="auto"/>
        <w:ind w:left="360"/>
        <w:rPr>
          <w:ins w:id="2786" w:author="Cristian Sbrolli" w:date="2020-12-04T22:03:00Z"/>
          <w:rStyle w:val="SubtleEmphasis"/>
          <w:rFonts w:cstheme="minorHAnsi"/>
          <w:sz w:val="24"/>
          <w:szCs w:val="24"/>
          <w:rPrChange w:id="2787" w:author="Cristian Sbrolli" w:date="2020-12-04T22:04:00Z">
            <w:rPr>
              <w:ins w:id="2788" w:author="Cristian Sbrolli" w:date="2020-12-04T22:03:00Z"/>
              <w:rStyle w:val="SubtleEmphasis"/>
              <w:rFonts w:ascii="Bell MT" w:hAnsi="Bell MT"/>
              <w:sz w:val="44"/>
              <w:szCs w:val="44"/>
            </w:rPr>
          </w:rPrChange>
        </w:rPr>
      </w:pPr>
    </w:p>
    <w:p w14:paraId="235C70F6" w14:textId="68C6B271" w:rsidR="005432E1" w:rsidRPr="005432E1" w:rsidRDefault="005432E1" w:rsidP="005432E1">
      <w:pPr>
        <w:pStyle w:val="ListParagraph"/>
        <w:spacing w:line="240" w:lineRule="auto"/>
        <w:ind w:left="360"/>
        <w:rPr>
          <w:ins w:id="2789" w:author="Cristian Sbrolli" w:date="2020-12-04T22:03:00Z"/>
          <w:rStyle w:val="SubtleEmphasis"/>
          <w:rFonts w:cstheme="minorHAnsi"/>
          <w:sz w:val="24"/>
          <w:szCs w:val="24"/>
          <w:rPrChange w:id="2790" w:author="Cristian Sbrolli" w:date="2020-12-04T22:04:00Z">
            <w:rPr>
              <w:ins w:id="2791" w:author="Cristian Sbrolli" w:date="2020-12-04T22:03:00Z"/>
              <w:rStyle w:val="SubtleEmphasis"/>
              <w:rFonts w:ascii="Bell MT" w:hAnsi="Bell MT"/>
              <w:sz w:val="44"/>
              <w:szCs w:val="44"/>
            </w:rPr>
          </w:rPrChange>
        </w:rPr>
      </w:pPr>
      <w:ins w:id="2792" w:author="Cristian Sbrolli" w:date="2020-12-04T22:03:00Z">
        <w:r w:rsidRPr="005432E1">
          <w:rPr>
            <w:rStyle w:val="SubtleEmphasis"/>
            <w:rFonts w:cstheme="minorHAnsi"/>
            <w:sz w:val="24"/>
            <w:szCs w:val="24"/>
            <w:rPrChange w:id="2793" w:author="Cristian Sbrolli" w:date="2020-12-04T22:04:00Z">
              <w:rPr>
                <w:rStyle w:val="SubtleEmphasis"/>
                <w:rFonts w:ascii="Bell MT" w:hAnsi="Bell MT"/>
                <w:sz w:val="44"/>
                <w:szCs w:val="44"/>
              </w:rPr>
            </w:rPrChange>
          </w:rPr>
          <w:t>//G</w:t>
        </w:r>
      </w:ins>
      <w:ins w:id="2794" w:author="Cristian Sbrolli" w:date="2020-12-04T22:45:00Z">
        <w:r w:rsidR="006E52B1">
          <w:rPr>
            <w:rStyle w:val="SubtleEmphasis"/>
            <w:rFonts w:cstheme="minorHAnsi"/>
            <w:sz w:val="24"/>
            <w:szCs w:val="24"/>
          </w:rPr>
          <w:t>7</w:t>
        </w:r>
      </w:ins>
      <w:ins w:id="2795" w:author="Cristian Sbrolli" w:date="2020-12-04T22:03:00Z">
        <w:r w:rsidRPr="005432E1">
          <w:rPr>
            <w:rStyle w:val="SubtleEmphasis"/>
            <w:rFonts w:cstheme="minorHAnsi"/>
            <w:sz w:val="24"/>
            <w:szCs w:val="24"/>
            <w:rPrChange w:id="2796" w:author="Cristian Sbrolli" w:date="2020-12-04T22:04:00Z">
              <w:rPr>
                <w:rStyle w:val="SubtleEmphasis"/>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2797" w:author="Cristian Sbrolli" w:date="2020-12-04T22:03:00Z"/>
          <w:rStyle w:val="SubtleEmphasis"/>
          <w:rFonts w:cstheme="minorHAnsi"/>
          <w:sz w:val="24"/>
          <w:szCs w:val="24"/>
          <w:rPrChange w:id="2798" w:author="Cristian Sbrolli" w:date="2020-12-04T22:04:00Z">
            <w:rPr>
              <w:ins w:id="2799" w:author="Cristian Sbrolli" w:date="2020-12-04T22:03:00Z"/>
              <w:rStyle w:val="SubtleEmphasis"/>
              <w:rFonts w:ascii="Bell MT" w:hAnsi="Bell MT"/>
              <w:sz w:val="44"/>
              <w:szCs w:val="44"/>
            </w:rPr>
          </w:rPrChange>
        </w:rPr>
      </w:pPr>
      <w:proofErr w:type="spellStart"/>
      <w:ins w:id="2800" w:author="Cristian Sbrolli" w:date="2020-12-04T22:03:00Z">
        <w:r w:rsidRPr="005432E1">
          <w:rPr>
            <w:rStyle w:val="SubtleEmphasis"/>
            <w:rFonts w:cstheme="minorHAnsi"/>
            <w:sz w:val="24"/>
            <w:szCs w:val="24"/>
            <w:rPrChange w:id="2801"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80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03" w:author="Cristian Sbrolli" w:date="2020-12-04T22:04:00Z">
              <w:rPr>
                <w:rStyle w:val="SubtleEmphasis"/>
                <w:rFonts w:ascii="Bell MT" w:hAnsi="Bell MT"/>
                <w:sz w:val="44"/>
                <w:szCs w:val="44"/>
              </w:rPr>
            </w:rPrChange>
          </w:rPr>
          <w:t>vUserGetsTicket</w:t>
        </w:r>
        <w:proofErr w:type="spellEnd"/>
        <w:r w:rsidRPr="005432E1">
          <w:rPr>
            <w:rStyle w:val="SubtleEmphasis"/>
            <w:rFonts w:cstheme="minorHAnsi"/>
            <w:sz w:val="24"/>
            <w:szCs w:val="24"/>
            <w:rPrChange w:id="2804"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805"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2806" w:author="Cristian Sbrolli" w:date="2020-12-04T22:04:00Z">
              <w:rPr>
                <w:rStyle w:val="SubtleEmphasis"/>
                <w:rFonts w:ascii="Bell MT" w:hAnsi="Bell MT"/>
                <w:sz w:val="44"/>
                <w:szCs w:val="44"/>
              </w:rPr>
            </w:rPrChange>
          </w:rPr>
          <w:t>]{</w:t>
        </w:r>
      </w:ins>
    </w:p>
    <w:p w14:paraId="6C143625" w14:textId="77777777" w:rsidR="005432E1" w:rsidRPr="005432E1" w:rsidRDefault="005432E1" w:rsidP="005432E1">
      <w:pPr>
        <w:pStyle w:val="ListParagraph"/>
        <w:spacing w:line="240" w:lineRule="auto"/>
        <w:ind w:left="360"/>
        <w:rPr>
          <w:ins w:id="2807" w:author="Cristian Sbrolli" w:date="2020-12-04T22:03:00Z"/>
          <w:rStyle w:val="SubtleEmphasis"/>
          <w:rFonts w:cstheme="minorHAnsi"/>
          <w:sz w:val="24"/>
          <w:szCs w:val="24"/>
          <w:rPrChange w:id="2808" w:author="Cristian Sbrolli" w:date="2020-12-04T22:04:00Z">
            <w:rPr>
              <w:ins w:id="2809" w:author="Cristian Sbrolli" w:date="2020-12-04T22:03:00Z"/>
              <w:rStyle w:val="SubtleEmphasis"/>
              <w:rFonts w:ascii="Bell MT" w:hAnsi="Bell MT"/>
              <w:sz w:val="44"/>
              <w:szCs w:val="44"/>
            </w:rPr>
          </w:rPrChange>
        </w:rPr>
      </w:pPr>
      <w:ins w:id="2810" w:author="Cristian Sbrolli" w:date="2020-12-04T22:03:00Z">
        <w:r w:rsidRPr="005432E1">
          <w:rPr>
            <w:rStyle w:val="SubtleEmphasis"/>
            <w:rFonts w:cstheme="minorHAnsi"/>
            <w:sz w:val="24"/>
            <w:szCs w:val="24"/>
            <w:rPrChange w:id="2811"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281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1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14"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81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16"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17"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818"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819"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820"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821" w:author="Cristian Sbrolli" w:date="2020-12-04T22:04:00Z">
              <w:rPr>
                <w:rStyle w:val="SubtleEmphasis"/>
                <w:rFonts w:ascii="Bell MT" w:hAnsi="Bell MT"/>
                <w:sz w:val="44"/>
                <w:szCs w:val="44"/>
              </w:rPr>
            </w:rPrChange>
          </w:rPr>
          <w:t>) and</w:t>
        </w:r>
      </w:ins>
    </w:p>
    <w:p w14:paraId="5E6E127D" w14:textId="77777777" w:rsidR="005432E1" w:rsidRPr="005432E1" w:rsidRDefault="005432E1" w:rsidP="005432E1">
      <w:pPr>
        <w:pStyle w:val="ListParagraph"/>
        <w:spacing w:line="240" w:lineRule="auto"/>
        <w:ind w:left="360"/>
        <w:rPr>
          <w:ins w:id="2822" w:author="Cristian Sbrolli" w:date="2020-12-04T22:03:00Z"/>
          <w:rStyle w:val="SubtleEmphasis"/>
          <w:rFonts w:cstheme="minorHAnsi"/>
          <w:sz w:val="24"/>
          <w:szCs w:val="24"/>
          <w:rPrChange w:id="2823" w:author="Cristian Sbrolli" w:date="2020-12-04T22:04:00Z">
            <w:rPr>
              <w:ins w:id="2824" w:author="Cristian Sbrolli" w:date="2020-12-04T22:03:00Z"/>
              <w:rStyle w:val="SubtleEmphasis"/>
              <w:rFonts w:ascii="Bell MT" w:hAnsi="Bell MT"/>
              <w:sz w:val="44"/>
              <w:szCs w:val="44"/>
            </w:rPr>
          </w:rPrChange>
        </w:rPr>
      </w:pPr>
      <w:ins w:id="2825" w:author="Cristian Sbrolli" w:date="2020-12-04T22:03:00Z">
        <w:r w:rsidRPr="005432E1">
          <w:rPr>
            <w:rStyle w:val="SubtleEmphasis"/>
            <w:rFonts w:cstheme="minorHAnsi"/>
            <w:sz w:val="24"/>
            <w:szCs w:val="24"/>
            <w:rPrChange w:id="282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2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2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29"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2830"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83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32"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833"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834"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83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836"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37" w:author="Cristian Sbrolli" w:date="2020-12-04T22:04:00Z">
              <w:rPr>
                <w:rStyle w:val="SubtleEmphasis"/>
                <w:rFonts w:ascii="Bell MT" w:hAnsi="Bell MT"/>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2838" w:author="Cristian Sbrolli" w:date="2020-12-04T22:03:00Z"/>
          <w:rStyle w:val="SubtleEmphasis"/>
          <w:rFonts w:cstheme="minorHAnsi"/>
          <w:sz w:val="24"/>
          <w:szCs w:val="24"/>
          <w:rPrChange w:id="2839" w:author="Cristian Sbrolli" w:date="2020-12-04T22:04:00Z">
            <w:rPr>
              <w:ins w:id="2840" w:author="Cristian Sbrolli" w:date="2020-12-04T22:03:00Z"/>
              <w:rStyle w:val="SubtleEmphasis"/>
              <w:rFonts w:ascii="Bell MT" w:hAnsi="Bell MT"/>
              <w:sz w:val="44"/>
              <w:szCs w:val="44"/>
            </w:rPr>
          </w:rPrChange>
        </w:rPr>
      </w:pPr>
      <w:ins w:id="2841" w:author="Cristian Sbrolli" w:date="2020-12-04T22:03:00Z">
        <w:r w:rsidRPr="005432E1">
          <w:rPr>
            <w:rStyle w:val="SubtleEmphasis"/>
            <w:rFonts w:cstheme="minorHAnsi"/>
            <w:sz w:val="24"/>
            <w:szCs w:val="24"/>
            <w:rPrChange w:id="284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45" w:author="Cristian Sbrolli" w:date="2020-12-04T22:04:00Z">
              <w:rPr>
                <w:rStyle w:val="SubtleEmphasis"/>
                <w:rFonts w:ascii="Bell MT" w:hAnsi="Bell MT"/>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2846" w:author="Cristian Sbrolli" w:date="2020-12-04T22:03:00Z"/>
          <w:rStyle w:val="SubtleEmphasis"/>
          <w:rFonts w:cstheme="minorHAnsi"/>
          <w:sz w:val="24"/>
          <w:szCs w:val="24"/>
          <w:rPrChange w:id="2847" w:author="Cristian Sbrolli" w:date="2020-12-04T22:04:00Z">
            <w:rPr>
              <w:ins w:id="2848" w:author="Cristian Sbrolli" w:date="2020-12-04T22:03:00Z"/>
              <w:rStyle w:val="SubtleEmphasis"/>
              <w:rFonts w:ascii="Bell MT" w:hAnsi="Bell MT"/>
              <w:sz w:val="44"/>
              <w:szCs w:val="44"/>
            </w:rPr>
          </w:rPrChange>
        </w:rPr>
      </w:pPr>
      <w:ins w:id="2849" w:author="Cristian Sbrolli" w:date="2020-12-04T22:03:00Z">
        <w:r w:rsidRPr="005432E1">
          <w:rPr>
            <w:rStyle w:val="SubtleEmphasis"/>
            <w:rFonts w:cstheme="minorHAnsi"/>
            <w:sz w:val="24"/>
            <w:szCs w:val="24"/>
            <w:rPrChange w:id="285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5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854"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855" w:author="Cristian Sbrolli" w:date="2020-12-04T22:04:00Z">
              <w:rPr>
                <w:rStyle w:val="SubtleEmphasis"/>
                <w:rFonts w:ascii="Bell MT" w:hAnsi="Bell MT"/>
                <w:sz w:val="44"/>
                <w:szCs w:val="44"/>
              </w:rPr>
            </w:rPrChange>
          </w:rPr>
          <w:t>[t, m,m1] and</w:t>
        </w:r>
      </w:ins>
    </w:p>
    <w:p w14:paraId="2F4BF8F3" w14:textId="77777777" w:rsidR="005432E1" w:rsidRPr="005432E1" w:rsidRDefault="005432E1" w:rsidP="005432E1">
      <w:pPr>
        <w:pStyle w:val="ListParagraph"/>
        <w:spacing w:line="240" w:lineRule="auto"/>
        <w:ind w:left="360"/>
        <w:rPr>
          <w:ins w:id="2856" w:author="Cristian Sbrolli" w:date="2020-12-04T22:03:00Z"/>
          <w:rStyle w:val="SubtleEmphasis"/>
          <w:rFonts w:cstheme="minorHAnsi"/>
          <w:sz w:val="24"/>
          <w:szCs w:val="24"/>
          <w:rPrChange w:id="2857" w:author="Cristian Sbrolli" w:date="2020-12-04T22:04:00Z">
            <w:rPr>
              <w:ins w:id="2858" w:author="Cristian Sbrolli" w:date="2020-12-04T22:03:00Z"/>
              <w:rStyle w:val="SubtleEmphasis"/>
              <w:rFonts w:ascii="Bell MT" w:hAnsi="Bell MT"/>
              <w:sz w:val="44"/>
              <w:szCs w:val="44"/>
            </w:rPr>
          </w:rPrChange>
        </w:rPr>
      </w:pPr>
      <w:ins w:id="2859" w:author="Cristian Sbrolli" w:date="2020-12-04T22:03:00Z">
        <w:r w:rsidRPr="005432E1">
          <w:rPr>
            <w:rStyle w:val="SubtleEmphasis"/>
            <w:rFonts w:cstheme="minorHAnsi"/>
            <w:sz w:val="24"/>
            <w:szCs w:val="24"/>
            <w:rPrChange w:id="286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86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864"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2865" w:author="Cristian Sbrolli" w:date="2020-12-04T22:04:00Z">
              <w:rPr>
                <w:rStyle w:val="SubtleEmphasis"/>
                <w:rFonts w:ascii="Bell MT" w:hAnsi="Bell MT"/>
                <w:sz w:val="44"/>
                <w:szCs w:val="44"/>
              </w:rPr>
            </w:rPrChange>
          </w:rPr>
          <w:t>[t, u,u1]</w:t>
        </w:r>
      </w:ins>
    </w:p>
    <w:p w14:paraId="109A5CDE" w14:textId="77777777" w:rsidR="005432E1" w:rsidRPr="005432E1" w:rsidRDefault="005432E1" w:rsidP="005432E1">
      <w:pPr>
        <w:pStyle w:val="ListParagraph"/>
        <w:spacing w:line="240" w:lineRule="auto"/>
        <w:ind w:left="360"/>
        <w:rPr>
          <w:ins w:id="2866" w:author="Cristian Sbrolli" w:date="2020-12-04T22:03:00Z"/>
          <w:rStyle w:val="SubtleEmphasis"/>
          <w:rFonts w:cstheme="minorHAnsi"/>
          <w:sz w:val="24"/>
          <w:szCs w:val="24"/>
          <w:rPrChange w:id="2867" w:author="Cristian Sbrolli" w:date="2020-12-04T22:04:00Z">
            <w:rPr>
              <w:ins w:id="2868" w:author="Cristian Sbrolli" w:date="2020-12-04T22:03:00Z"/>
              <w:rStyle w:val="SubtleEmphasis"/>
              <w:rFonts w:ascii="Bell MT" w:hAnsi="Bell MT"/>
              <w:sz w:val="44"/>
              <w:szCs w:val="44"/>
            </w:rPr>
          </w:rPrChange>
        </w:rPr>
      </w:pPr>
      <w:ins w:id="2869" w:author="Cristian Sbrolli" w:date="2020-12-04T22:03:00Z">
        <w:r w:rsidRPr="005432E1">
          <w:rPr>
            <w:rStyle w:val="SubtleEmphasis"/>
            <w:rFonts w:cstheme="minorHAnsi"/>
            <w:sz w:val="24"/>
            <w:szCs w:val="24"/>
            <w:rPrChange w:id="2870" w:author="Cristian Sbrolli" w:date="2020-12-04T22:04:00Z">
              <w:rPr>
                <w:rStyle w:val="SubtleEmphasis"/>
                <w:rFonts w:ascii="Bell MT" w:hAnsi="Bell MT"/>
                <w:sz w:val="44"/>
                <w:szCs w:val="44"/>
              </w:rPr>
            </w:rPrChange>
          </w:rPr>
          <w:t>}</w:t>
        </w:r>
      </w:ins>
    </w:p>
    <w:p w14:paraId="0CE97B48" w14:textId="77777777" w:rsidR="005432E1" w:rsidRPr="005432E1" w:rsidRDefault="005432E1" w:rsidP="005432E1">
      <w:pPr>
        <w:pStyle w:val="ListParagraph"/>
        <w:spacing w:line="240" w:lineRule="auto"/>
        <w:ind w:left="360"/>
        <w:rPr>
          <w:ins w:id="2871" w:author="Cristian Sbrolli" w:date="2020-12-04T22:03:00Z"/>
          <w:rStyle w:val="SubtleEmphasis"/>
          <w:rFonts w:cstheme="minorHAnsi"/>
          <w:sz w:val="24"/>
          <w:szCs w:val="24"/>
          <w:rPrChange w:id="2872" w:author="Cristian Sbrolli" w:date="2020-12-04T22:04:00Z">
            <w:rPr>
              <w:ins w:id="2873" w:author="Cristian Sbrolli" w:date="2020-12-04T22:03:00Z"/>
              <w:rStyle w:val="SubtleEmphasis"/>
              <w:rFonts w:ascii="Bell MT" w:hAnsi="Bell MT"/>
              <w:sz w:val="44"/>
              <w:szCs w:val="44"/>
            </w:rPr>
          </w:rPrChange>
        </w:rPr>
      </w:pPr>
    </w:p>
    <w:p w14:paraId="742B2955" w14:textId="27CE1BF4" w:rsidR="005432E1" w:rsidRPr="005432E1" w:rsidRDefault="005432E1" w:rsidP="005432E1">
      <w:pPr>
        <w:pStyle w:val="ListParagraph"/>
        <w:spacing w:line="240" w:lineRule="auto"/>
        <w:ind w:left="360"/>
        <w:rPr>
          <w:ins w:id="2874" w:author="Cristian Sbrolli" w:date="2020-12-04T22:03:00Z"/>
          <w:rStyle w:val="SubtleEmphasis"/>
          <w:rFonts w:cstheme="minorHAnsi"/>
          <w:sz w:val="24"/>
          <w:szCs w:val="24"/>
          <w:rPrChange w:id="2875" w:author="Cristian Sbrolli" w:date="2020-12-04T22:04:00Z">
            <w:rPr>
              <w:ins w:id="2876" w:author="Cristian Sbrolli" w:date="2020-12-04T22:03:00Z"/>
              <w:rStyle w:val="SubtleEmphasis"/>
              <w:rFonts w:ascii="Bell MT" w:hAnsi="Bell MT"/>
              <w:sz w:val="44"/>
              <w:szCs w:val="44"/>
            </w:rPr>
          </w:rPrChange>
        </w:rPr>
      </w:pPr>
      <w:ins w:id="2877" w:author="Cristian Sbrolli" w:date="2020-12-04T22:03:00Z">
        <w:r w:rsidRPr="005432E1">
          <w:rPr>
            <w:rStyle w:val="SubtleEmphasis"/>
            <w:rFonts w:cstheme="minorHAnsi"/>
            <w:sz w:val="24"/>
            <w:szCs w:val="24"/>
            <w:rPrChange w:id="2878" w:author="Cristian Sbrolli" w:date="2020-12-04T22:04:00Z">
              <w:rPr>
                <w:rStyle w:val="SubtleEmphasis"/>
                <w:rFonts w:ascii="Bell MT" w:hAnsi="Bell MT"/>
                <w:sz w:val="44"/>
                <w:szCs w:val="44"/>
              </w:rPr>
            </w:rPrChange>
          </w:rPr>
          <w:t>//G</w:t>
        </w:r>
      </w:ins>
      <w:ins w:id="2879" w:author="Cristian Sbrolli" w:date="2020-12-04T22:45:00Z">
        <w:r w:rsidR="006E52B1">
          <w:rPr>
            <w:rStyle w:val="SubtleEmphasis"/>
            <w:rFonts w:cstheme="minorHAnsi"/>
            <w:sz w:val="24"/>
            <w:szCs w:val="24"/>
          </w:rPr>
          <w:t>8</w:t>
        </w:r>
      </w:ins>
      <w:ins w:id="2880" w:author="Cristian Sbrolli" w:date="2020-12-04T22:03:00Z">
        <w:r w:rsidRPr="005432E1">
          <w:rPr>
            <w:rStyle w:val="SubtleEmphasis"/>
            <w:rFonts w:cstheme="minorHAnsi"/>
            <w:sz w:val="24"/>
            <w:szCs w:val="24"/>
            <w:rPrChange w:id="2881" w:author="Cristian Sbrolli" w:date="2020-12-04T22:04:00Z">
              <w:rPr>
                <w:rStyle w:val="SubtleEmphasis"/>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2882" w:author="Cristian Sbrolli" w:date="2020-12-04T22:03:00Z"/>
          <w:rStyle w:val="SubtleEmphasis"/>
          <w:rFonts w:cstheme="minorHAnsi"/>
          <w:sz w:val="24"/>
          <w:szCs w:val="24"/>
          <w:rPrChange w:id="2883" w:author="Cristian Sbrolli" w:date="2020-12-04T22:04:00Z">
            <w:rPr>
              <w:ins w:id="2884" w:author="Cristian Sbrolli" w:date="2020-12-04T22:03:00Z"/>
              <w:rStyle w:val="SubtleEmphasis"/>
              <w:rFonts w:ascii="Bell MT" w:hAnsi="Bell MT"/>
              <w:sz w:val="44"/>
              <w:szCs w:val="44"/>
            </w:rPr>
          </w:rPrChange>
        </w:rPr>
      </w:pPr>
      <w:proofErr w:type="spellStart"/>
      <w:ins w:id="2885" w:author="Cristian Sbrolli" w:date="2020-12-04T22:03:00Z">
        <w:r w:rsidRPr="005432E1">
          <w:rPr>
            <w:rStyle w:val="SubtleEmphasis"/>
            <w:rFonts w:cstheme="minorHAnsi"/>
            <w:sz w:val="24"/>
            <w:szCs w:val="24"/>
            <w:rPrChange w:id="2886"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88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88" w:author="Cristian Sbrolli" w:date="2020-12-04T22:04:00Z">
              <w:rPr>
                <w:rStyle w:val="SubtleEmphasis"/>
                <w:rFonts w:ascii="Bell MT" w:hAnsi="Bell MT"/>
                <w:sz w:val="44"/>
                <w:szCs w:val="44"/>
              </w:rPr>
            </w:rPrChange>
          </w:rPr>
          <w:t>pUserGetsTicket</w:t>
        </w:r>
        <w:proofErr w:type="spellEnd"/>
        <w:r w:rsidRPr="005432E1">
          <w:rPr>
            <w:rStyle w:val="SubtleEmphasis"/>
            <w:rFonts w:cstheme="minorHAnsi"/>
            <w:sz w:val="24"/>
            <w:szCs w:val="24"/>
            <w:rPrChange w:id="2889"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890"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2891" w:author="Cristian Sbrolli" w:date="2020-12-04T22:04:00Z">
              <w:rPr>
                <w:rStyle w:val="SubtleEmphasis"/>
                <w:rFonts w:ascii="Bell MT" w:hAnsi="Bell MT"/>
                <w:sz w:val="44"/>
                <w:szCs w:val="44"/>
              </w:rPr>
            </w:rPrChange>
          </w:rPr>
          <w:t>]{</w:t>
        </w:r>
      </w:ins>
    </w:p>
    <w:p w14:paraId="6E71FF07" w14:textId="77777777" w:rsidR="005432E1" w:rsidRPr="005432E1" w:rsidRDefault="005432E1" w:rsidP="005432E1">
      <w:pPr>
        <w:pStyle w:val="ListParagraph"/>
        <w:spacing w:line="240" w:lineRule="auto"/>
        <w:ind w:left="360"/>
        <w:rPr>
          <w:ins w:id="2892" w:author="Cristian Sbrolli" w:date="2020-12-04T22:03:00Z"/>
          <w:rStyle w:val="SubtleEmphasis"/>
          <w:rFonts w:cstheme="minorHAnsi"/>
          <w:sz w:val="24"/>
          <w:szCs w:val="24"/>
          <w:rPrChange w:id="2893" w:author="Cristian Sbrolli" w:date="2020-12-04T22:04:00Z">
            <w:rPr>
              <w:ins w:id="2894" w:author="Cristian Sbrolli" w:date="2020-12-04T22:03:00Z"/>
              <w:rStyle w:val="SubtleEmphasis"/>
              <w:rFonts w:ascii="Bell MT" w:hAnsi="Bell MT"/>
              <w:sz w:val="44"/>
              <w:szCs w:val="44"/>
            </w:rPr>
          </w:rPrChange>
        </w:rPr>
      </w:pPr>
      <w:ins w:id="2895" w:author="Cristian Sbrolli" w:date="2020-12-04T22:03:00Z">
        <w:r w:rsidRPr="005432E1">
          <w:rPr>
            <w:rStyle w:val="SubtleEmphasis"/>
            <w:rFonts w:cstheme="minorHAnsi"/>
            <w:sz w:val="24"/>
            <w:szCs w:val="24"/>
            <w:rPrChange w:id="2896"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289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89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899"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90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01"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02"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903"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904"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905"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906" w:author="Cristian Sbrolli" w:date="2020-12-04T22:04:00Z">
              <w:rPr>
                <w:rStyle w:val="SubtleEmphasis"/>
                <w:rFonts w:ascii="Bell MT" w:hAnsi="Bell MT"/>
                <w:sz w:val="44"/>
                <w:szCs w:val="44"/>
              </w:rPr>
            </w:rPrChange>
          </w:rPr>
          <w:t>) and</w:t>
        </w:r>
      </w:ins>
    </w:p>
    <w:p w14:paraId="2651A196" w14:textId="77777777" w:rsidR="005432E1" w:rsidRPr="005432E1" w:rsidRDefault="005432E1" w:rsidP="005432E1">
      <w:pPr>
        <w:pStyle w:val="ListParagraph"/>
        <w:spacing w:line="240" w:lineRule="auto"/>
        <w:ind w:left="360"/>
        <w:rPr>
          <w:ins w:id="2907" w:author="Cristian Sbrolli" w:date="2020-12-04T22:03:00Z"/>
          <w:rStyle w:val="SubtleEmphasis"/>
          <w:rFonts w:cstheme="minorHAnsi"/>
          <w:sz w:val="24"/>
          <w:szCs w:val="24"/>
          <w:rPrChange w:id="2908" w:author="Cristian Sbrolli" w:date="2020-12-04T22:04:00Z">
            <w:rPr>
              <w:ins w:id="2909" w:author="Cristian Sbrolli" w:date="2020-12-04T22:03:00Z"/>
              <w:rStyle w:val="SubtleEmphasis"/>
              <w:rFonts w:ascii="Bell MT" w:hAnsi="Bell MT"/>
              <w:sz w:val="44"/>
              <w:szCs w:val="44"/>
            </w:rPr>
          </w:rPrChange>
        </w:rPr>
      </w:pPr>
      <w:ins w:id="2910" w:author="Cristian Sbrolli" w:date="2020-12-04T22:03:00Z">
        <w:r w:rsidRPr="005432E1">
          <w:rPr>
            <w:rStyle w:val="SubtleEmphasis"/>
            <w:rFonts w:cstheme="minorHAnsi"/>
            <w:sz w:val="24"/>
            <w:szCs w:val="24"/>
            <w:rPrChange w:id="2911" w:author="Cristian Sbrolli" w:date="2020-12-04T22:04:00Z">
              <w:rPr>
                <w:rStyle w:val="SubtleEmphasis"/>
                <w:rFonts w:ascii="Bell MT" w:hAnsi="Bell MT"/>
                <w:sz w:val="44"/>
                <w:szCs w:val="44"/>
              </w:rPr>
            </w:rPrChange>
          </w:rPr>
          <w:lastRenderedPageBreak/>
          <w:tab/>
        </w:r>
        <w:r w:rsidRPr="005432E1">
          <w:rPr>
            <w:rStyle w:val="SubtleEmphasis"/>
            <w:rFonts w:cstheme="minorHAnsi"/>
            <w:sz w:val="24"/>
            <w:szCs w:val="24"/>
            <w:rPrChange w:id="291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1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14"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2915"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91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17"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918"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919"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92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21"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22" w:author="Cristian Sbrolli" w:date="2020-12-04T22:04:00Z">
              <w:rPr>
                <w:rStyle w:val="SubtleEmphasis"/>
                <w:rFonts w:ascii="Bell MT" w:hAnsi="Bell MT"/>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2923" w:author="Cristian Sbrolli" w:date="2020-12-04T22:03:00Z"/>
          <w:rStyle w:val="SubtleEmphasis"/>
          <w:rFonts w:cstheme="minorHAnsi"/>
          <w:sz w:val="24"/>
          <w:szCs w:val="24"/>
          <w:rPrChange w:id="2924" w:author="Cristian Sbrolli" w:date="2020-12-04T22:04:00Z">
            <w:rPr>
              <w:ins w:id="2925" w:author="Cristian Sbrolli" w:date="2020-12-04T22:03:00Z"/>
              <w:rStyle w:val="SubtleEmphasis"/>
              <w:rFonts w:ascii="Bell MT" w:hAnsi="Bell MT"/>
              <w:sz w:val="44"/>
              <w:szCs w:val="44"/>
            </w:rPr>
          </w:rPrChange>
        </w:rPr>
      </w:pPr>
      <w:ins w:id="2926" w:author="Cristian Sbrolli" w:date="2020-12-04T22:03:00Z">
        <w:r w:rsidRPr="005432E1">
          <w:rPr>
            <w:rStyle w:val="SubtleEmphasis"/>
            <w:rFonts w:cstheme="minorHAnsi"/>
            <w:sz w:val="24"/>
            <w:szCs w:val="24"/>
            <w:rPrChange w:id="292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2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2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0" w:author="Cristian Sbrolli" w:date="2020-12-04T22:04:00Z">
              <w:rPr>
                <w:rStyle w:val="SubtleEmphasis"/>
                <w:rFonts w:ascii="Bell MT" w:hAnsi="Bell MT"/>
                <w:sz w:val="44"/>
                <w:szCs w:val="44"/>
              </w:rPr>
            </w:rPrChange>
          </w:rPr>
          <w:tab/>
          <w:t>t in m1.ticketManager.line and m1.dispensers.distributedTickets =</w:t>
        </w:r>
        <w:proofErr w:type="spellStart"/>
        <w:r w:rsidRPr="005432E1">
          <w:rPr>
            <w:rStyle w:val="SubtleEmphasis"/>
            <w:rFonts w:cstheme="minorHAnsi"/>
            <w:sz w:val="24"/>
            <w:szCs w:val="24"/>
            <w:rPrChange w:id="2931" w:author="Cristian Sbrolli" w:date="2020-12-04T22:04:00Z">
              <w:rPr>
                <w:rStyle w:val="SubtleEmphasis"/>
                <w:rFonts w:ascii="Bell MT" w:hAnsi="Bell MT"/>
                <w:sz w:val="44"/>
                <w:szCs w:val="44"/>
              </w:rPr>
            </w:rPrChange>
          </w:rPr>
          <w:t>m.dispensers.distributedTickets</w:t>
        </w:r>
        <w:proofErr w:type="spellEnd"/>
        <w:r w:rsidRPr="005432E1">
          <w:rPr>
            <w:rStyle w:val="SubtleEmphasis"/>
            <w:rFonts w:cstheme="minorHAnsi"/>
            <w:sz w:val="24"/>
            <w:szCs w:val="24"/>
            <w:rPrChange w:id="2932" w:author="Cristian Sbrolli" w:date="2020-12-04T22:04:00Z">
              <w:rPr>
                <w:rStyle w:val="SubtleEmphasis"/>
                <w:rFonts w:ascii="Bell MT" w:hAnsi="Bell MT"/>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2933" w:author="Cristian Sbrolli" w:date="2020-12-04T22:03:00Z"/>
          <w:rStyle w:val="SubtleEmphasis"/>
          <w:rFonts w:cstheme="minorHAnsi"/>
          <w:sz w:val="24"/>
          <w:szCs w:val="24"/>
          <w:rPrChange w:id="2934" w:author="Cristian Sbrolli" w:date="2020-12-04T22:04:00Z">
            <w:rPr>
              <w:ins w:id="2935" w:author="Cristian Sbrolli" w:date="2020-12-04T22:03:00Z"/>
              <w:rStyle w:val="SubtleEmphasis"/>
              <w:rFonts w:ascii="Bell MT" w:hAnsi="Bell MT"/>
              <w:sz w:val="44"/>
              <w:szCs w:val="44"/>
            </w:rPr>
          </w:rPrChange>
        </w:rPr>
      </w:pPr>
      <w:ins w:id="2936" w:author="Cristian Sbrolli" w:date="2020-12-04T22:03:00Z">
        <w:r w:rsidRPr="005432E1">
          <w:rPr>
            <w:rStyle w:val="SubtleEmphasis"/>
            <w:rFonts w:cstheme="minorHAnsi"/>
            <w:sz w:val="24"/>
            <w:szCs w:val="24"/>
            <w:rPrChange w:id="293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3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0"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941"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942" w:author="Cristian Sbrolli" w:date="2020-12-04T22:04:00Z">
              <w:rPr>
                <w:rStyle w:val="SubtleEmphasis"/>
                <w:rFonts w:ascii="Bell MT" w:hAnsi="Bell MT"/>
                <w:sz w:val="44"/>
                <w:szCs w:val="44"/>
              </w:rPr>
            </w:rPrChange>
          </w:rPr>
          <w:t>[t, m,m1] and</w:t>
        </w:r>
      </w:ins>
    </w:p>
    <w:p w14:paraId="22B57FCB" w14:textId="77777777" w:rsidR="005432E1" w:rsidRPr="005432E1" w:rsidRDefault="005432E1" w:rsidP="005432E1">
      <w:pPr>
        <w:pStyle w:val="ListParagraph"/>
        <w:spacing w:line="240" w:lineRule="auto"/>
        <w:ind w:left="360"/>
        <w:rPr>
          <w:ins w:id="2943" w:author="Cristian Sbrolli" w:date="2020-12-04T22:03:00Z"/>
          <w:rStyle w:val="SubtleEmphasis"/>
          <w:rFonts w:cstheme="minorHAnsi"/>
          <w:sz w:val="24"/>
          <w:szCs w:val="24"/>
          <w:rPrChange w:id="2944" w:author="Cristian Sbrolli" w:date="2020-12-04T22:04:00Z">
            <w:rPr>
              <w:ins w:id="2945" w:author="Cristian Sbrolli" w:date="2020-12-04T22:03:00Z"/>
              <w:rStyle w:val="SubtleEmphasis"/>
              <w:rFonts w:ascii="Bell MT" w:hAnsi="Bell MT"/>
              <w:sz w:val="44"/>
              <w:szCs w:val="44"/>
            </w:rPr>
          </w:rPrChange>
        </w:rPr>
      </w:pPr>
      <w:ins w:id="2946" w:author="Cristian Sbrolli" w:date="2020-12-04T22:03:00Z">
        <w:r w:rsidRPr="005432E1">
          <w:rPr>
            <w:rStyle w:val="SubtleEmphasis"/>
            <w:rFonts w:cstheme="minorHAnsi"/>
            <w:sz w:val="24"/>
            <w:szCs w:val="24"/>
            <w:rPrChange w:id="294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950"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951"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2952" w:author="Cristian Sbrolli" w:date="2020-12-04T22:04:00Z">
              <w:rPr>
                <w:rStyle w:val="SubtleEmphasis"/>
                <w:rFonts w:ascii="Bell MT" w:hAnsi="Bell MT"/>
                <w:sz w:val="44"/>
                <w:szCs w:val="44"/>
              </w:rPr>
            </w:rPrChange>
          </w:rPr>
          <w:t>[t, u,u1]</w:t>
        </w:r>
      </w:ins>
    </w:p>
    <w:p w14:paraId="27F4424C" w14:textId="77777777" w:rsidR="005432E1" w:rsidRPr="005432E1" w:rsidRDefault="005432E1" w:rsidP="005432E1">
      <w:pPr>
        <w:pStyle w:val="ListParagraph"/>
        <w:spacing w:line="240" w:lineRule="auto"/>
        <w:ind w:left="360"/>
        <w:rPr>
          <w:ins w:id="2953" w:author="Cristian Sbrolli" w:date="2020-12-04T22:03:00Z"/>
          <w:rStyle w:val="SubtleEmphasis"/>
          <w:rFonts w:cstheme="minorHAnsi"/>
          <w:sz w:val="24"/>
          <w:szCs w:val="24"/>
          <w:rPrChange w:id="2954" w:author="Cristian Sbrolli" w:date="2020-12-04T22:04:00Z">
            <w:rPr>
              <w:ins w:id="2955" w:author="Cristian Sbrolli" w:date="2020-12-04T22:03:00Z"/>
              <w:rStyle w:val="SubtleEmphasis"/>
              <w:rFonts w:ascii="Bell MT" w:hAnsi="Bell MT"/>
              <w:sz w:val="44"/>
              <w:szCs w:val="44"/>
            </w:rPr>
          </w:rPrChange>
        </w:rPr>
      </w:pPr>
      <w:ins w:id="2956" w:author="Cristian Sbrolli" w:date="2020-12-04T22:03:00Z">
        <w:r w:rsidRPr="005432E1">
          <w:rPr>
            <w:rStyle w:val="SubtleEmphasis"/>
            <w:rFonts w:cstheme="minorHAnsi"/>
            <w:sz w:val="24"/>
            <w:szCs w:val="24"/>
            <w:rPrChange w:id="2957" w:author="Cristian Sbrolli" w:date="2020-12-04T22:04:00Z">
              <w:rPr>
                <w:rStyle w:val="SubtleEmphasis"/>
                <w:rFonts w:ascii="Bell MT" w:hAnsi="Bell MT"/>
                <w:sz w:val="44"/>
                <w:szCs w:val="44"/>
              </w:rPr>
            </w:rPrChange>
          </w:rPr>
          <w:t>}</w:t>
        </w:r>
      </w:ins>
    </w:p>
    <w:p w14:paraId="60A0363F" w14:textId="77777777" w:rsidR="005432E1" w:rsidRPr="005432E1" w:rsidRDefault="005432E1" w:rsidP="005432E1">
      <w:pPr>
        <w:pStyle w:val="ListParagraph"/>
        <w:spacing w:line="240" w:lineRule="auto"/>
        <w:ind w:left="360"/>
        <w:rPr>
          <w:ins w:id="2958" w:author="Cristian Sbrolli" w:date="2020-12-04T22:03:00Z"/>
          <w:rStyle w:val="SubtleEmphasis"/>
          <w:rFonts w:cstheme="minorHAnsi"/>
          <w:sz w:val="24"/>
          <w:szCs w:val="24"/>
          <w:rPrChange w:id="2959" w:author="Cristian Sbrolli" w:date="2020-12-04T22:04:00Z">
            <w:rPr>
              <w:ins w:id="2960" w:author="Cristian Sbrolli" w:date="2020-12-04T22:03:00Z"/>
              <w:rStyle w:val="SubtleEmphasis"/>
              <w:rFonts w:ascii="Bell MT" w:hAnsi="Bell MT"/>
              <w:sz w:val="44"/>
              <w:szCs w:val="44"/>
            </w:rPr>
          </w:rPrChange>
        </w:rPr>
      </w:pPr>
    </w:p>
    <w:p w14:paraId="7D4E0A84" w14:textId="77777777" w:rsidR="005432E1" w:rsidRPr="005432E1" w:rsidRDefault="005432E1" w:rsidP="005432E1">
      <w:pPr>
        <w:pStyle w:val="ListParagraph"/>
        <w:spacing w:line="240" w:lineRule="auto"/>
        <w:ind w:left="360"/>
        <w:rPr>
          <w:ins w:id="2961" w:author="Cristian Sbrolli" w:date="2020-12-04T22:03:00Z"/>
          <w:rStyle w:val="SubtleEmphasis"/>
          <w:rFonts w:cstheme="minorHAnsi"/>
          <w:sz w:val="24"/>
          <w:szCs w:val="24"/>
          <w:rPrChange w:id="2962" w:author="Cristian Sbrolli" w:date="2020-12-04T22:04:00Z">
            <w:rPr>
              <w:ins w:id="2963" w:author="Cristian Sbrolli" w:date="2020-12-04T22:03:00Z"/>
              <w:rStyle w:val="SubtleEmphasis"/>
              <w:rFonts w:ascii="Bell MT" w:hAnsi="Bell MT"/>
              <w:sz w:val="44"/>
              <w:szCs w:val="44"/>
            </w:rPr>
          </w:rPrChange>
        </w:rPr>
      </w:pPr>
      <w:ins w:id="2964" w:author="Cristian Sbrolli" w:date="2020-12-04T22:03:00Z">
        <w:r w:rsidRPr="005432E1">
          <w:rPr>
            <w:rStyle w:val="SubtleEmphasis"/>
            <w:rFonts w:cstheme="minorHAnsi"/>
            <w:sz w:val="24"/>
            <w:szCs w:val="24"/>
            <w:rPrChange w:id="2965" w:author="Cristian Sbrolli" w:date="2020-12-04T22:04:00Z">
              <w:rPr>
                <w:rStyle w:val="SubtleEmphasis"/>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2966" w:author="Cristian Sbrolli" w:date="2020-12-04T22:03:00Z"/>
          <w:rStyle w:val="SubtleEmphasis"/>
          <w:rFonts w:cstheme="minorHAnsi"/>
          <w:sz w:val="24"/>
          <w:szCs w:val="24"/>
          <w:rPrChange w:id="2967" w:author="Cristian Sbrolli" w:date="2020-12-04T22:04:00Z">
            <w:rPr>
              <w:ins w:id="2968" w:author="Cristian Sbrolli" w:date="2020-12-04T22:03:00Z"/>
              <w:rStyle w:val="SubtleEmphasis"/>
              <w:rFonts w:ascii="Bell MT" w:hAnsi="Bell MT"/>
              <w:sz w:val="44"/>
              <w:szCs w:val="44"/>
            </w:rPr>
          </w:rPrChange>
        </w:rPr>
      </w:pPr>
      <w:proofErr w:type="spellStart"/>
      <w:ins w:id="2969" w:author="Cristian Sbrolli" w:date="2020-12-04T22:03:00Z">
        <w:r w:rsidRPr="005432E1">
          <w:rPr>
            <w:rStyle w:val="SubtleEmphasis"/>
            <w:rFonts w:cstheme="minorHAnsi"/>
            <w:sz w:val="24"/>
            <w:szCs w:val="24"/>
            <w:rPrChange w:id="2970"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97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972" w:author="Cristian Sbrolli" w:date="2020-12-04T22:04:00Z">
              <w:rPr>
                <w:rStyle w:val="SubtleEmphasis"/>
                <w:rFonts w:ascii="Bell MT" w:hAnsi="Bell MT"/>
                <w:sz w:val="44"/>
                <w:szCs w:val="44"/>
              </w:rPr>
            </w:rPrChange>
          </w:rPr>
          <w:t>vUserBooksVisit</w:t>
        </w:r>
        <w:proofErr w:type="spellEnd"/>
        <w:r w:rsidRPr="005432E1">
          <w:rPr>
            <w:rStyle w:val="SubtleEmphasis"/>
            <w:rFonts w:cstheme="minorHAnsi"/>
            <w:sz w:val="24"/>
            <w:szCs w:val="24"/>
            <w:rPrChange w:id="2973"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974" w:author="Cristian Sbrolli" w:date="2020-12-04T22:04:00Z">
              <w:rPr>
                <w:rStyle w:val="SubtleEmphasis"/>
                <w:rFonts w:ascii="Bell MT" w:hAnsi="Bell MT"/>
                <w:sz w:val="44"/>
                <w:szCs w:val="44"/>
              </w:rPr>
            </w:rPrChange>
          </w:rPr>
          <w:t>VirtualUser,ts</w:t>
        </w:r>
        <w:proofErr w:type="spellEnd"/>
        <w:r w:rsidRPr="005432E1">
          <w:rPr>
            <w:rStyle w:val="SubtleEmphasis"/>
            <w:rFonts w:cstheme="minorHAnsi"/>
            <w:sz w:val="24"/>
            <w:szCs w:val="24"/>
            <w:rPrChange w:id="297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97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977" w:author="Cristian Sbrolli" w:date="2020-12-04T22:04:00Z">
              <w:rPr>
                <w:rStyle w:val="SubtleEmphasis"/>
                <w:rFonts w:ascii="Bell MT" w:hAnsi="Bell MT"/>
                <w:sz w:val="44"/>
                <w:szCs w:val="44"/>
              </w:rPr>
            </w:rPrChange>
          </w:rPr>
          <w:t>, d: Date]{</w:t>
        </w:r>
      </w:ins>
    </w:p>
    <w:p w14:paraId="47A425AD" w14:textId="77777777" w:rsidR="005432E1" w:rsidRPr="005432E1" w:rsidRDefault="005432E1" w:rsidP="005432E1">
      <w:pPr>
        <w:pStyle w:val="ListParagraph"/>
        <w:spacing w:line="240" w:lineRule="auto"/>
        <w:ind w:left="360"/>
        <w:rPr>
          <w:ins w:id="2978" w:author="Cristian Sbrolli" w:date="2020-12-04T22:03:00Z"/>
          <w:rStyle w:val="SubtleEmphasis"/>
          <w:rFonts w:cstheme="minorHAnsi"/>
          <w:sz w:val="24"/>
          <w:szCs w:val="24"/>
          <w:rPrChange w:id="2979" w:author="Cristian Sbrolli" w:date="2020-12-04T22:04:00Z">
            <w:rPr>
              <w:ins w:id="2980" w:author="Cristian Sbrolli" w:date="2020-12-04T22:03:00Z"/>
              <w:rStyle w:val="SubtleEmphasis"/>
              <w:rFonts w:ascii="Bell MT" w:hAnsi="Bell MT"/>
              <w:sz w:val="44"/>
              <w:szCs w:val="44"/>
            </w:rPr>
          </w:rPrChange>
        </w:rPr>
      </w:pPr>
      <w:ins w:id="2981" w:author="Cristian Sbrolli" w:date="2020-12-04T22:03:00Z">
        <w:r w:rsidRPr="005432E1">
          <w:rPr>
            <w:rStyle w:val="SubtleEmphasis"/>
            <w:rFonts w:cstheme="minorHAnsi"/>
            <w:sz w:val="24"/>
            <w:szCs w:val="24"/>
            <w:rPrChange w:id="2982" w:author="Cristian Sbrolli" w:date="2020-12-04T22:04:00Z">
              <w:rPr>
                <w:rStyle w:val="SubtleEmphasis"/>
                <w:rFonts w:ascii="Bell MT" w:hAnsi="Bell MT"/>
                <w:sz w:val="44"/>
                <w:szCs w:val="44"/>
              </w:rPr>
            </w:rPrChange>
          </w:rPr>
          <w:t xml:space="preserve"> </w:t>
        </w:r>
        <w:r w:rsidRPr="005432E1">
          <w:rPr>
            <w:rStyle w:val="SubtleEmphasis"/>
            <w:rFonts w:cstheme="minorHAnsi"/>
            <w:sz w:val="24"/>
            <w:szCs w:val="24"/>
            <w:rPrChange w:id="2983" w:author="Cristian Sbrolli" w:date="2020-12-04T22:04:00Z">
              <w:rPr>
                <w:rStyle w:val="SubtleEmphasis"/>
                <w:rFonts w:ascii="Bell MT" w:hAnsi="Bell MT"/>
                <w:sz w:val="44"/>
                <w:szCs w:val="44"/>
              </w:rPr>
            </w:rPrChange>
          </w:rPr>
          <w:tab/>
          <w:t>(d-&gt;</w:t>
        </w:r>
        <w:proofErr w:type="spellStart"/>
        <w:r w:rsidRPr="005432E1">
          <w:rPr>
            <w:rStyle w:val="SubtleEmphasis"/>
            <w:rFonts w:cstheme="minorHAnsi"/>
            <w:sz w:val="24"/>
            <w:szCs w:val="24"/>
            <w:rPrChange w:id="298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8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986"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987" w:author="Cristian Sbrolli" w:date="2020-12-04T22:04:00Z">
              <w:rPr>
                <w:rStyle w:val="SubtleEmphasis"/>
                <w:rFonts w:ascii="Bell MT" w:hAnsi="Bell MT"/>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2988" w:author="Cristian Sbrolli" w:date="2020-12-04T22:03:00Z"/>
          <w:rStyle w:val="SubtleEmphasis"/>
          <w:rFonts w:cstheme="minorHAnsi"/>
          <w:sz w:val="24"/>
          <w:szCs w:val="24"/>
          <w:rPrChange w:id="2989" w:author="Cristian Sbrolli" w:date="2020-12-04T22:04:00Z">
            <w:rPr>
              <w:ins w:id="2990" w:author="Cristian Sbrolli" w:date="2020-12-04T22:03:00Z"/>
              <w:rStyle w:val="SubtleEmphasis"/>
              <w:rFonts w:ascii="Bell MT" w:hAnsi="Bell MT"/>
              <w:sz w:val="44"/>
              <w:szCs w:val="44"/>
            </w:rPr>
          </w:rPrChange>
        </w:rPr>
      </w:pPr>
      <w:ins w:id="2991" w:author="Cristian Sbrolli" w:date="2020-12-04T22:03:00Z">
        <w:r w:rsidRPr="005432E1">
          <w:rPr>
            <w:rStyle w:val="SubtleEmphasis"/>
            <w:rFonts w:cstheme="minorHAnsi"/>
            <w:sz w:val="24"/>
            <w:szCs w:val="24"/>
            <w:rPrChange w:id="2992" w:author="Cristian Sbrolli" w:date="2020-12-04T22:04:00Z">
              <w:rPr>
                <w:rStyle w:val="SubtleEmphasis"/>
                <w:rFonts w:ascii="Bell MT" w:hAnsi="Bell MT"/>
                <w:sz w:val="44"/>
                <w:szCs w:val="44"/>
              </w:rPr>
            </w:rPrChange>
          </w:rPr>
          <w:tab/>
          <w:t xml:space="preserve">some v: Visit | </w:t>
        </w:r>
        <w:proofErr w:type="spellStart"/>
        <w:r w:rsidRPr="005432E1">
          <w:rPr>
            <w:rStyle w:val="SubtleEmphasis"/>
            <w:rFonts w:cstheme="minorHAnsi"/>
            <w:sz w:val="24"/>
            <w:szCs w:val="24"/>
            <w:rPrChange w:id="2993" w:author="Cristian Sbrolli" w:date="2020-12-04T22:04:00Z">
              <w:rPr>
                <w:rStyle w:val="SubtleEmphasis"/>
                <w:rFonts w:ascii="Bell MT" w:hAnsi="Bell MT"/>
                <w:sz w:val="44"/>
                <w:szCs w:val="44"/>
              </w:rPr>
            </w:rPrChange>
          </w:rPr>
          <w:t>v.ticketDate</w:t>
        </w:r>
        <w:proofErr w:type="spellEnd"/>
        <w:r w:rsidRPr="005432E1">
          <w:rPr>
            <w:rStyle w:val="SubtleEmphasis"/>
            <w:rFonts w:cstheme="minorHAnsi"/>
            <w:sz w:val="24"/>
            <w:szCs w:val="24"/>
            <w:rPrChange w:id="2994" w:author="Cristian Sbrolli" w:date="2020-12-04T22:04:00Z">
              <w:rPr>
                <w:rStyle w:val="SubtleEmphasis"/>
                <w:rFonts w:ascii="Bell MT" w:hAnsi="Bell MT"/>
                <w:sz w:val="44"/>
                <w:szCs w:val="44"/>
              </w:rPr>
            </w:rPrChange>
          </w:rPr>
          <w:t xml:space="preserve"> = d and </w:t>
        </w:r>
        <w:proofErr w:type="spellStart"/>
        <w:r w:rsidRPr="005432E1">
          <w:rPr>
            <w:rStyle w:val="SubtleEmphasis"/>
            <w:rFonts w:cstheme="minorHAnsi"/>
            <w:sz w:val="24"/>
            <w:szCs w:val="24"/>
            <w:rPrChange w:id="2995" w:author="Cristian Sbrolli" w:date="2020-12-04T22:04:00Z">
              <w:rPr>
                <w:rStyle w:val="SubtleEmphasis"/>
                <w:rFonts w:ascii="Bell MT" w:hAnsi="Bell MT"/>
                <w:sz w:val="44"/>
                <w:szCs w:val="44"/>
              </w:rPr>
            </w:rPrChange>
          </w:rPr>
          <w:t>v.ticketTimeSlot</w:t>
        </w:r>
        <w:proofErr w:type="spellEnd"/>
        <w:r w:rsidRPr="005432E1">
          <w:rPr>
            <w:rStyle w:val="SubtleEmphasis"/>
            <w:rFonts w:cstheme="minorHAnsi"/>
            <w:sz w:val="24"/>
            <w:szCs w:val="24"/>
            <w:rPrChange w:id="299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99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998" w:author="Cristian Sbrolli" w:date="2020-12-04T22:04:00Z">
              <w:rPr>
                <w:rStyle w:val="SubtleEmphasis"/>
                <w:rFonts w:ascii="Bell MT" w:hAnsi="Bell MT"/>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2999" w:author="Cristian Sbrolli" w:date="2020-12-04T22:03:00Z"/>
          <w:rStyle w:val="SubtleEmphasis"/>
          <w:rFonts w:cstheme="minorHAnsi"/>
          <w:sz w:val="24"/>
          <w:szCs w:val="24"/>
          <w:rPrChange w:id="3000" w:author="Cristian Sbrolli" w:date="2020-12-04T22:04:00Z">
            <w:rPr>
              <w:ins w:id="3001" w:author="Cristian Sbrolli" w:date="2020-12-04T22:03:00Z"/>
              <w:rStyle w:val="SubtleEmphasis"/>
              <w:rFonts w:ascii="Bell MT" w:hAnsi="Bell MT"/>
              <w:sz w:val="44"/>
              <w:szCs w:val="44"/>
            </w:rPr>
          </w:rPrChange>
        </w:rPr>
      </w:pPr>
      <w:ins w:id="3002" w:author="Cristian Sbrolli" w:date="2020-12-04T22:03:00Z">
        <w:r w:rsidRPr="005432E1">
          <w:rPr>
            <w:rStyle w:val="SubtleEmphasis"/>
            <w:rFonts w:cstheme="minorHAnsi"/>
            <w:sz w:val="24"/>
            <w:szCs w:val="24"/>
            <w:rPrChange w:id="300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3004"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3005" w:author="Cristian Sbrolli" w:date="2020-12-04T22:04:00Z">
              <w:rPr>
                <w:rStyle w:val="SubtleEmphasis"/>
                <w:rFonts w:ascii="Bell MT" w:hAnsi="Bell MT"/>
                <w:sz w:val="44"/>
                <w:szCs w:val="44"/>
              </w:rPr>
            </w:rPrChange>
          </w:rPr>
          <w:t xml:space="preserve">[v,u,u1] and </w:t>
        </w:r>
        <w:proofErr w:type="spellStart"/>
        <w:r w:rsidRPr="005432E1">
          <w:rPr>
            <w:rStyle w:val="SubtleEmphasis"/>
            <w:rFonts w:cstheme="minorHAnsi"/>
            <w:sz w:val="24"/>
            <w:szCs w:val="24"/>
            <w:rPrChange w:id="3006"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3007" w:author="Cristian Sbrolli" w:date="2020-12-04T22:04:00Z">
              <w:rPr>
                <w:rStyle w:val="SubtleEmphasis"/>
                <w:rFonts w:ascii="Bell MT" w:hAnsi="Bell MT"/>
                <w:sz w:val="44"/>
                <w:szCs w:val="44"/>
              </w:rPr>
            </w:rPrChange>
          </w:rPr>
          <w:t>[v,m,m1]</w:t>
        </w:r>
        <w:r w:rsidRPr="005432E1">
          <w:rPr>
            <w:rStyle w:val="SubtleEmphasis"/>
            <w:rFonts w:cstheme="minorHAnsi"/>
            <w:sz w:val="24"/>
            <w:szCs w:val="24"/>
            <w:rPrChange w:id="3008" w:author="Cristian Sbrolli" w:date="2020-12-04T22:04:00Z">
              <w:rPr>
                <w:rStyle w:val="SubtleEmphasis"/>
                <w:rFonts w:ascii="Bell MT" w:hAnsi="Bell MT"/>
                <w:sz w:val="44"/>
                <w:szCs w:val="44"/>
              </w:rPr>
            </w:rPrChange>
          </w:rPr>
          <w:tab/>
        </w:r>
      </w:ins>
    </w:p>
    <w:p w14:paraId="0D453049" w14:textId="77777777" w:rsidR="005432E1" w:rsidRPr="005432E1" w:rsidRDefault="005432E1" w:rsidP="005432E1">
      <w:pPr>
        <w:pStyle w:val="ListParagraph"/>
        <w:spacing w:line="240" w:lineRule="auto"/>
        <w:ind w:left="360"/>
        <w:rPr>
          <w:ins w:id="3009" w:author="Cristian Sbrolli" w:date="2020-12-04T22:03:00Z"/>
          <w:rStyle w:val="SubtleEmphasis"/>
          <w:rFonts w:cstheme="minorHAnsi"/>
          <w:sz w:val="24"/>
          <w:szCs w:val="24"/>
          <w:rPrChange w:id="3010" w:author="Cristian Sbrolli" w:date="2020-12-04T22:04:00Z">
            <w:rPr>
              <w:ins w:id="3011" w:author="Cristian Sbrolli" w:date="2020-12-04T22:03:00Z"/>
              <w:rStyle w:val="SubtleEmphasis"/>
              <w:rFonts w:ascii="Bell MT" w:hAnsi="Bell MT"/>
              <w:sz w:val="44"/>
              <w:szCs w:val="44"/>
            </w:rPr>
          </w:rPrChange>
        </w:rPr>
      </w:pPr>
      <w:ins w:id="3012" w:author="Cristian Sbrolli" w:date="2020-12-04T22:03:00Z">
        <w:r w:rsidRPr="005432E1">
          <w:rPr>
            <w:rStyle w:val="SubtleEmphasis"/>
            <w:rFonts w:cstheme="minorHAnsi"/>
            <w:sz w:val="24"/>
            <w:szCs w:val="24"/>
            <w:rPrChange w:id="3013" w:author="Cristian Sbrolli" w:date="2020-12-04T22:04:00Z">
              <w:rPr>
                <w:rStyle w:val="SubtleEmphasis"/>
                <w:rFonts w:ascii="Bell MT" w:hAnsi="Bell MT"/>
                <w:sz w:val="44"/>
                <w:szCs w:val="44"/>
              </w:rPr>
            </w:rPrChange>
          </w:rPr>
          <w:t>}</w:t>
        </w:r>
      </w:ins>
    </w:p>
    <w:p w14:paraId="325A1F50" w14:textId="77777777" w:rsidR="005432E1" w:rsidRPr="005432E1" w:rsidRDefault="005432E1" w:rsidP="005432E1">
      <w:pPr>
        <w:pStyle w:val="ListParagraph"/>
        <w:spacing w:line="240" w:lineRule="auto"/>
        <w:ind w:left="360"/>
        <w:rPr>
          <w:ins w:id="3014" w:author="Cristian Sbrolli" w:date="2020-12-04T22:03:00Z"/>
          <w:rStyle w:val="SubtleEmphasis"/>
          <w:rFonts w:cstheme="minorHAnsi"/>
          <w:sz w:val="24"/>
          <w:szCs w:val="24"/>
          <w:rPrChange w:id="3015" w:author="Cristian Sbrolli" w:date="2020-12-04T22:04:00Z">
            <w:rPr>
              <w:ins w:id="3016" w:author="Cristian Sbrolli" w:date="2020-12-04T22:03:00Z"/>
              <w:rStyle w:val="SubtleEmphasis"/>
              <w:rFonts w:ascii="Bell MT" w:hAnsi="Bell MT"/>
              <w:sz w:val="44"/>
              <w:szCs w:val="44"/>
            </w:rPr>
          </w:rPrChange>
        </w:rPr>
      </w:pPr>
    </w:p>
    <w:p w14:paraId="466FFBC8" w14:textId="77777777" w:rsidR="005432E1" w:rsidRPr="005432E1" w:rsidRDefault="005432E1" w:rsidP="005432E1">
      <w:pPr>
        <w:pStyle w:val="ListParagraph"/>
        <w:spacing w:line="240" w:lineRule="auto"/>
        <w:ind w:left="360"/>
        <w:rPr>
          <w:ins w:id="3017" w:author="Cristian Sbrolli" w:date="2020-12-04T22:03:00Z"/>
          <w:rStyle w:val="SubtleEmphasis"/>
          <w:rFonts w:cstheme="minorHAnsi"/>
          <w:sz w:val="24"/>
          <w:szCs w:val="24"/>
          <w:rPrChange w:id="3018" w:author="Cristian Sbrolli" w:date="2020-12-04T22:04:00Z">
            <w:rPr>
              <w:ins w:id="3019" w:author="Cristian Sbrolli" w:date="2020-12-04T22:03:00Z"/>
              <w:rStyle w:val="SubtleEmphasis"/>
              <w:rFonts w:ascii="Bell MT" w:hAnsi="Bell MT"/>
              <w:sz w:val="44"/>
              <w:szCs w:val="44"/>
            </w:rPr>
          </w:rPrChange>
        </w:rPr>
      </w:pPr>
      <w:ins w:id="3020" w:author="Cristian Sbrolli" w:date="2020-12-04T22:03:00Z">
        <w:r w:rsidRPr="005432E1">
          <w:rPr>
            <w:rStyle w:val="SubtleEmphasis"/>
            <w:rFonts w:cstheme="minorHAnsi"/>
            <w:sz w:val="24"/>
            <w:szCs w:val="24"/>
            <w:rPrChange w:id="3021" w:author="Cristian Sbrolli" w:date="2020-12-04T22:04:00Z">
              <w:rPr>
                <w:rStyle w:val="SubtleEmphasis"/>
                <w:rFonts w:ascii="Bell MT" w:hAnsi="Bell MT"/>
                <w:sz w:val="44"/>
                <w:szCs w:val="44"/>
              </w:rPr>
            </w:rPrChange>
          </w:rPr>
          <w:t xml:space="preserve">//User cannot shop </w:t>
        </w:r>
        <w:proofErr w:type="spellStart"/>
        <w:r w:rsidRPr="005432E1">
          <w:rPr>
            <w:rStyle w:val="SubtleEmphasis"/>
            <w:rFonts w:cstheme="minorHAnsi"/>
            <w:sz w:val="24"/>
            <w:szCs w:val="24"/>
            <w:rPrChange w:id="3022" w:author="Cristian Sbrolli" w:date="2020-12-04T22:04:00Z">
              <w:rPr>
                <w:rStyle w:val="SubtleEmphasis"/>
                <w:rFonts w:ascii="Bell MT" w:hAnsi="Bell MT"/>
                <w:sz w:val="44"/>
                <w:szCs w:val="44"/>
              </w:rPr>
            </w:rPrChange>
          </w:rPr>
          <w:t>whitout</w:t>
        </w:r>
        <w:proofErr w:type="spellEnd"/>
        <w:r w:rsidRPr="005432E1">
          <w:rPr>
            <w:rStyle w:val="SubtleEmphasis"/>
            <w:rFonts w:cstheme="minorHAnsi"/>
            <w:sz w:val="24"/>
            <w:szCs w:val="24"/>
            <w:rPrChange w:id="3023" w:author="Cristian Sbrolli" w:date="2020-12-04T22:04:00Z">
              <w:rPr>
                <w:rStyle w:val="SubtleEmphasis"/>
                <w:rFonts w:ascii="Bell MT" w:hAnsi="Bell MT"/>
                <w:sz w:val="44"/>
                <w:szCs w:val="44"/>
              </w:rPr>
            </w:rPrChange>
          </w:rPr>
          <w:t xml:space="preserve"> having registered their entrance scanning </w:t>
        </w:r>
        <w:proofErr w:type="spellStart"/>
        <w:r w:rsidRPr="005432E1">
          <w:rPr>
            <w:rStyle w:val="SubtleEmphasis"/>
            <w:rFonts w:cstheme="minorHAnsi"/>
            <w:sz w:val="24"/>
            <w:szCs w:val="24"/>
            <w:rPrChange w:id="3024" w:author="Cristian Sbrolli" w:date="2020-12-04T22:04:00Z">
              <w:rPr>
                <w:rStyle w:val="SubtleEmphasis"/>
                <w:rFonts w:ascii="Bell MT" w:hAnsi="Bell MT"/>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3025" w:author="Cristian Sbrolli" w:date="2020-12-04T22:03:00Z"/>
          <w:rStyle w:val="SubtleEmphasis"/>
          <w:rFonts w:cstheme="minorHAnsi"/>
          <w:sz w:val="24"/>
          <w:szCs w:val="24"/>
          <w:rPrChange w:id="3026" w:author="Cristian Sbrolli" w:date="2020-12-04T22:04:00Z">
            <w:rPr>
              <w:ins w:id="3027" w:author="Cristian Sbrolli" w:date="2020-12-04T22:03:00Z"/>
              <w:rStyle w:val="SubtleEmphasis"/>
              <w:rFonts w:ascii="Bell MT" w:hAnsi="Bell MT"/>
              <w:sz w:val="44"/>
              <w:szCs w:val="44"/>
            </w:rPr>
          </w:rPrChange>
        </w:rPr>
      </w:pPr>
      <w:ins w:id="3028" w:author="Cristian Sbrolli" w:date="2020-12-04T22:03:00Z">
        <w:r w:rsidRPr="005432E1">
          <w:rPr>
            <w:rStyle w:val="SubtleEmphasis"/>
            <w:rFonts w:cstheme="minorHAnsi"/>
            <w:sz w:val="24"/>
            <w:szCs w:val="24"/>
            <w:rPrChange w:id="3029"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3030" w:author="Cristian Sbrolli" w:date="2020-12-04T22:04:00Z">
              <w:rPr>
                <w:rStyle w:val="SubtleEmphasis"/>
                <w:rFonts w:ascii="Bell MT" w:hAnsi="Bell MT"/>
                <w:sz w:val="44"/>
                <w:szCs w:val="44"/>
              </w:rPr>
            </w:rPrChange>
          </w:rPr>
          <w:t>noExitWithoutEntering</w:t>
        </w:r>
        <w:proofErr w:type="spellEnd"/>
        <w:r w:rsidRPr="005432E1">
          <w:rPr>
            <w:rStyle w:val="SubtleEmphasis"/>
            <w:rFonts w:cstheme="minorHAnsi"/>
            <w:sz w:val="24"/>
            <w:szCs w:val="24"/>
            <w:rPrChange w:id="3031" w:author="Cristian Sbrolli" w:date="2020-12-04T22:04:00Z">
              <w:rPr>
                <w:rStyle w:val="SubtleEmphasis"/>
                <w:rFonts w:ascii="Bell MT" w:hAnsi="Bell MT"/>
                <w:sz w:val="44"/>
                <w:szCs w:val="44"/>
              </w:rPr>
            </w:rPrChange>
          </w:rPr>
          <w:t>{</w:t>
        </w:r>
      </w:ins>
    </w:p>
    <w:p w14:paraId="12BF2634" w14:textId="77777777" w:rsidR="005432E1" w:rsidRPr="005432E1" w:rsidRDefault="005432E1" w:rsidP="005432E1">
      <w:pPr>
        <w:pStyle w:val="ListParagraph"/>
        <w:spacing w:line="240" w:lineRule="auto"/>
        <w:ind w:left="360"/>
        <w:rPr>
          <w:ins w:id="3032" w:author="Cristian Sbrolli" w:date="2020-12-04T22:03:00Z"/>
          <w:rStyle w:val="SubtleEmphasis"/>
          <w:rFonts w:cstheme="minorHAnsi"/>
          <w:sz w:val="24"/>
          <w:szCs w:val="24"/>
          <w:rPrChange w:id="3033" w:author="Cristian Sbrolli" w:date="2020-12-04T22:04:00Z">
            <w:rPr>
              <w:ins w:id="3034" w:author="Cristian Sbrolli" w:date="2020-12-04T22:03:00Z"/>
              <w:rStyle w:val="SubtleEmphasis"/>
              <w:rFonts w:ascii="Bell MT" w:hAnsi="Bell MT"/>
              <w:sz w:val="44"/>
              <w:szCs w:val="44"/>
            </w:rPr>
          </w:rPrChange>
        </w:rPr>
      </w:pPr>
      <w:ins w:id="3035" w:author="Cristian Sbrolli" w:date="2020-12-04T22:03:00Z">
        <w:r w:rsidRPr="005432E1">
          <w:rPr>
            <w:rStyle w:val="SubtleEmphasis"/>
            <w:rFonts w:cstheme="minorHAnsi"/>
            <w:sz w:val="24"/>
            <w:szCs w:val="24"/>
            <w:rPrChange w:id="3036" w:author="Cristian Sbrolli" w:date="2020-12-04T22:04:00Z">
              <w:rPr>
                <w:rStyle w:val="SubtleEmphasis"/>
                <w:rFonts w:ascii="Bell MT" w:hAnsi="Bell MT"/>
                <w:sz w:val="44"/>
                <w:szCs w:val="44"/>
              </w:rPr>
            </w:rPrChange>
          </w:rPr>
          <w:t xml:space="preserve">no t: Ticket | (one </w:t>
        </w:r>
        <w:proofErr w:type="spellStart"/>
        <w:r w:rsidRPr="005432E1">
          <w:rPr>
            <w:rStyle w:val="SubtleEmphasis"/>
            <w:rFonts w:cstheme="minorHAnsi"/>
            <w:sz w:val="24"/>
            <w:szCs w:val="24"/>
            <w:rPrChange w:id="3037"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3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3039"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304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41"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3042"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43"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304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045"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46"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47" w:author="Cristian Sbrolli" w:date="2020-12-04T22:04:00Z">
              <w:rPr>
                <w:rStyle w:val="SubtleEmphasis"/>
                <w:rFonts w:ascii="Bell MT" w:hAnsi="Bell MT"/>
                <w:sz w:val="44"/>
                <w:szCs w:val="44"/>
              </w:rPr>
            </w:rPrChange>
          </w:rPr>
          <w:t>Market.freeExit</w:t>
        </w:r>
        <w:proofErr w:type="spellEnd"/>
        <w:r w:rsidRPr="005432E1">
          <w:rPr>
            <w:rStyle w:val="SubtleEmphasis"/>
            <w:rFonts w:cstheme="minorHAnsi"/>
            <w:sz w:val="24"/>
            <w:szCs w:val="24"/>
            <w:rPrChange w:id="3048"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49" w:author="Cristian Sbrolli" w:date="2020-12-04T22:04:00Z">
              <w:rPr>
                <w:rStyle w:val="SubtleEmphasis"/>
                <w:rFonts w:ascii="Bell MT" w:hAnsi="Bell MT"/>
                <w:sz w:val="44"/>
                <w:szCs w:val="44"/>
              </w:rPr>
            </w:rPrChange>
          </w:rPr>
          <w:t>Market.cashDesks.reader</w:t>
        </w:r>
        <w:proofErr w:type="spellEnd"/>
        <w:r w:rsidRPr="005432E1">
          <w:rPr>
            <w:rStyle w:val="SubtleEmphasis"/>
            <w:rFonts w:cstheme="minorHAnsi"/>
            <w:sz w:val="24"/>
            <w:szCs w:val="24"/>
            <w:rPrChange w:id="3050" w:author="Cristian Sbrolli" w:date="2020-12-04T22:04:00Z">
              <w:rPr>
                <w:rStyle w:val="SubtleEmphasis"/>
                <w:rFonts w:ascii="Bell MT" w:hAnsi="Bell MT"/>
                <w:sz w:val="44"/>
                <w:szCs w:val="44"/>
              </w:rPr>
            </w:rPrChange>
          </w:rPr>
          <w:t>)) and</w:t>
        </w:r>
      </w:ins>
    </w:p>
    <w:p w14:paraId="14B1FC20" w14:textId="77777777" w:rsidR="00FE4D64" w:rsidRDefault="005432E1" w:rsidP="00FE4D64">
      <w:pPr>
        <w:pStyle w:val="ListParagraph"/>
        <w:rPr>
          <w:ins w:id="3051" w:author="Cristian Sbrolli" w:date="2020-12-05T03:23:00Z"/>
          <w:rStyle w:val="SubtleEmphasis"/>
          <w:rFonts w:cstheme="minorHAnsi"/>
          <w:sz w:val="24"/>
          <w:szCs w:val="24"/>
        </w:rPr>
      </w:pPr>
      <w:ins w:id="3052" w:author="Cristian Sbrolli" w:date="2020-12-04T22:03:00Z">
        <w:r w:rsidRPr="005432E1">
          <w:rPr>
            <w:rStyle w:val="SubtleEmphasis"/>
            <w:rFonts w:cstheme="minorHAnsi"/>
            <w:sz w:val="24"/>
            <w:szCs w:val="24"/>
            <w:rPrChange w:id="30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05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055" w:author="Cristian Sbrolli" w:date="2020-12-04T22:04:00Z">
              <w:rPr>
                <w:rStyle w:val="SubtleEmphasis"/>
                <w:rFonts w:ascii="Bell MT" w:hAnsi="Bell MT"/>
                <w:sz w:val="44"/>
                <w:szCs w:val="44"/>
              </w:rPr>
            </w:rPrChange>
          </w:rPr>
          <w:tab/>
          <w:t xml:space="preserve">no </w:t>
        </w:r>
        <w:proofErr w:type="spellStart"/>
        <w:r w:rsidRPr="005432E1">
          <w:rPr>
            <w:rStyle w:val="SubtleEmphasis"/>
            <w:rFonts w:cstheme="minorHAnsi"/>
            <w:sz w:val="24"/>
            <w:szCs w:val="24"/>
            <w:rPrChange w:id="3056"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5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3058"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305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060"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3061"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62"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3063"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064"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306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066" w:author="Cristian Sbrolli" w:date="2020-12-04T22:04:00Z">
              <w:rPr>
                <w:rStyle w:val="SubtleEmphasis"/>
                <w:rFonts w:ascii="Bell MT" w:hAnsi="Bell MT"/>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3067" w:author="Cristian Sbrolli" w:date="2020-12-05T01:05:00Z"/>
          <w:rStyle w:val="SubtleEmphasis"/>
          <w:rFonts w:cstheme="minorHAnsi"/>
          <w:sz w:val="24"/>
          <w:szCs w:val="24"/>
        </w:rPr>
        <w:pPrChange w:id="3068" w:author="Cristian Sbrolli" w:date="2020-12-05T03:22:00Z">
          <w:pPr>
            <w:pStyle w:val="ListParagraph"/>
          </w:pPr>
        </w:pPrChange>
      </w:pPr>
      <w:ins w:id="3069" w:author="Cristian Sbrolli" w:date="2020-12-04T22:03:00Z">
        <w:r w:rsidRPr="005432E1">
          <w:rPr>
            <w:rStyle w:val="SubtleEmphasis"/>
            <w:rFonts w:cstheme="minorHAnsi"/>
            <w:sz w:val="24"/>
            <w:szCs w:val="24"/>
            <w:rPrChange w:id="3070" w:author="Cristian Sbrolli" w:date="2020-12-04T22:04:00Z">
              <w:rPr>
                <w:rStyle w:val="SubtleEmphasis"/>
                <w:rFonts w:ascii="Bell MT" w:hAnsi="Bell MT"/>
                <w:sz w:val="44"/>
                <w:szCs w:val="44"/>
              </w:rPr>
            </w:rPrChange>
          </w:rPr>
          <w:t>}</w:t>
        </w:r>
      </w:ins>
    </w:p>
    <w:p w14:paraId="1236FFE4" w14:textId="77777777" w:rsidR="0055768D" w:rsidRPr="00FE4D64" w:rsidRDefault="0055768D">
      <w:pPr>
        <w:pStyle w:val="ListParagraph"/>
        <w:rPr>
          <w:ins w:id="3071" w:author="Cristian Sbrolli" w:date="2020-12-05T01:05:00Z"/>
          <w:rStyle w:val="SubtleEmphasis"/>
          <w:rFonts w:cstheme="minorHAnsi"/>
          <w:sz w:val="24"/>
          <w:szCs w:val="24"/>
          <w:rPrChange w:id="3072" w:author="Cristian Sbrolli" w:date="2020-12-05T03:22:00Z">
            <w:rPr>
              <w:ins w:id="3073" w:author="Cristian Sbrolli" w:date="2020-12-05T01:05:00Z"/>
              <w:rStyle w:val="SubtleEmphasis"/>
              <w:rFonts w:ascii="Bell MT" w:hAnsi="Bell MT"/>
              <w:sz w:val="44"/>
              <w:szCs w:val="44"/>
            </w:rPr>
          </w:rPrChange>
        </w:rPr>
        <w:pPrChange w:id="3074"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3075" w:author="Cristian Sbrolli" w:date="2020-12-05T00:56:00Z"/>
          <w:rStyle w:val="SubtleEmphasis"/>
          <w:rFonts w:ascii="Bell MT" w:hAnsi="Bell MT"/>
          <w:sz w:val="44"/>
          <w:szCs w:val="44"/>
        </w:rPr>
        <w:pPrChange w:id="3076" w:author="Cristian Sbrolli" w:date="2020-12-05T01:05:00Z">
          <w:pPr>
            <w:pStyle w:val="ListParagraph"/>
            <w:spacing w:line="240" w:lineRule="auto"/>
            <w:ind w:left="360"/>
          </w:pPr>
        </w:pPrChange>
      </w:pPr>
      <w:ins w:id="3077" w:author="Cristian Sbrolli" w:date="2020-12-05T01:05:00Z">
        <w:r>
          <w:rPr>
            <w:rStyle w:val="SubtleEmphasis"/>
            <w:rFonts w:ascii="Bell MT" w:hAnsi="Bell MT"/>
            <w:sz w:val="44"/>
            <w:szCs w:val="44"/>
          </w:rPr>
          <w:t>Re</w:t>
        </w:r>
      </w:ins>
      <w:ins w:id="3078" w:author="Cristian Sbrolli" w:date="2020-12-05T01:06:00Z">
        <w:r>
          <w:rPr>
            <w:rStyle w:val="SubtleEmphasis"/>
            <w:rFonts w:ascii="Bell MT" w:hAnsi="Bell MT"/>
            <w:sz w:val="44"/>
            <w:szCs w:val="44"/>
          </w:rPr>
          <w:t>sults</w:t>
        </w:r>
      </w:ins>
    </w:p>
    <w:p w14:paraId="48B4DE7C" w14:textId="77777777" w:rsidR="0055768D" w:rsidRPr="00B20E3B" w:rsidRDefault="0055768D" w:rsidP="002C295C">
      <w:pPr>
        <w:pStyle w:val="ListParagraph"/>
        <w:spacing w:line="240" w:lineRule="auto"/>
        <w:ind w:left="360"/>
        <w:rPr>
          <w:ins w:id="3079" w:author="Cristian Sbrolli" w:date="2020-12-05T01:05:00Z"/>
          <w:rStyle w:val="SubtleEmphasis"/>
          <w:rFonts w:cstheme="minorHAnsi"/>
          <w:sz w:val="24"/>
          <w:szCs w:val="24"/>
        </w:rPr>
      </w:pPr>
      <w:ins w:id="3080"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vUserGetsTicket</w:t>
        </w:r>
        <w:proofErr w:type="spellEnd"/>
        <w:r w:rsidRPr="00B20E3B">
          <w:rPr>
            <w:rStyle w:val="SubtleEmphasis"/>
            <w:rFonts w:cstheme="minorHAnsi"/>
            <w:sz w:val="24"/>
            <w:szCs w:val="24"/>
          </w:rPr>
          <w:t xml:space="preserve"> for 5</w:t>
        </w:r>
      </w:ins>
    </w:p>
    <w:p w14:paraId="5DC81A5B" w14:textId="77777777" w:rsidR="0055768D" w:rsidRPr="00B20E3B" w:rsidRDefault="0055768D" w:rsidP="0055768D">
      <w:pPr>
        <w:pStyle w:val="ListParagraph"/>
        <w:spacing w:line="240" w:lineRule="auto"/>
        <w:ind w:left="360"/>
        <w:rPr>
          <w:ins w:id="3081" w:author="Cristian Sbrolli" w:date="2020-12-05T01:05:00Z"/>
          <w:rStyle w:val="SubtleEmphasis"/>
          <w:rFonts w:cstheme="minorHAnsi"/>
          <w:sz w:val="24"/>
          <w:szCs w:val="24"/>
        </w:rPr>
      </w:pPr>
      <w:ins w:id="3082"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vUserBooksVisit</w:t>
        </w:r>
        <w:proofErr w:type="spellEnd"/>
        <w:r w:rsidRPr="00B20E3B">
          <w:rPr>
            <w:rStyle w:val="SubtleEmphasis"/>
            <w:rFonts w:cstheme="minorHAnsi"/>
            <w:sz w:val="24"/>
            <w:szCs w:val="24"/>
          </w:rPr>
          <w:t xml:space="preserve"> for 5</w:t>
        </w:r>
      </w:ins>
    </w:p>
    <w:p w14:paraId="7C74C65C" w14:textId="6AB5A0F1" w:rsidR="00094B01" w:rsidRPr="00E670C8" w:rsidRDefault="0055768D" w:rsidP="00E670C8">
      <w:pPr>
        <w:pStyle w:val="ListParagraph"/>
        <w:spacing w:line="240" w:lineRule="auto"/>
        <w:ind w:left="360"/>
        <w:rPr>
          <w:ins w:id="3083" w:author="Cristian Sbrolli" w:date="2020-12-05T01:05:00Z"/>
          <w:rStyle w:val="SubtleEmphasis"/>
          <w:rFonts w:cstheme="minorHAnsi"/>
          <w:sz w:val="24"/>
          <w:szCs w:val="24"/>
        </w:rPr>
      </w:pPr>
      <w:ins w:id="3084"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pUserGetsTicket</w:t>
        </w:r>
        <w:proofErr w:type="spellEnd"/>
        <w:r w:rsidRPr="00B20E3B">
          <w:rPr>
            <w:rStyle w:val="SubtleEmphasis"/>
            <w:rFonts w:cstheme="minorHAnsi"/>
            <w:sz w:val="24"/>
            <w:szCs w:val="24"/>
          </w:rPr>
          <w:t xml:space="preserve"> for 5</w:t>
        </w:r>
      </w:ins>
    </w:p>
    <w:p w14:paraId="6AD21AF5" w14:textId="77777777" w:rsidR="0055768D" w:rsidRPr="00B20E3B" w:rsidRDefault="0055768D" w:rsidP="0055768D">
      <w:pPr>
        <w:pStyle w:val="ListParagraph"/>
        <w:spacing w:line="240" w:lineRule="auto"/>
        <w:ind w:left="360"/>
        <w:rPr>
          <w:ins w:id="3085" w:author="Cristian Sbrolli" w:date="2020-12-05T01:05:00Z"/>
          <w:rStyle w:val="SubtleEmphasis"/>
          <w:rFonts w:cstheme="minorHAnsi"/>
          <w:sz w:val="24"/>
          <w:szCs w:val="24"/>
        </w:rPr>
      </w:pPr>
      <w:ins w:id="3086" w:author="Cristian Sbrolli" w:date="2020-12-05T01:05:00Z">
        <w:r w:rsidRPr="00D8604B">
          <w:rPr>
            <w:rStyle w:val="SubtleEmphasis"/>
            <w:rFonts w:cstheme="minorHAnsi"/>
            <w:sz w:val="24"/>
            <w:szCs w:val="24"/>
          </w:rPr>
          <w:t xml:space="preserve">check </w:t>
        </w:r>
        <w:proofErr w:type="spellStart"/>
        <w:r w:rsidRPr="00D8604B">
          <w:rPr>
            <w:rStyle w:val="SubtleEmphasis"/>
            <w:rFonts w:cstheme="minorHAnsi"/>
            <w:sz w:val="24"/>
            <w:szCs w:val="24"/>
          </w:rPr>
          <w:t>noExitWithoutEntering</w:t>
        </w:r>
        <w:proofErr w:type="spellEnd"/>
        <w:r w:rsidRPr="00D8604B">
          <w:rPr>
            <w:rStyle w:val="SubtleEmphasis"/>
            <w:rFonts w:cstheme="minorHAnsi"/>
            <w:sz w:val="24"/>
            <w:szCs w:val="24"/>
          </w:rPr>
          <w:t xml:space="preserve"> for 5</w:t>
        </w:r>
      </w:ins>
    </w:p>
    <w:p w14:paraId="19611354" w14:textId="77777777" w:rsidR="0055768D" w:rsidRPr="00B20E3B" w:rsidRDefault="0055768D" w:rsidP="0055768D">
      <w:pPr>
        <w:pStyle w:val="ListParagraph"/>
        <w:spacing w:line="240" w:lineRule="auto"/>
        <w:ind w:left="360"/>
        <w:rPr>
          <w:ins w:id="3087" w:author="Cristian Sbrolli" w:date="2020-12-05T01:05:00Z"/>
          <w:rStyle w:val="SubtleEmphasis"/>
          <w:rFonts w:cstheme="minorHAnsi"/>
          <w:sz w:val="24"/>
          <w:szCs w:val="24"/>
        </w:rPr>
      </w:pPr>
      <w:ins w:id="3088" w:author="Cristian Sbrolli" w:date="2020-12-05T01:05:00Z">
        <w:r w:rsidRPr="00B20E3B">
          <w:rPr>
            <w:rStyle w:val="SubtleEmphasis"/>
            <w:rFonts w:cstheme="minorHAnsi"/>
            <w:sz w:val="24"/>
            <w:szCs w:val="24"/>
          </w:rPr>
          <w:t xml:space="preserve">check </w:t>
        </w:r>
        <w:proofErr w:type="spellStart"/>
        <w:r w:rsidRPr="00B20E3B">
          <w:rPr>
            <w:rStyle w:val="SubtleEmphasis"/>
            <w:rFonts w:cstheme="minorHAnsi"/>
            <w:sz w:val="24"/>
            <w:szCs w:val="24"/>
          </w:rPr>
          <w:t>allUsersInsideStoresAreSafe</w:t>
        </w:r>
        <w:proofErr w:type="spellEnd"/>
        <w:r w:rsidRPr="00B20E3B">
          <w:rPr>
            <w:rStyle w:val="SubtleEmphasis"/>
            <w:rFonts w:cstheme="minorHAnsi"/>
            <w:sz w:val="24"/>
            <w:szCs w:val="24"/>
          </w:rPr>
          <w:t xml:space="preserve"> for 5</w:t>
        </w:r>
      </w:ins>
    </w:p>
    <w:p w14:paraId="34FA60B2" w14:textId="7B0BEB45" w:rsidR="003448DF" w:rsidRDefault="0055768D" w:rsidP="00FE4D64">
      <w:pPr>
        <w:pStyle w:val="ListParagraph"/>
        <w:spacing w:line="240" w:lineRule="auto"/>
        <w:ind w:left="360"/>
        <w:rPr>
          <w:ins w:id="3089" w:author="Cristian Sbrolli" w:date="2020-12-05T03:22:00Z"/>
          <w:rStyle w:val="SubtleEmphasis"/>
          <w:rFonts w:cstheme="minorHAnsi"/>
          <w:sz w:val="24"/>
          <w:szCs w:val="24"/>
        </w:rPr>
      </w:pPr>
      <w:commentRangeStart w:id="3090"/>
      <w:proofErr w:type="spellStart"/>
      <w:ins w:id="3091" w:author="Cristian Sbrolli" w:date="2020-12-05T01:05:00Z">
        <w:r w:rsidRPr="00B20E3B">
          <w:rPr>
            <w:rStyle w:val="SubtleEmphasis"/>
            <w:rFonts w:cstheme="minorHAnsi"/>
            <w:sz w:val="24"/>
            <w:szCs w:val="24"/>
          </w:rPr>
          <w:t>StoreManager</w:t>
        </w:r>
        <w:commentRangeEnd w:id="3090"/>
        <w:r>
          <w:rPr>
            <w:rStyle w:val="CommentReference"/>
          </w:rPr>
          <w:commentReference w:id="3090"/>
        </w:r>
        <w:r w:rsidRPr="00B20E3B">
          <w:rPr>
            <w:rStyle w:val="SubtleEmphasis"/>
            <w:rFonts w:cstheme="minorHAnsi"/>
            <w:sz w:val="24"/>
            <w:szCs w:val="24"/>
          </w:rPr>
          <w:t>,exactly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TicketDispenser,exactly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CashDesk,exactly</w:t>
        </w:r>
        <w:proofErr w:type="spellEnd"/>
        <w:r w:rsidRPr="00B20E3B">
          <w:rPr>
            <w:rStyle w:val="SubtleEmphasis"/>
            <w:rFonts w:cstheme="minorHAnsi"/>
            <w:sz w:val="24"/>
            <w:szCs w:val="24"/>
          </w:rPr>
          <w:t xml:space="preserve"> 2 </w:t>
        </w:r>
        <w:proofErr w:type="spellStart"/>
        <w:r w:rsidRPr="00B20E3B">
          <w:rPr>
            <w:rStyle w:val="SubtleEmphasis"/>
            <w:rFonts w:cstheme="minorHAnsi"/>
            <w:sz w:val="24"/>
            <w:szCs w:val="24"/>
          </w:rPr>
          <w:t>VirtualUser,exactly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PhysicalUser</w:t>
        </w:r>
        <w:proofErr w:type="spellEnd"/>
        <w:r w:rsidRPr="00B20E3B">
          <w:rPr>
            <w:rStyle w:val="SubtleEmphasis"/>
            <w:rFonts w:cstheme="minorHAnsi"/>
            <w:sz w:val="24"/>
            <w:szCs w:val="24"/>
          </w:rPr>
          <w:t>, exactly 4 Ticket</w:t>
        </w:r>
      </w:ins>
    </w:p>
    <w:p w14:paraId="134DB4C6" w14:textId="77777777" w:rsidR="00FE4D64" w:rsidRPr="00E670C8" w:rsidRDefault="00FE4D64" w:rsidP="00E670C8">
      <w:pPr>
        <w:pStyle w:val="ListParagraph"/>
        <w:spacing w:line="240" w:lineRule="auto"/>
        <w:ind w:left="360"/>
        <w:rPr>
          <w:ins w:id="3092" w:author="Cristian Sbrolli" w:date="2020-12-05T01:34:00Z"/>
          <w:rStyle w:val="SubtleEmphasis"/>
          <w:rFonts w:cstheme="minorHAnsi"/>
          <w:sz w:val="24"/>
          <w:szCs w:val="24"/>
        </w:rPr>
      </w:pPr>
    </w:p>
    <w:p w14:paraId="3E108CAE" w14:textId="187A56D2" w:rsidR="007F0651" w:rsidRPr="00A604EB" w:rsidRDefault="00F62417" w:rsidP="00E670C8">
      <w:pPr>
        <w:pStyle w:val="ListParagraph"/>
        <w:spacing w:line="240" w:lineRule="auto"/>
        <w:ind w:left="360"/>
        <w:rPr>
          <w:ins w:id="3093" w:author="Cristian Sbrolli" w:date="2020-12-05T01:48:00Z"/>
          <w:rStyle w:val="SubtleEmphasis"/>
          <w:rFonts w:cstheme="minorHAnsi"/>
          <w:sz w:val="24"/>
          <w:szCs w:val="24"/>
          <w:rPrChange w:id="3094" w:author="Cristian Sbrolli" w:date="2020-12-05T03:26:00Z">
            <w:rPr>
              <w:ins w:id="3095" w:author="Cristian Sbrolli" w:date="2020-12-05T01:48:00Z"/>
              <w:rStyle w:val="SubtleEmphasis"/>
              <w:rFonts w:ascii="Bell MT" w:hAnsi="Bell MT"/>
              <w:sz w:val="44"/>
              <w:szCs w:val="44"/>
            </w:rPr>
          </w:rPrChange>
        </w:rPr>
      </w:pPr>
      <w:ins w:id="3096"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3097" w:author="Cristian Sbrolli" w:date="2020-12-05T03:03:00Z"/>
          <w:rStyle w:val="SubtleEmphasis"/>
          <w:rFonts w:ascii="Bell MT" w:hAnsi="Bell MT"/>
          <w:sz w:val="44"/>
          <w:szCs w:val="44"/>
        </w:rPr>
      </w:pPr>
      <w:ins w:id="3098" w:author="Cristian Sbrolli" w:date="2020-12-05T01:50:00Z">
        <w:r>
          <w:rPr>
            <w:rStyle w:val="SubtleEmphasis"/>
            <w:rFonts w:ascii="Bell MT" w:hAnsi="Bell MT"/>
            <w:sz w:val="44"/>
            <w:szCs w:val="44"/>
          </w:rPr>
          <w:lastRenderedPageBreak/>
          <w:t>Generated World</w:t>
        </w:r>
      </w:ins>
    </w:p>
    <w:p w14:paraId="255D1588" w14:textId="65DBA1A9" w:rsidR="0083377E" w:rsidRDefault="0083377E" w:rsidP="0083377E">
      <w:pPr>
        <w:pStyle w:val="ListParagraph"/>
        <w:spacing w:line="240" w:lineRule="auto"/>
        <w:rPr>
          <w:ins w:id="3099" w:author="Cristian Sbrolli" w:date="2020-12-05T03:03:00Z"/>
          <w:rStyle w:val="SubtleEmphasis"/>
          <w:rFonts w:ascii="Bell MT" w:hAnsi="Bell MT"/>
          <w:sz w:val="28"/>
          <w:szCs w:val="28"/>
        </w:rPr>
      </w:pPr>
    </w:p>
    <w:p w14:paraId="35D5D04C" w14:textId="6B0B5DD0" w:rsidR="0083377E" w:rsidRDefault="0083377E" w:rsidP="0083377E">
      <w:pPr>
        <w:pStyle w:val="ListParagraph"/>
        <w:spacing w:line="240" w:lineRule="auto"/>
        <w:rPr>
          <w:ins w:id="3100" w:author="Cristian Sbrolli" w:date="2020-12-05T03:04:00Z"/>
          <w:rStyle w:val="SubtleEmphasis"/>
          <w:rFonts w:ascii="Bell MT" w:hAnsi="Bell MT"/>
          <w:sz w:val="28"/>
          <w:szCs w:val="28"/>
        </w:rPr>
      </w:pPr>
      <w:ins w:id="3101" w:author="Cristian Sbrolli" w:date="2020-12-05T03:03:00Z">
        <w:r>
          <w:rPr>
            <w:rStyle w:val="SubtleEmphasis"/>
            <w:rFonts w:ascii="Bell MT" w:hAnsi="Bell MT"/>
            <w:sz w:val="28"/>
            <w:szCs w:val="28"/>
          </w:rPr>
          <w:t xml:space="preserve">Here we report </w:t>
        </w:r>
        <w:r w:rsidR="00B0240C">
          <w:rPr>
            <w:rStyle w:val="SubtleEmphasis"/>
            <w:rFonts w:ascii="Bell MT" w:hAnsi="Bell MT"/>
            <w:sz w:val="28"/>
            <w:szCs w:val="28"/>
          </w:rPr>
          <w:t>a simple and a more complex world generated by the alloy model.</w:t>
        </w:r>
      </w:ins>
    </w:p>
    <w:p w14:paraId="6164EA24" w14:textId="45051CA7" w:rsidR="00D231C5" w:rsidRDefault="002C295C" w:rsidP="00D231C5">
      <w:pPr>
        <w:pStyle w:val="ListParagraph"/>
        <w:spacing w:line="240" w:lineRule="auto"/>
        <w:rPr>
          <w:ins w:id="3102" w:author="Cristian Sbrolli" w:date="2020-12-05T03:08:00Z"/>
          <w:rStyle w:val="SubtleEmphasis"/>
          <w:rFonts w:ascii="Bell MT" w:hAnsi="Bell MT"/>
          <w:sz w:val="28"/>
          <w:szCs w:val="28"/>
        </w:rPr>
      </w:pPr>
      <w:ins w:id="3103"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04" w:author="Cristian Sbrolli" w:date="2020-12-05T03:04:00Z">
        <w:r w:rsidR="00B0240C">
          <w:rPr>
            <w:rStyle w:val="SubtleEmphasis"/>
            <w:rFonts w:ascii="Bell MT" w:hAnsi="Bell MT"/>
            <w:sz w:val="28"/>
            <w:szCs w:val="28"/>
          </w:rPr>
          <w:t xml:space="preserve">The simple one is easy to understand, and highlights the </w:t>
        </w:r>
        <w:r w:rsidR="00B63CFA">
          <w:rPr>
            <w:rStyle w:val="SubtleEmphasis"/>
            <w:rFonts w:ascii="Bell MT" w:hAnsi="Bell MT"/>
            <w:sz w:val="28"/>
            <w:szCs w:val="28"/>
          </w:rPr>
          <w:t>properties mentioned in paragraph 4.1,</w:t>
        </w:r>
        <w:r w:rsidR="00ED49B8">
          <w:rPr>
            <w:rStyle w:val="SubtleEmphasis"/>
            <w:rFonts w:ascii="Bell MT" w:hAnsi="Bell MT"/>
            <w:sz w:val="28"/>
            <w:szCs w:val="28"/>
          </w:rPr>
          <w:t xml:space="preserve"> it is clear the association between tic</w:t>
        </w:r>
      </w:ins>
      <w:ins w:id="3105" w:author="Cristian Sbrolli" w:date="2020-12-05T03:05:00Z">
        <w:r w:rsidR="00ED49B8">
          <w:rPr>
            <w:rStyle w:val="SubtleEmphasis"/>
            <w:rFonts w:ascii="Bell MT" w:hAnsi="Bell MT"/>
            <w:sz w:val="28"/>
            <w:szCs w:val="28"/>
          </w:rPr>
          <w:t>kets and users, either physical or virtual, and the correct modelling of the situation of the market</w:t>
        </w:r>
      </w:ins>
      <w:ins w:id="3106" w:author="Cristian Sbrolli" w:date="2020-12-05T03:06:00Z">
        <w:r w:rsidR="00ED49B8">
          <w:rPr>
            <w:rStyle w:val="SubtleEmphasis"/>
            <w:rFonts w:ascii="Bell MT" w:hAnsi="Bell MT"/>
            <w:sz w:val="28"/>
            <w:szCs w:val="28"/>
          </w:rPr>
          <w:t xml:space="preserve"> (only one market reported for </w:t>
        </w:r>
        <w:r w:rsidR="00BD5BED">
          <w:rPr>
            <w:rStyle w:val="SubtleEmphasis"/>
            <w:rFonts w:ascii="Bell MT" w:hAnsi="Bell MT"/>
            <w:sz w:val="28"/>
            <w:szCs w:val="28"/>
          </w:rPr>
          <w:t>ease of reading).</w:t>
        </w:r>
      </w:ins>
    </w:p>
    <w:p w14:paraId="1813FD2C" w14:textId="7028FD72" w:rsidR="00ED49B8" w:rsidRDefault="00FD1CFE">
      <w:pPr>
        <w:spacing w:line="240" w:lineRule="auto"/>
        <w:rPr>
          <w:ins w:id="3107" w:author="Cristian Sbrolli" w:date="2020-12-05T03:26:00Z"/>
          <w:rStyle w:val="SubtleEmphasis"/>
          <w:rFonts w:ascii="Bell MT" w:hAnsi="Bell MT"/>
          <w:sz w:val="28"/>
          <w:szCs w:val="28"/>
        </w:rPr>
        <w:pPrChange w:id="3108" w:author="Cristian Sbrolli" w:date="2020-12-05T03:28:00Z">
          <w:pPr>
            <w:spacing w:line="240" w:lineRule="auto"/>
            <w:jc w:val="center"/>
          </w:pPr>
        </w:pPrChange>
      </w:pPr>
      <w:ins w:id="3109"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10" w:author="Cristian Sbrolli" w:date="2020-12-05T03:24:00Z">
        <w:r w:rsidR="00E76873">
          <w:rPr>
            <w:rStyle w:val="SubtleEmphasis"/>
            <w:rFonts w:ascii="Bell MT" w:hAnsi="Bell MT"/>
            <w:sz w:val="28"/>
            <w:szCs w:val="28"/>
          </w:rPr>
          <w:t xml:space="preserve">The model can also generate more complex and </w:t>
        </w:r>
        <w:r w:rsidR="00097F79">
          <w:rPr>
            <w:rStyle w:val="SubtleEmphasis"/>
            <w:rFonts w:ascii="Bell MT" w:hAnsi="Bell MT"/>
            <w:sz w:val="28"/>
            <w:szCs w:val="28"/>
          </w:rPr>
          <w:t xml:space="preserve">multi-market worlds, of more difficult reading, </w:t>
        </w:r>
      </w:ins>
      <w:ins w:id="3111" w:author="Cristian Sbrolli" w:date="2020-12-05T03:26:00Z">
        <w:r w:rsidR="00A604EB">
          <w:rPr>
            <w:rStyle w:val="SubtleEmphasis"/>
            <w:rFonts w:ascii="Bell MT" w:hAnsi="Bell MT"/>
            <w:sz w:val="28"/>
            <w:szCs w:val="28"/>
          </w:rPr>
          <w:t>but still correct. H</w:t>
        </w:r>
      </w:ins>
      <w:ins w:id="3112" w:author="Cristian Sbrolli" w:date="2020-12-05T03:24:00Z">
        <w:r w:rsidR="00097F79">
          <w:rPr>
            <w:rStyle w:val="SubtleEmphasis"/>
            <w:rFonts w:ascii="Bell MT" w:hAnsi="Bell MT"/>
            <w:sz w:val="28"/>
            <w:szCs w:val="28"/>
          </w:rPr>
          <w:t>ere is reported one example</w:t>
        </w:r>
      </w:ins>
      <w:ins w:id="3113" w:author="Cristian Sbrolli" w:date="2020-12-05T03:26:00Z">
        <w:r w:rsidR="00A604EB">
          <w:rPr>
            <w:rStyle w:val="SubtleEmphasis"/>
            <w:rFonts w:ascii="Bell MT" w:hAnsi="Bell MT"/>
            <w:sz w:val="28"/>
            <w:szCs w:val="28"/>
          </w:rPr>
          <w:t>:</w:t>
        </w:r>
      </w:ins>
    </w:p>
    <w:p w14:paraId="76D1F2DB" w14:textId="61FFEEB7" w:rsidR="00A604EB" w:rsidRPr="00E670C8" w:rsidRDefault="00A604EB">
      <w:pPr>
        <w:spacing w:line="240" w:lineRule="auto"/>
        <w:rPr>
          <w:ins w:id="3114" w:author="Cristian Sbrolli" w:date="2020-12-05T03:04:00Z"/>
          <w:rStyle w:val="SubtleEmphasis"/>
          <w:rFonts w:ascii="Bell MT" w:hAnsi="Bell MT"/>
          <w:sz w:val="28"/>
          <w:szCs w:val="28"/>
        </w:rPr>
        <w:pPrChange w:id="3115"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3116" w:author="Cristian Sbrolli" w:date="2020-12-05T02:18:00Z"/>
          <w:rStyle w:val="SubtleEmphasis"/>
          <w:rFonts w:ascii="Bell MT" w:hAnsi="Bell MT"/>
          <w:sz w:val="28"/>
          <w:szCs w:val="28"/>
          <w:rPrChange w:id="3117" w:author="Cristian Sbrolli" w:date="2020-12-05T03:03:00Z">
            <w:rPr>
              <w:ins w:id="3118" w:author="Cristian Sbrolli" w:date="2020-12-05T02:18:00Z"/>
              <w:rStyle w:val="SubtleEmphasis"/>
              <w:rFonts w:ascii="Bell MT" w:hAnsi="Bell MT"/>
              <w:sz w:val="44"/>
              <w:szCs w:val="44"/>
            </w:rPr>
          </w:rPrChange>
        </w:rPr>
        <w:pPrChange w:id="3119"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3120" w:author="Cristian Sbrolli" w:date="2020-12-05T03:26:00Z"/>
          <w:rStyle w:val="SubtleEmphasis"/>
          <w:rFonts w:ascii="Bell MT" w:hAnsi="Bell MT"/>
          <w:sz w:val="44"/>
          <w:szCs w:val="44"/>
        </w:rPr>
      </w:pPr>
    </w:p>
    <w:p w14:paraId="3CC44EA2" w14:textId="2B6BB172" w:rsidR="00A604EB" w:rsidRDefault="00A604EB" w:rsidP="00B339C9">
      <w:pPr>
        <w:spacing w:line="240" w:lineRule="auto"/>
        <w:rPr>
          <w:ins w:id="3121" w:author="Cristian Sbrolli" w:date="2020-12-05T03:26:00Z"/>
          <w:rStyle w:val="SubtleEmphasis"/>
          <w:rFonts w:ascii="Bell MT" w:hAnsi="Bell MT"/>
          <w:sz w:val="44"/>
          <w:szCs w:val="44"/>
        </w:rPr>
      </w:pPr>
    </w:p>
    <w:p w14:paraId="4FF2F7C8" w14:textId="6680915C" w:rsidR="00A604EB" w:rsidRPr="002C295C" w:rsidRDefault="00A604EB">
      <w:pPr>
        <w:spacing w:line="240" w:lineRule="auto"/>
        <w:rPr>
          <w:ins w:id="3122" w:author="Cristian Sbrolli" w:date="2020-12-05T01:50:00Z"/>
          <w:rStyle w:val="SubtleEmphasis"/>
          <w:rFonts w:ascii="Bell MT" w:hAnsi="Bell MT"/>
          <w:sz w:val="44"/>
          <w:szCs w:val="44"/>
        </w:rPr>
        <w:pPrChange w:id="3123"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rFonts w:ascii="Bell MT" w:hAnsi="Bell MT"/>
          <w:sz w:val="44"/>
          <w:szCs w:val="44"/>
        </w:rPr>
        <w:pPrChange w:id="3124"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7E76F497" w:rsidR="001A5FAF" w:rsidRPr="00151143" w:rsidRDefault="00151143" w:rsidP="00D01022">
      <w:pPr>
        <w:rPr>
          <w:rStyle w:val="SubtleEmphasis"/>
          <w:rFonts w:ascii="Bell MT" w:hAnsi="Bell MT"/>
          <w:sz w:val="44"/>
          <w:szCs w:val="44"/>
        </w:rPr>
      </w:pPr>
      <w:r>
        <w:rPr>
          <w:rStyle w:val="SubtleEmphasis"/>
          <w:rFonts w:ascii="Bell MT" w:hAnsi="Bell MT"/>
          <w:sz w:val="44"/>
          <w:szCs w:val="44"/>
        </w:rPr>
        <w:br w:type="page"/>
      </w:r>
    </w:p>
    <w:p w14:paraId="4ED34A58" w14:textId="77777777" w:rsidR="00151143" w:rsidRDefault="001A5FAF" w:rsidP="00151143">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rFonts w:ascii="Bell MT" w:hAnsi="Bell MT"/>
          <w:i w:val="0"/>
          <w:sz w:val="40"/>
          <w:szCs w:val="40"/>
          <w:lang w:val="en-US"/>
        </w:rPr>
      </w:pPr>
      <w:r w:rsidRPr="00D01022">
        <w:rPr>
          <w:rStyle w:val="SubtleEmphasis"/>
          <w:rFonts w:ascii="Bell MT" w:hAnsi="Bell MT"/>
          <w:i w:val="0"/>
          <w:sz w:val="24"/>
          <w:szCs w:val="24"/>
          <w:lang w:val="en-US"/>
        </w:rPr>
        <w:t>H</w:t>
      </w:r>
      <w:r w:rsidRPr="00151143">
        <w:rPr>
          <w:rStyle w:val="SubtleEmphasis"/>
          <w:rFonts w:ascii="Bell MT" w:hAnsi="Bell MT"/>
          <w:i w:val="0"/>
          <w:sz w:val="24"/>
          <w:szCs w:val="24"/>
          <w:lang w:val="en-US"/>
        </w:rPr>
        <w:t>o</w:t>
      </w:r>
      <w:r w:rsidRPr="00D01022">
        <w:rPr>
          <w:rStyle w:val="SubtleEmphasis"/>
          <w:rFonts w:ascii="Bell MT" w:hAnsi="Bell MT"/>
          <w:i w:val="0"/>
          <w:sz w:val="24"/>
          <w:szCs w:val="24"/>
          <w:lang w:val="en-US"/>
        </w:rPr>
        <w:t>w</w:t>
      </w:r>
      <w:r w:rsidRPr="00151143">
        <w:rPr>
          <w:rStyle w:val="SubtleEmphasis"/>
          <w:rFonts w:ascii="Bell MT" w:hAnsi="Bell MT"/>
          <w:i w:val="0"/>
          <w:sz w:val="24"/>
          <w:szCs w:val="24"/>
          <w:lang w:val="en-US"/>
        </w:rPr>
        <w:t xml:space="preserve"> often families go grocery shopping per week : </w:t>
      </w:r>
      <w:hyperlink r:id="rId28" w:history="1">
        <w:r w:rsidRPr="00D01022">
          <w:rPr>
            <w:rStyle w:val="Hyperlink"/>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rFonts w:ascii="Bell MT" w:hAnsi="Bell MT"/>
          <w:i w:val="0"/>
          <w:sz w:val="44"/>
          <w:szCs w:val="44"/>
          <w:lang w:val="en-US"/>
        </w:rPr>
      </w:pPr>
      <w:r w:rsidRPr="00D01022">
        <w:rPr>
          <w:rStyle w:val="SubtleEmphasis"/>
          <w:rFonts w:ascii="Bell MT" w:hAnsi="Bell MT"/>
          <w:i w:val="0"/>
          <w:sz w:val="24"/>
          <w:szCs w:val="24"/>
          <w:lang w:val="en-US"/>
        </w:rPr>
        <w:t xml:space="preserve">How many families are there </w:t>
      </w:r>
      <w:r>
        <w:rPr>
          <w:rStyle w:val="SubtleEmphasis"/>
          <w:rFonts w:ascii="Bell MT" w:hAnsi="Bell MT"/>
          <w:i w:val="0"/>
          <w:sz w:val="24"/>
          <w:szCs w:val="24"/>
          <w:lang w:val="en-US"/>
        </w:rPr>
        <w:t xml:space="preserve">in Milan: </w:t>
      </w:r>
      <w:hyperlink r:id="rId29" w:history="1">
        <w:r w:rsidRPr="00D01022">
          <w:rPr>
            <w:rStyle w:val="Hyperlink"/>
            <w:sz w:val="24"/>
            <w:szCs w:val="24"/>
          </w:rPr>
          <w:t>https://www.tuttitalia.it/lombardia/18-milano/statistiche/popolazione-andamento-demografico/</w:t>
        </w:r>
      </w:hyperlink>
      <w:r w:rsidRPr="00D01022">
        <w:rPr>
          <w:rStyle w:val="SubtleEmphasis"/>
          <w:rFonts w:ascii="Bell MT" w:hAnsi="Bell MT"/>
          <w:i w:val="0"/>
          <w:sz w:val="24"/>
          <w:szCs w:val="24"/>
          <w:lang w:val="en-US"/>
        </w:rPr>
        <w:t xml:space="preserve"> </w:t>
      </w:r>
    </w:p>
    <w:p w14:paraId="322D97EC" w14:textId="78790237" w:rsidR="001A5FAF"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Which day is the busiest for grocery shopping: </w:t>
      </w:r>
      <w:hyperlink r:id="rId30"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go grocery shopping on weekends in respect to weekdays: </w:t>
      </w:r>
      <w:hyperlink r:id="rId31"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are there in Italy: </w:t>
      </w:r>
      <w:hyperlink r:id="rId32" w:history="1">
        <w:r w:rsidRPr="00151143">
          <w:rPr>
            <w:rStyle w:val="Hyperlink"/>
            <w:rFonts w:ascii="Bell MT" w:hAnsi="Bell MT"/>
            <w:sz w:val="22"/>
            <w:szCs w:val="22"/>
            <w:lang w:val="en-US"/>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6022B" w:rsidRDefault="0076022B">
      <w:pPr>
        <w:pStyle w:val="CommentText"/>
      </w:pPr>
      <w:r>
        <w:rPr>
          <w:rStyle w:val="CommentReference"/>
        </w:rPr>
        <w:annotationRef/>
      </w:r>
      <w:r>
        <w:t xml:space="preserve">Job? Implementation seems like the wrong term to use too… </w:t>
      </w:r>
    </w:p>
  </w:comment>
  <w:comment w:id="1" w:author="Etion Pinari [2]" w:date="2020-12-03T22:01:00Z" w:initials="EP">
    <w:p w14:paraId="101B3D24" w14:textId="6820D760" w:rsidR="0076022B" w:rsidRDefault="0076022B">
      <w:pPr>
        <w:pStyle w:val="CommentText"/>
      </w:pPr>
      <w:r>
        <w:rPr>
          <w:rStyle w:val="CommentReference"/>
        </w:rPr>
        <w:annotationRef/>
      </w:r>
      <w:r>
        <w:t>Added as of 3</w:t>
      </w:r>
      <w:r w:rsidRPr="00AC6E28">
        <w:rPr>
          <w:vertAlign w:val="superscript"/>
        </w:rPr>
        <w:t>rd</w:t>
      </w:r>
      <w:r>
        <w:t xml:space="preserve"> of December</w:t>
      </w:r>
    </w:p>
  </w:comment>
  <w:comment w:id="159" w:author="Cristian Sbrolli" w:date="2020-12-04T22:19:00Z" w:initials="CS">
    <w:p w14:paraId="07E469FE" w14:textId="75B2F447" w:rsidR="0076022B" w:rsidRPr="006D2584" w:rsidRDefault="0076022B">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161" w:author="Etion Pinari" w:date="2020-11-18T21:26:00Z" w:initials="EP">
    <w:p w14:paraId="731B2856" w14:textId="3400E75B" w:rsidR="0076022B" w:rsidRPr="009C27DC" w:rsidRDefault="0076022B">
      <w:pPr>
        <w:pStyle w:val="CommentText"/>
        <w:rPr>
          <w:lang w:val="it-IT"/>
        </w:rPr>
      </w:pPr>
      <w:r>
        <w:rPr>
          <w:rStyle w:val="CommentReference"/>
        </w:rPr>
        <w:annotationRef/>
      </w:r>
      <w:r w:rsidRPr="009C27DC">
        <w:rPr>
          <w:lang w:val="it-IT"/>
        </w:rPr>
        <w:t xml:space="preserve">To be </w:t>
      </w:r>
      <w:proofErr w:type="spellStart"/>
      <w:r w:rsidRPr="009C27DC">
        <w:rPr>
          <w:lang w:val="it-IT"/>
        </w:rPr>
        <w:t>defined</w:t>
      </w:r>
      <w:proofErr w:type="spellEnd"/>
    </w:p>
  </w:comment>
  <w:comment w:id="172" w:author="Giorgio Romeo" w:date="2020-11-23T23:19:00Z" w:initials="GR">
    <w:p w14:paraId="11C1CFDA" w14:textId="3ADBC08A" w:rsidR="0076022B" w:rsidRDefault="0076022B">
      <w:pPr>
        <w:pStyle w:val="CommentText"/>
      </w:pPr>
      <w:r>
        <w:rPr>
          <w:rStyle w:val="CommentReference"/>
        </w:rPr>
        <w:annotationRef/>
      </w:r>
      <w:r>
        <w:t>The system asks before the time or the supermarket?</w:t>
      </w:r>
      <w:r>
        <w:annotationRef/>
      </w:r>
    </w:p>
  </w:comment>
  <w:comment w:id="173" w:author="Etion Pinari" w:date="2020-12-01T19:50:00Z" w:initials="EP">
    <w:p w14:paraId="37402E43" w14:textId="0C4A4375" w:rsidR="0076022B" w:rsidRDefault="0076022B">
      <w:r>
        <w:t>Irrelevant, he can choose either way.</w:t>
      </w:r>
      <w:r>
        <w:annotationRef/>
      </w:r>
    </w:p>
  </w:comment>
  <w:comment w:id="174" w:author="Etion Pinari" w:date="2020-11-18T21:26:00Z" w:initials="EP">
    <w:p w14:paraId="66501ED4" w14:textId="57D074BC" w:rsidR="0076022B" w:rsidRDefault="0076022B">
      <w:pPr>
        <w:pStyle w:val="CommentText"/>
      </w:pPr>
      <w:r>
        <w:rPr>
          <w:rStyle w:val="CommentReference"/>
        </w:rPr>
        <w:annotationRef/>
      </w:r>
      <w:r>
        <w:t>To be reworded</w:t>
      </w:r>
      <w:r>
        <w:annotationRef/>
      </w:r>
    </w:p>
  </w:comment>
  <w:comment w:id="175" w:author="Etion Pinari" w:date="2020-12-01T19:49:00Z" w:initials="EP">
    <w:p w14:paraId="2264F08C" w14:textId="3BCE8C87" w:rsidR="0076022B" w:rsidRDefault="0076022B">
      <w:r>
        <w:t>First definition is fine</w:t>
      </w:r>
      <w:r>
        <w:annotationRef/>
      </w:r>
    </w:p>
  </w:comment>
  <w:comment w:id="176" w:author="Giorgio Romeo" w:date="2020-11-20T12:06:00Z" w:initials="GR">
    <w:p w14:paraId="1EBD6F0D" w14:textId="35E0911E" w:rsidR="0076022B" w:rsidRDefault="0076022B">
      <w:pPr>
        <w:pStyle w:val="CommentText"/>
      </w:pPr>
      <w:r>
        <w:rPr>
          <w:rStyle w:val="CommentReference"/>
        </w:rPr>
        <w:annotationRef/>
      </w:r>
      <w:r>
        <w:t>Maybe it is better to be more generic, e.g., devices.</w:t>
      </w:r>
    </w:p>
  </w:comment>
  <w:comment w:id="177" w:author="Etion Pinari" w:date="2020-12-01T19:50:00Z" w:initials="EP">
    <w:p w14:paraId="3E7309B9" w14:textId="5C08564F" w:rsidR="0076022B" w:rsidRDefault="0076022B">
      <w:r>
        <w:t>Agreed</w:t>
      </w:r>
      <w:r>
        <w:annotationRef/>
      </w:r>
    </w:p>
  </w:comment>
  <w:comment w:id="178" w:author="Giorgio Romeo" w:date="2020-11-20T12:20:00Z" w:initials="GR">
    <w:p w14:paraId="6E56230A" w14:textId="3E80FD88" w:rsidR="0076022B" w:rsidRDefault="0076022B">
      <w:pPr>
        <w:pStyle w:val="CommentText"/>
      </w:pPr>
      <w:r>
        <w:rPr>
          <w:rStyle w:val="CommentReference"/>
        </w:rPr>
        <w:annotationRef/>
      </w:r>
      <w:r>
        <w:t>We could describe the case in which he pays in the automated machines and exits through the turnstiles</w:t>
      </w:r>
    </w:p>
  </w:comment>
  <w:comment w:id="179" w:author="Etion Pinari" w:date="2020-11-21T18:24:00Z" w:initials="EP">
    <w:p w14:paraId="25875F96" w14:textId="215EEE10" w:rsidR="0076022B" w:rsidRPr="00AC7136" w:rsidRDefault="0076022B">
      <w:pPr>
        <w:pStyle w:val="CommentText"/>
        <w:rPr>
          <w:lang w:val="en-US"/>
        </w:rPr>
      </w:pPr>
      <w:r>
        <w:rPr>
          <w:rStyle w:val="CommentReference"/>
        </w:rPr>
        <w:annotationRef/>
      </w:r>
      <w:r w:rsidRPr="00AC7136">
        <w:rPr>
          <w:lang w:val="en-US"/>
        </w:rPr>
        <w:t>More? Less?</w:t>
      </w:r>
      <w:r>
        <w:annotationRef/>
      </w:r>
    </w:p>
  </w:comment>
  <w:comment w:id="180" w:author="Etion Pinari [2]" w:date="2020-12-06T19:12:00Z" w:initials="EP">
    <w:p w14:paraId="5978D2E4" w14:textId="651503EB" w:rsidR="0076022B" w:rsidRDefault="0076022B">
      <w:pPr>
        <w:pStyle w:val="CommentText"/>
      </w:pPr>
      <w:r>
        <w:rPr>
          <w:rStyle w:val="CommentReference"/>
        </w:rPr>
        <w:annotationRef/>
      </w:r>
      <w:r>
        <w:t>To be added</w:t>
      </w:r>
    </w:p>
  </w:comment>
  <w:comment w:id="183" w:author="Etion Pinari [2]" w:date="2020-12-06T19:13:00Z" w:initials="EP">
    <w:p w14:paraId="1008226F" w14:textId="2EC8CCB3" w:rsidR="0076022B" w:rsidRDefault="0076022B">
      <w:pPr>
        <w:pStyle w:val="CommentText"/>
      </w:pPr>
      <w:r>
        <w:rPr>
          <w:rStyle w:val="CommentReference"/>
        </w:rPr>
        <w:annotationRef/>
      </w:r>
      <w:r>
        <w:t>Specify management of timeslots.</w:t>
      </w:r>
    </w:p>
  </w:comment>
  <w:comment w:id="184" w:author="Etion Pinari [2]" w:date="2020-12-06T19:15:00Z" w:initials="EP">
    <w:p w14:paraId="3AA4F888" w14:textId="77777777" w:rsidR="0076022B" w:rsidRDefault="0076022B">
      <w:pPr>
        <w:pStyle w:val="CommentText"/>
      </w:pPr>
      <w:r>
        <w:rPr>
          <w:rStyle w:val="CommentReference"/>
        </w:rPr>
        <w:annotationRef/>
      </w:r>
      <w:r>
        <w:t>&gt;Take ticket</w:t>
      </w:r>
      <w:r>
        <w:br/>
        <w:t>&gt;</w:t>
      </w:r>
      <w:r>
        <w:br/>
        <w:t>&gt;Max time in</w:t>
      </w:r>
    </w:p>
    <w:p w14:paraId="4B8066A9" w14:textId="069585E6" w:rsidR="0076022B" w:rsidRDefault="0076022B">
      <w:pPr>
        <w:pStyle w:val="CommentText"/>
      </w:pPr>
      <w:r>
        <w:t>Limitations of time slots</w:t>
      </w:r>
    </w:p>
  </w:comment>
  <w:comment w:id="188" w:author="Etion Pinari [2]" w:date="2020-12-06T19:57:00Z" w:initials="EP">
    <w:p w14:paraId="5BF53A6A" w14:textId="4DC654CC" w:rsidR="0076022B" w:rsidRPr="00B915FA" w:rsidRDefault="0076022B">
      <w:pPr>
        <w:pStyle w:val="CommentText"/>
        <w:rPr>
          <w:lang w:val="it-IT"/>
        </w:rPr>
      </w:pPr>
      <w:r>
        <w:rPr>
          <w:rStyle w:val="CommentReference"/>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192" w:author="Cristian Sbrolli" w:date="2020-12-05T03:34:00Z" w:initials="CS">
    <w:p w14:paraId="3B37E5DA" w14:textId="57F26199" w:rsidR="0076022B" w:rsidRPr="007E288D" w:rsidRDefault="0076022B">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1" w:author="Etion Pinari [2]" w:date="2020-12-06T19:13:00Z" w:initials="EP">
    <w:p w14:paraId="53230B4F" w14:textId="25502E2C" w:rsidR="0076022B" w:rsidRDefault="0076022B">
      <w:pPr>
        <w:pStyle w:val="CommentText"/>
      </w:pPr>
      <w:r>
        <w:rPr>
          <w:rStyle w:val="CommentReference"/>
        </w:rPr>
        <w:annotationRef/>
      </w:r>
      <w:r>
        <w:t>t</w:t>
      </w:r>
    </w:p>
  </w:comment>
  <w:comment w:id="195" w:author="Etion Pinari [2]" w:date="2020-12-03T23:08:00Z" w:initials="EP">
    <w:p w14:paraId="05718F71" w14:textId="5F07F471" w:rsidR="0076022B" w:rsidRDefault="0076022B">
      <w:pPr>
        <w:pStyle w:val="CommentText"/>
      </w:pPr>
      <w:r>
        <w:rPr>
          <w:rStyle w:val="CommentReference"/>
        </w:rPr>
        <w:annotationRef/>
      </w:r>
      <w:r>
        <w:t>Necessary for algorithm not for RASD</w:t>
      </w:r>
    </w:p>
  </w:comment>
  <w:comment w:id="196" w:author="Etion Pinari [2]" w:date="2020-12-06T19:59:00Z" w:initials="EP">
    <w:p w14:paraId="1F5D23EB" w14:textId="6C27BD73" w:rsidR="0076022B" w:rsidRDefault="0076022B">
      <w:pPr>
        <w:pStyle w:val="CommentText"/>
      </w:pPr>
      <w:r>
        <w:rPr>
          <w:rStyle w:val="CommentReference"/>
        </w:rPr>
        <w:annotationRef/>
      </w:r>
      <w:r>
        <w:t>Street</w:t>
      </w:r>
    </w:p>
  </w:comment>
  <w:comment w:id="201" w:author="Etion Pinari [2]" w:date="2020-12-03T23:13:00Z" w:initials="EP">
    <w:p w14:paraId="46B0079E" w14:textId="035E5944" w:rsidR="0076022B" w:rsidRDefault="0076022B">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202" w:author="Etion Pinari [2]" w:date="2020-12-06T20:00:00Z" w:initials="EP">
    <w:p w14:paraId="4B9BDACA" w14:textId="508DC1AF" w:rsidR="0076022B" w:rsidRDefault="0076022B">
      <w:pPr>
        <w:pStyle w:val="CommentText"/>
      </w:pPr>
      <w:r>
        <w:rPr>
          <w:rStyle w:val="CommentReference"/>
        </w:rPr>
        <w:annotationRef/>
      </w:r>
      <w:r>
        <w:t xml:space="preserve">Da </w:t>
      </w:r>
      <w:proofErr w:type="spellStart"/>
      <w:r>
        <w:t>togliere</w:t>
      </w:r>
      <w:proofErr w:type="spellEnd"/>
    </w:p>
  </w:comment>
  <w:comment w:id="214" w:author="Cristian Sbrolli" w:date="2020-11-26T21:18:00Z" w:initials="CS">
    <w:p w14:paraId="7A5571A4" w14:textId="2B2988EC" w:rsidR="0076022B" w:rsidRDefault="0076022B">
      <w:pPr>
        <w:pStyle w:val="CommentText"/>
      </w:pPr>
      <w:r>
        <w:rPr>
          <w:rStyle w:val="CommentReference"/>
        </w:rPr>
        <w:annotationRef/>
      </w:r>
      <w:r>
        <w:t>Only ticket or book a visit too?</w:t>
      </w:r>
    </w:p>
  </w:comment>
  <w:comment w:id="222" w:author="Cristian Sbrolli" w:date="2020-11-26T21:49:00Z" w:initials="CS">
    <w:p w14:paraId="78126874" w14:textId="27E2263B" w:rsidR="0076022B" w:rsidRDefault="0076022B">
      <w:pPr>
        <w:pStyle w:val="CommentText"/>
      </w:pPr>
      <w:r>
        <w:rPr>
          <w:rStyle w:val="CommentReference"/>
        </w:rPr>
        <w:annotationRef/>
      </w:r>
      <w:r>
        <w:t>Or some sort or VPN?</w:t>
      </w:r>
    </w:p>
  </w:comment>
  <w:comment w:id="256" w:author="Etion Pinari [2]" w:date="2020-12-03T20:36:00Z" w:initials="EP">
    <w:p w14:paraId="494C2C9F" w14:textId="4E3EB02D" w:rsidR="0076022B" w:rsidRDefault="0076022B">
      <w:pPr>
        <w:pStyle w:val="CommentText"/>
      </w:pPr>
      <w:r>
        <w:rPr>
          <w:rStyle w:val="CommentReference"/>
        </w:rPr>
        <w:annotationRef/>
      </w:r>
      <w:r>
        <w:t xml:space="preserve"> New as of 3 December 2020</w:t>
      </w:r>
    </w:p>
  </w:comment>
  <w:comment w:id="306" w:author="Etion Pinari [2]" w:date="2020-12-03T21:41:00Z" w:initials="EP">
    <w:p w14:paraId="0789DBBF" w14:textId="216BE258" w:rsidR="0076022B" w:rsidRDefault="0076022B">
      <w:pPr>
        <w:pStyle w:val="CommentText"/>
      </w:pPr>
      <w:r>
        <w:rPr>
          <w:rStyle w:val="CommentReference"/>
        </w:rPr>
        <w:annotationRef/>
      </w:r>
      <w:r>
        <w:t xml:space="preserve">And their </w:t>
      </w:r>
      <w:proofErr w:type="spellStart"/>
      <w:r>
        <w:t>qr</w:t>
      </w:r>
      <w:proofErr w:type="spellEnd"/>
      <w:r>
        <w:t xml:space="preserve"> codes (?)</w:t>
      </w:r>
    </w:p>
  </w:comment>
  <w:comment w:id="421" w:author="Etion Pinari [2]" w:date="2020-12-03T20:30:00Z" w:initials="EP">
    <w:p w14:paraId="0DB32D9A" w14:textId="77777777" w:rsidR="0076022B" w:rsidRDefault="0076022B" w:rsidP="00BD7918">
      <w:pPr>
        <w:pStyle w:val="CommentText"/>
      </w:pPr>
      <w:r>
        <w:rPr>
          <w:rStyle w:val="CommentReference"/>
        </w:rPr>
        <w:annotationRef/>
      </w:r>
      <w:r>
        <w:t>New as of 03 Dec</w:t>
      </w:r>
    </w:p>
  </w:comment>
  <w:comment w:id="426" w:author="Etion Pinari [2]" w:date="2020-12-03T22:27:00Z" w:initials="EP">
    <w:p w14:paraId="78C70274" w14:textId="22970611" w:rsidR="0076022B" w:rsidRDefault="0076022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440" w:author="Etion Pinari [2]" w:date="2020-12-03T20:30:00Z" w:initials="EP">
    <w:p w14:paraId="2DE937CD" w14:textId="77777777" w:rsidR="0076022B" w:rsidRDefault="0076022B" w:rsidP="00BD7918">
      <w:pPr>
        <w:pStyle w:val="CommentText"/>
      </w:pPr>
      <w:r>
        <w:rPr>
          <w:rStyle w:val="CommentReference"/>
        </w:rPr>
        <w:annotationRef/>
      </w:r>
      <w:r>
        <w:t>New as of 03 Dec</w:t>
      </w:r>
    </w:p>
  </w:comment>
  <w:comment w:id="462" w:author="Etion Pinari [2]" w:date="2020-12-06T19:50:00Z" w:initials="EP">
    <w:p w14:paraId="7021551D" w14:textId="24B8B405" w:rsidR="0076022B" w:rsidRDefault="0076022B">
      <w:pPr>
        <w:pStyle w:val="CommentText"/>
      </w:pPr>
      <w:r>
        <w:rPr>
          <w:rStyle w:val="CommentReference"/>
        </w:rPr>
        <w:annotationRef/>
      </w:r>
      <w:r>
        <w:t>LOCKS AFTEWARDS</w:t>
      </w:r>
    </w:p>
  </w:comment>
  <w:comment w:id="488" w:author="Etion Pinari [2]" w:date="2020-12-03T21:04:00Z" w:initials="EP">
    <w:p w14:paraId="691F06D3" w14:textId="6053DBEF" w:rsidR="0076022B" w:rsidRDefault="0076022B">
      <w:pPr>
        <w:pStyle w:val="CommentText"/>
      </w:pPr>
      <w:r>
        <w:rPr>
          <w:rStyle w:val="CommentReference"/>
        </w:rPr>
        <w:annotationRef/>
      </w:r>
      <w:r>
        <w:t>!!!!</w:t>
      </w:r>
    </w:p>
    <w:p w14:paraId="0C2943DB" w14:textId="259FB31E" w:rsidR="0076022B" w:rsidRDefault="0076022B">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76022B" w:rsidRDefault="0076022B">
      <w:pPr>
        <w:pStyle w:val="CommentText"/>
      </w:pPr>
    </w:p>
  </w:comment>
  <w:comment w:id="504" w:author="Etion Pinari [2]" w:date="2020-12-06T19:54:00Z" w:initials="EP">
    <w:p w14:paraId="7B6F13B1" w14:textId="79F350E2" w:rsidR="0076022B" w:rsidRDefault="0076022B">
      <w:pPr>
        <w:pStyle w:val="CommentText"/>
      </w:pPr>
      <w:r>
        <w:rPr>
          <w:rStyle w:val="CommentReference"/>
        </w:rPr>
        <w:annotationRef/>
      </w:r>
      <w:r>
        <w:t>Manage timeslot (Goal</w:t>
      </w:r>
      <w:proofErr w:type="gramStart"/>
      <w:r>
        <w:t>) :</w:t>
      </w:r>
      <w:proofErr w:type="gramEnd"/>
      <w:r>
        <w:t xml:space="preserve"> =&gt; so that externally there are not many people</w:t>
      </w:r>
    </w:p>
  </w:comment>
  <w:comment w:id="583" w:author="Etion Pinari [2]" w:date="2020-12-03T20:36:00Z" w:initials="EP">
    <w:p w14:paraId="2344CD8A" w14:textId="77777777" w:rsidR="00451490" w:rsidRDefault="00451490" w:rsidP="00451490">
      <w:pPr>
        <w:pStyle w:val="CommentText"/>
      </w:pPr>
      <w:r>
        <w:rPr>
          <w:rStyle w:val="CommentReference"/>
        </w:rPr>
        <w:annotationRef/>
      </w:r>
      <w:r>
        <w:t xml:space="preserve"> New as of 3 December 2020</w:t>
      </w:r>
    </w:p>
  </w:comment>
  <w:comment w:id="621" w:author="Etion Pinari [2]" w:date="2020-12-03T21:41:00Z" w:initials="EP">
    <w:p w14:paraId="218DFCC7" w14:textId="77777777" w:rsidR="00451490" w:rsidRDefault="00451490" w:rsidP="00451490">
      <w:pPr>
        <w:pStyle w:val="CommentText"/>
      </w:pPr>
      <w:r>
        <w:rPr>
          <w:rStyle w:val="CommentReference"/>
        </w:rPr>
        <w:annotationRef/>
      </w:r>
      <w:r>
        <w:t xml:space="preserve">And their </w:t>
      </w:r>
      <w:proofErr w:type="spellStart"/>
      <w:r>
        <w:t>qr</w:t>
      </w:r>
      <w:proofErr w:type="spellEnd"/>
      <w:r>
        <w:t xml:space="preserve"> codes (?)</w:t>
      </w:r>
    </w:p>
  </w:comment>
  <w:comment w:id="713" w:author="Etion Pinari [2]" w:date="2020-12-03T20:30:00Z" w:initials="EP">
    <w:p w14:paraId="5F27295F" w14:textId="77777777" w:rsidR="00451490" w:rsidRDefault="00451490" w:rsidP="00451490">
      <w:pPr>
        <w:pStyle w:val="CommentText"/>
      </w:pPr>
      <w:r>
        <w:rPr>
          <w:rStyle w:val="CommentReference"/>
        </w:rPr>
        <w:annotationRef/>
      </w:r>
      <w:r>
        <w:t>New as of 03 Dec</w:t>
      </w:r>
    </w:p>
  </w:comment>
  <w:comment w:id="716" w:author="Etion Pinari [2]" w:date="2020-12-03T22:27:00Z" w:initials="EP">
    <w:p w14:paraId="7C6AFB7F" w14:textId="77777777" w:rsidR="00451490" w:rsidRDefault="00451490" w:rsidP="00451490">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726" w:author="Etion Pinari [2]" w:date="2020-12-03T20:30:00Z" w:initials="EP">
    <w:p w14:paraId="2F3F3D1C" w14:textId="77777777" w:rsidR="00451490" w:rsidRDefault="00451490" w:rsidP="00451490">
      <w:pPr>
        <w:pStyle w:val="CommentText"/>
      </w:pPr>
      <w:r>
        <w:rPr>
          <w:rStyle w:val="CommentReference"/>
        </w:rPr>
        <w:annotationRef/>
      </w:r>
      <w:r>
        <w:t>New as of 03 Dec</w:t>
      </w:r>
    </w:p>
  </w:comment>
  <w:comment w:id="738" w:author="Etion Pinari [2]" w:date="2020-12-06T19:50:00Z" w:initials="EP">
    <w:p w14:paraId="28182C52" w14:textId="77777777" w:rsidR="00451490" w:rsidRDefault="00451490" w:rsidP="00451490">
      <w:pPr>
        <w:pStyle w:val="CommentText"/>
      </w:pPr>
      <w:r>
        <w:rPr>
          <w:rStyle w:val="CommentReference"/>
        </w:rPr>
        <w:annotationRef/>
      </w:r>
      <w:r>
        <w:t>LOCKS AFTEWARDS</w:t>
      </w:r>
    </w:p>
  </w:comment>
  <w:comment w:id="757" w:author="Etion Pinari [2]" w:date="2020-12-06T20:27:00Z" w:initials="EP">
    <w:p w14:paraId="426914C3" w14:textId="77777777" w:rsidR="00451490" w:rsidRDefault="00451490" w:rsidP="00451490">
      <w:pPr>
        <w:pStyle w:val="CommentText"/>
      </w:pPr>
      <w:r>
        <w:rPr>
          <w:rStyle w:val="CommentReference"/>
        </w:rPr>
        <w:annotationRef/>
      </w:r>
      <w:r>
        <w:t>Add shared phenomena</w:t>
      </w:r>
    </w:p>
  </w:comment>
  <w:comment w:id="788" w:author="Etion Pinari [2]" w:date="2020-12-06T20:50:00Z" w:initials="EP">
    <w:p w14:paraId="07E48F63" w14:textId="7ACDE42A" w:rsidR="00050C00" w:rsidRDefault="00050C00">
      <w:pPr>
        <w:pStyle w:val="CommentText"/>
      </w:pPr>
      <w:r>
        <w:rPr>
          <w:rStyle w:val="CommentReference"/>
        </w:rPr>
        <w:annotationRef/>
      </w:r>
      <w:r>
        <w:t>New, wording is to check</w:t>
      </w:r>
    </w:p>
  </w:comment>
  <w:comment w:id="230" w:author="Etion Pinari [2]" w:date="2020-12-06T16:48:00Z" w:initials="EP">
    <w:p w14:paraId="4AACC831" w14:textId="03414E8C" w:rsidR="0076022B" w:rsidRDefault="0076022B">
      <w:pPr>
        <w:pStyle w:val="CommentText"/>
      </w:pPr>
      <w:r>
        <w:rPr>
          <w:rStyle w:val="CommentReference"/>
        </w:rPr>
        <w:annotationRef/>
      </w:r>
      <w:r>
        <w:t xml:space="preserve">To add: user gets notified when </w:t>
      </w:r>
      <w:proofErr w:type="gramStart"/>
      <w:r>
        <w:t>it’s</w:t>
      </w:r>
      <w:proofErr w:type="gramEnd"/>
      <w:r>
        <w:t xml:space="preserve"> his turn, or it is coming close</w:t>
      </w:r>
    </w:p>
  </w:comment>
  <w:comment w:id="916" w:author="Etion Pinari [2]" w:date="2020-12-06T19:57:00Z" w:initials="EP">
    <w:p w14:paraId="0672E461" w14:textId="2353ABDE" w:rsidR="0076022B" w:rsidRDefault="0076022B">
      <w:pPr>
        <w:pStyle w:val="CommentText"/>
      </w:pPr>
      <w:r>
        <w:rPr>
          <w:rStyle w:val="CommentReference"/>
        </w:rPr>
        <w:annotationRef/>
      </w:r>
      <w:r>
        <w:t>Parameters on department structure</w:t>
      </w:r>
    </w:p>
  </w:comment>
  <w:comment w:id="952" w:author="Giorgio Romeo" w:date="2020-12-04T12:11:00Z" w:initials="GR">
    <w:p w14:paraId="0CE243E2" w14:textId="77777777" w:rsidR="0076022B" w:rsidRPr="0046184F" w:rsidRDefault="0076022B" w:rsidP="000A111F">
      <w:pPr>
        <w:pStyle w:val="CommentText"/>
        <w:rPr>
          <w:lang w:val="en-US"/>
        </w:rPr>
      </w:pPr>
      <w:r>
        <w:rPr>
          <w:rStyle w:val="CommentReference"/>
        </w:rPr>
        <w:annotationRef/>
      </w:r>
      <w:r w:rsidRPr="0046184F">
        <w:rPr>
          <w:lang w:val="en-US"/>
        </w:rPr>
        <w:t>Prints?</w:t>
      </w:r>
    </w:p>
  </w:comment>
  <w:comment w:id="953" w:author="Giorgio Romeo" w:date="2020-12-04T20:28:00Z" w:initials="GR">
    <w:p w14:paraId="17A62131" w14:textId="4B6C2C6D" w:rsidR="0076022B" w:rsidRPr="009C27DC" w:rsidRDefault="0076022B">
      <w:pPr>
        <w:pStyle w:val="CommentText"/>
        <w:rPr>
          <w:lang w:val="it-IT"/>
        </w:rPr>
      </w:pPr>
      <w:r>
        <w:rPr>
          <w:rStyle w:val="CommentReference"/>
        </w:rPr>
        <w:annotationRef/>
      </w:r>
      <w:r w:rsidRPr="009C27DC">
        <w:rPr>
          <w:lang w:val="it-IT"/>
        </w:rPr>
        <w:t>Rivedere</w:t>
      </w:r>
    </w:p>
  </w:comment>
  <w:comment w:id="954" w:author="Giorgio Romeo" w:date="2020-12-04T12:48:00Z" w:initials="GR">
    <w:p w14:paraId="375D7478" w14:textId="77777777" w:rsidR="0076022B" w:rsidRPr="009C27DC" w:rsidRDefault="0076022B"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3090" w:author="Cristian Sbrolli" w:date="2020-12-04T22:55:00Z" w:initials="CS">
    <w:p w14:paraId="7DC72048" w14:textId="77777777" w:rsidR="0076022B" w:rsidRPr="009C27DC" w:rsidRDefault="0076022B"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1008226F" w15:done="0"/>
  <w15:commentEx w15:paraId="4B8066A9" w15:paraIdParent="1008226F" w15:done="0"/>
  <w15:commentEx w15:paraId="5BF53A6A" w15:done="0"/>
  <w15:commentEx w15:paraId="3B37E5DA" w15:done="0"/>
  <w15:commentEx w15:paraId="53230B4F" w15:done="1"/>
  <w15:commentEx w15:paraId="05718F71" w15:done="0"/>
  <w15:commentEx w15:paraId="1F5D23EB" w15:paraIdParent="05718F71" w15:done="0"/>
  <w15:commentEx w15:paraId="46B0079E" w15:done="0"/>
  <w15:commentEx w15:paraId="4B9BDACA" w15:paraIdParent="46B0079E" w15:done="0"/>
  <w15:commentEx w15:paraId="7A5571A4" w15:done="0"/>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0"/>
  <w15:commentEx w15:paraId="07E48F63" w15:done="0"/>
  <w15:commentEx w15:paraId="4AACC831" w15:done="0"/>
  <w15:commentEx w15:paraId="0672E46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ABF2" w16cex:dateUtc="2020-12-06T18:13:00Z"/>
  <w16cex:commentExtensible w16cex:durableId="2377AC61" w16cex:dateUtc="2020-12-06T18:15:00Z"/>
  <w16cex:commentExtensible w16cex:durableId="2377B62C" w16cex:dateUtc="2020-12-06T18:57:00Z"/>
  <w16cex:commentExtensible w16cex:durableId="23757E55" w16cex:dateUtc="2020-12-05T02:34:00Z"/>
  <w16cex:commentExtensible w16cex:durableId="2377ABD5" w16cex:dateUtc="2020-12-06T18:13: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789CE" w16cex:dateUtc="2020-12-06T15:48:00Z"/>
  <w16cex:commentExtensible w16cex:durableId="2377B613" w16cex:dateUtc="2020-12-06T18:57: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1008226F" w16cid:durableId="2377ABF2"/>
  <w16cid:commentId w16cid:paraId="4B8066A9" w16cid:durableId="2377AC61"/>
  <w16cid:commentId w16cid:paraId="5BF53A6A" w16cid:durableId="2377B62C"/>
  <w16cid:commentId w16cid:paraId="3B37E5DA" w16cid:durableId="23757E55"/>
  <w16cid:commentId w16cid:paraId="53230B4F" w16cid:durableId="2377ABD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426914C3" w16cid:durableId="2377BD3B"/>
  <w16cid:commentId w16cid:paraId="07E48F63" w16cid:durableId="2377C27F"/>
  <w16cid:commentId w16cid:paraId="4AACC831" w16cid:durableId="237789CE"/>
  <w16cid:commentId w16cid:paraId="0672E461" w16cid:durableId="2377B61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47F0A" w14:textId="77777777" w:rsidR="00125FE1" w:rsidRDefault="00125FE1" w:rsidP="00936631">
      <w:pPr>
        <w:spacing w:after="0" w:line="240" w:lineRule="auto"/>
      </w:pPr>
      <w:r>
        <w:separator/>
      </w:r>
    </w:p>
  </w:endnote>
  <w:endnote w:type="continuationSeparator" w:id="0">
    <w:p w14:paraId="225F27ED" w14:textId="77777777" w:rsidR="00125FE1" w:rsidRDefault="00125FE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C5B57" w14:textId="77777777" w:rsidR="00125FE1" w:rsidRDefault="00125FE1" w:rsidP="00936631">
      <w:pPr>
        <w:spacing w:after="0" w:line="240" w:lineRule="auto"/>
      </w:pPr>
      <w:r>
        <w:separator/>
      </w:r>
    </w:p>
  </w:footnote>
  <w:footnote w:type="continuationSeparator" w:id="0">
    <w:p w14:paraId="0DE0EF43" w14:textId="77777777" w:rsidR="00125FE1" w:rsidRDefault="00125FE1" w:rsidP="00936631">
      <w:pPr>
        <w:spacing w:after="0" w:line="240" w:lineRule="auto"/>
      </w:pPr>
      <w:r>
        <w:continuationSeparator/>
      </w:r>
    </w:p>
  </w:footnote>
  <w:footnote w:id="1">
    <w:p w14:paraId="67402E2C" w14:textId="77777777" w:rsidR="0076022B" w:rsidRPr="00B920D4" w:rsidRDefault="0076022B" w:rsidP="00D01022">
      <w:pPr>
        <w:pStyle w:val="NoSpacing"/>
        <w:rPr>
          <w:rStyle w:val="SubtleEmphasis"/>
          <w:rFonts w:ascii="Bell MT" w:hAnsi="Bell MT"/>
          <w:sz w:val="24"/>
          <w:szCs w:val="24"/>
        </w:rPr>
      </w:pPr>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p>
    <w:p w14:paraId="684D2C95" w14:textId="24384DAA" w:rsidR="0076022B" w:rsidRPr="00F90645" w:rsidRDefault="0076022B">
      <w:pPr>
        <w:pStyle w:val="FootnoteText"/>
      </w:pPr>
    </w:p>
  </w:footnote>
  <w:footnote w:id="2">
    <w:p w14:paraId="073890F6" w14:textId="3F467F10" w:rsidR="0076022B" w:rsidDel="00073837" w:rsidRDefault="0076022B">
      <w:pPr>
        <w:pStyle w:val="FootnoteText"/>
        <w:rPr>
          <w:del w:id="834" w:author="Etion Pinari [2]" w:date="2020-12-06T12:26:00Z"/>
          <w:lang w:val="en-US"/>
        </w:rPr>
      </w:pPr>
      <w:del w:id="835" w:author="Etion Pinari [2]" w:date="2020-12-06T12:26:00Z">
        <w:r w:rsidDel="00073837">
          <w:rPr>
            <w:rStyle w:val="FootnoteReference"/>
          </w:rPr>
          <w:footnoteRef/>
        </w:r>
        <w:r w:rsidDel="00073837">
          <w:delText xml:space="preserve"> </w:delText>
        </w:r>
        <w:r w:rsidDel="00073837">
          <w:rPr>
            <w:lang w:val="en-US"/>
          </w:rPr>
          <w:delText>Requirements’ related actors:</w:delText>
        </w:r>
      </w:del>
    </w:p>
    <w:p w14:paraId="292B07EC" w14:textId="0CF44F5B" w:rsidR="0076022B" w:rsidDel="00073837" w:rsidRDefault="0076022B">
      <w:pPr>
        <w:pStyle w:val="FootnoteText"/>
        <w:rPr>
          <w:del w:id="836" w:author="Etion Pinari [2]" w:date="2020-12-06T12:26:00Z"/>
          <w:color w:val="538135" w:themeColor="accent6" w:themeShade="BF"/>
          <w:lang w:val="en-US"/>
        </w:rPr>
      </w:pPr>
      <w:del w:id="837" w:author="Etion Pinari [2]" w:date="2020-12-06T12:26:00Z">
        <w:r w:rsidDel="00073837">
          <w:rPr>
            <w:lang w:val="en-US"/>
          </w:rPr>
          <w:tab/>
          <w:delText>-</w:delText>
        </w:r>
        <w:r w:rsidRPr="00D01022" w:rsidDel="00073837">
          <w:rPr>
            <w:color w:val="FF3300"/>
            <w:lang w:val="en-US"/>
          </w:rPr>
          <w:delText>Red: users</w:delText>
        </w:r>
        <w:r w:rsidDel="00073837">
          <w:rPr>
            <w:lang w:val="en-US"/>
          </w:rPr>
          <w:tab/>
          <w:delText>-</w:delText>
        </w:r>
        <w:r w:rsidRPr="00D01022" w:rsidDel="00073837">
          <w:rPr>
            <w:color w:val="538135" w:themeColor="accent6" w:themeShade="BF"/>
            <w:lang w:val="en-US"/>
          </w:rPr>
          <w:delText>Green: store managers</w:delText>
        </w:r>
        <w:r w:rsidDel="00073837">
          <w:rPr>
            <w:color w:val="538135" w:themeColor="accent6" w:themeShade="BF"/>
            <w:lang w:val="en-US"/>
          </w:rPr>
          <w:delText xml:space="preserve"> (next page)</w:delText>
        </w:r>
      </w:del>
    </w:p>
    <w:p w14:paraId="11904974" w14:textId="49792F5A" w:rsidR="0076022B" w:rsidRPr="00D01022" w:rsidDel="00073837" w:rsidRDefault="0076022B">
      <w:pPr>
        <w:pStyle w:val="FootnoteText"/>
        <w:rPr>
          <w:del w:id="838" w:author="Etion Pinari [2]" w:date="2020-12-06T12:26:00Z"/>
          <w:lang w:val="en-US"/>
        </w:rPr>
      </w:pPr>
      <w:del w:id="839" w:author="Etion Pinari [2]" w:date="2020-12-06T12:26:00Z">
        <w:r w:rsidRPr="00D01022" w:rsidDel="00073837">
          <w:rPr>
            <w:lang w:val="en-US"/>
          </w:rPr>
          <w:delText>Through</w:delText>
        </w:r>
        <w:r w:rsidDel="00073837">
          <w:rPr>
            <w:lang w:val="en-US"/>
          </w:rPr>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3"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2"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5"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6"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7"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9"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3"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4"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5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9"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62"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6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0"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71"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7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4"/>
  </w:num>
  <w:num w:numId="2">
    <w:abstractNumId w:val="32"/>
  </w:num>
  <w:num w:numId="3">
    <w:abstractNumId w:val="36"/>
  </w:num>
  <w:num w:numId="4">
    <w:abstractNumId w:val="50"/>
  </w:num>
  <w:num w:numId="5">
    <w:abstractNumId w:val="70"/>
  </w:num>
  <w:num w:numId="6">
    <w:abstractNumId w:val="21"/>
  </w:num>
  <w:num w:numId="7">
    <w:abstractNumId w:val="22"/>
  </w:num>
  <w:num w:numId="8">
    <w:abstractNumId w:val="25"/>
  </w:num>
  <w:num w:numId="9">
    <w:abstractNumId w:val="73"/>
  </w:num>
  <w:num w:numId="10">
    <w:abstractNumId w:val="68"/>
  </w:num>
  <w:num w:numId="11">
    <w:abstractNumId w:val="64"/>
  </w:num>
  <w:num w:numId="12">
    <w:abstractNumId w:val="41"/>
  </w:num>
  <w:num w:numId="13">
    <w:abstractNumId w:val="16"/>
  </w:num>
  <w:num w:numId="14">
    <w:abstractNumId w:val="58"/>
  </w:num>
  <w:num w:numId="15">
    <w:abstractNumId w:val="72"/>
  </w:num>
  <w:num w:numId="16">
    <w:abstractNumId w:val="45"/>
  </w:num>
  <w:num w:numId="17">
    <w:abstractNumId w:val="7"/>
  </w:num>
  <w:num w:numId="18">
    <w:abstractNumId w:val="56"/>
  </w:num>
  <w:num w:numId="19">
    <w:abstractNumId w:val="2"/>
  </w:num>
  <w:num w:numId="20">
    <w:abstractNumId w:val="65"/>
  </w:num>
  <w:num w:numId="21">
    <w:abstractNumId w:val="1"/>
  </w:num>
  <w:num w:numId="22">
    <w:abstractNumId w:val="71"/>
  </w:num>
  <w:num w:numId="23">
    <w:abstractNumId w:val="0"/>
  </w:num>
  <w:num w:numId="24">
    <w:abstractNumId w:val="43"/>
  </w:num>
  <w:num w:numId="25">
    <w:abstractNumId w:val="67"/>
  </w:num>
  <w:num w:numId="26">
    <w:abstractNumId w:val="61"/>
  </w:num>
  <w:num w:numId="27">
    <w:abstractNumId w:val="3"/>
  </w:num>
  <w:num w:numId="28">
    <w:abstractNumId w:val="20"/>
  </w:num>
  <w:num w:numId="29">
    <w:abstractNumId w:val="6"/>
  </w:num>
  <w:num w:numId="30">
    <w:abstractNumId w:val="55"/>
  </w:num>
  <w:num w:numId="31">
    <w:abstractNumId w:val="12"/>
  </w:num>
  <w:num w:numId="32">
    <w:abstractNumId w:val="15"/>
  </w:num>
  <w:num w:numId="33">
    <w:abstractNumId w:val="46"/>
  </w:num>
  <w:num w:numId="34">
    <w:abstractNumId w:val="38"/>
  </w:num>
  <w:num w:numId="35">
    <w:abstractNumId w:val="48"/>
  </w:num>
  <w:num w:numId="36">
    <w:abstractNumId w:val="5"/>
  </w:num>
  <w:num w:numId="37">
    <w:abstractNumId w:val="33"/>
  </w:num>
  <w:num w:numId="38">
    <w:abstractNumId w:val="40"/>
  </w:num>
  <w:num w:numId="39">
    <w:abstractNumId w:val="37"/>
  </w:num>
  <w:num w:numId="40">
    <w:abstractNumId w:val="51"/>
  </w:num>
  <w:num w:numId="41">
    <w:abstractNumId w:val="62"/>
  </w:num>
  <w:num w:numId="42">
    <w:abstractNumId w:val="42"/>
  </w:num>
  <w:num w:numId="43">
    <w:abstractNumId w:val="14"/>
  </w:num>
  <w:num w:numId="44">
    <w:abstractNumId w:val="53"/>
  </w:num>
  <w:num w:numId="45">
    <w:abstractNumId w:val="26"/>
  </w:num>
  <w:num w:numId="46">
    <w:abstractNumId w:val="29"/>
  </w:num>
  <w:num w:numId="47">
    <w:abstractNumId w:val="54"/>
  </w:num>
  <w:num w:numId="48">
    <w:abstractNumId w:val="39"/>
  </w:num>
  <w:num w:numId="49">
    <w:abstractNumId w:val="31"/>
  </w:num>
  <w:num w:numId="50">
    <w:abstractNumId w:val="13"/>
  </w:num>
  <w:num w:numId="51">
    <w:abstractNumId w:val="60"/>
  </w:num>
  <w:num w:numId="52">
    <w:abstractNumId w:val="19"/>
  </w:num>
  <w:num w:numId="53">
    <w:abstractNumId w:val="74"/>
  </w:num>
  <w:num w:numId="54">
    <w:abstractNumId w:val="30"/>
  </w:num>
  <w:num w:numId="55">
    <w:abstractNumId w:val="69"/>
  </w:num>
  <w:num w:numId="56">
    <w:abstractNumId w:val="9"/>
  </w:num>
  <w:num w:numId="57">
    <w:abstractNumId w:val="28"/>
  </w:num>
  <w:num w:numId="58">
    <w:abstractNumId w:val="34"/>
  </w:num>
  <w:num w:numId="59">
    <w:abstractNumId w:val="17"/>
  </w:num>
  <w:num w:numId="60">
    <w:abstractNumId w:val="35"/>
  </w:num>
  <w:num w:numId="61">
    <w:abstractNumId w:val="11"/>
  </w:num>
  <w:num w:numId="62">
    <w:abstractNumId w:val="18"/>
  </w:num>
  <w:num w:numId="63">
    <w:abstractNumId w:val="52"/>
  </w:num>
  <w:num w:numId="64">
    <w:abstractNumId w:val="8"/>
  </w:num>
  <w:num w:numId="65">
    <w:abstractNumId w:val="27"/>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9"/>
  </w:num>
  <w:num w:numId="69">
    <w:abstractNumId w:val="4"/>
  </w:num>
  <w:num w:numId="70">
    <w:abstractNumId w:val="44"/>
  </w:num>
  <w:num w:numId="71">
    <w:abstractNumId w:val="10"/>
  </w:num>
  <w:num w:numId="72">
    <w:abstractNumId w:val="66"/>
  </w:num>
  <w:num w:numId="73">
    <w:abstractNumId w:val="23"/>
  </w:num>
  <w:num w:numId="74">
    <w:abstractNumId w:val="49"/>
  </w:num>
  <w:num w:numId="75">
    <w:abstractNumId w:val="57"/>
  </w:num>
  <w:num w:numId="76">
    <w:abstractNumId w:val="63"/>
  </w:num>
  <w:num w:numId="77">
    <w:abstractNumId w:val="47"/>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5FE1"/>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76ED"/>
    <w:rsid w:val="006332A6"/>
    <w:rsid w:val="00634F51"/>
    <w:rsid w:val="00662ED3"/>
    <w:rsid w:val="00664977"/>
    <w:rsid w:val="006719AB"/>
    <w:rsid w:val="00684D5E"/>
    <w:rsid w:val="0068636E"/>
    <w:rsid w:val="006952C9"/>
    <w:rsid w:val="006A4109"/>
    <w:rsid w:val="006B446F"/>
    <w:rsid w:val="006B5465"/>
    <w:rsid w:val="006C6F3F"/>
    <w:rsid w:val="006D2584"/>
    <w:rsid w:val="006D2BE9"/>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B0E90"/>
    <w:rsid w:val="007B1FE7"/>
    <w:rsid w:val="007C4130"/>
    <w:rsid w:val="007C5236"/>
    <w:rsid w:val="007C71D7"/>
    <w:rsid w:val="007D7DB4"/>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645B3"/>
    <w:rsid w:val="008667FB"/>
    <w:rsid w:val="008764D5"/>
    <w:rsid w:val="00881403"/>
    <w:rsid w:val="0088414C"/>
    <w:rsid w:val="00884539"/>
    <w:rsid w:val="00886D10"/>
    <w:rsid w:val="008A0BD7"/>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1022"/>
    <w:rsid w:val="00D14E3C"/>
    <w:rsid w:val="00D152F5"/>
    <w:rsid w:val="00D1562B"/>
    <w:rsid w:val="00D231C5"/>
    <w:rsid w:val="00D25FDB"/>
    <w:rsid w:val="00D302C7"/>
    <w:rsid w:val="00D45746"/>
    <w:rsid w:val="00D578AF"/>
    <w:rsid w:val="00D61FE5"/>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www.tuttitalia.it/lombardia/18-milano/statistiche/popolazione-andamento-demografi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eur-lex.europa.eu/legal-content/EN/AUTO/?uri=CELEX:02016R0679-20160504&amp;qid=1532348683434" TargetMode="External"/><Relationship Id="rId32"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insider.com/best-time-to-go-grocery-shopping-2018-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www.forbes.com/sites/joanverdon/2020/04/08/best-time-for-grocery-shopping-tips-from-in-store-traffic-data/"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39</Pages>
  <Words>7420</Words>
  <Characters>42295</Characters>
  <Application>Microsoft Office Word</Application>
  <DocSecurity>0</DocSecurity>
  <Lines>352</Lines>
  <Paragraphs>99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103</cp:revision>
  <cp:lastPrinted>2020-12-05T02:30:00Z</cp:lastPrinted>
  <dcterms:created xsi:type="dcterms:W3CDTF">2020-12-04T21:19:00Z</dcterms:created>
  <dcterms:modified xsi:type="dcterms:W3CDTF">2020-12-06T19:52:00Z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