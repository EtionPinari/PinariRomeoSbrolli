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ottotitolo"/>
        <w:jc w:val="center"/>
        <w:rPr>
          <w:i/>
          <w:iCs/>
        </w:rPr>
      </w:pPr>
      <w:r w:rsidRPr="00295A63">
        <w:rPr>
          <w:rFonts w:ascii="Bell MT" w:hAnsi="Bell MT"/>
          <w:i/>
          <w:iCs/>
        </w:rPr>
        <w:t>Table of contents</w:t>
      </w:r>
    </w:p>
    <w:p w14:paraId="728ACF83" w14:textId="5CA8FE52" w:rsidR="00173E72" w:rsidRDefault="00173E72" w:rsidP="00295A63">
      <w:pPr>
        <w:pStyle w:val="Paragrafoelenco"/>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Paragrafoelenco"/>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Paragrafoelenco"/>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Paragrafoelenco"/>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Paragrafoelenco"/>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Paragrafoelenco"/>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Paragrafoelenco"/>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Paragrafoelenco"/>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Paragrafoelenco"/>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Paragrafoelenco"/>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Paragrafoelenco"/>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Paragrafoelenco"/>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Paragrafoelenco"/>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Paragrafoelenco"/>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Paragrafoelenco"/>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Paragrafoelenco"/>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Paragrafoelenco"/>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Paragrafoelenco"/>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Paragrafoelenco"/>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Paragrafoelenco"/>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Paragrafoelenco"/>
        <w:numPr>
          <w:ilvl w:val="3"/>
          <w:numId w:val="105"/>
        </w:numPr>
      </w:pPr>
      <w:r w:rsidRPr="001C2B21">
        <w:t>Store Managers Requirements</w:t>
      </w:r>
      <w:r>
        <w:tab/>
      </w:r>
      <w:r>
        <w:tab/>
      </w:r>
      <w:r>
        <w:tab/>
      </w:r>
      <w:r>
        <w:tab/>
      </w:r>
      <w:r>
        <w:tab/>
        <w:t>pg.18</w:t>
      </w:r>
    </w:p>
    <w:p w14:paraId="7C5199C9" w14:textId="4A896D5D" w:rsidR="001C2B21" w:rsidRDefault="001C2B21" w:rsidP="001C2B21">
      <w:pPr>
        <w:pStyle w:val="Paragrafoelenco"/>
        <w:numPr>
          <w:ilvl w:val="3"/>
          <w:numId w:val="105"/>
        </w:numPr>
      </w:pPr>
      <w:r w:rsidRPr="001C2B21">
        <w:t>Functional Requirement and Goal Mapping</w:t>
      </w:r>
      <w:r>
        <w:tab/>
      </w:r>
      <w:r>
        <w:tab/>
      </w:r>
      <w:r>
        <w:tab/>
      </w:r>
      <w:r>
        <w:tab/>
        <w:t>pg.19</w:t>
      </w:r>
    </w:p>
    <w:p w14:paraId="15357489" w14:textId="616594EE" w:rsidR="001C2B21" w:rsidRDefault="001C2B21" w:rsidP="001C2B21">
      <w:pPr>
        <w:pStyle w:val="Paragrafoelenco"/>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Paragrafoelenco"/>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Paragrafoelenco"/>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Paragrafoelenco"/>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Paragrafoelenco"/>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Paragrafoelenco"/>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Paragrafoelenco"/>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Paragrafoelenco"/>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Paragrafoelenco"/>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Paragrafoelenco"/>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Paragrafoelenco"/>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Paragrafoelenco"/>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Paragrafoelenco"/>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Paragrafoelenco"/>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Paragrafoelenco"/>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Paragrafoelenco"/>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Paragrafoelenco"/>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olo"/>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A8618B" w:rsidRDefault="001118E3" w:rsidP="00923D58">
      <w:pPr>
        <w:pStyle w:val="Paragrafoelenco"/>
        <w:numPr>
          <w:ilvl w:val="0"/>
          <w:numId w:val="10"/>
        </w:numPr>
        <w:spacing w:line="360" w:lineRule="auto"/>
        <w:rPr>
          <w:rStyle w:val="Enfasidelicata"/>
          <w:sz w:val="32"/>
          <w:szCs w:val="32"/>
        </w:rPr>
      </w:pPr>
      <w:r w:rsidRPr="00A8618B">
        <w:rPr>
          <w:rStyle w:val="Enfasidelicata"/>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w:t>
      </w:r>
      <w:proofErr w:type="gramStart"/>
      <w:r w:rsidR="006B446F" w:rsidRPr="00923D58">
        <w:rPr>
          <w:rStyle w:val="Enfasidelicata"/>
          <w:i w:val="0"/>
          <w:iCs w:val="0"/>
          <w:sz w:val="28"/>
          <w:szCs w:val="28"/>
        </w:rPr>
        <w:t>cases</w:t>
      </w:r>
      <w:proofErr w:type="gramEnd"/>
      <w:r w:rsidR="006B446F" w:rsidRPr="00923D58">
        <w:rPr>
          <w:rStyle w:val="Enfasidelicata"/>
          <w:i w:val="0"/>
          <w:iCs w:val="0"/>
          <w:sz w:val="28"/>
          <w:szCs w:val="28"/>
        </w:rPr>
        <w:t xml:space="preserve">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77E6418" w14:textId="77777777" w:rsidR="00417F4B" w:rsidRDefault="00417F4B" w:rsidP="00417F4B">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G1</w:t>
            </w:r>
          </w:p>
        </w:tc>
        <w:tc>
          <w:tcPr>
            <w:tcW w:w="8580" w:type="dxa"/>
          </w:tcPr>
          <w:p w14:paraId="2C46AE15" w14:textId="2C32282C"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ins w:id="1" w:author="Cristian Sbrolli" w:date="2020-12-20T11:42:00Z">
              <w:r w:rsidR="0031699F">
                <w:rPr>
                  <w:rStyle w:val="Enfasidelicata"/>
                  <w:i w:val="0"/>
                  <w:iCs w:val="0"/>
                  <w:szCs w:val="24"/>
                </w:rPr>
                <w:t>.</w:t>
              </w:r>
            </w:ins>
            <w:del w:id="2" w:author="Cristian Sbrolli" w:date="2020-12-20T11:42:00Z">
              <w:r w:rsidDel="0031699F">
                <w:rPr>
                  <w:rStyle w:val="Enfasidelicata"/>
                  <w:i w:val="0"/>
                  <w:iCs w:val="0"/>
                  <w:szCs w:val="24"/>
                </w:rPr>
                <w:delText>, within one week</w:delText>
              </w:r>
              <w:r w:rsidRPr="699595DC" w:rsidDel="0031699F">
                <w:rPr>
                  <w:rStyle w:val="Enfasidelicata"/>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G2</w:t>
            </w:r>
          </w:p>
        </w:tc>
        <w:tc>
          <w:tcPr>
            <w:tcW w:w="8580" w:type="dxa"/>
          </w:tcPr>
          <w:p w14:paraId="11F8C8D4"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Paragrafoelenco"/>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3" w:author="Cristian Sbrolli" w:date="2020-12-20T11:43:00Z">
              <w:r w:rsidR="0031699F">
                <w:rPr>
                  <w:rFonts w:eastAsia="Bell MT" w:cs="Bell MT"/>
                  <w:szCs w:val="24"/>
                </w:rPr>
                <w:t>s</w:t>
              </w:r>
            </w:ins>
            <w:del w:id="4"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5"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Paragrafoelenco"/>
        <w:spacing w:line="240" w:lineRule="auto"/>
        <w:rPr>
          <w:rStyle w:val="Enfasidelicata"/>
          <w:i w:val="0"/>
          <w:iCs w:val="0"/>
          <w:sz w:val="28"/>
          <w:szCs w:val="28"/>
        </w:rPr>
      </w:pPr>
    </w:p>
    <w:p w14:paraId="098C7FA7" w14:textId="77777777" w:rsidR="00417F4B" w:rsidRDefault="00417F4B" w:rsidP="00417F4B">
      <w:pPr>
        <w:pStyle w:val="Paragrafoelenco"/>
        <w:spacing w:line="240" w:lineRule="auto"/>
        <w:rPr>
          <w:rStyle w:val="Enfasidelicata"/>
          <w:i w:val="0"/>
          <w:iCs w:val="0"/>
          <w:sz w:val="28"/>
          <w:szCs w:val="28"/>
        </w:rPr>
      </w:pPr>
    </w:p>
    <w:p w14:paraId="6E09D978" w14:textId="77777777" w:rsidR="00417F4B" w:rsidRPr="00AC6E28" w:rsidRDefault="00417F4B" w:rsidP="00417F4B">
      <w:pPr>
        <w:spacing w:line="240" w:lineRule="auto"/>
        <w:rPr>
          <w:rStyle w:val="Enfasidelicata"/>
          <w:i w:val="0"/>
          <w:iCs w:val="0"/>
          <w:sz w:val="28"/>
          <w:szCs w:val="28"/>
        </w:rPr>
      </w:pPr>
    </w:p>
    <w:p w14:paraId="0AE8CC74" w14:textId="77777777" w:rsidR="00417F4B" w:rsidRPr="00D01022" w:rsidRDefault="00417F4B" w:rsidP="00417F4B">
      <w:pPr>
        <w:pStyle w:val="Paragrafoelenco"/>
        <w:numPr>
          <w:ilvl w:val="2"/>
          <w:numId w:val="1"/>
        </w:numPr>
        <w:spacing w:line="240" w:lineRule="auto"/>
        <w:rPr>
          <w:rStyle w:val="Enfasidelicata"/>
          <w:i w:val="0"/>
          <w:iCs w:val="0"/>
          <w:szCs w:val="24"/>
        </w:rPr>
      </w:pPr>
      <w:r>
        <w:rPr>
          <w:rStyle w:val="Enfasidelicata"/>
          <w:i w:val="0"/>
          <w:iCs w:val="0"/>
          <w:szCs w:val="24"/>
        </w:rPr>
        <w:t>C</w:t>
      </w:r>
      <w:r w:rsidRPr="00D01022">
        <w:rPr>
          <w:rStyle w:val="Enfasidelicata"/>
          <w:i w:val="0"/>
          <w:iCs w:val="0"/>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lastRenderedPageBreak/>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6" w:author="Cristian Sbrolli" w:date="2020-12-20T11:45:00Z">
              <w:r w:rsidR="0031699F">
                <w:t>.</w:t>
              </w:r>
            </w:ins>
            <w:del w:id="7"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Enfasidelicata"/>
          <w:i w:val="0"/>
          <w:iCs w:val="0"/>
          <w:szCs w:val="24"/>
        </w:rPr>
      </w:pPr>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p>
    <w:p w14:paraId="606BD170" w14:textId="77777777" w:rsidR="00417F4B" w:rsidRDefault="00417F4B" w:rsidP="00417F4B">
      <w:pPr>
        <w:ind w:left="1440"/>
        <w:rPr>
          <w:rStyle w:val="Enfasidelicata"/>
          <w:i w:val="0"/>
          <w:iCs w:val="0"/>
          <w:szCs w:val="24"/>
        </w:rPr>
      </w:pPr>
      <w:r>
        <w:rPr>
          <w:rStyle w:val="Enfasidelicata"/>
          <w:i w:val="0"/>
          <w:iCs w:val="0"/>
          <w:szCs w:val="24"/>
        </w:rPr>
        <w:t xml:space="preserve">Sub-G10: “Customers should be notified when they need to leave their location to reach the </w:t>
      </w:r>
      <w:proofErr w:type="gramStart"/>
      <w:r>
        <w:rPr>
          <w:rStyle w:val="Enfasidelicata"/>
          <w:i w:val="0"/>
          <w:iCs w:val="0"/>
          <w:szCs w:val="24"/>
        </w:rPr>
        <w:t>store</w:t>
      </w:r>
      <w:proofErr w:type="gramEnd"/>
      <w:r>
        <w:rPr>
          <w:rStyle w:val="Enfasidelicata"/>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A8618B" w:rsidRDefault="001118E3" w:rsidP="00923D58">
      <w:pPr>
        <w:pStyle w:val="Paragrafoelenco"/>
        <w:numPr>
          <w:ilvl w:val="0"/>
          <w:numId w:val="10"/>
        </w:numPr>
        <w:spacing w:line="240" w:lineRule="auto"/>
        <w:rPr>
          <w:rStyle w:val="Enfasidelicata"/>
          <w:sz w:val="28"/>
          <w:szCs w:val="28"/>
        </w:rPr>
      </w:pPr>
      <w:r w:rsidRPr="00A8618B">
        <w:rPr>
          <w:rStyle w:val="Enfasidelicata"/>
          <w:sz w:val="32"/>
          <w:szCs w:val="32"/>
        </w:rPr>
        <w:t>Scope</w:t>
      </w:r>
    </w:p>
    <w:p w14:paraId="283DBFC8" w14:textId="1B4F4F8E"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r w:rsidR="00E13117" w:rsidRPr="00D01022">
        <w:rPr>
          <w:rStyle w:val="Enfasidelicata"/>
          <w:i w:val="0"/>
          <w:iCs w:val="0"/>
          <w:szCs w:val="24"/>
        </w:rPr>
        <w:t>behavior</w:t>
      </w:r>
      <w:r w:rsidRPr="00D01022">
        <w:rPr>
          <w:rStyle w:val="Enfasidelicata"/>
          <w:i w:val="0"/>
          <w:iCs w:val="0"/>
          <w:szCs w:val="24"/>
        </w:rPr>
        <w:t xml:space="preserve"> of the user, since there are some factors (</w:t>
      </w:r>
      <w:proofErr w:type="gramStart"/>
      <w:r w:rsidRPr="00D01022">
        <w:rPr>
          <w:rStyle w:val="Enfasidelicata"/>
          <w:i w:val="0"/>
          <w:iCs w:val="0"/>
          <w:szCs w:val="24"/>
        </w:rPr>
        <w:t>e.g.</w:t>
      </w:r>
      <w:proofErr w:type="gramEnd"/>
      <w:r w:rsidRPr="00D01022">
        <w:rPr>
          <w:rStyle w:val="Enfasidelicata"/>
          <w:i w:val="0"/>
          <w:iCs w:val="0"/>
          <w:szCs w:val="24"/>
        </w:rPr>
        <w:t xml:space="preserve"> W1,W2,W</w:t>
      </w:r>
      <w:r w:rsidR="00D078A2">
        <w:rPr>
          <w:rStyle w:val="Enfasidelicata"/>
          <w:i w:val="0"/>
          <w:iCs w:val="0"/>
          <w:szCs w:val="24"/>
        </w:rPr>
        <w:t>5</w:t>
      </w:r>
      <w:r w:rsidRPr="00D01022">
        <w:rPr>
          <w:rStyle w:val="Enfasidelicata"/>
          <w:i w:val="0"/>
          <w:iCs w:val="0"/>
          <w:szCs w:val="24"/>
        </w:rPr>
        <w:t>,W</w:t>
      </w:r>
      <w:r w:rsidR="00D078A2">
        <w:rPr>
          <w:rStyle w:val="Enfasidelicata"/>
          <w:i w:val="0"/>
          <w:iCs w:val="0"/>
          <w:szCs w:val="24"/>
        </w:rPr>
        <w:t>6</w:t>
      </w:r>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Paragrafoelenco"/>
        <w:numPr>
          <w:ilvl w:val="0"/>
          <w:numId w:val="36"/>
        </w:numPr>
        <w:spacing w:line="240" w:lineRule="auto"/>
        <w:jc w:val="both"/>
        <w:rPr>
          <w:rStyle w:val="Enfasidelicata"/>
          <w:sz w:val="32"/>
          <w:szCs w:val="32"/>
        </w:rPr>
      </w:pPr>
      <w:r w:rsidRPr="00A8618B">
        <w:rPr>
          <w:rStyle w:val="Enfasidelicata"/>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4CABC1D8"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r w:rsidR="00D52697">
              <w:rPr>
                <w:rStyle w:val="Enfasidelicata"/>
                <w:i w:val="0"/>
                <w:iCs w:val="0"/>
                <w:sz w:val="28"/>
                <w:szCs w:val="28"/>
              </w:rPr>
              <w:t xml:space="preserve"> reaches the </w:t>
            </w:r>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384B57" w:rsidR="001C30C0" w:rsidRPr="00AD455D" w:rsidRDefault="00D078A2" w:rsidP="001C30C0">
            <w:pPr>
              <w:pStyle w:val="Paragrafoelenco"/>
              <w:ind w:left="0"/>
              <w:rPr>
                <w:rStyle w:val="Enfasidelicata"/>
                <w:i w:val="0"/>
                <w:iCs w:val="0"/>
                <w:sz w:val="28"/>
                <w:szCs w:val="28"/>
              </w:rPr>
            </w:pPr>
            <w:r>
              <w:rPr>
                <w:rStyle w:val="Enfasidelicata"/>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4</w:t>
            </w:r>
          </w:p>
        </w:tc>
        <w:tc>
          <w:tcPr>
            <w:tcW w:w="4472" w:type="pct"/>
          </w:tcPr>
          <w:p w14:paraId="4A690233" w14:textId="62BB4302" w:rsidR="00D078A2" w:rsidRPr="00AD455D" w:rsidRDefault="00D078A2"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5</w:t>
            </w:r>
          </w:p>
        </w:tc>
        <w:tc>
          <w:tcPr>
            <w:tcW w:w="4472" w:type="pct"/>
          </w:tcPr>
          <w:p w14:paraId="69DF473F" w14:textId="4AEA63E9"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Paragrafoelenco"/>
              <w:ind w:left="0"/>
              <w:jc w:val="center"/>
              <w:rPr>
                <w:rStyle w:val="Enfasidelicata"/>
                <w:b/>
                <w:bCs/>
                <w:i w:val="0"/>
                <w:iCs w:val="0"/>
                <w:szCs w:val="24"/>
              </w:rPr>
            </w:pPr>
            <w:r>
              <w:rPr>
                <w:rStyle w:val="Enfasidelicata"/>
                <w:b/>
                <w:i w:val="0"/>
                <w:iCs w:val="0"/>
                <w:szCs w:val="24"/>
              </w:rPr>
              <w:t>W6</w:t>
            </w:r>
          </w:p>
        </w:tc>
        <w:tc>
          <w:tcPr>
            <w:tcW w:w="4472" w:type="pct"/>
          </w:tcPr>
          <w:p w14:paraId="3A78CF95" w14:textId="4D6B2D50"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A8618B" w:rsidRDefault="001C30C0">
      <w:pPr>
        <w:pStyle w:val="Paragrafoelenco"/>
        <w:numPr>
          <w:ilvl w:val="0"/>
          <w:numId w:val="36"/>
        </w:numPr>
        <w:spacing w:line="240" w:lineRule="auto"/>
        <w:jc w:val="both"/>
        <w:rPr>
          <w:rStyle w:val="Enfasidelicata"/>
          <w:sz w:val="32"/>
          <w:szCs w:val="32"/>
        </w:rPr>
      </w:pPr>
      <w:r w:rsidRPr="00A8618B">
        <w:rPr>
          <w:rStyle w:val="Enfasidelicata"/>
          <w:sz w:val="32"/>
          <w:szCs w:val="32"/>
        </w:rPr>
        <w:t xml:space="preserve"> </w:t>
      </w:r>
      <w:r w:rsidR="003D51FB" w:rsidRPr="00A8618B">
        <w:rPr>
          <w:rStyle w:val="Enfasidelicata"/>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23B63021"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unlocks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1F6122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locks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5CD364DE" w14:textId="77777777" w:rsidR="00E13117" w:rsidRPr="003D51FB" w:rsidRDefault="00E13117" w:rsidP="00923D58">
      <w:pPr>
        <w:spacing w:line="240" w:lineRule="auto"/>
        <w:jc w:val="both"/>
        <w:rPr>
          <w:rStyle w:val="Enfasidelicata"/>
          <w:i w:val="0"/>
          <w:iCs w:val="0"/>
          <w:sz w:val="28"/>
          <w:szCs w:val="28"/>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A8618B" w:rsidRDefault="001118E3" w:rsidP="00923D58">
      <w:pPr>
        <w:pStyle w:val="Paragrafoelenco"/>
        <w:numPr>
          <w:ilvl w:val="0"/>
          <w:numId w:val="10"/>
        </w:numPr>
        <w:spacing w:line="240" w:lineRule="auto"/>
        <w:rPr>
          <w:rStyle w:val="Enfasidelicata"/>
          <w:szCs w:val="24"/>
        </w:rPr>
      </w:pPr>
      <w:r w:rsidRPr="00A8618B">
        <w:rPr>
          <w:rStyle w:val="Enfasidelicata"/>
          <w:sz w:val="32"/>
          <w:szCs w:val="32"/>
        </w:rPr>
        <w:lastRenderedPageBreak/>
        <w:t>Definitions, Acronyms, Abbreviations</w:t>
      </w:r>
      <w:r w:rsidRPr="00A8618B">
        <w:rPr>
          <w:rStyle w:val="Enfasidelicata"/>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8"/>
      <w:r w:rsidRPr="00923D58">
        <w:rPr>
          <w:rStyle w:val="Enfasidelicata"/>
          <w:i w:val="0"/>
          <w:iCs w:val="0"/>
          <w:szCs w:val="24"/>
        </w:rPr>
        <w:t>Ticket</w:t>
      </w:r>
      <w:commentRangeEnd w:id="8"/>
      <w:r w:rsidRPr="00923D58">
        <w:rPr>
          <w:rStyle w:val="Rimandocommento"/>
        </w:rPr>
        <w:commentReference w:id="8"/>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77777777" w:rsidR="00434F51" w:rsidRPr="00923D58" w:rsidRDefault="00434F51" w:rsidP="00571C1D">
      <w:pPr>
        <w:spacing w:line="240" w:lineRule="auto"/>
        <w:ind w:left="720"/>
        <w:rPr>
          <w:rStyle w:val="Enfasidelicata"/>
          <w:i w:val="0"/>
          <w:iCs w:val="0"/>
          <w:szCs w:val="24"/>
        </w:rPr>
      </w:pPr>
    </w:p>
    <w:p w14:paraId="3605D7D0" w14:textId="75837535" w:rsidR="00C65B56"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7560842B" w14:textId="04F92349" w:rsidR="00243BFD" w:rsidRDefault="003B3FEB" w:rsidP="00243BFD">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sidR="00243BFD">
        <w:rPr>
          <w:rStyle w:val="Enfasidelicata"/>
          <w:i w:val="0"/>
          <w:iCs w:val="0"/>
          <w:szCs w:val="24"/>
        </w:rPr>
        <w:t>4</w:t>
      </w:r>
      <w:r w:rsidR="00243BFD" w:rsidRPr="00923D58">
        <w:rPr>
          <w:rStyle w:val="Enfasidelicata"/>
          <w:i w:val="0"/>
          <w:iCs w:val="0"/>
          <w:szCs w:val="24"/>
          <w:vertAlign w:val="superscript"/>
        </w:rPr>
        <w:t>th</w:t>
      </w:r>
      <w:r w:rsidR="00243BFD">
        <w:rPr>
          <w:rStyle w:val="Enfasidelicata"/>
          <w:i w:val="0"/>
          <w:iCs w:val="0"/>
          <w:szCs w:val="24"/>
        </w:rPr>
        <w:t xml:space="preserve"> meeting:</w:t>
      </w:r>
      <w:r w:rsidR="00243BFD" w:rsidRPr="00243BFD">
        <w:rPr>
          <w:rStyle w:val="Enfasidelicata"/>
          <w:i w:val="0"/>
          <w:iCs w:val="0"/>
          <w:szCs w:val="24"/>
        </w:rPr>
        <w:t xml:space="preserve"> </w:t>
      </w:r>
      <w:r w:rsidR="00243BFD">
        <w:rPr>
          <w:rStyle w:val="Enfasidelicata"/>
          <w:i w:val="0"/>
          <w:iCs w:val="0"/>
          <w:szCs w:val="24"/>
        </w:rPr>
        <w:t xml:space="preserve">Defined Functional Requirements, Domain Assumptions and Goals </w:t>
      </w:r>
    </w:p>
    <w:p w14:paraId="12BB4F20"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t>Duration 1.5h, 14/11/2020</w:t>
      </w:r>
    </w:p>
    <w:p w14:paraId="36D72883"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tab/>
        <w:t>5</w:t>
      </w:r>
      <w:r w:rsidRPr="00923D58">
        <w:rPr>
          <w:rStyle w:val="Enfasidelicata"/>
          <w:i w:val="0"/>
          <w:iCs w:val="0"/>
          <w:szCs w:val="24"/>
          <w:vertAlign w:val="superscript"/>
        </w:rPr>
        <w:t>th</w:t>
      </w:r>
      <w:r>
        <w:rPr>
          <w:rStyle w:val="Enfasidelicata"/>
          <w:i w:val="0"/>
          <w:iCs w:val="0"/>
          <w:szCs w:val="24"/>
        </w:rPr>
        <w:t xml:space="preserve"> meeting: Defined Use Cases</w:t>
      </w:r>
      <w:r w:rsidRPr="00923D58">
        <w:rPr>
          <w:rStyle w:val="Enfasidelicata"/>
          <w:i w:val="0"/>
          <w:iCs w:val="0"/>
          <w:szCs w:val="24"/>
        </w:rPr>
        <w:br/>
      </w:r>
      <w:r>
        <w:rPr>
          <w:rStyle w:val="Enfasidelicata"/>
          <w:i w:val="0"/>
          <w:iCs w:val="0"/>
          <w:szCs w:val="24"/>
        </w:rPr>
        <w:t>Duration 2h, 21/11/2020</w:t>
      </w:r>
    </w:p>
    <w:p w14:paraId="6190B79B" w14:textId="77777777" w:rsidR="001A3C22" w:rsidRDefault="001A3C22" w:rsidP="00243BFD">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A8618B">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6C69F1EA"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A8618B" w:rsidRDefault="001118E3" w:rsidP="00CC2534">
      <w:pPr>
        <w:pStyle w:val="Paragrafoelenco"/>
        <w:numPr>
          <w:ilvl w:val="0"/>
          <w:numId w:val="10"/>
        </w:numPr>
        <w:spacing w:line="240" w:lineRule="auto"/>
        <w:rPr>
          <w:rStyle w:val="Enfasidelicata"/>
          <w:sz w:val="32"/>
          <w:szCs w:val="32"/>
        </w:rPr>
      </w:pPr>
      <w:r w:rsidRPr="00A8618B">
        <w:rPr>
          <w:rStyle w:val="Enfasidelicata"/>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7EB1926A" w:rsidR="00775122" w:rsidRPr="00D01022" w:rsidDel="00A71128" w:rsidRDefault="00CC2534">
      <w:pPr>
        <w:pStyle w:val="Paragrafoelenco"/>
        <w:numPr>
          <w:ilvl w:val="0"/>
          <w:numId w:val="65"/>
        </w:numPr>
        <w:spacing w:line="240" w:lineRule="auto"/>
        <w:ind w:left="1094" w:hanging="357"/>
        <w:rPr>
          <w:del w:id="9" w:author="Cristian Sbrolli" w:date="2020-12-20T12:00:00Z"/>
          <w:rStyle w:val="Enfasidelicata"/>
          <w:i w:val="0"/>
          <w:iCs w:val="0"/>
          <w:sz w:val="28"/>
          <w:szCs w:val="28"/>
        </w:rPr>
      </w:pPr>
      <w:del w:id="10" w:author="Cristian Sbrolli" w:date="2020-12-20T12:00:00Z">
        <w:r w:rsidRPr="000A5E1D" w:rsidDel="00A71128">
          <w:rPr>
            <w:rStyle w:val="Enfasidelicata"/>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Collegamentoipertestuale"/>
            <w:szCs w:val="24"/>
          </w:rPr>
          <w:delText>https://customerlineup.bubbleapps.io</w:delText>
        </w:r>
        <w:r w:rsidR="0044323F" w:rsidDel="00A71128">
          <w:rPr>
            <w:rStyle w:val="Collegamentoipertestuale"/>
            <w:szCs w:val="24"/>
          </w:rPr>
          <w:fldChar w:fldCharType="end"/>
        </w:r>
      </w:del>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5"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3A221D73" w14:textId="771973CF" w:rsidR="00434F51" w:rsidRDefault="00434F51" w:rsidP="00571C1D">
      <w:pPr>
        <w:spacing w:line="240" w:lineRule="auto"/>
        <w:rPr>
          <w:rStyle w:val="Enfasidelicata"/>
          <w:i w:val="0"/>
          <w:iCs w:val="0"/>
          <w:szCs w:val="24"/>
        </w:rPr>
      </w:pPr>
    </w:p>
    <w:p w14:paraId="267CC104" w14:textId="77777777" w:rsidR="00173E72" w:rsidRDefault="00173E72" w:rsidP="00571C1D">
      <w:pPr>
        <w:spacing w:line="240" w:lineRule="auto"/>
        <w:rPr>
          <w:rStyle w:val="Enfasidelicata"/>
          <w:i w:val="0"/>
          <w:iCs w:val="0"/>
          <w:szCs w:val="24"/>
        </w:rPr>
      </w:pPr>
    </w:p>
    <w:p w14:paraId="0CE6F9E2" w14:textId="7D4AF732" w:rsidR="001118E3" w:rsidRDefault="001118E3" w:rsidP="00A8618B">
      <w:pPr>
        <w:rPr>
          <w:ins w:id="11" w:author="Cristian Sbrolli" w:date="2020-12-20T12:00:00Z"/>
          <w:rStyle w:val="Enfasidelicata"/>
          <w:i w:val="0"/>
          <w:iCs w:val="0"/>
          <w:szCs w:val="24"/>
        </w:rPr>
      </w:pPr>
    </w:p>
    <w:p w14:paraId="3FFA41C2" w14:textId="77777777" w:rsidR="00A71128" w:rsidRDefault="00A71128" w:rsidP="00A8618B">
      <w:pPr>
        <w:rPr>
          <w:rStyle w:val="Enfasidelicata"/>
          <w:i w:val="0"/>
          <w:iCs w:val="0"/>
          <w:szCs w:val="24"/>
        </w:rPr>
      </w:pPr>
    </w:p>
    <w:p w14:paraId="267BEADE" w14:textId="77777777" w:rsidR="00173E72" w:rsidRPr="00923D58" w:rsidRDefault="00173E72" w:rsidP="00A8618B">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A8618B" w:rsidRDefault="001118E3" w:rsidP="00571C1D">
      <w:pPr>
        <w:pStyle w:val="Paragrafoelenco"/>
        <w:numPr>
          <w:ilvl w:val="0"/>
          <w:numId w:val="12"/>
        </w:numPr>
        <w:spacing w:line="240" w:lineRule="auto"/>
        <w:rPr>
          <w:rStyle w:val="Enfasidelicata"/>
          <w:sz w:val="32"/>
          <w:szCs w:val="32"/>
        </w:rPr>
      </w:pPr>
      <w:r w:rsidRPr="00A8618B">
        <w:rPr>
          <w:rStyle w:val="Enfasidelicata"/>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A8618B">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295A63">
      <w:pPr>
        <w:pStyle w:val="Paragrafoelenco"/>
        <w:numPr>
          <w:ilvl w:val="0"/>
          <w:numId w:val="19"/>
        </w:numPr>
        <w:jc w:val="both"/>
      </w:pPr>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 xml:space="preserve">sen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046B3B65" w:rsidR="006332A6" w:rsidRPr="00923D58" w:rsidRDefault="00200B73" w:rsidP="00295A63">
      <w:pPr>
        <w:pStyle w:val="Paragrafoelenco"/>
        <w:numPr>
          <w:ilvl w:val="0"/>
          <w:numId w:val="4"/>
        </w:numPr>
        <w:spacing w:after="60" w:line="240" w:lineRule="auto"/>
        <w:jc w:val="both"/>
        <w:rPr>
          <w:rStyle w:val="Enfasidelicata"/>
          <w:i w:val="0"/>
          <w:iCs w:val="0"/>
          <w:szCs w:val="24"/>
        </w:rPr>
      </w:pPr>
      <w:commentRangeStart w:id="12"/>
      <w:commentRangeStart w:id="13"/>
      <w:r w:rsidRPr="699595DC">
        <w:rPr>
          <w:rStyle w:val="Enfasidelicata"/>
          <w:i w:val="0"/>
          <w:iCs w:val="0"/>
          <w:szCs w:val="24"/>
        </w:rPr>
        <w:t>He chooses the market he wants to go from a map</w:t>
      </w:r>
      <w:commentRangeEnd w:id="12"/>
      <w:r>
        <w:commentReference w:id="12"/>
      </w:r>
      <w:commentRangeEnd w:id="13"/>
      <w:r>
        <w:commentReference w:id="13"/>
      </w:r>
    </w:p>
    <w:p w14:paraId="319A9C8B" w14:textId="1A18E85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The system shows the first available </w:t>
      </w:r>
      <w:r w:rsidR="00FA17DD">
        <w:rPr>
          <w:rStyle w:val="Enfasidelicata"/>
          <w:i w:val="0"/>
          <w:iCs w:val="0"/>
          <w:szCs w:val="24"/>
        </w:rPr>
        <w:t>time slot</w:t>
      </w:r>
      <w:r w:rsidR="00FA17DD" w:rsidRPr="00923D58">
        <w:rPr>
          <w:rStyle w:val="Enfasidelicata"/>
          <w:i w:val="0"/>
          <w:iCs w:val="0"/>
          <w:szCs w:val="24"/>
        </w:rPr>
        <w:t xml:space="preserve"> </w:t>
      </w:r>
      <w:r w:rsidRPr="00923D58">
        <w:rPr>
          <w:rStyle w:val="Enfasidelicata"/>
          <w:i w:val="0"/>
          <w:iCs w:val="0"/>
          <w:szCs w:val="24"/>
        </w:rPr>
        <w:t>to enter the market</w:t>
      </w:r>
    </w:p>
    <w:p w14:paraId="5255BE98" w14:textId="52FF62C5"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 xml:space="preserve">sen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9C3621E" w:rsidR="00111780" w:rsidRPr="00923D58" w:rsidRDefault="00222115"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The system sends a notification to remind about his </w:t>
      </w:r>
      <w:commentRangeStart w:id="14"/>
      <w:commentRangeStart w:id="15"/>
      <w:r w:rsidRPr="00D01022">
        <w:rPr>
          <w:rStyle w:val="Enfasidelicata"/>
          <w:i w:val="0"/>
          <w:iCs w:val="0"/>
          <w:szCs w:val="24"/>
        </w:rPr>
        <w:t>appointment</w:t>
      </w:r>
      <w:commentRangeEnd w:id="14"/>
      <w:r>
        <w:commentReference w:id="14"/>
      </w:r>
      <w:commentRangeEnd w:id="15"/>
      <w:r>
        <w:commentReference w:id="15"/>
      </w:r>
      <w:r w:rsidR="00111780" w:rsidRPr="699595DC">
        <w:rPr>
          <w:rStyle w:val="Enfasidelicata"/>
          <w:i w:val="0"/>
          <w:iCs w:val="0"/>
          <w:szCs w:val="24"/>
        </w:rPr>
        <w:t xml:space="preserve">, </w:t>
      </w:r>
      <w:r w:rsidRPr="699595DC">
        <w:rPr>
          <w:rStyle w:val="Enfasidelicata"/>
          <w:i w:val="0"/>
          <w:iCs w:val="0"/>
          <w:szCs w:val="24"/>
        </w:rPr>
        <w:t>and Hajsen gets ready to go</w:t>
      </w:r>
    </w:p>
    <w:p w14:paraId="6D458FB5" w14:textId="7DC65F41"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clicks on the “Show ticket” and scans it in the </w:t>
      </w:r>
      <w:proofErr w:type="spellStart"/>
      <w:r w:rsidRPr="00923D58">
        <w:rPr>
          <w:rStyle w:val="Enfasidelicata"/>
          <w:i w:val="0"/>
          <w:iCs w:val="0"/>
          <w:szCs w:val="24"/>
        </w:rPr>
        <w:t>apposite</w:t>
      </w:r>
      <w:proofErr w:type="spellEnd"/>
      <w:r w:rsidRPr="00923D58">
        <w:rPr>
          <w:rStyle w:val="Enfasidelicata"/>
          <w:i w:val="0"/>
          <w:iCs w:val="0"/>
          <w:szCs w:val="24"/>
        </w:rPr>
        <w:t xml:space="preserve"> machine</w:t>
      </w:r>
    </w:p>
    <w:p w14:paraId="44026A6A" w14:textId="2ACC79A6"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63995FB0" w:rsidR="00222115"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Now he can exit the market</w:t>
      </w:r>
    </w:p>
    <w:p w14:paraId="0DF8CCD1" w14:textId="77777777" w:rsidR="00FA17DD" w:rsidRPr="00923D58" w:rsidRDefault="00FA17DD" w:rsidP="00295A63">
      <w:pPr>
        <w:pStyle w:val="Paragrafoelenco"/>
        <w:spacing w:after="60" w:line="240" w:lineRule="auto"/>
        <w:ind w:left="990"/>
        <w:jc w:val="both"/>
        <w:rPr>
          <w:rStyle w:val="Enfasidelicata"/>
          <w:i w:val="0"/>
          <w:iCs w:val="0"/>
          <w:szCs w:val="24"/>
        </w:rPr>
      </w:pPr>
    </w:p>
    <w:p w14:paraId="7372346B" w14:textId="77777777" w:rsidR="005702C3" w:rsidRPr="00923D58" w:rsidRDefault="005702C3" w:rsidP="00295A63">
      <w:pPr>
        <w:pStyle w:val="Paragrafoelenco"/>
        <w:spacing w:after="60" w:line="240" w:lineRule="auto"/>
        <w:jc w:val="both"/>
        <w:rPr>
          <w:rStyle w:val="Enfasidelicata"/>
          <w:i w:val="0"/>
          <w:iCs w:val="0"/>
          <w:szCs w:val="24"/>
        </w:rPr>
      </w:pPr>
    </w:p>
    <w:p w14:paraId="36860704" w14:textId="515F2CEB" w:rsidR="00A2714B" w:rsidRPr="00923D58" w:rsidRDefault="004539B3" w:rsidP="00295A63">
      <w:pPr>
        <w:pStyle w:val="Paragrafoelenco"/>
        <w:numPr>
          <w:ilvl w:val="0"/>
          <w:numId w:val="19"/>
        </w:numPr>
        <w:jc w:val="both"/>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16"/>
      <w:commentRangeStart w:id="17"/>
      <w:r w:rsidRPr="699595DC">
        <w:rPr>
          <w:rStyle w:val="Enfasidelicata"/>
          <w:i w:val="0"/>
          <w:iCs w:val="0"/>
          <w:szCs w:val="24"/>
        </w:rPr>
        <w:t xml:space="preserve">his </w:t>
      </w:r>
      <w:commentRangeEnd w:id="16"/>
      <w:r>
        <w:commentReference w:id="16"/>
      </w:r>
      <w:commentRangeEnd w:id="17"/>
      <w:r>
        <w:commentReference w:id="17"/>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4A054770"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r w:rsidRPr="699595DC">
        <w:rPr>
          <w:rStyle w:val="Enfasidelicata"/>
          <w:i w:val="0"/>
          <w:iCs w:val="0"/>
          <w:szCs w:val="24"/>
        </w:rPr>
        <w:t>the time</w:t>
      </w:r>
      <w:r w:rsidR="00FE7600">
        <w:rPr>
          <w:rStyle w:val="Enfasidelicata"/>
          <w:i w:val="0"/>
          <w:iCs w:val="0"/>
          <w:szCs w:val="24"/>
        </w:rPr>
        <w:t xml:space="preserve"> slot</w:t>
      </w:r>
      <w:r w:rsidRPr="699595DC">
        <w:rPr>
          <w:rStyle w:val="Enfasidelicata"/>
          <w:i w:val="0"/>
          <w:iCs w:val="0"/>
          <w:szCs w:val="24"/>
        </w:rPr>
        <w:t xml:space="preserve"> he would want to go</w:t>
      </w:r>
    </w:p>
    <w:p w14:paraId="4EB5CD68" w14:textId="28052548" w:rsidR="00C60896" w:rsidRPr="00923D58" w:rsidRDefault="00C60896"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selects </w:t>
      </w:r>
      <w:r w:rsidR="00FE7600">
        <w:rPr>
          <w:rStyle w:val="Enfasidelicata"/>
          <w:i w:val="0"/>
          <w:iCs w:val="0"/>
          <w:szCs w:val="24"/>
        </w:rPr>
        <w:t xml:space="preserve">a store </w:t>
      </w:r>
      <w:r w:rsidR="0055106F">
        <w:rPr>
          <w:rStyle w:val="Enfasidelicata"/>
          <w:i w:val="0"/>
          <w:iCs w:val="0"/>
          <w:szCs w:val="24"/>
        </w:rPr>
        <w:t>from</w:t>
      </w:r>
      <w:r w:rsidR="00FE7600">
        <w:rPr>
          <w:rStyle w:val="Enfasidelicata"/>
          <w:i w:val="0"/>
          <w:iCs w:val="0"/>
          <w:szCs w:val="24"/>
        </w:rPr>
        <w:t xml:space="preserve"> a map between those </w:t>
      </w:r>
      <w:r w:rsidR="0055106F">
        <w:rPr>
          <w:rStyle w:val="Enfasidelicata"/>
          <w:i w:val="0"/>
          <w:iCs w:val="0"/>
          <w:szCs w:val="24"/>
        </w:rPr>
        <w:t xml:space="preserve">ones </w:t>
      </w:r>
      <w:r w:rsidR="00FE7600">
        <w:rPr>
          <w:rStyle w:val="Enfasidelicata"/>
          <w:i w:val="0"/>
          <w:iCs w:val="0"/>
          <w:szCs w:val="24"/>
        </w:rPr>
        <w:t xml:space="preserve">provided </w:t>
      </w:r>
      <w:r w:rsidR="0055106F">
        <w:rPr>
          <w:rStyle w:val="Enfasidelicata"/>
          <w:i w:val="0"/>
          <w:iCs w:val="0"/>
          <w:szCs w:val="24"/>
        </w:rPr>
        <w:t>by the app</w:t>
      </w:r>
    </w:p>
    <w:p w14:paraId="630DBF5A" w14:textId="2C6EA1A8" w:rsidR="00C60896" w:rsidRPr="00923D58" w:rsidRDefault="00C60896" w:rsidP="00295A63">
      <w:pPr>
        <w:pStyle w:val="Paragrafoelenco"/>
        <w:numPr>
          <w:ilvl w:val="0"/>
          <w:numId w:val="4"/>
        </w:numPr>
        <w:spacing w:after="60" w:line="240" w:lineRule="auto"/>
        <w:jc w:val="both"/>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3DD6989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The system sends a notification to remind him the visit, so Giulio gets ready to go</w:t>
      </w:r>
    </w:p>
    <w:p w14:paraId="1ED66899" w14:textId="7777777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295A63">
      <w:pPr>
        <w:pStyle w:val="Paragrafoelenco"/>
        <w:numPr>
          <w:ilvl w:val="0"/>
          <w:numId w:val="4"/>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8146AA6" w14:textId="65E3C6FF"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18"/>
      <w:r w:rsidRPr="00061068">
        <w:rPr>
          <w:rStyle w:val="Enfasidelicata"/>
          <w:i w:val="0"/>
          <w:iCs w:val="0"/>
          <w:szCs w:val="24"/>
        </w:rPr>
        <w:t>ticket to the cashier</w:t>
      </w:r>
      <w:commentRangeEnd w:id="18"/>
      <w:r w:rsidRPr="00061068">
        <w:rPr>
          <w:rStyle w:val="Rimandocommento"/>
        </w:rPr>
        <w:commentReference w:id="18"/>
      </w:r>
    </w:p>
    <w:p w14:paraId="277899B0" w14:textId="1E0C2077" w:rsidR="005702C3" w:rsidRDefault="00AD455C" w:rsidP="00295A63">
      <w:pPr>
        <w:pStyle w:val="Paragrafoelenco"/>
        <w:numPr>
          <w:ilvl w:val="0"/>
          <w:numId w:val="4"/>
        </w:numPr>
        <w:spacing w:after="60" w:line="240" w:lineRule="auto"/>
        <w:jc w:val="both"/>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295A63">
      <w:pPr>
        <w:pStyle w:val="Paragrafoelenco"/>
        <w:spacing w:after="60" w:line="240" w:lineRule="auto"/>
        <w:ind w:left="990"/>
        <w:jc w:val="both"/>
        <w:rPr>
          <w:rStyle w:val="Enfasidelicata"/>
          <w:i w:val="0"/>
          <w:iCs w:val="0"/>
          <w:szCs w:val="24"/>
        </w:rPr>
      </w:pPr>
    </w:p>
    <w:p w14:paraId="0CB1908E" w14:textId="1303594D" w:rsidR="00CA1658" w:rsidRDefault="00CA1658" w:rsidP="00295A63">
      <w:pPr>
        <w:pStyle w:val="Paragrafoelenco"/>
        <w:spacing w:after="60" w:line="240" w:lineRule="auto"/>
        <w:ind w:left="990"/>
        <w:jc w:val="both"/>
        <w:rPr>
          <w:rStyle w:val="Enfasidelicata"/>
          <w:i w:val="0"/>
          <w:iCs w:val="0"/>
          <w:szCs w:val="24"/>
        </w:rPr>
      </w:pPr>
    </w:p>
    <w:p w14:paraId="02859DEB" w14:textId="77777777" w:rsidR="00CA1658" w:rsidRPr="00AD455C" w:rsidRDefault="00CA1658" w:rsidP="00295A63">
      <w:pPr>
        <w:pStyle w:val="Paragrafoelenco"/>
        <w:spacing w:after="60" w:line="240" w:lineRule="auto"/>
        <w:ind w:left="990"/>
        <w:jc w:val="both"/>
        <w:rPr>
          <w:szCs w:val="24"/>
        </w:rPr>
      </w:pPr>
    </w:p>
    <w:p w14:paraId="6DCD778D" w14:textId="1FD0ECE9" w:rsidR="00662ED3" w:rsidRDefault="00662ED3" w:rsidP="00571C1D">
      <w:pPr>
        <w:pStyle w:val="Paragrafoelenco"/>
        <w:spacing w:after="60" w:line="240" w:lineRule="auto"/>
        <w:rPr>
          <w:szCs w:val="24"/>
        </w:rPr>
      </w:pPr>
    </w:p>
    <w:p w14:paraId="2D1D79D1" w14:textId="5ED7123A" w:rsidR="00FA17DD" w:rsidRDefault="00FA17DD" w:rsidP="00571C1D">
      <w:pPr>
        <w:pStyle w:val="Paragrafoelenco"/>
        <w:spacing w:after="60" w:line="240" w:lineRule="auto"/>
        <w:rPr>
          <w:szCs w:val="24"/>
        </w:rPr>
      </w:pPr>
    </w:p>
    <w:p w14:paraId="7BE329F6" w14:textId="77777777" w:rsidR="00FA17DD" w:rsidRPr="00923D58" w:rsidRDefault="00FA17DD" w:rsidP="00571C1D">
      <w:pPr>
        <w:pStyle w:val="Paragrafoelenco"/>
        <w:spacing w:after="60" w:line="240" w:lineRule="auto"/>
        <w:rPr>
          <w:szCs w:val="24"/>
        </w:rPr>
      </w:pPr>
    </w:p>
    <w:p w14:paraId="63FFE3FE" w14:textId="77777777" w:rsidR="0055106F" w:rsidRPr="00456E01" w:rsidRDefault="0055106F" w:rsidP="0055106F">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lastRenderedPageBreak/>
        <w:t>Alberto B. hates technology, so he gambles his luck and tries to enter inside the market, unfortunately there are no available places to enter so he takes a ticket from the dispenser</w:t>
      </w:r>
      <w:r>
        <w:rPr>
          <w:rStyle w:val="Enfasidelicata"/>
          <w:i w:val="0"/>
          <w:iCs w:val="0"/>
          <w:szCs w:val="24"/>
        </w:rPr>
        <w:t>.</w:t>
      </w:r>
    </w:p>
    <w:p w14:paraId="6ADA841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5C0ACACF"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Reading the ticket</w:t>
      </w:r>
      <w:r>
        <w:rPr>
          <w:rStyle w:val="Enfasidelicata"/>
          <w:i w:val="0"/>
          <w:iCs w:val="0"/>
          <w:szCs w:val="24"/>
        </w:rPr>
        <w:t>,</w:t>
      </w:r>
      <w:r w:rsidRPr="00D01022">
        <w:rPr>
          <w:rStyle w:val="Enfasidelicata"/>
          <w:i w:val="0"/>
          <w:iCs w:val="0"/>
          <w:szCs w:val="24"/>
        </w:rPr>
        <w:t xml:space="preserve"> he sees the time </w:t>
      </w:r>
      <w:r>
        <w:rPr>
          <w:rStyle w:val="Enfasidelicata"/>
          <w:i w:val="0"/>
          <w:iCs w:val="0"/>
          <w:szCs w:val="24"/>
        </w:rPr>
        <w:t>slot</w:t>
      </w:r>
      <w:r w:rsidRPr="00D01022">
        <w:rPr>
          <w:rStyle w:val="Enfasidelicata"/>
          <w:i w:val="0"/>
          <w:iCs w:val="0"/>
          <w:szCs w:val="24"/>
        </w:rPr>
        <w:t> in which he can enter the market</w:t>
      </w:r>
    </w:p>
    <w:p w14:paraId="251360A9"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 xml:space="preserve">Since the time </w:t>
      </w:r>
      <w:r>
        <w:rPr>
          <w:rStyle w:val="Enfasidelicata"/>
          <w:i w:val="0"/>
          <w:iCs w:val="0"/>
          <w:szCs w:val="24"/>
        </w:rPr>
        <w:t>slot</w:t>
      </w:r>
      <w:r w:rsidRPr="00D01022">
        <w:rPr>
          <w:rStyle w:val="Enfasidelicata"/>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297F8D96"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w:t>
      </w:r>
      <w:proofErr w:type="spellStart"/>
      <w:r w:rsidRPr="00D01022">
        <w:rPr>
          <w:rStyle w:val="Enfasidelicata"/>
          <w:i w:val="0"/>
          <w:iCs w:val="0"/>
          <w:szCs w:val="24"/>
        </w:rPr>
        <w:t>apposite</w:t>
      </w:r>
      <w:proofErr w:type="spellEnd"/>
      <w:r w:rsidRPr="00D01022">
        <w:rPr>
          <w:rStyle w:val="Enfasidelicata"/>
          <w:i w:val="0"/>
          <w:iCs w:val="0"/>
          <w:szCs w:val="24"/>
        </w:rPr>
        <w:t> machine, that lets him enter the market</w:t>
      </w:r>
    </w:p>
    <w:p w14:paraId="1D678671" w14:textId="370E7E25" w:rsidR="0055106F" w:rsidRDefault="0055106F" w:rsidP="0055106F">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1B78D757" w14:textId="77777777" w:rsidR="0055106F" w:rsidRPr="00456E01" w:rsidRDefault="0055106F" w:rsidP="0055106F">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420A2D4E" w14:textId="77777777" w:rsidR="0055106F" w:rsidRPr="00923D58" w:rsidRDefault="0055106F" w:rsidP="00295A63">
      <w:pPr>
        <w:pStyle w:val="Paragrafoelenco"/>
        <w:ind w:left="990"/>
        <w:rPr>
          <w:rStyle w:val="Enfasidelicata"/>
          <w:i w:val="0"/>
          <w:iCs w:val="0"/>
          <w:szCs w:val="24"/>
        </w:rPr>
      </w:pPr>
    </w:p>
    <w:p w14:paraId="3E0FB1B5" w14:textId="6670C943" w:rsidR="002D6798" w:rsidRPr="002D6798" w:rsidRDefault="0055106F" w:rsidP="00295A63">
      <w:pPr>
        <w:pStyle w:val="Paragrafoelenco"/>
        <w:numPr>
          <w:ilvl w:val="0"/>
          <w:numId w:val="19"/>
        </w:numPr>
        <w:jc w:val="both"/>
        <w:rPr>
          <w:rStyle w:val="Enfasidelicata"/>
          <w:rFonts w:eastAsiaTheme="majorEastAsia" w:cstheme="majorBidi"/>
          <w:i w:val="0"/>
          <w:iCs w:val="0"/>
          <w:szCs w:val="24"/>
        </w:rPr>
      </w:pPr>
      <w:r>
        <w:rPr>
          <w:rStyle w:val="Enfasidelicata"/>
          <w:i w:val="0"/>
          <w:iCs w:val="0"/>
          <w:szCs w:val="24"/>
        </w:rPr>
        <w:t xml:space="preserve">Francesco wants to make a delicious dinner with pasta and tuna. Unfortunately, </w:t>
      </w:r>
      <w:r w:rsidR="002D6798">
        <w:rPr>
          <w:rStyle w:val="Enfasidelicata"/>
          <w:i w:val="0"/>
          <w:iCs w:val="0"/>
          <w:szCs w:val="24"/>
        </w:rPr>
        <w:t xml:space="preserve">just before dinner, circa at 19:00, </w:t>
      </w:r>
      <w:r>
        <w:rPr>
          <w:rStyle w:val="Enfasidelicata"/>
          <w:i w:val="0"/>
          <w:iCs w:val="0"/>
          <w:szCs w:val="24"/>
        </w:rPr>
        <w:t xml:space="preserve">he discovers that he is run out of pasta. Since </w:t>
      </w:r>
      <w:r w:rsidR="002D6798">
        <w:rPr>
          <w:rStyle w:val="Enfasidelicata"/>
          <w:i w:val="0"/>
          <w:iCs w:val="0"/>
          <w:szCs w:val="24"/>
        </w:rPr>
        <w:t>he cannot wait the day after, he decides to book a visit for the current day:</w:t>
      </w:r>
    </w:p>
    <w:p w14:paraId="46F4D937" w14:textId="77777777"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19"/>
      <w:commentRangeStart w:id="20"/>
      <w:r w:rsidRPr="699595DC">
        <w:rPr>
          <w:rStyle w:val="Enfasidelicata"/>
          <w:i w:val="0"/>
          <w:iCs w:val="0"/>
          <w:szCs w:val="24"/>
        </w:rPr>
        <w:t xml:space="preserve">his </w:t>
      </w:r>
      <w:commentRangeEnd w:id="19"/>
      <w:r>
        <w:commentReference w:id="19"/>
      </w:r>
      <w:commentRangeEnd w:id="20"/>
      <w:r>
        <w:commentReference w:id="20"/>
      </w:r>
      <w:r w:rsidRPr="699595DC">
        <w:rPr>
          <w:rStyle w:val="Enfasidelicata"/>
          <w:i w:val="0"/>
          <w:iCs w:val="0"/>
          <w:szCs w:val="24"/>
        </w:rPr>
        <w:t xml:space="preserve">device and clicks on the button to </w:t>
      </w:r>
      <w:r w:rsidRPr="699595DC">
        <w:rPr>
          <w:rStyle w:val="Enfasidelicata"/>
          <w:szCs w:val="24"/>
        </w:rPr>
        <w:t>“Book a visit”</w:t>
      </w:r>
    </w:p>
    <w:p w14:paraId="3A3DECAC" w14:textId="1939FDA1"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He selects</w:t>
      </w:r>
      <w:r>
        <w:rPr>
          <w:rStyle w:val="Enfasidelicata"/>
          <w:i w:val="0"/>
          <w:iCs w:val="0"/>
          <w:szCs w:val="24"/>
        </w:rPr>
        <w:t xml:space="preserve"> the time slot “</w:t>
      </w:r>
      <w:r w:rsidR="00841267">
        <w:rPr>
          <w:rStyle w:val="Enfasidelicata"/>
          <w:i w:val="0"/>
          <w:iCs w:val="0"/>
          <w:szCs w:val="24"/>
        </w:rPr>
        <w:t>20:0</w:t>
      </w:r>
      <w:r>
        <w:rPr>
          <w:rStyle w:val="Enfasidelicata"/>
          <w:i w:val="0"/>
          <w:iCs w:val="0"/>
          <w:szCs w:val="24"/>
        </w:rPr>
        <w:t>0”</w:t>
      </w:r>
    </w:p>
    <w:p w14:paraId="74AD4637" w14:textId="1C68E50F" w:rsidR="002D6798" w:rsidRDefault="00841267">
      <w:pPr>
        <w:pStyle w:val="Paragrafoelenco"/>
        <w:numPr>
          <w:ilvl w:val="0"/>
          <w:numId w:val="21"/>
        </w:numPr>
        <w:spacing w:after="60" w:line="240" w:lineRule="auto"/>
        <w:jc w:val="both"/>
        <w:rPr>
          <w:rStyle w:val="Enfasidelicata"/>
          <w:i w:val="0"/>
          <w:iCs w:val="0"/>
          <w:szCs w:val="24"/>
        </w:rPr>
      </w:pPr>
      <w:r>
        <w:rPr>
          <w:rStyle w:val="Enfasidelicata"/>
          <w:i w:val="0"/>
          <w:iCs w:val="0"/>
          <w:szCs w:val="24"/>
        </w:rPr>
        <w:t xml:space="preserve">Between the </w:t>
      </w:r>
      <w:r w:rsidR="002D6798">
        <w:rPr>
          <w:rStyle w:val="Enfasidelicata"/>
          <w:i w:val="0"/>
          <w:iCs w:val="0"/>
          <w:szCs w:val="24"/>
        </w:rPr>
        <w:t>received</w:t>
      </w:r>
      <w:r>
        <w:rPr>
          <w:rStyle w:val="Enfasidelicata"/>
          <w:i w:val="0"/>
          <w:iCs w:val="0"/>
          <w:szCs w:val="24"/>
        </w:rPr>
        <w:t xml:space="preserve"> </w:t>
      </w:r>
      <w:r w:rsidR="002D6798">
        <w:rPr>
          <w:rStyle w:val="Enfasidelicata"/>
          <w:i w:val="0"/>
          <w:iCs w:val="0"/>
          <w:szCs w:val="24"/>
        </w:rPr>
        <w:t xml:space="preserve">available stores from the application, he is unable to make a choice because there is not a </w:t>
      </w:r>
      <w:proofErr w:type="gramStart"/>
      <w:r w:rsidR="002D6798">
        <w:rPr>
          <w:rStyle w:val="Enfasidelicata"/>
          <w:i w:val="0"/>
          <w:iCs w:val="0"/>
          <w:szCs w:val="24"/>
        </w:rPr>
        <w:t>store</w:t>
      </w:r>
      <w:proofErr w:type="gramEnd"/>
      <w:r w:rsidR="002D6798">
        <w:rPr>
          <w:rStyle w:val="Enfasidelicata"/>
          <w:i w:val="0"/>
          <w:iCs w:val="0"/>
          <w:szCs w:val="24"/>
        </w:rPr>
        <w:t xml:space="preserve"> he likes</w:t>
      </w:r>
    </w:p>
    <w:p w14:paraId="46AAB903" w14:textId="175AB37E"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30 seconds of inactivity, the applications notifies Francesco that there are further available stores</w:t>
      </w:r>
    </w:p>
    <w:p w14:paraId="0DA49E80" w14:textId="0DD6BCC6"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Francesco clicks on the notification, hopeful to find his preferred store</w:t>
      </w:r>
    </w:p>
    <w:p w14:paraId="0214BF90" w14:textId="4C01B2E9" w:rsidR="002D6798" w:rsidRPr="00923D5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received the further stores, Francesco selects immediately “</w:t>
      </w:r>
      <w:proofErr w:type="spellStart"/>
      <w:r>
        <w:rPr>
          <w:rStyle w:val="Enfasidelicata"/>
          <w:i w:val="0"/>
          <w:iCs w:val="0"/>
          <w:szCs w:val="24"/>
        </w:rPr>
        <w:t>SicilianPasta</w:t>
      </w:r>
      <w:proofErr w:type="spellEnd"/>
      <w:r>
        <w:rPr>
          <w:rStyle w:val="Enfasidelicata"/>
          <w:i w:val="0"/>
          <w:iCs w:val="0"/>
          <w:szCs w:val="24"/>
        </w:rPr>
        <w:t>” store</w:t>
      </w:r>
    </w:p>
    <w:p w14:paraId="366BB3FA" w14:textId="51F6D7E1" w:rsidR="002D6798" w:rsidRPr="00923D58" w:rsidRDefault="002D6798">
      <w:pPr>
        <w:pStyle w:val="Paragrafoelenco"/>
        <w:numPr>
          <w:ilvl w:val="0"/>
          <w:numId w:val="21"/>
        </w:numPr>
        <w:spacing w:after="60" w:line="240" w:lineRule="auto"/>
        <w:jc w:val="both"/>
        <w:rPr>
          <w:rStyle w:val="Enfasidelicata"/>
          <w:szCs w:val="24"/>
        </w:rPr>
      </w:pPr>
      <w:r w:rsidRPr="00923D58">
        <w:rPr>
          <w:rStyle w:val="Enfasidelicata"/>
          <w:i w:val="0"/>
          <w:iCs w:val="0"/>
          <w:szCs w:val="24"/>
        </w:rPr>
        <w:t xml:space="preserve">The system asks </w:t>
      </w:r>
      <w:r>
        <w:rPr>
          <w:rStyle w:val="Enfasidelicata"/>
          <w:i w:val="0"/>
          <w:iCs w:val="0"/>
          <w:szCs w:val="24"/>
        </w:rPr>
        <w:t>Francesco</w:t>
      </w:r>
      <w:r w:rsidRPr="00923D58">
        <w:rPr>
          <w:rStyle w:val="Enfasidelicata"/>
          <w:i w:val="0"/>
          <w:iCs w:val="0"/>
          <w:szCs w:val="24"/>
        </w:rPr>
        <w:t xml:space="preserve"> an estimate of how much time his visit will last and a list of items (or categories of items) he intends to buy. Since</w:t>
      </w:r>
      <w:r>
        <w:rPr>
          <w:rStyle w:val="Enfasidelicata"/>
          <w:i w:val="0"/>
          <w:iCs w:val="0"/>
          <w:szCs w:val="24"/>
        </w:rPr>
        <w:t xml:space="preserve"> he is eager to eat</w:t>
      </w:r>
      <w:r w:rsidR="00841267">
        <w:rPr>
          <w:rStyle w:val="Enfasidelicata"/>
          <w:i w:val="0"/>
          <w:iCs w:val="0"/>
          <w:szCs w:val="24"/>
        </w:rPr>
        <w:t xml:space="preserve"> pasta and tuna</w:t>
      </w:r>
      <w:r>
        <w:rPr>
          <w:rStyle w:val="Enfasidelicata"/>
          <w:i w:val="0"/>
          <w:iCs w:val="0"/>
          <w:szCs w:val="24"/>
        </w:rPr>
        <w:t>,</w:t>
      </w:r>
      <w:r w:rsidRPr="00923D58">
        <w:rPr>
          <w:rStyle w:val="Enfasidelicata"/>
          <w:i w:val="0"/>
          <w:iCs w:val="0"/>
          <w:szCs w:val="24"/>
        </w:rPr>
        <w:t xml:space="preserve"> </w:t>
      </w:r>
      <w:r w:rsidR="00841267">
        <w:rPr>
          <w:rStyle w:val="Enfasidelicata"/>
          <w:i w:val="0"/>
          <w:iCs w:val="0"/>
          <w:szCs w:val="24"/>
        </w:rPr>
        <w:t xml:space="preserve">he inserts just “pasta” as product he intends to buy and “15 minutes” as estimation time. Finally, he clicks on the </w:t>
      </w:r>
      <w:r w:rsidR="00841267" w:rsidRPr="00295A63">
        <w:rPr>
          <w:rStyle w:val="Enfasidelicata"/>
          <w:szCs w:val="24"/>
        </w:rPr>
        <w:t>“Confirm”</w:t>
      </w:r>
      <w:r w:rsidR="00841267">
        <w:rPr>
          <w:rStyle w:val="Enfasidelicata"/>
          <w:i w:val="0"/>
          <w:iCs w:val="0"/>
          <w:szCs w:val="24"/>
        </w:rPr>
        <w:t xml:space="preserve"> button</w:t>
      </w:r>
    </w:p>
    <w:p w14:paraId="5CE44B5F" w14:textId="0884F8B5"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The system sends a notification to remind him the visit, so </w:t>
      </w:r>
      <w:r w:rsidR="00841267">
        <w:rPr>
          <w:rStyle w:val="Enfasidelicata"/>
          <w:i w:val="0"/>
          <w:iCs w:val="0"/>
          <w:szCs w:val="24"/>
        </w:rPr>
        <w:t>Francesco</w:t>
      </w:r>
      <w:r w:rsidR="00841267" w:rsidRPr="00923D58">
        <w:rPr>
          <w:rStyle w:val="Enfasidelicata"/>
          <w:i w:val="0"/>
          <w:iCs w:val="0"/>
          <w:szCs w:val="24"/>
        </w:rPr>
        <w:t xml:space="preserve"> </w:t>
      </w:r>
      <w:r w:rsidRPr="00061068">
        <w:rPr>
          <w:rStyle w:val="Enfasidelicata"/>
          <w:i w:val="0"/>
          <w:iCs w:val="0"/>
          <w:szCs w:val="24"/>
        </w:rPr>
        <w:t>gets ready to go</w:t>
      </w:r>
    </w:p>
    <w:p w14:paraId="3D2C5547" w14:textId="77777777"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68D04F7F" w14:textId="77777777" w:rsidR="002D6798" w:rsidRPr="00923D58" w:rsidRDefault="002D6798">
      <w:pPr>
        <w:pStyle w:val="Paragrafoelenco"/>
        <w:numPr>
          <w:ilvl w:val="0"/>
          <w:numId w:val="21"/>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A8698A6" w14:textId="006AEB43"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After he </w:t>
      </w:r>
      <w:r w:rsidR="00841267">
        <w:rPr>
          <w:rStyle w:val="Enfasidelicata"/>
          <w:i w:val="0"/>
          <w:iCs w:val="0"/>
          <w:szCs w:val="24"/>
        </w:rPr>
        <w:t xml:space="preserve">takes 10 packs of pasta and pays </w:t>
      </w:r>
      <w:r w:rsidRPr="00061068">
        <w:rPr>
          <w:rStyle w:val="Enfasidelicata"/>
          <w:i w:val="0"/>
          <w:iCs w:val="0"/>
          <w:szCs w:val="24"/>
        </w:rPr>
        <w:t xml:space="preserve">for </w:t>
      </w:r>
      <w:r w:rsidR="00841267">
        <w:rPr>
          <w:rStyle w:val="Enfasidelicata"/>
          <w:i w:val="0"/>
          <w:iCs w:val="0"/>
          <w:szCs w:val="24"/>
        </w:rPr>
        <w:t>them</w:t>
      </w:r>
      <w:r w:rsidRPr="00061068">
        <w:rPr>
          <w:rStyle w:val="Enfasidelicata"/>
          <w:i w:val="0"/>
          <w:iCs w:val="0"/>
          <w:szCs w:val="24"/>
        </w:rPr>
        <w:t xml:space="preserve">, he opens the app and shows the </w:t>
      </w:r>
      <w:commentRangeStart w:id="21"/>
      <w:r w:rsidRPr="00061068">
        <w:rPr>
          <w:rStyle w:val="Enfasidelicata"/>
          <w:i w:val="0"/>
          <w:iCs w:val="0"/>
          <w:szCs w:val="24"/>
        </w:rPr>
        <w:t>ticket to the cashier</w:t>
      </w:r>
      <w:commentRangeEnd w:id="21"/>
      <w:r w:rsidRPr="00061068">
        <w:rPr>
          <w:rStyle w:val="Rimandocommento"/>
        </w:rPr>
        <w:commentReference w:id="21"/>
      </w:r>
    </w:p>
    <w:p w14:paraId="389AE628" w14:textId="69392158"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H</w:t>
      </w:r>
      <w:r w:rsidRPr="00AD455C">
        <w:rPr>
          <w:rStyle w:val="Enfasidelicata"/>
          <w:i w:val="0"/>
          <w:iCs w:val="0"/>
          <w:szCs w:val="24"/>
        </w:rPr>
        <w:t>e</w:t>
      </w:r>
      <w:r>
        <w:rPr>
          <w:rStyle w:val="Enfasidelicata"/>
          <w:i w:val="0"/>
          <w:iCs w:val="0"/>
          <w:szCs w:val="24"/>
        </w:rPr>
        <w:t xml:space="preserve"> proceeds to</w:t>
      </w:r>
      <w:r w:rsidRPr="00AD455C">
        <w:rPr>
          <w:rStyle w:val="Enfasidelicata"/>
          <w:i w:val="0"/>
          <w:iCs w:val="0"/>
          <w:szCs w:val="24"/>
        </w:rPr>
        <w:t xml:space="preserve"> exit the market</w:t>
      </w:r>
      <w:r w:rsidR="00841267">
        <w:rPr>
          <w:rStyle w:val="Enfasidelicata"/>
          <w:i w:val="0"/>
          <w:iCs w:val="0"/>
          <w:szCs w:val="24"/>
        </w:rPr>
        <w:t xml:space="preserve"> and run at home to cook his loved pasta and tuna.</w:t>
      </w:r>
    </w:p>
    <w:p w14:paraId="6F3B09D3" w14:textId="77777777" w:rsidR="002D6798" w:rsidRPr="00923D58" w:rsidRDefault="002D6798" w:rsidP="00295A63">
      <w:pPr>
        <w:pStyle w:val="Paragrafoelenco"/>
        <w:ind w:left="990"/>
        <w:rPr>
          <w:rStyle w:val="Enfasidelicata"/>
          <w:i w:val="0"/>
          <w:iCs w:val="0"/>
          <w:szCs w:val="24"/>
        </w:rPr>
      </w:pPr>
    </w:p>
    <w:p w14:paraId="47D7A8FE" w14:textId="429E71E8" w:rsidR="000F5F35" w:rsidRDefault="000F5F35" w:rsidP="000F5F35">
      <w:pPr>
        <w:rPr>
          <w:rStyle w:val="Enfasidelicata"/>
          <w:i w:val="0"/>
          <w:iCs w:val="0"/>
          <w:szCs w:val="24"/>
        </w:rPr>
      </w:pPr>
    </w:p>
    <w:p w14:paraId="44D6EE2F" w14:textId="047C5C6A" w:rsidR="00841267" w:rsidRDefault="00841267" w:rsidP="000F5F35">
      <w:pPr>
        <w:rPr>
          <w:rStyle w:val="Enfasidelicata"/>
          <w:i w:val="0"/>
          <w:iCs w:val="0"/>
          <w:szCs w:val="24"/>
        </w:rPr>
      </w:pPr>
    </w:p>
    <w:p w14:paraId="31F21218" w14:textId="2EACF66A" w:rsidR="00841267" w:rsidRDefault="00841267" w:rsidP="000F5F35">
      <w:pPr>
        <w:rPr>
          <w:rStyle w:val="Enfasidelicata"/>
          <w:i w:val="0"/>
          <w:iCs w:val="0"/>
          <w:szCs w:val="24"/>
        </w:rPr>
      </w:pPr>
    </w:p>
    <w:p w14:paraId="344931C4" w14:textId="77777777" w:rsidR="00841267" w:rsidRPr="00295A63" w:rsidRDefault="00841267" w:rsidP="00295A63">
      <w:pPr>
        <w:rPr>
          <w:rStyle w:val="Enfasidelicata"/>
          <w:rFonts w:eastAsiaTheme="majorEastAsia" w:cstheme="majorBidi"/>
          <w:i w:val="0"/>
          <w:iCs w:val="0"/>
          <w:szCs w:val="24"/>
        </w:rPr>
      </w:pPr>
    </w:p>
    <w:p w14:paraId="4107CFCC" w14:textId="60892CAA" w:rsidR="00FE7600" w:rsidRPr="00FE7600" w:rsidRDefault="00C63A2D" w:rsidP="00295A63">
      <w:pPr>
        <w:pStyle w:val="Paragrafoelenco"/>
        <w:numPr>
          <w:ilvl w:val="0"/>
          <w:numId w:val="19"/>
        </w:numPr>
        <w:jc w:val="both"/>
        <w:rPr>
          <w:rStyle w:val="Enfasidelicata"/>
          <w:i w:val="0"/>
          <w:iCs w:val="0"/>
          <w:szCs w:val="24"/>
        </w:rPr>
      </w:pPr>
      <w:r>
        <w:rPr>
          <w:rStyle w:val="Enfasidelicata"/>
          <w:i w:val="0"/>
          <w:iCs w:val="0"/>
          <w:szCs w:val="24"/>
        </w:rPr>
        <w:lastRenderedPageBreak/>
        <w:t xml:space="preserve">It is Monday, </w:t>
      </w:r>
      <w:r w:rsidR="000F5F35">
        <w:rPr>
          <w:rStyle w:val="Enfasidelicata"/>
          <w:i w:val="0"/>
          <w:iCs w:val="0"/>
          <w:szCs w:val="24"/>
        </w:rPr>
        <w:t>Francesco</w:t>
      </w:r>
      <w:r w:rsidR="000F5F35" w:rsidRPr="00923D58">
        <w:rPr>
          <w:rStyle w:val="Enfasidelicata"/>
          <w:i w:val="0"/>
          <w:iCs w:val="0"/>
          <w:szCs w:val="24"/>
        </w:rPr>
        <w:t xml:space="preserve"> </w:t>
      </w:r>
      <w:r w:rsidR="000F5F35">
        <w:rPr>
          <w:rStyle w:val="Enfasidelicata"/>
          <w:i w:val="0"/>
          <w:iCs w:val="0"/>
          <w:szCs w:val="24"/>
        </w:rPr>
        <w:t xml:space="preserve">M. is taking a break from his intense day at work. While he is eating a </w:t>
      </w:r>
      <w:r>
        <w:rPr>
          <w:rStyle w:val="Enfasidelicata"/>
          <w:i w:val="0"/>
          <w:iCs w:val="0"/>
          <w:szCs w:val="24"/>
        </w:rPr>
        <w:t>sandwich,</w:t>
      </w:r>
      <w:r w:rsidR="000F5F35">
        <w:rPr>
          <w:rStyle w:val="Enfasidelicata"/>
          <w:i w:val="0"/>
          <w:iCs w:val="0"/>
          <w:szCs w:val="24"/>
        </w:rPr>
        <w:t xml:space="preserve"> he receives a notification</w:t>
      </w:r>
      <w:r>
        <w:rPr>
          <w:rStyle w:val="Enfasidelicata"/>
          <w:i w:val="0"/>
          <w:iCs w:val="0"/>
          <w:szCs w:val="24"/>
        </w:rPr>
        <w:t xml:space="preserve"> from the application, being informed that his preferred store “The Good Goods” has an available time slot at 18:00 the following day. Since he usually does the shopping  at 18:00 on Tuesday, he decides to book a visit. After he completes the procedure to book a visit and receives the virtual ticket, he continues to eat his sandwich</w:t>
      </w:r>
      <w:r w:rsidR="00FE7600">
        <w:rPr>
          <w:rStyle w:val="Enfasidelicata"/>
          <w:i w:val="0"/>
          <w:iCs w:val="0"/>
          <w:szCs w:val="24"/>
        </w:rPr>
        <w:t xml:space="preserve"> before to come back at work</w:t>
      </w:r>
      <w:r>
        <w:rPr>
          <w:rStyle w:val="Enfasidelicata"/>
          <w:i w:val="0"/>
          <w:iCs w:val="0"/>
          <w:szCs w:val="24"/>
        </w:rPr>
        <w:t>.</w:t>
      </w:r>
    </w:p>
    <w:p w14:paraId="5FAD5371" w14:textId="435B1EE9" w:rsidR="00FA17DD" w:rsidRDefault="00FA17DD" w:rsidP="00295A63">
      <w:pPr>
        <w:pStyle w:val="Paragrafoelenco"/>
        <w:rPr>
          <w:rStyle w:val="Enfasidelicata"/>
          <w:i w:val="0"/>
          <w:iCs w:val="0"/>
          <w:szCs w:val="24"/>
        </w:rPr>
      </w:pPr>
    </w:p>
    <w:p w14:paraId="16041040" w14:textId="77777777" w:rsidR="000B41AE" w:rsidRDefault="000B41AE" w:rsidP="000B41A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w:t>
      </w:r>
      <w:proofErr w:type="spellStart"/>
      <w:r>
        <w:rPr>
          <w:rStyle w:val="Enfasidelicata"/>
          <w:rFonts w:eastAsiaTheme="majorEastAsia" w:cstheme="majorBidi"/>
          <w:i w:val="0"/>
          <w:iCs w:val="0"/>
          <w:szCs w:val="24"/>
        </w:rPr>
        <w:t>Ellelunga</w:t>
      </w:r>
      <w:proofErr w:type="spellEnd"/>
      <w:r>
        <w:rPr>
          <w:rStyle w:val="Enfasidelicata"/>
          <w:rFonts w:eastAsiaTheme="majorEastAsia" w:cstheme="majorBidi"/>
          <w:i w:val="0"/>
          <w:iCs w:val="0"/>
          <w:szCs w:val="24"/>
        </w:rPr>
        <w:t>” and she wants to check on peak times how many people are entering inside the shop</w:t>
      </w:r>
    </w:p>
    <w:p w14:paraId="34F0128F" w14:textId="77777777" w:rsidR="000B41AE" w:rsidRDefault="000B41AE" w:rsidP="000B41AE">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She opens the application on  her device</w:t>
      </w:r>
    </w:p>
    <w:p w14:paraId="7904D156" w14:textId="6398FDB4" w:rsidR="000B41AE" w:rsidRDefault="000B41AE" w:rsidP="000B41A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She presses on the button </w:t>
      </w:r>
      <w:r w:rsidRPr="00295A63">
        <w:rPr>
          <w:rStyle w:val="Enfasidelicata"/>
          <w:rFonts w:eastAsiaTheme="majorEastAsia" w:cstheme="majorBidi"/>
          <w:szCs w:val="24"/>
        </w:rPr>
        <w:t>“Log in as manager”</w:t>
      </w:r>
    </w:p>
    <w:p w14:paraId="48DFC4D5" w14:textId="6796D367" w:rsidR="000B41AE" w:rsidRDefault="000B41AE" w:rsidP="000B41A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She logs in with </w:t>
      </w:r>
      <w:r w:rsidR="00187C6E">
        <w:rPr>
          <w:rStyle w:val="Enfasidelicata"/>
          <w:rFonts w:eastAsiaTheme="majorEastAsia" w:cstheme="majorBidi"/>
          <w:i w:val="0"/>
          <w:iCs w:val="0"/>
          <w:szCs w:val="24"/>
        </w:rPr>
        <w:t>the</w:t>
      </w:r>
      <w:r>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her authorized account</w:t>
      </w:r>
    </w:p>
    <w:p w14:paraId="4B8EEB22" w14:textId="77777777" w:rsidR="000B41AE" w:rsidRDefault="000B41AE" w:rsidP="000B41A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she sees the button “Statistics and Diagnostics” and presses it</w:t>
      </w:r>
    </w:p>
    <w:p w14:paraId="44DF4354" w14:textId="77777777" w:rsidR="000B41AE" w:rsidRDefault="000B41AE" w:rsidP="000B41AE">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 xml:space="preserve">In front of her there are number of effective and expected entrances for the </w:t>
      </w:r>
      <w:commentRangeStart w:id="22"/>
      <w:r w:rsidRPr="699595DC">
        <w:rPr>
          <w:rStyle w:val="Enfasidelicata"/>
          <w:rFonts w:eastAsiaTheme="majorEastAsia" w:cstheme="majorBidi"/>
          <w:i w:val="0"/>
          <w:iCs w:val="0"/>
          <w:szCs w:val="24"/>
        </w:rPr>
        <w:t>current week</w:t>
      </w:r>
      <w:commentRangeEnd w:id="22"/>
      <w:r>
        <w:commentReference w:id="22"/>
      </w:r>
    </w:p>
    <w:p w14:paraId="1A87126C" w14:textId="77777777" w:rsidR="00FE7600" w:rsidRDefault="00FE7600" w:rsidP="00295A63">
      <w:pPr>
        <w:pStyle w:val="Paragrafoelenco"/>
        <w:ind w:left="810"/>
        <w:rPr>
          <w:rStyle w:val="Enfasidelicata"/>
          <w:rFonts w:eastAsiaTheme="majorEastAsia" w:cstheme="majorBidi"/>
          <w:i w:val="0"/>
          <w:iCs w:val="0"/>
          <w:szCs w:val="24"/>
        </w:rPr>
      </w:pPr>
    </w:p>
    <w:p w14:paraId="58A65AF3" w14:textId="19BD9C06" w:rsidR="000F66EE" w:rsidRPr="000C5B8C" w:rsidRDefault="000F66EE" w:rsidP="000F66E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 xml:space="preserve">Etion, who is the manager of one of the grocery shops of the chain “Carre-4”, wants to register a further store in CLup. In particular: </w:t>
      </w:r>
    </w:p>
    <w:p w14:paraId="00FC0DA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Pr="699595DC">
        <w:rPr>
          <w:rStyle w:val="Enfasidelicata"/>
          <w:rFonts w:eastAsiaTheme="majorEastAsia" w:cstheme="majorBidi"/>
          <w:i w:val="0"/>
          <w:iCs w:val="0"/>
          <w:szCs w:val="24"/>
        </w:rPr>
        <w:t xml:space="preserve"> device</w:t>
      </w:r>
    </w:p>
    <w:p w14:paraId="60A445F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He presses on the button </w:t>
      </w:r>
      <w:r w:rsidRPr="000C5B8C">
        <w:rPr>
          <w:rStyle w:val="Enfasidelicata"/>
          <w:rFonts w:eastAsiaTheme="majorEastAsia" w:cstheme="majorBidi"/>
          <w:szCs w:val="24"/>
        </w:rPr>
        <w:t>“Log in as manager”</w:t>
      </w:r>
    </w:p>
    <w:p w14:paraId="191CD21A"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logs in with the credentials of his authorized account</w:t>
      </w:r>
    </w:p>
    <w:p w14:paraId="01B4E553"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Etion inserts:</w:t>
      </w:r>
    </w:p>
    <w:p w14:paraId="320C27B4"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 xml:space="preserve">“Carre-4” as name </w:t>
      </w:r>
    </w:p>
    <w:p w14:paraId="175BE98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“Via Pino Daniele, 35 (Milan)” as location</w:t>
      </w:r>
    </w:p>
    <w:p w14:paraId="3C1B92C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“630 m</w:t>
      </w:r>
      <w:r>
        <w:rPr>
          <w:rStyle w:val="Enfasidelicata"/>
          <w:rFonts w:eastAsiaTheme="majorEastAsia" w:cstheme="majorBidi"/>
          <w:i w:val="0"/>
          <w:iCs w:val="0"/>
          <w:szCs w:val="24"/>
          <w:vertAlign w:val="superscript"/>
        </w:rPr>
        <w:t>2</w:t>
      </w:r>
      <w:r>
        <w:rPr>
          <w:rStyle w:val="Enfasidelicata"/>
          <w:rFonts w:eastAsiaTheme="majorEastAsia" w:cstheme="majorBidi"/>
          <w:i w:val="0"/>
          <w:iCs w:val="0"/>
          <w:szCs w:val="24"/>
        </w:rPr>
        <w:t>” as dimension</w:t>
      </w:r>
    </w:p>
    <w:p w14:paraId="6D1E841F" w14:textId="77777777" w:rsidR="000F66EE" w:rsidRDefault="000F66EE" w:rsidP="00295A63">
      <w:pPr>
        <w:pStyle w:val="Puntoelenco"/>
        <w:numPr>
          <w:ilvl w:val="2"/>
          <w:numId w:val="19"/>
        </w:numPr>
        <w:ind w:left="1315" w:hanging="181"/>
        <w:rPr>
          <w:rStyle w:val="Enfasidelicata"/>
          <w:rFonts w:eastAsiaTheme="majorEastAsia" w:cstheme="majorBidi"/>
          <w:i w:val="0"/>
          <w:iCs w:val="0"/>
          <w:szCs w:val="24"/>
        </w:rPr>
      </w:pPr>
      <w:r w:rsidRPr="00295A63">
        <w:rPr>
          <w:rStyle w:val="Enfasidelicata"/>
          <w:rFonts w:eastAsiaTheme="majorEastAsia" w:cstheme="majorBidi"/>
          <w:i w:val="0"/>
          <w:iCs w:val="0"/>
          <w:szCs w:val="24"/>
        </w:rPr>
        <w:t>Which categories of goods are available into the store</w:t>
      </w:r>
    </w:p>
    <w:p w14:paraId="6135AFBB" w14:textId="113E5D6E" w:rsidR="00FA17DD" w:rsidRPr="00295A63" w:rsidRDefault="000F66EE" w:rsidP="00295A63">
      <w:pPr>
        <w:pStyle w:val="Puntoelenco"/>
        <w:numPr>
          <w:ilvl w:val="1"/>
          <w:numId w:val="19"/>
        </w:numPr>
        <w:ind w:left="1077" w:hanging="357"/>
        <w:rPr>
          <w:rStyle w:val="Enfasidelicata"/>
          <w:rFonts w:eastAsiaTheme="majorEastAsia" w:cstheme="majorBidi"/>
          <w:i w:val="0"/>
          <w:iCs w:val="0"/>
          <w:szCs w:val="24"/>
        </w:rPr>
      </w:pPr>
      <w:r w:rsidRPr="00295A63">
        <w:rPr>
          <w:rStyle w:val="Enfasidelicata"/>
          <w:rFonts w:eastAsiaTheme="majorEastAsia" w:cstheme="majorBidi"/>
          <w:i w:val="0"/>
          <w:iCs w:val="0"/>
          <w:szCs w:val="24"/>
        </w:rPr>
        <w:t>Etion receives the notification confirming the successful registration of the store and goes to take a coffee</w:t>
      </w:r>
    </w:p>
    <w:p w14:paraId="161BF4E0" w14:textId="37BC1351" w:rsidR="000F66EE" w:rsidRDefault="000F66EE" w:rsidP="000F66EE">
      <w:pPr>
        <w:rPr>
          <w:rStyle w:val="Enfasidelicata"/>
          <w:rFonts w:eastAsiaTheme="majorEastAsia" w:cstheme="majorBidi"/>
          <w:i w:val="0"/>
          <w:iCs w:val="0"/>
          <w:szCs w:val="24"/>
        </w:rPr>
      </w:pPr>
    </w:p>
    <w:p w14:paraId="453DDE45" w14:textId="7184E0B8" w:rsidR="000F66EE" w:rsidRDefault="000F66EE" w:rsidP="000F66EE">
      <w:pPr>
        <w:rPr>
          <w:rStyle w:val="Enfasidelicata"/>
          <w:rFonts w:eastAsiaTheme="majorEastAsia" w:cstheme="majorBidi"/>
          <w:i w:val="0"/>
          <w:iCs w:val="0"/>
          <w:szCs w:val="24"/>
        </w:rPr>
      </w:pPr>
    </w:p>
    <w:p w14:paraId="11ADE304" w14:textId="57000A5C" w:rsidR="000F66EE" w:rsidRDefault="000F66EE" w:rsidP="000F66EE">
      <w:pPr>
        <w:rPr>
          <w:rStyle w:val="Enfasidelicata"/>
          <w:rFonts w:eastAsiaTheme="majorEastAsia" w:cstheme="majorBidi"/>
          <w:i w:val="0"/>
          <w:iCs w:val="0"/>
          <w:szCs w:val="24"/>
        </w:rPr>
      </w:pPr>
    </w:p>
    <w:p w14:paraId="379A3DC5" w14:textId="77777777" w:rsidR="000F66EE" w:rsidRDefault="000F66EE" w:rsidP="000F66EE">
      <w:pPr>
        <w:rPr>
          <w:rStyle w:val="Enfasidelicata"/>
          <w:rFonts w:eastAsiaTheme="majorEastAsia" w:cstheme="majorBidi"/>
          <w:i w:val="0"/>
          <w:iCs w:val="0"/>
          <w:szCs w:val="24"/>
        </w:rPr>
      </w:pPr>
    </w:p>
    <w:p w14:paraId="06F29891" w14:textId="23D3B956" w:rsidR="000F66EE" w:rsidRDefault="000F66EE" w:rsidP="000F66EE">
      <w:pPr>
        <w:rPr>
          <w:rStyle w:val="Enfasidelicata"/>
          <w:rFonts w:eastAsiaTheme="majorEastAsia" w:cstheme="majorBidi"/>
          <w:i w:val="0"/>
          <w:iCs w:val="0"/>
          <w:szCs w:val="24"/>
        </w:rPr>
      </w:pPr>
    </w:p>
    <w:p w14:paraId="7F4C70EB" w14:textId="77777777" w:rsidR="000F66EE" w:rsidRDefault="000F66EE" w:rsidP="00295A63">
      <w:pPr>
        <w:pStyle w:val="Paragrafoelenco"/>
        <w:ind w:left="810"/>
        <w:rPr>
          <w:rStyle w:val="Enfasidelicata"/>
          <w:rFonts w:eastAsiaTheme="majorEastAsia" w:cstheme="majorBidi"/>
          <w:i w:val="0"/>
          <w:iCs w:val="0"/>
          <w:szCs w:val="24"/>
        </w:rPr>
      </w:pPr>
    </w:p>
    <w:p w14:paraId="30215BF2" w14:textId="1C23DC9D" w:rsidR="000F66EE" w:rsidRPr="00295A63" w:rsidRDefault="000F66EE" w:rsidP="00295A63">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At the moment Cristian, who is the manager the grocery shop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is a work controlling how many people are inside the store</w:t>
      </w:r>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442BDD03"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00FA17DD" w:rsidRPr="699595DC">
        <w:rPr>
          <w:rStyle w:val="Enfasidelicata"/>
          <w:rFonts w:eastAsiaTheme="majorEastAsia" w:cstheme="majorBidi"/>
          <w:i w:val="0"/>
          <w:iCs w:val="0"/>
          <w:szCs w:val="24"/>
        </w:rPr>
        <w:t xml:space="preserve"> device</w:t>
      </w:r>
    </w:p>
    <w:p w14:paraId="15453041" w14:textId="3463A78C"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presses on the button </w:t>
      </w:r>
      <w:r w:rsidRPr="00295A63">
        <w:rPr>
          <w:rStyle w:val="Enfasidelicata"/>
          <w:rFonts w:eastAsiaTheme="majorEastAsia" w:cstheme="majorBidi"/>
          <w:szCs w:val="24"/>
        </w:rPr>
        <w:t>“L</w:t>
      </w:r>
      <w:r w:rsidR="00FA17DD" w:rsidRPr="00295A63">
        <w:rPr>
          <w:rStyle w:val="Enfasidelicata"/>
          <w:rFonts w:eastAsiaTheme="majorEastAsia" w:cstheme="majorBidi"/>
          <w:szCs w:val="24"/>
        </w:rPr>
        <w:t>og in as manager</w:t>
      </w:r>
      <w:r w:rsidRPr="00295A63">
        <w:rPr>
          <w:rStyle w:val="Enfasidelicata"/>
          <w:rFonts w:eastAsiaTheme="majorEastAsia" w:cstheme="majorBidi"/>
          <w:szCs w:val="24"/>
        </w:rPr>
        <w:t>”</w:t>
      </w:r>
    </w:p>
    <w:p w14:paraId="1A58E18B" w14:textId="4608EF04"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logs in with </w:t>
      </w:r>
      <w:r w:rsidR="00187C6E">
        <w:rPr>
          <w:rStyle w:val="Enfasidelicata"/>
          <w:rFonts w:eastAsiaTheme="majorEastAsia" w:cstheme="majorBidi"/>
          <w:i w:val="0"/>
          <w:iCs w:val="0"/>
          <w:szCs w:val="24"/>
        </w:rPr>
        <w:t>the</w:t>
      </w:r>
      <w:r w:rsidR="00FA17DD">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his authorized account</w:t>
      </w:r>
    </w:p>
    <w:p w14:paraId="5ED14040" w14:textId="527E1432" w:rsidR="00FA17DD" w:rsidRDefault="00FA17DD"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On the home page </w:t>
      </w:r>
      <w:r w:rsidR="000B41AE">
        <w:rPr>
          <w:rStyle w:val="Enfasidelicata"/>
          <w:rFonts w:eastAsiaTheme="majorEastAsia" w:cstheme="majorBidi"/>
          <w:i w:val="0"/>
          <w:iCs w:val="0"/>
          <w:szCs w:val="24"/>
        </w:rPr>
        <w:t>he presses</w:t>
      </w:r>
      <w:r>
        <w:rPr>
          <w:rStyle w:val="Enfasidelicata"/>
          <w:rFonts w:eastAsiaTheme="majorEastAsia" w:cstheme="majorBidi"/>
          <w:i w:val="0"/>
          <w:iCs w:val="0"/>
          <w:szCs w:val="24"/>
        </w:rPr>
        <w:t xml:space="preserve"> the button “</w:t>
      </w:r>
      <w:r w:rsidR="000F66EE">
        <w:rPr>
          <w:rStyle w:val="Enfasidelicata"/>
          <w:rFonts w:eastAsiaTheme="majorEastAsia" w:cstheme="majorBidi"/>
          <w:i w:val="0"/>
          <w:iCs w:val="0"/>
          <w:szCs w:val="24"/>
        </w:rPr>
        <w:t>Regulate Influx</w:t>
      </w:r>
      <w:r>
        <w:rPr>
          <w:rStyle w:val="Enfasidelicata"/>
          <w:rFonts w:eastAsiaTheme="majorEastAsia" w:cstheme="majorBidi"/>
          <w:i w:val="0"/>
          <w:iCs w:val="0"/>
          <w:szCs w:val="24"/>
        </w:rPr>
        <w:t>” and presses it</w:t>
      </w:r>
    </w:p>
    <w:p w14:paraId="1119B77E" w14:textId="6F7364A1"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selects the store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where he is at the moment</w:t>
      </w:r>
    </w:p>
    <w:p w14:paraId="1C9ABE47" w14:textId="3E1FCE91" w:rsidR="00FA17DD"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Cristian decreases the parameter regulating the influx of people in order to temporarily  permit a number of entrances less than usual</w:t>
      </w:r>
    </w:p>
    <w:p w14:paraId="3574F5EC" w14:textId="65C1D996"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After he has received confirmation of the successful change of the parameter, he goes to the wine department to </w:t>
      </w:r>
      <w:r w:rsidR="00625F60">
        <w:rPr>
          <w:rStyle w:val="Enfasidelicata"/>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47B44613" w14:textId="69F126F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63707FF6" w14:textId="6DE9DCFA"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3FCF5024" w14:textId="0F424F8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DF15E01" w14:textId="2FB0518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1A33DFE4" w14:textId="5320E460"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2FE619B5" w14:textId="2974FEA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08596A71" w14:textId="69551F81"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01A68962" w14:textId="6CF12F31"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BAC6CA6" w14:textId="77777777" w:rsidR="000F66EE" w:rsidRDefault="000F66EE" w:rsidP="00295A63">
      <w:pPr>
        <w:pStyle w:val="Puntoelenco"/>
        <w:numPr>
          <w:ilvl w:val="0"/>
          <w:numId w:val="0"/>
        </w:numPr>
        <w:ind w:left="360"/>
        <w:rPr>
          <w:rStyle w:val="Enfasidelicata"/>
          <w:rFonts w:eastAsiaTheme="majorEastAsia" w:cstheme="majorBidi"/>
          <w:i w:val="0"/>
          <w:iCs w:val="0"/>
          <w:szCs w:val="24"/>
        </w:rPr>
      </w:pPr>
    </w:p>
    <w:p w14:paraId="5BD534B8" w14:textId="6872492A" w:rsidR="00FA17DD" w:rsidRDefault="00FA17DD" w:rsidP="00FA17DD">
      <w:pPr>
        <w:pStyle w:val="Puntoelenco"/>
        <w:numPr>
          <w:ilvl w:val="0"/>
          <w:numId w:val="0"/>
        </w:numPr>
        <w:tabs>
          <w:tab w:val="num" w:pos="1080"/>
        </w:tabs>
        <w:rPr>
          <w:rStyle w:val="Enfasidelicata"/>
          <w:rFonts w:eastAsiaTheme="majorEastAsia" w:cstheme="majorBidi"/>
          <w:i w:val="0"/>
          <w:iCs w:val="0"/>
          <w:szCs w:val="24"/>
        </w:rPr>
      </w:pPr>
    </w:p>
    <w:p w14:paraId="036DCD18" w14:textId="2661CD5D" w:rsidR="000F5F35" w:rsidRDefault="000F5F35" w:rsidP="00FA17DD">
      <w:pPr>
        <w:pStyle w:val="Puntoelenco"/>
        <w:numPr>
          <w:ilvl w:val="0"/>
          <w:numId w:val="0"/>
        </w:numPr>
        <w:tabs>
          <w:tab w:val="num" w:pos="1080"/>
        </w:tabs>
        <w:rPr>
          <w:rStyle w:val="Enfasidelicata"/>
          <w:rFonts w:eastAsiaTheme="majorEastAsia" w:cstheme="majorBidi"/>
          <w:i w:val="0"/>
          <w:iCs w:val="0"/>
          <w:szCs w:val="24"/>
        </w:rPr>
      </w:pPr>
    </w:p>
    <w:p w14:paraId="3C7C6920" w14:textId="0BD9D0D6" w:rsidR="000F5F35" w:rsidRDefault="000F5F35" w:rsidP="00FA17DD">
      <w:pPr>
        <w:pStyle w:val="Puntoelenco"/>
        <w:numPr>
          <w:ilvl w:val="0"/>
          <w:numId w:val="0"/>
        </w:numPr>
        <w:tabs>
          <w:tab w:val="num" w:pos="1080"/>
        </w:tabs>
        <w:rPr>
          <w:rStyle w:val="Enfasidelicata"/>
          <w:rFonts w:eastAsiaTheme="majorEastAsia" w:cstheme="majorBidi"/>
          <w:i w:val="0"/>
          <w:iCs w:val="0"/>
          <w:szCs w:val="24"/>
        </w:rPr>
      </w:pPr>
    </w:p>
    <w:p w14:paraId="3E2D5DE9" w14:textId="77777777" w:rsidR="000F5F35" w:rsidRDefault="000F5F35" w:rsidP="00FA17DD">
      <w:pPr>
        <w:pStyle w:val="Puntoelenco"/>
        <w:numPr>
          <w:ilvl w:val="0"/>
          <w:numId w:val="0"/>
        </w:numPr>
        <w:tabs>
          <w:tab w:val="num" w:pos="1080"/>
        </w:tabs>
        <w:rPr>
          <w:rStyle w:val="Enfasidelicata"/>
          <w:rFonts w:eastAsiaTheme="majorEastAsia" w:cstheme="majorBidi"/>
          <w:i w:val="0"/>
          <w:iCs w:val="0"/>
          <w:szCs w:val="24"/>
        </w:rPr>
      </w:pPr>
    </w:p>
    <w:p w14:paraId="2E987E50" w14:textId="77777777" w:rsidR="00FA17DD" w:rsidRPr="00923D58" w:rsidRDefault="00FA17DD" w:rsidP="00295A63">
      <w:pPr>
        <w:pStyle w:val="Puntoelenco"/>
        <w:numPr>
          <w:ilvl w:val="0"/>
          <w:numId w:val="0"/>
        </w:numPr>
        <w:ind w:left="360"/>
        <w:rPr>
          <w:rStyle w:val="Enfasidelicata"/>
          <w:rFonts w:eastAsiaTheme="majorEastAsia" w:cstheme="majorBidi"/>
          <w:i w:val="0"/>
          <w:iCs w:val="0"/>
          <w:szCs w:val="24"/>
        </w:rPr>
      </w:pPr>
    </w:p>
    <w:p w14:paraId="1218EC80" w14:textId="77777777" w:rsidR="00FA17DD" w:rsidRPr="00FA17DD" w:rsidRDefault="00FA17DD" w:rsidP="00295A63">
      <w:pPr>
        <w:rPr>
          <w:rStyle w:val="Enfasidelicata"/>
          <w:i w:val="0"/>
          <w:iCs w:val="0"/>
          <w:szCs w:val="24"/>
        </w:rPr>
      </w:pPr>
    </w:p>
    <w:p w14:paraId="6328BA40" w14:textId="77777777" w:rsidR="001D5207" w:rsidRPr="00923D58" w:rsidRDefault="001D5207" w:rsidP="00923D58">
      <w:pPr>
        <w:pStyle w:val="Paragrafoelenco"/>
        <w:ind w:left="990"/>
        <w:rPr>
          <w:rStyle w:val="Enfasidelicata"/>
          <w:i w:val="0"/>
          <w:iCs w:val="0"/>
        </w:rPr>
      </w:pPr>
    </w:p>
    <w:p w14:paraId="66FE4BE1" w14:textId="77777777" w:rsidR="00DC5D58" w:rsidRPr="00923D58" w:rsidRDefault="00DC5D58" w:rsidP="00A8618B">
      <w:pPr>
        <w:pStyle w:val="Paragrafoelenco"/>
        <w:spacing w:after="60" w:line="240" w:lineRule="auto"/>
        <w:ind w:left="990"/>
        <w:rPr>
          <w:rStyle w:val="Enfasidelicata"/>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Paragrafoelenco"/>
        <w:numPr>
          <w:ilvl w:val="0"/>
          <w:numId w:val="17"/>
        </w:numPr>
        <w:rPr>
          <w:rStyle w:val="Enfasidelicata"/>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Enfasidelicata"/>
          <w:iCs w:val="0"/>
          <w:sz w:val="28"/>
          <w:szCs w:val="28"/>
        </w:rPr>
        <w:t>Class</w:t>
      </w:r>
      <w:r w:rsidR="002560C6" w:rsidRPr="00A8618B">
        <w:rPr>
          <w:rStyle w:val="Enfasidelicata"/>
          <w:i w:val="0"/>
          <w:sz w:val="28"/>
          <w:szCs w:val="28"/>
        </w:rPr>
        <w:t xml:space="preserve"> </w:t>
      </w:r>
      <w:r w:rsidR="002560C6" w:rsidRPr="00A8618B">
        <w:rPr>
          <w:rStyle w:val="Enfasidelicata"/>
          <w:iCs w:val="0"/>
          <w:sz w:val="28"/>
          <w:szCs w:val="28"/>
        </w:rPr>
        <w:t>Diagram</w:t>
      </w:r>
    </w:p>
    <w:p w14:paraId="706B045D" w14:textId="23425FF3" w:rsidR="00855732" w:rsidRDefault="00855732" w:rsidP="00855732">
      <w:pPr>
        <w:rPr>
          <w:rStyle w:val="Enfasidelicata"/>
          <w:i w:val="0"/>
          <w:iCs w:val="0"/>
          <w:sz w:val="28"/>
          <w:szCs w:val="28"/>
        </w:rPr>
      </w:pPr>
    </w:p>
    <w:p w14:paraId="402C4B3F" w14:textId="2BA37CC0" w:rsidR="00855732" w:rsidRDefault="00855732" w:rsidP="00855732">
      <w:pPr>
        <w:rPr>
          <w:rStyle w:val="Enfasidelicata"/>
          <w:i w:val="0"/>
          <w:iCs w:val="0"/>
          <w:sz w:val="28"/>
          <w:szCs w:val="28"/>
        </w:rPr>
      </w:pPr>
    </w:p>
    <w:p w14:paraId="4E7CFE0F" w14:textId="2C2B5B8B" w:rsidR="00855732" w:rsidRDefault="00855732" w:rsidP="00855732">
      <w:pPr>
        <w:rPr>
          <w:rStyle w:val="Enfasidelicata"/>
          <w:i w:val="0"/>
          <w:iCs w:val="0"/>
          <w:sz w:val="28"/>
          <w:szCs w:val="28"/>
        </w:rPr>
      </w:pPr>
    </w:p>
    <w:p w14:paraId="1663B206" w14:textId="09B15172" w:rsidR="00855732" w:rsidRDefault="00855732" w:rsidP="00855732">
      <w:pPr>
        <w:rPr>
          <w:rStyle w:val="Enfasidelicata"/>
          <w:i w:val="0"/>
          <w:iCs w:val="0"/>
          <w:sz w:val="28"/>
          <w:szCs w:val="28"/>
        </w:rPr>
      </w:pPr>
    </w:p>
    <w:p w14:paraId="05D07345" w14:textId="77777777" w:rsidR="00855732" w:rsidRPr="00855732" w:rsidRDefault="00855732" w:rsidP="00A8618B">
      <w:pPr>
        <w:rPr>
          <w:rStyle w:val="Enfasidelicata"/>
          <w:i w:val="0"/>
          <w:iCs w:val="0"/>
          <w:sz w:val="28"/>
          <w:szCs w:val="28"/>
        </w:rPr>
      </w:pPr>
    </w:p>
    <w:p w14:paraId="259B7791" w14:textId="15B46B9A" w:rsidR="00855732" w:rsidRPr="00A8618B" w:rsidRDefault="002560C6" w:rsidP="00A8618B">
      <w:pPr>
        <w:pStyle w:val="Paragrafoelenco"/>
        <w:numPr>
          <w:ilvl w:val="0"/>
          <w:numId w:val="17"/>
        </w:numPr>
        <w:spacing w:line="360" w:lineRule="auto"/>
        <w:rPr>
          <w:rStyle w:val="Enfasidelicata"/>
          <w:sz w:val="28"/>
          <w:szCs w:val="28"/>
        </w:rPr>
      </w:pPr>
      <w:r w:rsidRPr="00A8618B">
        <w:rPr>
          <w:rStyle w:val="Enfasidelicata"/>
          <w:sz w:val="28"/>
          <w:szCs w:val="28"/>
        </w:rPr>
        <w:lastRenderedPageBreak/>
        <w:t>Statecharts</w:t>
      </w:r>
    </w:p>
    <w:p w14:paraId="03AA0BD9" w14:textId="4590B050" w:rsidR="00F73CE8" w:rsidRPr="00F73CE8" w:rsidRDefault="006232F9" w:rsidP="00A8618B">
      <w:pPr>
        <w:pStyle w:val="Paragrafoelenco"/>
        <w:numPr>
          <w:ilvl w:val="0"/>
          <w:numId w:val="90"/>
        </w:numPr>
        <w:spacing w:line="480" w:lineRule="auto"/>
        <w:rPr>
          <w:rStyle w:val="Enfasidelicata"/>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Enfasidelicata"/>
          <w:sz w:val="28"/>
          <w:szCs w:val="28"/>
        </w:rPr>
        <w:t>Ticket’s</w:t>
      </w:r>
      <w:r w:rsidR="00F73CE8">
        <w:rPr>
          <w:rStyle w:val="Enfasidelicata"/>
          <w:i w:val="0"/>
          <w:iCs w:val="0"/>
          <w:sz w:val="28"/>
          <w:szCs w:val="28"/>
        </w:rPr>
        <w:t xml:space="preserve"> </w:t>
      </w:r>
      <w:commentRangeStart w:id="23"/>
      <w:commentRangeStart w:id="24"/>
      <w:r w:rsidR="00F73CE8" w:rsidRPr="00A8618B">
        <w:rPr>
          <w:rStyle w:val="Enfasidelicata"/>
          <w:sz w:val="28"/>
          <w:szCs w:val="28"/>
        </w:rPr>
        <w:t>status</w:t>
      </w:r>
      <w:commentRangeEnd w:id="23"/>
      <w:r w:rsidR="00F73CE8" w:rsidRPr="00A8618B">
        <w:rPr>
          <w:rStyle w:val="Rimandocommento"/>
          <w:i/>
          <w:iCs/>
        </w:rPr>
        <w:commentReference w:id="23"/>
      </w:r>
      <w:commentRangeEnd w:id="24"/>
      <w:r w:rsidR="00182C8C" w:rsidRPr="00A8618B">
        <w:rPr>
          <w:rStyle w:val="Rimandocommento"/>
          <w:i/>
          <w:iCs/>
        </w:rPr>
        <w:commentReference w:id="24"/>
      </w:r>
    </w:p>
    <w:p w14:paraId="58C88B3B" w14:textId="5F1AA996" w:rsidR="00855732" w:rsidRPr="00855732" w:rsidRDefault="00855732" w:rsidP="00A8618B">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3AFC67A4" w14:textId="32B50B44" w:rsidR="00EE2C0E" w:rsidRPr="00701483" w:rsidRDefault="00EE2C0E" w:rsidP="00EE2C0E">
      <w:pPr>
        <w:pStyle w:val="Paragrafoelenco"/>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25"/>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26"/>
      <w:r w:rsidR="00182C8C">
        <w:rPr>
          <w:color w:val="000000"/>
          <w:sz w:val="28"/>
          <w:szCs w:val="28"/>
          <w:shd w:val="clear" w:color="auto" w:fill="FFFFFF"/>
        </w:rPr>
        <w:t>unusable</w:t>
      </w:r>
      <w:commentRangeEnd w:id="26"/>
      <w:r w:rsidR="00182C8C">
        <w:rPr>
          <w:rStyle w:val="Rimandocommento"/>
        </w:rPr>
        <w:commentReference w:id="26"/>
      </w:r>
      <w:r w:rsidR="00EF0FA7">
        <w:rPr>
          <w:color w:val="000000"/>
          <w:sz w:val="28"/>
          <w:szCs w:val="28"/>
          <w:shd w:val="clear" w:color="auto" w:fill="FFFFFF"/>
        </w:rPr>
        <w:t xml:space="preserve">. </w:t>
      </w:r>
      <w:commentRangeEnd w:id="25"/>
      <w:r w:rsidR="003D5695">
        <w:rPr>
          <w:rStyle w:val="Rimandocommento"/>
        </w:rPr>
        <w:commentReference w:id="25"/>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color w:val="000000"/>
          <w:sz w:val="32"/>
          <w:szCs w:val="32"/>
          <w:shd w:val="clear" w:color="auto" w:fill="FFFFFF"/>
        </w:rPr>
      </w:pPr>
    </w:p>
    <w:p w14:paraId="5F624FEE" w14:textId="3835BC9E" w:rsidR="00855732" w:rsidRDefault="00855732" w:rsidP="008B1B38">
      <w:pPr>
        <w:pStyle w:val="Paragrafoelenco"/>
        <w:rPr>
          <w:color w:val="000000"/>
          <w:sz w:val="32"/>
          <w:szCs w:val="32"/>
          <w:shd w:val="clear" w:color="auto" w:fill="FFFFFF"/>
        </w:rPr>
      </w:pPr>
    </w:p>
    <w:p w14:paraId="1C4B8EAF" w14:textId="19ADA18C" w:rsidR="00855732" w:rsidRDefault="00855732" w:rsidP="008B1B38">
      <w:pPr>
        <w:pStyle w:val="Paragrafoelenco"/>
        <w:rPr>
          <w:color w:val="000000"/>
          <w:sz w:val="32"/>
          <w:szCs w:val="32"/>
          <w:shd w:val="clear" w:color="auto" w:fill="FFFFFF"/>
        </w:rPr>
      </w:pPr>
    </w:p>
    <w:p w14:paraId="351B46C3" w14:textId="72766494" w:rsidR="00855732" w:rsidRDefault="00855732" w:rsidP="008B1B38">
      <w:pPr>
        <w:pStyle w:val="Paragrafoelenco"/>
        <w:rPr>
          <w:color w:val="000000"/>
          <w:sz w:val="32"/>
          <w:szCs w:val="32"/>
          <w:shd w:val="clear" w:color="auto" w:fill="FFFFFF"/>
        </w:rPr>
      </w:pPr>
    </w:p>
    <w:p w14:paraId="42FD7561" w14:textId="108CEE92" w:rsidR="00855732" w:rsidRDefault="00855732" w:rsidP="008B1B38">
      <w:pPr>
        <w:pStyle w:val="Paragrafoelenco"/>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4AD6C01A"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78FC2C02" w14:textId="5ECF73F7" w:rsidR="27BE2734" w:rsidRPr="00A8618B" w:rsidRDefault="27BE2734" w:rsidP="00A8618B">
      <w:pPr>
        <w:ind w:left="270"/>
        <w:jc w:val="both"/>
        <w:rPr>
          <w:rStyle w:val="Enfasidelicata"/>
          <w:i w:val="0"/>
          <w:iCs w:val="0"/>
          <w:sz w:val="28"/>
          <w:szCs w:val="28"/>
        </w:rPr>
      </w:pPr>
      <w:r w:rsidRPr="00A8618B">
        <w:rPr>
          <w:rStyle w:val="Enfasidelicata"/>
          <w:i w:val="0"/>
          <w:iCs w:val="0"/>
          <w:sz w:val="28"/>
          <w:szCs w:val="28"/>
        </w:rPr>
        <w:t>The most important aspects of the system to be are the regulation and management of the entrances in stores</w:t>
      </w:r>
      <w:r w:rsidR="47FCEBF1" w:rsidRPr="00A8618B">
        <w:rPr>
          <w:rStyle w:val="Enfasidelicata"/>
          <w:i w:val="0"/>
          <w:iCs w:val="0"/>
          <w:sz w:val="28"/>
          <w:szCs w:val="28"/>
        </w:rPr>
        <w:t xml:space="preserve"> as seen in the above scenarios. </w:t>
      </w:r>
      <w:r w:rsidR="00994DF1" w:rsidRPr="00A8618B">
        <w:rPr>
          <w:rStyle w:val="Enfasidelicata"/>
          <w:i w:val="0"/>
          <w:iCs w:val="0"/>
          <w:sz w:val="28"/>
          <w:szCs w:val="28"/>
        </w:rPr>
        <w:t xml:space="preserve">These are applied through the means of time slotted </w:t>
      </w:r>
      <w:r w:rsidR="00166CDA" w:rsidRPr="00A8618B">
        <w:rPr>
          <w:rStyle w:val="Enfasidelicata"/>
          <w:i w:val="0"/>
          <w:iCs w:val="0"/>
          <w:sz w:val="28"/>
          <w:szCs w:val="28"/>
        </w:rPr>
        <w:t xml:space="preserve">(in fractions of an hour) </w:t>
      </w:r>
      <w:r w:rsidR="00994DF1" w:rsidRPr="00A8618B">
        <w:rPr>
          <w:rStyle w:val="Enfasidelicata"/>
          <w:i w:val="0"/>
          <w:iCs w:val="0"/>
          <w:sz w:val="28"/>
          <w:szCs w:val="28"/>
        </w:rPr>
        <w:t xml:space="preserve">tickets. Every ticket </w:t>
      </w:r>
      <w:r w:rsidR="00CC5FD6" w:rsidRPr="00A8618B">
        <w:rPr>
          <w:rStyle w:val="Enfasidelicata"/>
          <w:i w:val="0"/>
          <w:iCs w:val="0"/>
          <w:sz w:val="28"/>
          <w:szCs w:val="28"/>
        </w:rPr>
        <w:t>or booked visit will allow users to enter in the store only in the time</w:t>
      </w:r>
      <w:r w:rsidR="00EF0FA7" w:rsidRPr="00A8618B">
        <w:rPr>
          <w:rStyle w:val="Enfasidelicata"/>
          <w:i w:val="0"/>
          <w:iCs w:val="0"/>
          <w:sz w:val="28"/>
          <w:szCs w:val="28"/>
        </w:rPr>
        <w:t xml:space="preserve"> slot</w:t>
      </w:r>
      <w:r w:rsidR="00CC5FD6" w:rsidRPr="00A8618B">
        <w:rPr>
          <w:rStyle w:val="Enfasidelicata"/>
          <w:i w:val="0"/>
          <w:iCs w:val="0"/>
          <w:sz w:val="28"/>
          <w:szCs w:val="28"/>
        </w:rPr>
        <w:t xml:space="preserve"> written on the ticket, plus a brief time variation</w:t>
      </w:r>
      <w:r w:rsidR="00553415" w:rsidRPr="00A8618B">
        <w:rPr>
          <w:rStyle w:val="Enfasidelicata"/>
          <w:i w:val="0"/>
          <w:iCs w:val="0"/>
          <w:sz w:val="28"/>
          <w:szCs w:val="28"/>
        </w:rPr>
        <w:t xml:space="preserve"> as not to be extremely strict and as to take into account for a small human error. The system will </w:t>
      </w:r>
      <w:r w:rsidR="00166CDA" w:rsidRPr="00A8618B">
        <w:rPr>
          <w:rStyle w:val="Enfasidelicata"/>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Enfasidelicata"/>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Enfasidelicata"/>
          <w:i w:val="0"/>
          <w:iCs w:val="0"/>
          <w:sz w:val="28"/>
          <w:szCs w:val="28"/>
        </w:rPr>
      </w:pPr>
      <w:r w:rsidRPr="00A8618B">
        <w:rPr>
          <w:rStyle w:val="Enfasidelicata"/>
          <w:i w:val="0"/>
          <w:iCs w:val="0"/>
          <w:sz w:val="28"/>
          <w:szCs w:val="28"/>
        </w:rPr>
        <w:t>The system</w:t>
      </w:r>
      <w:r w:rsidR="00EC2B1B" w:rsidRPr="00A8618B">
        <w:rPr>
          <w:rStyle w:val="Enfasidelicata"/>
          <w:i w:val="0"/>
          <w:iCs w:val="0"/>
          <w:sz w:val="28"/>
          <w:szCs w:val="28"/>
        </w:rPr>
        <w:t>-</w:t>
      </w:r>
      <w:r w:rsidRPr="00A8618B">
        <w:rPr>
          <w:rStyle w:val="Enfasidelicata"/>
          <w:i w:val="0"/>
          <w:iCs w:val="0"/>
          <w:sz w:val="28"/>
          <w:szCs w:val="28"/>
        </w:rPr>
        <w:t>to</w:t>
      </w:r>
      <w:r w:rsidR="00EC2B1B" w:rsidRPr="00A8618B">
        <w:rPr>
          <w:rStyle w:val="Enfasidelicata"/>
          <w:i w:val="0"/>
          <w:iCs w:val="0"/>
          <w:sz w:val="28"/>
          <w:szCs w:val="28"/>
        </w:rPr>
        <w:t>-</w:t>
      </w:r>
      <w:r w:rsidRPr="00A8618B">
        <w:rPr>
          <w:rStyle w:val="Enfasidelicata"/>
          <w:i w:val="0"/>
          <w:iCs w:val="0"/>
          <w:sz w:val="28"/>
          <w:szCs w:val="28"/>
        </w:rPr>
        <w:t xml:space="preserve">be should </w:t>
      </w:r>
      <w:r w:rsidR="160FCA10" w:rsidRPr="00A8618B">
        <w:rPr>
          <w:rStyle w:val="Enfasidelicata"/>
          <w:i w:val="0"/>
          <w:iCs w:val="0"/>
          <w:sz w:val="28"/>
          <w:szCs w:val="28"/>
        </w:rPr>
        <w:t>inform its users of what stores are available to go</w:t>
      </w:r>
      <w:r w:rsidR="2AD10596" w:rsidRPr="00A8618B">
        <w:rPr>
          <w:rStyle w:val="Enfasidelicata"/>
          <w:i w:val="0"/>
          <w:iCs w:val="0"/>
          <w:sz w:val="28"/>
          <w:szCs w:val="28"/>
        </w:rPr>
        <w:t xml:space="preserve"> to</w:t>
      </w:r>
      <w:r w:rsidR="16DB3B7F" w:rsidRPr="00A8618B">
        <w:rPr>
          <w:rStyle w:val="Enfasidelicata"/>
          <w:i w:val="0"/>
          <w:iCs w:val="0"/>
          <w:sz w:val="28"/>
          <w:szCs w:val="28"/>
        </w:rPr>
        <w:t xml:space="preserve"> and allow them to take a ticket and line up without needing to be in presence in front of the store.</w:t>
      </w:r>
      <w:r w:rsidR="00166CDA" w:rsidRPr="00A8618B">
        <w:rPr>
          <w:rStyle w:val="Enfasidelicata"/>
          <w:i w:val="0"/>
          <w:iCs w:val="0"/>
          <w:sz w:val="28"/>
          <w:szCs w:val="28"/>
        </w:rPr>
        <w:t xml:space="preserve"> </w:t>
      </w:r>
      <w:commentRangeStart w:id="27"/>
      <w:r w:rsidR="00166CDA" w:rsidRPr="00A8618B">
        <w:rPr>
          <w:rStyle w:val="Enfasidelicata"/>
          <w:i w:val="0"/>
          <w:iCs w:val="0"/>
          <w:sz w:val="28"/>
          <w:szCs w:val="28"/>
        </w:rPr>
        <w:t>The system will allow its registered virtual users to input the products they are willing to buy. The system will take into account the average time it takes for its registered users to shop and will use that time to infer how long a trip will last based on what products the user plans on buying.</w:t>
      </w:r>
      <w:commentRangeEnd w:id="27"/>
      <w:r w:rsidR="00207E23" w:rsidRPr="00A8618B">
        <w:rPr>
          <w:rStyle w:val="Rimandocommento"/>
          <w:sz w:val="28"/>
          <w:szCs w:val="28"/>
        </w:rPr>
        <w:commentReference w:id="27"/>
      </w:r>
    </w:p>
    <w:p w14:paraId="550282CF" w14:textId="7CAA0DA5" w:rsidR="47FCEBF1" w:rsidRPr="00A8618B" w:rsidRDefault="00EC2B1B" w:rsidP="00A8618B">
      <w:pPr>
        <w:ind w:left="270"/>
        <w:jc w:val="both"/>
        <w:rPr>
          <w:rStyle w:val="Enfasidelicata"/>
          <w:i w:val="0"/>
          <w:iCs w:val="0"/>
          <w:sz w:val="28"/>
          <w:szCs w:val="28"/>
        </w:rPr>
      </w:pPr>
      <w:commentRangeStart w:id="28"/>
      <w:r w:rsidRPr="00A8618B">
        <w:rPr>
          <w:rStyle w:val="Enfasidelicata"/>
          <w:i w:val="0"/>
          <w:iCs w:val="0"/>
          <w:sz w:val="28"/>
          <w:szCs w:val="28"/>
        </w:rPr>
        <w:t>The system should also be a guidance of help to the store managers</w:t>
      </w:r>
      <w:r w:rsidR="0019584F" w:rsidRPr="00A8618B">
        <w:rPr>
          <w:rStyle w:val="Enfasidelicata"/>
          <w:i w:val="0"/>
          <w:iCs w:val="0"/>
          <w:sz w:val="28"/>
          <w:szCs w:val="28"/>
        </w:rPr>
        <w:t xml:space="preserve"> by providing information about the number of people who have </w:t>
      </w:r>
      <w:commentRangeStart w:id="29"/>
      <w:r w:rsidR="0019584F" w:rsidRPr="00A8618B">
        <w:rPr>
          <w:rStyle w:val="Enfasidelicata"/>
          <w:i w:val="0"/>
          <w:iCs w:val="0"/>
          <w:sz w:val="28"/>
          <w:szCs w:val="28"/>
        </w:rPr>
        <w:t>entered</w:t>
      </w:r>
      <w:commentRangeEnd w:id="29"/>
      <w:r w:rsidR="007E288D" w:rsidRPr="00A8618B">
        <w:rPr>
          <w:rStyle w:val="Rimandocommento"/>
          <w:sz w:val="28"/>
          <w:szCs w:val="28"/>
        </w:rPr>
        <w:commentReference w:id="29"/>
      </w:r>
      <w:r w:rsidR="00207E23" w:rsidRPr="00A8618B">
        <w:rPr>
          <w:rStyle w:val="Enfasidelicata"/>
          <w:i w:val="0"/>
          <w:iCs w:val="0"/>
          <w:sz w:val="28"/>
          <w:szCs w:val="28"/>
        </w:rPr>
        <w:t xml:space="preserve"> said stores</w:t>
      </w:r>
      <w:r w:rsidR="00AC7136" w:rsidRPr="00A8618B">
        <w:rPr>
          <w:rStyle w:val="Enfasidelicata"/>
          <w:i w:val="0"/>
          <w:iCs w:val="0"/>
          <w:sz w:val="28"/>
          <w:szCs w:val="28"/>
        </w:rPr>
        <w:t>.</w:t>
      </w:r>
      <w:commentRangeEnd w:id="28"/>
      <w:r w:rsidR="00AC7136" w:rsidRPr="00A8618B">
        <w:rPr>
          <w:rStyle w:val="Rimandocommento"/>
          <w:sz w:val="28"/>
          <w:szCs w:val="28"/>
        </w:rPr>
        <w:commentReference w:id="28"/>
      </w:r>
    </w:p>
    <w:p w14:paraId="1D5E06CF" w14:textId="03277F53" w:rsidR="007E288D" w:rsidRDefault="007E288D" w:rsidP="699595DC">
      <w:pPr>
        <w:rPr>
          <w:rStyle w:val="Enfasidelicata"/>
          <w:i w:val="0"/>
          <w:iCs w:val="0"/>
          <w:szCs w:val="24"/>
        </w:rPr>
      </w:pPr>
    </w:p>
    <w:p w14:paraId="1D4C479B" w14:textId="1263BE7C" w:rsidR="00333516" w:rsidRDefault="00333516" w:rsidP="699595DC">
      <w:pPr>
        <w:rPr>
          <w:rStyle w:val="Enfasidelicata"/>
          <w:i w:val="0"/>
          <w:iCs w:val="0"/>
          <w:szCs w:val="24"/>
        </w:rPr>
      </w:pPr>
    </w:p>
    <w:p w14:paraId="178F55DE" w14:textId="70DDEFAD" w:rsidR="00333516" w:rsidRDefault="00333516" w:rsidP="699595DC">
      <w:pPr>
        <w:rPr>
          <w:rStyle w:val="Enfasidelicata"/>
          <w:i w:val="0"/>
          <w:iCs w:val="0"/>
          <w:szCs w:val="24"/>
        </w:rPr>
      </w:pPr>
    </w:p>
    <w:p w14:paraId="0D40AB60" w14:textId="04FB282B" w:rsidR="00333516" w:rsidRDefault="00333516" w:rsidP="699595DC">
      <w:pPr>
        <w:rPr>
          <w:rStyle w:val="Enfasidelicata"/>
          <w:i w:val="0"/>
          <w:iCs w:val="0"/>
          <w:szCs w:val="24"/>
        </w:rPr>
      </w:pPr>
    </w:p>
    <w:p w14:paraId="3240A621" w14:textId="753215C7" w:rsidR="00333516" w:rsidRDefault="00333516" w:rsidP="699595DC">
      <w:pPr>
        <w:rPr>
          <w:rStyle w:val="Enfasidelicata"/>
          <w:i w:val="0"/>
          <w:iCs w:val="0"/>
          <w:szCs w:val="24"/>
        </w:rPr>
      </w:pPr>
    </w:p>
    <w:p w14:paraId="1D7A72AC" w14:textId="7D8E023A" w:rsidR="00333516" w:rsidRDefault="00333516" w:rsidP="699595DC">
      <w:pPr>
        <w:rPr>
          <w:rStyle w:val="Enfasidelicata"/>
          <w:i w:val="0"/>
          <w:iCs w:val="0"/>
          <w:szCs w:val="24"/>
        </w:rPr>
      </w:pPr>
    </w:p>
    <w:p w14:paraId="4BF871CA" w14:textId="77777777" w:rsidR="00333516" w:rsidRPr="00D01022" w:rsidRDefault="00333516" w:rsidP="699595DC">
      <w:pPr>
        <w:rPr>
          <w:rStyle w:val="Enfasidelicata"/>
          <w:i w:val="0"/>
          <w:iCs w:val="0"/>
          <w:szCs w:val="24"/>
        </w:rPr>
      </w:pPr>
    </w:p>
    <w:p w14:paraId="137EEFE3" w14:textId="671C292E" w:rsidR="699595DC" w:rsidRDefault="699595DC"/>
    <w:p w14:paraId="3E64C0B3" w14:textId="3A415796" w:rsidR="00243BFD" w:rsidRDefault="00243BFD"/>
    <w:p w14:paraId="77C9F70C" w14:textId="77777777" w:rsidR="00243BFD" w:rsidRDefault="00243BFD"/>
    <w:p w14:paraId="5AFF32D5" w14:textId="59D0CEE2" w:rsidR="008B1B38" w:rsidRPr="00A8618B" w:rsidRDefault="008B1B38" w:rsidP="008B1B38">
      <w:pPr>
        <w:pStyle w:val="Paragrafoelenco"/>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Virtual User:</w:t>
      </w:r>
      <w:r w:rsidR="00590AA7" w:rsidRPr="00A8618B">
        <w:rPr>
          <w:rStyle w:val="Enfasidelicata"/>
          <w:i w:val="0"/>
          <w:iCs w:val="0"/>
          <w:sz w:val="28"/>
          <w:szCs w:val="28"/>
        </w:rPr>
        <w:t xml:space="preserve"> </w:t>
      </w:r>
      <w:r w:rsidR="005077B2" w:rsidRPr="00A8618B">
        <w:rPr>
          <w:rStyle w:val="Enfasidelicata"/>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Physical User:</w:t>
      </w:r>
      <w:r w:rsidR="005077B2" w:rsidRPr="00A8618B">
        <w:rPr>
          <w:rStyle w:val="Enfasidelicata"/>
          <w:i w:val="0"/>
          <w:iCs w:val="0"/>
          <w:sz w:val="28"/>
          <w:szCs w:val="28"/>
        </w:rPr>
        <w:t xml:space="preserve"> A person who goes directly to the shop and takes a </w:t>
      </w:r>
      <w:r w:rsidR="00AD455C" w:rsidRPr="00A8618B">
        <w:rPr>
          <w:rStyle w:val="Enfasidelicata"/>
          <w:i w:val="0"/>
          <w:iCs w:val="0"/>
          <w:sz w:val="28"/>
          <w:szCs w:val="28"/>
        </w:rPr>
        <w:t xml:space="preserve">ticket </w:t>
      </w:r>
      <w:r w:rsidR="005077B2" w:rsidRPr="00A8618B">
        <w:rPr>
          <w:rStyle w:val="Enfasidelicata"/>
          <w:i w:val="0"/>
          <w:iCs w:val="0"/>
          <w:sz w:val="28"/>
          <w:szCs w:val="28"/>
        </w:rPr>
        <w:t xml:space="preserve">with the date and the time written on the card, from the dispenser. He will have to show the card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Cashier: An employee of the shop who will provide with the correct scanning of the </w:t>
      </w:r>
      <w:r w:rsidR="00AD455C" w:rsidRPr="00A8618B">
        <w:rPr>
          <w:rStyle w:val="Enfasidelicata"/>
          <w:i w:val="0"/>
          <w:iCs w:val="0"/>
          <w:sz w:val="28"/>
          <w:szCs w:val="28"/>
        </w:rPr>
        <w:t>ticket</w:t>
      </w:r>
      <w:r w:rsidRPr="00A8618B">
        <w:rPr>
          <w:rStyle w:val="Enfasidelicata"/>
          <w:i w:val="0"/>
          <w:iCs w:val="0"/>
          <w:sz w:val="28"/>
          <w:szCs w:val="28"/>
        </w:rPr>
        <w:t xml:space="preserve"> before the exit of a Physical/Virtual User. If the market has a </w:t>
      </w:r>
      <w:r w:rsidR="00553415" w:rsidRPr="00A8618B">
        <w:rPr>
          <w:rStyle w:val="Enfasidelicata"/>
          <w:i w:val="0"/>
          <w:iCs w:val="0"/>
          <w:sz w:val="28"/>
          <w:szCs w:val="28"/>
        </w:rPr>
        <w:t>self-check-out</w:t>
      </w:r>
      <w:r w:rsidRPr="00A8618B">
        <w:rPr>
          <w:rStyle w:val="Enfasidelicata"/>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Manager: An employee of the shop who is interested in </w:t>
      </w:r>
      <w:r w:rsidR="001D5207" w:rsidRPr="00A8618B">
        <w:rPr>
          <w:rStyle w:val="Enfasidelicata"/>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Pr="00A8618B" w:rsidRDefault="00F90645" w:rsidP="00D152F5">
      <w:pPr>
        <w:pStyle w:val="Paragrafoelenco"/>
        <w:numPr>
          <w:ilvl w:val="0"/>
          <w:numId w:val="12"/>
        </w:numPr>
        <w:rPr>
          <w:rStyle w:val="Enfasidelicata"/>
          <w:sz w:val="32"/>
          <w:szCs w:val="32"/>
        </w:rPr>
      </w:pPr>
      <w:r>
        <w:rPr>
          <w:rStyle w:val="Enfasidelicata"/>
          <w:i w:val="0"/>
          <w:iCs w:val="0"/>
          <w:szCs w:val="24"/>
        </w:rPr>
        <w:br w:type="page"/>
      </w:r>
      <w:r w:rsidR="00D152F5" w:rsidRPr="00A8618B">
        <w:rPr>
          <w:rStyle w:val="Enfasidelicata"/>
          <w:sz w:val="32"/>
          <w:szCs w:val="32"/>
        </w:rPr>
        <w:lastRenderedPageBreak/>
        <w:t xml:space="preserve">Assumptions, </w:t>
      </w:r>
      <w:commentRangeStart w:id="30"/>
      <w:r w:rsidR="00D152F5" w:rsidRPr="00A8618B">
        <w:rPr>
          <w:rStyle w:val="Enfasidelicata"/>
          <w:sz w:val="32"/>
          <w:szCs w:val="32"/>
        </w:rPr>
        <w:t xml:space="preserve">dependencies </w:t>
      </w:r>
      <w:commentRangeEnd w:id="30"/>
      <w:r w:rsidR="00656675" w:rsidRPr="00A8618B">
        <w:rPr>
          <w:rStyle w:val="Rimandocommento"/>
          <w:iCs/>
        </w:rPr>
        <w:commentReference w:id="30"/>
      </w:r>
      <w:r w:rsidR="00D152F5" w:rsidRPr="00A8618B">
        <w:rPr>
          <w:rStyle w:val="Enfasidelicata"/>
          <w:sz w:val="32"/>
          <w:szCs w:val="32"/>
        </w:rPr>
        <w:t>and constraints</w:t>
      </w:r>
    </w:p>
    <w:p w14:paraId="2CD5AA02" w14:textId="77777777" w:rsidR="00EE2C0E" w:rsidRPr="00A8618B" w:rsidRDefault="00EE2C0E" w:rsidP="00E46EA3">
      <w:pPr>
        <w:rPr>
          <w:rStyle w:val="Enfasidelicata"/>
          <w:i w:val="0"/>
          <w:iCs w:val="0"/>
          <w:szCs w:val="24"/>
        </w:rPr>
      </w:pPr>
    </w:p>
    <w:p w14:paraId="5809B3DA" w14:textId="01A938D1" w:rsidR="00E46EA3" w:rsidRPr="00A8618B" w:rsidRDefault="003710A3" w:rsidP="00A8618B">
      <w:pPr>
        <w:jc w:val="both"/>
        <w:rPr>
          <w:rStyle w:val="Enfasidelicata"/>
          <w:i w:val="0"/>
          <w:iCs w:val="0"/>
          <w:szCs w:val="24"/>
        </w:rPr>
      </w:pPr>
      <w:r w:rsidRPr="00A8618B">
        <w:rPr>
          <w:rStyle w:val="Enfasidelicata"/>
          <w:i w:val="0"/>
          <w:iCs w:val="0"/>
          <w:szCs w:val="24"/>
        </w:rPr>
        <w:t xml:space="preserve">Since </w:t>
      </w:r>
      <w:r>
        <w:rPr>
          <w:rStyle w:val="Enfasidelicata"/>
          <w:i w:val="0"/>
          <w:iCs w:val="0"/>
          <w:szCs w:val="24"/>
        </w:rPr>
        <w:t>the system is a critical part of the defense against the further spread of the virus</w:t>
      </w:r>
      <w:r w:rsidR="00E46EA3" w:rsidRPr="00A8618B">
        <w:rPr>
          <w:rStyle w:val="Enfasidelicata"/>
          <w:i w:val="0"/>
          <w:iCs w:val="0"/>
          <w:szCs w:val="24"/>
        </w:rPr>
        <w:t xml:space="preserve">, it is crucial to have some assumptions on undesired </w:t>
      </w:r>
      <w:r w:rsidR="0064228B" w:rsidRPr="00A8618B">
        <w:rPr>
          <w:rStyle w:val="Enfasidelicata"/>
          <w:i w:val="0"/>
          <w:iCs w:val="0"/>
          <w:szCs w:val="24"/>
        </w:rPr>
        <w:t xml:space="preserve">behaviors on which the system has no control and cannot check: </w:t>
      </w:r>
      <w:r w:rsidR="00E46EA3" w:rsidRPr="00A8618B">
        <w:rPr>
          <w:rStyle w:val="Enfasidelicata"/>
          <w:i w:val="0"/>
          <w:iCs w:val="0"/>
          <w:szCs w:val="24"/>
        </w:rPr>
        <w:t xml:space="preserve"> </w:t>
      </w:r>
      <w:r w:rsidR="00CB1F98">
        <w:rPr>
          <w:rStyle w:val="Enfasidelicata"/>
          <w:i w:val="0"/>
          <w:iCs w:val="0"/>
          <w:szCs w:val="24"/>
        </w:rPr>
        <w:t xml:space="preserve">(A1) regards the correct notification of users by the system about their suggested departing time and their distance to the shop; </w:t>
      </w:r>
      <w:r w:rsidR="0064228B" w:rsidRPr="00A8618B">
        <w:rPr>
          <w:rStyle w:val="Enfasidelicata"/>
          <w:i w:val="0"/>
          <w:iCs w:val="0"/>
          <w:szCs w:val="24"/>
        </w:rPr>
        <w:t>(</w:t>
      </w:r>
      <w:r w:rsidR="0064228B">
        <w:rPr>
          <w:rStyle w:val="Enfasidelicata"/>
          <w:i w:val="0"/>
          <w:iCs w:val="0"/>
          <w:szCs w:val="24"/>
        </w:rPr>
        <w:t xml:space="preserve">A2 and </w:t>
      </w:r>
      <w:r w:rsidR="0064228B" w:rsidRPr="00A8618B">
        <w:rPr>
          <w:rStyle w:val="Enfasidelicata"/>
          <w:i w:val="0"/>
          <w:iCs w:val="0"/>
          <w:szCs w:val="24"/>
        </w:rPr>
        <w:t xml:space="preserve">A3) </w:t>
      </w:r>
      <w:r w:rsidR="00CB1F98">
        <w:rPr>
          <w:rStyle w:val="Enfasidelicata"/>
          <w:i w:val="0"/>
          <w:iCs w:val="0"/>
          <w:szCs w:val="24"/>
        </w:rPr>
        <w:t xml:space="preserve">allow </w:t>
      </w:r>
      <w:r w:rsidR="0064228B" w:rsidRPr="00A8618B">
        <w:rPr>
          <w:rStyle w:val="Enfasidelicata"/>
          <w:i w:val="0"/>
          <w:iCs w:val="0"/>
          <w:szCs w:val="24"/>
        </w:rPr>
        <w:t xml:space="preserve">the system to optimize the space inside the market knowing where the user will be during his visit; (A4) is </w:t>
      </w:r>
      <w:r w:rsidR="00CB1F98">
        <w:rPr>
          <w:rStyle w:val="Enfasidelicata"/>
          <w:i w:val="0"/>
          <w:iCs w:val="0"/>
          <w:szCs w:val="24"/>
        </w:rPr>
        <w:t>crucial</w:t>
      </w:r>
      <w:r w:rsidR="0064228B" w:rsidRPr="00A8618B">
        <w:rPr>
          <w:rStyle w:val="Enfasidelicata"/>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Enfasidelicata"/>
          <w:i w:val="0"/>
          <w:iCs w:val="0"/>
          <w:szCs w:val="24"/>
        </w:rPr>
        <w:t xml:space="preserve"> (A6) Deals with another undesired behavior: since system allows to line up virtually, users have no need to stand in queue in front of the store, and they </w:t>
      </w:r>
      <w:r w:rsidR="00F8407C">
        <w:rPr>
          <w:rStyle w:val="Enfasidelicata"/>
          <w:i w:val="0"/>
          <w:iCs w:val="0"/>
          <w:szCs w:val="24"/>
        </w:rPr>
        <w:t>should not unless their turn is coming.</w:t>
      </w:r>
    </w:p>
    <w:tbl>
      <w:tblPr>
        <w:tblStyle w:val="Grigliatabella"/>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Enfasidelicata"/>
                <w:i w:val="0"/>
                <w:iCs w:val="0"/>
                <w:szCs w:val="24"/>
              </w:rPr>
              <w:t>A1</w:t>
            </w:r>
          </w:p>
        </w:tc>
        <w:tc>
          <w:tcPr>
            <w:tcW w:w="9412" w:type="dxa"/>
            <w:vAlign w:val="center"/>
          </w:tcPr>
          <w:p w14:paraId="3B49D782" w14:textId="6D343B90" w:rsidR="00417F4B" w:rsidRPr="00EE0195" w:rsidRDefault="00417F4B" w:rsidP="00417F4B">
            <w:pPr>
              <w:pStyle w:val="Paragrafoelenco"/>
              <w:ind w:left="0"/>
              <w:jc w:val="center"/>
              <w:rPr>
                <w:szCs w:val="24"/>
                <w:shd w:val="clear" w:color="auto" w:fill="FFFFFF"/>
              </w:rPr>
            </w:pPr>
            <w:commentRangeStart w:id="31"/>
            <w:commentRangeStart w:id="32"/>
            <w:r>
              <w:rPr>
                <w:szCs w:val="24"/>
                <w:shd w:val="clear" w:color="auto" w:fill="FFFFFF"/>
              </w:rPr>
              <w:t>Users will take the shortest path to shops</w:t>
            </w:r>
            <w:commentRangeEnd w:id="31"/>
            <w:r>
              <w:rPr>
                <w:rStyle w:val="Rimandocommento"/>
              </w:rPr>
              <w:commentReference w:id="31"/>
            </w:r>
            <w:commentRangeEnd w:id="32"/>
            <w:r>
              <w:rPr>
                <w:rStyle w:val="Rimandocommento"/>
              </w:rPr>
              <w:commentReference w:id="32"/>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2</w:t>
            </w:r>
          </w:p>
        </w:tc>
        <w:tc>
          <w:tcPr>
            <w:tcW w:w="9412" w:type="dxa"/>
            <w:vAlign w:val="center"/>
          </w:tcPr>
          <w:p w14:paraId="7AC27B4F" w14:textId="7727BD4E" w:rsidR="00417F4B" w:rsidRPr="00EE0195" w:rsidRDefault="00417F4B" w:rsidP="00417F4B">
            <w:pPr>
              <w:pStyle w:val="Paragrafoelenco"/>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3</w:t>
            </w:r>
          </w:p>
        </w:tc>
        <w:tc>
          <w:tcPr>
            <w:tcW w:w="9412" w:type="dxa"/>
            <w:vAlign w:val="center"/>
          </w:tcPr>
          <w:p w14:paraId="69AD9968" w14:textId="7D85268C" w:rsidR="00417F4B" w:rsidRPr="00EE0195" w:rsidRDefault="00417F4B" w:rsidP="00417F4B">
            <w:pPr>
              <w:pStyle w:val="Paragrafoelenco"/>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4</w:t>
            </w:r>
          </w:p>
        </w:tc>
        <w:tc>
          <w:tcPr>
            <w:tcW w:w="9412" w:type="dxa"/>
            <w:vAlign w:val="center"/>
          </w:tcPr>
          <w:p w14:paraId="312CD8D1" w14:textId="384D6506" w:rsidR="00417F4B" w:rsidRPr="00EE0195" w:rsidRDefault="00417F4B" w:rsidP="00417F4B">
            <w:pPr>
              <w:pStyle w:val="Paragrafoelenco"/>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5</w:t>
            </w:r>
          </w:p>
        </w:tc>
        <w:tc>
          <w:tcPr>
            <w:tcW w:w="9412" w:type="dxa"/>
            <w:vAlign w:val="center"/>
          </w:tcPr>
          <w:p w14:paraId="57F7FB11" w14:textId="5692915C" w:rsidR="00417F4B" w:rsidRDefault="00417F4B" w:rsidP="00417F4B">
            <w:pPr>
              <w:pStyle w:val="Paragrafoelenco"/>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6</w:t>
            </w:r>
          </w:p>
        </w:tc>
        <w:tc>
          <w:tcPr>
            <w:tcW w:w="9412" w:type="dxa"/>
            <w:vAlign w:val="center"/>
          </w:tcPr>
          <w:p w14:paraId="226F7689" w14:textId="47A08EC9" w:rsidR="00417F4B" w:rsidRDefault="00417F4B" w:rsidP="00417F4B">
            <w:pPr>
              <w:pStyle w:val="Paragrafoelenco"/>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Enfasidelicata"/>
          <w:i w:val="0"/>
          <w:iCs w:val="0"/>
          <w:sz w:val="32"/>
          <w:szCs w:val="32"/>
        </w:rPr>
      </w:pPr>
    </w:p>
    <w:p w14:paraId="6AF85BC0" w14:textId="54E4CE5C" w:rsidR="009961E2" w:rsidRDefault="009961E2" w:rsidP="00A8618B">
      <w:pPr>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6C36A605" w14:textId="77777777" w:rsidR="00417F4B" w:rsidRDefault="00417F4B" w:rsidP="00923D58">
      <w:pPr>
        <w:ind w:left="360"/>
        <w:rPr>
          <w:rStyle w:val="Enfasidelicata"/>
          <w:i w:val="0"/>
          <w:iCs w:val="0"/>
          <w:szCs w:val="24"/>
        </w:rPr>
      </w:pPr>
    </w:p>
    <w:p w14:paraId="48AFA24C" w14:textId="77777777" w:rsidR="00F90645" w:rsidRDefault="00F90645" w:rsidP="00A8618B">
      <w:pPr>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07A5A97B" w:rsidR="009961E2" w:rsidRPr="00B920D4" w:rsidDel="00B2690D" w:rsidRDefault="00F90645">
      <w:pPr>
        <w:pStyle w:val="Paragrafoelenco"/>
        <w:numPr>
          <w:ilvl w:val="0"/>
          <w:numId w:val="43"/>
        </w:numPr>
        <w:spacing w:line="240" w:lineRule="auto"/>
        <w:rPr>
          <w:del w:id="33" w:author="Cristian Sbrolli" w:date="2020-12-20T12:09:00Z"/>
          <w:rStyle w:val="Enfasidelicata"/>
          <w:sz w:val="32"/>
          <w:szCs w:val="32"/>
        </w:rPr>
      </w:pPr>
      <w:del w:id="34" w:author="Cristian Sbrolli" w:date="2020-12-20T12:08:00Z">
        <w:r w:rsidDel="00B2690D">
          <w:rPr>
            <w:noProof/>
            <w:szCs w:val="24"/>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Del="00B2690D">
          <w:rPr>
            <w:noProof/>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0F66EE" w:rsidRPr="00394E50" w:rsidRDefault="000F66EE"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0F66EE" w:rsidRPr="00394E50" w:rsidRDefault="000F66EE" w:rsidP="00B920D4">
                        <w:pPr>
                          <w:pStyle w:val="Caption"/>
                          <w:jc w:val="center"/>
                          <w:rPr>
                            <w:noProof/>
                            <w:szCs w:val="24"/>
                          </w:rPr>
                        </w:pPr>
                        <w:r>
                          <w:t>Shop selection</w:t>
                        </w:r>
                      </w:p>
                    </w:txbxContent>
                  </v:textbox>
                  <w10:wrap type="topAndBottom"/>
                </v:shape>
              </w:pict>
            </mc:Fallback>
          </mc:AlternateContent>
        </w:r>
        <w:r w:rsidR="00B45AC3" w:rsidDel="00B2690D">
          <w:rPr>
            <w:noProof/>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0F66EE" w:rsidRPr="00C916B9" w:rsidRDefault="000F66EE"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0F66EE" w:rsidRPr="00C916B9" w:rsidRDefault="000F66EE" w:rsidP="00B920D4">
                        <w:pPr>
                          <w:pStyle w:val="Caption"/>
                          <w:jc w:val="center"/>
                          <w:rPr>
                            <w:noProof/>
                            <w:szCs w:val="24"/>
                          </w:rPr>
                        </w:pPr>
                        <w:r>
                          <w:t>Home page of the app</w:t>
                        </w:r>
                      </w:p>
                    </w:txbxContent>
                  </v:textbox>
                  <w10:wrap type="topAndBottom"/>
                </v:shape>
              </w:pict>
            </mc:Fallback>
          </mc:AlternateContent>
        </w:r>
        <w:r w:rsidR="00B45AC3" w:rsidDel="00B2690D">
          <w:rPr>
            <w:noProof/>
            <w:szCs w:val="24"/>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699595DC">
        <w:rPr>
          <w:rStyle w:val="Enfasidelicata"/>
          <w:i w:val="0"/>
          <w:iCs w:val="0"/>
          <w:szCs w:val="24"/>
        </w:rPr>
        <w:t>Mobile App</w:t>
      </w:r>
      <w:r w:rsidR="00881403" w:rsidRPr="699595DC">
        <w:rPr>
          <w:rStyle w:val="Enfasidelicata"/>
          <w:i w:val="0"/>
          <w:iCs w:val="0"/>
          <w:szCs w:val="24"/>
        </w:rPr>
        <w:t>, this</w:t>
      </w:r>
      <w:r w:rsidR="00132955" w:rsidRPr="699595DC">
        <w:rPr>
          <w:rStyle w:val="Enfasidelicata"/>
          <w:i w:val="0"/>
          <w:iCs w:val="0"/>
          <w:szCs w:val="24"/>
        </w:rPr>
        <w:t xml:space="preserve"> must be easy to use, as it </w:t>
      </w:r>
      <w:r w:rsidR="00307B50" w:rsidRPr="699595DC">
        <w:rPr>
          <w:rStyle w:val="Enfasidelicata"/>
          <w:i w:val="0"/>
          <w:iCs w:val="0"/>
          <w:szCs w:val="24"/>
        </w:rPr>
        <w:t>will have</w:t>
      </w:r>
      <w:r w:rsidR="00132955" w:rsidRPr="699595DC">
        <w:rPr>
          <w:rStyle w:val="Enfasidelicata"/>
          <w:i w:val="0"/>
          <w:iCs w:val="0"/>
          <w:szCs w:val="24"/>
        </w:rPr>
        <w:t xml:space="preserve"> to be used from people of all ages, this means that the interface must be very minimal and direct</w:t>
      </w:r>
      <w:r w:rsidR="003A6295" w:rsidRPr="699595DC">
        <w:rPr>
          <w:rStyle w:val="Enfasidelicata"/>
          <w:i w:val="0"/>
          <w:iCs w:val="0"/>
          <w:szCs w:val="24"/>
        </w:rPr>
        <w:t>. The app will allow virtual users to get a ticket, book visits, as well as monitor their tickets and visit</w:t>
      </w:r>
      <w:r w:rsidR="00C46FED" w:rsidRPr="699595DC">
        <w:rPr>
          <w:rStyle w:val="Enfasidelicata"/>
          <w:i w:val="0"/>
          <w:iCs w:val="0"/>
          <w:szCs w:val="24"/>
        </w:rPr>
        <w:t xml:space="preserve">s, </w:t>
      </w:r>
      <w:r w:rsidR="00BB10B8" w:rsidRPr="699595DC">
        <w:rPr>
          <w:rStyle w:val="Enfasidelicata"/>
          <w:i w:val="0"/>
          <w:iCs w:val="0"/>
          <w:szCs w:val="24"/>
        </w:rPr>
        <w:t xml:space="preserve">either if the virtual user has an account </w:t>
      </w:r>
      <w:r w:rsidR="003865BD" w:rsidRPr="699595DC">
        <w:rPr>
          <w:rStyle w:val="Enfasidelicata"/>
          <w:i w:val="0"/>
          <w:iCs w:val="0"/>
          <w:szCs w:val="24"/>
        </w:rPr>
        <w:t>or not. If user does not login, the app will just consider him as a guest</w:t>
      </w:r>
      <w:r w:rsidR="000A44A8" w:rsidRPr="699595DC">
        <w:rPr>
          <w:rStyle w:val="Enfasidelicata"/>
          <w:i w:val="0"/>
          <w:iCs w:val="0"/>
          <w:szCs w:val="24"/>
        </w:rPr>
        <w:t>.</w:t>
      </w:r>
      <w:r w:rsidR="001F6074" w:rsidRPr="699595DC">
        <w:rPr>
          <w:rStyle w:val="Enfasidelicata"/>
          <w:i w:val="0"/>
          <w:iCs w:val="0"/>
          <w:szCs w:val="24"/>
        </w:rPr>
        <w:t xml:space="preserve"> </w:t>
      </w:r>
      <w:del w:id="35" w:author="Cristian Sbrolli" w:date="2020-12-20T12:09:00Z">
        <w:r w:rsidR="009961E2" w:rsidDel="00B2690D">
          <w:rPr>
            <w:rStyle w:val="Enfasidelicata"/>
            <w:i w:val="0"/>
            <w:iCs w:val="0"/>
            <w:szCs w:val="24"/>
          </w:rPr>
          <w:br/>
        </w:r>
        <w:r w:rsidR="001F6074" w:rsidRPr="699595DC" w:rsidDel="00B2690D">
          <w:rPr>
            <w:rStyle w:val="Enfasidelicata"/>
            <w:i w:val="0"/>
            <w:iCs w:val="0"/>
            <w:szCs w:val="24"/>
          </w:rPr>
          <w:delText>Here we can see some</w:delText>
        </w:r>
        <w:r w:rsidR="00C208EB" w:rsidRPr="699595DC" w:rsidDel="00B2690D">
          <w:rPr>
            <w:rStyle w:val="Enfasidelicata"/>
            <w:i w:val="0"/>
            <w:iCs w:val="0"/>
            <w:szCs w:val="24"/>
          </w:rPr>
          <w:delText xml:space="preserve"> draft</w:delText>
        </w:r>
        <w:r w:rsidR="001F6074" w:rsidRPr="699595DC" w:rsidDel="00B2690D">
          <w:rPr>
            <w:rStyle w:val="Enfasidelicata"/>
            <w:i w:val="0"/>
            <w:iCs w:val="0"/>
            <w:szCs w:val="24"/>
          </w:rPr>
          <w:delText xml:space="preserve"> mockups</w:delText>
        </w:r>
        <w:r w:rsidDel="00B2690D">
          <w:rPr>
            <w:rStyle w:val="Rimandonotaapidipagina"/>
            <w:szCs w:val="24"/>
          </w:rPr>
          <w:footnoteReference w:id="1"/>
        </w:r>
        <w:r w:rsidR="00C208EB" w:rsidRPr="699595DC" w:rsidDel="00B2690D">
          <w:rPr>
            <w:rStyle w:val="Enfasidelicata"/>
            <w:i w:val="0"/>
            <w:iCs w:val="0"/>
            <w:szCs w:val="24"/>
          </w:rPr>
          <w:delText xml:space="preserve"> with </w:delText>
        </w:r>
        <w:r w:rsidR="007C5236" w:rsidRPr="699595DC" w:rsidDel="00B2690D">
          <w:rPr>
            <w:rStyle w:val="Enfasidelicata"/>
            <w:i w:val="0"/>
            <w:iCs w:val="0"/>
            <w:szCs w:val="24"/>
          </w:rPr>
          <w:delText>colours and graphics not optimized</w:delText>
        </w:r>
        <w:r w:rsidR="00496130" w:rsidRPr="699595DC" w:rsidDel="00B2690D">
          <w:rPr>
            <w:rStyle w:val="Enfasidelicata"/>
            <w:i w:val="0"/>
            <w:iCs w:val="0"/>
            <w:szCs w:val="24"/>
          </w:rPr>
          <w:delText>:</w:delText>
        </w:r>
        <w:r w:rsidDel="00B2690D">
          <w:rPr>
            <w:rStyle w:val="Enfasidelicata"/>
            <w:i w:val="0"/>
            <w:iCs w:val="0"/>
            <w:szCs w:val="24"/>
          </w:rPr>
          <w:br/>
        </w:r>
        <w:r w:rsidR="009961E2" w:rsidRPr="00B45AC3" w:rsidDel="00B2690D">
          <w:rPr>
            <w:rStyle w:val="Enfasidelicata"/>
            <w:i w:val="0"/>
            <w:iCs w:val="0"/>
            <w:szCs w:val="24"/>
          </w:rPr>
          <w:br/>
        </w:r>
      </w:del>
    </w:p>
    <w:p w14:paraId="1819572C" w14:textId="404C6979" w:rsidR="00B45AC3" w:rsidRPr="00B2690D" w:rsidDel="00B2690D" w:rsidRDefault="00B45AC3">
      <w:pPr>
        <w:pStyle w:val="Paragrafoelenco"/>
        <w:numPr>
          <w:ilvl w:val="0"/>
          <w:numId w:val="43"/>
        </w:numPr>
        <w:spacing w:line="240" w:lineRule="auto"/>
        <w:rPr>
          <w:del w:id="39" w:author="Cristian Sbrolli" w:date="2020-12-20T12:09:00Z"/>
          <w:rStyle w:val="Enfasidelicata"/>
          <w:i w:val="0"/>
          <w:iCs w:val="0"/>
          <w:szCs w:val="24"/>
        </w:rPr>
        <w:pPrChange w:id="40" w:author="Cristian Sbrolli" w:date="2020-12-20T12:09:00Z">
          <w:pPr>
            <w:pStyle w:val="Paragrafoelenco"/>
            <w:spacing w:line="240" w:lineRule="auto"/>
            <w:ind w:left="1505"/>
          </w:pPr>
        </w:pPrChange>
      </w:pPr>
    </w:p>
    <w:p w14:paraId="23A51B0A" w14:textId="46B51134" w:rsidR="00F95DA5" w:rsidRPr="00B920D4" w:rsidDel="00B2690D" w:rsidRDefault="00F90645">
      <w:pPr>
        <w:pStyle w:val="Paragrafoelenco"/>
        <w:numPr>
          <w:ilvl w:val="0"/>
          <w:numId w:val="43"/>
        </w:numPr>
        <w:spacing w:line="240" w:lineRule="auto"/>
        <w:rPr>
          <w:del w:id="41" w:author="Cristian Sbrolli" w:date="2020-12-20T12:10:00Z"/>
          <w:rStyle w:val="Enfasidelicata"/>
          <w:szCs w:val="24"/>
        </w:rPr>
        <w:pPrChange w:id="42" w:author="Cristian Sbrolli" w:date="2020-12-20T12:09:00Z">
          <w:pPr>
            <w:spacing w:line="240" w:lineRule="auto"/>
            <w:ind w:left="720"/>
          </w:pPr>
        </w:pPrChange>
      </w:pPr>
      <w:r>
        <w:rPr>
          <w:noProof/>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0F66EE" w:rsidRPr="00F45241" w:rsidRDefault="000F66EE"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0F66EE" w:rsidRPr="00F45241" w:rsidRDefault="000F66EE" w:rsidP="00D01022">
                      <w:pPr>
                        <w:pStyle w:val="Caption"/>
                        <w:jc w:val="center"/>
                        <w:rPr>
                          <w:noProof/>
                          <w:szCs w:val="24"/>
                        </w:rPr>
                      </w:pPr>
                      <w:r>
                        <w:t>book a visit as registered user</w:t>
                      </w:r>
                    </w:p>
                  </w:txbxContent>
                </v:textbox>
                <w10:wrap anchorx="margin"/>
              </v:shape>
            </w:pict>
          </mc:Fallback>
        </mc:AlternateContent>
      </w:r>
      <w:del w:id="43" w:author="Cristian Sbrolli" w:date="2020-12-20T12:08:00Z">
        <w:r w:rsidDel="00B2690D">
          <w:rPr>
            <w:noProof/>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Pr>
          <w:noProof/>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0F66EE" w:rsidRPr="00B70500" w:rsidRDefault="000F66EE"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0F66EE" w:rsidRPr="00B70500" w:rsidRDefault="000F66EE" w:rsidP="00D01022">
                      <w:pPr>
                        <w:pStyle w:val="Caption"/>
                        <w:jc w:val="center"/>
                        <w:rPr>
                          <w:noProof/>
                          <w:szCs w:val="24"/>
                        </w:rPr>
                      </w:pPr>
                      <w:r>
                        <w:t>book a visit as Guest</w:t>
                      </w:r>
                    </w:p>
                  </w:txbxContent>
                </v:textbox>
              </v:shape>
            </w:pict>
          </mc:Fallback>
        </mc:AlternateContent>
      </w:r>
      <w:del w:id="44" w:author="Cristian Sbrolli" w:date="2020-12-20T12:08:00Z">
        <w:r w:rsidDel="00B2690D">
          <w:rPr>
            <w:noProof/>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0F66EE" w:rsidRPr="00126B00" w:rsidRDefault="000F66EE"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0F66EE" w:rsidRPr="00126B00" w:rsidRDefault="000F66EE" w:rsidP="00B920D4">
                        <w:pPr>
                          <w:pStyle w:val="Caption"/>
                          <w:jc w:val="center"/>
                          <w:rPr>
                            <w:noProof/>
                            <w:szCs w:val="24"/>
                          </w:rPr>
                        </w:pPr>
                        <w:r>
                          <w:t>Ticket proposal</w:t>
                        </w:r>
                      </w:p>
                    </w:txbxContent>
                  </v:textbox>
                  <w10:wrap type="topAndBottom" anchorx="margin"/>
                </v:shape>
              </w:pict>
            </mc:Fallback>
          </mc:AlternateContent>
        </w:r>
        <w:r w:rsidDel="00B2690D">
          <w:rPr>
            <w:noProof/>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0F66EE" w:rsidRPr="00CE15D9" w:rsidRDefault="000F66EE"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0F66EE" w:rsidRPr="00CE15D9" w:rsidRDefault="000F66EE" w:rsidP="00B920D4">
                        <w:pPr>
                          <w:pStyle w:val="Caption"/>
                          <w:jc w:val="center"/>
                          <w:rPr>
                            <w:noProof/>
                          </w:rPr>
                        </w:pPr>
                        <w:r>
                          <w:t>Ticket Confirmation</w:t>
                        </w:r>
                      </w:p>
                    </w:txbxContent>
                  </v:textbox>
                  <w10:wrap type="topAndBottom" anchorx="margin"/>
                </v:shape>
              </w:pict>
            </mc:Fallback>
          </mc:AlternateContent>
        </w:r>
        <w:r w:rsidDel="00B2690D">
          <w:rPr>
            <w:noProof/>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B45AC3">
        <w:rPr>
          <w:rStyle w:val="Enfasidelicata"/>
          <w:i w:val="0"/>
          <w:iCs w:val="0"/>
          <w:szCs w:val="24"/>
        </w:rPr>
        <w:t xml:space="preserve">The </w:t>
      </w:r>
      <w:r w:rsidR="00B94B8F" w:rsidRPr="00B45AC3">
        <w:rPr>
          <w:rStyle w:val="Enfasidelicata"/>
          <w:i w:val="0"/>
          <w:iCs w:val="0"/>
          <w:szCs w:val="24"/>
        </w:rPr>
        <w:t xml:space="preserve">app will allow user to define first either the shop or the </w:t>
      </w:r>
      <w:r w:rsidR="00F057DC" w:rsidRPr="00B45AC3">
        <w:rPr>
          <w:rStyle w:val="Enfasidelicata"/>
          <w:i w:val="0"/>
          <w:iCs w:val="0"/>
          <w:szCs w:val="24"/>
        </w:rPr>
        <w:t>date and time, in the case</w:t>
      </w:r>
      <w:r w:rsidR="00B45AC3">
        <w:rPr>
          <w:rStyle w:val="Enfasidelicata"/>
          <w:i w:val="0"/>
          <w:iCs w:val="0"/>
          <w:szCs w:val="24"/>
        </w:rPr>
        <w:t xml:space="preserve"> </w:t>
      </w:r>
      <w:r w:rsidR="00F057DC" w:rsidRPr="00B45AC3">
        <w:rPr>
          <w:rStyle w:val="Enfasidelicata"/>
          <w:i w:val="0"/>
          <w:iCs w:val="0"/>
          <w:szCs w:val="24"/>
        </w:rPr>
        <w:t>of  “Book a visit”</w:t>
      </w:r>
      <w:ins w:id="45" w:author="Cristian Sbrolli" w:date="2020-12-20T12:09:00Z">
        <w:r w:rsidR="00B2690D">
          <w:rPr>
            <w:rStyle w:val="Enfasidelicata"/>
            <w:i w:val="0"/>
            <w:iCs w:val="0"/>
            <w:szCs w:val="24"/>
          </w:rPr>
          <w:t>.</w:t>
        </w:r>
      </w:ins>
      <w:del w:id="46" w:author="Cristian Sbrolli" w:date="2020-12-20T12:09:00Z">
        <w:r w:rsidR="00F057DC" w:rsidRPr="00B45AC3" w:rsidDel="00B2690D">
          <w:rPr>
            <w:rStyle w:val="Enfasidelicata"/>
            <w:i w:val="0"/>
            <w:iCs w:val="0"/>
            <w:szCs w:val="24"/>
          </w:rPr>
          <w:delText xml:space="preserve">, it is not shown in this demo </w:delText>
        </w:r>
        <w:r w:rsidR="00CD0656" w:rsidRPr="00B45AC3" w:rsidDel="00B2690D">
          <w:rPr>
            <w:rStyle w:val="Enfasidelicata"/>
            <w:i w:val="0"/>
            <w:iCs w:val="0"/>
            <w:szCs w:val="24"/>
          </w:rPr>
          <w:delText>because it is similar and irrelevant.</w:delText>
        </w:r>
      </w:del>
      <w:ins w:id="47" w:author="Cristian Sbrolli" w:date="2020-12-20T12:10:00Z">
        <w:r w:rsidR="00B2690D">
          <w:rPr>
            <w:rStyle w:val="Enfasidelicata"/>
            <w:i w:val="0"/>
            <w:iCs w:val="0"/>
            <w:szCs w:val="24"/>
          </w:rPr>
          <w:t xml:space="preserve"> </w:t>
        </w:r>
      </w:ins>
    </w:p>
    <w:p w14:paraId="39657757" w14:textId="3F3D3E21" w:rsidR="009C361D" w:rsidRPr="00B2690D" w:rsidDel="00B2690D" w:rsidRDefault="00F877BD">
      <w:pPr>
        <w:pStyle w:val="Paragrafoelenco"/>
        <w:numPr>
          <w:ilvl w:val="0"/>
          <w:numId w:val="43"/>
        </w:numPr>
        <w:spacing w:line="240" w:lineRule="auto"/>
        <w:rPr>
          <w:del w:id="48" w:author="Cristian Sbrolli" w:date="2020-12-20T12:10:00Z"/>
          <w:rStyle w:val="Enfasidelicata"/>
          <w:i w:val="0"/>
          <w:iCs w:val="0"/>
          <w:szCs w:val="24"/>
        </w:rPr>
        <w:pPrChange w:id="49" w:author="Cristian Sbrolli" w:date="2020-12-20T12:10:00Z">
          <w:pPr>
            <w:spacing w:line="240" w:lineRule="auto"/>
            <w:ind w:left="1505"/>
            <w:jc w:val="both"/>
          </w:pPr>
        </w:pPrChange>
      </w:pPr>
      <w:r w:rsidRPr="00B2690D">
        <w:rPr>
          <w:rStyle w:val="Enfasidelicata"/>
          <w:i w:val="0"/>
          <w:iCs w:val="0"/>
          <w:szCs w:val="24"/>
        </w:rPr>
        <w:t xml:space="preserve">In the case of </w:t>
      </w:r>
      <w:r w:rsidR="00E44E1C" w:rsidRPr="00B2690D">
        <w:rPr>
          <w:rStyle w:val="Enfasidelicata"/>
          <w:i w:val="0"/>
          <w:iCs w:val="0"/>
          <w:szCs w:val="24"/>
        </w:rPr>
        <w:t>“</w:t>
      </w:r>
      <w:r w:rsidRPr="00B2690D">
        <w:rPr>
          <w:rStyle w:val="Enfasidelicata"/>
          <w:i w:val="0"/>
          <w:iCs w:val="0"/>
          <w:szCs w:val="24"/>
        </w:rPr>
        <w:t>book a visit</w:t>
      </w:r>
      <w:r w:rsidR="00E44E1C" w:rsidRPr="00B2690D">
        <w:rPr>
          <w:rStyle w:val="Enfasidelicata"/>
          <w:i w:val="0"/>
          <w:iCs w:val="0"/>
          <w:szCs w:val="24"/>
        </w:rPr>
        <w:t>”</w:t>
      </w:r>
      <w:r w:rsidRPr="00B2690D">
        <w:rPr>
          <w:rStyle w:val="Enfasidelicata"/>
          <w:i w:val="0"/>
          <w:iCs w:val="0"/>
          <w:szCs w:val="24"/>
        </w:rPr>
        <w:t xml:space="preserve">, after the shop selection, the app will allow registered </w:t>
      </w:r>
      <w:r w:rsidR="00166CDA" w:rsidRPr="00B2690D">
        <w:rPr>
          <w:rStyle w:val="Enfasidelicata"/>
          <w:i w:val="0"/>
          <w:iCs w:val="0"/>
          <w:szCs w:val="24"/>
        </w:rPr>
        <w:t xml:space="preserve">virtual </w:t>
      </w:r>
      <w:r w:rsidRPr="00B2690D">
        <w:rPr>
          <w:rStyle w:val="Enfasidelicata"/>
          <w:i w:val="0"/>
          <w:iCs w:val="0"/>
          <w:szCs w:val="24"/>
        </w:rPr>
        <w:t>users to select their shopping list</w:t>
      </w:r>
      <w:r w:rsidR="00E670C8" w:rsidRPr="00B2690D">
        <w:rPr>
          <w:rStyle w:val="Enfasidelicata"/>
          <w:i w:val="0"/>
          <w:iCs w:val="0"/>
          <w:szCs w:val="24"/>
        </w:rPr>
        <w:t>.</w:t>
      </w:r>
      <w:ins w:id="50" w:author="Cristian Sbrolli" w:date="2020-12-20T12:10:00Z">
        <w:r w:rsidR="00B2690D">
          <w:rPr>
            <w:rStyle w:val="Enfasidelicata"/>
            <w:i w:val="0"/>
            <w:iCs w:val="0"/>
            <w:szCs w:val="24"/>
          </w:rPr>
          <w:br/>
        </w:r>
      </w:ins>
    </w:p>
    <w:p w14:paraId="3E4FD0B2" w14:textId="11B41BF1" w:rsidR="00107C29" w:rsidRPr="00B2690D" w:rsidRDefault="00107C29">
      <w:pPr>
        <w:pStyle w:val="Paragrafoelenco"/>
        <w:numPr>
          <w:ilvl w:val="0"/>
          <w:numId w:val="43"/>
        </w:numPr>
        <w:spacing w:line="240" w:lineRule="auto"/>
        <w:rPr>
          <w:rStyle w:val="Enfasidelicata"/>
          <w:i w:val="0"/>
          <w:iCs w:val="0"/>
          <w:szCs w:val="24"/>
        </w:rPr>
        <w:pPrChange w:id="51" w:author="Cristian Sbrolli" w:date="2020-12-20T12:10:00Z">
          <w:pPr>
            <w:pStyle w:val="Paragrafoelenco"/>
            <w:spacing w:line="240" w:lineRule="auto"/>
            <w:ind w:left="1505"/>
          </w:pPr>
        </w:pPrChange>
      </w:pPr>
    </w:p>
    <w:p w14:paraId="2658D7D1" w14:textId="2B85587F" w:rsidR="00C26CA6" w:rsidRPr="00B920D4" w:rsidRDefault="00107C29" w:rsidP="699595DC">
      <w:pPr>
        <w:pStyle w:val="Paragrafoelenco"/>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52"/>
      <w:r w:rsidR="001D5F33" w:rsidRPr="00D01022">
        <w:rPr>
          <w:rFonts w:eastAsia="Bell MT" w:cs="Bell MT"/>
          <w:szCs w:val="24"/>
        </w:rPr>
        <w:t>t</w:t>
      </w:r>
      <w:r w:rsidR="00564211" w:rsidRPr="00D01022">
        <w:rPr>
          <w:rFonts w:eastAsia="Bell MT" w:cs="Bell MT"/>
          <w:szCs w:val="24"/>
        </w:rPr>
        <w:t>o</w:t>
      </w:r>
      <w:commentRangeEnd w:id="52"/>
      <w:r>
        <w:commentReference w:id="52"/>
      </w:r>
      <w:r w:rsidR="00564211" w:rsidRPr="00D01022">
        <w:rPr>
          <w:rFonts w:eastAsia="Bell MT" w:cs="Bell MT"/>
          <w:szCs w:val="24"/>
        </w:rPr>
        <w:t>.</w:t>
      </w:r>
      <w:ins w:id="53" w:author="Cristian Sbrolli" w:date="2020-12-20T12:10:00Z">
        <w:r w:rsidR="00B2690D">
          <w:rPr>
            <w:rFonts w:eastAsia="Bell MT" w:cs="Bell MT"/>
            <w:szCs w:val="24"/>
          </w:rPr>
          <w:br/>
        </w:r>
      </w:ins>
    </w:p>
    <w:p w14:paraId="080859F3" w14:textId="219A399A" w:rsidR="00DF3309" w:rsidRPr="00B920D4" w:rsidRDefault="00C26CA6" w:rsidP="699595DC">
      <w:pPr>
        <w:pStyle w:val="Paragrafoelenco"/>
        <w:numPr>
          <w:ilvl w:val="0"/>
          <w:numId w:val="43"/>
        </w:numPr>
        <w:spacing w:line="240" w:lineRule="auto"/>
        <w:rPr>
          <w:rStyle w:val="Enfasidelicata"/>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i w:val="0"/>
          <w:iCs w:val="0"/>
          <w:sz w:val="32"/>
          <w:szCs w:val="32"/>
        </w:rPr>
      </w:pPr>
      <w:r w:rsidRPr="699595DC">
        <w:rPr>
          <w:rStyle w:val="Enfasidelicata"/>
          <w:i w:val="0"/>
          <w:iCs w:val="0"/>
          <w:szCs w:val="24"/>
        </w:rPr>
        <w:t xml:space="preserve">Virtual Users must have a device that </w:t>
      </w:r>
      <w:r w:rsidR="00992B7C" w:rsidRPr="699595DC">
        <w:rPr>
          <w:rStyle w:val="Enfasidelicata"/>
          <w:i w:val="0"/>
          <w:iCs w:val="0"/>
          <w:szCs w:val="24"/>
        </w:rPr>
        <w:t>can download and run the app</w:t>
      </w:r>
      <w:r w:rsidR="008E2DC4" w:rsidRPr="699595DC">
        <w:rPr>
          <w:rStyle w:val="Enfasidelicata"/>
          <w:i w:val="0"/>
          <w:iCs w:val="0"/>
          <w:szCs w:val="24"/>
        </w:rPr>
        <w:t xml:space="preserve">. </w:t>
      </w:r>
      <w:r w:rsidR="00C93545" w:rsidRPr="699595DC">
        <w:rPr>
          <w:rStyle w:val="Enfasidelicata"/>
          <w:i w:val="0"/>
          <w:iCs w:val="0"/>
          <w:szCs w:val="24"/>
        </w:rPr>
        <w:t>To</w:t>
      </w:r>
      <w:r w:rsidR="008E2DC4" w:rsidRPr="699595DC">
        <w:rPr>
          <w:rStyle w:val="Enfasidelicata"/>
          <w:i w:val="0"/>
          <w:iCs w:val="0"/>
          <w:szCs w:val="24"/>
        </w:rPr>
        <w:t xml:space="preserve"> use </w:t>
      </w:r>
      <w:r w:rsidR="008D5406" w:rsidRPr="699595DC">
        <w:rPr>
          <w:rStyle w:val="Enfasidelicata"/>
          <w:i w:val="0"/>
          <w:iCs w:val="0"/>
          <w:szCs w:val="24"/>
        </w:rPr>
        <w:t>all</w:t>
      </w:r>
      <w:r w:rsidR="008E2DC4" w:rsidRPr="699595DC">
        <w:rPr>
          <w:rStyle w:val="Enfasidelicata"/>
          <w:i w:val="0"/>
          <w:iCs w:val="0"/>
          <w:szCs w:val="24"/>
        </w:rPr>
        <w:t xml:space="preserve"> the functionalities, as the notifications </w:t>
      </w:r>
      <w:r w:rsidR="00E23EC8" w:rsidRPr="699595DC">
        <w:rPr>
          <w:rStyle w:val="Enfasidelicata"/>
          <w:i w:val="0"/>
          <w:iCs w:val="0"/>
          <w:szCs w:val="24"/>
        </w:rPr>
        <w:t xml:space="preserve">about the traveling time to a shop when the time is close to user’s turn, the </w:t>
      </w:r>
      <w:r w:rsidR="00C53971" w:rsidRPr="699595DC">
        <w:rPr>
          <w:rStyle w:val="Enfasidelicata"/>
          <w:i w:val="0"/>
          <w:iCs w:val="0"/>
          <w:szCs w:val="24"/>
        </w:rPr>
        <w:t>device must have GPS</w:t>
      </w:r>
      <w:r w:rsidR="00060634" w:rsidRPr="699595DC">
        <w:rPr>
          <w:rStyle w:val="Enfasidelicata"/>
          <w:i w:val="0"/>
          <w:iCs w:val="0"/>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sz w:val="32"/>
          <w:szCs w:val="32"/>
        </w:rPr>
      </w:pPr>
      <w:r w:rsidRPr="699595DC">
        <w:rPr>
          <w:rStyle w:val="Enfasidelicata"/>
          <w:i w:val="0"/>
          <w:iCs w:val="0"/>
          <w:szCs w:val="24"/>
        </w:rPr>
        <w:t>Dispens</w:t>
      </w:r>
      <w:r w:rsidR="00B36225" w:rsidRPr="699595DC">
        <w:rPr>
          <w:rStyle w:val="Enfasidelicata"/>
          <w:i w:val="0"/>
          <w:iCs w:val="0"/>
          <w:szCs w:val="24"/>
        </w:rPr>
        <w:t>ers must have a</w:t>
      </w:r>
      <w:r w:rsidR="001E571D">
        <w:rPr>
          <w:rStyle w:val="Enfasidelicata"/>
          <w:i w:val="0"/>
          <w:iCs w:val="0"/>
          <w:szCs w:val="24"/>
        </w:rPr>
        <w:t>t least a</w:t>
      </w:r>
      <w:r w:rsidR="00B36225" w:rsidRPr="699595DC">
        <w:rPr>
          <w:rStyle w:val="Enfasidelicata"/>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Enfasidelicata"/>
          <w:i w:val="0"/>
          <w:iCs w:val="0"/>
          <w:szCs w:val="24"/>
        </w:rPr>
        <w:t xml:space="preserve">, there could be then other types of interface </w:t>
      </w:r>
      <w:r w:rsidR="00782C65">
        <w:rPr>
          <w:rStyle w:val="Enfasidelicata"/>
          <w:i w:val="0"/>
          <w:iCs w:val="0"/>
          <w:szCs w:val="24"/>
        </w:rPr>
        <w:t>to</w:t>
      </w:r>
      <w:r w:rsidR="001E571D">
        <w:rPr>
          <w:rStyle w:val="Enfasidelicata"/>
          <w:i w:val="0"/>
          <w:iCs w:val="0"/>
          <w:szCs w:val="24"/>
        </w:rPr>
        <w:t xml:space="preserve"> </w:t>
      </w:r>
      <w:r w:rsidR="00782C65">
        <w:rPr>
          <w:rStyle w:val="Enfasidelicata"/>
          <w:i w:val="0"/>
          <w:iCs w:val="0"/>
          <w:szCs w:val="24"/>
        </w:rPr>
        <w:t>provide</w:t>
      </w:r>
      <w:r w:rsidR="001E571D">
        <w:rPr>
          <w:rStyle w:val="Enfasidelicata"/>
          <w:i w:val="0"/>
          <w:iCs w:val="0"/>
          <w:szCs w:val="24"/>
        </w:rPr>
        <w:t xml:space="preserve"> more accessibility</w:t>
      </w:r>
      <w:r w:rsidR="00B36225" w:rsidRPr="699595DC">
        <w:rPr>
          <w:rStyle w:val="Enfasidelicata"/>
          <w:szCs w:val="24"/>
        </w:rPr>
        <w:t>.</w:t>
      </w:r>
    </w:p>
    <w:p w14:paraId="05179F1F" w14:textId="6722BE33" w:rsidR="00AE1191" w:rsidRPr="00D01022" w:rsidRDefault="008D5406"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 xml:space="preserve">The users of the system-to-be </w:t>
      </w:r>
      <w:r w:rsidR="00AE1191">
        <w:rPr>
          <w:rStyle w:val="Enfasidelicata"/>
          <w:i w:val="0"/>
          <w:iCs w:val="0"/>
          <w:szCs w:val="24"/>
        </w:rPr>
        <w:t>will have to interact with t</w:t>
      </w:r>
      <w:r w:rsidRPr="00D01022">
        <w:rPr>
          <w:rStyle w:val="Enfasidelicata"/>
          <w:i w:val="0"/>
          <w:iCs w:val="0"/>
          <w:szCs w:val="24"/>
        </w:rPr>
        <w:t>urnstile</w:t>
      </w:r>
      <w:r>
        <w:rPr>
          <w:rStyle w:val="Enfasidelicata"/>
          <w:i w:val="0"/>
          <w:iCs w:val="0"/>
          <w:szCs w:val="24"/>
        </w:rPr>
        <w:t>s</w:t>
      </w:r>
      <w:r w:rsidR="00A004DA">
        <w:rPr>
          <w:rStyle w:val="Enfasidelicata"/>
          <w:i w:val="0"/>
          <w:iCs w:val="0"/>
          <w:szCs w:val="24"/>
        </w:rPr>
        <w:t xml:space="preserve"> gates</w:t>
      </w:r>
      <w:r w:rsidR="00AE1191">
        <w:rPr>
          <w:rStyle w:val="Enfasidelicata"/>
          <w:i w:val="0"/>
          <w:iCs w:val="0"/>
          <w:szCs w:val="24"/>
        </w:rPr>
        <w:t xml:space="preserve"> in entrance and possibly in exit, in special cases documented above. In addition, the turnstiles</w:t>
      </w:r>
      <w:r w:rsidR="00F17D24">
        <w:rPr>
          <w:rStyle w:val="Enfasidelicata"/>
          <w:i w:val="0"/>
          <w:iCs w:val="0"/>
          <w:szCs w:val="24"/>
        </w:rPr>
        <w:t xml:space="preserve"> gates</w:t>
      </w:r>
      <w:r w:rsidR="00AE1191">
        <w:rPr>
          <w:rStyle w:val="Enfasidelicata"/>
          <w:i w:val="0"/>
          <w:iCs w:val="0"/>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i w:val="0"/>
          <w:iCs w:val="0"/>
          <w:szCs w:val="24"/>
        </w:rPr>
      </w:pPr>
      <w:r w:rsidRPr="699595DC">
        <w:rPr>
          <w:rStyle w:val="Enfasidelicata"/>
          <w:i w:val="0"/>
          <w:iCs w:val="0"/>
          <w:szCs w:val="24"/>
        </w:rPr>
        <w:t>The s</w:t>
      </w:r>
      <w:r w:rsidR="00101732" w:rsidRPr="699595DC">
        <w:rPr>
          <w:rStyle w:val="Enfasidelicata"/>
          <w:i w:val="0"/>
          <w:iCs w:val="0"/>
          <w:szCs w:val="24"/>
        </w:rPr>
        <w:t xml:space="preserve">ystem will need to </w:t>
      </w:r>
      <w:r w:rsidRPr="699595DC">
        <w:rPr>
          <w:rStyle w:val="Enfasidelicata"/>
          <w:i w:val="0"/>
          <w:iCs w:val="0"/>
          <w:szCs w:val="24"/>
        </w:rPr>
        <w:t xml:space="preserve">access to </w:t>
      </w:r>
      <w:r w:rsidR="00C028CD" w:rsidRPr="699595DC">
        <w:rPr>
          <w:rStyle w:val="Enfasidelicata"/>
          <w:i w:val="0"/>
          <w:iCs w:val="0"/>
          <w:szCs w:val="24"/>
        </w:rPr>
        <w:t xml:space="preserve">some external </w:t>
      </w:r>
      <w:r w:rsidR="000445A6" w:rsidRPr="699595DC">
        <w:rPr>
          <w:rStyle w:val="Enfasidelicata"/>
          <w:i w:val="0"/>
          <w:iCs w:val="0"/>
          <w:szCs w:val="24"/>
        </w:rPr>
        <w:t xml:space="preserve">APIs </w:t>
      </w:r>
      <w:r w:rsidR="00C93545" w:rsidRPr="699595DC">
        <w:rPr>
          <w:rStyle w:val="Enfasidelicata"/>
          <w:i w:val="0"/>
          <w:iCs w:val="0"/>
          <w:szCs w:val="24"/>
        </w:rPr>
        <w:t>to</w:t>
      </w:r>
      <w:r w:rsidR="000445A6" w:rsidRPr="699595DC">
        <w:rPr>
          <w:rStyle w:val="Enfasidelicata"/>
          <w:i w:val="0"/>
          <w:iCs w:val="0"/>
          <w:szCs w:val="24"/>
        </w:rPr>
        <w:t xml:space="preserve"> </w:t>
      </w:r>
      <w:r w:rsidR="000C0004" w:rsidRPr="699595DC">
        <w:rPr>
          <w:rStyle w:val="Enfasidelicata"/>
          <w:i w:val="0"/>
          <w:iCs w:val="0"/>
          <w:szCs w:val="24"/>
        </w:rPr>
        <w:t>access to maps</w:t>
      </w:r>
      <w:r w:rsidR="00C028CD" w:rsidRPr="699595DC">
        <w:rPr>
          <w:rStyle w:val="Enfasidelicata"/>
          <w:i w:val="0"/>
          <w:iCs w:val="0"/>
          <w:szCs w:val="24"/>
        </w:rPr>
        <w:t>, needed for user localization, user</w:t>
      </w:r>
      <w:r w:rsidR="005B16B3" w:rsidRPr="699595DC">
        <w:rPr>
          <w:rStyle w:val="Enfasidelicata"/>
          <w:i w:val="0"/>
          <w:iCs w:val="0"/>
          <w:szCs w:val="24"/>
        </w:rPr>
        <w:t>-</w:t>
      </w:r>
      <w:r w:rsidR="00C028CD" w:rsidRPr="699595DC">
        <w:rPr>
          <w:rStyle w:val="Enfasidelicata"/>
          <w:i w:val="0"/>
          <w:iCs w:val="0"/>
          <w:szCs w:val="24"/>
        </w:rPr>
        <w:t>to</w:t>
      </w:r>
      <w:r w:rsidR="005B16B3" w:rsidRPr="699595DC">
        <w:rPr>
          <w:rStyle w:val="Enfasidelicata"/>
          <w:i w:val="0"/>
          <w:iCs w:val="0"/>
          <w:szCs w:val="24"/>
        </w:rPr>
        <w:t>-s</w:t>
      </w:r>
      <w:r w:rsidR="00C028CD" w:rsidRPr="699595DC">
        <w:rPr>
          <w:rStyle w:val="Enfasidelicata"/>
          <w:i w:val="0"/>
          <w:iCs w:val="0"/>
          <w:szCs w:val="24"/>
        </w:rPr>
        <w:t xml:space="preserve">tore </w:t>
      </w:r>
      <w:proofErr w:type="gramStart"/>
      <w:r w:rsidR="005B16B3" w:rsidRPr="699595DC">
        <w:rPr>
          <w:rStyle w:val="Enfasidelicata"/>
          <w:i w:val="0"/>
          <w:iCs w:val="0"/>
          <w:szCs w:val="24"/>
        </w:rPr>
        <w:t>distance</w:t>
      </w:r>
      <w:proofErr w:type="gramEnd"/>
      <w:r w:rsidR="005B16B3" w:rsidRPr="699595DC">
        <w:rPr>
          <w:rStyle w:val="Enfasidelicata"/>
          <w:i w:val="0"/>
          <w:iCs w:val="0"/>
          <w:szCs w:val="24"/>
        </w:rPr>
        <w:t xml:space="preserve"> </w:t>
      </w:r>
      <w:r w:rsidR="00C20BFD" w:rsidRPr="699595DC">
        <w:rPr>
          <w:rStyle w:val="Enfasidelicata"/>
          <w:i w:val="0"/>
          <w:iCs w:val="0"/>
          <w:szCs w:val="24"/>
        </w:rPr>
        <w:t>and time estimation and to find</w:t>
      </w:r>
      <w:r w:rsidR="000C0004" w:rsidRPr="699595DC">
        <w:rPr>
          <w:rStyle w:val="Enfasidelicata"/>
          <w:i w:val="0"/>
          <w:iCs w:val="0"/>
          <w:szCs w:val="24"/>
        </w:rPr>
        <w:t xml:space="preserve"> stor</w:t>
      </w:r>
      <w:r w:rsidR="00C20BFD" w:rsidRPr="699595DC">
        <w:rPr>
          <w:rStyle w:val="Enfasidelicata"/>
          <w:i w:val="0"/>
          <w:iCs w:val="0"/>
          <w:szCs w:val="24"/>
        </w:rPr>
        <w:t>es near a given address</w:t>
      </w:r>
      <w:r w:rsidR="000C0004" w:rsidRPr="699595DC">
        <w:rPr>
          <w:rStyle w:val="Enfasidelicata"/>
          <w:i w:val="0"/>
          <w:iCs w:val="0"/>
          <w:szCs w:val="24"/>
        </w:rPr>
        <w:t>.</w:t>
      </w:r>
    </w:p>
    <w:p w14:paraId="16069BF5" w14:textId="57C9CCE1" w:rsidR="00376F86" w:rsidRPr="001C30C0" w:rsidRDefault="001C30C0">
      <w:pPr>
        <w:pStyle w:val="Paragrafoelenco"/>
        <w:numPr>
          <w:ilvl w:val="0"/>
          <w:numId w:val="45"/>
        </w:numPr>
        <w:spacing w:line="240" w:lineRule="auto"/>
        <w:rPr>
          <w:rStyle w:val="Enfasidelicata"/>
          <w:i w:val="0"/>
          <w:iCs w:val="0"/>
          <w:sz w:val="32"/>
          <w:szCs w:val="32"/>
        </w:rPr>
      </w:pPr>
      <w:r>
        <w:rPr>
          <w:rStyle w:val="Enfasidelicata"/>
          <w:i w:val="0"/>
          <w:iCs w:val="0"/>
          <w:szCs w:val="24"/>
        </w:rPr>
        <w:lastRenderedPageBreak/>
        <w:t xml:space="preserve">The system will require an interface with a memory storage unit to </w:t>
      </w:r>
      <w:r w:rsidRPr="699595DC">
        <w:rPr>
          <w:rStyle w:val="Enfasidelicata"/>
          <w:i w:val="0"/>
          <w:iCs w:val="0"/>
          <w:szCs w:val="24"/>
        </w:rPr>
        <w:t>manag</w:t>
      </w:r>
      <w:r>
        <w:rPr>
          <w:rStyle w:val="Enfasidelicata"/>
          <w:i w:val="0"/>
          <w:iCs w:val="0"/>
          <w:szCs w:val="24"/>
        </w:rPr>
        <w:t xml:space="preserve">e </w:t>
      </w:r>
      <w:r w:rsidRPr="699595DC">
        <w:rPr>
          <w:rStyle w:val="Enfasidelicata"/>
          <w:i w:val="0"/>
          <w:iCs w:val="0"/>
          <w:szCs w:val="24"/>
        </w:rPr>
        <w:t>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Virtual user devices connect to the system via </w:t>
      </w:r>
      <w:r w:rsidR="00533346" w:rsidRPr="699595DC">
        <w:rPr>
          <w:rStyle w:val="Enfasidelicata"/>
          <w:i w:val="0"/>
          <w:iCs w:val="0"/>
          <w:szCs w:val="24"/>
        </w:rPr>
        <w:t>Internet</w:t>
      </w:r>
      <w:r w:rsidR="00684D5E" w:rsidRPr="699595DC">
        <w:rPr>
          <w:rStyle w:val="Enfasidelicata"/>
          <w:i w:val="0"/>
          <w:iCs w:val="0"/>
          <w:szCs w:val="24"/>
        </w:rPr>
        <w:t>.</w:t>
      </w:r>
    </w:p>
    <w:p w14:paraId="0028FAE0" w14:textId="1A0674D3" w:rsidR="00533346" w:rsidRPr="00B920D4" w:rsidRDefault="00533346"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Ticket dispensers </w:t>
      </w:r>
      <w:r w:rsidR="0012126E" w:rsidRPr="699595DC">
        <w:rPr>
          <w:rStyle w:val="Enfasidelicata"/>
          <w:i w:val="0"/>
          <w:iCs w:val="0"/>
          <w:szCs w:val="24"/>
        </w:rPr>
        <w:t>can</w:t>
      </w:r>
      <w:r w:rsidR="00BC5397" w:rsidRPr="699595DC">
        <w:rPr>
          <w:rStyle w:val="Enfasidelicata"/>
          <w:i w:val="0"/>
          <w:iCs w:val="0"/>
          <w:szCs w:val="24"/>
        </w:rPr>
        <w:t xml:space="preserve"> </w:t>
      </w:r>
      <w:r w:rsidRPr="699595DC">
        <w:rPr>
          <w:rStyle w:val="Enfasidelicata"/>
          <w:i w:val="0"/>
          <w:iCs w:val="0"/>
          <w:szCs w:val="24"/>
        </w:rPr>
        <w:t xml:space="preserve">connect to system via </w:t>
      </w:r>
      <w:r w:rsidR="00684D5E" w:rsidRPr="699595DC">
        <w:rPr>
          <w:rStyle w:val="Enfasidelicata"/>
          <w:i w:val="0"/>
          <w:iCs w:val="0"/>
          <w:szCs w:val="24"/>
        </w:rPr>
        <w:t xml:space="preserve">ethernet </w:t>
      </w:r>
      <w:r w:rsidR="00BC5397" w:rsidRPr="699595DC">
        <w:rPr>
          <w:rStyle w:val="Enfasidelicata"/>
          <w:i w:val="0"/>
          <w:iCs w:val="0"/>
          <w:szCs w:val="24"/>
        </w:rPr>
        <w:t>cable</w:t>
      </w:r>
      <w:r w:rsidR="00706224" w:rsidRPr="699595DC">
        <w:rPr>
          <w:rStyle w:val="Enfasidelicata"/>
          <w:i w:val="0"/>
          <w:iCs w:val="0"/>
          <w:szCs w:val="24"/>
        </w:rPr>
        <w:t xml:space="preserve"> or </w:t>
      </w:r>
      <w:r w:rsidR="00684D5E" w:rsidRPr="699595DC">
        <w:rPr>
          <w:rStyle w:val="Enfasidelicata"/>
          <w:i w:val="0"/>
          <w:iCs w:val="0"/>
          <w:szCs w:val="24"/>
        </w:rPr>
        <w:t>by a wireless connection</w:t>
      </w:r>
      <w:r w:rsidR="0012126E" w:rsidRPr="699595DC">
        <w:rPr>
          <w:rStyle w:val="Enfasidelicata"/>
          <w:i w:val="0"/>
          <w:iCs w:val="0"/>
          <w:szCs w:val="24"/>
        </w:rPr>
        <w:t>.</w:t>
      </w:r>
      <w:r w:rsidR="00BC5397" w:rsidRPr="699595DC">
        <w:rPr>
          <w:rStyle w:val="Enfasidelicata"/>
          <w:i w:val="0"/>
          <w:iCs w:val="0"/>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i w:val="0"/>
          <w:iCs w:val="0"/>
          <w:sz w:val="32"/>
          <w:szCs w:val="32"/>
        </w:rPr>
      </w:pPr>
      <w:r w:rsidRPr="699595DC">
        <w:rPr>
          <w:rStyle w:val="Enfasidelicata"/>
          <w:i w:val="0"/>
          <w:iCs w:val="0"/>
          <w:szCs w:val="24"/>
        </w:rPr>
        <w:t xml:space="preserve">Shop manager’s device </w:t>
      </w:r>
      <w:r w:rsidR="00684D5E" w:rsidRPr="699595DC">
        <w:rPr>
          <w:rStyle w:val="Enfasidelicata"/>
          <w:i w:val="0"/>
          <w:iCs w:val="0"/>
          <w:szCs w:val="24"/>
        </w:rPr>
        <w:t>connects to the system</w:t>
      </w:r>
      <w:r w:rsidR="00B43D73" w:rsidRPr="699595DC">
        <w:rPr>
          <w:rStyle w:val="Enfasidelicata"/>
          <w:i w:val="0"/>
          <w:iCs w:val="0"/>
          <w:szCs w:val="24"/>
        </w:rPr>
        <w:t xml:space="preserve"> via </w:t>
      </w:r>
      <w:commentRangeStart w:id="54"/>
      <w:r w:rsidR="00B43D73" w:rsidRPr="699595DC">
        <w:rPr>
          <w:rStyle w:val="Enfasidelicata"/>
          <w:i w:val="0"/>
          <w:iCs w:val="0"/>
          <w:szCs w:val="24"/>
        </w:rPr>
        <w:t>Internet</w:t>
      </w:r>
      <w:commentRangeEnd w:id="54"/>
      <w:r w:rsidR="00684D5E">
        <w:commentReference w:id="54"/>
      </w:r>
      <w:r w:rsidR="00B43D73" w:rsidRPr="699595DC">
        <w:rPr>
          <w:rStyle w:val="Enfasidelicata"/>
          <w:i w:val="0"/>
          <w:iCs w:val="0"/>
          <w:szCs w:val="24"/>
        </w:rPr>
        <w:t>.</w:t>
      </w:r>
      <w:r w:rsidR="00B43D73" w:rsidRPr="699595DC">
        <w:rPr>
          <w:rStyle w:val="Enfasidelicata"/>
          <w:i w:val="0"/>
          <w:iCs w:val="0"/>
          <w:sz w:val="32"/>
          <w:szCs w:val="32"/>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45ACB61A" w14:textId="35A0D82E" w:rsidR="00417F4B" w:rsidRDefault="00417F4B" w:rsidP="00A8618B">
      <w:pPr>
        <w:rPr>
          <w:ins w:id="55" w:author="Cristian Sbrolli" w:date="2020-12-20T12:10:00Z"/>
          <w:rStyle w:val="Enfasidelicata"/>
          <w:sz w:val="36"/>
          <w:szCs w:val="36"/>
        </w:rPr>
      </w:pPr>
    </w:p>
    <w:p w14:paraId="76922098" w14:textId="5EF956C9" w:rsidR="00B2690D" w:rsidRDefault="00B2690D" w:rsidP="00A8618B">
      <w:pPr>
        <w:rPr>
          <w:ins w:id="56" w:author="Cristian Sbrolli" w:date="2020-12-20T12:10:00Z"/>
          <w:rStyle w:val="Enfasidelicata"/>
          <w:sz w:val="36"/>
          <w:szCs w:val="36"/>
        </w:rPr>
      </w:pPr>
    </w:p>
    <w:p w14:paraId="1E8348B2" w14:textId="2D8888D1" w:rsidR="00B2690D" w:rsidRDefault="00B2690D" w:rsidP="00A8618B">
      <w:pPr>
        <w:rPr>
          <w:ins w:id="57" w:author="Cristian Sbrolli" w:date="2020-12-20T12:10:00Z"/>
          <w:rStyle w:val="Enfasidelicata"/>
          <w:sz w:val="36"/>
          <w:szCs w:val="36"/>
        </w:rPr>
      </w:pPr>
    </w:p>
    <w:p w14:paraId="69F57D95" w14:textId="09DFBE29" w:rsidR="00B2690D" w:rsidRDefault="00B2690D" w:rsidP="00A8618B">
      <w:pPr>
        <w:rPr>
          <w:ins w:id="58" w:author="Cristian Sbrolli" w:date="2020-12-20T12:10:00Z"/>
          <w:rStyle w:val="Enfasidelicata"/>
          <w:sz w:val="36"/>
          <w:szCs w:val="36"/>
        </w:rPr>
      </w:pPr>
    </w:p>
    <w:p w14:paraId="678ED620" w14:textId="6DB98268" w:rsidR="00B2690D" w:rsidRDefault="00B2690D" w:rsidP="00A8618B">
      <w:pPr>
        <w:rPr>
          <w:ins w:id="59" w:author="Cristian Sbrolli" w:date="2020-12-20T12:10:00Z"/>
          <w:rStyle w:val="Enfasidelicata"/>
          <w:sz w:val="36"/>
          <w:szCs w:val="36"/>
        </w:rPr>
      </w:pPr>
    </w:p>
    <w:p w14:paraId="00CCC87F" w14:textId="4B34553A" w:rsidR="00B2690D" w:rsidRDefault="00B2690D" w:rsidP="00A8618B">
      <w:pPr>
        <w:rPr>
          <w:ins w:id="60" w:author="Cristian Sbrolli" w:date="2020-12-20T12:10:00Z"/>
          <w:rStyle w:val="Enfasidelicata"/>
          <w:sz w:val="36"/>
          <w:szCs w:val="36"/>
        </w:rPr>
      </w:pPr>
    </w:p>
    <w:p w14:paraId="31B6688A" w14:textId="3DD54C9A" w:rsidR="00B2690D" w:rsidRDefault="00B2690D" w:rsidP="00A8618B">
      <w:pPr>
        <w:rPr>
          <w:ins w:id="61" w:author="Cristian Sbrolli" w:date="2020-12-20T12:10:00Z"/>
          <w:rStyle w:val="Enfasidelicata"/>
          <w:sz w:val="36"/>
          <w:szCs w:val="36"/>
        </w:rPr>
      </w:pPr>
    </w:p>
    <w:p w14:paraId="3AE87AF3" w14:textId="03C18F4D" w:rsidR="00B2690D" w:rsidRDefault="00B2690D" w:rsidP="00A8618B">
      <w:pPr>
        <w:rPr>
          <w:ins w:id="62" w:author="Cristian Sbrolli" w:date="2020-12-20T12:10:00Z"/>
          <w:rStyle w:val="Enfasidelicata"/>
          <w:sz w:val="36"/>
          <w:szCs w:val="36"/>
        </w:rPr>
      </w:pPr>
    </w:p>
    <w:p w14:paraId="33A33A57" w14:textId="1801EC62" w:rsidR="00B2690D" w:rsidRDefault="00B2690D" w:rsidP="00A8618B">
      <w:pPr>
        <w:rPr>
          <w:ins w:id="63" w:author="Cristian Sbrolli" w:date="2020-12-20T12:10:00Z"/>
          <w:rStyle w:val="Enfasidelicata"/>
          <w:sz w:val="36"/>
          <w:szCs w:val="36"/>
        </w:rPr>
      </w:pPr>
    </w:p>
    <w:p w14:paraId="1CD617BD" w14:textId="5C59609C" w:rsidR="00B2690D" w:rsidRDefault="00B2690D" w:rsidP="00A8618B">
      <w:pPr>
        <w:rPr>
          <w:ins w:id="64" w:author="Cristian Sbrolli" w:date="2020-12-20T12:10:00Z"/>
          <w:rStyle w:val="Enfasidelicata"/>
          <w:sz w:val="36"/>
          <w:szCs w:val="36"/>
        </w:rPr>
      </w:pPr>
    </w:p>
    <w:p w14:paraId="6BDC2E4A" w14:textId="78E8C31E" w:rsidR="00B2690D" w:rsidRDefault="00B2690D" w:rsidP="00A8618B">
      <w:pPr>
        <w:rPr>
          <w:ins w:id="65" w:author="Cristian Sbrolli" w:date="2020-12-20T12:10:00Z"/>
          <w:rStyle w:val="Enfasidelicata"/>
          <w:sz w:val="36"/>
          <w:szCs w:val="36"/>
        </w:rPr>
      </w:pPr>
    </w:p>
    <w:p w14:paraId="14924804" w14:textId="4AE18D81" w:rsidR="00B2690D" w:rsidRDefault="00B2690D" w:rsidP="00A8618B">
      <w:pPr>
        <w:rPr>
          <w:ins w:id="66" w:author="Cristian Sbrolli" w:date="2020-12-20T12:10:00Z"/>
          <w:rStyle w:val="Enfasidelicata"/>
          <w:sz w:val="36"/>
          <w:szCs w:val="36"/>
        </w:rPr>
      </w:pPr>
    </w:p>
    <w:p w14:paraId="49FE75B7" w14:textId="41F6BDE1" w:rsidR="00B2690D" w:rsidRDefault="00B2690D" w:rsidP="00A8618B">
      <w:pPr>
        <w:rPr>
          <w:ins w:id="67" w:author="Cristian Sbrolli" w:date="2020-12-20T12:10:00Z"/>
          <w:rStyle w:val="Enfasidelicata"/>
          <w:sz w:val="36"/>
          <w:szCs w:val="36"/>
        </w:rPr>
      </w:pPr>
    </w:p>
    <w:p w14:paraId="31DF36C2" w14:textId="77777777" w:rsidR="00B2690D" w:rsidRDefault="00B2690D" w:rsidP="00A8618B">
      <w:pPr>
        <w:rPr>
          <w:rStyle w:val="Enfasidelicata"/>
          <w:sz w:val="36"/>
          <w:szCs w:val="36"/>
        </w:rPr>
      </w:pPr>
    </w:p>
    <w:p w14:paraId="1D55C8A8" w14:textId="2C9A8F99" w:rsidR="00417F4B" w:rsidRDefault="00DF3309" w:rsidP="00A8618B">
      <w:pPr>
        <w:pStyle w:val="Paragrafoelenco"/>
        <w:numPr>
          <w:ilvl w:val="0"/>
          <w:numId w:val="22"/>
        </w:numPr>
        <w:rPr>
          <w:rStyle w:val="Enfasidelicata"/>
          <w:sz w:val="36"/>
          <w:szCs w:val="36"/>
        </w:rPr>
      </w:pPr>
      <w:r w:rsidRPr="00417F4B">
        <w:rPr>
          <w:rStyle w:val="Enfasidelicata"/>
          <w:sz w:val="36"/>
          <w:szCs w:val="36"/>
        </w:rPr>
        <w:lastRenderedPageBreak/>
        <w:t>Functional Requirements</w:t>
      </w:r>
      <w:r w:rsidR="00207E23" w:rsidRPr="00417F4B">
        <w:rPr>
          <w:rStyle w:val="Enfasidelicata"/>
          <w:sz w:val="36"/>
          <w:szCs w:val="36"/>
        </w:rPr>
        <w:t xml:space="preserve"> and mappin</w:t>
      </w:r>
      <w:r w:rsidR="00417F4B">
        <w:rPr>
          <w:rStyle w:val="Enfasidelicata"/>
          <w:sz w:val="36"/>
          <w:szCs w:val="36"/>
        </w:rPr>
        <w:t>g</w:t>
      </w:r>
    </w:p>
    <w:p w14:paraId="4083AA89" w14:textId="6D0E5613" w:rsidR="00417F4B" w:rsidRPr="00417F4B" w:rsidRDefault="004A61D8" w:rsidP="00A8618B">
      <w:pPr>
        <w:pStyle w:val="Paragrafoelenco"/>
        <w:spacing w:line="360" w:lineRule="auto"/>
        <w:ind w:left="360"/>
        <w:rPr>
          <w:rStyle w:val="Enfasidelicata"/>
          <w:sz w:val="32"/>
          <w:szCs w:val="32"/>
        </w:rPr>
      </w:pPr>
      <w:r>
        <w:rPr>
          <w:rStyle w:val="Enfasidelicata"/>
          <w:color w:val="auto"/>
          <w:sz w:val="32"/>
          <w:szCs w:val="32"/>
        </w:rPr>
        <w:t xml:space="preserve">B.1.1) </w:t>
      </w:r>
      <w:r w:rsidR="00417F4B" w:rsidRPr="00417F4B">
        <w:rPr>
          <w:rStyle w:val="Enfasidelicata"/>
          <w:color w:val="FF7C80"/>
          <w:sz w:val="32"/>
          <w:szCs w:val="32"/>
        </w:rPr>
        <w:t xml:space="preserve">Users and </w:t>
      </w:r>
      <w:r>
        <w:rPr>
          <w:rStyle w:val="Enfasidelicata"/>
          <w:color w:val="FF7C80"/>
          <w:sz w:val="32"/>
          <w:szCs w:val="32"/>
        </w:rPr>
        <w:t>C</w:t>
      </w:r>
      <w:r w:rsidR="00417F4B" w:rsidRPr="00417F4B">
        <w:rPr>
          <w:rStyle w:val="Enfasidelicata"/>
          <w:color w:val="FF7C80"/>
          <w:sz w:val="32"/>
          <w:szCs w:val="32"/>
        </w:rPr>
        <w:t>ustomers</w:t>
      </w:r>
      <w:r>
        <w:rPr>
          <w:rStyle w:val="Enfasidelicata"/>
          <w:color w:val="FF7C80"/>
          <w:sz w:val="32"/>
          <w:szCs w:val="32"/>
        </w:rPr>
        <w:t xml:space="preserve"> Requirements</w:t>
      </w:r>
      <w:r w:rsidR="00417F4B" w:rsidRPr="00417F4B">
        <w:rPr>
          <w:rStyle w:val="Enfasidelicata"/>
          <w:color w:val="FF7C80"/>
          <w:sz w:val="32"/>
          <w:szCs w:val="32"/>
        </w:rPr>
        <w:t>:</w:t>
      </w:r>
    </w:p>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Paragrafoelenco"/>
              <w:ind w:left="0"/>
              <w:rPr>
                <w:b/>
                <w:color w:val="FF7C80"/>
                <w:sz w:val="28"/>
                <w:szCs w:val="28"/>
                <w:shd w:val="clear" w:color="auto" w:fill="FFFFFF"/>
              </w:rPr>
            </w:pPr>
            <w:bookmarkStart w:id="68" w:name="_Hlk57922340"/>
            <w:r w:rsidRPr="001A00D5">
              <w:rPr>
                <w:b/>
                <w:sz w:val="28"/>
                <w:szCs w:val="28"/>
              </w:rPr>
              <w:t>R1</w:t>
            </w:r>
          </w:p>
        </w:tc>
        <w:tc>
          <w:tcPr>
            <w:tcW w:w="4520" w:type="pct"/>
          </w:tcPr>
          <w:p w14:paraId="3ACF8124" w14:textId="77777777" w:rsidR="00417F4B" w:rsidRPr="001A00D5" w:rsidRDefault="00417F4B" w:rsidP="00417F4B">
            <w:pPr>
              <w:pStyle w:val="Paragrafoelenco"/>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69"/>
            <w:commentRangeEnd w:id="69"/>
            <w:r w:rsidRPr="001A00D5">
              <w:rPr>
                <w:rStyle w:val="Rimandocommento"/>
                <w:sz w:val="26"/>
                <w:szCs w:val="26"/>
              </w:rPr>
              <w:commentReference w:id="69"/>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R3</w:t>
            </w:r>
          </w:p>
        </w:tc>
        <w:tc>
          <w:tcPr>
            <w:tcW w:w="4520" w:type="pct"/>
          </w:tcPr>
          <w:p w14:paraId="64BCBF09" w14:textId="16A1CAFB"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ins w:id="70" w:author="Cristian Sbrolli" w:date="2020-12-20T11:47:00Z">
              <w:r w:rsidR="0031699F">
                <w:rPr>
                  <w:color w:val="000000"/>
                  <w:sz w:val="26"/>
                  <w:shd w:val="clear" w:color="auto" w:fill="FFFFFF"/>
                </w:rPr>
                <w:t>.</w:t>
              </w:r>
            </w:ins>
            <w:del w:id="71" w:author="Cristian Sbrolli" w:date="2020-12-20T11:47:00Z">
              <w:r w:rsidRPr="001A00D5" w:rsidDel="0031699F">
                <w:rPr>
                  <w:color w:val="000000"/>
                  <w:sz w:val="26"/>
                  <w:shd w:val="clear" w:color="auto" w:fill="FFFFFF"/>
                </w:rPr>
                <w:delText>, up to the next 7 upcoming days</w:delText>
              </w:r>
            </w:del>
            <w:r w:rsidRPr="001A00D5">
              <w:rPr>
                <w:color w:val="000000"/>
                <w:sz w:val="26"/>
                <w:shd w:val="clear" w:color="auto" w:fill="FFFFFF"/>
              </w:rPr>
              <w:t xml:space="preserve">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R6</w:t>
            </w:r>
          </w:p>
        </w:tc>
        <w:tc>
          <w:tcPr>
            <w:tcW w:w="4520" w:type="pct"/>
          </w:tcPr>
          <w:p w14:paraId="07B2B394" w14:textId="231CBB7F"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72"/>
            <w:commentRangeEnd w:id="72"/>
            <w:r w:rsidRPr="001A00D5">
              <w:rPr>
                <w:rStyle w:val="Rimandocommento"/>
                <w:sz w:val="26"/>
                <w:szCs w:val="26"/>
              </w:rPr>
              <w:commentReference w:id="72"/>
            </w:r>
            <w:r w:rsidRPr="001A00D5">
              <w:rPr>
                <w:color w:val="000000"/>
                <w:sz w:val="26"/>
                <w:shd w:val="clear" w:color="auto" w:fill="FFFFFF"/>
              </w:rPr>
              <w:t xml:space="preserve">by their </w:t>
            </w:r>
            <w:commentRangeStart w:id="73"/>
            <w:r w:rsidR="00DC7F1F">
              <w:rPr>
                <w:color w:val="000000"/>
                <w:sz w:val="26"/>
                <w:shd w:val="clear" w:color="auto" w:fill="FFFFFF"/>
              </w:rPr>
              <w:t>device</w:t>
            </w:r>
            <w:r w:rsidR="00DC7F1F" w:rsidRPr="001A00D5">
              <w:rPr>
                <w:color w:val="000000"/>
                <w:sz w:val="26"/>
                <w:shd w:val="clear" w:color="auto" w:fill="FFFFFF"/>
              </w:rPr>
              <w:t xml:space="preserve"> </w:t>
            </w:r>
            <w:commentRangeEnd w:id="73"/>
            <w:r w:rsidR="00DC7F1F">
              <w:rPr>
                <w:rStyle w:val="Rimandocommento"/>
              </w:rPr>
              <w:commentReference w:id="73"/>
            </w:r>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Paragrafoelenco"/>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74"/>
            <w:commentRangeEnd w:id="74"/>
            <w:r>
              <w:rPr>
                <w:rStyle w:val="Rimandocommento"/>
              </w:rPr>
              <w:commentReference w:id="74"/>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Paragrafoelenco"/>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Paragrafoelenco"/>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Paragrafoelenco"/>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Paragrafoelenco"/>
              <w:ind w:left="0"/>
              <w:rPr>
                <w:b/>
                <w:sz w:val="28"/>
                <w:szCs w:val="28"/>
              </w:rPr>
            </w:pPr>
            <w:r w:rsidRPr="001A00D5">
              <w:rPr>
                <w:b/>
                <w:sz w:val="28"/>
                <w:szCs w:val="28"/>
              </w:rPr>
              <w:t>R10</w:t>
            </w:r>
          </w:p>
        </w:tc>
        <w:tc>
          <w:tcPr>
            <w:tcW w:w="4520" w:type="pct"/>
          </w:tcPr>
          <w:p w14:paraId="55DDDACA" w14:textId="1BF921AE" w:rsidR="00417F4B" w:rsidRPr="001A00D5" w:rsidRDefault="00417F4B" w:rsidP="00417F4B">
            <w:pPr>
              <w:pStyle w:val="Paragrafoelenco"/>
              <w:ind w:left="0"/>
              <w:rPr>
                <w:sz w:val="26"/>
              </w:rPr>
            </w:pPr>
            <w:r w:rsidRPr="001A00D5">
              <w:rPr>
                <w:b/>
                <w:sz w:val="26"/>
              </w:rPr>
              <w:t>The system shall</w:t>
            </w:r>
            <w:r w:rsidRPr="001A00D5">
              <w:rPr>
                <w:sz w:val="26"/>
              </w:rPr>
              <w:t xml:space="preserve"> infer how long it will take for </w:t>
            </w:r>
            <w:ins w:id="75" w:author="Cristian Sbrolli" w:date="2020-12-20T11:52:00Z">
              <w:r w:rsidR="00356036">
                <w:rPr>
                  <w:sz w:val="26"/>
                </w:rPr>
                <w:t xml:space="preserve">“Book a Visit” </w:t>
              </w:r>
            </w:ins>
            <w:r w:rsidRPr="001A00D5">
              <w:rPr>
                <w:sz w:val="26"/>
              </w:rPr>
              <w:t xml:space="preserve">customers to buy </w:t>
            </w:r>
            <w:ins w:id="76" w:author="Cristian Sbrolli" w:date="2020-12-20T11:52:00Z">
              <w:r w:rsidR="00356036">
                <w:rPr>
                  <w:sz w:val="26"/>
                </w:rPr>
                <w:t>the expressed shopping list, if any</w:t>
              </w:r>
            </w:ins>
            <w:del w:id="77" w:author="Cristian Sbrolli" w:date="2020-12-20T11:52:00Z">
              <w:r w:rsidRPr="001A00D5" w:rsidDel="00356036">
                <w:rPr>
                  <w:sz w:val="26"/>
                </w:rPr>
                <w:delText>all products</w:delText>
              </w:r>
            </w:del>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Paragrafoelenco"/>
              <w:ind w:left="0"/>
              <w:rPr>
                <w:b/>
                <w:sz w:val="28"/>
                <w:szCs w:val="28"/>
              </w:rPr>
            </w:pPr>
            <w:r w:rsidRPr="001A00D5">
              <w:rPr>
                <w:b/>
                <w:sz w:val="28"/>
                <w:szCs w:val="28"/>
              </w:rPr>
              <w:t>R11</w:t>
            </w:r>
          </w:p>
        </w:tc>
        <w:tc>
          <w:tcPr>
            <w:tcW w:w="4520" w:type="pct"/>
          </w:tcPr>
          <w:p w14:paraId="5BAAA1C9" w14:textId="6ECFD7B3" w:rsidR="00417F4B" w:rsidRPr="001A00D5" w:rsidRDefault="00417F4B" w:rsidP="00417F4B">
            <w:pPr>
              <w:pStyle w:val="Paragrafoelenco"/>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w:t>
            </w:r>
            <w:ins w:id="78" w:author="Cristian Sbrolli" w:date="2020-12-20T11:53:00Z">
              <w:r w:rsidR="00356036">
                <w:rPr>
                  <w:sz w:val="26"/>
                </w:rPr>
                <w:t xml:space="preserve"> visits durations </w:t>
              </w:r>
            </w:ins>
            <w:ins w:id="79" w:author="Cristian Sbrolli" w:date="2020-12-20T11:54:00Z">
              <w:r w:rsidR="00356036">
                <w:rPr>
                  <w:sz w:val="26"/>
                </w:rPr>
                <w:t>and expressed</w:t>
              </w:r>
            </w:ins>
            <w:ins w:id="80" w:author="Cristian Sbrolli" w:date="2020-12-20T11:53:00Z">
              <w:r w:rsidR="00356036">
                <w:rPr>
                  <w:sz w:val="26"/>
                </w:rPr>
                <w:t xml:space="preserve"> shopping lists </w:t>
              </w:r>
            </w:ins>
            <w:del w:id="81" w:author="Cristian Sbrolli" w:date="2020-12-20T11:53:00Z">
              <w:r w:rsidRPr="001A00D5" w:rsidDel="00356036">
                <w:rPr>
                  <w:sz w:val="26"/>
                </w:rPr>
                <w:delText xml:space="preserve"> habits of expenses</w:delText>
              </w:r>
            </w:del>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Paragrafoelenco"/>
              <w:ind w:left="0"/>
              <w:rPr>
                <w:b/>
                <w:sz w:val="28"/>
                <w:szCs w:val="28"/>
              </w:rPr>
            </w:pPr>
            <w:r w:rsidRPr="001A00D5">
              <w:rPr>
                <w:b/>
                <w:sz w:val="28"/>
                <w:szCs w:val="28"/>
              </w:rPr>
              <w:t>R12</w:t>
            </w:r>
          </w:p>
        </w:tc>
        <w:tc>
          <w:tcPr>
            <w:tcW w:w="4520" w:type="pct"/>
          </w:tcPr>
          <w:p w14:paraId="3AB1885B" w14:textId="1EA9632F" w:rsidR="00417F4B" w:rsidRPr="001A00D5" w:rsidRDefault="00F56E4B" w:rsidP="00417F4B">
            <w:pPr>
              <w:pStyle w:val="Paragrafoelenco"/>
              <w:ind w:left="0"/>
              <w:rPr>
                <w:sz w:val="26"/>
              </w:rPr>
            </w:pPr>
            <w:ins w:id="82" w:author="Cristian Sbrolli" w:date="2020-12-20T11:50: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83" w:author="Cristian Sbrolli" w:date="2020-12-20T11:50:00Z">
              <w:r w:rsidR="00417F4B" w:rsidRPr="001A00D5" w:rsidDel="00F56E4B">
                <w:rPr>
                  <w:b/>
                  <w:sz w:val="26"/>
                </w:rPr>
                <w:delText>The system shall</w:delText>
              </w:r>
              <w:r w:rsidR="00417F4B" w:rsidRPr="001A00D5" w:rsidDel="00F56E4B">
                <w:rPr>
                  <w:sz w:val="26"/>
                </w:rPr>
                <w:delText xml:space="preserve"> inform users periodically of the (at most) 10 closest stores' available time slots for the day</w:delText>
              </w:r>
            </w:del>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Paragrafoelenco"/>
              <w:ind w:left="0"/>
              <w:rPr>
                <w:b/>
                <w:sz w:val="28"/>
                <w:szCs w:val="28"/>
              </w:rPr>
            </w:pPr>
            <w:r w:rsidRPr="001A00D5">
              <w:rPr>
                <w:b/>
                <w:sz w:val="28"/>
                <w:szCs w:val="28"/>
              </w:rPr>
              <w:t>R12.1</w:t>
            </w:r>
          </w:p>
        </w:tc>
        <w:tc>
          <w:tcPr>
            <w:tcW w:w="4520" w:type="pct"/>
          </w:tcPr>
          <w:p w14:paraId="3DBEBB14"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store(s) to get informed about, by default none</w:t>
            </w:r>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Paragrafoelenco"/>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time slots he is interested to get informed about</w:t>
            </w:r>
            <w:del w:id="84" w:author="Cristian Sbrolli" w:date="2020-12-20T11:55:00Z">
              <w:r w:rsidRPr="001A00D5" w:rsidDel="00356036">
                <w:rPr>
                  <w:sz w:val="26"/>
                </w:rPr>
                <w:delText>, by default none</w:delText>
              </w:r>
            </w:del>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Paragrafoelenco"/>
              <w:ind w:left="0"/>
              <w:rPr>
                <w:b/>
                <w:sz w:val="28"/>
                <w:szCs w:val="28"/>
              </w:rPr>
            </w:pPr>
            <w:r w:rsidRPr="001A00D5">
              <w:rPr>
                <w:b/>
                <w:sz w:val="28"/>
                <w:szCs w:val="28"/>
              </w:rPr>
              <w:t>R12.3</w:t>
            </w:r>
          </w:p>
        </w:tc>
        <w:tc>
          <w:tcPr>
            <w:tcW w:w="4520" w:type="pct"/>
          </w:tcPr>
          <w:p w14:paraId="3C7F27A6" w14:textId="79726FBA"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how often to get notified</w:t>
            </w:r>
            <w:del w:id="85" w:author="Cristian Sbrolli" w:date="2020-12-20T11:55:00Z">
              <w:r w:rsidRPr="001A00D5" w:rsidDel="00626160">
                <w:rPr>
                  <w:sz w:val="26"/>
                </w:rPr>
                <w:delText>, by default never</w:delText>
              </w:r>
            </w:del>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Paragrafoelenco"/>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Paragrafoelenco"/>
              <w:ind w:left="0"/>
              <w:rPr>
                <w:sz w:val="26"/>
              </w:rPr>
            </w:pPr>
            <w:r w:rsidRPr="001A00D5">
              <w:rPr>
                <w:b/>
                <w:sz w:val="26"/>
              </w:rPr>
              <w:t>The system shall</w:t>
            </w:r>
            <w:commentRangeStart w:id="86"/>
            <w:commentRangeEnd w:id="86"/>
            <w:r w:rsidRPr="001A00D5">
              <w:rPr>
                <w:rStyle w:val="Rimandocommento"/>
                <w:b/>
                <w:sz w:val="26"/>
                <w:szCs w:val="26"/>
              </w:rPr>
              <w:commentReference w:id="86"/>
            </w:r>
            <w:r w:rsidRPr="001A00D5">
              <w:rPr>
                <w:sz w:val="26"/>
              </w:rPr>
              <w:t xml:space="preserve"> allow the user to scan its QR code in entrance through the turnstiles</w:t>
            </w:r>
            <w:commentRangeStart w:id="87"/>
            <w:commentRangeEnd w:id="87"/>
            <w:r w:rsidRPr="001A00D5">
              <w:rPr>
                <w:rStyle w:val="Rimandocommento"/>
                <w:sz w:val="26"/>
                <w:szCs w:val="26"/>
              </w:rPr>
              <w:commentReference w:id="87"/>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Paragrafoelenco"/>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Paragrafoelenco"/>
              <w:ind w:left="0"/>
              <w:rPr>
                <w:sz w:val="26"/>
              </w:rPr>
            </w:pPr>
            <w:r w:rsidRPr="001A00D5">
              <w:rPr>
                <w:b/>
                <w:sz w:val="26"/>
              </w:rPr>
              <w:t>The system shall</w:t>
            </w:r>
            <w:commentRangeStart w:id="88"/>
            <w:commentRangeEnd w:id="88"/>
            <w:r w:rsidRPr="001A00D5">
              <w:rPr>
                <w:rStyle w:val="Rimandocommento"/>
                <w:b/>
                <w:sz w:val="26"/>
                <w:szCs w:val="26"/>
              </w:rPr>
              <w:commentReference w:id="88"/>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Paragrafoelenco"/>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entrance</w:t>
            </w:r>
            <w:commentRangeStart w:id="89"/>
            <w:commentRangeEnd w:id="89"/>
            <w:r w:rsidRPr="001A00D5">
              <w:rPr>
                <w:rStyle w:val="Rimandocommento"/>
                <w:sz w:val="26"/>
                <w:szCs w:val="26"/>
              </w:rPr>
              <w:commentReference w:id="89"/>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Paragrafoelenco"/>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Paragrafoelenco"/>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Paragrafoelenco"/>
              <w:ind w:left="0"/>
              <w:rPr>
                <w:sz w:val="26"/>
              </w:rPr>
            </w:pPr>
            <w:r w:rsidRPr="001A00D5">
              <w:rPr>
                <w:b/>
                <w:sz w:val="26"/>
              </w:rPr>
              <w:t xml:space="preserve">The system shall </w:t>
            </w:r>
            <w:r w:rsidRPr="001A00D5">
              <w:rPr>
                <w:sz w:val="26"/>
              </w:rPr>
              <w:t>lock the turnstiles after a push has occurred</w:t>
            </w:r>
            <w:commentRangeStart w:id="90"/>
            <w:commentRangeEnd w:id="90"/>
            <w:r w:rsidRPr="001A00D5">
              <w:rPr>
                <w:rStyle w:val="Rimandocommento"/>
                <w:sz w:val="26"/>
                <w:szCs w:val="26"/>
              </w:rPr>
              <w:commentReference w:id="90"/>
            </w:r>
          </w:p>
        </w:tc>
      </w:tr>
    </w:tbl>
    <w:p w14:paraId="3AB90538" w14:textId="556E41E0" w:rsidR="00417F4B" w:rsidRPr="00417F4B" w:rsidRDefault="00417F4B" w:rsidP="00A8618B">
      <w:pPr>
        <w:rPr>
          <w:rStyle w:val="Enfasidelicata"/>
          <w:sz w:val="36"/>
          <w:szCs w:val="36"/>
        </w:rPr>
      </w:pPr>
    </w:p>
    <w:p w14:paraId="5D0C2D19" w14:textId="77777777" w:rsidR="00417F4B" w:rsidRDefault="00417F4B" w:rsidP="00417F4B">
      <w:pPr>
        <w:spacing w:line="360" w:lineRule="auto"/>
        <w:ind w:left="360"/>
        <w:rPr>
          <w:rStyle w:val="Enfasidelicata"/>
          <w:color w:val="FF7C80"/>
          <w:sz w:val="32"/>
          <w:szCs w:val="32"/>
        </w:rPr>
      </w:pPr>
    </w:p>
    <w:p w14:paraId="2D111B5E" w14:textId="524BF79A"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Paragrafoelenco"/>
              <w:ind w:left="0"/>
              <w:rPr>
                <w:b/>
                <w:sz w:val="28"/>
                <w:szCs w:val="28"/>
              </w:rPr>
            </w:pPr>
            <w:r w:rsidRPr="00560B5F">
              <w:rPr>
                <w:b/>
                <w:sz w:val="28"/>
                <w:szCs w:val="28"/>
              </w:rPr>
              <w:t>R16</w:t>
            </w:r>
          </w:p>
        </w:tc>
        <w:tc>
          <w:tcPr>
            <w:tcW w:w="4520" w:type="pct"/>
          </w:tcPr>
          <w:p w14:paraId="1C769A37" w14:textId="77777777" w:rsidR="00417F4B" w:rsidRPr="00560B5F" w:rsidRDefault="00417F4B" w:rsidP="00EE2C0E">
            <w:pPr>
              <w:pStyle w:val="Paragrafoelenco"/>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Paragrafoelenco"/>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Paragrafoelenco"/>
              <w:tabs>
                <w:tab w:val="left" w:pos="6993"/>
              </w:tabs>
              <w:ind w:left="0"/>
              <w:rPr>
                <w:sz w:val="26"/>
              </w:rPr>
            </w:pPr>
            <w:commentRangeStart w:id="91"/>
            <w:r>
              <w:rPr>
                <w:b/>
                <w:bCs/>
                <w:sz w:val="26"/>
              </w:rPr>
              <w:t xml:space="preserve">The system shall </w:t>
            </w:r>
            <w:r>
              <w:rPr>
                <w:sz w:val="26"/>
              </w:rPr>
              <w:t>send a reminder to the user when it is time for him to leave so that he can arrive at the store in time</w:t>
            </w:r>
            <w:commentRangeStart w:id="92"/>
            <w:commentRangeEnd w:id="92"/>
            <w:r>
              <w:rPr>
                <w:rStyle w:val="Rimandocommento"/>
              </w:rPr>
              <w:commentReference w:id="92"/>
            </w:r>
            <w:commentRangeEnd w:id="91"/>
            <w:r>
              <w:rPr>
                <w:rStyle w:val="Rimandocommento"/>
              </w:rPr>
              <w:commentReference w:id="91"/>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Paragrafoelenco"/>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Paragrafoelenco"/>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Paragrafoelenco"/>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Paragrafoelenco"/>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Paragrafoelenco"/>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Paragrafoelenco"/>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Enfasidelicata"/>
          <w:i w:val="0"/>
          <w:szCs w:val="24"/>
        </w:rPr>
      </w:pPr>
    </w:p>
    <w:p w14:paraId="4D269A33" w14:textId="2051B016" w:rsidR="00417F4B" w:rsidRPr="00295A63" w:rsidRDefault="00417F4B" w:rsidP="00417F4B">
      <w:pPr>
        <w:spacing w:line="360" w:lineRule="auto"/>
        <w:rPr>
          <w:rStyle w:val="Enfasidelicata"/>
          <w:i w:val="0"/>
          <w:szCs w:val="24"/>
        </w:rPr>
      </w:pPr>
      <w:r w:rsidRPr="00295A63">
        <w:rPr>
          <w:rStyle w:val="Enfasidelicata"/>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Paragrafoelenco"/>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Paragrafoelenco"/>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Paragrafoelenco"/>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Paragrafoelenco"/>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Paragrafoelenco"/>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see how many customers have entered the store </w:t>
            </w:r>
            <w:del w:id="93" w:author="Cristian Sbrolli" w:date="2020-12-20T11:45:00Z">
              <w:r w:rsidRPr="009049C4" w:rsidDel="0031699F">
                <w:rPr>
                  <w:sz w:val="26"/>
                </w:rPr>
                <w:delText>for the past 7 days</w:delText>
              </w:r>
            </w:del>
            <w:ins w:id="94"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Paragrafoelenco"/>
              <w:ind w:left="0"/>
              <w:rPr>
                <w:b/>
                <w:sz w:val="28"/>
                <w:szCs w:val="28"/>
              </w:rPr>
            </w:pPr>
            <w:bookmarkStart w:id="95" w:name="_Hlk58669851"/>
            <w:r w:rsidRPr="00B52C18">
              <w:rPr>
                <w:b/>
                <w:sz w:val="28"/>
                <w:szCs w:val="28"/>
              </w:rPr>
              <w:t>R25</w:t>
            </w:r>
          </w:p>
        </w:tc>
        <w:tc>
          <w:tcPr>
            <w:tcW w:w="4589" w:type="pct"/>
          </w:tcPr>
          <w:p w14:paraId="0F1C160E"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Paragrafoelenco"/>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Paragrafoelenco"/>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Paragrafoelenco"/>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Paragrafoelenco"/>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95"/>
    <w:p w14:paraId="38501F5D" w14:textId="78DCF143" w:rsidR="00417F4B" w:rsidRDefault="004A61D8" w:rsidP="00295A63">
      <w:pPr>
        <w:ind w:left="360"/>
        <w:rPr>
          <w:rStyle w:val="Enfasidelicata"/>
          <w:i w:val="0"/>
          <w:iCs w:val="0"/>
          <w:szCs w:val="24"/>
        </w:rPr>
      </w:pPr>
      <w:r>
        <w:rPr>
          <w:rStyle w:val="Enfasidelicata"/>
          <w:color w:val="auto"/>
          <w:sz w:val="32"/>
          <w:szCs w:val="32"/>
        </w:rPr>
        <w:t>B.1.2)</w:t>
      </w:r>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r>
        <w:rPr>
          <w:rStyle w:val="Enfasidelicata"/>
          <w:color w:val="70AD47" w:themeColor="accent6"/>
          <w:sz w:val="32"/>
          <w:szCs w:val="32"/>
        </w:rPr>
        <w:t xml:space="preserve"> Requirements</w:t>
      </w:r>
      <w:r w:rsidR="00417F4B" w:rsidRPr="003F5A77">
        <w:rPr>
          <w:rStyle w:val="Enfasidelicata"/>
          <w:color w:val="70AD47" w:themeColor="accent6"/>
          <w:sz w:val="32"/>
          <w:szCs w:val="32"/>
        </w:rPr>
        <w:t>:</w:t>
      </w:r>
    </w:p>
    <w:p w14:paraId="1BC682CA" w14:textId="4F209D29" w:rsidR="00417F4B" w:rsidRDefault="00417F4B" w:rsidP="00417F4B">
      <w:pPr>
        <w:spacing w:line="360" w:lineRule="auto"/>
        <w:rPr>
          <w:rStyle w:val="Enfasidelicata"/>
          <w:i w:val="0"/>
          <w:iCs w:val="0"/>
          <w:szCs w:val="24"/>
        </w:rPr>
      </w:pPr>
      <w:commentRangeStart w:id="96"/>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96"/>
      <w:r>
        <w:rPr>
          <w:rStyle w:val="Rimandocommento"/>
        </w:rPr>
        <w:commentReference w:id="96"/>
      </w:r>
      <w:r>
        <w:rPr>
          <w:rStyle w:val="Enfasidelicata"/>
          <w:i w:val="0"/>
          <w:iCs w:val="0"/>
          <w:szCs w:val="24"/>
        </w:rPr>
        <w:t>.</w:t>
      </w:r>
    </w:p>
    <w:p w14:paraId="54F1480F" w14:textId="4BC8DA78" w:rsidR="003765A5" w:rsidRDefault="003765A5" w:rsidP="00417F4B">
      <w:pPr>
        <w:spacing w:line="360" w:lineRule="auto"/>
        <w:rPr>
          <w:rStyle w:val="Enfasidelicata"/>
          <w:i w:val="0"/>
          <w:iCs w:val="0"/>
          <w:szCs w:val="24"/>
        </w:rPr>
      </w:pPr>
    </w:p>
    <w:p w14:paraId="737217D7" w14:textId="77777777" w:rsidR="003765A5" w:rsidRPr="003F5A77" w:rsidRDefault="003765A5" w:rsidP="00417F4B">
      <w:pPr>
        <w:spacing w:line="360" w:lineRule="auto"/>
        <w:rPr>
          <w:rStyle w:val="Enfasidelicata"/>
          <w:i w:val="0"/>
          <w:iCs w:val="0"/>
          <w:szCs w:val="24"/>
        </w:rPr>
      </w:pPr>
    </w:p>
    <w:p w14:paraId="69DA7C6C" w14:textId="4F0B6741" w:rsidR="00417F4B" w:rsidRPr="004A61D8" w:rsidRDefault="004A61D8" w:rsidP="00A8618B">
      <w:pPr>
        <w:spacing w:line="360" w:lineRule="auto"/>
        <w:ind w:left="720"/>
        <w:rPr>
          <w:rStyle w:val="Enfasidelicata"/>
          <w:sz w:val="32"/>
          <w:szCs w:val="32"/>
        </w:rPr>
      </w:pPr>
      <w:r w:rsidRPr="004A61D8">
        <w:rPr>
          <w:rStyle w:val="Enfasidelicata"/>
          <w:sz w:val="32"/>
          <w:szCs w:val="32"/>
        </w:rPr>
        <w:lastRenderedPageBreak/>
        <w:t xml:space="preserve">B.1.3) </w:t>
      </w:r>
      <w:r w:rsidR="00417F4B" w:rsidRPr="004A61D8">
        <w:rPr>
          <w:rStyle w:val="Enfasidelicata"/>
          <w:sz w:val="32"/>
          <w:szCs w:val="32"/>
        </w:rPr>
        <w:t>Functional Requirement and Goal Mapping</w:t>
      </w:r>
    </w:p>
    <w:p w14:paraId="7DE41BF7" w14:textId="77777777" w:rsidR="00417F4B" w:rsidRDefault="00417F4B" w:rsidP="00417F4B">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G1</w:t>
            </w:r>
          </w:p>
        </w:tc>
        <w:tc>
          <w:tcPr>
            <w:tcW w:w="4369" w:type="pct"/>
          </w:tcPr>
          <w:p w14:paraId="4AF32DE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1A40177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Paragrafoelenco"/>
              <w:spacing w:line="360" w:lineRule="auto"/>
              <w:ind w:left="0"/>
              <w:rPr>
                <w:rStyle w:val="Enfasidelicata"/>
                <w:i w:val="0"/>
                <w:iCs w:val="0"/>
                <w:sz w:val="26"/>
              </w:rPr>
            </w:pPr>
            <w:r>
              <w:rPr>
                <w:sz w:val="26"/>
              </w:rPr>
              <w:t>R13.1</w:t>
            </w:r>
          </w:p>
        </w:tc>
        <w:tc>
          <w:tcPr>
            <w:tcW w:w="4369" w:type="pct"/>
          </w:tcPr>
          <w:p w14:paraId="67B77349"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97"/>
            <w:commentRangeEnd w:id="97"/>
            <w:r w:rsidRPr="003F5A77">
              <w:rPr>
                <w:rStyle w:val="Rimandocommento"/>
                <w:b/>
                <w:sz w:val="26"/>
                <w:szCs w:val="26"/>
              </w:rPr>
              <w:commentReference w:id="97"/>
            </w:r>
            <w:r w:rsidRPr="003F5A77">
              <w:rPr>
                <w:sz w:val="26"/>
              </w:rPr>
              <w:t xml:space="preserve"> allow the user to scan its QR code in entrance through the turnstiles</w:t>
            </w:r>
            <w:commentRangeStart w:id="98"/>
            <w:commentRangeEnd w:id="98"/>
            <w:r w:rsidRPr="003F5A77">
              <w:rPr>
                <w:rStyle w:val="Rimandocommento"/>
                <w:sz w:val="26"/>
                <w:szCs w:val="26"/>
              </w:rPr>
              <w:commentReference w:id="98"/>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Paragrafoelenco"/>
              <w:spacing w:line="360" w:lineRule="auto"/>
              <w:ind w:left="0"/>
              <w:rPr>
                <w:sz w:val="26"/>
              </w:rPr>
            </w:pPr>
            <w:r>
              <w:rPr>
                <w:sz w:val="26"/>
              </w:rPr>
              <w:t>R14</w:t>
            </w:r>
          </w:p>
        </w:tc>
        <w:tc>
          <w:tcPr>
            <w:tcW w:w="4369" w:type="pct"/>
          </w:tcPr>
          <w:p w14:paraId="3953AA64"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99"/>
            <w:commentRangeEnd w:id="99"/>
            <w:r w:rsidRPr="003F5A77">
              <w:rPr>
                <w:rStyle w:val="Rimandocommento"/>
                <w:b/>
                <w:sz w:val="26"/>
                <w:szCs w:val="26"/>
              </w:rPr>
              <w:commentReference w:id="99"/>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15.1</w:t>
            </w:r>
          </w:p>
        </w:tc>
        <w:tc>
          <w:tcPr>
            <w:tcW w:w="4369" w:type="pct"/>
          </w:tcPr>
          <w:p w14:paraId="5C74F9FE"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100"/>
            <w:commentRangeEnd w:id="100"/>
            <w:r w:rsidRPr="003F5A77">
              <w:rPr>
                <w:rStyle w:val="Rimandocommento"/>
                <w:sz w:val="26"/>
                <w:szCs w:val="26"/>
              </w:rPr>
              <w:commentReference w:id="100"/>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R15.2</w:t>
            </w:r>
          </w:p>
        </w:tc>
        <w:tc>
          <w:tcPr>
            <w:tcW w:w="4369" w:type="pct"/>
          </w:tcPr>
          <w:p w14:paraId="06EC546A"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R15.3</w:t>
            </w:r>
          </w:p>
        </w:tc>
        <w:tc>
          <w:tcPr>
            <w:tcW w:w="4369" w:type="pct"/>
          </w:tcPr>
          <w:p w14:paraId="076F3670"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01"/>
            <w:r w:rsidRPr="003F5A77">
              <w:rPr>
                <w:sz w:val="26"/>
              </w:rPr>
              <w:t>occurred</w:t>
            </w:r>
            <w:commentRangeEnd w:id="101"/>
            <w:r w:rsidRPr="003F5A77">
              <w:rPr>
                <w:rStyle w:val="Rimandocommento"/>
                <w:sz w:val="26"/>
                <w:szCs w:val="26"/>
              </w:rPr>
              <w:commentReference w:id="101"/>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i w:val="0"/>
                <w:iCs w:val="0"/>
                <w:sz w:val="26"/>
              </w:rPr>
              <w:t>R</w:t>
            </w:r>
            <w:r w:rsidRPr="003F5A77">
              <w:rPr>
                <w:rStyle w:val="Enfasidelicata"/>
                <w:sz w:val="26"/>
              </w:rPr>
              <w:t>21</w:t>
            </w:r>
          </w:p>
        </w:tc>
        <w:tc>
          <w:tcPr>
            <w:tcW w:w="4369" w:type="pct"/>
          </w:tcPr>
          <w:p w14:paraId="0E66D65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22</w:t>
            </w:r>
          </w:p>
        </w:tc>
        <w:tc>
          <w:tcPr>
            <w:tcW w:w="4369" w:type="pct"/>
          </w:tcPr>
          <w:p w14:paraId="79D8229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24</w:t>
            </w:r>
          </w:p>
        </w:tc>
        <w:tc>
          <w:tcPr>
            <w:tcW w:w="4369" w:type="pct"/>
          </w:tcPr>
          <w:p w14:paraId="1BDB0014" w14:textId="0CD9CE3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w:t>
            </w:r>
            <w:r w:rsidRPr="0031699F">
              <w:rPr>
                <w:rStyle w:val="Enfasidelicata"/>
                <w:i w:val="0"/>
                <w:iCs w:val="0"/>
                <w:sz w:val="26"/>
              </w:rPr>
              <w:t xml:space="preserve">ow store managers to see how many customers have entered the store </w:t>
            </w:r>
            <w:del w:id="102" w:author="Cristian Sbrolli" w:date="2020-12-20T11:45:00Z">
              <w:r w:rsidRPr="0031699F" w:rsidDel="0031699F">
                <w:rPr>
                  <w:rStyle w:val="Enfasidelicata"/>
                  <w:i w:val="0"/>
                  <w:iCs w:val="0"/>
                  <w:sz w:val="26"/>
                </w:rPr>
                <w:delText>for the past 7 days</w:delText>
              </w:r>
            </w:del>
            <w:ins w:id="103" w:author="Cristian Sbrolli" w:date="2020-12-20T11:45:00Z">
              <w:r w:rsidR="0031699F" w:rsidRPr="0031699F">
                <w:rPr>
                  <w:rStyle w:val="Enfasidelicata"/>
                  <w:i w:val="0"/>
                  <w:iCs w:val="0"/>
                  <w:sz w:val="26"/>
                </w:rPr>
                <w:t>i</w:t>
              </w:r>
              <w:r w:rsidR="0031699F" w:rsidRPr="0031699F">
                <w:rPr>
                  <w:rStyle w:val="Enfasidelicata"/>
                  <w:i w:val="0"/>
                  <w:iCs w:val="0"/>
                  <w:sz w:val="26"/>
                  <w:rPrChange w:id="104" w:author="Cristian Sbrolli" w:date="2020-12-20T11:46:00Z">
                    <w:rPr>
                      <w:rStyle w:val="Enfasidelicata"/>
                      <w:sz w:val="26"/>
                    </w:rPr>
                  </w:rPrChange>
                </w:rPr>
                <w:t>n</w:t>
              </w:r>
              <w:r w:rsidR="0031699F" w:rsidRPr="0031699F">
                <w:rPr>
                  <w:rStyle w:val="Enfasidelicata"/>
                  <w:sz w:val="26"/>
                </w:rPr>
                <w:t xml:space="preserve"> </w:t>
              </w:r>
              <w:r w:rsidR="0031699F" w:rsidRPr="0031699F">
                <w:rPr>
                  <w:rStyle w:val="Enfasidelicata"/>
                  <w:i w:val="0"/>
                  <w:iCs w:val="0"/>
                  <w:sz w:val="26"/>
                  <w:rPrChange w:id="105" w:author="Cristian Sbrolli" w:date="2020-12-20T11:46:00Z">
                    <w:rPr>
                      <w:rStyle w:val="Enfasidelicata"/>
                      <w:sz w:val="26"/>
                    </w:rPr>
                  </w:rPrChange>
                </w:rPr>
                <w:t>any day.</w:t>
              </w:r>
            </w:ins>
          </w:p>
        </w:tc>
      </w:tr>
    </w:tbl>
    <w:p w14:paraId="5449FD07" w14:textId="77777777" w:rsidR="00417F4B" w:rsidRDefault="00417F4B" w:rsidP="00417F4B"/>
    <w:p w14:paraId="357CDC0C" w14:textId="1A17743C" w:rsidR="00417F4B" w:rsidRDefault="00417F4B" w:rsidP="00417F4B">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G2</w:t>
            </w:r>
          </w:p>
        </w:tc>
        <w:tc>
          <w:tcPr>
            <w:tcW w:w="4369" w:type="pct"/>
          </w:tcPr>
          <w:p w14:paraId="6A88A25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2C5215E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Paragrafoelenco"/>
              <w:spacing w:line="360" w:lineRule="auto"/>
              <w:ind w:left="0"/>
              <w:rPr>
                <w:sz w:val="26"/>
              </w:rPr>
            </w:pPr>
            <w:r>
              <w:rPr>
                <w:rStyle w:val="Enfasidelicata"/>
                <w:i w:val="0"/>
                <w:iCs w:val="0"/>
                <w:sz w:val="26"/>
              </w:rPr>
              <w:t>R13.1</w:t>
            </w:r>
          </w:p>
        </w:tc>
        <w:tc>
          <w:tcPr>
            <w:tcW w:w="4369" w:type="pct"/>
          </w:tcPr>
          <w:p w14:paraId="6CE994E3"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Paragrafoelenco"/>
              <w:spacing w:line="360" w:lineRule="auto"/>
              <w:ind w:left="0"/>
              <w:rPr>
                <w:rStyle w:val="Enfasidelicata"/>
                <w:i w:val="0"/>
                <w:iCs w:val="0"/>
                <w:sz w:val="26"/>
              </w:rPr>
            </w:pPr>
            <w:r>
              <w:rPr>
                <w:sz w:val="26"/>
              </w:rPr>
              <w:t>R14</w:t>
            </w:r>
          </w:p>
        </w:tc>
        <w:tc>
          <w:tcPr>
            <w:tcW w:w="4369" w:type="pct"/>
          </w:tcPr>
          <w:p w14:paraId="3D5EC10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commentRangeStart w:id="106"/>
            <w:commentRangeEnd w:id="106"/>
            <w:r w:rsidRPr="003F5A77">
              <w:rPr>
                <w:rStyle w:val="Rimandocommento"/>
                <w:b/>
                <w:sz w:val="26"/>
                <w:szCs w:val="26"/>
              </w:rPr>
              <w:commentReference w:id="106"/>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Paragrafoelenco"/>
              <w:spacing w:line="360" w:lineRule="auto"/>
              <w:ind w:left="0"/>
              <w:rPr>
                <w:sz w:val="26"/>
              </w:rPr>
            </w:pPr>
            <w:r>
              <w:rPr>
                <w:sz w:val="26"/>
              </w:rPr>
              <w:t>R14</w:t>
            </w:r>
          </w:p>
        </w:tc>
        <w:tc>
          <w:tcPr>
            <w:tcW w:w="4369" w:type="pct"/>
          </w:tcPr>
          <w:p w14:paraId="62AA6CAB" w14:textId="77777777"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R15.1</w:t>
            </w:r>
          </w:p>
        </w:tc>
        <w:tc>
          <w:tcPr>
            <w:tcW w:w="4369" w:type="pct"/>
          </w:tcPr>
          <w:p w14:paraId="6309E3B8"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107"/>
            <w:commentRangeEnd w:id="107"/>
            <w:r w:rsidRPr="003F5A77">
              <w:rPr>
                <w:rStyle w:val="Rimandocommento"/>
                <w:sz w:val="26"/>
                <w:szCs w:val="26"/>
              </w:rPr>
              <w:commentReference w:id="107"/>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R15.2</w:t>
            </w:r>
          </w:p>
        </w:tc>
        <w:tc>
          <w:tcPr>
            <w:tcW w:w="4369" w:type="pct"/>
          </w:tcPr>
          <w:p w14:paraId="1E321CA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R15.3</w:t>
            </w:r>
          </w:p>
        </w:tc>
        <w:tc>
          <w:tcPr>
            <w:tcW w:w="4369" w:type="pct"/>
          </w:tcPr>
          <w:p w14:paraId="2B4255F4"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08"/>
            <w:r w:rsidRPr="003F5A77">
              <w:rPr>
                <w:sz w:val="26"/>
              </w:rPr>
              <w:t>occurred</w:t>
            </w:r>
            <w:commentRangeEnd w:id="108"/>
            <w:r w:rsidRPr="003F5A77">
              <w:rPr>
                <w:rStyle w:val="Rimandocommento"/>
                <w:sz w:val="26"/>
                <w:szCs w:val="26"/>
              </w:rPr>
              <w:commentReference w:id="108"/>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R19</w:t>
            </w:r>
          </w:p>
        </w:tc>
        <w:tc>
          <w:tcPr>
            <w:tcW w:w="4369" w:type="pct"/>
          </w:tcPr>
          <w:p w14:paraId="260A22EF" w14:textId="77777777" w:rsidR="00417F4B" w:rsidRDefault="00417F4B" w:rsidP="00EE2C0E">
            <w:pPr>
              <w:pStyle w:val="Paragrafoelenco"/>
              <w:spacing w:line="360" w:lineRule="auto"/>
              <w:ind w:left="0"/>
              <w:rPr>
                <w:rStyle w:val="Enfasidelicata"/>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20</w:t>
            </w:r>
          </w:p>
        </w:tc>
        <w:tc>
          <w:tcPr>
            <w:tcW w:w="4369" w:type="pct"/>
          </w:tcPr>
          <w:p w14:paraId="37A22CE0"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23</w:t>
            </w:r>
          </w:p>
        </w:tc>
        <w:tc>
          <w:tcPr>
            <w:tcW w:w="4369" w:type="pct"/>
          </w:tcPr>
          <w:p w14:paraId="31CCB46D"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G3</w:t>
            </w:r>
          </w:p>
        </w:tc>
        <w:tc>
          <w:tcPr>
            <w:tcW w:w="4369" w:type="pct"/>
          </w:tcPr>
          <w:p w14:paraId="74B0854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A2</w:t>
            </w:r>
          </w:p>
        </w:tc>
        <w:tc>
          <w:tcPr>
            <w:tcW w:w="4369" w:type="pct"/>
          </w:tcPr>
          <w:p w14:paraId="6A9F706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A4</w:t>
            </w:r>
          </w:p>
        </w:tc>
        <w:tc>
          <w:tcPr>
            <w:tcW w:w="4369" w:type="pct"/>
          </w:tcPr>
          <w:p w14:paraId="1A28D400"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7719603D" w14:textId="77777777" w:rsidR="00417F4B" w:rsidRPr="003F5A77" w:rsidRDefault="00417F4B" w:rsidP="00EE2C0E">
            <w:pPr>
              <w:pStyle w:val="Paragrafoelenco"/>
              <w:tabs>
                <w:tab w:val="left" w:pos="956"/>
              </w:tabs>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3867C27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06C69C4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16730FBC" w14:textId="65D7DCA1"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09" w:author="Cristian Sbrolli" w:date="2020-12-20T11:48:00Z">
              <w:r w:rsidRPr="003F5A77" w:rsidDel="0031699F">
                <w:rPr>
                  <w:rStyle w:val="Enfasidelicata"/>
                  <w:i w:val="0"/>
                  <w:iCs w:val="0"/>
                  <w:sz w:val="26"/>
                </w:rPr>
                <w:delText>, up to the next 7 upcoming days</w:delText>
              </w:r>
            </w:del>
            <w:ins w:id="110" w:author="Cristian Sbrolli" w:date="2020-12-20T11:48:00Z">
              <w:r w:rsidR="0031699F">
                <w:rPr>
                  <w:rStyle w:val="Enfasidelicata"/>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3718E5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6ED5A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R15.2</w:t>
            </w:r>
          </w:p>
        </w:tc>
        <w:tc>
          <w:tcPr>
            <w:tcW w:w="4369" w:type="pct"/>
          </w:tcPr>
          <w:p w14:paraId="0025A54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R15.3</w:t>
            </w:r>
          </w:p>
        </w:tc>
        <w:tc>
          <w:tcPr>
            <w:tcW w:w="4369" w:type="pct"/>
          </w:tcPr>
          <w:p w14:paraId="6DA6931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 xml:space="preserve">The system shall </w:t>
            </w:r>
            <w:r w:rsidRPr="003F5A77">
              <w:rPr>
                <w:sz w:val="26"/>
              </w:rPr>
              <w:t xml:space="preserve">lock the turnstiles after a push has </w:t>
            </w:r>
            <w:commentRangeStart w:id="111"/>
            <w:r w:rsidRPr="003F5A77">
              <w:rPr>
                <w:sz w:val="26"/>
              </w:rPr>
              <w:t>occurred</w:t>
            </w:r>
            <w:commentRangeEnd w:id="111"/>
            <w:r w:rsidRPr="003F5A77">
              <w:rPr>
                <w:rStyle w:val="Rimandocommento"/>
                <w:sz w:val="26"/>
                <w:szCs w:val="26"/>
              </w:rPr>
              <w:commentReference w:id="111"/>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01D8065D" w14:textId="77777777" w:rsidR="00417F4B" w:rsidRPr="003F5A77" w:rsidRDefault="00417F4B" w:rsidP="00EE2C0E">
            <w:pPr>
              <w:pStyle w:val="Paragrafoelenco"/>
              <w:spacing w:line="360" w:lineRule="auto"/>
              <w:ind w:left="0"/>
              <w:rPr>
                <w:rStyle w:val="Enfasidelicata"/>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Paragrafoelenco"/>
              <w:spacing w:line="360" w:lineRule="auto"/>
              <w:ind w:left="0"/>
              <w:rPr>
                <w:rStyle w:val="Enfasidelicata"/>
                <w:i w:val="0"/>
                <w:iCs w:val="0"/>
                <w:sz w:val="26"/>
              </w:rPr>
            </w:pPr>
            <w:r>
              <w:rPr>
                <w:sz w:val="28"/>
                <w:szCs w:val="28"/>
              </w:rPr>
              <w:t>R19</w:t>
            </w:r>
          </w:p>
        </w:tc>
        <w:tc>
          <w:tcPr>
            <w:tcW w:w="4369" w:type="pct"/>
          </w:tcPr>
          <w:p w14:paraId="6F37DF32" w14:textId="77777777" w:rsidR="00417F4B" w:rsidRPr="003F5A77" w:rsidRDefault="00417F4B" w:rsidP="00EE2C0E">
            <w:pPr>
              <w:pStyle w:val="Paragrafoelenco"/>
              <w:spacing w:line="360" w:lineRule="auto"/>
              <w:ind w:left="0"/>
              <w:rPr>
                <w:rStyle w:val="Enfasidelicata"/>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R20</w:t>
            </w:r>
          </w:p>
        </w:tc>
        <w:tc>
          <w:tcPr>
            <w:tcW w:w="4369" w:type="pct"/>
          </w:tcPr>
          <w:p w14:paraId="0DCE5553" w14:textId="77777777" w:rsidR="00417F4B" w:rsidRPr="003F5A77" w:rsidRDefault="00417F4B" w:rsidP="00EE2C0E">
            <w:pPr>
              <w:pStyle w:val="Paragrafoelenco"/>
              <w:tabs>
                <w:tab w:val="left" w:pos="1129"/>
              </w:tabs>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sz w:val="28"/>
                <w:szCs w:val="28"/>
              </w:rPr>
            </w:pPr>
            <w:r w:rsidRPr="003F5A77">
              <w:rPr>
                <w:rStyle w:val="Enfasidelicata"/>
                <w:i w:val="0"/>
                <w:iCs w:val="0"/>
                <w:sz w:val="26"/>
              </w:rPr>
              <w:t>R</w:t>
            </w:r>
            <w:r w:rsidRPr="003F5A77">
              <w:rPr>
                <w:rStyle w:val="Enfasidelicata"/>
                <w:sz w:val="26"/>
              </w:rPr>
              <w:t>23</w:t>
            </w:r>
          </w:p>
        </w:tc>
        <w:tc>
          <w:tcPr>
            <w:tcW w:w="4369" w:type="pct"/>
          </w:tcPr>
          <w:p w14:paraId="0BD5362A" w14:textId="77777777" w:rsidR="00417F4B" w:rsidRPr="003F5A77" w:rsidRDefault="00417F4B" w:rsidP="00EE2C0E">
            <w:pPr>
              <w:pStyle w:val="Paragrafoelenco"/>
              <w:tabs>
                <w:tab w:val="left" w:pos="1129"/>
              </w:tabs>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Paragrafoelenco"/>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rStyle w:val="Enfasidelicata"/>
                <w:i w:val="0"/>
                <w:iCs w:val="0"/>
                <w:sz w:val="26"/>
              </w:rPr>
            </w:pPr>
            <w:r>
              <w:rPr>
                <w:sz w:val="28"/>
                <w:szCs w:val="28"/>
              </w:rPr>
              <w:t>R28</w:t>
            </w:r>
          </w:p>
        </w:tc>
        <w:tc>
          <w:tcPr>
            <w:tcW w:w="4369" w:type="pct"/>
          </w:tcPr>
          <w:p w14:paraId="0C6FAA3B" w14:textId="77777777" w:rsidR="00417F4B" w:rsidRPr="003F5A77" w:rsidRDefault="00417F4B" w:rsidP="00EE2C0E">
            <w:pPr>
              <w:pStyle w:val="Paragrafoelenco"/>
              <w:tabs>
                <w:tab w:val="left" w:pos="1129"/>
              </w:tabs>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03743DDF" w14:textId="77777777" w:rsidR="00417F4B" w:rsidRDefault="00417F4B" w:rsidP="00417F4B"/>
    <w:p w14:paraId="1D76501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G4</w:t>
            </w:r>
          </w:p>
        </w:tc>
        <w:tc>
          <w:tcPr>
            <w:tcW w:w="4369" w:type="pct"/>
          </w:tcPr>
          <w:p w14:paraId="1B5E887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A4</w:t>
            </w:r>
          </w:p>
        </w:tc>
        <w:tc>
          <w:tcPr>
            <w:tcW w:w="4369" w:type="pct"/>
          </w:tcPr>
          <w:p w14:paraId="5A41FDF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A6</w:t>
            </w:r>
          </w:p>
        </w:tc>
        <w:tc>
          <w:tcPr>
            <w:tcW w:w="4369" w:type="pct"/>
          </w:tcPr>
          <w:p w14:paraId="30EF6CC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EDBE6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1CF7F98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5004675D" w14:textId="6D15EFFA"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12" w:author="Cristian Sbrolli" w:date="2020-12-20T11:48:00Z">
              <w:r w:rsidRPr="003F5A77" w:rsidDel="0031699F">
                <w:rPr>
                  <w:rStyle w:val="Enfasidelicata"/>
                  <w:i w:val="0"/>
                  <w:iCs w:val="0"/>
                  <w:sz w:val="26"/>
                </w:rPr>
                <w:delText>, up to the next 7 upcoming days</w:delText>
              </w:r>
            </w:del>
            <w:ins w:id="113" w:author="Cristian Sbrolli" w:date="2020-12-20T11:48:00Z">
              <w:r w:rsidR="0031699F">
                <w:rPr>
                  <w:rStyle w:val="Enfasidelicata"/>
                  <w:i w:val="0"/>
                  <w:iCs w:val="0"/>
                  <w:sz w:val="26"/>
                </w:rPr>
                <w:t>.</w:t>
              </w:r>
            </w:ins>
          </w:p>
        </w:tc>
      </w:tr>
    </w:tbl>
    <w:p w14:paraId="5C88B506" w14:textId="77777777" w:rsidR="00417F4B" w:rsidRDefault="00417F4B" w:rsidP="00417F4B"/>
    <w:p w14:paraId="03959DDF" w14:textId="2FE8A3E2"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w:t>
      </w:r>
      <w:del w:id="114" w:author="Cristian Sbrolli" w:date="2020-12-20T11:57:00Z">
        <w:r w:rsidDel="009E62DA">
          <w:delText>_</w:delText>
        </w:r>
      </w:del>
      <w:ins w:id="115"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 w14:paraId="6D5584D0" w14:textId="77777777" w:rsidR="00243BFD" w:rsidRDefault="00243BFD" w:rsidP="00417F4B"/>
    <w:p w14:paraId="474F8BD8" w14:textId="77777777" w:rsidR="00417F4B" w:rsidRDefault="00417F4B" w:rsidP="00417F4B"/>
    <w:tbl>
      <w:tblPr>
        <w:tblStyle w:val="Grigliatabella"/>
        <w:tblW w:w="4995" w:type="pct"/>
        <w:tblLook w:val="04A0" w:firstRow="1" w:lastRow="0" w:firstColumn="1" w:lastColumn="0" w:noHBand="0" w:noVBand="1"/>
      </w:tblPr>
      <w:tblGrid>
        <w:gridCol w:w="1256"/>
        <w:gridCol w:w="8696"/>
        <w:tblGridChange w:id="116">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G5</w:t>
            </w:r>
          </w:p>
        </w:tc>
        <w:tc>
          <w:tcPr>
            <w:tcW w:w="4369" w:type="pct"/>
          </w:tcPr>
          <w:p w14:paraId="1C0EAD34" w14:textId="77777777" w:rsidR="00417F4B" w:rsidRPr="003F5A77" w:rsidRDefault="00417F4B" w:rsidP="00EE2C0E">
            <w:pPr>
              <w:pStyle w:val="Paragrafoelenco"/>
              <w:spacing w:line="360" w:lineRule="auto"/>
              <w:ind w:left="0"/>
              <w:rPr>
                <w:rStyle w:val="Enfasidelicata"/>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A2</w:t>
            </w:r>
          </w:p>
        </w:tc>
        <w:tc>
          <w:tcPr>
            <w:tcW w:w="4369" w:type="pct"/>
          </w:tcPr>
          <w:p w14:paraId="0C3ECF27" w14:textId="77777777" w:rsidR="00417F4B" w:rsidRPr="003F5A77" w:rsidRDefault="00417F4B" w:rsidP="00EE2C0E">
            <w:pPr>
              <w:pStyle w:val="Paragrafoelenco"/>
              <w:tabs>
                <w:tab w:val="left" w:pos="1705"/>
              </w:tabs>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A3</w:t>
            </w:r>
          </w:p>
        </w:tc>
        <w:tc>
          <w:tcPr>
            <w:tcW w:w="4369" w:type="pct"/>
          </w:tcPr>
          <w:p w14:paraId="4673AB9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w:t>
            </w:r>
          </w:p>
        </w:tc>
        <w:tc>
          <w:tcPr>
            <w:tcW w:w="4369" w:type="pct"/>
          </w:tcPr>
          <w:p w14:paraId="5ED24DA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R2</w:t>
            </w:r>
          </w:p>
        </w:tc>
        <w:tc>
          <w:tcPr>
            <w:tcW w:w="4369" w:type="pct"/>
          </w:tcPr>
          <w:p w14:paraId="021BBA7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117" w:author="Cristian Sbrolli" w:date="2020-12-20T11:48:00Z">
            <w:tblPrEx>
              <w:tblW w:w="4995" w:type="pct"/>
            </w:tblPrEx>
          </w:tblPrExChange>
        </w:tblPrEx>
        <w:trPr>
          <w:trHeight w:val="472"/>
        </w:trPr>
        <w:tc>
          <w:tcPr>
            <w:tcW w:w="631" w:type="pct"/>
            <w:shd w:val="clear" w:color="auto" w:fill="FF7C80"/>
            <w:tcPrChange w:id="118" w:author="Cristian Sbrolli" w:date="2020-12-20T11:48:00Z">
              <w:tcPr>
                <w:tcW w:w="631" w:type="pct"/>
                <w:shd w:val="clear" w:color="auto" w:fill="FF7C80"/>
              </w:tcPr>
            </w:tcPrChange>
          </w:tcPr>
          <w:p w14:paraId="019B28F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R3</w:t>
            </w:r>
          </w:p>
        </w:tc>
        <w:tc>
          <w:tcPr>
            <w:tcW w:w="4369" w:type="pct"/>
            <w:tcPrChange w:id="119" w:author="Cristian Sbrolli" w:date="2020-12-20T11:48:00Z">
              <w:tcPr>
                <w:tcW w:w="4369" w:type="pct"/>
              </w:tcPr>
            </w:tcPrChange>
          </w:tcPr>
          <w:p w14:paraId="387F5E14" w14:textId="602A0A41" w:rsidR="00417F4B" w:rsidRPr="003F5A77" w:rsidRDefault="00417F4B" w:rsidP="00EE2C0E">
            <w:pPr>
              <w:pStyle w:val="Paragrafoelenco"/>
              <w:tabs>
                <w:tab w:val="left" w:pos="2154"/>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w:t>
            </w:r>
            <w:ins w:id="120" w:author="Cristian Sbrolli" w:date="2020-12-20T11:48:00Z">
              <w:r w:rsidR="0031699F">
                <w:rPr>
                  <w:rStyle w:val="Enfasidelicata"/>
                  <w:i w:val="0"/>
                  <w:iCs w:val="0"/>
                  <w:sz w:val="26"/>
                </w:rPr>
                <w:t>re.</w:t>
              </w:r>
            </w:ins>
            <w:del w:id="121" w:author="Cristian Sbrolli" w:date="2020-12-20T11:48:00Z">
              <w:r w:rsidRPr="003F5A77" w:rsidDel="0031699F">
                <w:rPr>
                  <w:rStyle w:val="Enfasidelicata"/>
                  <w:i w:val="0"/>
                  <w:iCs w:val="0"/>
                  <w:sz w:val="26"/>
                </w:rPr>
                <w:delText>re, up to the next 7 upcoming days</w:delText>
              </w:r>
            </w:del>
            <w:r w:rsidRPr="003F5A77">
              <w:rPr>
                <w:rStyle w:val="Enfasidelicata"/>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R5</w:t>
            </w:r>
          </w:p>
        </w:tc>
        <w:tc>
          <w:tcPr>
            <w:tcW w:w="4369" w:type="pct"/>
          </w:tcPr>
          <w:p w14:paraId="3F42BF63"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R9</w:t>
            </w:r>
          </w:p>
        </w:tc>
        <w:tc>
          <w:tcPr>
            <w:tcW w:w="4369" w:type="pct"/>
          </w:tcPr>
          <w:p w14:paraId="31AA3B9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R10</w:t>
            </w:r>
          </w:p>
        </w:tc>
        <w:tc>
          <w:tcPr>
            <w:tcW w:w="4369" w:type="pct"/>
          </w:tcPr>
          <w:p w14:paraId="533666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R11</w:t>
            </w:r>
          </w:p>
        </w:tc>
        <w:tc>
          <w:tcPr>
            <w:tcW w:w="4369" w:type="pct"/>
          </w:tcPr>
          <w:p w14:paraId="3A85671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R13.1</w:t>
            </w:r>
          </w:p>
        </w:tc>
        <w:tc>
          <w:tcPr>
            <w:tcW w:w="4369" w:type="pct"/>
          </w:tcPr>
          <w:p w14:paraId="3D014FD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R15.1</w:t>
            </w:r>
          </w:p>
        </w:tc>
        <w:tc>
          <w:tcPr>
            <w:tcW w:w="4369" w:type="pct"/>
          </w:tcPr>
          <w:p w14:paraId="289000B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R15.2</w:t>
            </w:r>
          </w:p>
        </w:tc>
        <w:tc>
          <w:tcPr>
            <w:tcW w:w="4369" w:type="pct"/>
          </w:tcPr>
          <w:p w14:paraId="6878B92F"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R15.3</w:t>
            </w:r>
          </w:p>
        </w:tc>
        <w:tc>
          <w:tcPr>
            <w:tcW w:w="4369" w:type="pct"/>
          </w:tcPr>
          <w:p w14:paraId="2E1468C2"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22"/>
            <w:r w:rsidRPr="003F5A77">
              <w:rPr>
                <w:sz w:val="26"/>
              </w:rPr>
              <w:t>occurred</w:t>
            </w:r>
            <w:commentRangeEnd w:id="122"/>
            <w:r w:rsidRPr="003F5A77">
              <w:rPr>
                <w:rStyle w:val="Rimandocommento"/>
                <w:sz w:val="26"/>
                <w:szCs w:val="26"/>
              </w:rPr>
              <w:commentReference w:id="122"/>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R23</w:t>
            </w:r>
          </w:p>
        </w:tc>
        <w:tc>
          <w:tcPr>
            <w:tcW w:w="4369" w:type="pct"/>
          </w:tcPr>
          <w:p w14:paraId="4D6B9634" w14:textId="77777777" w:rsidR="00417F4B" w:rsidRDefault="00417F4B" w:rsidP="00EE2C0E">
            <w:pPr>
              <w:pStyle w:val="Paragrafoelenco"/>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Paragrafoelenco"/>
              <w:spacing w:line="360" w:lineRule="auto"/>
              <w:ind w:left="0"/>
              <w:rPr>
                <w:bCs/>
                <w:sz w:val="28"/>
                <w:szCs w:val="28"/>
              </w:rPr>
            </w:pPr>
            <w:r w:rsidRPr="003F5A77">
              <w:rPr>
                <w:rStyle w:val="Enfasidelicata"/>
                <w:bCs/>
                <w:i w:val="0"/>
                <w:iCs w:val="0"/>
                <w:sz w:val="26"/>
              </w:rPr>
              <w:t>R27</w:t>
            </w:r>
          </w:p>
        </w:tc>
        <w:tc>
          <w:tcPr>
            <w:tcW w:w="4369" w:type="pct"/>
          </w:tcPr>
          <w:p w14:paraId="0746D756" w14:textId="31821B10"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5BFEA047" w14:textId="77777777" w:rsidR="00417F4B" w:rsidRDefault="00417F4B" w:rsidP="00417F4B"/>
    <w:p w14:paraId="5257B41C"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G6</w:t>
            </w:r>
          </w:p>
        </w:tc>
        <w:tc>
          <w:tcPr>
            <w:tcW w:w="4369" w:type="pct"/>
          </w:tcPr>
          <w:p w14:paraId="2C620245" w14:textId="57E7EEAF" w:rsidR="00417F4B" w:rsidRPr="003F5A77" w:rsidRDefault="00417F4B" w:rsidP="00EE2C0E">
            <w:pPr>
              <w:pStyle w:val="Paragrafoelenco"/>
              <w:tabs>
                <w:tab w:val="left" w:pos="1048"/>
              </w:tabs>
              <w:spacing w:line="360" w:lineRule="auto"/>
              <w:ind w:left="0"/>
              <w:rPr>
                <w:rStyle w:val="Enfasidelicata"/>
                <w:i w:val="0"/>
                <w:iCs w:val="0"/>
                <w:sz w:val="26"/>
              </w:rPr>
            </w:pPr>
            <w:r w:rsidRPr="007F6E18">
              <w:rPr>
                <w:rStyle w:val="Enfasidelicata"/>
                <w:i w:val="0"/>
                <w:iCs w:val="0"/>
                <w:sz w:val="26"/>
              </w:rPr>
              <w:t xml:space="preserve">Anyone who wants to book a visit to any store should decide their desired time </w:t>
            </w:r>
            <w:ins w:id="123" w:author="Cristian Sbrolli" w:date="2020-12-20T11:46:00Z">
              <w:r w:rsidR="0031699F">
                <w:rPr>
                  <w:rStyle w:val="Enfasidelicata"/>
                  <w:i w:val="0"/>
                  <w:iCs w:val="0"/>
                  <w:sz w:val="26"/>
                </w:rPr>
                <w:t xml:space="preserve">and available day </w:t>
              </w:r>
            </w:ins>
            <w:r w:rsidRPr="007F6E18">
              <w:rPr>
                <w:rStyle w:val="Enfasidelicata"/>
                <w:i w:val="0"/>
                <w:iCs w:val="0"/>
                <w:sz w:val="26"/>
              </w:rPr>
              <w:t>to go</w:t>
            </w:r>
            <w:ins w:id="124" w:author="Cristian Sbrolli" w:date="2020-12-20T11:46:00Z">
              <w:r w:rsidR="0031699F">
                <w:rPr>
                  <w:rStyle w:val="Enfasidelicata"/>
                  <w:i w:val="0"/>
                  <w:iCs w:val="0"/>
                  <w:sz w:val="26"/>
                </w:rPr>
                <w:t>.</w:t>
              </w:r>
            </w:ins>
            <w:del w:id="125" w:author="Cristian Sbrolli" w:date="2020-12-20T11:46:00Z">
              <w:r w:rsidRPr="007F6E18" w:rsidDel="0031699F">
                <w:rPr>
                  <w:rStyle w:val="Enfasidelicata"/>
                  <w:i w:val="0"/>
                  <w:iCs w:val="0"/>
                  <w:sz w:val="26"/>
                </w:rPr>
                <w:delText xml:space="preserve">, within the next 7 </w:delText>
              </w:r>
              <w:commentRangeStart w:id="126"/>
              <w:r w:rsidRPr="007F6E18" w:rsidDel="0031699F">
                <w:rPr>
                  <w:rStyle w:val="Enfasidelicata"/>
                  <w:i w:val="0"/>
                  <w:iCs w:val="0"/>
                  <w:sz w:val="26"/>
                </w:rPr>
                <w:delText>days</w:delText>
              </w:r>
              <w:commentRangeEnd w:id="126"/>
              <w:r w:rsidDel="0031699F">
                <w:rPr>
                  <w:rStyle w:val="Rimandocommento"/>
                </w:rPr>
                <w:commentReference w:id="126"/>
              </w:r>
              <w:r w:rsidRPr="007F6E18" w:rsidDel="0031699F">
                <w:rPr>
                  <w:rStyle w:val="Enfasidelicata"/>
                  <w:i w:val="0"/>
                  <w:iCs w:val="0"/>
                  <w:sz w:val="26"/>
                </w:rPr>
                <w:delText>.</w:delText>
              </w:r>
            </w:del>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0E2E43EB" w14:textId="4CE48B8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ins w:id="127" w:author="Cristian Sbrolli" w:date="2020-12-20T11:49:00Z">
              <w:r w:rsidR="0031699F">
                <w:rPr>
                  <w:rStyle w:val="Enfasidelicata"/>
                  <w:i w:val="0"/>
                  <w:iCs w:val="0"/>
                  <w:sz w:val="26"/>
                </w:rPr>
                <w:t>.</w:t>
              </w:r>
            </w:ins>
            <w:del w:id="128" w:author="Cristian Sbrolli" w:date="2020-12-20T11:49:00Z">
              <w:r w:rsidRPr="003F5A77" w:rsidDel="0031699F">
                <w:rPr>
                  <w:rStyle w:val="Enfasidelicata"/>
                  <w:i w:val="0"/>
                  <w:iCs w:val="0"/>
                  <w:sz w:val="26"/>
                </w:rPr>
                <w:delText>, up to the next 7 upcoming days</w:delText>
              </w:r>
            </w:del>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1C54E2A9" w14:textId="77777777"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6747CD05" w14:textId="77777777" w:rsidR="00417F4B" w:rsidRPr="003F5A77" w:rsidRDefault="00417F4B" w:rsidP="00EE2C0E">
            <w:pPr>
              <w:pStyle w:val="Paragrafoelenco"/>
              <w:tabs>
                <w:tab w:val="left" w:pos="1256"/>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3B3B637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7399DD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5DB294A1" w14:textId="77777777" w:rsidR="00417F4B" w:rsidRPr="003F5A77" w:rsidRDefault="00417F4B" w:rsidP="00EE2C0E">
            <w:pPr>
              <w:pStyle w:val="Paragrafoelenco"/>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G7</w:t>
            </w:r>
          </w:p>
        </w:tc>
        <w:tc>
          <w:tcPr>
            <w:tcW w:w="4369" w:type="pct"/>
          </w:tcPr>
          <w:p w14:paraId="6761348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80E479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730F4C14" w14:textId="46FB5E54"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29" w:author="Cristian Sbrolli" w:date="2020-12-20T11:49:00Z">
              <w:r w:rsidRPr="003F5A77" w:rsidDel="00B21746">
                <w:rPr>
                  <w:rStyle w:val="Enfasidelicata"/>
                  <w:i w:val="0"/>
                  <w:iCs w:val="0"/>
                  <w:sz w:val="26"/>
                </w:rPr>
                <w:delText>, up to the next 7 upcoming days</w:delText>
              </w:r>
            </w:del>
            <w:ins w:id="130" w:author="Cristian Sbrolli" w:date="2020-12-20T11:49:00Z">
              <w:r w:rsidR="00B21746">
                <w:rPr>
                  <w:rStyle w:val="Enfasidelicata"/>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77264F7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24ABF1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BBE5C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2FD76175" w14:textId="77777777" w:rsidR="00417F4B" w:rsidRPr="003F5A77" w:rsidRDefault="00417F4B" w:rsidP="00EE2C0E">
            <w:pPr>
              <w:pStyle w:val="Paragrafoelenco"/>
              <w:tabs>
                <w:tab w:val="left" w:pos="1348"/>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434E0F9E" w14:textId="77777777" w:rsidR="00417F4B" w:rsidRPr="003F5A77" w:rsidRDefault="00417F4B" w:rsidP="00EE2C0E">
            <w:pPr>
              <w:pStyle w:val="Paragrafoelenco"/>
              <w:tabs>
                <w:tab w:val="left" w:pos="1348"/>
              </w:tabs>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Sub-G8</w:t>
            </w:r>
          </w:p>
        </w:tc>
        <w:tc>
          <w:tcPr>
            <w:tcW w:w="4369" w:type="pct"/>
          </w:tcPr>
          <w:p w14:paraId="2EDEBC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The ability to know which stores are available to go to, on </w:t>
            </w:r>
            <w:commentRangeStart w:id="131"/>
            <w:r w:rsidRPr="003F5A77">
              <w:rPr>
                <w:rStyle w:val="Enfasidelicata"/>
                <w:i w:val="0"/>
                <w:iCs w:val="0"/>
                <w:sz w:val="26"/>
              </w:rPr>
              <w:t>request</w:t>
            </w:r>
            <w:commentRangeEnd w:id="131"/>
            <w:r w:rsidRPr="003F5A77">
              <w:rPr>
                <w:rStyle w:val="Rimandocommento"/>
                <w:sz w:val="26"/>
                <w:szCs w:val="26"/>
              </w:rPr>
              <w:commentReference w:id="131"/>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A3</w:t>
            </w:r>
          </w:p>
        </w:tc>
        <w:tc>
          <w:tcPr>
            <w:tcW w:w="4369" w:type="pct"/>
          </w:tcPr>
          <w:p w14:paraId="473E1A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rStyle w:val="Enfasidelicata"/>
                <w:i w:val="0"/>
                <w:iCs w:val="0"/>
                <w:sz w:val="26"/>
              </w:rPr>
            </w:pPr>
            <w:commentRangeStart w:id="132"/>
            <w:r w:rsidRPr="003F5A77">
              <w:rPr>
                <w:rStyle w:val="Enfasidelicata"/>
                <w:i w:val="0"/>
                <w:iCs w:val="0"/>
                <w:sz w:val="26"/>
              </w:rPr>
              <w:t>A5</w:t>
            </w:r>
          </w:p>
        </w:tc>
        <w:tc>
          <w:tcPr>
            <w:tcW w:w="4369" w:type="pct"/>
          </w:tcPr>
          <w:p w14:paraId="4911743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132"/>
            <w:r>
              <w:rPr>
                <w:rStyle w:val="Rimandocommento"/>
              </w:rPr>
              <w:commentReference w:id="132"/>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R4</w:t>
            </w:r>
          </w:p>
        </w:tc>
        <w:tc>
          <w:tcPr>
            <w:tcW w:w="4369" w:type="pct"/>
          </w:tcPr>
          <w:p w14:paraId="50975DCD" w14:textId="77777777" w:rsidR="00417F4B" w:rsidRPr="003F5A77" w:rsidRDefault="00417F4B" w:rsidP="00EE2C0E">
            <w:pPr>
              <w:pStyle w:val="Paragrafoelenco"/>
              <w:spacing w:line="360" w:lineRule="auto"/>
              <w:ind w:left="0"/>
              <w:rPr>
                <w:rStyle w:val="Enfasidelicata"/>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69" w:type="pct"/>
          </w:tcPr>
          <w:p w14:paraId="1C15E4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69" w:type="pct"/>
          </w:tcPr>
          <w:p w14:paraId="2976FB2A"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R12</w:t>
            </w:r>
          </w:p>
        </w:tc>
        <w:tc>
          <w:tcPr>
            <w:tcW w:w="4369" w:type="pct"/>
          </w:tcPr>
          <w:p w14:paraId="3578CBF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inform users periodically of the (at most) 10 closest stores' available time slots for the day</w:t>
            </w:r>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R12.1</w:t>
            </w:r>
          </w:p>
        </w:tc>
        <w:tc>
          <w:tcPr>
            <w:tcW w:w="4369" w:type="pct"/>
          </w:tcPr>
          <w:p w14:paraId="4077388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store(s) to get informed about, by default none</w:t>
            </w:r>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R12.2</w:t>
            </w:r>
          </w:p>
        </w:tc>
        <w:tc>
          <w:tcPr>
            <w:tcW w:w="4369" w:type="pct"/>
          </w:tcPr>
          <w:p w14:paraId="64D73DE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time slots he is interested to get informed about, by default none</w:t>
            </w:r>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Paragrafoelenco"/>
              <w:spacing w:line="360" w:lineRule="auto"/>
              <w:ind w:left="0"/>
              <w:rPr>
                <w:bCs/>
                <w:sz w:val="26"/>
              </w:rPr>
            </w:pPr>
            <w:r w:rsidRPr="003F5A77">
              <w:rPr>
                <w:bCs/>
                <w:sz w:val="26"/>
              </w:rPr>
              <w:t>R12.3</w:t>
            </w:r>
          </w:p>
        </w:tc>
        <w:tc>
          <w:tcPr>
            <w:tcW w:w="4369" w:type="pct"/>
          </w:tcPr>
          <w:p w14:paraId="45E41A52"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its users to select how often to get notified, by default never</w:t>
            </w:r>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sz w:val="26"/>
              </w:rPr>
              <w:t>21</w:t>
            </w:r>
          </w:p>
        </w:tc>
        <w:tc>
          <w:tcPr>
            <w:tcW w:w="4369" w:type="pct"/>
          </w:tcPr>
          <w:p w14:paraId="0F864F3B"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Paragrafoelenco"/>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Sub-G9</w:t>
            </w:r>
          </w:p>
        </w:tc>
        <w:tc>
          <w:tcPr>
            <w:tcW w:w="4324" w:type="pct"/>
          </w:tcPr>
          <w:p w14:paraId="31A55C6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A3</w:t>
            </w:r>
          </w:p>
        </w:tc>
        <w:tc>
          <w:tcPr>
            <w:tcW w:w="4324" w:type="pct"/>
          </w:tcPr>
          <w:p w14:paraId="283FD59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A5</w:t>
            </w:r>
          </w:p>
        </w:tc>
        <w:tc>
          <w:tcPr>
            <w:tcW w:w="4324" w:type="pct"/>
          </w:tcPr>
          <w:p w14:paraId="42C7062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24" w:type="pct"/>
          </w:tcPr>
          <w:p w14:paraId="38B5363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24" w:type="pct"/>
          </w:tcPr>
          <w:p w14:paraId="1E7BF8A6"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i w:val="0"/>
                <w:sz w:val="26"/>
              </w:rPr>
              <w:t>21</w:t>
            </w:r>
          </w:p>
        </w:tc>
        <w:tc>
          <w:tcPr>
            <w:tcW w:w="4324" w:type="pct"/>
          </w:tcPr>
          <w:p w14:paraId="395BFEC5"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R25</w:t>
            </w:r>
          </w:p>
        </w:tc>
        <w:tc>
          <w:tcPr>
            <w:tcW w:w="4324" w:type="pct"/>
          </w:tcPr>
          <w:p w14:paraId="418EDFC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R26</w:t>
            </w:r>
          </w:p>
        </w:tc>
        <w:tc>
          <w:tcPr>
            <w:tcW w:w="4324" w:type="pct"/>
          </w:tcPr>
          <w:p w14:paraId="03F530C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b/>
                <w:i w:val="0"/>
                <w:iCs w:val="0"/>
                <w:sz w:val="28"/>
                <w:szCs w:val="28"/>
              </w:rPr>
              <w:lastRenderedPageBreak/>
              <w:t>Sub-G10</w:t>
            </w:r>
          </w:p>
        </w:tc>
        <w:tc>
          <w:tcPr>
            <w:tcW w:w="4324" w:type="pct"/>
          </w:tcPr>
          <w:p w14:paraId="47594E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Customers should be notified when they need to leave their location to reach the </w:t>
            </w:r>
            <w:proofErr w:type="gramStart"/>
            <w:r w:rsidRPr="003F5A77">
              <w:rPr>
                <w:rStyle w:val="Enfasidelicata"/>
                <w:i w:val="0"/>
                <w:iCs w:val="0"/>
                <w:sz w:val="26"/>
              </w:rPr>
              <w:t>store</w:t>
            </w:r>
            <w:proofErr w:type="gramEnd"/>
            <w:r w:rsidRPr="003F5A77">
              <w:rPr>
                <w:rStyle w:val="Enfasidelicata"/>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A1</w:t>
            </w:r>
          </w:p>
        </w:tc>
        <w:tc>
          <w:tcPr>
            <w:tcW w:w="4324" w:type="pct"/>
          </w:tcPr>
          <w:p w14:paraId="3F6AAE5D" w14:textId="77777777" w:rsidR="00417F4B" w:rsidRPr="003F5A77" w:rsidRDefault="00417F4B" w:rsidP="00EE2C0E">
            <w:pPr>
              <w:pStyle w:val="Paragrafoelenco"/>
              <w:spacing w:line="360" w:lineRule="auto"/>
              <w:ind w:left="0"/>
              <w:rPr>
                <w:rStyle w:val="Enfasidelicata"/>
                <w:i w:val="0"/>
                <w:iCs w:val="0"/>
                <w:sz w:val="26"/>
              </w:rPr>
            </w:pPr>
            <w:commentRangeStart w:id="133"/>
            <w:commentRangeStart w:id="134"/>
            <w:r w:rsidRPr="003F5A77">
              <w:rPr>
                <w:sz w:val="26"/>
                <w:shd w:val="clear" w:color="auto" w:fill="FFFFFF"/>
              </w:rPr>
              <w:t>Users will take the shortest path to shops</w:t>
            </w:r>
            <w:commentRangeEnd w:id="133"/>
            <w:r w:rsidRPr="003F5A77">
              <w:rPr>
                <w:rStyle w:val="Rimandocommento"/>
                <w:sz w:val="26"/>
                <w:szCs w:val="26"/>
              </w:rPr>
              <w:commentReference w:id="133"/>
            </w:r>
            <w:commentRangeEnd w:id="134"/>
            <w:r w:rsidRPr="003F5A77">
              <w:rPr>
                <w:rStyle w:val="Rimandocommento"/>
                <w:sz w:val="26"/>
                <w:szCs w:val="26"/>
              </w:rPr>
              <w:commentReference w:id="134"/>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Paragrafoelenco"/>
              <w:spacing w:line="360" w:lineRule="auto"/>
              <w:ind w:left="0"/>
              <w:rPr>
                <w:b/>
                <w:bCs/>
                <w:sz w:val="26"/>
              </w:rPr>
            </w:pPr>
            <w:r w:rsidRPr="003F5A77">
              <w:rPr>
                <w:rStyle w:val="Enfasidelicata"/>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Paragrafoelenco"/>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Paragrafoelenco"/>
              <w:spacing w:line="360" w:lineRule="auto"/>
              <w:ind w:left="0"/>
              <w:rPr>
                <w:b/>
                <w:bCs/>
                <w:sz w:val="26"/>
              </w:rPr>
            </w:pPr>
            <w:commentRangeStart w:id="135"/>
            <w:commentRangeStart w:id="136"/>
            <w:r w:rsidRPr="003F5A77">
              <w:rPr>
                <w:b/>
                <w:bCs/>
                <w:sz w:val="26"/>
              </w:rPr>
              <w:t xml:space="preserve">The system shall </w:t>
            </w:r>
            <w:r w:rsidRPr="003F5A77">
              <w:rPr>
                <w:sz w:val="26"/>
              </w:rPr>
              <w:t xml:space="preserve">send a </w:t>
            </w:r>
            <w:commentRangeEnd w:id="135"/>
            <w:r>
              <w:rPr>
                <w:sz w:val="26"/>
              </w:rPr>
              <w:t>reminder to the user when it is time for him to leave so that he can arrive at the store in time</w:t>
            </w:r>
            <w:r w:rsidRPr="003F5A77">
              <w:rPr>
                <w:rStyle w:val="Rimandocommento"/>
                <w:sz w:val="26"/>
                <w:szCs w:val="26"/>
              </w:rPr>
              <w:commentReference w:id="135"/>
            </w:r>
            <w:commentRangeEnd w:id="136"/>
            <w:r w:rsidRPr="003F5A77">
              <w:rPr>
                <w:rStyle w:val="Rimandocommento"/>
                <w:sz w:val="26"/>
                <w:szCs w:val="26"/>
              </w:rPr>
              <w:commentReference w:id="136"/>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R18</w:t>
            </w:r>
          </w:p>
        </w:tc>
        <w:tc>
          <w:tcPr>
            <w:tcW w:w="4324" w:type="pct"/>
          </w:tcPr>
          <w:p w14:paraId="7299DFC4" w14:textId="77777777" w:rsidR="00417F4B" w:rsidRPr="003F5A77" w:rsidRDefault="00417F4B" w:rsidP="00EE2C0E">
            <w:pPr>
              <w:pStyle w:val="Paragrafoelenco"/>
              <w:spacing w:line="360" w:lineRule="auto"/>
              <w:ind w:left="0"/>
              <w:rPr>
                <w:rStyle w:val="Enfasidelicata"/>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R26</w:t>
            </w:r>
          </w:p>
        </w:tc>
        <w:tc>
          <w:tcPr>
            <w:tcW w:w="4324" w:type="pct"/>
          </w:tcPr>
          <w:p w14:paraId="55DC1B5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Paragrafoelenco"/>
        <w:spacing w:line="360" w:lineRule="auto"/>
        <w:ind w:left="0"/>
        <w:rPr>
          <w:rStyle w:val="Enfasidelicata"/>
          <w:i w:val="0"/>
          <w:iCs w:val="0"/>
          <w:szCs w:val="24"/>
        </w:rPr>
      </w:pPr>
    </w:p>
    <w:p w14:paraId="323C2403" w14:textId="77777777" w:rsidR="00417F4B" w:rsidRDefault="00417F4B" w:rsidP="00417F4B">
      <w:pPr>
        <w:pStyle w:val="Paragrafoelenco"/>
        <w:spacing w:line="360" w:lineRule="auto"/>
        <w:ind w:left="0"/>
        <w:rPr>
          <w:rStyle w:val="Enfasidelicata"/>
          <w:i w:val="0"/>
          <w:iCs w:val="0"/>
          <w:szCs w:val="24"/>
        </w:rPr>
      </w:pPr>
    </w:p>
    <w:p w14:paraId="483E57DD" w14:textId="77777777" w:rsidR="00417F4B" w:rsidRPr="003F5A77" w:rsidRDefault="00417F4B" w:rsidP="00417F4B">
      <w:pPr>
        <w:pStyle w:val="Paragrafoelenco"/>
        <w:spacing w:line="360" w:lineRule="auto"/>
        <w:ind w:left="0"/>
        <w:rPr>
          <w:rStyle w:val="Enfasidelicata"/>
          <w:i w:val="0"/>
          <w:iCs w:val="0"/>
          <w:szCs w:val="24"/>
        </w:rPr>
      </w:pPr>
      <w:r>
        <w:rPr>
          <w:rStyle w:val="Enfasidelicata"/>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Paragrafoelenco"/>
        <w:spacing w:line="360" w:lineRule="auto"/>
        <w:ind w:left="0"/>
        <w:rPr>
          <w:rStyle w:val="Enfasidelicata"/>
          <w:sz w:val="32"/>
          <w:szCs w:val="32"/>
        </w:rPr>
      </w:pPr>
    </w:p>
    <w:p w14:paraId="74A850F8" w14:textId="77777777" w:rsidR="00417F4B" w:rsidRDefault="00417F4B" w:rsidP="00417F4B">
      <w:pPr>
        <w:pStyle w:val="Paragrafoelenco"/>
        <w:spacing w:line="360" w:lineRule="auto"/>
        <w:ind w:left="0"/>
        <w:rPr>
          <w:rStyle w:val="Enfasidelicata"/>
          <w:sz w:val="32"/>
          <w:szCs w:val="32"/>
        </w:rPr>
      </w:pPr>
      <w:r>
        <w:rPr>
          <w:rStyle w:val="Enfasidelicata"/>
          <w:sz w:val="32"/>
          <w:szCs w:val="32"/>
        </w:rPr>
        <w:t xml:space="preserve"> </w:t>
      </w:r>
    </w:p>
    <w:p w14:paraId="047DB488" w14:textId="313A179F" w:rsidR="00290739" w:rsidRPr="00A8618B" w:rsidRDefault="009C27DC" w:rsidP="00A8618B">
      <w:pPr>
        <w:rPr>
          <w:rStyle w:val="Enfasidelicata"/>
          <w:sz w:val="36"/>
          <w:szCs w:val="36"/>
        </w:rPr>
      </w:pPr>
      <w:r>
        <w:rPr>
          <w:rStyle w:val="Enfasidelicata"/>
          <w:sz w:val="32"/>
          <w:szCs w:val="32"/>
        </w:rPr>
        <w:br w:type="page"/>
      </w:r>
      <w:r w:rsidR="00B55E5A">
        <w:rPr>
          <w:rStyle w:val="Enfasidelicata"/>
          <w:sz w:val="32"/>
          <w:szCs w:val="32"/>
        </w:rPr>
        <w:lastRenderedPageBreak/>
        <w:t>B.2)</w:t>
      </w:r>
      <w:r w:rsidR="00B55E5A">
        <w:rPr>
          <w:rStyle w:val="Enfasidelicata"/>
          <w:sz w:val="32"/>
          <w:szCs w:val="32"/>
        </w:rPr>
        <w:tab/>
        <w:t xml:space="preserve"> </w:t>
      </w:r>
      <w:bookmarkEnd w:id="68"/>
      <w:r w:rsidR="00290739" w:rsidRPr="00A8618B">
        <w:rPr>
          <w:rStyle w:val="Enfasidelicata"/>
          <w:sz w:val="36"/>
          <w:szCs w:val="36"/>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A8618B">
            <w:pPr>
              <w:pStyle w:val="Paragrafoelenco"/>
              <w:ind w:left="0"/>
              <w:jc w:val="both"/>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A8618B">
            <w:pPr>
              <w:pStyle w:val="Paragrafoelenco"/>
              <w:numPr>
                <w:ilvl w:val="0"/>
                <w:numId w:val="27"/>
              </w:numPr>
              <w:ind w:left="357" w:hanging="357"/>
              <w:jc w:val="both"/>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A8618B">
            <w:pPr>
              <w:pStyle w:val="Paragrafoelenco"/>
              <w:ind w:left="0"/>
              <w:jc w:val="both"/>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 inserts not valid information in one or more fields</w:t>
            </w:r>
          </w:p>
          <w:p w14:paraId="36D021AC" w14:textId="01644A59" w:rsidR="00290739" w:rsidRPr="002967F3" w:rsidRDefault="00290739" w:rsidP="00A8618B">
            <w:pPr>
              <w:jc w:val="both"/>
              <w:rPr>
                <w:rStyle w:val="Enfasidelicata"/>
                <w:i w:val="0"/>
                <w:iCs w:val="0"/>
                <w:sz w:val="28"/>
                <w:szCs w:val="28"/>
              </w:rPr>
            </w:pPr>
            <w:r>
              <w:rPr>
                <w:rStyle w:val="Enfasidelicata"/>
                <w:i w:val="0"/>
                <w:iCs w:val="0"/>
                <w:sz w:val="28"/>
                <w:szCs w:val="28"/>
              </w:rPr>
              <w:t>For all the exceptions the system notifies the user that an error</w:t>
            </w:r>
            <w:r w:rsidR="00034636">
              <w:rPr>
                <w:rStyle w:val="Enfasidelicata"/>
                <w:i w:val="0"/>
                <w:iCs w:val="0"/>
                <w:sz w:val="28"/>
                <w:szCs w:val="28"/>
              </w:rPr>
              <w:t xml:space="preserve"> has</w:t>
            </w:r>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Paragrafoelenco"/>
              <w:numPr>
                <w:ilvl w:val="0"/>
                <w:numId w:val="66"/>
              </w:numPr>
              <w:jc w:val="both"/>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Paragrafoelenco"/>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Paragrafoelenco"/>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“Confirm” button</w:t>
            </w:r>
          </w:p>
          <w:p w14:paraId="56FECDD9" w14:textId="74E4F040"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r w:rsidR="00EE2C0E" w:rsidRPr="00EE2C0E">
              <w:rPr>
                <w:rStyle w:val="Enfasidelicata"/>
                <w:i w:val="0"/>
                <w:iCs w:val="0"/>
                <w:sz w:val="28"/>
                <w:szCs w:val="28"/>
              </w:rPr>
              <w:t>g</w:t>
            </w:r>
            <w:r w:rsidR="00EE2C0E" w:rsidRPr="00A8618B">
              <w:rPr>
                <w:rStyle w:val="Enfasidelicata"/>
                <w:i w:val="0"/>
                <w:iCs w:val="0"/>
                <w:sz w:val="28"/>
                <w:szCs w:val="28"/>
              </w:rPr>
              <w:t>ives out</w:t>
            </w:r>
            <w:r w:rsidR="00EE2C0E" w:rsidRPr="00EE2C0E">
              <w:rPr>
                <w:rStyle w:val="Enfasidelicata"/>
                <w:i w:val="0"/>
                <w:iCs w:val="0"/>
                <w:sz w:val="28"/>
                <w:szCs w:val="28"/>
              </w:rPr>
              <w:t xml:space="preserve"> </w:t>
            </w:r>
            <w:commentRangeStart w:id="137"/>
            <w:commentRangeEnd w:id="137"/>
            <w:r w:rsidRPr="00A8618B">
              <w:rPr>
                <w:rStyle w:val="Rimandocommento"/>
                <w:sz w:val="28"/>
                <w:szCs w:val="28"/>
              </w:rPr>
              <w:commentReference w:id="137"/>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A8618B">
            <w:pPr>
              <w:pStyle w:val="Paragrafoelenco"/>
              <w:numPr>
                <w:ilvl w:val="0"/>
                <w:numId w:val="51"/>
              </w:numPr>
              <w:ind w:left="357" w:hanging="357"/>
              <w:jc w:val="both"/>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A8618B">
            <w:pPr>
              <w:pStyle w:val="Paragrafoelenco"/>
              <w:ind w:left="357"/>
              <w:jc w:val="both"/>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A8618B">
            <w:pPr>
              <w:pStyle w:val="Paragrafoelenco"/>
              <w:numPr>
                <w:ilvl w:val="0"/>
                <w:numId w:val="94"/>
              </w:numPr>
              <w:jc w:val="both"/>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A8618B">
            <w:pPr>
              <w:pStyle w:val="Paragrafoelenco"/>
              <w:numPr>
                <w:ilvl w:val="0"/>
                <w:numId w:val="94"/>
              </w:numPr>
              <w:ind w:left="357" w:hanging="357"/>
              <w:jc w:val="both"/>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A8618B">
            <w:pPr>
              <w:pStyle w:val="Paragrafoelenco"/>
              <w:numPr>
                <w:ilvl w:val="0"/>
                <w:numId w:val="94"/>
              </w:numPr>
              <w:jc w:val="both"/>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0DE1ADE8" w:rsidR="00775C1D" w:rsidRDefault="00775C1D" w:rsidP="00A8618B">
            <w:pPr>
              <w:pStyle w:val="Paragrafoelenco"/>
              <w:numPr>
                <w:ilvl w:val="0"/>
                <w:numId w:val="37"/>
              </w:numPr>
              <w:ind w:left="754" w:hanging="357"/>
              <w:jc w:val="both"/>
              <w:rPr>
                <w:rStyle w:val="Enfasidelicata"/>
                <w:i w:val="0"/>
                <w:iCs w:val="0"/>
                <w:sz w:val="28"/>
                <w:szCs w:val="28"/>
              </w:rPr>
            </w:pPr>
            <w:r w:rsidRPr="00EE2C0E">
              <w:rPr>
                <w:rStyle w:val="Enfasidelicata"/>
                <w:i w:val="0"/>
                <w:iCs w:val="0"/>
                <w:sz w:val="28"/>
                <w:szCs w:val="28"/>
              </w:rPr>
              <w:t xml:space="preserve">The </w:t>
            </w:r>
            <w:r w:rsidR="00EE2C0E" w:rsidRPr="00EE2C0E">
              <w:rPr>
                <w:rStyle w:val="Enfasidelicata"/>
                <w:i w:val="0"/>
                <w:iCs w:val="0"/>
                <w:sz w:val="28"/>
                <w:szCs w:val="28"/>
              </w:rPr>
              <w:t>p</w:t>
            </w:r>
            <w:r w:rsidR="00EE2C0E" w:rsidRPr="00A8618B">
              <w:rPr>
                <w:rStyle w:val="Enfasidelicata"/>
                <w:i w:val="0"/>
                <w:iCs w:val="0"/>
              </w:rPr>
              <w:t>rovided</w:t>
            </w:r>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A8618B">
            <w:pPr>
              <w:pStyle w:val="Paragrafoelenco"/>
              <w:numPr>
                <w:ilvl w:val="0"/>
                <w:numId w:val="95"/>
              </w:numPr>
              <w:ind w:left="357" w:hanging="357"/>
              <w:jc w:val="both"/>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A8618B">
            <w:pPr>
              <w:pStyle w:val="Paragrafoelenco"/>
              <w:ind w:left="357"/>
              <w:jc w:val="both"/>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remains inactive for 30 seconds.</w:t>
            </w:r>
          </w:p>
          <w:p w14:paraId="26AD1FCB"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A8618B">
            <w:pPr>
              <w:jc w:val="both"/>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Paragrafoelenco"/>
              <w:numPr>
                <w:ilvl w:val="0"/>
                <w:numId w:val="40"/>
              </w:numPr>
              <w:jc w:val="both"/>
              <w:rPr>
                <w:rStyle w:val="Enfasidelicata"/>
                <w:i w:val="0"/>
                <w:iCs w:val="0"/>
                <w:sz w:val="27"/>
                <w:szCs w:val="27"/>
              </w:rPr>
            </w:pPr>
          </w:p>
          <w:p w14:paraId="1B69901B" w14:textId="088C94D2"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w:t>
            </w:r>
            <w:ins w:id="138" w:author="Cristian Sbrolli" w:date="2020-12-20T11:46:00Z">
              <w:r w:rsidR="0031699F">
                <w:rPr>
                  <w:rStyle w:val="Enfasidelicata"/>
                  <w:i w:val="0"/>
                  <w:iCs w:val="0"/>
                  <w:sz w:val="27"/>
                  <w:szCs w:val="27"/>
                </w:rPr>
                <w:t>.</w:t>
              </w:r>
            </w:ins>
            <w:del w:id="139" w:author="Cristian Sbrolli" w:date="2020-12-20T11:46:00Z">
              <w:r w:rsidRPr="00D01022" w:rsidDel="0031699F">
                <w:rPr>
                  <w:rStyle w:val="Enfasidelicata"/>
                  <w:i w:val="0"/>
                  <w:iCs w:val="0"/>
                  <w:sz w:val="27"/>
                  <w:szCs w:val="27"/>
                </w:rPr>
                <w:delText xml:space="preserve"> for the next 7 days.</w:delText>
              </w:r>
            </w:del>
          </w:p>
          <w:p w14:paraId="564E006D"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A8618B">
            <w:pPr>
              <w:pStyle w:val="Paragrafoelenco"/>
              <w:numPr>
                <w:ilvl w:val="0"/>
                <w:numId w:val="38"/>
              </w:numPr>
              <w:ind w:left="754" w:hanging="357"/>
              <w:jc w:val="both"/>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143601FA"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asks the user to insert an address and provides the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rStyle w:val="Enfasidelicata"/>
          <w:sz w:val="28"/>
          <w:szCs w:val="28"/>
        </w:rPr>
      </w:pPr>
    </w:p>
    <w:p w14:paraId="4C7965A7" w14:textId="683D9D91" w:rsidR="00EE2C0E" w:rsidRDefault="00EE2C0E" w:rsidP="00B83466">
      <w:pPr>
        <w:spacing w:line="240" w:lineRule="auto"/>
        <w:rPr>
          <w:rStyle w:val="Enfasidelicata"/>
          <w:sz w:val="28"/>
          <w:szCs w:val="28"/>
        </w:rPr>
      </w:pPr>
    </w:p>
    <w:p w14:paraId="1ED2C514" w14:textId="16DF5E58" w:rsidR="00EE2C0E" w:rsidRDefault="00EE2C0E" w:rsidP="00B83466">
      <w:pPr>
        <w:spacing w:line="240" w:lineRule="auto"/>
        <w:rPr>
          <w:rStyle w:val="Enfasidelicata"/>
          <w:sz w:val="28"/>
          <w:szCs w:val="28"/>
        </w:rPr>
      </w:pPr>
    </w:p>
    <w:p w14:paraId="123313CA" w14:textId="4C8ADA3D" w:rsidR="00EE2C0E" w:rsidRDefault="00EE2C0E" w:rsidP="00B83466">
      <w:pPr>
        <w:spacing w:line="240" w:lineRule="auto"/>
        <w:rPr>
          <w:rStyle w:val="Enfasidelicata"/>
          <w:sz w:val="28"/>
          <w:szCs w:val="28"/>
        </w:rPr>
      </w:pPr>
    </w:p>
    <w:p w14:paraId="05E3364C" w14:textId="78A6B6CE" w:rsidR="00EE2C0E" w:rsidRDefault="00EE2C0E" w:rsidP="00B83466">
      <w:pPr>
        <w:spacing w:line="240" w:lineRule="auto"/>
        <w:rPr>
          <w:rStyle w:val="Enfasidelicata"/>
          <w:sz w:val="28"/>
          <w:szCs w:val="28"/>
        </w:rPr>
      </w:pPr>
    </w:p>
    <w:p w14:paraId="2EBFFBB1" w14:textId="16277CB6" w:rsidR="00EE2C0E" w:rsidRDefault="00EE2C0E" w:rsidP="00B83466">
      <w:pPr>
        <w:spacing w:line="240" w:lineRule="auto"/>
        <w:rPr>
          <w:rStyle w:val="Enfasidelicata"/>
          <w:sz w:val="28"/>
          <w:szCs w:val="28"/>
        </w:rPr>
      </w:pPr>
    </w:p>
    <w:p w14:paraId="03E80991" w14:textId="77C3C309" w:rsidR="00EE2C0E" w:rsidRDefault="00EE2C0E" w:rsidP="00B83466">
      <w:pPr>
        <w:spacing w:line="240" w:lineRule="auto"/>
        <w:rPr>
          <w:rStyle w:val="Enfasidelicata"/>
          <w:sz w:val="28"/>
          <w:szCs w:val="28"/>
        </w:rPr>
      </w:pPr>
    </w:p>
    <w:p w14:paraId="2C1E156D" w14:textId="1928B278" w:rsidR="00EE2C0E" w:rsidRDefault="00EE2C0E" w:rsidP="00B83466">
      <w:pPr>
        <w:spacing w:line="240" w:lineRule="auto"/>
        <w:rPr>
          <w:rStyle w:val="Enfasidelicata"/>
          <w:sz w:val="28"/>
          <w:szCs w:val="28"/>
        </w:rPr>
      </w:pPr>
    </w:p>
    <w:p w14:paraId="49535E17" w14:textId="1E4D708C" w:rsidR="00EE2C0E" w:rsidRDefault="00EE2C0E" w:rsidP="00B83466">
      <w:pPr>
        <w:spacing w:line="240" w:lineRule="auto"/>
        <w:rPr>
          <w:rStyle w:val="Enfasidelicata"/>
          <w:sz w:val="28"/>
          <w:szCs w:val="28"/>
        </w:rPr>
      </w:pPr>
    </w:p>
    <w:p w14:paraId="1BE37CAF" w14:textId="0133068B" w:rsidR="00EE2C0E" w:rsidRDefault="00EE2C0E" w:rsidP="00B83466">
      <w:pPr>
        <w:spacing w:line="240" w:lineRule="auto"/>
        <w:rPr>
          <w:rStyle w:val="Enfasidelicata"/>
          <w:sz w:val="28"/>
          <w:szCs w:val="28"/>
        </w:rPr>
      </w:pPr>
    </w:p>
    <w:p w14:paraId="1D8EA21E" w14:textId="03EE2568" w:rsidR="00EE2C0E" w:rsidRDefault="00EE2C0E" w:rsidP="00B83466">
      <w:pPr>
        <w:spacing w:line="240" w:lineRule="auto"/>
        <w:rPr>
          <w:rStyle w:val="Enfasidelicata"/>
          <w:sz w:val="28"/>
          <w:szCs w:val="28"/>
        </w:rPr>
      </w:pPr>
    </w:p>
    <w:p w14:paraId="621DB0DA" w14:textId="281687E1" w:rsidR="00EE2C0E" w:rsidRDefault="00EE2C0E" w:rsidP="00B83466">
      <w:pPr>
        <w:spacing w:line="240" w:lineRule="auto"/>
        <w:rPr>
          <w:rStyle w:val="Enfasidelicata"/>
          <w:sz w:val="28"/>
          <w:szCs w:val="28"/>
        </w:rPr>
      </w:pPr>
    </w:p>
    <w:p w14:paraId="03679B75" w14:textId="38C38D61" w:rsidR="00EE2C0E" w:rsidRDefault="00EE2C0E" w:rsidP="00B83466">
      <w:pPr>
        <w:spacing w:line="240" w:lineRule="auto"/>
        <w:rPr>
          <w:rStyle w:val="Enfasidelicata"/>
          <w:sz w:val="28"/>
          <w:szCs w:val="28"/>
        </w:rPr>
      </w:pPr>
    </w:p>
    <w:p w14:paraId="41138CB8" w14:textId="260A3774" w:rsidR="00EE2C0E" w:rsidRDefault="00EE2C0E" w:rsidP="00B83466">
      <w:pPr>
        <w:spacing w:line="240" w:lineRule="auto"/>
        <w:rPr>
          <w:rStyle w:val="Enfasidelicata"/>
          <w:sz w:val="28"/>
          <w:szCs w:val="28"/>
        </w:rPr>
      </w:pPr>
    </w:p>
    <w:p w14:paraId="70FE10FD" w14:textId="5DDEAE6C" w:rsidR="00EE2C0E" w:rsidRDefault="00EE2C0E" w:rsidP="00B83466">
      <w:pPr>
        <w:spacing w:line="240" w:lineRule="auto"/>
        <w:rPr>
          <w:rStyle w:val="Enfasidelicata"/>
          <w:sz w:val="28"/>
          <w:szCs w:val="28"/>
        </w:rPr>
      </w:pPr>
    </w:p>
    <w:p w14:paraId="42D65075" w14:textId="32D96F92" w:rsidR="00EE2C0E" w:rsidRDefault="00EE2C0E" w:rsidP="00B83466">
      <w:pPr>
        <w:spacing w:line="240" w:lineRule="auto"/>
        <w:rPr>
          <w:rStyle w:val="Enfasidelicata"/>
          <w:sz w:val="28"/>
          <w:szCs w:val="28"/>
        </w:rPr>
      </w:pPr>
    </w:p>
    <w:p w14:paraId="5A9A106D" w14:textId="6374FE03" w:rsidR="00EE2C0E" w:rsidRDefault="00EE2C0E" w:rsidP="00B83466">
      <w:pPr>
        <w:spacing w:line="240" w:lineRule="auto"/>
        <w:rPr>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remains inactive for 30 seconds.</w:t>
            </w:r>
          </w:p>
          <w:p w14:paraId="60328BAB"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selects a provided time slot without being inactive 30 seconds.</w:t>
            </w:r>
          </w:p>
          <w:p w14:paraId="11E47685"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1016D8A9" w14:textId="25D94B10" w:rsidR="00775C1D" w:rsidRPr="006A4109" w:rsidRDefault="00775C1D" w:rsidP="00A8618B">
            <w:pPr>
              <w:pStyle w:val="Paragrafoelenco"/>
              <w:ind w:left="357"/>
              <w:jc w:val="both"/>
              <w:rPr>
                <w:rStyle w:val="Enfasidelicata"/>
                <w:i w:val="0"/>
                <w:iCs w:val="0"/>
                <w:sz w:val="28"/>
                <w:szCs w:val="28"/>
              </w:rPr>
            </w:pPr>
            <w:r>
              <w:rPr>
                <w:rStyle w:val="Enfasidelicata"/>
                <w:i w:val="0"/>
                <w:iCs w:val="0"/>
                <w:sz w:val="28"/>
                <w:szCs w:val="28"/>
              </w:rPr>
              <w:t>The user can only</w:t>
            </w:r>
            <w:r w:rsidR="00182C8C">
              <w:rPr>
                <w:rStyle w:val="Enfasidelicata"/>
                <w:i w:val="0"/>
                <w:iCs w:val="0"/>
                <w:sz w:val="28"/>
                <w:szCs w:val="28"/>
              </w:rPr>
              <w:t xml:space="preserve"> </w:t>
            </w:r>
            <w:r w:rsidR="00182C8C" w:rsidRPr="00182C8C">
              <w:rPr>
                <w:rStyle w:val="Enfasidelicata"/>
                <w:i w:val="0"/>
                <w:iCs w:val="0"/>
                <w:sz w:val="28"/>
                <w:szCs w:val="28"/>
              </w:rPr>
              <w:t>s</w:t>
            </w:r>
            <w:r w:rsidR="00182C8C" w:rsidRPr="00A8618B">
              <w:rPr>
                <w:rStyle w:val="Enfasidelicata"/>
                <w:i w:val="0"/>
                <w:iCs w:val="0"/>
                <w:sz w:val="28"/>
                <w:szCs w:val="28"/>
              </w:rPr>
              <w:t>elect</w:t>
            </w:r>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remains inactive for 30 seconds.</w:t>
            </w:r>
          </w:p>
          <w:p w14:paraId="094928D8"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selects a provided store without being inactive 30 seconds.</w:t>
            </w:r>
          </w:p>
          <w:p w14:paraId="4F214C03" w14:textId="77777777" w:rsidR="000A111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74512CB5" w14:textId="4BEABF81" w:rsidR="000A111F" w:rsidRPr="006C6F3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user can </w:t>
            </w:r>
            <w:r w:rsidR="00182C8C">
              <w:rPr>
                <w:rStyle w:val="Enfasidelicata"/>
                <w:i w:val="0"/>
                <w:iCs w:val="0"/>
                <w:sz w:val="28"/>
                <w:szCs w:val="28"/>
              </w:rPr>
              <w:t xml:space="preserve"> only </w:t>
            </w:r>
            <w:r>
              <w:rPr>
                <w:rStyle w:val="Enfasidelicata"/>
                <w:i w:val="0"/>
                <w:iCs w:val="0"/>
                <w:sz w:val="28"/>
                <w:szCs w:val="28"/>
              </w:rPr>
              <w:t xml:space="preserve">select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6F68472"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The user</w:t>
            </w:r>
            <w:r w:rsidR="009B6543">
              <w:rPr>
                <w:rStyle w:val="Enfasidelicata"/>
                <w:i w:val="0"/>
                <w:iCs w:val="0"/>
                <w:sz w:val="28"/>
                <w:szCs w:val="28"/>
              </w:rPr>
              <w:t xml:space="preserve">, after he has been notified by the app, reaches </w:t>
            </w:r>
            <w:r w:rsidRPr="00631266">
              <w:rPr>
                <w:rStyle w:val="Enfasidelicata"/>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Exceptions</w:t>
            </w:r>
          </w:p>
        </w:tc>
        <w:tc>
          <w:tcPr>
            <w:tcW w:w="6815" w:type="dxa"/>
          </w:tcPr>
          <w:p w14:paraId="2B491A7E" w14:textId="78318AED" w:rsidR="00D4110A" w:rsidRPr="007818DD" w:rsidRDefault="003D5695" w:rsidP="00A8618B">
            <w:pPr>
              <w:pStyle w:val="Paragrafoelenco"/>
              <w:numPr>
                <w:ilvl w:val="0"/>
                <w:numId w:val="71"/>
              </w:numPr>
              <w:ind w:left="357" w:hanging="357"/>
              <w:jc w:val="both"/>
              <w:rPr>
                <w:rStyle w:val="Enfasidelicata"/>
                <w:i w:val="0"/>
                <w:iCs w:val="0"/>
                <w:sz w:val="28"/>
                <w:szCs w:val="28"/>
              </w:rPr>
            </w:pPr>
            <w:commentRangeStart w:id="140"/>
            <w:commentRangeStart w:id="141"/>
            <w:commentRangeStart w:id="142"/>
            <w:commentRangeEnd w:id="140"/>
            <w:r>
              <w:rPr>
                <w:rStyle w:val="Rimandocommento"/>
              </w:rPr>
              <w:commentReference w:id="140"/>
            </w:r>
            <w:commentRangeEnd w:id="141"/>
            <w:r w:rsidR="007818DD">
              <w:rPr>
                <w:rStyle w:val="Rimandocommento"/>
              </w:rPr>
              <w:commentReference w:id="141"/>
            </w:r>
            <w:commentRangeEnd w:id="142"/>
            <w:r w:rsidR="007818DD">
              <w:rPr>
                <w:rStyle w:val="Rimandocommento"/>
              </w:rPr>
              <w:commentReference w:id="142"/>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p>
          <w:p w14:paraId="770625CB"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A8618B">
            <w:pPr>
              <w:pStyle w:val="Paragrafoelenco"/>
              <w:numPr>
                <w:ilvl w:val="0"/>
                <w:numId w:val="71"/>
              </w:numPr>
              <w:ind w:left="357" w:hanging="357"/>
              <w:jc w:val="both"/>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Paragrafoelenco"/>
              <w:numPr>
                <w:ilvl w:val="0"/>
                <w:numId w:val="71"/>
              </w:numPr>
              <w:ind w:left="357" w:hanging="357"/>
              <w:jc w:val="both"/>
              <w:rPr>
                <w:rStyle w:val="Enfasidelicata"/>
                <w:i w:val="0"/>
                <w:iCs w:val="0"/>
                <w:sz w:val="28"/>
                <w:szCs w:val="28"/>
              </w:rPr>
            </w:pPr>
            <w:commentRangeStart w:id="143"/>
            <w:commentRangeStart w:id="144"/>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131818C6" w:rsidR="000A111F" w:rsidRPr="00631266" w:rsidRDefault="00EE2C0E"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r w:rsidR="00182C8C">
              <w:rPr>
                <w:rStyle w:val="Enfasidelicata"/>
                <w:i w:val="0"/>
                <w:iCs w:val="0"/>
                <w:sz w:val="28"/>
                <w:szCs w:val="28"/>
              </w:rPr>
              <w:t xml:space="preserve"> </w:t>
            </w:r>
            <w:commentRangeStart w:id="145"/>
            <w:r w:rsidR="00182C8C" w:rsidRPr="00A8618B">
              <w:rPr>
                <w:rStyle w:val="Enfasidelicata"/>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145"/>
            <w:r w:rsidR="00182C8C">
              <w:rPr>
                <w:rStyle w:val="Rimandocommento"/>
              </w:rPr>
              <w:commentReference w:id="145"/>
            </w:r>
            <w:r w:rsidR="00EF0FA7">
              <w:rPr>
                <w:color w:val="000000"/>
                <w:shd w:val="clear" w:color="auto" w:fill="FFFFFF"/>
              </w:rPr>
              <w:t>.</w:t>
            </w:r>
            <w:commentRangeEnd w:id="143"/>
            <w:r w:rsidR="00EF0FA7">
              <w:rPr>
                <w:rStyle w:val="Rimandocommento"/>
              </w:rPr>
              <w:commentReference w:id="143"/>
            </w:r>
            <w:commentRangeEnd w:id="144"/>
            <w:r w:rsidR="00D4110A">
              <w:rPr>
                <w:rStyle w:val="Rimandocommento"/>
              </w:rPr>
              <w:commentReference w:id="144"/>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A8618B">
            <w:pPr>
              <w:pStyle w:val="Paragrafoelenco"/>
              <w:numPr>
                <w:ilvl w:val="0"/>
                <w:numId w:val="61"/>
              </w:numPr>
              <w:jc w:val="both"/>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A8618B">
            <w:pPr>
              <w:pStyle w:val="Paragrafoelenco"/>
              <w:ind w:left="360"/>
              <w:jc w:val="both"/>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A8618B">
            <w:pPr>
              <w:pStyle w:val="Paragrafoelenco"/>
              <w:ind w:left="357"/>
              <w:jc w:val="both"/>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29865801"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11A23B99"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01E8300E"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store manager selects a store between those he manages.</w:t>
            </w:r>
          </w:p>
          <w:p w14:paraId="4388457A"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system redirects the store manager to a page where he can:</w:t>
            </w:r>
          </w:p>
          <w:p w14:paraId="5DDE4298" w14:textId="77777777" w:rsidR="00B55E5A"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See the statistics about entrances of the selected store.</w:t>
            </w:r>
          </w:p>
          <w:p w14:paraId="32ADB9EE" w14:textId="77777777" w:rsidR="00B55E5A" w:rsidRPr="002F480D"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44E30E6F" w14:textId="77777777" w:rsidR="00B55E5A" w:rsidRPr="006B5465"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44F39C59" w14:textId="77777777" w:rsidR="00B55E5A" w:rsidRPr="006C6F3F" w:rsidRDefault="00B55E5A" w:rsidP="00B55E5A">
            <w:pPr>
              <w:pStyle w:val="Paragrafoelenco"/>
              <w:ind w:left="357"/>
              <w:jc w:val="both"/>
              <w:rPr>
                <w:rStyle w:val="Enfasidelicata"/>
                <w:i w:val="0"/>
                <w:iCs w:val="0"/>
                <w:sz w:val="28"/>
                <w:szCs w:val="28"/>
              </w:rPr>
            </w:pPr>
          </w:p>
        </w:tc>
      </w:tr>
    </w:tbl>
    <w:p w14:paraId="3688360B" w14:textId="67FF8275" w:rsidR="00B55E5A" w:rsidRDefault="00B55E5A" w:rsidP="00B55E5A">
      <w:pPr>
        <w:spacing w:line="240" w:lineRule="auto"/>
        <w:rPr>
          <w:rStyle w:val="Enfasidelicata"/>
          <w:sz w:val="28"/>
          <w:szCs w:val="28"/>
        </w:rPr>
      </w:pPr>
    </w:p>
    <w:p w14:paraId="503CB3DF" w14:textId="43CD4508" w:rsidR="00B55E5A" w:rsidRDefault="00B55E5A" w:rsidP="00B55E5A">
      <w:pPr>
        <w:spacing w:line="240" w:lineRule="auto"/>
        <w:rPr>
          <w:rStyle w:val="Enfasidelicata"/>
          <w:sz w:val="28"/>
          <w:szCs w:val="28"/>
        </w:rPr>
      </w:pPr>
    </w:p>
    <w:p w14:paraId="34DE27A3" w14:textId="49A368FD" w:rsidR="00B55E5A" w:rsidRDefault="00B55E5A" w:rsidP="00B55E5A">
      <w:pPr>
        <w:spacing w:line="240" w:lineRule="auto"/>
        <w:rPr>
          <w:rStyle w:val="Enfasidelicata"/>
          <w:sz w:val="28"/>
          <w:szCs w:val="28"/>
        </w:rPr>
      </w:pPr>
    </w:p>
    <w:p w14:paraId="1CFF8469" w14:textId="11876319" w:rsidR="00B55E5A" w:rsidRDefault="00B55E5A" w:rsidP="00B55E5A">
      <w:pPr>
        <w:spacing w:line="240" w:lineRule="auto"/>
        <w:rPr>
          <w:rStyle w:val="Enfasidelicata"/>
          <w:sz w:val="28"/>
          <w:szCs w:val="28"/>
        </w:rPr>
      </w:pPr>
    </w:p>
    <w:p w14:paraId="11F17D58" w14:textId="7862427A" w:rsidR="00B55E5A" w:rsidRDefault="00B55E5A" w:rsidP="00B55E5A">
      <w:pPr>
        <w:spacing w:line="240" w:lineRule="auto"/>
        <w:rPr>
          <w:rStyle w:val="Enfasidelicata"/>
          <w:sz w:val="28"/>
          <w:szCs w:val="28"/>
        </w:rPr>
      </w:pPr>
    </w:p>
    <w:p w14:paraId="6C9D3449" w14:textId="65EBB8FF" w:rsidR="00B55E5A" w:rsidRDefault="00B55E5A" w:rsidP="00B55E5A">
      <w:pPr>
        <w:spacing w:line="240" w:lineRule="auto"/>
        <w:rPr>
          <w:rStyle w:val="Enfasidelicata"/>
          <w:sz w:val="28"/>
          <w:szCs w:val="28"/>
        </w:rPr>
      </w:pPr>
    </w:p>
    <w:p w14:paraId="1F24FECF" w14:textId="694FFB73" w:rsidR="00B55E5A" w:rsidRDefault="00B55E5A" w:rsidP="00B55E5A">
      <w:pPr>
        <w:spacing w:line="240" w:lineRule="auto"/>
        <w:rPr>
          <w:rStyle w:val="Enfasidelicata"/>
          <w:sz w:val="28"/>
          <w:szCs w:val="28"/>
        </w:rPr>
      </w:pPr>
    </w:p>
    <w:p w14:paraId="3C6E6A15" w14:textId="72E87268" w:rsidR="00B55E5A" w:rsidRDefault="00B55E5A" w:rsidP="00B55E5A">
      <w:pPr>
        <w:spacing w:line="240" w:lineRule="auto"/>
        <w:rPr>
          <w:rStyle w:val="Enfasidelicata"/>
          <w:sz w:val="28"/>
          <w:szCs w:val="28"/>
        </w:rPr>
      </w:pPr>
    </w:p>
    <w:p w14:paraId="5A79E442" w14:textId="1136A826" w:rsidR="00B55E5A" w:rsidRDefault="00B55E5A" w:rsidP="00B55E5A">
      <w:pPr>
        <w:spacing w:line="240" w:lineRule="auto"/>
        <w:rPr>
          <w:rStyle w:val="Enfasidelicata"/>
          <w:sz w:val="28"/>
          <w:szCs w:val="28"/>
        </w:rPr>
      </w:pPr>
    </w:p>
    <w:p w14:paraId="78DD6A0E" w14:textId="613A9A63" w:rsidR="00B55E5A" w:rsidRDefault="00B55E5A" w:rsidP="00B55E5A">
      <w:pPr>
        <w:spacing w:line="240" w:lineRule="auto"/>
        <w:rPr>
          <w:rStyle w:val="Enfasidelicata"/>
          <w:sz w:val="28"/>
          <w:szCs w:val="28"/>
        </w:rPr>
      </w:pPr>
    </w:p>
    <w:p w14:paraId="2041B92F" w14:textId="146A0529" w:rsidR="00B55E5A" w:rsidRDefault="00B55E5A" w:rsidP="00B55E5A">
      <w:pPr>
        <w:spacing w:line="240" w:lineRule="auto"/>
        <w:rPr>
          <w:rStyle w:val="Enfasidelicata"/>
          <w:sz w:val="28"/>
          <w:szCs w:val="28"/>
        </w:rPr>
      </w:pPr>
    </w:p>
    <w:p w14:paraId="4254BB81" w14:textId="594D962B" w:rsidR="0073751A" w:rsidRDefault="0073751A" w:rsidP="00A8618B">
      <w:pPr>
        <w:spacing w:line="240" w:lineRule="auto"/>
        <w:rPr>
          <w:rStyle w:val="Enfasidelicata"/>
          <w:sz w:val="28"/>
          <w:szCs w:val="28"/>
        </w:rPr>
      </w:pPr>
    </w:p>
    <w:p w14:paraId="317EFB60" w14:textId="77777777" w:rsidR="0073751A" w:rsidRPr="007C71D7" w:rsidRDefault="0073751A" w:rsidP="0073751A">
      <w:pPr>
        <w:pStyle w:val="Paragrafoelenco"/>
        <w:numPr>
          <w:ilvl w:val="0"/>
          <w:numId w:val="42"/>
        </w:numPr>
        <w:spacing w:line="240" w:lineRule="auto"/>
        <w:rPr>
          <w:rStyle w:val="Enfasidelicata"/>
          <w:sz w:val="28"/>
          <w:szCs w:val="28"/>
        </w:rPr>
      </w:pPr>
      <w:r>
        <w:rPr>
          <w:rStyle w:val="Enfasidelicata"/>
          <w:sz w:val="28"/>
          <w:szCs w:val="28"/>
        </w:rPr>
        <w:lastRenderedPageBreak/>
        <w:t>Register Store</w:t>
      </w:r>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5F2DE634"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2E45FC6C"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2D5BD435"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 xml:space="preserve">The store manager clicks on the </w:t>
            </w:r>
            <w:r w:rsidRPr="00A8618B">
              <w:rPr>
                <w:rStyle w:val="Enfasidelicata"/>
                <w:sz w:val="28"/>
                <w:szCs w:val="28"/>
              </w:rPr>
              <w:t>“Add store”</w:t>
            </w:r>
            <w:r w:rsidRPr="00034636">
              <w:rPr>
                <w:rStyle w:val="Enfasidelicata"/>
                <w:i w:val="0"/>
                <w:iCs w:val="0"/>
                <w:sz w:val="28"/>
                <w:szCs w:val="28"/>
              </w:rPr>
              <w:t xml:space="preserve"> button.</w:t>
            </w:r>
          </w:p>
          <w:p w14:paraId="36E8C368"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system redirects the store manager to a page where he can add a store.</w:t>
            </w:r>
          </w:p>
          <w:p w14:paraId="1A9D319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name</w:t>
            </w:r>
            <w:r>
              <w:rPr>
                <w:rStyle w:val="Enfasidelicata"/>
                <w:i w:val="0"/>
                <w:iCs w:val="0"/>
                <w:sz w:val="28"/>
                <w:szCs w:val="28"/>
              </w:rPr>
              <w:t>.</w:t>
            </w:r>
          </w:p>
          <w:p w14:paraId="1B8357C7" w14:textId="77777777" w:rsidR="0073751A"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location</w:t>
            </w:r>
            <w:r>
              <w:rPr>
                <w:rStyle w:val="Enfasidelicata"/>
                <w:i w:val="0"/>
                <w:iCs w:val="0"/>
                <w:sz w:val="28"/>
                <w:szCs w:val="28"/>
              </w:rPr>
              <w:t>.</w:t>
            </w:r>
          </w:p>
          <w:p w14:paraId="18CB277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dimension.</w:t>
            </w:r>
          </w:p>
          <w:p w14:paraId="44B4CBBA" w14:textId="77777777" w:rsidR="0073751A" w:rsidRPr="00A8618B" w:rsidRDefault="0073751A" w:rsidP="009B0963">
            <w:pPr>
              <w:pStyle w:val="Paragrafoelenco"/>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Paragrafoelenco"/>
              <w:numPr>
                <w:ilvl w:val="0"/>
                <w:numId w:val="96"/>
              </w:numPr>
              <w:ind w:left="357" w:hanging="357"/>
              <w:jc w:val="both"/>
              <w:rPr>
                <w:rStyle w:val="Enfasidelicata"/>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73ED3A0E" w14:textId="77777777" w:rsidR="0073751A" w:rsidRPr="006B5465"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213F3C25" w14:textId="77777777" w:rsidR="0073751A" w:rsidRDefault="0073751A" w:rsidP="009B0963">
            <w:pPr>
              <w:pStyle w:val="Paragrafoelenco"/>
              <w:numPr>
                <w:ilvl w:val="0"/>
                <w:numId w:val="97"/>
              </w:numPr>
              <w:ind w:left="357" w:hanging="357"/>
              <w:jc w:val="both"/>
              <w:rPr>
                <w:rStyle w:val="Enfasidelicata"/>
                <w:i w:val="0"/>
                <w:iCs w:val="0"/>
                <w:sz w:val="28"/>
                <w:szCs w:val="28"/>
              </w:rPr>
            </w:pPr>
            <w:r>
              <w:rPr>
                <w:rStyle w:val="Enfasidelicata"/>
                <w:i w:val="0"/>
                <w:iCs w:val="0"/>
                <w:sz w:val="28"/>
                <w:szCs w:val="28"/>
              </w:rPr>
              <w:t xml:space="preserve">One </w:t>
            </w:r>
            <w:proofErr w:type="spellStart"/>
            <w:r>
              <w:rPr>
                <w:rStyle w:val="Enfasidelicata"/>
                <w:i w:val="0"/>
                <w:iCs w:val="0"/>
                <w:sz w:val="28"/>
                <w:szCs w:val="28"/>
              </w:rPr>
              <w:t>ore</w:t>
            </w:r>
            <w:proofErr w:type="spellEnd"/>
            <w:r>
              <w:rPr>
                <w:rStyle w:val="Enfasidelicata"/>
                <w:i w:val="0"/>
                <w:iCs w:val="0"/>
                <w:sz w:val="28"/>
                <w:szCs w:val="28"/>
              </w:rPr>
              <w:t xml:space="preserve"> more input inserted by the store manager are invalid.</w:t>
            </w:r>
          </w:p>
          <w:p w14:paraId="11F316D5" w14:textId="77777777" w:rsidR="0073751A" w:rsidRPr="006C6F3F" w:rsidRDefault="0073751A" w:rsidP="009B0963">
            <w:pPr>
              <w:pStyle w:val="Paragrafoelenco"/>
              <w:ind w:left="357"/>
              <w:jc w:val="both"/>
              <w:rPr>
                <w:rStyle w:val="Enfasidelicata"/>
                <w:i w:val="0"/>
                <w:iCs w:val="0"/>
                <w:sz w:val="28"/>
                <w:szCs w:val="28"/>
              </w:rPr>
            </w:pPr>
            <w:r>
              <w:rPr>
                <w:rStyle w:val="Enfasidelicata"/>
                <w:i w:val="0"/>
                <w:iCs w:val="0"/>
                <w:sz w:val="28"/>
                <w:szCs w:val="28"/>
              </w:rPr>
              <w:t xml:space="preserve">The system notifies the store manager that an error has occurred. The </w:t>
            </w:r>
            <w:r w:rsidRPr="00A8618B">
              <w:rPr>
                <w:rStyle w:val="Enfasidelicata"/>
                <w:sz w:val="28"/>
                <w:szCs w:val="28"/>
              </w:rPr>
              <w:t>Events Flow</w:t>
            </w:r>
            <w:r>
              <w:rPr>
                <w:rStyle w:val="Enfasidelicata"/>
                <w:i w:val="0"/>
                <w:iCs w:val="0"/>
                <w:sz w:val="28"/>
                <w:szCs w:val="28"/>
              </w:rPr>
              <w:t xml:space="preserve"> starts again from event 3.</w:t>
            </w:r>
          </w:p>
        </w:tc>
      </w:tr>
    </w:tbl>
    <w:p w14:paraId="16C86301" w14:textId="77777777" w:rsidR="0073751A" w:rsidRPr="00290739" w:rsidRDefault="0073751A" w:rsidP="0073751A">
      <w:pPr>
        <w:spacing w:line="240" w:lineRule="auto"/>
        <w:rPr>
          <w:rStyle w:val="Enfasidelicata"/>
          <w:sz w:val="36"/>
          <w:szCs w:val="36"/>
        </w:rPr>
      </w:pPr>
      <w:r w:rsidRPr="00290739">
        <w:rPr>
          <w:rStyle w:val="Enfasidelicata"/>
          <w:sz w:val="36"/>
          <w:szCs w:val="36"/>
        </w:rPr>
        <w:br/>
      </w:r>
    </w:p>
    <w:p w14:paraId="208ADA6F" w14:textId="77777777" w:rsidR="0073751A" w:rsidRDefault="0073751A" w:rsidP="0073751A">
      <w:pPr>
        <w:spacing w:line="240" w:lineRule="auto"/>
        <w:rPr>
          <w:rStyle w:val="Enfasidelicata"/>
          <w:sz w:val="36"/>
          <w:szCs w:val="36"/>
        </w:rPr>
      </w:pPr>
    </w:p>
    <w:p w14:paraId="09EA893A" w14:textId="77777777" w:rsidR="0073751A" w:rsidRDefault="0073751A" w:rsidP="0073751A">
      <w:pPr>
        <w:spacing w:line="240" w:lineRule="auto"/>
        <w:rPr>
          <w:rStyle w:val="Enfasidelicata"/>
          <w:sz w:val="36"/>
          <w:szCs w:val="36"/>
        </w:rPr>
      </w:pPr>
    </w:p>
    <w:p w14:paraId="059F32B1" w14:textId="77777777" w:rsidR="0073751A" w:rsidRDefault="0073751A" w:rsidP="0073751A">
      <w:pPr>
        <w:spacing w:line="240" w:lineRule="auto"/>
        <w:rPr>
          <w:rStyle w:val="Enfasidelicata"/>
          <w:sz w:val="36"/>
          <w:szCs w:val="36"/>
        </w:rPr>
      </w:pPr>
    </w:p>
    <w:p w14:paraId="476861C1" w14:textId="77777777" w:rsidR="0073751A" w:rsidRDefault="0073751A" w:rsidP="0073751A">
      <w:pPr>
        <w:spacing w:line="240" w:lineRule="auto"/>
        <w:rPr>
          <w:rStyle w:val="Enfasidelicata"/>
          <w:sz w:val="36"/>
          <w:szCs w:val="36"/>
        </w:rPr>
      </w:pPr>
    </w:p>
    <w:p w14:paraId="0A7AFE76" w14:textId="77777777" w:rsidR="0073751A" w:rsidRDefault="0073751A" w:rsidP="0073751A">
      <w:pPr>
        <w:spacing w:line="240" w:lineRule="auto"/>
        <w:rPr>
          <w:rStyle w:val="Enfasidelicata"/>
          <w:sz w:val="36"/>
          <w:szCs w:val="36"/>
        </w:rPr>
      </w:pPr>
    </w:p>
    <w:p w14:paraId="2B80A413" w14:textId="77777777" w:rsidR="0073751A" w:rsidRDefault="0073751A" w:rsidP="0073751A">
      <w:pPr>
        <w:spacing w:line="240" w:lineRule="auto"/>
        <w:rPr>
          <w:rStyle w:val="Enfasidelicata"/>
          <w:sz w:val="36"/>
          <w:szCs w:val="36"/>
        </w:rPr>
      </w:pPr>
    </w:p>
    <w:p w14:paraId="01233104" w14:textId="77777777" w:rsidR="0073751A" w:rsidRDefault="0073751A" w:rsidP="0073751A">
      <w:pPr>
        <w:spacing w:line="240" w:lineRule="auto"/>
        <w:rPr>
          <w:rStyle w:val="Enfasidelicata"/>
          <w:sz w:val="36"/>
          <w:szCs w:val="36"/>
        </w:rPr>
      </w:pPr>
    </w:p>
    <w:p w14:paraId="3E1C1E33" w14:textId="77777777" w:rsidR="0073751A" w:rsidRDefault="0073751A" w:rsidP="0073751A">
      <w:pPr>
        <w:spacing w:line="240" w:lineRule="auto"/>
        <w:rPr>
          <w:rStyle w:val="Enfasidelicata"/>
          <w:sz w:val="36"/>
          <w:szCs w:val="36"/>
        </w:rPr>
      </w:pPr>
    </w:p>
    <w:p w14:paraId="57BF69C3" w14:textId="77777777" w:rsidR="0073751A" w:rsidRDefault="0073751A" w:rsidP="0073751A">
      <w:pPr>
        <w:spacing w:line="240" w:lineRule="auto"/>
        <w:rPr>
          <w:rStyle w:val="Enfasidelicata"/>
          <w:sz w:val="36"/>
          <w:szCs w:val="36"/>
        </w:rPr>
      </w:pPr>
    </w:p>
    <w:p w14:paraId="1086C3EB" w14:textId="77777777" w:rsidR="0073751A" w:rsidRDefault="0073751A">
      <w:pPr>
        <w:rPr>
          <w:rStyle w:val="Enfasidelicata"/>
          <w:sz w:val="28"/>
          <w:szCs w:val="28"/>
        </w:rPr>
      </w:pPr>
      <w:r>
        <w:rPr>
          <w:rStyle w:val="Enfasidelicata"/>
          <w:sz w:val="28"/>
          <w:szCs w:val="28"/>
        </w:rPr>
        <w:br w:type="page"/>
      </w:r>
    </w:p>
    <w:p w14:paraId="0718B111" w14:textId="7DA84A55" w:rsidR="00B55E5A" w:rsidRDefault="0073751A" w:rsidP="00A8618B">
      <w:pPr>
        <w:spacing w:line="240" w:lineRule="auto"/>
        <w:rPr>
          <w:rStyle w:val="Enfasidelicata"/>
          <w:sz w:val="28"/>
          <w:szCs w:val="28"/>
        </w:rPr>
      </w:pPr>
      <w:r>
        <w:rPr>
          <w:rStyle w:val="Enfasidelicata"/>
          <w:sz w:val="28"/>
          <w:szCs w:val="28"/>
        </w:rPr>
        <w:lastRenderedPageBreak/>
        <w:tab/>
        <w:t>B.</w:t>
      </w:r>
      <w:r w:rsidR="001C2B21">
        <w:rPr>
          <w:rStyle w:val="Enfasidelicata"/>
          <w:sz w:val="28"/>
          <w:szCs w:val="28"/>
        </w:rPr>
        <w:t>2.1</w:t>
      </w:r>
      <w:r>
        <w:rPr>
          <w:rStyle w:val="Enfasidelicata"/>
          <w:sz w:val="28"/>
          <w:szCs w:val="28"/>
        </w:rPr>
        <w:t>3) Use case to functional requirement mapping:</w:t>
      </w:r>
    </w:p>
    <w:tbl>
      <w:tblPr>
        <w:tblStyle w:val="Grigliatabella"/>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46"/>
            <w:commentRangeEnd w:id="146"/>
            <w:r w:rsidRPr="00295A63">
              <w:rPr>
                <w:rStyle w:val="Rimandocommento"/>
                <w:sz w:val="24"/>
                <w:szCs w:val="24"/>
              </w:rPr>
              <w:commentReference w:id="146"/>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77777777" w:rsidR="0073751A" w:rsidRPr="00295A63" w:rsidRDefault="0073751A" w:rsidP="009B0963">
            <w:pPr>
              <w:rPr>
                <w:szCs w:val="24"/>
              </w:rPr>
            </w:pPr>
            <w:r w:rsidRPr="00295A63">
              <w:rPr>
                <w:szCs w:val="24"/>
              </w:rPr>
              <w:t>R8.2)</w:t>
            </w:r>
            <w:r w:rsidRPr="00295A63">
              <w:rPr>
                <w:b/>
                <w:szCs w:val="24"/>
              </w:rPr>
              <w:t xml:space="preserve"> The system shall </w:t>
            </w:r>
            <w:r w:rsidRPr="00295A63">
              <w:rPr>
                <w:szCs w:val="24"/>
              </w:rPr>
              <w:t>n</w:t>
            </w:r>
            <w:r w:rsidRPr="00295A63">
              <w:rPr>
                <w:bCs/>
                <w:szCs w:val="24"/>
              </w:rPr>
              <w:t>otify the user who has been inactive for 30 seconds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47" w:author="Cristian Sbrolli" w:date="2020-12-20T11:47:00Z">
              <w:r w:rsidR="0031699F">
                <w:rPr>
                  <w:color w:val="000000"/>
                  <w:szCs w:val="24"/>
                  <w:shd w:val="clear" w:color="auto" w:fill="FFFFFF"/>
                </w:rPr>
                <w:t>.</w:t>
              </w:r>
            </w:ins>
            <w:del w:id="148"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77777777"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49"/>
            <w:commentRangeEnd w:id="149"/>
            <w:r w:rsidRPr="00295A63">
              <w:rPr>
                <w:rStyle w:val="Rimandocommento"/>
                <w:sz w:val="24"/>
                <w:szCs w:val="24"/>
              </w:rPr>
              <w:commentReference w:id="149"/>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77777777"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50"/>
            <w:commentRangeEnd w:id="150"/>
            <w:r w:rsidRPr="00295A63">
              <w:rPr>
                <w:rStyle w:val="Rimandocommento"/>
                <w:sz w:val="24"/>
                <w:szCs w:val="24"/>
              </w:rPr>
              <w:commentReference w:id="150"/>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51"/>
            <w:commentRangeEnd w:id="151"/>
            <w:r w:rsidRPr="00295A63">
              <w:rPr>
                <w:rStyle w:val="Rimandocommento"/>
                <w:b/>
                <w:bCs/>
                <w:sz w:val="24"/>
                <w:szCs w:val="24"/>
              </w:rPr>
              <w:commentReference w:id="151"/>
            </w:r>
            <w:r w:rsidRPr="00295A63">
              <w:rPr>
                <w:szCs w:val="24"/>
              </w:rPr>
              <w:t xml:space="preserve"> allow the user to scan its QR code in entrance through the turnstiles</w:t>
            </w:r>
            <w:commentRangeStart w:id="152"/>
            <w:commentRangeEnd w:id="152"/>
            <w:r w:rsidRPr="00295A63">
              <w:rPr>
                <w:rStyle w:val="Rimandocommento"/>
                <w:sz w:val="24"/>
                <w:szCs w:val="24"/>
              </w:rPr>
              <w:commentReference w:id="152"/>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53"/>
            <w:commentRangeEnd w:id="153"/>
            <w:r w:rsidRPr="00295A63">
              <w:rPr>
                <w:rStyle w:val="Rimandocommento"/>
                <w:b/>
                <w:bCs/>
                <w:sz w:val="24"/>
                <w:szCs w:val="24"/>
              </w:rPr>
              <w:commentReference w:id="153"/>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77777777" w:rsidR="0073751A" w:rsidRPr="000F66EE" w:rsidRDefault="0073751A" w:rsidP="009B0963">
            <w:pPr>
              <w:rPr>
                <w:szCs w:val="24"/>
              </w:rPr>
            </w:pPr>
            <w:r w:rsidRPr="000F66EE">
              <w:rPr>
                <w:szCs w:val="24"/>
              </w:rPr>
              <w:t>R12)</w:t>
            </w:r>
            <w:r w:rsidRPr="00295A63">
              <w:rPr>
                <w:b/>
                <w:bCs/>
                <w:szCs w:val="24"/>
              </w:rPr>
              <w:t xml:space="preserve"> The system shall</w:t>
            </w:r>
            <w:r w:rsidRPr="00295A63">
              <w:rPr>
                <w:szCs w:val="24"/>
              </w:rPr>
              <w:t xml:space="preserve"> inform users periodically of the (at most) 10 closest stores' available time slots for the day (R12.1,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54" w:author="Cristian Sbrolli" w:date="2020-12-20T11:45:00Z">
              <w:r w:rsidR="0031699F">
                <w:rPr>
                  <w:szCs w:val="24"/>
                </w:rPr>
                <w:t>e in any day.</w:t>
              </w:r>
            </w:ins>
            <w:del w:id="155"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4F683FB6" w:rsidR="00C66B71" w:rsidRDefault="0073751A" w:rsidP="00290739">
      <w:pPr>
        <w:spacing w:line="240" w:lineRule="auto"/>
        <w:rPr>
          <w:rStyle w:val="Enfasidelicata"/>
          <w:sz w:val="36"/>
          <w:szCs w:val="36"/>
        </w:rPr>
      </w:pPr>
      <w:r>
        <w:rPr>
          <w:rStyle w:val="Enfasidelicata"/>
          <w:sz w:val="36"/>
          <w:szCs w:val="36"/>
        </w:rPr>
        <w:lastRenderedPageBreak/>
        <w:t>B</w:t>
      </w:r>
      <w:r w:rsidR="00C66B71">
        <w:rPr>
          <w:rStyle w:val="Enfasidelicata"/>
          <w:sz w:val="36"/>
          <w:szCs w:val="36"/>
        </w:rPr>
        <w:t>.3)</w:t>
      </w:r>
      <w:r w:rsidR="00C66B71">
        <w:rPr>
          <w:rStyle w:val="Enfasidelicata"/>
          <w:sz w:val="36"/>
          <w:szCs w:val="36"/>
        </w:rPr>
        <w:tab/>
        <w:t xml:space="preserve"> Use Case Diagrams</w:t>
      </w:r>
    </w:p>
    <w:p w14:paraId="33CA92DA" w14:textId="32C01F7D" w:rsidR="00C66B71" w:rsidDel="00775DC4" w:rsidRDefault="00333516" w:rsidP="00631394">
      <w:pPr>
        <w:pStyle w:val="Paragrafoelenco"/>
        <w:numPr>
          <w:ilvl w:val="0"/>
          <w:numId w:val="98"/>
        </w:numPr>
        <w:spacing w:line="240" w:lineRule="auto"/>
        <w:rPr>
          <w:del w:id="156" w:author="Giorgio Romeo" w:date="2020-12-20T12:18:00Z"/>
          <w:rStyle w:val="Enfasidelicata"/>
          <w:sz w:val="36"/>
          <w:szCs w:val="36"/>
        </w:rPr>
        <w:pPrChange w:id="157" w:author="Giorgio Romeo" w:date="2020-12-20T12:18:00Z">
          <w:pPr>
            <w:pStyle w:val="Paragrafoelenco"/>
            <w:numPr>
              <w:numId w:val="98"/>
            </w:numPr>
            <w:spacing w:line="240" w:lineRule="auto"/>
            <w:ind w:left="1352" w:hanging="360"/>
          </w:pPr>
        </w:pPrChange>
      </w:pPr>
      <w:del w:id="158" w:author="Giorgio Romeo" w:date="2020-12-20T12:17:00Z">
        <w:r w:rsidDel="00775DC4">
          <w:rPr>
            <w:i/>
            <w:iCs/>
            <w:noProof/>
            <w:sz w:val="36"/>
            <w:szCs w:val="36"/>
          </w:rPr>
          <w:drawing>
            <wp:anchor distT="0" distB="0" distL="114300" distR="114300" simplePos="0" relativeHeight="251686912" behindDoc="0" locked="0" layoutInCell="1" allowOverlap="1" wp14:anchorId="4AE0520B" wp14:editId="131A4D6C">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4">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del>
      <w:r w:rsidRPr="00775DC4">
        <w:rPr>
          <w:rStyle w:val="Enfasidelicata"/>
          <w:sz w:val="36"/>
          <w:szCs w:val="36"/>
          <w:rPrChange w:id="159" w:author="Giorgio Romeo" w:date="2020-12-20T12:18:00Z">
            <w:rPr>
              <w:rStyle w:val="Enfasidelicata"/>
              <w:sz w:val="36"/>
              <w:szCs w:val="36"/>
            </w:rPr>
          </w:rPrChange>
        </w:rPr>
        <w:t>User use case diagram</w:t>
      </w:r>
    </w:p>
    <w:p w14:paraId="3EE06973" w14:textId="7023C4C4" w:rsidR="00333516" w:rsidRPr="00775DC4" w:rsidRDefault="00333516" w:rsidP="00631394">
      <w:pPr>
        <w:pStyle w:val="Paragrafoelenco"/>
        <w:numPr>
          <w:ilvl w:val="0"/>
          <w:numId w:val="98"/>
        </w:numPr>
        <w:spacing w:line="240" w:lineRule="auto"/>
        <w:rPr>
          <w:rStyle w:val="Enfasidelicata"/>
          <w:sz w:val="36"/>
          <w:szCs w:val="36"/>
          <w:rPrChange w:id="160" w:author="Giorgio Romeo" w:date="2020-12-20T12:18:00Z">
            <w:rPr>
              <w:rStyle w:val="Enfasidelicata"/>
              <w:sz w:val="36"/>
              <w:szCs w:val="36"/>
            </w:rPr>
          </w:rPrChange>
        </w:rPr>
        <w:pPrChange w:id="161" w:author="Giorgio Romeo" w:date="2020-12-20T12:18:00Z">
          <w:pPr>
            <w:spacing w:line="240" w:lineRule="auto"/>
          </w:pPr>
        </w:pPrChange>
      </w:pPr>
    </w:p>
    <w:p w14:paraId="0CDB310E" w14:textId="4FF58D93" w:rsidR="00775DC4" w:rsidRDefault="00775DC4" w:rsidP="00775DC4">
      <w:pPr>
        <w:pStyle w:val="Paragrafoelenco"/>
        <w:spacing w:line="240" w:lineRule="auto"/>
        <w:ind w:left="1352"/>
        <w:rPr>
          <w:ins w:id="162" w:author="Giorgio Romeo" w:date="2020-12-20T12:21:00Z"/>
          <w:rStyle w:val="Enfasidelicata"/>
          <w:sz w:val="36"/>
          <w:szCs w:val="36"/>
        </w:rPr>
      </w:pPr>
    </w:p>
    <w:p w14:paraId="1A450FAE" w14:textId="0F84CC0A" w:rsidR="00775DC4" w:rsidRDefault="00775DC4" w:rsidP="00775DC4">
      <w:pPr>
        <w:pStyle w:val="Paragrafoelenco"/>
        <w:spacing w:line="240" w:lineRule="auto"/>
        <w:ind w:left="1352"/>
        <w:rPr>
          <w:ins w:id="163" w:author="Giorgio Romeo" w:date="2020-12-20T12:21:00Z"/>
          <w:rStyle w:val="Enfasidelicata"/>
          <w:sz w:val="36"/>
          <w:szCs w:val="36"/>
        </w:rPr>
        <w:pPrChange w:id="164" w:author="Giorgio Romeo" w:date="2020-12-20T12:21:00Z">
          <w:pPr>
            <w:pStyle w:val="Paragrafoelenco"/>
            <w:numPr>
              <w:numId w:val="98"/>
            </w:numPr>
            <w:spacing w:line="240" w:lineRule="auto"/>
            <w:ind w:left="1352" w:hanging="360"/>
          </w:pPr>
        </w:pPrChange>
      </w:pPr>
      <w:ins w:id="165" w:author="Giorgio Romeo" w:date="2020-12-20T12:18:00Z">
        <w:r>
          <w:rPr>
            <w:i/>
            <w:iCs/>
            <w:noProof/>
            <w:sz w:val="36"/>
            <w:szCs w:val="36"/>
          </w:rPr>
          <w:drawing>
            <wp:anchor distT="0" distB="0" distL="114300" distR="114300" simplePos="0" relativeHeight="251688960" behindDoc="0" locked="0" layoutInCell="1" allowOverlap="1" wp14:anchorId="78469529" wp14:editId="74945600">
              <wp:simplePos x="0" y="0"/>
              <wp:positionH relativeFrom="margin">
                <wp:align>left</wp:align>
              </wp:positionH>
              <wp:positionV relativeFrom="paragraph">
                <wp:posOffset>4445</wp:posOffset>
              </wp:positionV>
              <wp:extent cx="5755640" cy="3406140"/>
              <wp:effectExtent l="0" t="0" r="0" b="381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5755640" cy="3406140"/>
                      </a:xfrm>
                      <a:prstGeom prst="rect">
                        <a:avLst/>
                      </a:prstGeom>
                    </pic:spPr>
                  </pic:pic>
                </a:graphicData>
              </a:graphic>
              <wp14:sizeRelH relativeFrom="margin">
                <wp14:pctWidth>0</wp14:pctWidth>
              </wp14:sizeRelH>
              <wp14:sizeRelV relativeFrom="margin">
                <wp14:pctHeight>0</wp14:pctHeight>
              </wp14:sizeRelV>
            </wp:anchor>
          </w:drawing>
        </w:r>
      </w:ins>
    </w:p>
    <w:p w14:paraId="07EF9AF9" w14:textId="79B42AF1" w:rsidR="00775DC4" w:rsidRDefault="00775DC4" w:rsidP="00775DC4">
      <w:pPr>
        <w:spacing w:line="240" w:lineRule="auto"/>
        <w:ind w:left="992"/>
        <w:rPr>
          <w:ins w:id="166" w:author="Giorgio Romeo" w:date="2020-12-20T12:21:00Z"/>
          <w:rStyle w:val="Enfasidelicata"/>
          <w:sz w:val="36"/>
          <w:szCs w:val="36"/>
        </w:rPr>
      </w:pPr>
    </w:p>
    <w:p w14:paraId="0FE063F4" w14:textId="2E67399F" w:rsidR="00775DC4" w:rsidRDefault="00775DC4" w:rsidP="00775DC4">
      <w:pPr>
        <w:spacing w:line="240" w:lineRule="auto"/>
        <w:ind w:left="992"/>
        <w:rPr>
          <w:ins w:id="167" w:author="Giorgio Romeo" w:date="2020-12-20T12:21:00Z"/>
          <w:rStyle w:val="Enfasidelicata"/>
          <w:sz w:val="36"/>
          <w:szCs w:val="36"/>
        </w:rPr>
      </w:pPr>
    </w:p>
    <w:p w14:paraId="491A4228" w14:textId="0F68D79E" w:rsidR="00775DC4" w:rsidRDefault="00775DC4" w:rsidP="00775DC4">
      <w:pPr>
        <w:spacing w:line="240" w:lineRule="auto"/>
        <w:ind w:left="992"/>
        <w:rPr>
          <w:ins w:id="168" w:author="Giorgio Romeo" w:date="2020-12-20T12:21:00Z"/>
          <w:rStyle w:val="Enfasidelicata"/>
          <w:sz w:val="36"/>
          <w:szCs w:val="36"/>
        </w:rPr>
      </w:pPr>
    </w:p>
    <w:p w14:paraId="44248F21" w14:textId="4993D0CF" w:rsidR="00775DC4" w:rsidRDefault="00775DC4" w:rsidP="00775DC4">
      <w:pPr>
        <w:spacing w:line="240" w:lineRule="auto"/>
        <w:ind w:left="992"/>
        <w:rPr>
          <w:ins w:id="169" w:author="Giorgio Romeo" w:date="2020-12-20T12:21:00Z"/>
          <w:rStyle w:val="Enfasidelicata"/>
          <w:sz w:val="36"/>
          <w:szCs w:val="36"/>
        </w:rPr>
      </w:pPr>
    </w:p>
    <w:p w14:paraId="46BE7DA6" w14:textId="14E72B17" w:rsidR="00775DC4" w:rsidRDefault="00775DC4" w:rsidP="00775DC4">
      <w:pPr>
        <w:spacing w:line="240" w:lineRule="auto"/>
        <w:ind w:left="992"/>
        <w:rPr>
          <w:ins w:id="170" w:author="Giorgio Romeo" w:date="2020-12-20T12:21:00Z"/>
          <w:rStyle w:val="Enfasidelicata"/>
          <w:sz w:val="36"/>
          <w:szCs w:val="36"/>
        </w:rPr>
      </w:pPr>
    </w:p>
    <w:p w14:paraId="036CC669" w14:textId="7F044E55" w:rsidR="00775DC4" w:rsidRDefault="00775DC4" w:rsidP="00775DC4">
      <w:pPr>
        <w:spacing w:line="240" w:lineRule="auto"/>
        <w:ind w:left="992"/>
        <w:rPr>
          <w:ins w:id="171" w:author="Giorgio Romeo" w:date="2020-12-20T12:21:00Z"/>
          <w:rStyle w:val="Enfasidelicata"/>
          <w:sz w:val="36"/>
          <w:szCs w:val="36"/>
        </w:rPr>
      </w:pPr>
    </w:p>
    <w:p w14:paraId="633E08D0" w14:textId="5DE5102B" w:rsidR="00775DC4" w:rsidRDefault="00775DC4" w:rsidP="00775DC4">
      <w:pPr>
        <w:spacing w:line="240" w:lineRule="auto"/>
        <w:ind w:left="992"/>
        <w:rPr>
          <w:ins w:id="172" w:author="Giorgio Romeo" w:date="2020-12-20T12:21:00Z"/>
          <w:rStyle w:val="Enfasidelicata"/>
          <w:sz w:val="36"/>
          <w:szCs w:val="36"/>
        </w:rPr>
      </w:pPr>
    </w:p>
    <w:p w14:paraId="37AA1E15" w14:textId="1450EB04" w:rsidR="00775DC4" w:rsidRDefault="00775DC4" w:rsidP="00775DC4">
      <w:pPr>
        <w:spacing w:line="240" w:lineRule="auto"/>
        <w:ind w:left="992"/>
        <w:rPr>
          <w:ins w:id="173" w:author="Giorgio Romeo" w:date="2020-12-20T12:21:00Z"/>
          <w:rStyle w:val="Enfasidelicata"/>
          <w:sz w:val="36"/>
          <w:szCs w:val="36"/>
        </w:rPr>
      </w:pPr>
    </w:p>
    <w:p w14:paraId="7F54B4B1" w14:textId="77777777" w:rsidR="00775DC4" w:rsidRPr="00775DC4" w:rsidRDefault="00775DC4" w:rsidP="00775DC4">
      <w:pPr>
        <w:spacing w:line="240" w:lineRule="auto"/>
        <w:ind w:left="992"/>
        <w:rPr>
          <w:ins w:id="174" w:author="Giorgio Romeo" w:date="2020-12-20T12:21:00Z"/>
          <w:rStyle w:val="Enfasidelicata"/>
          <w:sz w:val="36"/>
          <w:szCs w:val="36"/>
          <w:rPrChange w:id="175" w:author="Giorgio Romeo" w:date="2020-12-20T12:21:00Z">
            <w:rPr>
              <w:ins w:id="176" w:author="Giorgio Romeo" w:date="2020-12-20T12:21:00Z"/>
              <w:rStyle w:val="Enfasidelicata"/>
              <w:sz w:val="36"/>
              <w:szCs w:val="36"/>
            </w:rPr>
          </w:rPrChange>
        </w:rPr>
        <w:pPrChange w:id="177" w:author="Giorgio Romeo" w:date="2020-12-20T12:21:00Z">
          <w:pPr>
            <w:pStyle w:val="Paragrafoelenco"/>
            <w:numPr>
              <w:numId w:val="98"/>
            </w:numPr>
            <w:spacing w:line="240" w:lineRule="auto"/>
            <w:ind w:left="1352" w:hanging="360"/>
          </w:pPr>
        </w:pPrChange>
      </w:pPr>
    </w:p>
    <w:p w14:paraId="4B6B76CD" w14:textId="0E190239" w:rsidR="00333516" w:rsidRPr="00775DC4" w:rsidRDefault="00333516" w:rsidP="00775DC4">
      <w:pPr>
        <w:pStyle w:val="Paragrafoelenco"/>
        <w:numPr>
          <w:ilvl w:val="0"/>
          <w:numId w:val="98"/>
        </w:numPr>
        <w:spacing w:line="240" w:lineRule="auto"/>
        <w:rPr>
          <w:rStyle w:val="Enfasidelicata"/>
          <w:sz w:val="36"/>
          <w:szCs w:val="36"/>
          <w:rPrChange w:id="178" w:author="Giorgio Romeo" w:date="2020-12-20T12:21:00Z">
            <w:rPr>
              <w:rStyle w:val="Enfasidelicata"/>
              <w:sz w:val="36"/>
              <w:szCs w:val="36"/>
            </w:rPr>
          </w:rPrChange>
        </w:rPr>
        <w:pPrChange w:id="179" w:author="Giorgio Romeo" w:date="2020-12-20T12:21:00Z">
          <w:pPr>
            <w:pStyle w:val="Paragrafoelenco"/>
            <w:numPr>
              <w:numId w:val="98"/>
            </w:numPr>
            <w:spacing w:line="240" w:lineRule="auto"/>
            <w:ind w:left="1352" w:hanging="360"/>
          </w:pPr>
        </w:pPrChange>
      </w:pPr>
      <w:r w:rsidRPr="00775DC4">
        <w:rPr>
          <w:rStyle w:val="Enfasidelicata"/>
          <w:sz w:val="36"/>
          <w:szCs w:val="36"/>
          <w:rPrChange w:id="180" w:author="Giorgio Romeo" w:date="2020-12-20T12:21:00Z">
            <w:rPr>
              <w:rStyle w:val="Enfasidelicata"/>
              <w:sz w:val="36"/>
              <w:szCs w:val="36"/>
            </w:rPr>
          </w:rPrChange>
        </w:rPr>
        <w:t>Store Manager use case diagram</w:t>
      </w:r>
    </w:p>
    <w:p w14:paraId="785D84FF" w14:textId="60ED1399" w:rsidR="00C66B71" w:rsidRDefault="00775DC4" w:rsidP="00290739">
      <w:pPr>
        <w:spacing w:line="240" w:lineRule="auto"/>
        <w:rPr>
          <w:rStyle w:val="Enfasidelicata"/>
          <w:sz w:val="36"/>
          <w:szCs w:val="36"/>
        </w:rPr>
      </w:pPr>
      <w:r>
        <w:rPr>
          <w:i/>
          <w:iCs/>
          <w:noProof/>
          <w:sz w:val="36"/>
          <w:szCs w:val="36"/>
        </w:rPr>
        <w:drawing>
          <wp:anchor distT="0" distB="0" distL="114300" distR="114300" simplePos="0" relativeHeight="251687936" behindDoc="0" locked="0" layoutInCell="1" allowOverlap="1" wp14:anchorId="47B756CA" wp14:editId="6C8DA915">
            <wp:simplePos x="0" y="0"/>
            <wp:positionH relativeFrom="margin">
              <wp:posOffset>673835</wp:posOffset>
            </wp:positionH>
            <wp:positionV relativeFrom="paragraph">
              <wp:posOffset>8890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p>
    <w:p w14:paraId="1F53045B" w14:textId="4E926302" w:rsidR="00C66B71" w:rsidRDefault="00C66B71" w:rsidP="00290739">
      <w:pPr>
        <w:spacing w:line="240" w:lineRule="auto"/>
        <w:rPr>
          <w:rStyle w:val="Enfasidelicata"/>
          <w:sz w:val="36"/>
          <w:szCs w:val="36"/>
        </w:rPr>
      </w:pPr>
    </w:p>
    <w:p w14:paraId="3A3F9F73" w14:textId="67930B31" w:rsidR="00C66B71" w:rsidRDefault="00C66B71" w:rsidP="00290739">
      <w:pPr>
        <w:spacing w:line="240" w:lineRule="auto"/>
        <w:rPr>
          <w:rStyle w:val="Enfasidelicata"/>
          <w:sz w:val="36"/>
          <w:szCs w:val="36"/>
        </w:rPr>
      </w:pPr>
    </w:p>
    <w:p w14:paraId="435B81FE" w14:textId="27B142EC" w:rsidR="00C66B71" w:rsidRDefault="00C66B71" w:rsidP="00290739">
      <w:pPr>
        <w:spacing w:line="240" w:lineRule="auto"/>
        <w:rPr>
          <w:rStyle w:val="Enfasidelicata"/>
          <w:sz w:val="36"/>
          <w:szCs w:val="36"/>
        </w:rPr>
      </w:pPr>
    </w:p>
    <w:p w14:paraId="3861F7BD" w14:textId="2BC9DC43" w:rsidR="00C66B71" w:rsidRDefault="00C66B71" w:rsidP="00290739">
      <w:pPr>
        <w:spacing w:line="240" w:lineRule="auto"/>
        <w:rPr>
          <w:rStyle w:val="Enfasidelicata"/>
          <w:sz w:val="36"/>
          <w:szCs w:val="36"/>
        </w:rPr>
      </w:pPr>
    </w:p>
    <w:p w14:paraId="74FD2106" w14:textId="6FA0F949" w:rsidR="00C66B71" w:rsidRDefault="00C66B71" w:rsidP="00290739">
      <w:pPr>
        <w:spacing w:line="240" w:lineRule="auto"/>
        <w:rPr>
          <w:rStyle w:val="Enfasidelicata"/>
          <w:sz w:val="36"/>
          <w:szCs w:val="36"/>
        </w:rPr>
      </w:pPr>
    </w:p>
    <w:p w14:paraId="5B39CED5" w14:textId="0215C68D" w:rsidR="00C66B71" w:rsidRDefault="00C66B71" w:rsidP="00290739">
      <w:pPr>
        <w:spacing w:line="240" w:lineRule="auto"/>
        <w:rPr>
          <w:ins w:id="181" w:author="Giorgio Romeo" w:date="2020-12-20T12:21:00Z"/>
          <w:rStyle w:val="Enfasidelicata"/>
          <w:sz w:val="36"/>
          <w:szCs w:val="36"/>
        </w:rPr>
      </w:pPr>
    </w:p>
    <w:p w14:paraId="186ECD44" w14:textId="0001C32C" w:rsidR="00775DC4" w:rsidRDefault="00775DC4" w:rsidP="00290739">
      <w:pPr>
        <w:spacing w:line="240" w:lineRule="auto"/>
        <w:rPr>
          <w:ins w:id="182" w:author="Giorgio Romeo" w:date="2020-12-20T12:21:00Z"/>
          <w:rStyle w:val="Enfasidelicata"/>
          <w:sz w:val="36"/>
          <w:szCs w:val="36"/>
        </w:rPr>
      </w:pPr>
    </w:p>
    <w:p w14:paraId="5EA91AAB" w14:textId="77777777" w:rsidR="00775DC4" w:rsidRDefault="00775DC4" w:rsidP="00290739">
      <w:pPr>
        <w:spacing w:line="240" w:lineRule="auto"/>
        <w:rPr>
          <w:rStyle w:val="Enfasidelicata"/>
          <w:sz w:val="36"/>
          <w:szCs w:val="36"/>
        </w:rPr>
      </w:pPr>
    </w:p>
    <w:p w14:paraId="53E0DDD6" w14:textId="5D600E31" w:rsidR="00B55E5A" w:rsidRDefault="00B55E5A" w:rsidP="00290739">
      <w:pPr>
        <w:spacing w:line="240" w:lineRule="auto"/>
        <w:rPr>
          <w:rStyle w:val="Enfasidelicata"/>
          <w:sz w:val="36"/>
          <w:szCs w:val="36"/>
        </w:rPr>
      </w:pPr>
    </w:p>
    <w:p w14:paraId="57832932" w14:textId="0C456B00" w:rsidR="00D62BEC" w:rsidRPr="00B55E5A" w:rsidRDefault="00B55E5A" w:rsidP="00A8618B">
      <w:pPr>
        <w:spacing w:line="360" w:lineRule="auto"/>
        <w:rPr>
          <w:rStyle w:val="Enfasidelicata"/>
          <w:sz w:val="32"/>
          <w:szCs w:val="32"/>
        </w:rPr>
      </w:pPr>
      <w:r>
        <w:rPr>
          <w:rStyle w:val="Enfasidelicata"/>
          <w:sz w:val="32"/>
          <w:szCs w:val="32"/>
        </w:rPr>
        <w:t>B.</w:t>
      </w:r>
      <w:r w:rsidR="00C66B71">
        <w:rPr>
          <w:rStyle w:val="Enfasidelicata"/>
          <w:sz w:val="32"/>
          <w:szCs w:val="32"/>
        </w:rPr>
        <w:t>4</w:t>
      </w:r>
      <w:r>
        <w:rPr>
          <w:rStyle w:val="Enfasidelicata"/>
          <w:sz w:val="32"/>
          <w:szCs w:val="32"/>
        </w:rPr>
        <w:t>)</w:t>
      </w:r>
      <w:r>
        <w:rPr>
          <w:rStyle w:val="Enfasidelicata"/>
          <w:sz w:val="32"/>
          <w:szCs w:val="32"/>
        </w:rPr>
        <w:tab/>
        <w:t xml:space="preserve"> </w:t>
      </w:r>
      <w:r w:rsidR="00D62BEC" w:rsidRPr="00B55E5A">
        <w:rPr>
          <w:rStyle w:val="Enfasidelicata"/>
          <w:sz w:val="32"/>
          <w:szCs w:val="32"/>
        </w:rPr>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A8618B">
      <w:pPr>
        <w:spacing w:line="360" w:lineRule="auto"/>
        <w:rPr>
          <w:rStyle w:val="Enfasidelicata"/>
          <w:sz w:val="32"/>
          <w:szCs w:val="32"/>
        </w:rPr>
      </w:pPr>
    </w:p>
    <w:p w14:paraId="3BBD50F7" w14:textId="2DB48E5D" w:rsidR="00B03444" w:rsidRDefault="008A37D2" w:rsidP="00B03444">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Enfasidelicata"/>
          <w:sz w:val="32"/>
          <w:szCs w:val="32"/>
        </w:rPr>
        <w:t>Get Virtual Ticket</w:t>
      </w: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A8618B">
      <w:pPr>
        <w:spacing w:line="360" w:lineRule="auto"/>
        <w:rPr>
          <w:rStyle w:val="Enfasidelicata"/>
          <w:sz w:val="32"/>
          <w:szCs w:val="32"/>
        </w:rPr>
      </w:pPr>
    </w:p>
    <w:p w14:paraId="3A3C5F65" w14:textId="7C15EE90" w:rsidR="00B03444" w:rsidRDefault="008A37D2">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Enfasidelicata"/>
          <w:sz w:val="32"/>
          <w:szCs w:val="32"/>
        </w:rPr>
        <w:t>Book Visit</w:t>
      </w:r>
    </w:p>
    <w:p w14:paraId="52280EB5" w14:textId="77777777" w:rsidR="00684635" w:rsidRDefault="00684635" w:rsidP="00295A63">
      <w:pPr>
        <w:pStyle w:val="Paragrafoelenco"/>
        <w:spacing w:line="360" w:lineRule="auto"/>
        <w:ind w:left="1321"/>
        <w:rPr>
          <w:rStyle w:val="Enfasidelicata"/>
          <w:sz w:val="32"/>
          <w:szCs w:val="32"/>
        </w:rPr>
      </w:pPr>
    </w:p>
    <w:p w14:paraId="332F7377" w14:textId="6DF459DB" w:rsidR="00C66B71" w:rsidRDefault="00C66B71">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Enfasidelicata"/>
          <w:sz w:val="32"/>
          <w:szCs w:val="32"/>
        </w:rPr>
        <w:t>Register Store</w:t>
      </w:r>
    </w:p>
    <w:p w14:paraId="0D7AD368" w14:textId="09B7161F" w:rsidR="00C66B71" w:rsidRDefault="00C66B71" w:rsidP="00C66B71">
      <w:pPr>
        <w:spacing w:line="360" w:lineRule="auto"/>
        <w:rPr>
          <w:rStyle w:val="Enfasidelicata"/>
          <w:sz w:val="32"/>
          <w:szCs w:val="32"/>
        </w:rPr>
      </w:pPr>
    </w:p>
    <w:p w14:paraId="28BE414B" w14:textId="72734EB1" w:rsidR="00C66B71" w:rsidRDefault="00C66B71" w:rsidP="00C66B71">
      <w:pPr>
        <w:spacing w:line="360" w:lineRule="auto"/>
        <w:rPr>
          <w:rStyle w:val="Enfasidelicata"/>
          <w:sz w:val="32"/>
          <w:szCs w:val="32"/>
        </w:rPr>
      </w:pPr>
    </w:p>
    <w:p w14:paraId="304E43D9" w14:textId="4F138874" w:rsidR="00C66B71" w:rsidRPr="00A8618B" w:rsidRDefault="00C66B71" w:rsidP="00A8618B">
      <w:pPr>
        <w:spacing w:line="360" w:lineRule="auto"/>
        <w:rPr>
          <w:rStyle w:val="Enfasidelicata"/>
          <w:sz w:val="32"/>
          <w:szCs w:val="32"/>
        </w:rPr>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D01022" w:rsidRDefault="00B20D3C" w:rsidP="00D01022">
      <w:pPr>
        <w:spacing w:line="240" w:lineRule="auto"/>
        <w:rPr>
          <w:rStyle w:val="Enfasidelicata"/>
          <w:i w:val="0"/>
          <w:iCs w:val="0"/>
          <w:sz w:val="36"/>
          <w:szCs w:val="36"/>
        </w:rPr>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750 thousand families in Milan only.</w:t>
      </w:r>
    </w:p>
    <w:p w14:paraId="0685331A" w14:textId="759EF590"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25 million families in Italy.</w:t>
      </w:r>
    </w:p>
    <w:p w14:paraId="1E83F5D1" w14:textId="77777777" w:rsidR="00C17986" w:rsidRPr="00C722C3" w:rsidRDefault="00C17986">
      <w:pPr>
        <w:pStyle w:val="Paragrafoelenco"/>
        <w:numPr>
          <w:ilvl w:val="2"/>
          <w:numId w:val="22"/>
        </w:numPr>
        <w:spacing w:line="240" w:lineRule="auto"/>
        <w:rPr>
          <w:rStyle w:val="Enfasidelicata"/>
          <w:sz w:val="36"/>
          <w:szCs w:val="36"/>
        </w:rPr>
      </w:pPr>
      <w:r>
        <w:rPr>
          <w:rStyle w:val="Enfasidelicata"/>
          <w:szCs w:val="24"/>
        </w:rPr>
        <w:t>On average Saturday sees more families go grocery shopping (from 10% to 40% more)</w:t>
      </w:r>
    </w:p>
    <w:p w14:paraId="6E3F857A" w14:textId="696FD08A" w:rsidR="00C17986" w:rsidRPr="00D01022" w:rsidRDefault="00C17986">
      <w:pPr>
        <w:pStyle w:val="Paragrafoelenco"/>
        <w:numPr>
          <w:ilvl w:val="3"/>
          <w:numId w:val="22"/>
        </w:numPr>
        <w:spacing w:line="240" w:lineRule="auto"/>
        <w:rPr>
          <w:rStyle w:val="Enfasidelicata"/>
          <w:sz w:val="20"/>
          <w:szCs w:val="20"/>
        </w:rPr>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pPr>
        <w:pStyle w:val="Paragrafoelenco"/>
        <w:numPr>
          <w:ilvl w:val="2"/>
          <w:numId w:val="22"/>
        </w:numPr>
        <w:spacing w:line="240" w:lineRule="auto"/>
        <w:rPr>
          <w:rStyle w:val="Enfasidelicata"/>
          <w:sz w:val="36"/>
          <w:szCs w:val="36"/>
        </w:rPr>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A3231B">
      <w:pPr>
        <w:spacing w:line="240" w:lineRule="auto"/>
        <w:rPr>
          <w:rStyle w:val="Enfasidelicata"/>
          <w:i w:val="0"/>
          <w:iCs w:val="0"/>
          <w:szCs w:val="24"/>
        </w:rPr>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D01022">
      <w:pPr>
        <w:spacing w:line="240" w:lineRule="auto"/>
        <w:rPr>
          <w:rStyle w:val="Enfasidelicata"/>
          <w:i w:val="0"/>
          <w:iCs w:val="0"/>
          <w:szCs w:val="24"/>
        </w:rPr>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B61E5A">
      <w:pPr>
        <w:spacing w:line="240" w:lineRule="auto"/>
        <w:rPr>
          <w:rStyle w:val="Enfasidelicata"/>
          <w:i w:val="0"/>
          <w:iCs w:val="0"/>
          <w:szCs w:val="24"/>
        </w:rPr>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D01022">
      <w:pPr>
        <w:spacing w:line="240" w:lineRule="auto"/>
        <w:rPr>
          <w:rStyle w:val="Enfasidelicata"/>
          <w:i w:val="0"/>
          <w:iCs w:val="0"/>
          <w:szCs w:val="24"/>
        </w:rPr>
      </w:pPr>
      <w:r>
        <w:rPr>
          <w:rStyle w:val="Enfasidelicata"/>
          <w:i w:val="0"/>
          <w:iCs w:val="0"/>
          <w:szCs w:val="24"/>
        </w:rPr>
        <w:t xml:space="preserve">Furthermore, the software will comply with local laws about data treatment and usage such as the EU General Data Protection Regulation </w:t>
      </w:r>
      <w:hyperlink r:id="rId32" w:history="1">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hyperlink>
      <w:r>
        <w:rPr>
          <w:szCs w:val="24"/>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77777777" w:rsidR="00B61E5A" w:rsidRDefault="000320FC" w:rsidP="00B61E5A">
      <w:pPr>
        <w:spacing w:line="240" w:lineRule="auto"/>
        <w:rPr>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290BE535" w14:textId="54D6E5CA" w:rsidR="00C76CDC" w:rsidRDefault="00B61E5A">
      <w:pPr>
        <w:spacing w:line="240" w:lineRule="auto"/>
        <w:rPr>
          <w:rStyle w:val="Enfasidelicata"/>
          <w:sz w:val="36"/>
          <w:szCs w:val="36"/>
        </w:rPr>
      </w:pPr>
      <w:r>
        <w:rPr>
          <w:rStyle w:val="Enfasidelicata"/>
          <w:i w:val="0"/>
          <w:iCs w:val="0"/>
          <w:szCs w:val="24"/>
        </w:rPr>
        <w:t>It is important for the software to be designed in a way that keeps count of its portability. This way it will need to be run on computationally weak (old) devices too</w:t>
      </w:r>
      <w:r w:rsidR="00553415" w:rsidRPr="00C76CDC">
        <w:rPr>
          <w:rStyle w:val="Enfasidelicata"/>
          <w:sz w:val="36"/>
          <w:szCs w:val="36"/>
        </w:rPr>
        <w:t xml:space="preserve"> </w:t>
      </w:r>
      <w:r w:rsidR="00B76B18" w:rsidRPr="00C76CDC">
        <w:rPr>
          <w:rStyle w:val="Enfasidelicata"/>
          <w:sz w:val="36"/>
          <w:szCs w:val="36"/>
        </w:rPr>
        <w:br/>
      </w:r>
      <w:r w:rsidR="00B76B18" w:rsidRPr="00C76CDC">
        <w:rPr>
          <w:rStyle w:val="Enfasidelicata"/>
          <w:sz w:val="36"/>
          <w:szCs w:val="36"/>
        </w:rPr>
        <w:br/>
      </w:r>
    </w:p>
    <w:p w14:paraId="7BEEB70C" w14:textId="0FF13715" w:rsidR="00684635" w:rsidRDefault="00684635">
      <w:pPr>
        <w:rPr>
          <w:rStyle w:val="Enfasidelicata"/>
          <w:sz w:val="36"/>
          <w:szCs w:val="36"/>
        </w:rPr>
      </w:pPr>
    </w:p>
    <w:p w14:paraId="33DACD83" w14:textId="6C0AECDC" w:rsidR="00684635" w:rsidRDefault="00684635">
      <w:pPr>
        <w:rPr>
          <w:rStyle w:val="Enfasidelicata"/>
          <w:sz w:val="36"/>
          <w:szCs w:val="36"/>
        </w:rPr>
      </w:pPr>
    </w:p>
    <w:p w14:paraId="7A2D9EB1" w14:textId="77777777" w:rsidR="00684635" w:rsidRDefault="00684635">
      <w:pPr>
        <w:rPr>
          <w:rStyle w:val="Enfasidelicata"/>
          <w:sz w:val="36"/>
          <w:szCs w:val="36"/>
        </w:rPr>
      </w:pPr>
    </w:p>
    <w:p w14:paraId="6E1AA13D" w14:textId="77777777" w:rsidR="00DF3309" w:rsidRPr="00C76CDC" w:rsidRDefault="00DF3309" w:rsidP="00295A63">
      <w:pPr>
        <w:rPr>
          <w:rStyle w:val="Enfasidelicata"/>
          <w:sz w:val="36"/>
          <w:szCs w:val="36"/>
        </w:rPr>
      </w:pPr>
    </w:p>
    <w:p w14:paraId="019D1F8E" w14:textId="432DE65C" w:rsidR="00B76B18" w:rsidRPr="00923D58" w:rsidRDefault="00684635">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B76B18">
        <w:rPr>
          <w:rStyle w:val="Enfasidelicata"/>
          <w:sz w:val="36"/>
          <w:szCs w:val="36"/>
        </w:rPr>
        <w:t>Software System Attributes:</w:t>
      </w:r>
      <w:r w:rsidR="00B76B18">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D01022">
      <w:pPr>
        <w:spacing w:line="240" w:lineRule="auto"/>
        <w:rPr>
          <w:rStyle w:val="Enfasidelicata"/>
          <w:sz w:val="36"/>
          <w:szCs w:val="36"/>
        </w:rPr>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D01022">
      <w:pPr>
        <w:spacing w:line="240" w:lineRule="auto"/>
        <w:rPr>
          <w:rStyle w:val="Enfasidelicata"/>
          <w:i w:val="0"/>
          <w:szCs w:val="24"/>
        </w:rPr>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D01022">
      <w:pPr>
        <w:spacing w:line="240" w:lineRule="auto"/>
        <w:rPr>
          <w:rStyle w:val="Enfasidelicata"/>
          <w:i w:val="0"/>
          <w:iCs w:val="0"/>
          <w:sz w:val="36"/>
          <w:szCs w:val="36"/>
        </w:rPr>
      </w:pPr>
      <w:r>
        <w:rPr>
          <w:rStyle w:val="Enfasidelicata"/>
          <w:i w:val="0"/>
          <w:szCs w:val="24"/>
        </w:rPr>
        <w:t>Security is important for the sole reason of the registered</w:t>
      </w:r>
      <w:r w:rsidR="00166CDA">
        <w:rPr>
          <w:rStyle w:val="Enfasidelicata"/>
          <w:i w:val="0"/>
          <w:szCs w:val="24"/>
        </w:rPr>
        <w:t xml:space="preserve"> virtual</w:t>
      </w:r>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D01022">
      <w:pPr>
        <w:spacing w:line="240" w:lineRule="auto"/>
        <w:rPr>
          <w:rStyle w:val="Enfasidelicata"/>
          <w:sz w:val="36"/>
          <w:szCs w:val="36"/>
        </w:rPr>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D01022">
      <w:pPr>
        <w:spacing w:line="240" w:lineRule="auto"/>
        <w:rPr>
          <w:rStyle w:val="Enfasidelicata"/>
          <w:i w:val="0"/>
          <w:iCs w:val="0"/>
          <w:szCs w:val="24"/>
        </w:rPr>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7030EBD1" w14:textId="1FD3981B" w:rsidR="00684635" w:rsidRDefault="00684635">
      <w:pPr>
        <w:rPr>
          <w:rStyle w:val="Enfasidelicata"/>
          <w:sz w:val="32"/>
          <w:szCs w:val="32"/>
        </w:rPr>
      </w:pPr>
    </w:p>
    <w:p w14:paraId="137EFBEF" w14:textId="0993B52D" w:rsidR="00684635" w:rsidRDefault="00684635">
      <w:pPr>
        <w:rPr>
          <w:rStyle w:val="Enfasidelicata"/>
          <w:sz w:val="32"/>
          <w:szCs w:val="32"/>
        </w:rPr>
      </w:pPr>
    </w:p>
    <w:p w14:paraId="029A3F6A" w14:textId="727F8498" w:rsidR="00684635" w:rsidRDefault="00684635">
      <w:pPr>
        <w:rPr>
          <w:rStyle w:val="Enfasidelicata"/>
          <w:sz w:val="32"/>
          <w:szCs w:val="32"/>
        </w:rPr>
      </w:pPr>
    </w:p>
    <w:p w14:paraId="210EB92E" w14:textId="4CE2CACA" w:rsidR="00684635" w:rsidRDefault="00684635">
      <w:pPr>
        <w:rPr>
          <w:rStyle w:val="Enfasidelicata"/>
          <w:sz w:val="32"/>
          <w:szCs w:val="32"/>
        </w:rPr>
      </w:pPr>
    </w:p>
    <w:p w14:paraId="338A8040" w14:textId="77777777" w:rsidR="00684635" w:rsidRDefault="00684635">
      <w:pPr>
        <w:rPr>
          <w:rStyle w:val="Enfasidelicata"/>
          <w:sz w:val="32"/>
          <w:szCs w:val="32"/>
        </w:rPr>
      </w:pPr>
    </w:p>
    <w:p w14:paraId="1DB32498" w14:textId="52EB2D37" w:rsidR="00DF3309" w:rsidRDefault="00DF3309" w:rsidP="00684635">
      <w:pPr>
        <w:rPr>
          <w:rStyle w:val="Enfasidelicata"/>
          <w:sz w:val="32"/>
          <w:szCs w:val="32"/>
        </w:rPr>
      </w:pPr>
    </w:p>
    <w:p w14:paraId="23326FFF" w14:textId="77777777" w:rsidR="00684635" w:rsidRPr="00923D58" w:rsidRDefault="00684635" w:rsidP="00295A63">
      <w:pPr>
        <w:rPr>
          <w:rStyle w:val="Enfasidelicata"/>
          <w:sz w:val="32"/>
          <w:szCs w:val="32"/>
        </w:rPr>
      </w:pPr>
    </w:p>
    <w:p w14:paraId="65E08405" w14:textId="0D01F795" w:rsidR="001A5FAF"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FORMAL ANALYSIS USING ALLOY</w:t>
      </w:r>
    </w:p>
    <w:p w14:paraId="269C10D5" w14:textId="77ABC8A8" w:rsidR="005432E1" w:rsidRDefault="005432E1" w:rsidP="005432E1">
      <w:pPr>
        <w:pStyle w:val="Paragrafoelenco"/>
        <w:spacing w:line="240" w:lineRule="auto"/>
        <w:ind w:left="360"/>
        <w:rPr>
          <w:rStyle w:val="Enfasidelicata"/>
          <w:szCs w:val="24"/>
        </w:rPr>
      </w:pPr>
    </w:p>
    <w:p w14:paraId="1BFF6FE0" w14:textId="533A6953" w:rsidR="00F11FCF" w:rsidRDefault="005432E1" w:rsidP="00F11FCF">
      <w:pPr>
        <w:pStyle w:val="Paragrafoelenco"/>
        <w:spacing w:line="240" w:lineRule="auto"/>
        <w:ind w:left="360"/>
        <w:rPr>
          <w:rStyle w:val="Enfasidelicata"/>
          <w:szCs w:val="24"/>
        </w:rPr>
      </w:pPr>
      <w:r w:rsidRPr="002C295C">
        <w:rPr>
          <w:rStyle w:val="Enfasidelicata"/>
          <w:szCs w:val="24"/>
        </w:rPr>
        <w:t xml:space="preserve">The following alloy formal analysis has the goal to prove the correct functionality </w:t>
      </w:r>
      <w:r w:rsidR="00F11FCF">
        <w:rPr>
          <w:rStyle w:val="Enfasidelicata"/>
          <w:szCs w:val="24"/>
        </w:rPr>
        <w:t xml:space="preserve">and the formal proof </w:t>
      </w:r>
      <w:r w:rsidRPr="002C295C">
        <w:rPr>
          <w:rStyle w:val="Enfasidelicata"/>
          <w:szCs w:val="24"/>
        </w:rPr>
        <w:t>of</w:t>
      </w:r>
      <w:r w:rsidR="00F11FCF">
        <w:rPr>
          <w:rStyle w:val="Enfasidelicata"/>
          <w:szCs w:val="24"/>
        </w:rPr>
        <w:t xml:space="preserve"> </w:t>
      </w:r>
      <w:r w:rsidR="002158F3">
        <w:rPr>
          <w:rStyle w:val="Enfasidelicata"/>
          <w:szCs w:val="24"/>
        </w:rPr>
        <w:t xml:space="preserve">some of </w:t>
      </w:r>
      <w:r w:rsidR="00F11FCF">
        <w:rPr>
          <w:rStyle w:val="Enfasidelicata"/>
          <w:szCs w:val="24"/>
        </w:rPr>
        <w:t>the defined goals for</w:t>
      </w:r>
      <w:r w:rsidRPr="002C295C">
        <w:rPr>
          <w:rStyle w:val="Enfasidelicata"/>
          <w:szCs w:val="24"/>
        </w:rPr>
        <w:t xml:space="preserve"> the proposed system. We focus on:</w:t>
      </w:r>
    </w:p>
    <w:p w14:paraId="1CF2E949" w14:textId="77777777" w:rsidR="00192850" w:rsidRDefault="00192850" w:rsidP="00F11FCF">
      <w:pPr>
        <w:pStyle w:val="Paragrafoelenco"/>
        <w:spacing w:line="240" w:lineRule="auto"/>
        <w:ind w:left="360"/>
        <w:rPr>
          <w:rStyle w:val="Enfasidelicata"/>
          <w:szCs w:val="24"/>
        </w:rPr>
      </w:pPr>
    </w:p>
    <w:p w14:paraId="4613DD8A" w14:textId="02E76C86" w:rsidR="005432E1" w:rsidRPr="00F11FCF" w:rsidRDefault="00F11FCF" w:rsidP="00A8618B">
      <w:pPr>
        <w:pStyle w:val="Paragrafoelenco"/>
        <w:numPr>
          <w:ilvl w:val="0"/>
          <w:numId w:val="73"/>
        </w:numPr>
        <w:spacing w:line="240" w:lineRule="auto"/>
        <w:rPr>
          <w:rStyle w:val="Enfasidelicata"/>
          <w:szCs w:val="24"/>
        </w:rPr>
      </w:pPr>
      <w:r>
        <w:rPr>
          <w:rStyle w:val="Enfasidelicata"/>
          <w:szCs w:val="24"/>
        </w:rPr>
        <w:t>(G</w:t>
      </w:r>
      <w:r w:rsidR="004928AA">
        <w:rPr>
          <w:rStyle w:val="Enfasidelicata"/>
          <w:szCs w:val="24"/>
        </w:rPr>
        <w:t>3</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szCs w:val="24"/>
        </w:rPr>
        <w:t>cal norms (</w:t>
      </w:r>
      <w:r w:rsidR="005432E1" w:rsidRPr="00F11FCF">
        <w:rPr>
          <w:rStyle w:val="Enfasidelicata"/>
          <w:szCs w:val="24"/>
        </w:rPr>
        <w:t>A</w:t>
      </w:r>
      <w:r w:rsidR="00207E23">
        <w:rPr>
          <w:rStyle w:val="Enfasidelicata"/>
          <w:szCs w:val="24"/>
        </w:rPr>
        <w:t>4</w:t>
      </w:r>
      <w:r w:rsidR="005432E1" w:rsidRPr="00F11FCF">
        <w:rPr>
          <w:rStyle w:val="Enfasidelicata"/>
          <w:szCs w:val="24"/>
        </w:rPr>
        <w:t>).</w:t>
      </w:r>
    </w:p>
    <w:p w14:paraId="0326E009" w14:textId="033AFC38" w:rsidR="005432E1" w:rsidRDefault="00F11FCF" w:rsidP="00F11FCF">
      <w:pPr>
        <w:pStyle w:val="Paragrafoelenco"/>
        <w:numPr>
          <w:ilvl w:val="0"/>
          <w:numId w:val="73"/>
        </w:numPr>
        <w:spacing w:line="240" w:lineRule="auto"/>
        <w:rPr>
          <w:rStyle w:val="Enfasidelicata"/>
          <w:szCs w:val="24"/>
        </w:rPr>
      </w:pPr>
      <w:r>
        <w:rPr>
          <w:rStyle w:val="Enfasidelicata"/>
          <w:szCs w:val="24"/>
        </w:rPr>
        <w:t>(G6, G7</w:t>
      </w:r>
      <w:r w:rsidR="00C750AB">
        <w:rPr>
          <w:rStyle w:val="Enfasidelicata"/>
          <w:szCs w:val="24"/>
        </w:rPr>
        <w:t>,</w:t>
      </w:r>
      <w:r w:rsidR="00207E23">
        <w:rPr>
          <w:rStyle w:val="Enfasidelicata"/>
          <w:szCs w:val="24"/>
        </w:rPr>
        <w:t xml:space="preserve"> sub-G9</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goals of the users about being able to get tickets and visits in available time slots</w:t>
      </w:r>
      <w:r w:rsidR="00192850">
        <w:rPr>
          <w:rStyle w:val="Enfasidelicata"/>
          <w:szCs w:val="24"/>
        </w:rPr>
        <w:t xml:space="preserve">, so that they </w:t>
      </w:r>
      <w:r w:rsidR="000B46DD">
        <w:rPr>
          <w:rStyle w:val="Enfasidelicata"/>
          <w:szCs w:val="24"/>
        </w:rPr>
        <w:t>do not</w:t>
      </w:r>
      <w:r w:rsidR="00192850">
        <w:rPr>
          <w:rStyle w:val="Enfasidelicata"/>
          <w:szCs w:val="24"/>
        </w:rPr>
        <w:t xml:space="preserve"> need to line up in front of the store. </w:t>
      </w:r>
      <w:r w:rsidR="005432E1" w:rsidRPr="002C295C">
        <w:rPr>
          <w:rStyle w:val="Enfasidelicata"/>
          <w:szCs w:val="24"/>
        </w:rPr>
        <w:t>Th</w:t>
      </w:r>
      <w:r>
        <w:rPr>
          <w:rStyle w:val="Enfasidelicata"/>
          <w:szCs w:val="24"/>
        </w:rPr>
        <w:t xml:space="preserve">ese </w:t>
      </w:r>
      <w:r w:rsidR="00192850">
        <w:rPr>
          <w:rStyle w:val="Enfasidelicata"/>
          <w:szCs w:val="24"/>
        </w:rPr>
        <w:t xml:space="preserve">goals </w:t>
      </w:r>
      <w:r>
        <w:rPr>
          <w:rStyle w:val="Enfasidelicata"/>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Enfasidelicata"/>
          <w:szCs w:val="24"/>
        </w:rPr>
        <w:t>for</w:t>
      </w:r>
      <w:r w:rsidR="000B46DD" w:rsidRPr="000B46DD">
        <w:rPr>
          <w:rStyle w:val="Enfasidelicata"/>
          <w:szCs w:val="24"/>
        </w:rPr>
        <w:t xml:space="preserve"> </w:t>
      </w:r>
      <w:r w:rsidR="000B46DD">
        <w:rPr>
          <w:rStyle w:val="Enfasidelicata"/>
          <w:szCs w:val="24"/>
        </w:rPr>
        <w:t>available</w:t>
      </w:r>
      <w:r>
        <w:rPr>
          <w:rStyle w:val="Enfasidelicata"/>
          <w:szCs w:val="24"/>
        </w:rPr>
        <w:t xml:space="preserve"> time slots.</w:t>
      </w:r>
    </w:p>
    <w:p w14:paraId="66C324C3" w14:textId="6A7184E3" w:rsidR="008F6D57" w:rsidRDefault="008F6D57" w:rsidP="00F11FCF">
      <w:pPr>
        <w:pStyle w:val="Paragrafoelenco"/>
        <w:numPr>
          <w:ilvl w:val="0"/>
          <w:numId w:val="73"/>
        </w:numPr>
        <w:spacing w:line="240" w:lineRule="auto"/>
        <w:rPr>
          <w:rStyle w:val="Enfasidelicata"/>
          <w:szCs w:val="24"/>
        </w:rPr>
      </w:pPr>
      <w:r>
        <w:rPr>
          <w:rStyle w:val="Enfasidelicata"/>
          <w:szCs w:val="24"/>
        </w:rPr>
        <w:t xml:space="preserve">(G1, G2) The goals </w:t>
      </w:r>
      <w:r w:rsidR="00B81424">
        <w:rPr>
          <w:rStyle w:val="Enfasidelicata"/>
          <w:szCs w:val="24"/>
        </w:rPr>
        <w:t>about</w:t>
      </w:r>
      <w:r>
        <w:rPr>
          <w:rStyle w:val="Enfasidelicata"/>
          <w:szCs w:val="24"/>
        </w:rPr>
        <w:t xml:space="preserve"> the shop manage</w:t>
      </w:r>
      <w:r w:rsidR="00B81424">
        <w:rPr>
          <w:rStyle w:val="Enfasidelicata"/>
          <w:szCs w:val="24"/>
        </w:rPr>
        <w:t xml:space="preserve">r being able to track and regulate the influx of people in the store. This is modelled through a ticket system, that allows </w:t>
      </w:r>
      <w:r w:rsidR="00127BF4">
        <w:rPr>
          <w:rStyle w:val="Enfasidelicata"/>
          <w:szCs w:val="24"/>
        </w:rPr>
        <w:t>to monitor and regulate the maximum number of people admitted inside the store at each timeslot</w:t>
      </w:r>
      <w:r w:rsidR="003E2F26">
        <w:rPr>
          <w:rStyle w:val="Enfasidelicata"/>
          <w:szCs w:val="24"/>
        </w:rPr>
        <w:t xml:space="preserve"> and the current general situation about tickets.</w:t>
      </w:r>
    </w:p>
    <w:p w14:paraId="60EA439B" w14:textId="1A646F42" w:rsidR="00C32B05" w:rsidRPr="00B20E3B" w:rsidRDefault="00C32B05" w:rsidP="00C32B05">
      <w:pPr>
        <w:pStyle w:val="Paragrafoelenco"/>
        <w:numPr>
          <w:ilvl w:val="0"/>
          <w:numId w:val="73"/>
        </w:numPr>
        <w:spacing w:line="240" w:lineRule="auto"/>
        <w:rPr>
          <w:rStyle w:val="Enfasidelicata"/>
          <w:szCs w:val="24"/>
        </w:rPr>
      </w:pPr>
      <w:r w:rsidRPr="00B20E3B">
        <w:rPr>
          <w:rStyle w:val="Enfasidelicata"/>
          <w:szCs w:val="24"/>
        </w:rPr>
        <w:t xml:space="preserve">The soundness of the proposed system, showing that users cannot shop without having their entrance monitored, thus they cannot shop without a ticket or a visit booked. </w:t>
      </w:r>
      <w:r w:rsidR="00D90DC9">
        <w:rPr>
          <w:rStyle w:val="Enfasidelicata"/>
          <w:szCs w:val="24"/>
        </w:rPr>
        <w:t>This is modelled with a predicate</w:t>
      </w:r>
      <w:r w:rsidR="00096100">
        <w:rPr>
          <w:rStyle w:val="Enfasidelicata"/>
          <w:szCs w:val="24"/>
        </w:rPr>
        <w:t xml:space="preserve">. </w:t>
      </w:r>
      <w:r w:rsidRPr="00B20E3B">
        <w:rPr>
          <w:rStyle w:val="Enfasidelicata"/>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t>.</w:t>
      </w:r>
    </w:p>
    <w:p w14:paraId="7DA96D9A" w14:textId="0D6748C0" w:rsidR="00F11FCF" w:rsidRPr="002C295C" w:rsidRDefault="00F11FCF" w:rsidP="00A8618B">
      <w:pPr>
        <w:pStyle w:val="Paragrafoelenco"/>
        <w:spacing w:line="240" w:lineRule="auto"/>
        <w:ind w:left="1080"/>
        <w:rPr>
          <w:rStyle w:val="Enfasidelicata"/>
          <w:szCs w:val="24"/>
        </w:rPr>
      </w:pPr>
    </w:p>
    <w:p w14:paraId="29A19B27" w14:textId="790A338A" w:rsidR="005432E1" w:rsidRDefault="002D5882" w:rsidP="00A8618B">
      <w:pPr>
        <w:pStyle w:val="Paragrafoelenco"/>
        <w:numPr>
          <w:ilvl w:val="0"/>
          <w:numId w:val="74"/>
        </w:numPr>
        <w:spacing w:line="240" w:lineRule="auto"/>
        <w:rPr>
          <w:rStyle w:val="Enfasidelicata"/>
          <w:sz w:val="44"/>
          <w:szCs w:val="44"/>
        </w:rPr>
      </w:pPr>
      <w:r>
        <w:rPr>
          <w:rStyle w:val="Enfasidelicata"/>
          <w:sz w:val="44"/>
          <w:szCs w:val="44"/>
        </w:rPr>
        <w:t>Signatures</w:t>
      </w:r>
    </w:p>
    <w:p w14:paraId="72C2CA4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Market{</w:t>
      </w:r>
    </w:p>
    <w:p w14:paraId="35D83E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dispensers: some TicketDispenser,</w:t>
      </w:r>
    </w:p>
    <w:p w14:paraId="43EBFD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cashDesks</w:t>
      </w:r>
      <w:proofErr w:type="spellEnd"/>
      <w:r w:rsidRPr="00A8618B">
        <w:rPr>
          <w:rStyle w:val="Enfasidelicata"/>
          <w:rFonts w:asciiTheme="minorHAnsi" w:hAnsiTheme="minorHAnsi" w:cstheme="minorHAnsi"/>
          <w:szCs w:val="24"/>
        </w:rPr>
        <w:t xml:space="preserve">: some </w:t>
      </w:r>
      <w:proofErr w:type="spellStart"/>
      <w:r w:rsidRPr="00A8618B">
        <w:rPr>
          <w:rStyle w:val="Enfasidelicata"/>
          <w:rFonts w:asciiTheme="minorHAnsi" w:hAnsiTheme="minorHAnsi" w:cstheme="minorHAnsi"/>
          <w:szCs w:val="24"/>
        </w:rPr>
        <w:t>CashDesk</w:t>
      </w:r>
      <w:proofErr w:type="spellEnd"/>
      <w:r w:rsidRPr="00A8618B">
        <w:rPr>
          <w:rStyle w:val="Enfasidelicata"/>
          <w:rFonts w:asciiTheme="minorHAnsi" w:hAnsiTheme="minorHAnsi" w:cstheme="minorHAnsi"/>
          <w:szCs w:val="24"/>
        </w:rPr>
        <w:t>,</w:t>
      </w:r>
    </w:p>
    <w:p w14:paraId="4F6BE89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entrances: some </w:t>
      </w:r>
      <w:proofErr w:type="spellStart"/>
      <w:r w:rsidRPr="00A8618B">
        <w:rPr>
          <w:rStyle w:val="Enfasidelicata"/>
          <w:rFonts w:asciiTheme="minorHAnsi" w:hAnsiTheme="minorHAnsi" w:cstheme="minorHAnsi"/>
          <w:szCs w:val="24"/>
        </w:rPr>
        <w:t>QRCodeReader</w:t>
      </w:r>
      <w:proofErr w:type="spellEnd"/>
      <w:r w:rsidRPr="00A8618B">
        <w:rPr>
          <w:rStyle w:val="Enfasidelicata"/>
          <w:rFonts w:asciiTheme="minorHAnsi" w:hAnsiTheme="minorHAnsi" w:cstheme="minorHAnsi"/>
          <w:szCs w:val="24"/>
        </w:rPr>
        <w:t xml:space="preserve">, //Representing the entrance of the market, with turnstiles and relative </w:t>
      </w:r>
      <w:proofErr w:type="spellStart"/>
      <w:r w:rsidRPr="00A8618B">
        <w:rPr>
          <w:rStyle w:val="Enfasidelicata"/>
          <w:rFonts w:asciiTheme="minorHAnsi" w:hAnsiTheme="minorHAnsi" w:cstheme="minorHAnsi"/>
          <w:szCs w:val="24"/>
        </w:rPr>
        <w:t>QRCode</w:t>
      </w:r>
      <w:proofErr w:type="spellEnd"/>
      <w:r w:rsidRPr="00A8618B">
        <w:rPr>
          <w:rStyle w:val="Enfasidelicata"/>
          <w:rFonts w:asciiTheme="minorHAnsi" w:hAnsiTheme="minorHAnsi" w:cstheme="minorHAnsi"/>
          <w:szCs w:val="24"/>
        </w:rPr>
        <w:t xml:space="preserve"> reader</w:t>
      </w:r>
    </w:p>
    <w:p w14:paraId="79C6A9D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freeExit</w:t>
      </w:r>
      <w:proofErr w:type="spellEnd"/>
      <w:r w:rsidRPr="00A8618B">
        <w:rPr>
          <w:rStyle w:val="Enfasidelicata"/>
          <w:rFonts w:asciiTheme="minorHAnsi" w:hAnsiTheme="minorHAnsi" w:cstheme="minorHAnsi"/>
          <w:szCs w:val="24"/>
        </w:rPr>
        <w:t xml:space="preserve">: some </w:t>
      </w:r>
      <w:proofErr w:type="spellStart"/>
      <w:r w:rsidRPr="00A8618B">
        <w:rPr>
          <w:rStyle w:val="Enfasidelicata"/>
          <w:rFonts w:asciiTheme="minorHAnsi" w:hAnsiTheme="minorHAnsi" w:cstheme="minorHAnsi"/>
          <w:szCs w:val="24"/>
        </w:rPr>
        <w:t>QRCodeReader</w:t>
      </w:r>
      <w:proofErr w:type="spellEnd"/>
      <w:r w:rsidRPr="00A8618B">
        <w:rPr>
          <w:rStyle w:val="Enfasidelicata"/>
          <w:rFonts w:asciiTheme="minorHAnsi" w:hAnsiTheme="minorHAnsi" w:cstheme="minorHAnsi"/>
          <w:szCs w:val="24"/>
        </w:rPr>
        <w:t>,</w:t>
      </w:r>
      <w:r w:rsidRPr="00A8618B">
        <w:rPr>
          <w:rStyle w:val="Enfasidelicata"/>
          <w:rFonts w:asciiTheme="minorHAnsi" w:hAnsiTheme="minorHAnsi" w:cstheme="minorHAnsi"/>
          <w:szCs w:val="24"/>
        </w:rPr>
        <w:tab/>
        <w:t>//Representing the exit for users that did decide to not buy or that did not find what they wanted</w:t>
      </w:r>
    </w:p>
    <w:p w14:paraId="556DA34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manager: one </w:t>
      </w:r>
      <w:proofErr w:type="spellStart"/>
      <w:r w:rsidRPr="00A8618B">
        <w:rPr>
          <w:rStyle w:val="Enfasidelicata"/>
          <w:rFonts w:asciiTheme="minorHAnsi" w:hAnsiTheme="minorHAnsi" w:cstheme="minorHAnsi"/>
          <w:szCs w:val="24"/>
        </w:rPr>
        <w:t>StoreManager</w:t>
      </w:r>
      <w:proofErr w:type="spellEnd"/>
      <w:r w:rsidRPr="00A8618B">
        <w:rPr>
          <w:rStyle w:val="Enfasidelicata"/>
          <w:rFonts w:asciiTheme="minorHAnsi" w:hAnsiTheme="minorHAnsi" w:cstheme="minorHAnsi"/>
          <w:szCs w:val="24"/>
        </w:rPr>
        <w:t>,</w:t>
      </w:r>
      <w:r w:rsidRPr="00A8618B">
        <w:rPr>
          <w:rStyle w:val="Enfasidelicata"/>
          <w:rFonts w:asciiTheme="minorHAnsi" w:hAnsiTheme="minorHAnsi" w:cstheme="minorHAnsi"/>
          <w:szCs w:val="24"/>
        </w:rPr>
        <w:tab/>
      </w:r>
    </w:p>
    <w:p w14:paraId="6A1D811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departments: set Department,</w:t>
      </w:r>
    </w:p>
    <w:p w14:paraId="08EDD5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ticketManager</w:t>
      </w:r>
      <w:proofErr w:type="spellEnd"/>
      <w:r w:rsidRPr="00A8618B">
        <w:rPr>
          <w:rStyle w:val="Enfasidelicata"/>
          <w:rFonts w:asciiTheme="minorHAnsi" w:hAnsiTheme="minorHAnsi" w:cstheme="minorHAnsi"/>
          <w:szCs w:val="24"/>
        </w:rPr>
        <w:t xml:space="preserve"> : one </w:t>
      </w:r>
      <w:proofErr w:type="spellStart"/>
      <w:r w:rsidRPr="00A8618B">
        <w:rPr>
          <w:rStyle w:val="Enfasidelicata"/>
          <w:rFonts w:asciiTheme="minorHAnsi" w:hAnsiTheme="minorHAnsi" w:cstheme="minorHAnsi"/>
          <w:szCs w:val="24"/>
        </w:rPr>
        <w:t>TicketSystem</w:t>
      </w:r>
      <w:proofErr w:type="spellEnd"/>
    </w:p>
    <w:p w14:paraId="2724654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A4EC7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freeExit</w:t>
      </w:r>
      <w:proofErr w:type="spellEnd"/>
      <w:r w:rsidRPr="00A8618B">
        <w:rPr>
          <w:rStyle w:val="Enfasidelicata"/>
          <w:rFonts w:asciiTheme="minorHAnsi" w:hAnsiTheme="minorHAnsi" w:cstheme="minorHAnsi"/>
          <w:szCs w:val="24"/>
        </w:rPr>
        <w:t xml:space="preserve"> &amp; entrances  = none</w:t>
      </w:r>
    </w:p>
    <w:p w14:paraId="7B3F271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freeExit</w:t>
      </w:r>
      <w:proofErr w:type="spellEnd"/>
      <w:r w:rsidRPr="00A8618B">
        <w:rPr>
          <w:rStyle w:val="Enfasidelicata"/>
          <w:rFonts w:asciiTheme="minorHAnsi" w:hAnsiTheme="minorHAnsi" w:cstheme="minorHAnsi"/>
          <w:szCs w:val="24"/>
        </w:rPr>
        <w:t xml:space="preserve"> &amp; </w:t>
      </w:r>
      <w:proofErr w:type="spellStart"/>
      <w:r w:rsidRPr="00A8618B">
        <w:rPr>
          <w:rStyle w:val="Enfasidelicata"/>
          <w:rFonts w:asciiTheme="minorHAnsi" w:hAnsiTheme="minorHAnsi" w:cstheme="minorHAnsi"/>
          <w:szCs w:val="24"/>
        </w:rPr>
        <w:t>cashDesks.reader</w:t>
      </w:r>
      <w:proofErr w:type="spellEnd"/>
      <w:r w:rsidRPr="00A8618B">
        <w:rPr>
          <w:rStyle w:val="Enfasidelicata"/>
          <w:rFonts w:asciiTheme="minorHAnsi" w:hAnsiTheme="minorHAnsi" w:cstheme="minorHAnsi"/>
          <w:szCs w:val="24"/>
        </w:rPr>
        <w:t xml:space="preserve"> = none</w:t>
      </w:r>
    </w:p>
    <w:p w14:paraId="40CB575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entrances &amp; </w:t>
      </w:r>
      <w:proofErr w:type="spellStart"/>
      <w:r w:rsidRPr="00A8618B">
        <w:rPr>
          <w:rStyle w:val="Enfasidelicata"/>
          <w:rFonts w:asciiTheme="minorHAnsi" w:hAnsiTheme="minorHAnsi" w:cstheme="minorHAnsi"/>
          <w:szCs w:val="24"/>
        </w:rPr>
        <w:t>cashDesks.reader</w:t>
      </w:r>
      <w:proofErr w:type="spellEnd"/>
      <w:r w:rsidRPr="00A8618B">
        <w:rPr>
          <w:rStyle w:val="Enfasidelicata"/>
          <w:rFonts w:asciiTheme="minorHAnsi" w:hAnsiTheme="minorHAnsi" w:cstheme="minorHAnsi"/>
          <w:szCs w:val="24"/>
        </w:rPr>
        <w:t xml:space="preserve"> = none</w:t>
      </w:r>
    </w:p>
    <w:p w14:paraId="53E2E1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2030157" w14:textId="1768387C" w:rsidR="005432E1" w:rsidRDefault="005432E1" w:rsidP="005432E1">
      <w:pPr>
        <w:pStyle w:val="Paragrafoelenco"/>
        <w:spacing w:line="240" w:lineRule="auto"/>
        <w:ind w:left="360"/>
        <w:rPr>
          <w:rStyle w:val="Enfasidelicata"/>
          <w:rFonts w:cstheme="minorHAnsi"/>
          <w:szCs w:val="24"/>
        </w:rPr>
      </w:pPr>
    </w:p>
    <w:p w14:paraId="144BB08F" w14:textId="77777777" w:rsidR="002D5882" w:rsidRPr="00A8618B" w:rsidRDefault="002D5882" w:rsidP="005432E1">
      <w:pPr>
        <w:pStyle w:val="Paragrafoelenco"/>
        <w:spacing w:line="240" w:lineRule="auto"/>
        <w:ind w:left="360"/>
        <w:rPr>
          <w:rStyle w:val="Enfasidelicata"/>
          <w:rFonts w:asciiTheme="minorHAnsi" w:hAnsiTheme="minorHAnsi" w:cstheme="minorHAnsi"/>
          <w:szCs w:val="24"/>
        </w:rPr>
      </w:pPr>
    </w:p>
    <w:p w14:paraId="08574D3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TicketSystem</w:t>
      </w:r>
      <w:proofErr w:type="spellEnd"/>
      <w:r w:rsidRPr="00A8618B">
        <w:rPr>
          <w:rStyle w:val="Enfasidelicata"/>
          <w:rFonts w:asciiTheme="minorHAnsi" w:hAnsiTheme="minorHAnsi" w:cstheme="minorHAnsi"/>
          <w:szCs w:val="24"/>
        </w:rPr>
        <w:t>{</w:t>
      </w:r>
    </w:p>
    <w:p w14:paraId="1838D1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maxUsersPerSlot</w:t>
      </w:r>
      <w:proofErr w:type="spellEnd"/>
      <w:r w:rsidRPr="00A8618B">
        <w:rPr>
          <w:rStyle w:val="Enfasidelicata"/>
          <w:rFonts w:asciiTheme="minorHAnsi" w:hAnsiTheme="minorHAnsi" w:cstheme="minorHAnsi"/>
          <w:szCs w:val="24"/>
        </w:rPr>
        <w:t>: one Int,</w:t>
      </w:r>
    </w:p>
    <w:p w14:paraId="56BAA1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lastRenderedPageBreak/>
        <w:t>insideMarket</w:t>
      </w:r>
      <w:proofErr w:type="spellEnd"/>
      <w:r w:rsidRPr="00A8618B">
        <w:rPr>
          <w:rStyle w:val="Enfasidelicata"/>
          <w:rFonts w:asciiTheme="minorHAnsi" w:hAnsiTheme="minorHAnsi" w:cstheme="minorHAnsi"/>
          <w:szCs w:val="24"/>
        </w:rPr>
        <w:t>: set Ticket,</w:t>
      </w:r>
    </w:p>
    <w:p w14:paraId="50DDD0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set Ticket,</w:t>
      </w:r>
    </w:p>
    <w:p w14:paraId="688CCE7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 set Ticket,</w:t>
      </w:r>
    </w:p>
    <w:p w14:paraId="7CDAC4A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currentTimeSlot</w:t>
      </w:r>
      <w:proofErr w:type="spellEnd"/>
      <w:r w:rsidRPr="00A8618B">
        <w:rPr>
          <w:rStyle w:val="Enfasidelicata"/>
          <w:rFonts w:asciiTheme="minorHAnsi" w:hAnsiTheme="minorHAnsi" w:cstheme="minorHAnsi"/>
          <w:szCs w:val="24"/>
        </w:rPr>
        <w:t xml:space="preserve">: one </w:t>
      </w:r>
      <w:proofErr w:type="spellStart"/>
      <w:r w:rsidRPr="00A8618B">
        <w:rPr>
          <w:rStyle w:val="Enfasidelicata"/>
          <w:rFonts w:asciiTheme="minorHAnsi" w:hAnsiTheme="minorHAnsi" w:cstheme="minorHAnsi"/>
          <w:szCs w:val="24"/>
        </w:rPr>
        <w:t>TimeSlot</w:t>
      </w:r>
      <w:proofErr w:type="spellEnd"/>
      <w:r w:rsidRPr="00A8618B">
        <w:rPr>
          <w:rStyle w:val="Enfasidelicata"/>
          <w:rFonts w:asciiTheme="minorHAnsi" w:hAnsiTheme="minorHAnsi" w:cstheme="minorHAnsi"/>
          <w:szCs w:val="24"/>
        </w:rPr>
        <w:t>,</w:t>
      </w:r>
    </w:p>
    <w:p w14:paraId="6FB68D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currentDate</w:t>
      </w:r>
      <w:proofErr w:type="spellEnd"/>
      <w:r w:rsidRPr="00A8618B">
        <w:rPr>
          <w:rStyle w:val="Enfasidelicata"/>
          <w:rFonts w:asciiTheme="minorHAnsi" w:hAnsiTheme="minorHAnsi" w:cstheme="minorHAnsi"/>
          <w:szCs w:val="24"/>
        </w:rPr>
        <w:t>: one Date,</w:t>
      </w:r>
    </w:p>
    <w:p w14:paraId="496479C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availableSlots</w:t>
      </w:r>
      <w:proofErr w:type="spellEnd"/>
      <w:r w:rsidRPr="00A8618B">
        <w:rPr>
          <w:rStyle w:val="Enfasidelicata"/>
          <w:rFonts w:asciiTheme="minorHAnsi" w:hAnsiTheme="minorHAnsi" w:cstheme="minorHAnsi"/>
          <w:szCs w:val="24"/>
        </w:rPr>
        <w:t xml:space="preserve">: Date -&gt; </w:t>
      </w:r>
      <w:proofErr w:type="spellStart"/>
      <w:r w:rsidRPr="00A8618B">
        <w:rPr>
          <w:rStyle w:val="Enfasidelicata"/>
          <w:rFonts w:asciiTheme="minorHAnsi" w:hAnsiTheme="minorHAnsi" w:cstheme="minorHAnsi"/>
          <w:szCs w:val="24"/>
        </w:rPr>
        <w:t>TimeSlot</w:t>
      </w:r>
      <w:proofErr w:type="spellEnd"/>
    </w:p>
    <w:p w14:paraId="2E9FF5B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//no ticket is in more different states at the same time</w:t>
      </w:r>
    </w:p>
    <w:p w14:paraId="49A18EE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#(insideMarket &amp; line)=0</w:t>
      </w:r>
    </w:p>
    <w:p w14:paraId="55F4C4B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#(insideMarket &amp; </w:t>
      </w: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)=0</w:t>
      </w:r>
    </w:p>
    <w:p w14:paraId="2A2C21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#(line &amp; </w:t>
      </w: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)=0</w:t>
      </w:r>
    </w:p>
    <w:p w14:paraId="7A07AD3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tickets </w:t>
      </w:r>
      <w:proofErr w:type="spellStart"/>
      <w:r w:rsidRPr="00A8618B">
        <w:rPr>
          <w:rStyle w:val="Enfasidelicata"/>
          <w:rFonts w:asciiTheme="minorHAnsi" w:hAnsiTheme="minorHAnsi" w:cstheme="minorHAnsi"/>
          <w:szCs w:val="24"/>
        </w:rPr>
        <w:t>insideMarket</w:t>
      </w:r>
      <w:proofErr w:type="spellEnd"/>
      <w:r w:rsidRPr="00A8618B">
        <w:rPr>
          <w:rStyle w:val="Enfasidelicata"/>
          <w:rFonts w:asciiTheme="minorHAnsi" w:hAnsiTheme="minorHAnsi" w:cstheme="minorHAnsi"/>
          <w:szCs w:val="24"/>
        </w:rPr>
        <w:t xml:space="preserve"> are tickets booked for the current Date and Time Slot</w:t>
      </w:r>
    </w:p>
    <w:p w14:paraId="138C1F8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 Ticket | t in </w:t>
      </w:r>
      <w:proofErr w:type="spellStart"/>
      <w:r w:rsidRPr="00A8618B">
        <w:rPr>
          <w:rStyle w:val="Enfasidelicata"/>
          <w:rFonts w:asciiTheme="minorHAnsi" w:hAnsiTheme="minorHAnsi" w:cstheme="minorHAnsi"/>
          <w:szCs w:val="24"/>
        </w:rPr>
        <w:t>insideMarket</w:t>
      </w:r>
      <w:proofErr w:type="spellEnd"/>
      <w:r w:rsidRPr="00A8618B">
        <w:rPr>
          <w:rStyle w:val="Enfasidelicata"/>
          <w:rFonts w:asciiTheme="minorHAnsi" w:hAnsiTheme="minorHAnsi" w:cstheme="minorHAnsi"/>
          <w:szCs w:val="24"/>
        </w:rPr>
        <w:t xml:space="preserve"> implies (</w:t>
      </w:r>
      <w:proofErr w:type="spellStart"/>
      <w:r w:rsidRPr="00A8618B">
        <w:rPr>
          <w:rStyle w:val="Enfasidelicata"/>
          <w:rFonts w:asciiTheme="minorHAnsi" w:hAnsiTheme="minorHAnsi" w:cstheme="minorHAnsi"/>
          <w:szCs w:val="24"/>
        </w:rPr>
        <w:t>t.ticketDate</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currentDate</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t.ticketTimeSlot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currentTimeSlot</w:t>
      </w:r>
      <w:proofErr w:type="spellEnd"/>
      <w:r w:rsidRPr="00A8618B">
        <w:rPr>
          <w:rStyle w:val="Enfasidelicata"/>
          <w:rFonts w:asciiTheme="minorHAnsi" w:hAnsiTheme="minorHAnsi" w:cstheme="minorHAnsi"/>
          <w:szCs w:val="24"/>
        </w:rPr>
        <w:t>)</w:t>
      </w:r>
    </w:p>
    <w:p w14:paraId="01A3035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//Available Dates and Time Slots are the ones for which the number of tickets is less than the max number admitted </w:t>
      </w:r>
      <w:proofErr w:type="gramStart"/>
      <w:r w:rsidRPr="00A8618B">
        <w:rPr>
          <w:rStyle w:val="Enfasidelicata"/>
          <w:rFonts w:asciiTheme="minorHAnsi" w:hAnsiTheme="minorHAnsi" w:cstheme="minorHAnsi"/>
          <w:szCs w:val="24"/>
        </w:rPr>
        <w:t>to grant</w:t>
      </w:r>
      <w:proofErr w:type="gramEnd"/>
      <w:r w:rsidRPr="00A8618B">
        <w:rPr>
          <w:rStyle w:val="Enfasidelicata"/>
          <w:rFonts w:asciiTheme="minorHAnsi" w:hAnsiTheme="minorHAnsi" w:cstheme="minorHAnsi"/>
          <w:szCs w:val="24"/>
        </w:rPr>
        <w:t xml:space="preserve"> safety and that</w:t>
      </w:r>
    </w:p>
    <w:p w14:paraId="65C322E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are not  Dates or Slots different from the current for which there are past tickets (No available Slots in past dates)</w:t>
      </w:r>
    </w:p>
    <w:p w14:paraId="0A1DCD2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d:Date, </w:t>
      </w:r>
      <w:proofErr w:type="spellStart"/>
      <w:r w:rsidRPr="00A8618B">
        <w:rPr>
          <w:rStyle w:val="Enfasidelicata"/>
          <w:rFonts w:asciiTheme="minorHAnsi" w:hAnsiTheme="minorHAnsi" w:cstheme="minorHAnsi"/>
          <w:szCs w:val="24"/>
        </w:rPr>
        <w:t>ts:TimeSlot</w:t>
      </w:r>
      <w:proofErr w:type="spellEnd"/>
      <w:r w:rsidRPr="00A8618B">
        <w:rPr>
          <w:rStyle w:val="Enfasidelicata"/>
          <w:rFonts w:asciiTheme="minorHAnsi" w:hAnsiTheme="minorHAnsi" w:cstheme="minorHAnsi"/>
          <w:szCs w:val="24"/>
        </w:rPr>
        <w:t xml:space="preserve"> | (d-&gt;</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in </w:t>
      </w:r>
      <w:proofErr w:type="spellStart"/>
      <w:r w:rsidRPr="00A8618B">
        <w:rPr>
          <w:rStyle w:val="Enfasidelicata"/>
          <w:rFonts w:asciiTheme="minorHAnsi" w:hAnsiTheme="minorHAnsi" w:cstheme="minorHAnsi"/>
          <w:szCs w:val="24"/>
        </w:rPr>
        <w:t>availableSlots</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iff</w:t>
      </w:r>
      <w:proofErr w:type="spellEnd"/>
      <w:r w:rsidRPr="00A8618B">
        <w:rPr>
          <w:rStyle w:val="Enfasidelicata"/>
          <w:rFonts w:asciiTheme="minorHAnsi" w:hAnsiTheme="minorHAnsi" w:cstheme="minorHAnsi"/>
          <w:szCs w:val="24"/>
        </w:rPr>
        <w:t xml:space="preserve"> (#((insideMarket + line) &amp;  </w:t>
      </w:r>
      <w:proofErr w:type="spellStart"/>
      <w:r w:rsidRPr="00A8618B">
        <w:rPr>
          <w:rStyle w:val="Enfasidelicata"/>
          <w:rFonts w:asciiTheme="minorHAnsi" w:hAnsiTheme="minorHAnsi" w:cstheme="minorHAnsi"/>
          <w:szCs w:val="24"/>
        </w:rPr>
        <w:t>ticketDate.d</w:t>
      </w:r>
      <w:proofErr w:type="spellEnd"/>
      <w:r w:rsidRPr="00A8618B">
        <w:rPr>
          <w:rStyle w:val="Enfasidelicata"/>
          <w:rFonts w:asciiTheme="minorHAnsi" w:hAnsiTheme="minorHAnsi" w:cstheme="minorHAnsi"/>
          <w:szCs w:val="24"/>
        </w:rPr>
        <w:t xml:space="preserve"> &amp; </w:t>
      </w:r>
      <w:proofErr w:type="spellStart"/>
      <w:r w:rsidRPr="00A8618B">
        <w:rPr>
          <w:rStyle w:val="Enfasidelicata"/>
          <w:rFonts w:asciiTheme="minorHAnsi" w:hAnsiTheme="minorHAnsi" w:cstheme="minorHAnsi"/>
          <w:szCs w:val="24"/>
        </w:rPr>
        <w:t>ticketTimeSlot.ts</w:t>
      </w:r>
      <w:proofErr w:type="spellEnd"/>
      <w:r w:rsidRPr="00A8618B">
        <w:rPr>
          <w:rStyle w:val="Enfasidelicata"/>
          <w:rFonts w:asciiTheme="minorHAnsi" w:hAnsiTheme="minorHAnsi" w:cstheme="minorHAnsi"/>
          <w:szCs w:val="24"/>
        </w:rPr>
        <w:t xml:space="preserve">) &lt; </w:t>
      </w:r>
      <w:proofErr w:type="spellStart"/>
      <w:r w:rsidRPr="00A8618B">
        <w:rPr>
          <w:rStyle w:val="Enfasidelicata"/>
          <w:rFonts w:asciiTheme="minorHAnsi" w:hAnsiTheme="minorHAnsi" w:cstheme="minorHAnsi"/>
          <w:szCs w:val="24"/>
        </w:rPr>
        <w:t>maxUsersPerSlot</w:t>
      </w:r>
      <w:proofErr w:type="spellEnd"/>
      <w:r w:rsidRPr="00A8618B">
        <w:rPr>
          <w:rStyle w:val="Enfasidelicata"/>
          <w:rFonts w:asciiTheme="minorHAnsi" w:hAnsiTheme="minorHAnsi" w:cstheme="minorHAnsi"/>
          <w:szCs w:val="24"/>
        </w:rPr>
        <w:t xml:space="preserve"> and </w:t>
      </w:r>
    </w:p>
    <w:p w14:paraId="34545E6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proofErr w:type="spellStart"/>
      <w:r w:rsidRPr="00A8618B">
        <w:rPr>
          <w:rStyle w:val="Enfasidelicata"/>
          <w:rFonts w:asciiTheme="minorHAnsi" w:hAnsiTheme="minorHAnsi" w:cstheme="minorHAnsi"/>
          <w:szCs w:val="24"/>
        </w:rPr>
        <w:t>no t</w:t>
      </w:r>
      <w:proofErr w:type="spellEnd"/>
      <w:r w:rsidRPr="00A8618B">
        <w:rPr>
          <w:rStyle w:val="Enfasidelicata"/>
          <w:rFonts w:asciiTheme="minorHAnsi" w:hAnsiTheme="minorHAnsi" w:cstheme="minorHAnsi"/>
          <w:szCs w:val="24"/>
        </w:rPr>
        <w:t xml:space="preserve">: Ticket | t in </w:t>
      </w: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t.ticketDate</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currentDate</w:t>
      </w:r>
      <w:proofErr w:type="spellEnd"/>
      <w:r w:rsidRPr="00A8618B">
        <w:rPr>
          <w:rStyle w:val="Enfasidelicata"/>
          <w:rFonts w:asciiTheme="minorHAnsi" w:hAnsiTheme="minorHAnsi" w:cstheme="minorHAnsi"/>
          <w:szCs w:val="24"/>
        </w:rPr>
        <w:t xml:space="preserve"> and d=</w:t>
      </w:r>
      <w:proofErr w:type="spellStart"/>
      <w:r w:rsidRPr="00A8618B">
        <w:rPr>
          <w:rStyle w:val="Enfasidelicata"/>
          <w:rFonts w:asciiTheme="minorHAnsi" w:hAnsiTheme="minorHAnsi" w:cstheme="minorHAnsi"/>
          <w:szCs w:val="24"/>
        </w:rPr>
        <w:t>t.ticketDate</w:t>
      </w:r>
      <w:proofErr w:type="spellEnd"/>
      <w:r w:rsidRPr="00A8618B">
        <w:rPr>
          <w:rStyle w:val="Enfasidelicata"/>
          <w:rFonts w:asciiTheme="minorHAnsi" w:hAnsiTheme="minorHAnsi" w:cstheme="minorHAnsi"/>
          <w:szCs w:val="24"/>
        </w:rPr>
        <w:t xml:space="preserve"> or </w:t>
      </w:r>
      <w:proofErr w:type="spellStart"/>
      <w:r w:rsidRPr="00A8618B">
        <w:rPr>
          <w:rStyle w:val="Enfasidelicata"/>
          <w:rFonts w:asciiTheme="minorHAnsi" w:hAnsiTheme="minorHAnsi" w:cstheme="minorHAnsi"/>
          <w:szCs w:val="24"/>
        </w:rPr>
        <w:t>t.ticketTimeSlot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currentTimeSlot</w:t>
      </w:r>
      <w:proofErr w:type="spellEnd"/>
      <w:r w:rsidRPr="00A8618B">
        <w:rPr>
          <w:rStyle w:val="Enfasidelicata"/>
          <w:rFonts w:asciiTheme="minorHAnsi" w:hAnsiTheme="minorHAnsi" w:cstheme="minorHAnsi"/>
          <w:szCs w:val="24"/>
        </w:rPr>
        <w:t xml:space="preserve"> and d=</w:t>
      </w:r>
      <w:proofErr w:type="spellStart"/>
      <w:r w:rsidRPr="00A8618B">
        <w:rPr>
          <w:rStyle w:val="Enfasidelicata"/>
          <w:rFonts w:asciiTheme="minorHAnsi" w:hAnsiTheme="minorHAnsi" w:cstheme="minorHAnsi"/>
          <w:szCs w:val="24"/>
        </w:rPr>
        <w:t>t.ticketDate</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t.ticketTimeSlot</w:t>
      </w:r>
      <w:proofErr w:type="spellEnd"/>
      <w:r w:rsidRPr="00A8618B">
        <w:rPr>
          <w:rStyle w:val="Enfasidelicata"/>
          <w:rFonts w:asciiTheme="minorHAnsi" w:hAnsiTheme="minorHAnsi" w:cstheme="minorHAnsi"/>
          <w:szCs w:val="24"/>
        </w:rPr>
        <w:t xml:space="preserve">  ))</w:t>
      </w:r>
    </w:p>
    <w:p w14:paraId="23B6A4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maxUsersPerSlot</w:t>
      </w:r>
      <w:proofErr w:type="spellEnd"/>
      <w:r w:rsidRPr="00A8618B">
        <w:rPr>
          <w:rStyle w:val="Enfasidelicata"/>
          <w:rFonts w:asciiTheme="minorHAnsi" w:hAnsiTheme="minorHAnsi" w:cstheme="minorHAnsi"/>
          <w:szCs w:val="24"/>
        </w:rPr>
        <w:t xml:space="preserve"> &gt; 0</w:t>
      </w:r>
    </w:p>
    <w:p w14:paraId="30D88C7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7E908DB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A9A587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TicketDispenser{</w:t>
      </w:r>
    </w:p>
    <w:p w14:paraId="5E4087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distributedTickets</w:t>
      </w:r>
      <w:proofErr w:type="spellEnd"/>
      <w:r w:rsidRPr="00A8618B">
        <w:rPr>
          <w:rStyle w:val="Enfasidelicata"/>
          <w:rFonts w:asciiTheme="minorHAnsi" w:hAnsiTheme="minorHAnsi" w:cstheme="minorHAnsi"/>
          <w:szCs w:val="24"/>
        </w:rPr>
        <w:t xml:space="preserve">: set </w:t>
      </w:r>
      <w:proofErr w:type="spellStart"/>
      <w:r w:rsidRPr="00A8618B">
        <w:rPr>
          <w:rStyle w:val="Enfasidelicata"/>
          <w:rFonts w:asciiTheme="minorHAnsi" w:hAnsiTheme="minorHAnsi" w:cstheme="minorHAnsi"/>
          <w:szCs w:val="24"/>
        </w:rPr>
        <w:t>PhysicalTicket</w:t>
      </w:r>
      <w:proofErr w:type="spellEnd"/>
    </w:p>
    <w:p w14:paraId="6CA4A54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3651DB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9319A4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QRCode</w:t>
      </w:r>
      <w:proofErr w:type="spellEnd"/>
      <w:r w:rsidRPr="00A8618B">
        <w:rPr>
          <w:rStyle w:val="Enfasidelicata"/>
          <w:rFonts w:asciiTheme="minorHAnsi" w:hAnsiTheme="minorHAnsi" w:cstheme="minorHAnsi"/>
          <w:szCs w:val="24"/>
        </w:rPr>
        <w:t>{}</w:t>
      </w:r>
    </w:p>
    <w:p w14:paraId="5EF82A0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17103A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QRCodeReader</w:t>
      </w:r>
      <w:proofErr w:type="spellEnd"/>
      <w:r w:rsidRPr="00A8618B">
        <w:rPr>
          <w:rStyle w:val="Enfasidelicata"/>
          <w:rFonts w:asciiTheme="minorHAnsi" w:hAnsiTheme="minorHAnsi" w:cstheme="minorHAnsi"/>
          <w:szCs w:val="24"/>
        </w:rPr>
        <w:t>{</w:t>
      </w:r>
    </w:p>
    <w:p w14:paraId="17A688A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scanned: set </w:t>
      </w:r>
      <w:proofErr w:type="spellStart"/>
      <w:r w:rsidRPr="00A8618B">
        <w:rPr>
          <w:rStyle w:val="Enfasidelicata"/>
          <w:rFonts w:asciiTheme="minorHAnsi" w:hAnsiTheme="minorHAnsi" w:cstheme="minorHAnsi"/>
          <w:szCs w:val="24"/>
        </w:rPr>
        <w:t>QRCode</w:t>
      </w:r>
      <w:proofErr w:type="spellEnd"/>
    </w:p>
    <w:p w14:paraId="6AD4ED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5A4122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2597A0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CashDesk</w:t>
      </w:r>
      <w:proofErr w:type="spellEnd"/>
      <w:r w:rsidRPr="00A8618B">
        <w:rPr>
          <w:rStyle w:val="Enfasidelicata"/>
          <w:rFonts w:asciiTheme="minorHAnsi" w:hAnsiTheme="minorHAnsi" w:cstheme="minorHAnsi"/>
          <w:szCs w:val="24"/>
        </w:rPr>
        <w:t>{</w:t>
      </w:r>
    </w:p>
    <w:p w14:paraId="3DABFF5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reader: one </w:t>
      </w:r>
      <w:proofErr w:type="spellStart"/>
      <w:r w:rsidRPr="00A8618B">
        <w:rPr>
          <w:rStyle w:val="Enfasidelicata"/>
          <w:rFonts w:asciiTheme="minorHAnsi" w:hAnsiTheme="minorHAnsi" w:cstheme="minorHAnsi"/>
          <w:szCs w:val="24"/>
        </w:rPr>
        <w:t>QRCodeReader</w:t>
      </w:r>
      <w:proofErr w:type="spellEnd"/>
    </w:p>
    <w:p w14:paraId="46975DD3" w14:textId="3712FBA5" w:rsidR="005432E1" w:rsidRDefault="005432E1" w:rsidP="00C72F7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6E4CAA47" w14:textId="77777777" w:rsidR="00C72F7C" w:rsidRPr="00A8618B" w:rsidRDefault="00C72F7C" w:rsidP="002C295C">
      <w:pPr>
        <w:pStyle w:val="Paragrafoelenco"/>
        <w:spacing w:line="240" w:lineRule="auto"/>
        <w:ind w:left="360"/>
        <w:rPr>
          <w:rStyle w:val="Enfasidelicata"/>
          <w:rFonts w:asciiTheme="minorHAnsi" w:hAnsiTheme="minorHAnsi" w:cstheme="minorHAnsi"/>
          <w:szCs w:val="24"/>
        </w:rPr>
      </w:pPr>
    </w:p>
    <w:p w14:paraId="215C4A2F" w14:textId="25D60C01" w:rsidR="005432E1" w:rsidRPr="00A8618B" w:rsidRDefault="005432E1" w:rsidP="002C295C">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StoreManager</w:t>
      </w:r>
      <w:proofErr w:type="spellEnd"/>
      <w:r w:rsidR="00C72F7C">
        <w:rPr>
          <w:rStyle w:val="Enfasidelicata"/>
          <w:rFonts w:cstheme="minorHAnsi"/>
          <w:szCs w:val="24"/>
        </w:rPr>
        <w:t xml:space="preserve"> </w:t>
      </w:r>
      <w:r w:rsidRPr="00A8618B">
        <w:rPr>
          <w:rStyle w:val="Enfasidelicata"/>
          <w:rFonts w:asciiTheme="minorHAnsi" w:hAnsiTheme="minorHAnsi" w:cstheme="minorHAnsi"/>
          <w:szCs w:val="24"/>
        </w:rPr>
        <w:t>{}</w:t>
      </w:r>
    </w:p>
    <w:p w14:paraId="6C96AE8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abstract sig </w:t>
      </w:r>
      <w:proofErr w:type="spellStart"/>
      <w:r w:rsidRPr="00A8618B">
        <w:rPr>
          <w:rStyle w:val="Enfasidelicata"/>
          <w:rFonts w:asciiTheme="minorHAnsi" w:hAnsiTheme="minorHAnsi" w:cstheme="minorHAnsi"/>
          <w:szCs w:val="24"/>
        </w:rPr>
        <w:t>SafetyStatus</w:t>
      </w:r>
      <w:proofErr w:type="spellEnd"/>
      <w:r w:rsidRPr="00A8618B">
        <w:rPr>
          <w:rStyle w:val="Enfasidelicata"/>
          <w:rFonts w:asciiTheme="minorHAnsi" w:hAnsiTheme="minorHAnsi" w:cstheme="minorHAnsi"/>
          <w:szCs w:val="24"/>
        </w:rPr>
        <w:t>{}</w:t>
      </w:r>
    </w:p>
    <w:p w14:paraId="6BB39AB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one sig Safe extends </w:t>
      </w:r>
      <w:proofErr w:type="spellStart"/>
      <w:r w:rsidRPr="00A8618B">
        <w:rPr>
          <w:rStyle w:val="Enfasidelicata"/>
          <w:rFonts w:asciiTheme="minorHAnsi" w:hAnsiTheme="minorHAnsi" w:cstheme="minorHAnsi"/>
          <w:szCs w:val="24"/>
        </w:rPr>
        <w:t>SafetyStatus</w:t>
      </w:r>
      <w:proofErr w:type="spellEnd"/>
      <w:r w:rsidRPr="00A8618B">
        <w:rPr>
          <w:rStyle w:val="Enfasidelicata"/>
          <w:rFonts w:asciiTheme="minorHAnsi" w:hAnsiTheme="minorHAnsi" w:cstheme="minorHAnsi"/>
          <w:szCs w:val="24"/>
        </w:rPr>
        <w:t>{}</w:t>
      </w:r>
    </w:p>
    <w:p w14:paraId="64430E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one sig </w:t>
      </w:r>
      <w:proofErr w:type="spellStart"/>
      <w:r w:rsidRPr="00A8618B">
        <w:rPr>
          <w:rStyle w:val="Enfasidelicata"/>
          <w:rFonts w:asciiTheme="minorHAnsi" w:hAnsiTheme="minorHAnsi" w:cstheme="minorHAnsi"/>
          <w:szCs w:val="24"/>
        </w:rPr>
        <w:t>UnSafe</w:t>
      </w:r>
      <w:proofErr w:type="spellEnd"/>
      <w:r w:rsidRPr="00A8618B">
        <w:rPr>
          <w:rStyle w:val="Enfasidelicata"/>
          <w:rFonts w:asciiTheme="minorHAnsi" w:hAnsiTheme="minorHAnsi" w:cstheme="minorHAnsi"/>
          <w:szCs w:val="24"/>
        </w:rPr>
        <w:t xml:space="preserve"> extends </w:t>
      </w:r>
      <w:proofErr w:type="spellStart"/>
      <w:r w:rsidRPr="00A8618B">
        <w:rPr>
          <w:rStyle w:val="Enfasidelicata"/>
          <w:rFonts w:asciiTheme="minorHAnsi" w:hAnsiTheme="minorHAnsi" w:cstheme="minorHAnsi"/>
          <w:szCs w:val="24"/>
        </w:rPr>
        <w:t>SafetyStatus</w:t>
      </w:r>
      <w:proofErr w:type="spellEnd"/>
      <w:r w:rsidRPr="00A8618B">
        <w:rPr>
          <w:rStyle w:val="Enfasidelicata"/>
          <w:rFonts w:asciiTheme="minorHAnsi" w:hAnsiTheme="minorHAnsi" w:cstheme="minorHAnsi"/>
          <w:szCs w:val="24"/>
        </w:rPr>
        <w:t>{}</w:t>
      </w:r>
    </w:p>
    <w:p w14:paraId="7B84FC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7CCB893" w14:textId="668B8926"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User</w:t>
      </w:r>
      <w:r w:rsidR="00A560BF">
        <w:rPr>
          <w:rStyle w:val="Enfasidelicata"/>
          <w:rFonts w:cstheme="minorHAnsi"/>
          <w:szCs w:val="24"/>
        </w:rPr>
        <w:t xml:space="preserve"> </w:t>
      </w:r>
      <w:r w:rsidRPr="00A8618B">
        <w:rPr>
          <w:rStyle w:val="Enfasidelicata"/>
          <w:rFonts w:asciiTheme="minorHAnsi" w:hAnsiTheme="minorHAnsi" w:cstheme="minorHAnsi"/>
          <w:szCs w:val="24"/>
        </w:rPr>
        <w:t>{</w:t>
      </w:r>
    </w:p>
    <w:p w14:paraId="43D1BD2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lastRenderedPageBreak/>
        <w:t>userStatus</w:t>
      </w:r>
      <w:proofErr w:type="spellEnd"/>
      <w:r w:rsidRPr="00A8618B">
        <w:rPr>
          <w:rStyle w:val="Enfasidelicata"/>
          <w:rFonts w:asciiTheme="minorHAnsi" w:hAnsiTheme="minorHAnsi" w:cstheme="minorHAnsi"/>
          <w:szCs w:val="24"/>
        </w:rPr>
        <w:t xml:space="preserve">: one </w:t>
      </w:r>
      <w:proofErr w:type="spellStart"/>
      <w:r w:rsidRPr="00A8618B">
        <w:rPr>
          <w:rStyle w:val="Enfasidelicata"/>
          <w:rFonts w:asciiTheme="minorHAnsi" w:hAnsiTheme="minorHAnsi" w:cstheme="minorHAnsi"/>
          <w:szCs w:val="24"/>
        </w:rPr>
        <w:t>SafetyStatus</w:t>
      </w:r>
      <w:proofErr w:type="spellEnd"/>
    </w:p>
    <w:p w14:paraId="6051CA78" w14:textId="4D4D8EE3" w:rsidR="005432E1" w:rsidRDefault="005432E1" w:rsidP="005432E1">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336F67CB" w14:textId="77777777" w:rsidR="00AF0044" w:rsidRPr="00A8618B" w:rsidRDefault="00AF0044" w:rsidP="005432E1">
      <w:pPr>
        <w:pStyle w:val="Paragrafoelenco"/>
        <w:spacing w:line="240" w:lineRule="auto"/>
        <w:ind w:left="360"/>
        <w:rPr>
          <w:rStyle w:val="Enfasidelicata"/>
          <w:rFonts w:asciiTheme="minorHAnsi" w:hAnsiTheme="minorHAnsi" w:cstheme="minorHAnsi"/>
          <w:szCs w:val="24"/>
        </w:rPr>
      </w:pPr>
    </w:p>
    <w:p w14:paraId="3CD146D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VirtualUser</w:t>
      </w:r>
      <w:proofErr w:type="spellEnd"/>
      <w:r w:rsidRPr="00A8618B">
        <w:rPr>
          <w:rStyle w:val="Enfasidelicata"/>
          <w:rFonts w:asciiTheme="minorHAnsi" w:hAnsiTheme="minorHAnsi" w:cstheme="minorHAnsi"/>
          <w:szCs w:val="24"/>
        </w:rPr>
        <w:t xml:space="preserve"> extends User{</w:t>
      </w:r>
    </w:p>
    <w:p w14:paraId="4398945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userVTickets</w:t>
      </w:r>
      <w:proofErr w:type="spellEnd"/>
      <w:r w:rsidRPr="00A8618B">
        <w:rPr>
          <w:rStyle w:val="Enfasidelicata"/>
          <w:rFonts w:asciiTheme="minorHAnsi" w:hAnsiTheme="minorHAnsi" w:cstheme="minorHAnsi"/>
          <w:szCs w:val="24"/>
        </w:rPr>
        <w:t xml:space="preserve">: set </w:t>
      </w:r>
      <w:proofErr w:type="spellStart"/>
      <w:r w:rsidRPr="00A8618B">
        <w:rPr>
          <w:rStyle w:val="Enfasidelicata"/>
          <w:rFonts w:asciiTheme="minorHAnsi" w:hAnsiTheme="minorHAnsi" w:cstheme="minorHAnsi"/>
          <w:szCs w:val="24"/>
        </w:rPr>
        <w:t>VirtualTicket</w:t>
      </w:r>
      <w:proofErr w:type="spellEnd"/>
      <w:r w:rsidRPr="00A8618B">
        <w:rPr>
          <w:rStyle w:val="Enfasidelicata"/>
          <w:rFonts w:asciiTheme="minorHAnsi" w:hAnsiTheme="minorHAnsi" w:cstheme="minorHAnsi"/>
          <w:szCs w:val="24"/>
        </w:rPr>
        <w:t>,</w:t>
      </w:r>
    </w:p>
    <w:p w14:paraId="4F803B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userVisits</w:t>
      </w:r>
      <w:proofErr w:type="spellEnd"/>
      <w:r w:rsidRPr="00A8618B">
        <w:rPr>
          <w:rStyle w:val="Enfasidelicata"/>
          <w:rFonts w:asciiTheme="minorHAnsi" w:hAnsiTheme="minorHAnsi" w:cstheme="minorHAnsi"/>
          <w:szCs w:val="24"/>
        </w:rPr>
        <w:t>: set Visit,</w:t>
      </w:r>
    </w:p>
    <w:p w14:paraId="0577928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userDevice</w:t>
      </w:r>
      <w:proofErr w:type="spellEnd"/>
      <w:r w:rsidRPr="00A8618B">
        <w:rPr>
          <w:rStyle w:val="Enfasidelicata"/>
          <w:rFonts w:asciiTheme="minorHAnsi" w:hAnsiTheme="minorHAnsi" w:cstheme="minorHAnsi"/>
          <w:szCs w:val="24"/>
        </w:rPr>
        <w:t xml:space="preserve">: some </w:t>
      </w:r>
      <w:proofErr w:type="spellStart"/>
      <w:r w:rsidRPr="00A8618B">
        <w:rPr>
          <w:rStyle w:val="Enfasidelicata"/>
          <w:rFonts w:asciiTheme="minorHAnsi" w:hAnsiTheme="minorHAnsi" w:cstheme="minorHAnsi"/>
          <w:szCs w:val="24"/>
        </w:rPr>
        <w:t>SmartDevice</w:t>
      </w:r>
      <w:proofErr w:type="spellEnd"/>
    </w:p>
    <w:p w14:paraId="573D875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E7DA17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4A941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PhysicalUser</w:t>
      </w:r>
      <w:proofErr w:type="spellEnd"/>
      <w:r w:rsidRPr="00A8618B">
        <w:rPr>
          <w:rStyle w:val="Enfasidelicata"/>
          <w:rFonts w:asciiTheme="minorHAnsi" w:hAnsiTheme="minorHAnsi" w:cstheme="minorHAnsi"/>
          <w:szCs w:val="24"/>
        </w:rPr>
        <w:t xml:space="preserve"> extends User{</w:t>
      </w:r>
    </w:p>
    <w:p w14:paraId="4C5220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userPTickets</w:t>
      </w:r>
      <w:proofErr w:type="spellEnd"/>
      <w:r w:rsidRPr="00A8618B">
        <w:rPr>
          <w:rStyle w:val="Enfasidelicata"/>
          <w:rFonts w:asciiTheme="minorHAnsi" w:hAnsiTheme="minorHAnsi" w:cstheme="minorHAnsi"/>
          <w:szCs w:val="24"/>
        </w:rPr>
        <w:t xml:space="preserve">: set </w:t>
      </w:r>
      <w:proofErr w:type="spellStart"/>
      <w:r w:rsidRPr="00A8618B">
        <w:rPr>
          <w:rStyle w:val="Enfasidelicata"/>
          <w:rFonts w:asciiTheme="minorHAnsi" w:hAnsiTheme="minorHAnsi" w:cstheme="minorHAnsi"/>
          <w:szCs w:val="24"/>
        </w:rPr>
        <w:t>PhysicalTicket</w:t>
      </w:r>
      <w:proofErr w:type="spellEnd"/>
    </w:p>
    <w:p w14:paraId="05BF13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E5A41B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79753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Date{}</w:t>
      </w:r>
    </w:p>
    <w:p w14:paraId="4377EA1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TimeSlot</w:t>
      </w:r>
      <w:proofErr w:type="spellEnd"/>
      <w:r w:rsidRPr="00A8618B">
        <w:rPr>
          <w:rStyle w:val="Enfasidelicata"/>
          <w:rFonts w:asciiTheme="minorHAnsi" w:hAnsiTheme="minorHAnsi" w:cstheme="minorHAnsi"/>
          <w:szCs w:val="24"/>
        </w:rPr>
        <w:t>{}</w:t>
      </w:r>
    </w:p>
    <w:p w14:paraId="6A5D75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E76C7E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Ticket{</w:t>
      </w:r>
    </w:p>
    <w:p w14:paraId="4DDFD30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ticketDate</w:t>
      </w:r>
      <w:proofErr w:type="spellEnd"/>
      <w:r w:rsidRPr="00A8618B">
        <w:rPr>
          <w:rStyle w:val="Enfasidelicata"/>
          <w:rFonts w:asciiTheme="minorHAnsi" w:hAnsiTheme="minorHAnsi" w:cstheme="minorHAnsi"/>
          <w:szCs w:val="24"/>
        </w:rPr>
        <w:t>: one Date,</w:t>
      </w:r>
    </w:p>
    <w:p w14:paraId="1EAF221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ticketTimeSlot</w:t>
      </w:r>
      <w:proofErr w:type="spellEnd"/>
      <w:r w:rsidRPr="00A8618B">
        <w:rPr>
          <w:rStyle w:val="Enfasidelicata"/>
          <w:rFonts w:asciiTheme="minorHAnsi" w:hAnsiTheme="minorHAnsi" w:cstheme="minorHAnsi"/>
          <w:szCs w:val="24"/>
        </w:rPr>
        <w:t xml:space="preserve">: one </w:t>
      </w:r>
      <w:proofErr w:type="spellStart"/>
      <w:r w:rsidRPr="00A8618B">
        <w:rPr>
          <w:rStyle w:val="Enfasidelicata"/>
          <w:rFonts w:asciiTheme="minorHAnsi" w:hAnsiTheme="minorHAnsi" w:cstheme="minorHAnsi"/>
          <w:szCs w:val="24"/>
        </w:rPr>
        <w:t>TimeSlot</w:t>
      </w:r>
      <w:proofErr w:type="spellEnd"/>
      <w:r w:rsidRPr="00A8618B">
        <w:rPr>
          <w:rStyle w:val="Enfasidelicata"/>
          <w:rFonts w:asciiTheme="minorHAnsi" w:hAnsiTheme="minorHAnsi" w:cstheme="minorHAnsi"/>
          <w:szCs w:val="24"/>
        </w:rPr>
        <w:t>,</w:t>
      </w:r>
    </w:p>
    <w:p w14:paraId="3FBB737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ticketCode</w:t>
      </w:r>
      <w:proofErr w:type="spellEnd"/>
      <w:r w:rsidRPr="00A8618B">
        <w:rPr>
          <w:rStyle w:val="Enfasidelicata"/>
          <w:rFonts w:asciiTheme="minorHAnsi" w:hAnsiTheme="minorHAnsi" w:cstheme="minorHAnsi"/>
          <w:szCs w:val="24"/>
        </w:rPr>
        <w:t xml:space="preserve">: one </w:t>
      </w:r>
      <w:proofErr w:type="spellStart"/>
      <w:r w:rsidRPr="00A8618B">
        <w:rPr>
          <w:rStyle w:val="Enfasidelicata"/>
          <w:rFonts w:asciiTheme="minorHAnsi" w:hAnsiTheme="minorHAnsi" w:cstheme="minorHAnsi"/>
          <w:szCs w:val="24"/>
        </w:rPr>
        <w:t>QRCode</w:t>
      </w:r>
      <w:proofErr w:type="spellEnd"/>
    </w:p>
    <w:p w14:paraId="154995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2F4EC2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PhysicalTicket</w:t>
      </w:r>
      <w:proofErr w:type="spellEnd"/>
      <w:r w:rsidRPr="00A8618B">
        <w:rPr>
          <w:rStyle w:val="Enfasidelicata"/>
          <w:rFonts w:asciiTheme="minorHAnsi" w:hAnsiTheme="minorHAnsi" w:cstheme="minorHAnsi"/>
          <w:szCs w:val="24"/>
        </w:rPr>
        <w:t xml:space="preserve"> extends Ticket{}</w:t>
      </w:r>
    </w:p>
    <w:p w14:paraId="4914714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VirtualTicket</w:t>
      </w:r>
      <w:proofErr w:type="spellEnd"/>
      <w:r w:rsidRPr="00A8618B">
        <w:rPr>
          <w:rStyle w:val="Enfasidelicata"/>
          <w:rFonts w:asciiTheme="minorHAnsi" w:hAnsiTheme="minorHAnsi" w:cstheme="minorHAnsi"/>
          <w:szCs w:val="24"/>
        </w:rPr>
        <w:t xml:space="preserve"> extends Ticket{}</w:t>
      </w:r>
    </w:p>
    <w:p w14:paraId="304B8EB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Visit extends Ticket{</w:t>
      </w:r>
    </w:p>
    <w:p w14:paraId="5DAE99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shoppingListCategories</w:t>
      </w:r>
      <w:proofErr w:type="spellEnd"/>
      <w:r w:rsidRPr="00A8618B">
        <w:rPr>
          <w:rStyle w:val="Enfasidelicata"/>
          <w:rFonts w:asciiTheme="minorHAnsi" w:hAnsiTheme="minorHAnsi" w:cstheme="minorHAnsi"/>
          <w:szCs w:val="24"/>
        </w:rPr>
        <w:t xml:space="preserve"> : set Category,</w:t>
      </w:r>
    </w:p>
    <w:p w14:paraId="0E48BA9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shoppingListItems</w:t>
      </w:r>
      <w:proofErr w:type="spellEnd"/>
      <w:r w:rsidRPr="00A8618B">
        <w:rPr>
          <w:rStyle w:val="Enfasidelicata"/>
          <w:rFonts w:asciiTheme="minorHAnsi" w:hAnsiTheme="minorHAnsi" w:cstheme="minorHAnsi"/>
          <w:szCs w:val="24"/>
        </w:rPr>
        <w:t xml:space="preserve"> : set Item</w:t>
      </w:r>
    </w:p>
    <w:p w14:paraId="1729F0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EFEC4B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ECE6D3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Item{}</w:t>
      </w:r>
    </w:p>
    <w:p w14:paraId="60418A2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D5F22C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Category{</w:t>
      </w:r>
    </w:p>
    <w:p w14:paraId="55C660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products: some Item</w:t>
      </w:r>
    </w:p>
    <w:p w14:paraId="36739BE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C31B99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AAA0F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Department{</w:t>
      </w:r>
    </w:p>
    <w:p w14:paraId="190E6CD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categories: some Category</w:t>
      </w:r>
    </w:p>
    <w:p w14:paraId="59720E8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7A53C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8FB7A6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sig </w:t>
      </w:r>
      <w:proofErr w:type="spellStart"/>
      <w:r w:rsidRPr="00A8618B">
        <w:rPr>
          <w:rStyle w:val="Enfasidelicata"/>
          <w:rFonts w:asciiTheme="minorHAnsi" w:hAnsiTheme="minorHAnsi" w:cstheme="minorHAnsi"/>
          <w:szCs w:val="24"/>
        </w:rPr>
        <w:t>SmartDevice</w:t>
      </w:r>
      <w:proofErr w:type="spellEnd"/>
      <w:r w:rsidRPr="00A8618B">
        <w:rPr>
          <w:rStyle w:val="Enfasidelicata"/>
          <w:rFonts w:asciiTheme="minorHAnsi" w:hAnsiTheme="minorHAnsi" w:cstheme="minorHAnsi"/>
          <w:szCs w:val="24"/>
        </w:rPr>
        <w:t>{</w:t>
      </w:r>
    </w:p>
    <w:p w14:paraId="1292C5C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localizationDevice</w:t>
      </w:r>
      <w:proofErr w:type="spellEnd"/>
      <w:r w:rsidRPr="00A8618B">
        <w:rPr>
          <w:rStyle w:val="Enfasidelicata"/>
          <w:rFonts w:asciiTheme="minorHAnsi" w:hAnsiTheme="minorHAnsi" w:cstheme="minorHAnsi"/>
          <w:szCs w:val="24"/>
        </w:rPr>
        <w:t>: lone GPS</w:t>
      </w:r>
    </w:p>
    <w:p w14:paraId="23BA95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7F6BB3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F7842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GPS{}</w:t>
      </w:r>
    </w:p>
    <w:p w14:paraId="2390CB5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4D490A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DF7B2EA" w14:textId="4C8C1E9D" w:rsidR="005432E1" w:rsidRPr="00A8618B" w:rsidRDefault="005F76ED" w:rsidP="00A8618B">
      <w:pPr>
        <w:pStyle w:val="Paragrafoelenco"/>
        <w:numPr>
          <w:ilvl w:val="0"/>
          <w:numId w:val="74"/>
        </w:numPr>
        <w:spacing w:line="240" w:lineRule="auto"/>
        <w:rPr>
          <w:rStyle w:val="Enfasidelicata"/>
          <w:rFonts w:cstheme="minorHAnsi"/>
          <w:szCs w:val="24"/>
        </w:rPr>
      </w:pPr>
      <w:r w:rsidRPr="00A8618B">
        <w:rPr>
          <w:rStyle w:val="Enfasidelicata"/>
          <w:rFonts w:cstheme="minorHAnsi"/>
          <w:sz w:val="44"/>
          <w:szCs w:val="44"/>
        </w:rPr>
        <w:lastRenderedPageBreak/>
        <w:t>Utilities</w:t>
      </w:r>
      <w:r w:rsidRPr="005F76ED">
        <w:rPr>
          <w:rStyle w:val="Enfasidelicata"/>
          <w:rFonts w:cstheme="minorHAnsi"/>
          <w:szCs w:val="24"/>
        </w:rPr>
        <w:br/>
      </w:r>
    </w:p>
    <w:p w14:paraId="2297BD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//gets all the </w:t>
      </w:r>
      <w:proofErr w:type="spellStart"/>
      <w:r w:rsidRPr="00A8618B">
        <w:rPr>
          <w:rStyle w:val="Enfasidelicata"/>
          <w:rFonts w:asciiTheme="minorHAnsi" w:hAnsiTheme="minorHAnsi" w:cstheme="minorHAnsi"/>
          <w:szCs w:val="24"/>
        </w:rPr>
        <w:t>qr</w:t>
      </w:r>
      <w:proofErr w:type="spellEnd"/>
      <w:r w:rsidRPr="00A8618B">
        <w:rPr>
          <w:rStyle w:val="Enfasidelicata"/>
          <w:rFonts w:asciiTheme="minorHAnsi" w:hAnsiTheme="minorHAnsi" w:cstheme="minorHAnsi"/>
          <w:szCs w:val="24"/>
        </w:rPr>
        <w:t xml:space="preserve"> code readers that scanned the given ticket</w:t>
      </w:r>
    </w:p>
    <w:p w14:paraId="324C14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fun </w:t>
      </w:r>
      <w:proofErr w:type="spellStart"/>
      <w:r w:rsidRPr="00A8618B">
        <w:rPr>
          <w:rStyle w:val="Enfasidelicata"/>
          <w:rFonts w:asciiTheme="minorHAnsi" w:hAnsiTheme="minorHAnsi" w:cstheme="minorHAnsi"/>
          <w:szCs w:val="24"/>
        </w:rPr>
        <w:t>scannedBy</w:t>
      </w:r>
      <w:proofErr w:type="spellEnd"/>
      <w:r w:rsidRPr="00A8618B">
        <w:rPr>
          <w:rStyle w:val="Enfasidelicata"/>
          <w:rFonts w:asciiTheme="minorHAnsi" w:hAnsiTheme="minorHAnsi" w:cstheme="minorHAnsi"/>
          <w:szCs w:val="24"/>
        </w:rPr>
        <w:t xml:space="preserve">[t: Ticket] : set </w:t>
      </w:r>
      <w:proofErr w:type="spellStart"/>
      <w:r w:rsidRPr="00A8618B">
        <w:rPr>
          <w:rStyle w:val="Enfasidelicata"/>
          <w:rFonts w:asciiTheme="minorHAnsi" w:hAnsiTheme="minorHAnsi" w:cstheme="minorHAnsi"/>
          <w:szCs w:val="24"/>
        </w:rPr>
        <w:t>QRCodeReader</w:t>
      </w:r>
      <w:proofErr w:type="spellEnd"/>
      <w:r w:rsidRPr="00A8618B">
        <w:rPr>
          <w:rStyle w:val="Enfasidelicata"/>
          <w:rFonts w:asciiTheme="minorHAnsi" w:hAnsiTheme="minorHAnsi" w:cstheme="minorHAnsi"/>
          <w:szCs w:val="24"/>
        </w:rPr>
        <w:t xml:space="preserve"> {</w:t>
      </w:r>
    </w:p>
    <w:p w14:paraId="2BBAB0D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scanned.(</w:t>
      </w:r>
      <w:proofErr w:type="spellStart"/>
      <w:r w:rsidRPr="00A8618B">
        <w:rPr>
          <w:rStyle w:val="Enfasidelicata"/>
          <w:rFonts w:asciiTheme="minorHAnsi" w:hAnsiTheme="minorHAnsi" w:cstheme="minorHAnsi"/>
          <w:szCs w:val="24"/>
        </w:rPr>
        <w:t>t.ticketCode</w:t>
      </w:r>
      <w:proofErr w:type="spellEnd"/>
      <w:r w:rsidRPr="00A8618B">
        <w:rPr>
          <w:rStyle w:val="Enfasidelicata"/>
          <w:rFonts w:asciiTheme="minorHAnsi" w:hAnsiTheme="minorHAnsi" w:cstheme="minorHAnsi"/>
          <w:szCs w:val="24"/>
        </w:rPr>
        <w:t>)</w:t>
      </w:r>
    </w:p>
    <w:p w14:paraId="341FE3A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66C6D0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8A09C8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tickets managed by the given ticket system</w:t>
      </w:r>
    </w:p>
    <w:p w14:paraId="54A2F80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fun </w:t>
      </w:r>
      <w:proofErr w:type="spellStart"/>
      <w:r w:rsidRPr="00A8618B">
        <w:rPr>
          <w:rStyle w:val="Enfasidelicata"/>
          <w:rFonts w:asciiTheme="minorHAnsi" w:hAnsiTheme="minorHAnsi" w:cstheme="minorHAnsi"/>
          <w:szCs w:val="24"/>
        </w:rPr>
        <w:t>getAllTickets</w:t>
      </w:r>
      <w:proofErr w:type="spellEnd"/>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TicketSystem</w:t>
      </w:r>
      <w:proofErr w:type="spellEnd"/>
      <w:r w:rsidRPr="00A8618B">
        <w:rPr>
          <w:rStyle w:val="Enfasidelicata"/>
          <w:rFonts w:asciiTheme="minorHAnsi" w:hAnsiTheme="minorHAnsi" w:cstheme="minorHAnsi"/>
          <w:szCs w:val="24"/>
        </w:rPr>
        <w:t>] : set Ticket {</w:t>
      </w:r>
    </w:p>
    <w:p w14:paraId="0B1336B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ts.insideMarket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ts.line</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ts.pastTickets</w:t>
      </w:r>
      <w:proofErr w:type="spellEnd"/>
    </w:p>
    <w:p w14:paraId="7B25AC3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F4DAA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18390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the visits and tickets of the given virtual user</w:t>
      </w:r>
    </w:p>
    <w:p w14:paraId="7F53C49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fun </w:t>
      </w:r>
      <w:proofErr w:type="spellStart"/>
      <w:r w:rsidRPr="00A8618B">
        <w:rPr>
          <w:rStyle w:val="Enfasidelicata"/>
          <w:rFonts w:asciiTheme="minorHAnsi" w:hAnsiTheme="minorHAnsi" w:cstheme="minorHAnsi"/>
          <w:szCs w:val="24"/>
        </w:rPr>
        <w:t>getVUserTicketsAndVisits</w:t>
      </w:r>
      <w:proofErr w:type="spellEnd"/>
      <w:r w:rsidRPr="00A8618B">
        <w:rPr>
          <w:rStyle w:val="Enfasidelicata"/>
          <w:rFonts w:asciiTheme="minorHAnsi" w:hAnsiTheme="minorHAnsi" w:cstheme="minorHAnsi"/>
          <w:szCs w:val="24"/>
        </w:rPr>
        <w:t xml:space="preserve">[u: </w:t>
      </w:r>
      <w:proofErr w:type="spellStart"/>
      <w:r w:rsidRPr="00A8618B">
        <w:rPr>
          <w:rStyle w:val="Enfasidelicata"/>
          <w:rFonts w:asciiTheme="minorHAnsi" w:hAnsiTheme="minorHAnsi" w:cstheme="minorHAnsi"/>
          <w:szCs w:val="24"/>
        </w:rPr>
        <w:t>VirtualUser</w:t>
      </w:r>
      <w:proofErr w:type="spellEnd"/>
      <w:r w:rsidRPr="00A8618B">
        <w:rPr>
          <w:rStyle w:val="Enfasidelicata"/>
          <w:rFonts w:asciiTheme="minorHAnsi" w:hAnsiTheme="minorHAnsi" w:cstheme="minorHAnsi"/>
          <w:szCs w:val="24"/>
        </w:rPr>
        <w:t>] : set Ticket {</w:t>
      </w:r>
    </w:p>
    <w:p w14:paraId="4BAB098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w:t>
      </w:r>
      <w:proofErr w:type="spellStart"/>
      <w:r w:rsidRPr="00A8618B">
        <w:rPr>
          <w:rStyle w:val="Enfasidelicata"/>
          <w:rFonts w:asciiTheme="minorHAnsi" w:hAnsiTheme="minorHAnsi" w:cstheme="minorHAnsi"/>
          <w:szCs w:val="24"/>
        </w:rPr>
        <w:t>userVTickets</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userVisits</w:t>
      </w:r>
      <w:proofErr w:type="spellEnd"/>
      <w:r w:rsidRPr="00A8618B">
        <w:rPr>
          <w:rStyle w:val="Enfasidelicata"/>
          <w:rFonts w:asciiTheme="minorHAnsi" w:hAnsiTheme="minorHAnsi" w:cstheme="minorHAnsi"/>
          <w:szCs w:val="24"/>
        </w:rPr>
        <w:t>)</w:t>
      </w:r>
    </w:p>
    <w:p w14:paraId="7B99BD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40ED88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894EF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the ticket that manages the given ticket</w:t>
      </w:r>
    </w:p>
    <w:p w14:paraId="64C19A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fun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 xml:space="preserve">[t: Ticket] : one </w:t>
      </w:r>
      <w:proofErr w:type="spellStart"/>
      <w:r w:rsidRPr="00A8618B">
        <w:rPr>
          <w:rStyle w:val="Enfasidelicata"/>
          <w:rFonts w:asciiTheme="minorHAnsi" w:hAnsiTheme="minorHAnsi" w:cstheme="minorHAnsi"/>
          <w:szCs w:val="24"/>
        </w:rPr>
        <w:t>TicketSystem</w:t>
      </w:r>
      <w:proofErr w:type="spellEnd"/>
      <w:r w:rsidRPr="00A8618B">
        <w:rPr>
          <w:rStyle w:val="Enfasidelicata"/>
          <w:rFonts w:asciiTheme="minorHAnsi" w:hAnsiTheme="minorHAnsi" w:cstheme="minorHAnsi"/>
          <w:szCs w:val="24"/>
        </w:rPr>
        <w:t>{</w:t>
      </w:r>
    </w:p>
    <w:p w14:paraId="725E09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(line + </w:t>
      </w:r>
      <w:proofErr w:type="spellStart"/>
      <w:r w:rsidRPr="00A8618B">
        <w:rPr>
          <w:rStyle w:val="Enfasidelicata"/>
          <w:rFonts w:asciiTheme="minorHAnsi" w:hAnsiTheme="minorHAnsi" w:cstheme="minorHAnsi"/>
          <w:szCs w:val="24"/>
        </w:rPr>
        <w:t>insideMarket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).t</w:t>
      </w:r>
    </w:p>
    <w:p w14:paraId="1C9EE30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677EB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19D8E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markets are the result of a new ticket insertion</w:t>
      </w:r>
    </w:p>
    <w:p w14:paraId="646A26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pred</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checkEqualStateMarketPlusNewTicket</w:t>
      </w:r>
      <w:proofErr w:type="spellEnd"/>
      <w:r w:rsidRPr="00A8618B">
        <w:rPr>
          <w:rStyle w:val="Enfasidelicata"/>
          <w:rFonts w:asciiTheme="minorHAnsi" w:hAnsiTheme="minorHAnsi" w:cstheme="minorHAnsi"/>
          <w:szCs w:val="24"/>
        </w:rPr>
        <w:t>[t: Ticket, m,m1 : Market]{</w:t>
      </w:r>
    </w:p>
    <w:p w14:paraId="5756AB1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m1.ticketManager.(</w:t>
      </w: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insideMarket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m.ticketManager</w:t>
      </w:r>
      <w:proofErr w:type="spellEnd"/>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insideMarket</w:t>
      </w:r>
      <w:proofErr w:type="spellEnd"/>
      <w:r w:rsidRPr="00A8618B">
        <w:rPr>
          <w:rStyle w:val="Enfasidelicata"/>
          <w:rFonts w:asciiTheme="minorHAnsi" w:hAnsiTheme="minorHAnsi" w:cstheme="minorHAnsi"/>
          <w:szCs w:val="24"/>
        </w:rPr>
        <w:t xml:space="preserve">)  and </w:t>
      </w:r>
    </w:p>
    <w:p w14:paraId="32EF964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m1.ticketManager.line= </w:t>
      </w:r>
      <w:proofErr w:type="spellStart"/>
      <w:r w:rsidRPr="00A8618B">
        <w:rPr>
          <w:rStyle w:val="Enfasidelicata"/>
          <w:rFonts w:asciiTheme="minorHAnsi" w:hAnsiTheme="minorHAnsi" w:cstheme="minorHAnsi"/>
          <w:szCs w:val="24"/>
        </w:rPr>
        <w:t>m.ticketManager.line</w:t>
      </w:r>
      <w:proofErr w:type="spellEnd"/>
      <w:r w:rsidRPr="00A8618B">
        <w:rPr>
          <w:rStyle w:val="Enfasidelicata"/>
          <w:rFonts w:asciiTheme="minorHAnsi" w:hAnsiTheme="minorHAnsi" w:cstheme="minorHAnsi"/>
          <w:szCs w:val="24"/>
        </w:rPr>
        <w:t xml:space="preserve"> + t and</w:t>
      </w:r>
    </w:p>
    <w:p w14:paraId="2C662A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m1.dispensers=</w:t>
      </w:r>
      <w:proofErr w:type="spellStart"/>
      <w:r w:rsidRPr="00A8618B">
        <w:rPr>
          <w:rStyle w:val="Enfasidelicata"/>
          <w:rFonts w:asciiTheme="minorHAnsi" w:hAnsiTheme="minorHAnsi" w:cstheme="minorHAnsi"/>
          <w:szCs w:val="24"/>
        </w:rPr>
        <w:t>m.dispensers</w:t>
      </w:r>
      <w:proofErr w:type="spellEnd"/>
      <w:r w:rsidRPr="00A8618B">
        <w:rPr>
          <w:rStyle w:val="Enfasidelicata"/>
          <w:rFonts w:asciiTheme="minorHAnsi" w:hAnsiTheme="minorHAnsi" w:cstheme="minorHAnsi"/>
          <w:szCs w:val="24"/>
        </w:rPr>
        <w:t xml:space="preserve"> and m1.cashDesks=</w:t>
      </w:r>
      <w:proofErr w:type="spellStart"/>
      <w:r w:rsidRPr="00A8618B">
        <w:rPr>
          <w:rStyle w:val="Enfasidelicata"/>
          <w:rFonts w:asciiTheme="minorHAnsi" w:hAnsiTheme="minorHAnsi" w:cstheme="minorHAnsi"/>
          <w:szCs w:val="24"/>
        </w:rPr>
        <w:t>m.cashDesks</w:t>
      </w:r>
      <w:proofErr w:type="spellEnd"/>
      <w:r w:rsidRPr="00A8618B">
        <w:rPr>
          <w:rStyle w:val="Enfasidelicata"/>
          <w:rFonts w:asciiTheme="minorHAnsi" w:hAnsiTheme="minorHAnsi" w:cstheme="minorHAnsi"/>
          <w:szCs w:val="24"/>
        </w:rPr>
        <w:t xml:space="preserve"> and m1.entrances=</w:t>
      </w:r>
      <w:proofErr w:type="spellStart"/>
      <w:r w:rsidRPr="00A8618B">
        <w:rPr>
          <w:rStyle w:val="Enfasidelicata"/>
          <w:rFonts w:asciiTheme="minorHAnsi" w:hAnsiTheme="minorHAnsi" w:cstheme="minorHAnsi"/>
          <w:szCs w:val="24"/>
        </w:rPr>
        <w:t>m.entrances</w:t>
      </w:r>
      <w:proofErr w:type="spellEnd"/>
      <w:r w:rsidRPr="00A8618B">
        <w:rPr>
          <w:rStyle w:val="Enfasidelicata"/>
          <w:rFonts w:asciiTheme="minorHAnsi" w:hAnsiTheme="minorHAnsi" w:cstheme="minorHAnsi"/>
          <w:szCs w:val="24"/>
        </w:rPr>
        <w:t xml:space="preserve"> and </w:t>
      </w:r>
    </w:p>
    <w:p w14:paraId="667BDCA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m1.freeExit=</w:t>
      </w:r>
      <w:proofErr w:type="spellStart"/>
      <w:r w:rsidRPr="00A8618B">
        <w:rPr>
          <w:rStyle w:val="Enfasidelicata"/>
          <w:rFonts w:asciiTheme="minorHAnsi" w:hAnsiTheme="minorHAnsi" w:cstheme="minorHAnsi"/>
          <w:szCs w:val="24"/>
        </w:rPr>
        <w:t>m.freeExit</w:t>
      </w:r>
      <w:proofErr w:type="spellEnd"/>
      <w:r w:rsidRPr="00A8618B">
        <w:rPr>
          <w:rStyle w:val="Enfasidelicata"/>
          <w:rFonts w:asciiTheme="minorHAnsi" w:hAnsiTheme="minorHAnsi" w:cstheme="minorHAnsi"/>
          <w:szCs w:val="24"/>
        </w:rPr>
        <w:t xml:space="preserve"> and m1.manager=</w:t>
      </w:r>
      <w:proofErr w:type="spellStart"/>
      <w:r w:rsidRPr="00A8618B">
        <w:rPr>
          <w:rStyle w:val="Enfasidelicata"/>
          <w:rFonts w:asciiTheme="minorHAnsi" w:hAnsiTheme="minorHAnsi" w:cstheme="minorHAnsi"/>
          <w:szCs w:val="24"/>
        </w:rPr>
        <w:t>m.manager</w:t>
      </w:r>
      <w:proofErr w:type="spellEnd"/>
      <w:r w:rsidRPr="00A8618B">
        <w:rPr>
          <w:rStyle w:val="Enfasidelicata"/>
          <w:rFonts w:asciiTheme="minorHAnsi" w:hAnsiTheme="minorHAnsi" w:cstheme="minorHAnsi"/>
          <w:szCs w:val="24"/>
        </w:rPr>
        <w:t xml:space="preserve"> and m1.departments=</w:t>
      </w:r>
      <w:proofErr w:type="spellStart"/>
      <w:r w:rsidRPr="00A8618B">
        <w:rPr>
          <w:rStyle w:val="Enfasidelicata"/>
          <w:rFonts w:asciiTheme="minorHAnsi" w:hAnsiTheme="minorHAnsi" w:cstheme="minorHAnsi"/>
          <w:szCs w:val="24"/>
        </w:rPr>
        <w:t>m.departments</w:t>
      </w:r>
      <w:proofErr w:type="spellEnd"/>
    </w:p>
    <w:p w14:paraId="38CD0D0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D79598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36D3CC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virtual ticket insertion</w:t>
      </w:r>
    </w:p>
    <w:p w14:paraId="30C288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pred</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checkEqualStateVUserPlusNewTicket</w:t>
      </w:r>
      <w:proofErr w:type="spellEnd"/>
      <w:r w:rsidRPr="00A8618B">
        <w:rPr>
          <w:rStyle w:val="Enfasidelicata"/>
          <w:rFonts w:asciiTheme="minorHAnsi" w:hAnsiTheme="minorHAnsi" w:cstheme="minorHAnsi"/>
          <w:szCs w:val="24"/>
        </w:rPr>
        <w:t xml:space="preserve">[t: </w:t>
      </w:r>
      <w:proofErr w:type="spellStart"/>
      <w:r w:rsidRPr="00A8618B">
        <w:rPr>
          <w:rStyle w:val="Enfasidelicata"/>
          <w:rFonts w:asciiTheme="minorHAnsi" w:hAnsiTheme="minorHAnsi" w:cstheme="minorHAnsi"/>
          <w:szCs w:val="24"/>
        </w:rPr>
        <w:t>VirtualTicket</w:t>
      </w:r>
      <w:proofErr w:type="spellEnd"/>
      <w:r w:rsidRPr="00A8618B">
        <w:rPr>
          <w:rStyle w:val="Enfasidelicata"/>
          <w:rFonts w:asciiTheme="minorHAnsi" w:hAnsiTheme="minorHAnsi" w:cstheme="minorHAnsi"/>
          <w:szCs w:val="24"/>
        </w:rPr>
        <w:t xml:space="preserve">, u,u1: </w:t>
      </w:r>
      <w:proofErr w:type="spellStart"/>
      <w:r w:rsidRPr="00A8618B">
        <w:rPr>
          <w:rStyle w:val="Enfasidelicata"/>
          <w:rFonts w:asciiTheme="minorHAnsi" w:hAnsiTheme="minorHAnsi" w:cstheme="minorHAnsi"/>
          <w:szCs w:val="24"/>
        </w:rPr>
        <w:t>VirtualUser</w:t>
      </w:r>
      <w:proofErr w:type="spellEnd"/>
      <w:r w:rsidRPr="00A8618B">
        <w:rPr>
          <w:rStyle w:val="Enfasidelicata"/>
          <w:rFonts w:asciiTheme="minorHAnsi" w:hAnsiTheme="minorHAnsi" w:cstheme="minorHAnsi"/>
          <w:szCs w:val="24"/>
        </w:rPr>
        <w:t>]{</w:t>
      </w:r>
    </w:p>
    <w:p w14:paraId="3203EB8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u1.userVTickets=</w:t>
      </w:r>
      <w:proofErr w:type="spellStart"/>
      <w:r w:rsidRPr="00A8618B">
        <w:rPr>
          <w:rStyle w:val="Enfasidelicata"/>
          <w:rFonts w:asciiTheme="minorHAnsi" w:hAnsiTheme="minorHAnsi" w:cstheme="minorHAnsi"/>
          <w:szCs w:val="24"/>
        </w:rPr>
        <w:t>u.userVTickets</w:t>
      </w:r>
      <w:proofErr w:type="spellEnd"/>
      <w:r w:rsidRPr="00A8618B">
        <w:rPr>
          <w:rStyle w:val="Enfasidelicata"/>
          <w:rFonts w:asciiTheme="minorHAnsi" w:hAnsiTheme="minorHAnsi" w:cstheme="minorHAnsi"/>
          <w:szCs w:val="24"/>
        </w:rPr>
        <w:t xml:space="preserve"> + t and u1.userVisits = </w:t>
      </w:r>
      <w:proofErr w:type="spellStart"/>
      <w:r w:rsidRPr="00A8618B">
        <w:rPr>
          <w:rStyle w:val="Enfasidelicata"/>
          <w:rFonts w:asciiTheme="minorHAnsi" w:hAnsiTheme="minorHAnsi" w:cstheme="minorHAnsi"/>
          <w:szCs w:val="24"/>
        </w:rPr>
        <w:t>u.userVisits</w:t>
      </w:r>
      <w:proofErr w:type="spellEnd"/>
      <w:r w:rsidRPr="00A8618B">
        <w:rPr>
          <w:rStyle w:val="Enfasidelicata"/>
          <w:rFonts w:asciiTheme="minorHAnsi" w:hAnsiTheme="minorHAnsi" w:cstheme="minorHAnsi"/>
          <w:szCs w:val="24"/>
        </w:rPr>
        <w:t xml:space="preserve"> and u1.userDevice = </w:t>
      </w:r>
      <w:proofErr w:type="spellStart"/>
      <w:r w:rsidRPr="00A8618B">
        <w:rPr>
          <w:rStyle w:val="Enfasidelicata"/>
          <w:rFonts w:asciiTheme="minorHAnsi" w:hAnsiTheme="minorHAnsi" w:cstheme="minorHAnsi"/>
          <w:szCs w:val="24"/>
        </w:rPr>
        <w:t>u.userDevice</w:t>
      </w:r>
      <w:proofErr w:type="spellEnd"/>
    </w:p>
    <w:p w14:paraId="5B6FC7C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A50E5E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C91A8D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visit insertion</w:t>
      </w:r>
    </w:p>
    <w:p w14:paraId="3B07F21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pred</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checkEqualStateVUserPlusNewVisit</w:t>
      </w:r>
      <w:proofErr w:type="spellEnd"/>
      <w:r w:rsidRPr="00A8618B">
        <w:rPr>
          <w:rStyle w:val="Enfasidelicata"/>
          <w:rFonts w:asciiTheme="minorHAnsi" w:hAnsiTheme="minorHAnsi" w:cstheme="minorHAnsi"/>
          <w:szCs w:val="24"/>
        </w:rPr>
        <w:t xml:space="preserve">[v: Visit, u,u1: </w:t>
      </w:r>
      <w:proofErr w:type="spellStart"/>
      <w:r w:rsidRPr="00A8618B">
        <w:rPr>
          <w:rStyle w:val="Enfasidelicata"/>
          <w:rFonts w:asciiTheme="minorHAnsi" w:hAnsiTheme="minorHAnsi" w:cstheme="minorHAnsi"/>
          <w:szCs w:val="24"/>
        </w:rPr>
        <w:t>VirtualUser</w:t>
      </w:r>
      <w:proofErr w:type="spellEnd"/>
      <w:r w:rsidRPr="00A8618B">
        <w:rPr>
          <w:rStyle w:val="Enfasidelicata"/>
          <w:rFonts w:asciiTheme="minorHAnsi" w:hAnsiTheme="minorHAnsi" w:cstheme="minorHAnsi"/>
          <w:szCs w:val="24"/>
        </w:rPr>
        <w:t>]{</w:t>
      </w:r>
    </w:p>
    <w:p w14:paraId="3AE0157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u1.userVTickets=</w:t>
      </w:r>
      <w:proofErr w:type="spellStart"/>
      <w:r w:rsidRPr="00A8618B">
        <w:rPr>
          <w:rStyle w:val="Enfasidelicata"/>
          <w:rFonts w:asciiTheme="minorHAnsi" w:hAnsiTheme="minorHAnsi" w:cstheme="minorHAnsi"/>
          <w:szCs w:val="24"/>
        </w:rPr>
        <w:t>u.userVTickets</w:t>
      </w:r>
      <w:proofErr w:type="spellEnd"/>
      <w:r w:rsidRPr="00A8618B">
        <w:rPr>
          <w:rStyle w:val="Enfasidelicata"/>
          <w:rFonts w:asciiTheme="minorHAnsi" w:hAnsiTheme="minorHAnsi" w:cstheme="minorHAnsi"/>
          <w:szCs w:val="24"/>
        </w:rPr>
        <w:t xml:space="preserve">  and u1.userVisits = </w:t>
      </w:r>
      <w:proofErr w:type="spellStart"/>
      <w:r w:rsidRPr="00A8618B">
        <w:rPr>
          <w:rStyle w:val="Enfasidelicata"/>
          <w:rFonts w:asciiTheme="minorHAnsi" w:hAnsiTheme="minorHAnsi" w:cstheme="minorHAnsi"/>
          <w:szCs w:val="24"/>
        </w:rPr>
        <w:t>u.userVisits</w:t>
      </w:r>
      <w:proofErr w:type="spellEnd"/>
      <w:r w:rsidRPr="00A8618B">
        <w:rPr>
          <w:rStyle w:val="Enfasidelicata"/>
          <w:rFonts w:asciiTheme="minorHAnsi" w:hAnsiTheme="minorHAnsi" w:cstheme="minorHAnsi"/>
          <w:szCs w:val="24"/>
        </w:rPr>
        <w:t xml:space="preserve"> + v and u1.userDevice = </w:t>
      </w:r>
      <w:proofErr w:type="spellStart"/>
      <w:r w:rsidRPr="00A8618B">
        <w:rPr>
          <w:rStyle w:val="Enfasidelicata"/>
          <w:rFonts w:asciiTheme="minorHAnsi" w:hAnsiTheme="minorHAnsi" w:cstheme="minorHAnsi"/>
          <w:szCs w:val="24"/>
        </w:rPr>
        <w:t>u.userDevice</w:t>
      </w:r>
      <w:proofErr w:type="spellEnd"/>
    </w:p>
    <w:p w14:paraId="41A4EC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F0FA64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66BF6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physical ticket insertion</w:t>
      </w:r>
    </w:p>
    <w:p w14:paraId="36E8B32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lastRenderedPageBreak/>
        <w:t>pred</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checkEqualStatePUserPlusNewTicket</w:t>
      </w:r>
      <w:proofErr w:type="spellEnd"/>
      <w:r w:rsidRPr="00A8618B">
        <w:rPr>
          <w:rStyle w:val="Enfasidelicata"/>
          <w:rFonts w:asciiTheme="minorHAnsi" w:hAnsiTheme="minorHAnsi" w:cstheme="minorHAnsi"/>
          <w:szCs w:val="24"/>
        </w:rPr>
        <w:t xml:space="preserve">[t: </w:t>
      </w:r>
      <w:proofErr w:type="spellStart"/>
      <w:r w:rsidRPr="00A8618B">
        <w:rPr>
          <w:rStyle w:val="Enfasidelicata"/>
          <w:rFonts w:asciiTheme="minorHAnsi" w:hAnsiTheme="minorHAnsi" w:cstheme="minorHAnsi"/>
          <w:szCs w:val="24"/>
        </w:rPr>
        <w:t>PhysicalTicket</w:t>
      </w:r>
      <w:proofErr w:type="spellEnd"/>
      <w:r w:rsidRPr="00A8618B">
        <w:rPr>
          <w:rStyle w:val="Enfasidelicata"/>
          <w:rFonts w:asciiTheme="minorHAnsi" w:hAnsiTheme="minorHAnsi" w:cstheme="minorHAnsi"/>
          <w:szCs w:val="24"/>
        </w:rPr>
        <w:t xml:space="preserve">, u,u1: </w:t>
      </w:r>
      <w:proofErr w:type="spellStart"/>
      <w:r w:rsidRPr="00A8618B">
        <w:rPr>
          <w:rStyle w:val="Enfasidelicata"/>
          <w:rFonts w:asciiTheme="minorHAnsi" w:hAnsiTheme="minorHAnsi" w:cstheme="minorHAnsi"/>
          <w:szCs w:val="24"/>
        </w:rPr>
        <w:t>PhysicalUser</w:t>
      </w:r>
      <w:proofErr w:type="spellEnd"/>
      <w:r w:rsidRPr="00A8618B">
        <w:rPr>
          <w:rStyle w:val="Enfasidelicata"/>
          <w:rFonts w:asciiTheme="minorHAnsi" w:hAnsiTheme="minorHAnsi" w:cstheme="minorHAnsi"/>
          <w:szCs w:val="24"/>
        </w:rPr>
        <w:t>]{</w:t>
      </w:r>
    </w:p>
    <w:p w14:paraId="182CAE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u1.userPTickets=</w:t>
      </w:r>
      <w:proofErr w:type="spellStart"/>
      <w:r w:rsidRPr="00A8618B">
        <w:rPr>
          <w:rStyle w:val="Enfasidelicata"/>
          <w:rFonts w:asciiTheme="minorHAnsi" w:hAnsiTheme="minorHAnsi" w:cstheme="minorHAnsi"/>
          <w:szCs w:val="24"/>
        </w:rPr>
        <w:t>u.userPTickets</w:t>
      </w:r>
      <w:proofErr w:type="spellEnd"/>
      <w:r w:rsidRPr="00A8618B">
        <w:rPr>
          <w:rStyle w:val="Enfasidelicata"/>
          <w:rFonts w:asciiTheme="minorHAnsi" w:hAnsiTheme="minorHAnsi" w:cstheme="minorHAnsi"/>
          <w:szCs w:val="24"/>
        </w:rPr>
        <w:t xml:space="preserve"> + t</w:t>
      </w:r>
    </w:p>
    <w:p w14:paraId="75F64407" w14:textId="053F31DA" w:rsidR="00D45746" w:rsidRDefault="005432E1" w:rsidP="00D45746">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6468224E" w14:textId="77777777" w:rsidR="0071654A" w:rsidRDefault="0071654A" w:rsidP="00D45746">
      <w:pPr>
        <w:pStyle w:val="Paragrafoelenco"/>
        <w:spacing w:line="240" w:lineRule="auto"/>
        <w:ind w:left="360"/>
        <w:rPr>
          <w:rStyle w:val="Enfasidelicata"/>
          <w:rFonts w:cstheme="minorHAnsi"/>
          <w:szCs w:val="24"/>
        </w:rPr>
      </w:pPr>
    </w:p>
    <w:p w14:paraId="2F41F0A8" w14:textId="15300933" w:rsidR="000477F7" w:rsidRPr="00A8618B" w:rsidRDefault="000477F7" w:rsidP="00A8618B">
      <w:pPr>
        <w:pStyle w:val="Paragrafoelenco"/>
        <w:numPr>
          <w:ilvl w:val="0"/>
          <w:numId w:val="74"/>
        </w:numPr>
        <w:spacing w:line="240" w:lineRule="auto"/>
        <w:rPr>
          <w:rStyle w:val="Enfasidelicata"/>
          <w:rFonts w:cstheme="minorHAnsi"/>
          <w:sz w:val="44"/>
          <w:szCs w:val="44"/>
        </w:rPr>
      </w:pPr>
      <w:r w:rsidRPr="00A8618B">
        <w:rPr>
          <w:rStyle w:val="Enfasidelicata"/>
          <w:rFonts w:cstheme="minorHAnsi"/>
          <w:sz w:val="44"/>
          <w:szCs w:val="44"/>
        </w:rPr>
        <w:t>Facts</w:t>
      </w:r>
    </w:p>
    <w:p w14:paraId="7279817B" w14:textId="77777777" w:rsidR="000477F7" w:rsidRPr="00A8618B" w:rsidRDefault="000477F7" w:rsidP="005432E1">
      <w:pPr>
        <w:pStyle w:val="Paragrafoelenco"/>
        <w:spacing w:line="240" w:lineRule="auto"/>
        <w:ind w:left="360"/>
        <w:rPr>
          <w:rStyle w:val="Enfasidelicata"/>
          <w:rFonts w:asciiTheme="minorHAnsi" w:hAnsiTheme="minorHAnsi" w:cstheme="minorHAnsi"/>
          <w:szCs w:val="24"/>
        </w:rPr>
      </w:pPr>
    </w:p>
    <w:p w14:paraId="574C590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market gives more tickets per time slot than the max allowed by the shop manager</w:t>
      </w:r>
    </w:p>
    <w:p w14:paraId="27008AF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5ADFA6E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m: Market, d: Date, t: </w:t>
      </w:r>
      <w:proofErr w:type="spellStart"/>
      <w:r w:rsidRPr="00A8618B">
        <w:rPr>
          <w:rStyle w:val="Enfasidelicata"/>
          <w:rFonts w:asciiTheme="minorHAnsi" w:hAnsiTheme="minorHAnsi" w:cstheme="minorHAnsi"/>
          <w:szCs w:val="24"/>
        </w:rPr>
        <w:t>TimeSlot</w:t>
      </w:r>
      <w:proofErr w:type="spellEnd"/>
      <w:r w:rsidRPr="00A8618B">
        <w:rPr>
          <w:rStyle w:val="Enfasidelicata"/>
          <w:rFonts w:asciiTheme="minorHAnsi" w:hAnsiTheme="minorHAnsi" w:cstheme="minorHAnsi"/>
          <w:szCs w:val="24"/>
        </w:rPr>
        <w:t xml:space="preserve"> | </w:t>
      </w:r>
    </w:p>
    <w:p w14:paraId="5113CEB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let </w:t>
      </w:r>
      <w:proofErr w:type="spellStart"/>
      <w:r w:rsidRPr="00A8618B">
        <w:rPr>
          <w:rStyle w:val="Enfasidelicata"/>
          <w:rFonts w:asciiTheme="minorHAnsi" w:hAnsiTheme="minorHAnsi" w:cstheme="minorHAnsi"/>
          <w:szCs w:val="24"/>
        </w:rPr>
        <w:t>marketTickets</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getAllTickets</w:t>
      </w:r>
      <w:proofErr w:type="spellEnd"/>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m.ticketManager</w:t>
      </w:r>
      <w:proofErr w:type="spellEnd"/>
      <w:r w:rsidRPr="00A8618B">
        <w:rPr>
          <w:rStyle w:val="Enfasidelicata"/>
          <w:rFonts w:asciiTheme="minorHAnsi" w:hAnsiTheme="minorHAnsi" w:cstheme="minorHAnsi"/>
          <w:szCs w:val="24"/>
        </w:rPr>
        <w:t>] |</w:t>
      </w:r>
    </w:p>
    <w:p w14:paraId="7FEDABD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#(marketTickets &amp; </w:t>
      </w:r>
      <w:proofErr w:type="spellStart"/>
      <w:r w:rsidRPr="00A8618B">
        <w:rPr>
          <w:rStyle w:val="Enfasidelicata"/>
          <w:rFonts w:asciiTheme="minorHAnsi" w:hAnsiTheme="minorHAnsi" w:cstheme="minorHAnsi"/>
          <w:szCs w:val="24"/>
        </w:rPr>
        <w:t>ticketDate.d</w:t>
      </w:r>
      <w:proofErr w:type="spellEnd"/>
      <w:r w:rsidRPr="00A8618B">
        <w:rPr>
          <w:rStyle w:val="Enfasidelicata"/>
          <w:rFonts w:asciiTheme="minorHAnsi" w:hAnsiTheme="minorHAnsi" w:cstheme="minorHAnsi"/>
          <w:szCs w:val="24"/>
        </w:rPr>
        <w:t xml:space="preserve"> &amp; ticketTimeSlot.t) &lt;= </w:t>
      </w:r>
      <w:proofErr w:type="spellStart"/>
      <w:r w:rsidRPr="00A8618B">
        <w:rPr>
          <w:rStyle w:val="Enfasidelicata"/>
          <w:rFonts w:asciiTheme="minorHAnsi" w:hAnsiTheme="minorHAnsi" w:cstheme="minorHAnsi"/>
          <w:szCs w:val="24"/>
        </w:rPr>
        <w:t>m.ticketManager.maxUsersPerSlot</w:t>
      </w:r>
      <w:proofErr w:type="spellEnd"/>
    </w:p>
    <w:p w14:paraId="5BE6A9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B0475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51A78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//definition of user safety</w:t>
      </w:r>
    </w:p>
    <w:p w14:paraId="539610A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3F0A6A8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vu: </w:t>
      </w:r>
      <w:proofErr w:type="spellStart"/>
      <w:r w:rsidRPr="00A8618B">
        <w:rPr>
          <w:rStyle w:val="Enfasidelicata"/>
          <w:rFonts w:asciiTheme="minorHAnsi" w:hAnsiTheme="minorHAnsi" w:cstheme="minorHAnsi"/>
          <w:szCs w:val="24"/>
        </w:rPr>
        <w:t>VirtualUser</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vu.userStatus</w:t>
      </w:r>
      <w:proofErr w:type="spellEnd"/>
      <w:r w:rsidRPr="00A8618B">
        <w:rPr>
          <w:rStyle w:val="Enfasidelicata"/>
          <w:rFonts w:asciiTheme="minorHAnsi" w:hAnsiTheme="minorHAnsi" w:cstheme="minorHAnsi"/>
          <w:szCs w:val="24"/>
        </w:rPr>
        <w:t xml:space="preserve"> = Safe </w:t>
      </w:r>
      <w:proofErr w:type="spellStart"/>
      <w:r w:rsidRPr="00A8618B">
        <w:rPr>
          <w:rStyle w:val="Enfasidelicata"/>
          <w:rFonts w:asciiTheme="minorHAnsi" w:hAnsiTheme="minorHAnsi" w:cstheme="minorHAnsi"/>
          <w:szCs w:val="24"/>
        </w:rPr>
        <w:t>iff</w:t>
      </w:r>
      <w:proofErr w:type="spellEnd"/>
      <w:r w:rsidRPr="00A8618B">
        <w:rPr>
          <w:rStyle w:val="Enfasidelicata"/>
          <w:rFonts w:asciiTheme="minorHAnsi" w:hAnsiTheme="minorHAnsi" w:cstheme="minorHAnsi"/>
          <w:szCs w:val="24"/>
        </w:rPr>
        <w:t xml:space="preserve"> </w:t>
      </w:r>
    </w:p>
    <w:p w14:paraId="0DA69BC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w:t>
      </w:r>
      <w:proofErr w:type="spellStart"/>
      <w:r w:rsidRPr="00A8618B">
        <w:rPr>
          <w:rStyle w:val="Enfasidelicata"/>
          <w:rFonts w:asciiTheme="minorHAnsi" w:hAnsiTheme="minorHAnsi" w:cstheme="minorHAnsi"/>
          <w:szCs w:val="24"/>
        </w:rPr>
        <w:t>no t</w:t>
      </w:r>
      <w:proofErr w:type="spellEnd"/>
      <w:r w:rsidRPr="00A8618B">
        <w:rPr>
          <w:rStyle w:val="Enfasidelicata"/>
          <w:rFonts w:asciiTheme="minorHAnsi" w:hAnsiTheme="minorHAnsi" w:cstheme="minorHAnsi"/>
          <w:szCs w:val="24"/>
        </w:rPr>
        <w:t xml:space="preserve">: Ticket,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TicketSystem</w:t>
      </w:r>
      <w:proofErr w:type="spellEnd"/>
      <w:r w:rsidRPr="00A8618B">
        <w:rPr>
          <w:rStyle w:val="Enfasidelicata"/>
          <w:rFonts w:asciiTheme="minorHAnsi" w:hAnsiTheme="minorHAnsi" w:cstheme="minorHAnsi"/>
          <w:szCs w:val="24"/>
        </w:rPr>
        <w:t xml:space="preserve">  | t != none and t in (</w:t>
      </w:r>
      <w:proofErr w:type="spellStart"/>
      <w:r w:rsidRPr="00A8618B">
        <w:rPr>
          <w:rStyle w:val="Enfasidelicata"/>
          <w:rFonts w:asciiTheme="minorHAnsi" w:hAnsiTheme="minorHAnsi" w:cstheme="minorHAnsi"/>
          <w:szCs w:val="24"/>
        </w:rPr>
        <w:t>vu.userVTickets</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vu.userVisits</w:t>
      </w:r>
      <w:proofErr w:type="spellEnd"/>
      <w:r w:rsidRPr="00A8618B">
        <w:rPr>
          <w:rStyle w:val="Enfasidelicata"/>
          <w:rFonts w:asciiTheme="minorHAnsi" w:hAnsiTheme="minorHAnsi" w:cstheme="minorHAnsi"/>
          <w:szCs w:val="24"/>
        </w:rPr>
        <w:t>) and</w:t>
      </w:r>
    </w:p>
    <w:p w14:paraId="4BB32B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w:t>
      </w:r>
      <w:proofErr w:type="spellStart"/>
      <w:r w:rsidRPr="00A8618B">
        <w:rPr>
          <w:rStyle w:val="Enfasidelicata"/>
          <w:rFonts w:asciiTheme="minorHAnsi" w:hAnsiTheme="minorHAnsi" w:cstheme="minorHAnsi"/>
          <w:szCs w:val="24"/>
        </w:rPr>
        <w:t>ts.insideMarket</w:t>
      </w:r>
      <w:proofErr w:type="spellEnd"/>
      <w:r w:rsidRPr="00A8618B">
        <w:rPr>
          <w:rStyle w:val="Enfasidelicata"/>
          <w:rFonts w:asciiTheme="minorHAnsi" w:hAnsiTheme="minorHAnsi" w:cstheme="minorHAnsi"/>
          <w:szCs w:val="24"/>
        </w:rPr>
        <w:t xml:space="preserve"> and #(ts.insideMarket) &gt; </w:t>
      </w:r>
      <w:proofErr w:type="spellStart"/>
      <w:r w:rsidRPr="00A8618B">
        <w:rPr>
          <w:rStyle w:val="Enfasidelicata"/>
          <w:rFonts w:asciiTheme="minorHAnsi" w:hAnsiTheme="minorHAnsi" w:cstheme="minorHAnsi"/>
          <w:szCs w:val="24"/>
        </w:rPr>
        <w:t>ts.maxUsersPerSlot</w:t>
      </w:r>
      <w:proofErr w:type="spellEnd"/>
      <w:r w:rsidRPr="00A8618B">
        <w:rPr>
          <w:rStyle w:val="Enfasidelicata"/>
          <w:rFonts w:asciiTheme="minorHAnsi" w:hAnsiTheme="minorHAnsi" w:cstheme="minorHAnsi"/>
          <w:szCs w:val="24"/>
        </w:rPr>
        <w:t xml:space="preserve"> )</w:t>
      </w:r>
    </w:p>
    <w:p w14:paraId="3397259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w:t>
      </w:r>
      <w:proofErr w:type="spellStart"/>
      <w:r w:rsidRPr="00A8618B">
        <w:rPr>
          <w:rStyle w:val="Enfasidelicata"/>
          <w:rFonts w:asciiTheme="minorHAnsi" w:hAnsiTheme="minorHAnsi" w:cstheme="minorHAnsi"/>
          <w:szCs w:val="24"/>
        </w:rPr>
        <w:t>pu</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PhysicalUser</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pu.userStatus</w:t>
      </w:r>
      <w:proofErr w:type="spellEnd"/>
      <w:r w:rsidRPr="00A8618B">
        <w:rPr>
          <w:rStyle w:val="Enfasidelicata"/>
          <w:rFonts w:asciiTheme="minorHAnsi" w:hAnsiTheme="minorHAnsi" w:cstheme="minorHAnsi"/>
          <w:szCs w:val="24"/>
        </w:rPr>
        <w:t xml:space="preserve"> = Safe </w:t>
      </w:r>
      <w:proofErr w:type="spellStart"/>
      <w:r w:rsidRPr="00A8618B">
        <w:rPr>
          <w:rStyle w:val="Enfasidelicata"/>
          <w:rFonts w:asciiTheme="minorHAnsi" w:hAnsiTheme="minorHAnsi" w:cstheme="minorHAnsi"/>
          <w:szCs w:val="24"/>
        </w:rPr>
        <w:t>iff</w:t>
      </w:r>
      <w:proofErr w:type="spellEnd"/>
      <w:r w:rsidRPr="00A8618B">
        <w:rPr>
          <w:rStyle w:val="Enfasidelicata"/>
          <w:rFonts w:asciiTheme="minorHAnsi" w:hAnsiTheme="minorHAnsi" w:cstheme="minorHAnsi"/>
          <w:szCs w:val="24"/>
        </w:rPr>
        <w:t xml:space="preserve"> </w:t>
      </w:r>
    </w:p>
    <w:p w14:paraId="488AA00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w:t>
      </w:r>
      <w:proofErr w:type="spellStart"/>
      <w:r w:rsidRPr="00A8618B">
        <w:rPr>
          <w:rStyle w:val="Enfasidelicata"/>
          <w:rFonts w:asciiTheme="minorHAnsi" w:hAnsiTheme="minorHAnsi" w:cstheme="minorHAnsi"/>
          <w:szCs w:val="24"/>
        </w:rPr>
        <w:t>no t</w:t>
      </w:r>
      <w:proofErr w:type="spellEnd"/>
      <w:r w:rsidRPr="00A8618B">
        <w:rPr>
          <w:rStyle w:val="Enfasidelicata"/>
          <w:rFonts w:asciiTheme="minorHAnsi" w:hAnsiTheme="minorHAnsi" w:cstheme="minorHAnsi"/>
          <w:szCs w:val="24"/>
        </w:rPr>
        <w:t xml:space="preserve">: Ticket,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TicketSystem</w:t>
      </w:r>
      <w:proofErr w:type="spellEnd"/>
      <w:r w:rsidRPr="00A8618B">
        <w:rPr>
          <w:rStyle w:val="Enfasidelicata"/>
          <w:rFonts w:asciiTheme="minorHAnsi" w:hAnsiTheme="minorHAnsi" w:cstheme="minorHAnsi"/>
          <w:szCs w:val="24"/>
        </w:rPr>
        <w:t xml:space="preserve">  | t != none and t in </w:t>
      </w:r>
      <w:proofErr w:type="spellStart"/>
      <w:r w:rsidRPr="00A8618B">
        <w:rPr>
          <w:rStyle w:val="Enfasidelicata"/>
          <w:rFonts w:asciiTheme="minorHAnsi" w:hAnsiTheme="minorHAnsi" w:cstheme="minorHAnsi"/>
          <w:szCs w:val="24"/>
        </w:rPr>
        <w:t>pu.userPTickets</w:t>
      </w:r>
      <w:proofErr w:type="spellEnd"/>
      <w:r w:rsidRPr="00A8618B">
        <w:rPr>
          <w:rStyle w:val="Enfasidelicata"/>
          <w:rFonts w:asciiTheme="minorHAnsi" w:hAnsiTheme="minorHAnsi" w:cstheme="minorHAnsi"/>
          <w:szCs w:val="24"/>
        </w:rPr>
        <w:t xml:space="preserve"> and</w:t>
      </w:r>
    </w:p>
    <w:p w14:paraId="092AC60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w:t>
      </w:r>
      <w:proofErr w:type="spellStart"/>
      <w:r w:rsidRPr="00A8618B">
        <w:rPr>
          <w:rStyle w:val="Enfasidelicata"/>
          <w:rFonts w:asciiTheme="minorHAnsi" w:hAnsiTheme="minorHAnsi" w:cstheme="minorHAnsi"/>
          <w:szCs w:val="24"/>
        </w:rPr>
        <w:t>ts.insideMarket</w:t>
      </w:r>
      <w:proofErr w:type="spellEnd"/>
      <w:r w:rsidRPr="00A8618B">
        <w:rPr>
          <w:rStyle w:val="Enfasidelicata"/>
          <w:rFonts w:asciiTheme="minorHAnsi" w:hAnsiTheme="minorHAnsi" w:cstheme="minorHAnsi"/>
          <w:szCs w:val="24"/>
        </w:rPr>
        <w:t xml:space="preserve"> and #(ts.insideMarket) &gt; </w:t>
      </w:r>
      <w:proofErr w:type="spellStart"/>
      <w:r w:rsidRPr="00A8618B">
        <w:rPr>
          <w:rStyle w:val="Enfasidelicata"/>
          <w:rFonts w:asciiTheme="minorHAnsi" w:hAnsiTheme="minorHAnsi" w:cstheme="minorHAnsi"/>
          <w:szCs w:val="24"/>
        </w:rPr>
        <w:t>ts.maxUsersPerSlot</w:t>
      </w:r>
      <w:proofErr w:type="spellEnd"/>
      <w:r w:rsidRPr="00A8618B">
        <w:rPr>
          <w:rStyle w:val="Enfasidelicata"/>
          <w:rFonts w:asciiTheme="minorHAnsi" w:hAnsiTheme="minorHAnsi" w:cstheme="minorHAnsi"/>
          <w:szCs w:val="24"/>
        </w:rPr>
        <w:t xml:space="preserve"> )</w:t>
      </w:r>
    </w:p>
    <w:p w14:paraId="48FCA47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F3DFE2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84B523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5C60606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t:Ticket | </w:t>
      </w:r>
    </w:p>
    <w:p w14:paraId="30B4E476" w14:textId="42CF8541" w:rsidR="00D45746" w:rsidRPr="002C295C" w:rsidRDefault="005432E1" w:rsidP="002C295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ab/>
        <w:t>#scannedBy[t] &lt;= 2  and</w:t>
      </w:r>
    </w:p>
    <w:p w14:paraId="7BFCD2BD" w14:textId="039CC818" w:rsidR="005432E1" w:rsidRPr="00A8618B" w:rsidRDefault="005432E1" w:rsidP="00A8618B">
      <w:pPr>
        <w:pStyle w:val="Paragrafoelenco"/>
        <w:spacing w:line="240" w:lineRule="auto"/>
        <w:ind w:left="360" w:firstLine="360"/>
        <w:rPr>
          <w:rStyle w:val="Enfasidelicata"/>
          <w:rFonts w:asciiTheme="minorHAnsi" w:hAnsiTheme="minorHAnsi" w:cstheme="minorHAnsi"/>
          <w:szCs w:val="24"/>
        </w:rPr>
      </w:pPr>
      <w:r w:rsidRPr="00A8618B">
        <w:rPr>
          <w:rStyle w:val="Enfasidelicata"/>
          <w:rFonts w:asciiTheme="minorHAnsi" w:hAnsiTheme="minorHAnsi" w:cstheme="minorHAnsi"/>
          <w:szCs w:val="24"/>
        </w:rPr>
        <w:t>//ticket is past if it has been scanned 2 times, one at entrance and one at exit</w:t>
      </w:r>
    </w:p>
    <w:p w14:paraId="2D2DA70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(#scannedBy[t]  = 2 ) implies ( let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 xml:space="preserve">[t] | t in </w:t>
      </w:r>
      <w:proofErr w:type="spellStart"/>
      <w:r w:rsidRPr="00A8618B">
        <w:rPr>
          <w:rStyle w:val="Enfasidelicata"/>
          <w:rFonts w:asciiTheme="minorHAnsi" w:hAnsiTheme="minorHAnsi" w:cstheme="minorHAnsi"/>
          <w:szCs w:val="24"/>
        </w:rPr>
        <w:t>ts.pastTickets</w:t>
      </w:r>
      <w:proofErr w:type="spellEnd"/>
      <w:r w:rsidRPr="00A8618B">
        <w:rPr>
          <w:rStyle w:val="Enfasidelicata"/>
          <w:rFonts w:asciiTheme="minorHAnsi" w:hAnsiTheme="minorHAnsi" w:cstheme="minorHAnsi"/>
          <w:szCs w:val="24"/>
        </w:rPr>
        <w:t xml:space="preserve"> and #(scannedBy[t]  &amp; (</w:t>
      </w:r>
      <w:proofErr w:type="spellStart"/>
      <w:r w:rsidRPr="00A8618B">
        <w:rPr>
          <w:rStyle w:val="Enfasidelicata"/>
          <w:rFonts w:asciiTheme="minorHAnsi" w:hAnsiTheme="minorHAnsi" w:cstheme="minorHAnsi"/>
          <w:szCs w:val="24"/>
        </w:rPr>
        <w:t>ticketManager.ts</w:t>
      </w:r>
      <w:proofErr w:type="spellEnd"/>
      <w:r w:rsidRPr="00A8618B">
        <w:rPr>
          <w:rStyle w:val="Enfasidelicata"/>
          <w:rFonts w:asciiTheme="minorHAnsi" w:hAnsiTheme="minorHAnsi" w:cstheme="minorHAnsi"/>
          <w:szCs w:val="24"/>
        </w:rPr>
        <w:t>).entrances) = 1 and #(scannedBy[t]  &amp; ((</w:t>
      </w:r>
      <w:proofErr w:type="spellStart"/>
      <w:r w:rsidRPr="00A8618B">
        <w:rPr>
          <w:rStyle w:val="Enfasidelicata"/>
          <w:rFonts w:asciiTheme="minorHAnsi" w:hAnsiTheme="minorHAnsi" w:cstheme="minorHAnsi"/>
          <w:szCs w:val="24"/>
        </w:rPr>
        <w:t>ticketManager.ts</w:t>
      </w:r>
      <w:proofErr w:type="spellEnd"/>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freeExit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ticketManager.ts</w:t>
      </w:r>
      <w:proofErr w:type="spellEnd"/>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cashDesks.reader</w:t>
      </w:r>
      <w:proofErr w:type="spellEnd"/>
      <w:r w:rsidRPr="00A8618B">
        <w:rPr>
          <w:rStyle w:val="Enfasidelicata"/>
          <w:rFonts w:asciiTheme="minorHAnsi" w:hAnsiTheme="minorHAnsi" w:cstheme="minorHAnsi"/>
          <w:szCs w:val="24"/>
        </w:rPr>
        <w:t>)) = 1)) and</w:t>
      </w:r>
    </w:p>
    <w:p w14:paraId="4B6E8A7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 is inside if it has been scanned 1 time at entrance</w:t>
      </w:r>
    </w:p>
    <w:p w14:paraId="6AC200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(#scannedBy[t]  = 1  </w:t>
      </w:r>
      <w:proofErr w:type="spellStart"/>
      <w:r w:rsidRPr="00A8618B">
        <w:rPr>
          <w:rStyle w:val="Enfasidelicata"/>
          <w:rFonts w:asciiTheme="minorHAnsi" w:hAnsiTheme="minorHAnsi" w:cstheme="minorHAnsi"/>
          <w:szCs w:val="24"/>
        </w:rPr>
        <w:t>iff</w:t>
      </w:r>
      <w:proofErr w:type="spellEnd"/>
      <w:r w:rsidRPr="00A8618B">
        <w:rPr>
          <w:rStyle w:val="Enfasidelicata"/>
          <w:rFonts w:asciiTheme="minorHAnsi" w:hAnsiTheme="minorHAnsi" w:cstheme="minorHAnsi"/>
          <w:szCs w:val="24"/>
        </w:rPr>
        <w:t xml:space="preserve"> let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 xml:space="preserve">[t] | t in </w:t>
      </w:r>
      <w:proofErr w:type="spellStart"/>
      <w:r w:rsidRPr="00A8618B">
        <w:rPr>
          <w:rStyle w:val="Enfasidelicata"/>
          <w:rFonts w:asciiTheme="minorHAnsi" w:hAnsiTheme="minorHAnsi" w:cstheme="minorHAnsi"/>
          <w:szCs w:val="24"/>
        </w:rPr>
        <w:t>ts.insideMarket</w:t>
      </w:r>
      <w:proofErr w:type="spellEnd"/>
      <w:r w:rsidRPr="00A8618B">
        <w:rPr>
          <w:rStyle w:val="Enfasidelicata"/>
          <w:rFonts w:asciiTheme="minorHAnsi" w:hAnsiTheme="minorHAnsi" w:cstheme="minorHAnsi"/>
          <w:szCs w:val="24"/>
        </w:rPr>
        <w:t xml:space="preserve"> and #(scannedBy[t]  &amp; (</w:t>
      </w:r>
      <w:proofErr w:type="spellStart"/>
      <w:r w:rsidRPr="00A8618B">
        <w:rPr>
          <w:rStyle w:val="Enfasidelicata"/>
          <w:rFonts w:asciiTheme="minorHAnsi" w:hAnsiTheme="minorHAnsi" w:cstheme="minorHAnsi"/>
          <w:szCs w:val="24"/>
        </w:rPr>
        <w:t>ticketManager.ts</w:t>
      </w:r>
      <w:proofErr w:type="spellEnd"/>
      <w:r w:rsidRPr="00A8618B">
        <w:rPr>
          <w:rStyle w:val="Enfasidelicata"/>
          <w:rFonts w:asciiTheme="minorHAnsi" w:hAnsiTheme="minorHAnsi" w:cstheme="minorHAnsi"/>
          <w:szCs w:val="24"/>
        </w:rPr>
        <w:t>).entrances) = 1 ) and</w:t>
      </w:r>
    </w:p>
    <w:p w14:paraId="2F95F9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#scannedBy[t]  = 0 implies ( (no t1: Ticket | t1 != t and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 xml:space="preserve">[t1] =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 xml:space="preserve">[t]  and t1 in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[t1].</w:t>
      </w: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 xml:space="preserve"> and #scannedBy[t1]  = 2 and </w:t>
      </w:r>
    </w:p>
    <w:p w14:paraId="67F2DC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(t1.ticketDate !=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[t1].</w:t>
      </w:r>
      <w:proofErr w:type="spellStart"/>
      <w:r w:rsidRPr="00A8618B">
        <w:rPr>
          <w:rStyle w:val="Enfasidelicata"/>
          <w:rFonts w:asciiTheme="minorHAnsi" w:hAnsiTheme="minorHAnsi" w:cstheme="minorHAnsi"/>
          <w:szCs w:val="24"/>
        </w:rPr>
        <w:t>currentDate</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t.ticketDate</w:t>
      </w:r>
      <w:proofErr w:type="spellEnd"/>
      <w:r w:rsidRPr="00A8618B">
        <w:rPr>
          <w:rStyle w:val="Enfasidelicata"/>
          <w:rFonts w:asciiTheme="minorHAnsi" w:hAnsiTheme="minorHAnsi" w:cstheme="minorHAnsi"/>
          <w:szCs w:val="24"/>
        </w:rPr>
        <w:t xml:space="preserve"> = t1.ticketDate or </w:t>
      </w:r>
    </w:p>
    <w:p w14:paraId="6AF841B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t1.ticketTimeSlot !=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[t1].</w:t>
      </w:r>
      <w:proofErr w:type="spellStart"/>
      <w:r w:rsidRPr="00A8618B">
        <w:rPr>
          <w:rStyle w:val="Enfasidelicata"/>
          <w:rFonts w:asciiTheme="minorHAnsi" w:hAnsiTheme="minorHAnsi" w:cstheme="minorHAnsi"/>
          <w:szCs w:val="24"/>
        </w:rPr>
        <w:t>currentTimeSlot</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t.ticketDate</w:t>
      </w:r>
      <w:proofErr w:type="spellEnd"/>
      <w:r w:rsidRPr="00A8618B">
        <w:rPr>
          <w:rStyle w:val="Enfasidelicata"/>
          <w:rFonts w:asciiTheme="minorHAnsi" w:hAnsiTheme="minorHAnsi" w:cstheme="minorHAnsi"/>
          <w:szCs w:val="24"/>
        </w:rPr>
        <w:t xml:space="preserve"> = t1.ticketDate and </w:t>
      </w:r>
      <w:proofErr w:type="spellStart"/>
      <w:r w:rsidRPr="00A8618B">
        <w:rPr>
          <w:rStyle w:val="Enfasidelicata"/>
          <w:rFonts w:asciiTheme="minorHAnsi" w:hAnsiTheme="minorHAnsi" w:cstheme="minorHAnsi"/>
          <w:szCs w:val="24"/>
        </w:rPr>
        <w:t>t.ticketTimeSlot</w:t>
      </w:r>
      <w:proofErr w:type="spellEnd"/>
      <w:r w:rsidRPr="00A8618B">
        <w:rPr>
          <w:rStyle w:val="Enfasidelicata"/>
          <w:rFonts w:asciiTheme="minorHAnsi" w:hAnsiTheme="minorHAnsi" w:cstheme="minorHAnsi"/>
          <w:szCs w:val="24"/>
        </w:rPr>
        <w:t>=t1.ticketTimeSlot )) implies</w:t>
      </w:r>
    </w:p>
    <w:p w14:paraId="50FEDC3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 xml:space="preserve">[t].line else t in  </w:t>
      </w:r>
      <w:proofErr w:type="spellStart"/>
      <w:r w:rsidRPr="00A8618B">
        <w:rPr>
          <w:rStyle w:val="Enfasidelicata"/>
          <w:rFonts w:asciiTheme="minorHAnsi" w:hAnsiTheme="minorHAnsi" w:cstheme="minorHAnsi"/>
          <w:szCs w:val="24"/>
        </w:rPr>
        <w:t>getTicketManager</w:t>
      </w:r>
      <w:proofErr w:type="spellEnd"/>
      <w:r w:rsidRPr="00A8618B">
        <w:rPr>
          <w:rStyle w:val="Enfasidelicata"/>
          <w:rFonts w:asciiTheme="minorHAnsi" w:hAnsiTheme="minorHAnsi" w:cstheme="minorHAnsi"/>
          <w:szCs w:val="24"/>
        </w:rPr>
        <w:t>[t].</w:t>
      </w: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w:t>
      </w:r>
    </w:p>
    <w:p w14:paraId="5C53A4E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FEA8AE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3DFE7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physical ticket is generated by one dispenser belonging to the ticket's market</w:t>
      </w:r>
    </w:p>
    <w:p w14:paraId="2FC7F2A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24B4AE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w:t>
      </w:r>
      <w:proofErr w:type="spellStart"/>
      <w:r w:rsidRPr="00A8618B">
        <w:rPr>
          <w:rStyle w:val="Enfasidelicata"/>
          <w:rFonts w:asciiTheme="minorHAnsi" w:hAnsiTheme="minorHAnsi" w:cstheme="minorHAnsi"/>
          <w:szCs w:val="24"/>
        </w:rPr>
        <w:t>pt</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PhysicalTicket</w:t>
      </w:r>
      <w:proofErr w:type="spellEnd"/>
      <w:r w:rsidRPr="00A8618B">
        <w:rPr>
          <w:rStyle w:val="Enfasidelicata"/>
          <w:rFonts w:asciiTheme="minorHAnsi" w:hAnsiTheme="minorHAnsi" w:cstheme="minorHAnsi"/>
          <w:szCs w:val="24"/>
        </w:rPr>
        <w:t xml:space="preserve"> | one d: </w:t>
      </w:r>
      <w:proofErr w:type="spellStart"/>
      <w:r w:rsidRPr="00A8618B">
        <w:rPr>
          <w:rStyle w:val="Enfasidelicata"/>
          <w:rFonts w:asciiTheme="minorHAnsi" w:hAnsiTheme="minorHAnsi" w:cstheme="minorHAnsi"/>
          <w:szCs w:val="24"/>
        </w:rPr>
        <w:t>TicketDispenser</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pt</w:t>
      </w:r>
      <w:proofErr w:type="spellEnd"/>
      <w:r w:rsidRPr="00A8618B">
        <w:rPr>
          <w:rStyle w:val="Enfasidelicata"/>
          <w:rFonts w:asciiTheme="minorHAnsi" w:hAnsiTheme="minorHAnsi" w:cstheme="minorHAnsi"/>
          <w:szCs w:val="24"/>
        </w:rPr>
        <w:t xml:space="preserve"> in </w:t>
      </w:r>
      <w:proofErr w:type="spellStart"/>
      <w:r w:rsidRPr="00A8618B">
        <w:rPr>
          <w:rStyle w:val="Enfasidelicata"/>
          <w:rFonts w:asciiTheme="minorHAnsi" w:hAnsiTheme="minorHAnsi" w:cstheme="minorHAnsi"/>
          <w:szCs w:val="24"/>
        </w:rPr>
        <w:t>d.distributedTickets</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dispensers.d</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ticketManager</w:t>
      </w:r>
      <w:proofErr w:type="spellEnd"/>
      <w:r w:rsidRPr="00A8618B">
        <w:rPr>
          <w:rStyle w:val="Enfasidelicata"/>
          <w:rFonts w:asciiTheme="minorHAnsi" w:hAnsiTheme="minorHAnsi" w:cstheme="minorHAnsi"/>
          <w:szCs w:val="24"/>
        </w:rPr>
        <w:t xml:space="preserve">.((line + </w:t>
      </w:r>
      <w:proofErr w:type="spellStart"/>
      <w:r w:rsidRPr="00A8618B">
        <w:rPr>
          <w:rStyle w:val="Enfasidelicata"/>
          <w:rFonts w:asciiTheme="minorHAnsi" w:hAnsiTheme="minorHAnsi" w:cstheme="minorHAnsi"/>
          <w:szCs w:val="24"/>
        </w:rPr>
        <w:t>insideMarket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pastTickets</w:t>
      </w:r>
      <w:proofErr w:type="spellEnd"/>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pt</w:t>
      </w:r>
      <w:proofErr w:type="spellEnd"/>
      <w:r w:rsidRPr="00A8618B">
        <w:rPr>
          <w:rStyle w:val="Enfasidelicata"/>
          <w:rFonts w:asciiTheme="minorHAnsi" w:hAnsiTheme="minorHAnsi" w:cstheme="minorHAnsi"/>
          <w:szCs w:val="24"/>
        </w:rPr>
        <w:t>)</w:t>
      </w:r>
    </w:p>
    <w:p w14:paraId="42969F4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768D3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B93944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//no same Ticket in two different markets' </w:t>
      </w:r>
      <w:proofErr w:type="spellStart"/>
      <w:r w:rsidRPr="00A8618B">
        <w:rPr>
          <w:rStyle w:val="Enfasidelicata"/>
          <w:rFonts w:asciiTheme="minorHAnsi" w:hAnsiTheme="minorHAnsi" w:cstheme="minorHAnsi"/>
          <w:szCs w:val="24"/>
        </w:rPr>
        <w:t>TicketSystem</w:t>
      </w:r>
      <w:proofErr w:type="spellEnd"/>
      <w:r w:rsidRPr="00A8618B">
        <w:rPr>
          <w:rStyle w:val="Enfasidelicata"/>
          <w:rFonts w:asciiTheme="minorHAnsi" w:hAnsiTheme="minorHAnsi" w:cstheme="minorHAnsi"/>
          <w:szCs w:val="24"/>
        </w:rPr>
        <w:t>, in any of the states (inside, past, in line)</w:t>
      </w:r>
    </w:p>
    <w:p w14:paraId="67AD4CD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7E6928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no </w:t>
      </w:r>
      <w:proofErr w:type="spellStart"/>
      <w:r w:rsidRPr="00A8618B">
        <w:rPr>
          <w:rStyle w:val="Enfasidelicata"/>
          <w:rFonts w:asciiTheme="minorHAnsi" w:hAnsiTheme="minorHAnsi" w:cstheme="minorHAnsi"/>
          <w:szCs w:val="24"/>
        </w:rPr>
        <w:t>disj</w:t>
      </w:r>
      <w:proofErr w:type="spellEnd"/>
      <w:r w:rsidRPr="00A8618B">
        <w:rPr>
          <w:rStyle w:val="Enfasidelicata"/>
          <w:rFonts w:asciiTheme="minorHAnsi" w:hAnsiTheme="minorHAnsi" w:cstheme="minorHAnsi"/>
          <w:szCs w:val="24"/>
        </w:rPr>
        <w:t xml:space="preserve"> ts1,ts2: </w:t>
      </w:r>
      <w:proofErr w:type="spellStart"/>
      <w:r w:rsidRPr="00A8618B">
        <w:rPr>
          <w:rStyle w:val="Enfasidelicata"/>
          <w:rFonts w:asciiTheme="minorHAnsi" w:hAnsiTheme="minorHAnsi" w:cstheme="minorHAnsi"/>
          <w:szCs w:val="24"/>
        </w:rPr>
        <w:t>TicketSystem</w:t>
      </w:r>
      <w:proofErr w:type="spellEnd"/>
      <w:r w:rsidRPr="00A8618B">
        <w:rPr>
          <w:rStyle w:val="Enfasidelicata"/>
          <w:rFonts w:asciiTheme="minorHAnsi" w:hAnsiTheme="minorHAnsi" w:cstheme="minorHAnsi"/>
          <w:szCs w:val="24"/>
        </w:rPr>
        <w:t xml:space="preserve"> |</w:t>
      </w:r>
    </w:p>
    <w:p w14:paraId="2340950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 </w:t>
      </w:r>
      <w:proofErr w:type="spellStart"/>
      <w:r w:rsidRPr="00A8618B">
        <w:rPr>
          <w:rStyle w:val="Enfasidelicata"/>
          <w:rFonts w:asciiTheme="minorHAnsi" w:hAnsiTheme="minorHAnsi" w:cstheme="minorHAnsi"/>
          <w:szCs w:val="24"/>
        </w:rPr>
        <w:t>getAllTickets</w:t>
      </w:r>
      <w:proofErr w:type="spellEnd"/>
      <w:r w:rsidRPr="00A8618B">
        <w:rPr>
          <w:rStyle w:val="Enfasidelicata"/>
          <w:rFonts w:asciiTheme="minorHAnsi" w:hAnsiTheme="minorHAnsi" w:cstheme="minorHAnsi"/>
          <w:szCs w:val="24"/>
        </w:rPr>
        <w:t xml:space="preserve">[ts1] &amp; </w:t>
      </w:r>
      <w:proofErr w:type="spellStart"/>
      <w:r w:rsidRPr="00A8618B">
        <w:rPr>
          <w:rStyle w:val="Enfasidelicata"/>
          <w:rFonts w:asciiTheme="minorHAnsi" w:hAnsiTheme="minorHAnsi" w:cstheme="minorHAnsi"/>
          <w:szCs w:val="24"/>
        </w:rPr>
        <w:t>getAllTickets</w:t>
      </w:r>
      <w:proofErr w:type="spellEnd"/>
      <w:r w:rsidRPr="00A8618B">
        <w:rPr>
          <w:rStyle w:val="Enfasidelicata"/>
          <w:rFonts w:asciiTheme="minorHAnsi" w:hAnsiTheme="minorHAnsi" w:cstheme="minorHAnsi"/>
          <w:szCs w:val="24"/>
        </w:rPr>
        <w:t>[ts2]) != 0</w:t>
      </w:r>
    </w:p>
    <w:p w14:paraId="7FA2B0B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F6268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D3C83D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same dispenser/cash desks/departments/</w:t>
      </w:r>
      <w:proofErr w:type="spellStart"/>
      <w:r w:rsidRPr="00A8618B">
        <w:rPr>
          <w:rStyle w:val="Enfasidelicata"/>
          <w:rFonts w:asciiTheme="minorHAnsi" w:hAnsiTheme="minorHAnsi" w:cstheme="minorHAnsi"/>
          <w:szCs w:val="24"/>
        </w:rPr>
        <w:t>ticketManager</w:t>
      </w:r>
      <w:proofErr w:type="spellEnd"/>
      <w:r w:rsidRPr="00A8618B">
        <w:rPr>
          <w:rStyle w:val="Enfasidelicata"/>
          <w:rFonts w:asciiTheme="minorHAnsi" w:hAnsiTheme="minorHAnsi" w:cstheme="minorHAnsi"/>
          <w:szCs w:val="24"/>
        </w:rPr>
        <w:t xml:space="preserve"> for disjoint markets</w:t>
      </w:r>
    </w:p>
    <w:p w14:paraId="359BBA8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324EE5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no </w:t>
      </w:r>
      <w:proofErr w:type="spellStart"/>
      <w:r w:rsidRPr="00A8618B">
        <w:rPr>
          <w:rStyle w:val="Enfasidelicata"/>
          <w:rFonts w:asciiTheme="minorHAnsi" w:hAnsiTheme="minorHAnsi" w:cstheme="minorHAnsi"/>
          <w:szCs w:val="24"/>
        </w:rPr>
        <w:t>disj</w:t>
      </w:r>
      <w:proofErr w:type="spellEnd"/>
      <w:r w:rsidRPr="00A8618B">
        <w:rPr>
          <w:rStyle w:val="Enfasidelicata"/>
          <w:rFonts w:asciiTheme="minorHAnsi" w:hAnsiTheme="minorHAnsi" w:cstheme="minorHAnsi"/>
          <w:szCs w:val="24"/>
        </w:rPr>
        <w:t xml:space="preserve"> m1,m2: Market |</w:t>
      </w:r>
    </w:p>
    <w:p w14:paraId="17C40BB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#(m1.dispensers &amp; m2. dispensers + m1.cashDesks &amp; m2.cashDesks +</w:t>
      </w:r>
    </w:p>
    <w:p w14:paraId="57016CA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m1.departments &amp; m2.departments + m1.ticketManager &amp; m2.ticketManager) != 0</w:t>
      </w:r>
    </w:p>
    <w:p w14:paraId="6CB1227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284487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7DC9BE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//each ticket has a different </w:t>
      </w:r>
      <w:proofErr w:type="spellStart"/>
      <w:r w:rsidRPr="00A8618B">
        <w:rPr>
          <w:rStyle w:val="Enfasidelicata"/>
          <w:rFonts w:asciiTheme="minorHAnsi" w:hAnsiTheme="minorHAnsi" w:cstheme="minorHAnsi"/>
          <w:szCs w:val="24"/>
        </w:rPr>
        <w:t>QRCode</w:t>
      </w:r>
      <w:proofErr w:type="spellEnd"/>
    </w:p>
    <w:p w14:paraId="3554C56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1024EE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no </w:t>
      </w:r>
      <w:proofErr w:type="spellStart"/>
      <w:r w:rsidRPr="00A8618B">
        <w:rPr>
          <w:rStyle w:val="Enfasidelicata"/>
          <w:rFonts w:asciiTheme="minorHAnsi" w:hAnsiTheme="minorHAnsi" w:cstheme="minorHAnsi"/>
          <w:szCs w:val="24"/>
        </w:rPr>
        <w:t>disj</w:t>
      </w:r>
      <w:proofErr w:type="spellEnd"/>
      <w:r w:rsidRPr="00A8618B">
        <w:rPr>
          <w:rStyle w:val="Enfasidelicata"/>
          <w:rFonts w:asciiTheme="minorHAnsi" w:hAnsiTheme="minorHAnsi" w:cstheme="minorHAnsi"/>
          <w:szCs w:val="24"/>
        </w:rPr>
        <w:t xml:space="preserve"> t1,t2: Ticket |</w:t>
      </w:r>
    </w:p>
    <w:p w14:paraId="73D9FEC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#(t1.ticketCode &amp; t2.ticketCode)!= 0</w:t>
      </w:r>
    </w:p>
    <w:p w14:paraId="0D0F84E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769D0A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1768ED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category is associated to a Department in each Market</w:t>
      </w:r>
    </w:p>
    <w:p w14:paraId="5C53288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7D4662A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w:t>
      </w:r>
      <w:proofErr w:type="spellStart"/>
      <w:r w:rsidRPr="00A8618B">
        <w:rPr>
          <w:rStyle w:val="Enfasidelicata"/>
          <w:rFonts w:asciiTheme="minorHAnsi" w:hAnsiTheme="minorHAnsi" w:cstheme="minorHAnsi"/>
          <w:szCs w:val="24"/>
        </w:rPr>
        <w:t>disj</w:t>
      </w:r>
      <w:proofErr w:type="spellEnd"/>
      <w:r w:rsidRPr="00A8618B">
        <w:rPr>
          <w:rStyle w:val="Enfasidelicata"/>
          <w:rFonts w:asciiTheme="minorHAnsi" w:hAnsiTheme="minorHAnsi" w:cstheme="minorHAnsi"/>
          <w:szCs w:val="24"/>
        </w:rPr>
        <w:t xml:space="preserve"> d1,d2: Department | departments.d1 = departments.d2 implies no c: Category | c in d1.categories and c in d2.categories</w:t>
      </w:r>
    </w:p>
    <w:p w14:paraId="1043E0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6FF2F5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6C84E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//different markets have no same </w:t>
      </w:r>
      <w:proofErr w:type="spellStart"/>
      <w:r w:rsidRPr="00A8618B">
        <w:rPr>
          <w:rStyle w:val="Enfasidelicata"/>
          <w:rFonts w:asciiTheme="minorHAnsi" w:hAnsiTheme="minorHAnsi" w:cstheme="minorHAnsi"/>
          <w:szCs w:val="24"/>
        </w:rPr>
        <w:t>QRcodeReader</w:t>
      </w:r>
      <w:proofErr w:type="spellEnd"/>
    </w:p>
    <w:p w14:paraId="5D720D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7B78682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w:t>
      </w:r>
      <w:proofErr w:type="spellStart"/>
      <w:r w:rsidRPr="00A8618B">
        <w:rPr>
          <w:rStyle w:val="Enfasidelicata"/>
          <w:rFonts w:asciiTheme="minorHAnsi" w:hAnsiTheme="minorHAnsi" w:cstheme="minorHAnsi"/>
          <w:szCs w:val="24"/>
        </w:rPr>
        <w:t>disj</w:t>
      </w:r>
      <w:proofErr w:type="spellEnd"/>
      <w:r w:rsidRPr="00A8618B">
        <w:rPr>
          <w:rStyle w:val="Enfasidelicata"/>
          <w:rFonts w:asciiTheme="minorHAnsi" w:hAnsiTheme="minorHAnsi" w:cstheme="minorHAnsi"/>
          <w:szCs w:val="24"/>
        </w:rPr>
        <w:t xml:space="preserve"> m1,m2: Market |  (m1.freeExit + m1.entrances + m1.cashDesks.reader) &amp; (m2.freeExit + m2.entrances + m2.cashDesks.reader) = none</w:t>
      </w:r>
    </w:p>
    <w:p w14:paraId="553F99A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w:t>
      </w:r>
    </w:p>
    <w:p w14:paraId="03F733A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D8645A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Device has a different GPS device</w:t>
      </w:r>
    </w:p>
    <w:p w14:paraId="632B98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1A8439C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w:t>
      </w:r>
      <w:proofErr w:type="spellStart"/>
      <w:r w:rsidRPr="00A8618B">
        <w:rPr>
          <w:rStyle w:val="Enfasidelicata"/>
          <w:rFonts w:asciiTheme="minorHAnsi" w:hAnsiTheme="minorHAnsi" w:cstheme="minorHAnsi"/>
          <w:szCs w:val="24"/>
        </w:rPr>
        <w:t>disj</w:t>
      </w:r>
      <w:proofErr w:type="spellEnd"/>
      <w:r w:rsidRPr="00A8618B">
        <w:rPr>
          <w:rStyle w:val="Enfasidelicata"/>
          <w:rFonts w:asciiTheme="minorHAnsi" w:hAnsiTheme="minorHAnsi" w:cstheme="minorHAnsi"/>
          <w:szCs w:val="24"/>
        </w:rPr>
        <w:t xml:space="preserve"> d1,d2: </w:t>
      </w:r>
      <w:proofErr w:type="spellStart"/>
      <w:r w:rsidRPr="00A8618B">
        <w:rPr>
          <w:rStyle w:val="Enfasidelicata"/>
          <w:rFonts w:asciiTheme="minorHAnsi" w:hAnsiTheme="minorHAnsi" w:cstheme="minorHAnsi"/>
          <w:szCs w:val="24"/>
        </w:rPr>
        <w:t>SmartDevice</w:t>
      </w:r>
      <w:proofErr w:type="spellEnd"/>
      <w:r w:rsidRPr="00A8618B">
        <w:rPr>
          <w:rStyle w:val="Enfasidelicata"/>
          <w:rFonts w:asciiTheme="minorHAnsi" w:hAnsiTheme="minorHAnsi" w:cstheme="minorHAnsi"/>
          <w:szCs w:val="24"/>
        </w:rPr>
        <w:t xml:space="preserve"> |</w:t>
      </w:r>
    </w:p>
    <w:p w14:paraId="5DA8BA5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(d1.localizationDevice != none and d2.localizationDevice != none) implies d1.localizationDevice != d2.localizationDevice</w:t>
      </w:r>
    </w:p>
    <w:p w14:paraId="2D0186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EA129F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7D34D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system is associated to one and only one market</w:t>
      </w:r>
    </w:p>
    <w:p w14:paraId="0060961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146A13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 </w:t>
      </w:r>
      <w:proofErr w:type="spellStart"/>
      <w:r w:rsidRPr="00A8618B">
        <w:rPr>
          <w:rStyle w:val="Enfasidelicata"/>
          <w:rFonts w:asciiTheme="minorHAnsi" w:hAnsiTheme="minorHAnsi" w:cstheme="minorHAnsi"/>
          <w:szCs w:val="24"/>
        </w:rPr>
        <w:t>TicketSystem</w:t>
      </w:r>
      <w:proofErr w:type="spellEnd"/>
      <w:r w:rsidRPr="00A8618B">
        <w:rPr>
          <w:rStyle w:val="Enfasidelicata"/>
          <w:rFonts w:asciiTheme="minorHAnsi" w:hAnsiTheme="minorHAnsi" w:cstheme="minorHAnsi"/>
          <w:szCs w:val="24"/>
        </w:rPr>
        <w:t xml:space="preserve"> | </w:t>
      </w:r>
    </w:p>
    <w:p w14:paraId="44872C9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#(ticketManager.t) = 1</w:t>
      </w:r>
    </w:p>
    <w:p w14:paraId="10C77CA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004E0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61C57E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eachQRCodeReader</w:t>
      </w:r>
      <w:proofErr w:type="spellEnd"/>
      <w:r w:rsidRPr="00A8618B">
        <w:rPr>
          <w:rStyle w:val="Enfasidelicata"/>
          <w:rFonts w:asciiTheme="minorHAnsi" w:hAnsiTheme="minorHAnsi" w:cstheme="minorHAnsi"/>
          <w:szCs w:val="24"/>
        </w:rPr>
        <w:t xml:space="preserve"> is associated to a desk, an </w:t>
      </w:r>
      <w:proofErr w:type="gramStart"/>
      <w:r w:rsidRPr="00A8618B">
        <w:rPr>
          <w:rStyle w:val="Enfasidelicata"/>
          <w:rFonts w:asciiTheme="minorHAnsi" w:hAnsiTheme="minorHAnsi" w:cstheme="minorHAnsi"/>
          <w:szCs w:val="24"/>
        </w:rPr>
        <w:t>entrance</w:t>
      </w:r>
      <w:proofErr w:type="gramEnd"/>
      <w:r w:rsidRPr="00A8618B">
        <w:rPr>
          <w:rStyle w:val="Enfasidelicata"/>
          <w:rFonts w:asciiTheme="minorHAnsi" w:hAnsiTheme="minorHAnsi" w:cstheme="minorHAnsi"/>
          <w:szCs w:val="24"/>
        </w:rPr>
        <w:t xml:space="preserve"> or an exit</w:t>
      </w:r>
    </w:p>
    <w:p w14:paraId="6864685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6F04D43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w:t>
      </w:r>
      <w:proofErr w:type="spellStart"/>
      <w:r w:rsidRPr="00A8618B">
        <w:rPr>
          <w:rStyle w:val="Enfasidelicata"/>
          <w:rFonts w:asciiTheme="minorHAnsi" w:hAnsiTheme="minorHAnsi" w:cstheme="minorHAnsi"/>
          <w:szCs w:val="24"/>
        </w:rPr>
        <w:t>qr</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QRCodeReader</w:t>
      </w:r>
      <w:proofErr w:type="spellEnd"/>
      <w:r w:rsidRPr="00A8618B">
        <w:rPr>
          <w:rStyle w:val="Enfasidelicata"/>
          <w:rFonts w:asciiTheme="minorHAnsi" w:hAnsiTheme="minorHAnsi" w:cstheme="minorHAnsi"/>
          <w:szCs w:val="24"/>
        </w:rPr>
        <w:t xml:space="preserve"> | #(freeExit.qr + </w:t>
      </w:r>
      <w:proofErr w:type="spellStart"/>
      <w:r w:rsidRPr="00A8618B">
        <w:rPr>
          <w:rStyle w:val="Enfasidelicata"/>
          <w:rFonts w:asciiTheme="minorHAnsi" w:hAnsiTheme="minorHAnsi" w:cstheme="minorHAnsi"/>
          <w:szCs w:val="24"/>
        </w:rPr>
        <w:t>entrances.qr</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reader.qr</w:t>
      </w:r>
      <w:proofErr w:type="spellEnd"/>
      <w:r w:rsidRPr="00A8618B">
        <w:rPr>
          <w:rStyle w:val="Enfasidelicata"/>
          <w:rFonts w:asciiTheme="minorHAnsi" w:hAnsiTheme="minorHAnsi" w:cstheme="minorHAnsi"/>
          <w:szCs w:val="24"/>
        </w:rPr>
        <w:t>) = 1</w:t>
      </w:r>
    </w:p>
    <w:p w14:paraId="274EE5D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8D3BC6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DEE77D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//each </w:t>
      </w:r>
      <w:proofErr w:type="spellStart"/>
      <w:r w:rsidRPr="00A8618B">
        <w:rPr>
          <w:rStyle w:val="Enfasidelicata"/>
          <w:rFonts w:asciiTheme="minorHAnsi" w:hAnsiTheme="minorHAnsi" w:cstheme="minorHAnsi"/>
          <w:szCs w:val="24"/>
        </w:rPr>
        <w:t>QRCode</w:t>
      </w:r>
      <w:proofErr w:type="spellEnd"/>
      <w:r w:rsidRPr="00A8618B">
        <w:rPr>
          <w:rStyle w:val="Enfasidelicata"/>
          <w:rFonts w:asciiTheme="minorHAnsi" w:hAnsiTheme="minorHAnsi" w:cstheme="minorHAnsi"/>
          <w:szCs w:val="24"/>
        </w:rPr>
        <w:t xml:space="preserve"> is associated to one ticket</w:t>
      </w:r>
    </w:p>
    <w:p w14:paraId="1078E34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08B2EE2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c: </w:t>
      </w:r>
      <w:proofErr w:type="spellStart"/>
      <w:r w:rsidRPr="00A8618B">
        <w:rPr>
          <w:rStyle w:val="Enfasidelicata"/>
          <w:rFonts w:asciiTheme="minorHAnsi" w:hAnsiTheme="minorHAnsi" w:cstheme="minorHAnsi"/>
          <w:szCs w:val="24"/>
        </w:rPr>
        <w:t>QRCode</w:t>
      </w:r>
      <w:proofErr w:type="spellEnd"/>
      <w:r w:rsidRPr="00A8618B">
        <w:rPr>
          <w:rStyle w:val="Enfasidelicata"/>
          <w:rFonts w:asciiTheme="minorHAnsi" w:hAnsiTheme="minorHAnsi" w:cstheme="minorHAnsi"/>
          <w:szCs w:val="24"/>
        </w:rPr>
        <w:t xml:space="preserve"> | #(ticketCode.c) = 1 </w:t>
      </w:r>
    </w:p>
    <w:p w14:paraId="5367618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016431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1181C7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dispenser is associated to one market</w:t>
      </w:r>
    </w:p>
    <w:p w14:paraId="05092F5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4C6AE1B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td: TicketDispenser | #(dispensers.td) = 1</w:t>
      </w:r>
    </w:p>
    <w:p w14:paraId="3B622F0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0B2071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8C5D88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//each </w:t>
      </w:r>
      <w:proofErr w:type="spellStart"/>
      <w:r w:rsidRPr="00A8618B">
        <w:rPr>
          <w:rStyle w:val="Enfasidelicata"/>
          <w:rFonts w:asciiTheme="minorHAnsi" w:hAnsiTheme="minorHAnsi" w:cstheme="minorHAnsi"/>
          <w:szCs w:val="24"/>
        </w:rPr>
        <w:t>cashDesk</w:t>
      </w:r>
      <w:proofErr w:type="spellEnd"/>
      <w:r w:rsidRPr="00A8618B">
        <w:rPr>
          <w:rStyle w:val="Enfasidelicata"/>
          <w:rFonts w:asciiTheme="minorHAnsi" w:hAnsiTheme="minorHAnsi" w:cstheme="minorHAnsi"/>
          <w:szCs w:val="24"/>
        </w:rPr>
        <w:t xml:space="preserve"> is associated to one market</w:t>
      </w:r>
    </w:p>
    <w:p w14:paraId="291002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66397AC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cd: </w:t>
      </w:r>
      <w:proofErr w:type="spellStart"/>
      <w:r w:rsidRPr="00A8618B">
        <w:rPr>
          <w:rStyle w:val="Enfasidelicata"/>
          <w:rFonts w:asciiTheme="minorHAnsi" w:hAnsiTheme="minorHAnsi" w:cstheme="minorHAnsi"/>
          <w:szCs w:val="24"/>
        </w:rPr>
        <w:t>CashDesk</w:t>
      </w:r>
      <w:proofErr w:type="spellEnd"/>
      <w:r w:rsidRPr="00A8618B">
        <w:rPr>
          <w:rStyle w:val="Enfasidelicata"/>
          <w:rFonts w:asciiTheme="minorHAnsi" w:hAnsiTheme="minorHAnsi" w:cstheme="minorHAnsi"/>
          <w:szCs w:val="24"/>
        </w:rPr>
        <w:t xml:space="preserve"> | #(cashDesks.cd) = 1</w:t>
      </w:r>
    </w:p>
    <w:p w14:paraId="46279E6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78F395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3B38F4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department is associated to one market</w:t>
      </w:r>
    </w:p>
    <w:p w14:paraId="0A8D5F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6C8A2C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 Department | #(departments.d) = 1</w:t>
      </w:r>
    </w:p>
    <w:p w14:paraId="0BE399F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595847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406F7B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item is associated to one category</w:t>
      </w:r>
    </w:p>
    <w:p w14:paraId="5A59C2F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4099E40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i: Item | #(products.i) = 1</w:t>
      </w:r>
    </w:p>
    <w:p w14:paraId="6ACEFB3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188A9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2DB6DA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 xml:space="preserve">//each GPS is associated to a </w:t>
      </w:r>
      <w:proofErr w:type="spellStart"/>
      <w:r w:rsidRPr="00A8618B">
        <w:rPr>
          <w:rStyle w:val="Enfasidelicata"/>
          <w:rFonts w:asciiTheme="minorHAnsi" w:hAnsiTheme="minorHAnsi" w:cstheme="minorHAnsi"/>
          <w:szCs w:val="24"/>
        </w:rPr>
        <w:t>SmartDevice</w:t>
      </w:r>
      <w:proofErr w:type="spellEnd"/>
    </w:p>
    <w:p w14:paraId="0709F3C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23D948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g: GPS | #(localizationDevice.g) =1 </w:t>
      </w:r>
    </w:p>
    <w:p w14:paraId="61C8971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759F13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0871E2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//each </w:t>
      </w:r>
      <w:proofErr w:type="spellStart"/>
      <w:r w:rsidRPr="00A8618B">
        <w:rPr>
          <w:rStyle w:val="Enfasidelicata"/>
          <w:rFonts w:asciiTheme="minorHAnsi" w:hAnsiTheme="minorHAnsi" w:cstheme="minorHAnsi"/>
          <w:szCs w:val="24"/>
        </w:rPr>
        <w:t>SmartDevice</w:t>
      </w:r>
      <w:proofErr w:type="spellEnd"/>
      <w:r w:rsidRPr="00A8618B">
        <w:rPr>
          <w:rStyle w:val="Enfasidelicata"/>
          <w:rFonts w:asciiTheme="minorHAnsi" w:hAnsiTheme="minorHAnsi" w:cstheme="minorHAnsi"/>
          <w:szCs w:val="24"/>
        </w:rPr>
        <w:t xml:space="preserve"> is associated to a Virtual User</w:t>
      </w:r>
    </w:p>
    <w:p w14:paraId="5A9D665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636CB23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w:t>
      </w:r>
      <w:proofErr w:type="spellStart"/>
      <w:r w:rsidRPr="00A8618B">
        <w:rPr>
          <w:rStyle w:val="Enfasidelicata"/>
          <w:rFonts w:asciiTheme="minorHAnsi" w:hAnsiTheme="minorHAnsi" w:cstheme="minorHAnsi"/>
          <w:szCs w:val="24"/>
        </w:rPr>
        <w:t>sd</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SmartDevice</w:t>
      </w:r>
      <w:proofErr w:type="spellEnd"/>
      <w:r w:rsidRPr="00A8618B">
        <w:rPr>
          <w:rStyle w:val="Enfasidelicata"/>
          <w:rFonts w:asciiTheme="minorHAnsi" w:hAnsiTheme="minorHAnsi" w:cstheme="minorHAnsi"/>
          <w:szCs w:val="24"/>
        </w:rPr>
        <w:t xml:space="preserve"> | #(userDevice.sd) =1 </w:t>
      </w:r>
    </w:p>
    <w:p w14:paraId="5BFE92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0525E45" w14:textId="5DD59D6D" w:rsidR="005432E1" w:rsidRDefault="005432E1" w:rsidP="005432E1">
      <w:pPr>
        <w:pStyle w:val="Paragrafoelenco"/>
        <w:spacing w:line="240" w:lineRule="auto"/>
        <w:ind w:left="360"/>
        <w:rPr>
          <w:rStyle w:val="Enfasidelicata"/>
          <w:rFonts w:cstheme="minorHAnsi"/>
          <w:szCs w:val="24"/>
        </w:rPr>
      </w:pPr>
    </w:p>
    <w:p w14:paraId="564702D1"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//each category is associated at least to one department</w:t>
      </w:r>
    </w:p>
    <w:p w14:paraId="7D43E3BD"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fact{</w:t>
      </w:r>
    </w:p>
    <w:p w14:paraId="3084C55E"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all c: Category | #categories.c &gt;= 1</w:t>
      </w:r>
    </w:p>
    <w:p w14:paraId="67054459" w14:textId="70947CCA" w:rsid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w:t>
      </w:r>
    </w:p>
    <w:p w14:paraId="13B9E6BD" w14:textId="77777777" w:rsidR="00846914" w:rsidRPr="00A8618B" w:rsidRDefault="00846914" w:rsidP="005432E1">
      <w:pPr>
        <w:pStyle w:val="Paragrafoelenco"/>
        <w:spacing w:line="240" w:lineRule="auto"/>
        <w:ind w:left="360"/>
        <w:rPr>
          <w:rStyle w:val="Enfasidelicata"/>
          <w:rFonts w:asciiTheme="minorHAnsi" w:hAnsiTheme="minorHAnsi" w:cstheme="minorHAnsi"/>
          <w:szCs w:val="24"/>
        </w:rPr>
      </w:pPr>
    </w:p>
    <w:p w14:paraId="02F765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of any type belongs to a correct type of user</w:t>
      </w:r>
    </w:p>
    <w:p w14:paraId="6809DA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5D05614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w:t>
      </w:r>
      <w:proofErr w:type="spellStart"/>
      <w:r w:rsidRPr="00A8618B">
        <w:rPr>
          <w:rStyle w:val="Enfasidelicata"/>
          <w:rFonts w:asciiTheme="minorHAnsi" w:hAnsiTheme="minorHAnsi" w:cstheme="minorHAnsi"/>
          <w:szCs w:val="24"/>
        </w:rPr>
        <w:t>vt</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VirtualTicket</w:t>
      </w:r>
      <w:proofErr w:type="spellEnd"/>
      <w:r w:rsidRPr="00A8618B">
        <w:rPr>
          <w:rStyle w:val="Enfasidelicata"/>
          <w:rFonts w:asciiTheme="minorHAnsi" w:hAnsiTheme="minorHAnsi" w:cstheme="minorHAnsi"/>
          <w:szCs w:val="24"/>
        </w:rPr>
        <w:t xml:space="preserve"> |  #(userVTickets.vt) = 1</w:t>
      </w:r>
    </w:p>
    <w:p w14:paraId="32719D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w:t>
      </w:r>
      <w:proofErr w:type="spellStart"/>
      <w:r w:rsidRPr="00A8618B">
        <w:rPr>
          <w:rStyle w:val="Enfasidelicata"/>
          <w:rFonts w:asciiTheme="minorHAnsi" w:hAnsiTheme="minorHAnsi" w:cstheme="minorHAnsi"/>
          <w:szCs w:val="24"/>
        </w:rPr>
        <w:t>pt</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PhysicalTicket</w:t>
      </w:r>
      <w:proofErr w:type="spellEnd"/>
      <w:r w:rsidRPr="00A8618B">
        <w:rPr>
          <w:rStyle w:val="Enfasidelicata"/>
          <w:rFonts w:asciiTheme="minorHAnsi" w:hAnsiTheme="minorHAnsi" w:cstheme="minorHAnsi"/>
          <w:szCs w:val="24"/>
        </w:rPr>
        <w:t xml:space="preserve"> | #(userPTickets.pt) = 1</w:t>
      </w:r>
    </w:p>
    <w:p w14:paraId="4BB37C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vs: Visit | #(userVisits.vs) = 1</w:t>
      </w:r>
    </w:p>
    <w:p w14:paraId="5AC447F9" w14:textId="624818E3" w:rsidR="000477F7" w:rsidRPr="002C295C" w:rsidRDefault="005432E1" w:rsidP="002C295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15E30176" w14:textId="43089C27" w:rsidR="000477F7" w:rsidRPr="00A8618B" w:rsidRDefault="00C94560" w:rsidP="00A8618B">
      <w:pPr>
        <w:pStyle w:val="Paragrafoelenco"/>
        <w:numPr>
          <w:ilvl w:val="0"/>
          <w:numId w:val="74"/>
        </w:numPr>
        <w:spacing w:line="240" w:lineRule="auto"/>
        <w:rPr>
          <w:rStyle w:val="Enfasidelicata"/>
          <w:rFonts w:cstheme="minorHAnsi"/>
          <w:sz w:val="44"/>
          <w:szCs w:val="44"/>
        </w:rPr>
      </w:pPr>
      <w:r>
        <w:rPr>
          <w:rStyle w:val="Enfasidelicata"/>
          <w:rFonts w:cstheme="minorHAnsi"/>
          <w:sz w:val="44"/>
          <w:szCs w:val="44"/>
        </w:rPr>
        <w:t>Dynamic Model</w:t>
      </w:r>
    </w:p>
    <w:p w14:paraId="4A0AB79B" w14:textId="6A2A4584" w:rsidR="005432E1" w:rsidRPr="00A8618B" w:rsidRDefault="005432E1" w:rsidP="002C295C">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p>
    <w:p w14:paraId="1832A4F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//G3. User inside stores are safe</w:t>
      </w:r>
    </w:p>
    <w:p w14:paraId="69EEF0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assert </w:t>
      </w:r>
      <w:proofErr w:type="spellStart"/>
      <w:r w:rsidRPr="00A8618B">
        <w:rPr>
          <w:rStyle w:val="Enfasidelicata"/>
          <w:rFonts w:asciiTheme="minorHAnsi" w:hAnsiTheme="minorHAnsi" w:cstheme="minorHAnsi"/>
          <w:szCs w:val="24"/>
        </w:rPr>
        <w:t>allUsersInsideStoresAreSafe</w:t>
      </w:r>
      <w:proofErr w:type="spellEnd"/>
      <w:r w:rsidRPr="00A8618B">
        <w:rPr>
          <w:rStyle w:val="Enfasidelicata"/>
          <w:rFonts w:asciiTheme="minorHAnsi" w:hAnsiTheme="minorHAnsi" w:cstheme="minorHAnsi"/>
          <w:szCs w:val="24"/>
        </w:rPr>
        <w:t>{</w:t>
      </w:r>
    </w:p>
    <w:p w14:paraId="0E9A5DE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u: User | </w:t>
      </w:r>
      <w:proofErr w:type="spellStart"/>
      <w:r w:rsidRPr="00A8618B">
        <w:rPr>
          <w:rStyle w:val="Enfasidelicata"/>
          <w:rFonts w:asciiTheme="minorHAnsi" w:hAnsiTheme="minorHAnsi" w:cstheme="minorHAnsi"/>
          <w:szCs w:val="24"/>
        </w:rPr>
        <w:t>u.userStatus</w:t>
      </w:r>
      <w:proofErr w:type="spellEnd"/>
      <w:r w:rsidRPr="00A8618B">
        <w:rPr>
          <w:rStyle w:val="Enfasidelicata"/>
          <w:rFonts w:asciiTheme="minorHAnsi" w:hAnsiTheme="minorHAnsi" w:cstheme="minorHAnsi"/>
          <w:szCs w:val="24"/>
        </w:rPr>
        <w:t>= Safe</w:t>
      </w:r>
    </w:p>
    <w:p w14:paraId="5310E25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9C8471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35C70F6" w14:textId="68C6B271"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w:t>
      </w:r>
      <w:r w:rsidR="006E52B1">
        <w:rPr>
          <w:rStyle w:val="Enfasidelicata"/>
          <w:rFonts w:cstheme="minorHAnsi"/>
          <w:szCs w:val="24"/>
        </w:rPr>
        <w:t>7</w:t>
      </w:r>
      <w:r w:rsidRPr="00A8618B">
        <w:rPr>
          <w:rStyle w:val="Enfasidelicata"/>
          <w:rFonts w:asciiTheme="minorHAnsi" w:hAnsiTheme="minorHAnsi" w:cstheme="minorHAnsi"/>
          <w:szCs w:val="24"/>
        </w:rPr>
        <w:t>. If there are available time slots in the current date, user can get a ticket and be put in line</w:t>
      </w:r>
    </w:p>
    <w:p w14:paraId="2C664FE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pred</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vUserGetsTicket</w:t>
      </w:r>
      <w:proofErr w:type="spellEnd"/>
      <w:r w:rsidRPr="00A8618B">
        <w:rPr>
          <w:rStyle w:val="Enfasidelicata"/>
          <w:rFonts w:asciiTheme="minorHAnsi" w:hAnsiTheme="minorHAnsi" w:cstheme="minorHAnsi"/>
          <w:szCs w:val="24"/>
        </w:rPr>
        <w:t xml:space="preserve">[m,m1: Market, u,u1: </w:t>
      </w:r>
      <w:proofErr w:type="spellStart"/>
      <w:r w:rsidRPr="00A8618B">
        <w:rPr>
          <w:rStyle w:val="Enfasidelicata"/>
          <w:rFonts w:asciiTheme="minorHAnsi" w:hAnsiTheme="minorHAnsi" w:cstheme="minorHAnsi"/>
          <w:szCs w:val="24"/>
        </w:rPr>
        <w:t>VirtualUser</w:t>
      </w:r>
      <w:proofErr w:type="spellEnd"/>
      <w:r w:rsidRPr="00A8618B">
        <w:rPr>
          <w:rStyle w:val="Enfasidelicata"/>
          <w:rFonts w:asciiTheme="minorHAnsi" w:hAnsiTheme="minorHAnsi" w:cstheme="minorHAnsi"/>
          <w:szCs w:val="24"/>
        </w:rPr>
        <w:t>]{</w:t>
      </w:r>
    </w:p>
    <w:p w14:paraId="6C14362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some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TimeSlot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in </w:t>
      </w:r>
      <w:proofErr w:type="spellStart"/>
      <w:r w:rsidRPr="00A8618B">
        <w:rPr>
          <w:rStyle w:val="Enfasidelicata"/>
          <w:rFonts w:asciiTheme="minorHAnsi" w:hAnsiTheme="minorHAnsi" w:cstheme="minorHAnsi"/>
          <w:szCs w:val="24"/>
        </w:rPr>
        <w:t>m.ticketManager.currentDate</w:t>
      </w:r>
      <w:proofErr w:type="spellEnd"/>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m.ticketManager.availableSlots</w:t>
      </w:r>
      <w:proofErr w:type="spellEnd"/>
      <w:r w:rsidRPr="00A8618B">
        <w:rPr>
          <w:rStyle w:val="Enfasidelicata"/>
          <w:rFonts w:asciiTheme="minorHAnsi" w:hAnsiTheme="minorHAnsi" w:cstheme="minorHAnsi"/>
          <w:szCs w:val="24"/>
        </w:rPr>
        <w:t>) and</w:t>
      </w:r>
    </w:p>
    <w:p w14:paraId="5E6E12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some t: Ticket | </w:t>
      </w:r>
      <w:proofErr w:type="spellStart"/>
      <w:r w:rsidRPr="00A8618B">
        <w:rPr>
          <w:rStyle w:val="Enfasidelicata"/>
          <w:rFonts w:asciiTheme="minorHAnsi" w:hAnsiTheme="minorHAnsi" w:cstheme="minorHAnsi"/>
          <w:szCs w:val="24"/>
        </w:rPr>
        <w:t>t.ticketDate</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m.ticketManager.currentDate</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t.ticketTimeSlot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and </w:t>
      </w:r>
    </w:p>
    <w:p w14:paraId="3FC838B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 in m1.ticketManager.line and</w:t>
      </w:r>
    </w:p>
    <w:p w14:paraId="7F34FF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proofErr w:type="spellStart"/>
      <w:r w:rsidRPr="00A8618B">
        <w:rPr>
          <w:rStyle w:val="Enfasidelicata"/>
          <w:rFonts w:asciiTheme="minorHAnsi" w:hAnsiTheme="minorHAnsi" w:cstheme="minorHAnsi"/>
          <w:szCs w:val="24"/>
        </w:rPr>
        <w:t>checkEqualStateMarketPlusNewTicket</w:t>
      </w:r>
      <w:proofErr w:type="spellEnd"/>
      <w:r w:rsidRPr="00A8618B">
        <w:rPr>
          <w:rStyle w:val="Enfasidelicata"/>
          <w:rFonts w:asciiTheme="minorHAnsi" w:hAnsiTheme="minorHAnsi" w:cstheme="minorHAnsi"/>
          <w:szCs w:val="24"/>
        </w:rPr>
        <w:t>[t, m,m1] and</w:t>
      </w:r>
    </w:p>
    <w:p w14:paraId="2F4BF8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proofErr w:type="spellStart"/>
      <w:r w:rsidRPr="00A8618B">
        <w:rPr>
          <w:rStyle w:val="Enfasidelicata"/>
          <w:rFonts w:asciiTheme="minorHAnsi" w:hAnsiTheme="minorHAnsi" w:cstheme="minorHAnsi"/>
          <w:szCs w:val="24"/>
        </w:rPr>
        <w:t>checkEqualStateVUserPlusNewTicket</w:t>
      </w:r>
      <w:proofErr w:type="spellEnd"/>
      <w:r w:rsidRPr="00A8618B">
        <w:rPr>
          <w:rStyle w:val="Enfasidelicata"/>
          <w:rFonts w:asciiTheme="minorHAnsi" w:hAnsiTheme="minorHAnsi" w:cstheme="minorHAnsi"/>
          <w:szCs w:val="24"/>
        </w:rPr>
        <w:t>[t, u,u1]</w:t>
      </w:r>
    </w:p>
    <w:p w14:paraId="109A5CD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CE97B4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42B2955" w14:textId="27CE1BF4"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w:t>
      </w:r>
      <w:r w:rsidR="006E52B1">
        <w:rPr>
          <w:rStyle w:val="Enfasidelicata"/>
          <w:rFonts w:cstheme="minorHAnsi"/>
          <w:szCs w:val="24"/>
        </w:rPr>
        <w:t>8</w:t>
      </w:r>
      <w:r w:rsidRPr="00A8618B">
        <w:rPr>
          <w:rStyle w:val="Enfasidelicata"/>
          <w:rFonts w:asciiTheme="minorHAnsi" w:hAnsiTheme="minorHAnsi" w:cstheme="minorHAnsi"/>
          <w:szCs w:val="24"/>
        </w:rPr>
        <w:t>. If there are available time slots in the current date, physical user can get a ticket from the dispenser</w:t>
      </w:r>
    </w:p>
    <w:p w14:paraId="36DD9A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pred</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pUserGetsTicket</w:t>
      </w:r>
      <w:proofErr w:type="spellEnd"/>
      <w:r w:rsidRPr="00A8618B">
        <w:rPr>
          <w:rStyle w:val="Enfasidelicata"/>
          <w:rFonts w:asciiTheme="minorHAnsi" w:hAnsiTheme="minorHAnsi" w:cstheme="minorHAnsi"/>
          <w:szCs w:val="24"/>
        </w:rPr>
        <w:t xml:space="preserve">[m,m1: Market, u,u1: </w:t>
      </w:r>
      <w:proofErr w:type="spellStart"/>
      <w:r w:rsidRPr="00A8618B">
        <w:rPr>
          <w:rStyle w:val="Enfasidelicata"/>
          <w:rFonts w:asciiTheme="minorHAnsi" w:hAnsiTheme="minorHAnsi" w:cstheme="minorHAnsi"/>
          <w:szCs w:val="24"/>
        </w:rPr>
        <w:t>PhysicalUser</w:t>
      </w:r>
      <w:proofErr w:type="spellEnd"/>
      <w:r w:rsidRPr="00A8618B">
        <w:rPr>
          <w:rStyle w:val="Enfasidelicata"/>
          <w:rFonts w:asciiTheme="minorHAnsi" w:hAnsiTheme="minorHAnsi" w:cstheme="minorHAnsi"/>
          <w:szCs w:val="24"/>
        </w:rPr>
        <w:t>]{</w:t>
      </w:r>
    </w:p>
    <w:p w14:paraId="6E71FF0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some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TimeSlot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in </w:t>
      </w:r>
      <w:proofErr w:type="spellStart"/>
      <w:r w:rsidRPr="00A8618B">
        <w:rPr>
          <w:rStyle w:val="Enfasidelicata"/>
          <w:rFonts w:asciiTheme="minorHAnsi" w:hAnsiTheme="minorHAnsi" w:cstheme="minorHAnsi"/>
          <w:szCs w:val="24"/>
        </w:rPr>
        <w:t>m.ticketManager.currentDate</w:t>
      </w:r>
      <w:proofErr w:type="spellEnd"/>
      <w:r w:rsidRPr="00A8618B">
        <w:rPr>
          <w:rStyle w:val="Enfasidelicata"/>
          <w:rFonts w:asciiTheme="minorHAnsi" w:hAnsiTheme="minorHAnsi" w:cstheme="minorHAnsi"/>
          <w:szCs w:val="24"/>
        </w:rPr>
        <w:t>.(</w:t>
      </w:r>
      <w:proofErr w:type="spellStart"/>
      <w:r w:rsidRPr="00A8618B">
        <w:rPr>
          <w:rStyle w:val="Enfasidelicata"/>
          <w:rFonts w:asciiTheme="minorHAnsi" w:hAnsiTheme="minorHAnsi" w:cstheme="minorHAnsi"/>
          <w:szCs w:val="24"/>
        </w:rPr>
        <w:t>m.ticketManager.availableSlots</w:t>
      </w:r>
      <w:proofErr w:type="spellEnd"/>
      <w:r w:rsidRPr="00A8618B">
        <w:rPr>
          <w:rStyle w:val="Enfasidelicata"/>
          <w:rFonts w:asciiTheme="minorHAnsi" w:hAnsiTheme="minorHAnsi" w:cstheme="minorHAnsi"/>
          <w:szCs w:val="24"/>
        </w:rPr>
        <w:t>) and</w:t>
      </w:r>
    </w:p>
    <w:p w14:paraId="2651A19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some t: Ticket | </w:t>
      </w:r>
      <w:proofErr w:type="spellStart"/>
      <w:r w:rsidRPr="00A8618B">
        <w:rPr>
          <w:rStyle w:val="Enfasidelicata"/>
          <w:rFonts w:asciiTheme="minorHAnsi" w:hAnsiTheme="minorHAnsi" w:cstheme="minorHAnsi"/>
          <w:szCs w:val="24"/>
        </w:rPr>
        <w:t>t.ticketDate</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m.ticketManager.currentDate</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t.ticketTimeSlot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and </w:t>
      </w:r>
    </w:p>
    <w:p w14:paraId="24B0BCA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 in m1.ticketManager.line and m1.dispensers.distributedTickets =</w:t>
      </w:r>
      <w:proofErr w:type="spellStart"/>
      <w:r w:rsidRPr="00A8618B">
        <w:rPr>
          <w:rStyle w:val="Enfasidelicata"/>
          <w:rFonts w:asciiTheme="minorHAnsi" w:hAnsiTheme="minorHAnsi" w:cstheme="minorHAnsi"/>
          <w:szCs w:val="24"/>
        </w:rPr>
        <w:t>m.dispensers.distributedTickets</w:t>
      </w:r>
      <w:proofErr w:type="spellEnd"/>
      <w:r w:rsidRPr="00A8618B">
        <w:rPr>
          <w:rStyle w:val="Enfasidelicata"/>
          <w:rFonts w:asciiTheme="minorHAnsi" w:hAnsiTheme="minorHAnsi" w:cstheme="minorHAnsi"/>
          <w:szCs w:val="24"/>
        </w:rPr>
        <w:t xml:space="preserve"> + t and</w:t>
      </w:r>
    </w:p>
    <w:p w14:paraId="2B421F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proofErr w:type="spellStart"/>
      <w:r w:rsidRPr="00A8618B">
        <w:rPr>
          <w:rStyle w:val="Enfasidelicata"/>
          <w:rFonts w:asciiTheme="minorHAnsi" w:hAnsiTheme="minorHAnsi" w:cstheme="minorHAnsi"/>
          <w:szCs w:val="24"/>
        </w:rPr>
        <w:t>checkEqualStateMarketPlusNewTicket</w:t>
      </w:r>
      <w:proofErr w:type="spellEnd"/>
      <w:r w:rsidRPr="00A8618B">
        <w:rPr>
          <w:rStyle w:val="Enfasidelicata"/>
          <w:rFonts w:asciiTheme="minorHAnsi" w:hAnsiTheme="minorHAnsi" w:cstheme="minorHAnsi"/>
          <w:szCs w:val="24"/>
        </w:rPr>
        <w:t>[t, m,m1] and</w:t>
      </w:r>
    </w:p>
    <w:p w14:paraId="22B57F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proofErr w:type="spellStart"/>
      <w:r w:rsidRPr="00A8618B">
        <w:rPr>
          <w:rStyle w:val="Enfasidelicata"/>
          <w:rFonts w:asciiTheme="minorHAnsi" w:hAnsiTheme="minorHAnsi" w:cstheme="minorHAnsi"/>
          <w:szCs w:val="24"/>
        </w:rPr>
        <w:t>checkEqualStatePUserPlusNewTicket</w:t>
      </w:r>
      <w:proofErr w:type="spellEnd"/>
      <w:r w:rsidRPr="00A8618B">
        <w:rPr>
          <w:rStyle w:val="Enfasidelicata"/>
          <w:rFonts w:asciiTheme="minorHAnsi" w:hAnsiTheme="minorHAnsi" w:cstheme="minorHAnsi"/>
          <w:szCs w:val="24"/>
        </w:rPr>
        <w:t>[t, u,u1]</w:t>
      </w:r>
    </w:p>
    <w:p w14:paraId="27F442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0A036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D4E0A8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//G6. If the selected date and time slot are available, virtual user can book a visit in that date and time slot</w:t>
      </w:r>
    </w:p>
    <w:p w14:paraId="35F65EE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pred</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vUserBooksVisit</w:t>
      </w:r>
      <w:proofErr w:type="spellEnd"/>
      <w:r w:rsidRPr="00A8618B">
        <w:rPr>
          <w:rStyle w:val="Enfasidelicata"/>
          <w:rFonts w:asciiTheme="minorHAnsi" w:hAnsiTheme="minorHAnsi" w:cstheme="minorHAnsi"/>
          <w:szCs w:val="24"/>
        </w:rPr>
        <w:t xml:space="preserve">[m,m1: Market, u,u1: </w:t>
      </w:r>
      <w:proofErr w:type="spellStart"/>
      <w:r w:rsidRPr="00A8618B">
        <w:rPr>
          <w:rStyle w:val="Enfasidelicata"/>
          <w:rFonts w:asciiTheme="minorHAnsi" w:hAnsiTheme="minorHAnsi" w:cstheme="minorHAnsi"/>
          <w:szCs w:val="24"/>
        </w:rPr>
        <w:t>VirtualUser,ts</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TimeSlot</w:t>
      </w:r>
      <w:proofErr w:type="spellEnd"/>
      <w:r w:rsidRPr="00A8618B">
        <w:rPr>
          <w:rStyle w:val="Enfasidelicata"/>
          <w:rFonts w:asciiTheme="minorHAnsi" w:hAnsiTheme="minorHAnsi" w:cstheme="minorHAnsi"/>
          <w:szCs w:val="24"/>
        </w:rPr>
        <w:t>, d: Date]{</w:t>
      </w:r>
    </w:p>
    <w:p w14:paraId="47A425A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w:t>
      </w:r>
      <w:r w:rsidRPr="00A8618B">
        <w:rPr>
          <w:rStyle w:val="Enfasidelicata"/>
          <w:rFonts w:asciiTheme="minorHAnsi" w:hAnsiTheme="minorHAnsi" w:cstheme="minorHAnsi"/>
          <w:szCs w:val="24"/>
        </w:rPr>
        <w:tab/>
        <w:t>(d-&gt;</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in </w:t>
      </w:r>
      <w:proofErr w:type="spellStart"/>
      <w:r w:rsidRPr="00A8618B">
        <w:rPr>
          <w:rStyle w:val="Enfasidelicata"/>
          <w:rFonts w:asciiTheme="minorHAnsi" w:hAnsiTheme="minorHAnsi" w:cstheme="minorHAnsi"/>
          <w:szCs w:val="24"/>
        </w:rPr>
        <w:t>m.ticketManager.availableSlots</w:t>
      </w:r>
      <w:proofErr w:type="spellEnd"/>
      <w:r w:rsidRPr="00A8618B">
        <w:rPr>
          <w:rStyle w:val="Enfasidelicata"/>
          <w:rFonts w:asciiTheme="minorHAnsi" w:hAnsiTheme="minorHAnsi" w:cstheme="minorHAnsi"/>
          <w:szCs w:val="24"/>
        </w:rPr>
        <w:t xml:space="preserve"> and </w:t>
      </w:r>
    </w:p>
    <w:p w14:paraId="7F46428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some v: Visit | </w:t>
      </w:r>
      <w:proofErr w:type="spellStart"/>
      <w:r w:rsidRPr="00A8618B">
        <w:rPr>
          <w:rStyle w:val="Enfasidelicata"/>
          <w:rFonts w:asciiTheme="minorHAnsi" w:hAnsiTheme="minorHAnsi" w:cstheme="minorHAnsi"/>
          <w:szCs w:val="24"/>
        </w:rPr>
        <w:t>v.ticketDate</w:t>
      </w:r>
      <w:proofErr w:type="spellEnd"/>
      <w:r w:rsidRPr="00A8618B">
        <w:rPr>
          <w:rStyle w:val="Enfasidelicata"/>
          <w:rFonts w:asciiTheme="minorHAnsi" w:hAnsiTheme="minorHAnsi" w:cstheme="minorHAnsi"/>
          <w:szCs w:val="24"/>
        </w:rPr>
        <w:t xml:space="preserve"> = d and </w:t>
      </w:r>
      <w:proofErr w:type="spellStart"/>
      <w:r w:rsidRPr="00A8618B">
        <w:rPr>
          <w:rStyle w:val="Enfasidelicata"/>
          <w:rFonts w:asciiTheme="minorHAnsi" w:hAnsiTheme="minorHAnsi" w:cstheme="minorHAnsi"/>
          <w:szCs w:val="24"/>
        </w:rPr>
        <w:t>v.ticketTimeSlot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ts</w:t>
      </w:r>
      <w:proofErr w:type="spellEnd"/>
      <w:r w:rsidRPr="00A8618B">
        <w:rPr>
          <w:rStyle w:val="Enfasidelicata"/>
          <w:rFonts w:asciiTheme="minorHAnsi" w:hAnsiTheme="minorHAnsi" w:cstheme="minorHAnsi"/>
          <w:szCs w:val="24"/>
        </w:rPr>
        <w:t xml:space="preserve"> and </w:t>
      </w:r>
    </w:p>
    <w:p w14:paraId="4573F9D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proofErr w:type="spellStart"/>
      <w:r w:rsidRPr="00A8618B">
        <w:rPr>
          <w:rStyle w:val="Enfasidelicata"/>
          <w:rFonts w:asciiTheme="minorHAnsi" w:hAnsiTheme="minorHAnsi" w:cstheme="minorHAnsi"/>
          <w:szCs w:val="24"/>
        </w:rPr>
        <w:t>checkEqualStateVUserPlusNewVisit</w:t>
      </w:r>
      <w:proofErr w:type="spellEnd"/>
      <w:r w:rsidRPr="00A8618B">
        <w:rPr>
          <w:rStyle w:val="Enfasidelicata"/>
          <w:rFonts w:asciiTheme="minorHAnsi" w:hAnsiTheme="minorHAnsi" w:cstheme="minorHAnsi"/>
          <w:szCs w:val="24"/>
        </w:rPr>
        <w:t xml:space="preserve">[v,u,u1] and </w:t>
      </w:r>
      <w:proofErr w:type="spellStart"/>
      <w:r w:rsidRPr="00A8618B">
        <w:rPr>
          <w:rStyle w:val="Enfasidelicata"/>
          <w:rFonts w:asciiTheme="minorHAnsi" w:hAnsiTheme="minorHAnsi" w:cstheme="minorHAnsi"/>
          <w:szCs w:val="24"/>
        </w:rPr>
        <w:t>checkEqualStateMarketPlusNewTicket</w:t>
      </w:r>
      <w:proofErr w:type="spellEnd"/>
      <w:r w:rsidRPr="00A8618B">
        <w:rPr>
          <w:rStyle w:val="Enfasidelicata"/>
          <w:rFonts w:asciiTheme="minorHAnsi" w:hAnsiTheme="minorHAnsi" w:cstheme="minorHAnsi"/>
          <w:szCs w:val="24"/>
        </w:rPr>
        <w:t>[v,m,m1]</w:t>
      </w:r>
      <w:r w:rsidRPr="00A8618B">
        <w:rPr>
          <w:rStyle w:val="Enfasidelicata"/>
          <w:rFonts w:asciiTheme="minorHAnsi" w:hAnsiTheme="minorHAnsi" w:cstheme="minorHAnsi"/>
          <w:szCs w:val="24"/>
        </w:rPr>
        <w:tab/>
      </w:r>
    </w:p>
    <w:p w14:paraId="0D45304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25A1F5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66FFBC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//User cannot shop </w:t>
      </w:r>
      <w:proofErr w:type="spellStart"/>
      <w:r w:rsidRPr="00A8618B">
        <w:rPr>
          <w:rStyle w:val="Enfasidelicata"/>
          <w:rFonts w:asciiTheme="minorHAnsi" w:hAnsiTheme="minorHAnsi" w:cstheme="minorHAnsi"/>
          <w:szCs w:val="24"/>
        </w:rPr>
        <w:t>whitout</w:t>
      </w:r>
      <w:proofErr w:type="spellEnd"/>
      <w:r w:rsidRPr="00A8618B">
        <w:rPr>
          <w:rStyle w:val="Enfasidelicata"/>
          <w:rFonts w:asciiTheme="minorHAnsi" w:hAnsiTheme="minorHAnsi" w:cstheme="minorHAnsi"/>
          <w:szCs w:val="24"/>
        </w:rPr>
        <w:t xml:space="preserve"> having registered their entrance scanning </w:t>
      </w:r>
      <w:proofErr w:type="spellStart"/>
      <w:r w:rsidRPr="00A8618B">
        <w:rPr>
          <w:rStyle w:val="Enfasidelicata"/>
          <w:rFonts w:asciiTheme="minorHAnsi" w:hAnsiTheme="minorHAnsi" w:cstheme="minorHAnsi"/>
          <w:szCs w:val="24"/>
        </w:rPr>
        <w:t>QRCode</w:t>
      </w:r>
      <w:proofErr w:type="spellEnd"/>
    </w:p>
    <w:p w14:paraId="511AF8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assert  </w:t>
      </w:r>
      <w:proofErr w:type="spellStart"/>
      <w:r w:rsidRPr="00A8618B">
        <w:rPr>
          <w:rStyle w:val="Enfasidelicata"/>
          <w:rFonts w:asciiTheme="minorHAnsi" w:hAnsiTheme="minorHAnsi" w:cstheme="minorHAnsi"/>
          <w:szCs w:val="24"/>
        </w:rPr>
        <w:t>noExitWithoutEntering</w:t>
      </w:r>
      <w:proofErr w:type="spellEnd"/>
      <w:r w:rsidRPr="00A8618B">
        <w:rPr>
          <w:rStyle w:val="Enfasidelicata"/>
          <w:rFonts w:asciiTheme="minorHAnsi" w:hAnsiTheme="minorHAnsi" w:cstheme="minorHAnsi"/>
          <w:szCs w:val="24"/>
        </w:rPr>
        <w:t>{</w:t>
      </w:r>
    </w:p>
    <w:p w14:paraId="12BF263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A8618B">
        <w:rPr>
          <w:rStyle w:val="Enfasidelicata"/>
          <w:rFonts w:asciiTheme="minorHAnsi" w:hAnsiTheme="minorHAnsi" w:cstheme="minorHAnsi"/>
          <w:szCs w:val="24"/>
        </w:rPr>
        <w:t>no t</w:t>
      </w:r>
      <w:proofErr w:type="spellEnd"/>
      <w:r w:rsidRPr="00A8618B">
        <w:rPr>
          <w:rStyle w:val="Enfasidelicata"/>
          <w:rFonts w:asciiTheme="minorHAnsi" w:hAnsiTheme="minorHAnsi" w:cstheme="minorHAnsi"/>
          <w:szCs w:val="24"/>
        </w:rPr>
        <w:t xml:space="preserve">: Ticket | (one </w:t>
      </w:r>
      <w:proofErr w:type="spellStart"/>
      <w:r w:rsidRPr="00A8618B">
        <w:rPr>
          <w:rStyle w:val="Enfasidelicata"/>
          <w:rFonts w:asciiTheme="minorHAnsi" w:hAnsiTheme="minorHAnsi" w:cstheme="minorHAnsi"/>
          <w:szCs w:val="24"/>
        </w:rPr>
        <w:t>qrReader</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QRCodeReader</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t.ticketCode</w:t>
      </w:r>
      <w:proofErr w:type="spellEnd"/>
      <w:r w:rsidRPr="00A8618B">
        <w:rPr>
          <w:rStyle w:val="Enfasidelicata"/>
          <w:rFonts w:asciiTheme="minorHAnsi" w:hAnsiTheme="minorHAnsi" w:cstheme="minorHAnsi"/>
          <w:szCs w:val="24"/>
        </w:rPr>
        <w:t xml:space="preserve"> in </w:t>
      </w:r>
      <w:proofErr w:type="spellStart"/>
      <w:r w:rsidRPr="00A8618B">
        <w:rPr>
          <w:rStyle w:val="Enfasidelicata"/>
          <w:rFonts w:asciiTheme="minorHAnsi" w:hAnsiTheme="minorHAnsi" w:cstheme="minorHAnsi"/>
          <w:szCs w:val="24"/>
        </w:rPr>
        <w:t>qrReader.scanned</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qrReader</w:t>
      </w:r>
      <w:proofErr w:type="spellEnd"/>
      <w:r w:rsidRPr="00A8618B">
        <w:rPr>
          <w:rStyle w:val="Enfasidelicata"/>
          <w:rFonts w:asciiTheme="minorHAnsi" w:hAnsiTheme="minorHAnsi" w:cstheme="minorHAnsi"/>
          <w:szCs w:val="24"/>
        </w:rPr>
        <w:t xml:space="preserve"> in (</w:t>
      </w:r>
      <w:proofErr w:type="spellStart"/>
      <w:r w:rsidRPr="00A8618B">
        <w:rPr>
          <w:rStyle w:val="Enfasidelicata"/>
          <w:rFonts w:asciiTheme="minorHAnsi" w:hAnsiTheme="minorHAnsi" w:cstheme="minorHAnsi"/>
          <w:szCs w:val="24"/>
        </w:rPr>
        <w:t>Market.freeExit</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Market.cashDesks.reader</w:t>
      </w:r>
      <w:proofErr w:type="spellEnd"/>
      <w:r w:rsidRPr="00A8618B">
        <w:rPr>
          <w:rStyle w:val="Enfasidelicata"/>
          <w:rFonts w:asciiTheme="minorHAnsi" w:hAnsiTheme="minorHAnsi" w:cstheme="minorHAnsi"/>
          <w:szCs w:val="24"/>
        </w:rPr>
        <w:t>)) and</w:t>
      </w:r>
    </w:p>
    <w:p w14:paraId="14B1FC20" w14:textId="77777777" w:rsidR="00FE4D64" w:rsidRDefault="005432E1" w:rsidP="00FE4D64">
      <w:pPr>
        <w:pStyle w:val="Paragrafoelenco"/>
        <w:rPr>
          <w:rStyle w:val="Enfasidelicata"/>
          <w:rFonts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no </w:t>
      </w:r>
      <w:proofErr w:type="spellStart"/>
      <w:r w:rsidRPr="00A8618B">
        <w:rPr>
          <w:rStyle w:val="Enfasidelicata"/>
          <w:rFonts w:asciiTheme="minorHAnsi" w:hAnsiTheme="minorHAnsi" w:cstheme="minorHAnsi"/>
          <w:szCs w:val="24"/>
        </w:rPr>
        <w:t>qrReader</w:t>
      </w:r>
      <w:proofErr w:type="spellEnd"/>
      <w:r w:rsidRPr="00A8618B">
        <w:rPr>
          <w:rStyle w:val="Enfasidelicata"/>
          <w:rFonts w:asciiTheme="minorHAnsi" w:hAnsiTheme="minorHAnsi" w:cstheme="minorHAnsi"/>
          <w:szCs w:val="24"/>
        </w:rPr>
        <w:t xml:space="preserve">: </w:t>
      </w:r>
      <w:proofErr w:type="spellStart"/>
      <w:r w:rsidRPr="00A8618B">
        <w:rPr>
          <w:rStyle w:val="Enfasidelicata"/>
          <w:rFonts w:asciiTheme="minorHAnsi" w:hAnsiTheme="minorHAnsi" w:cstheme="minorHAnsi"/>
          <w:szCs w:val="24"/>
        </w:rPr>
        <w:t>QRCodeReader</w:t>
      </w:r>
      <w:proofErr w:type="spellEnd"/>
      <w:r w:rsidRPr="00A8618B">
        <w:rPr>
          <w:rStyle w:val="Enfasidelicata"/>
          <w:rFonts w:asciiTheme="minorHAnsi" w:hAnsiTheme="minorHAnsi" w:cstheme="minorHAnsi"/>
          <w:szCs w:val="24"/>
        </w:rPr>
        <w:t xml:space="preserve"> | </w:t>
      </w:r>
      <w:proofErr w:type="spellStart"/>
      <w:r w:rsidRPr="00A8618B">
        <w:rPr>
          <w:rStyle w:val="Enfasidelicata"/>
          <w:rFonts w:asciiTheme="minorHAnsi" w:hAnsiTheme="minorHAnsi" w:cstheme="minorHAnsi"/>
          <w:szCs w:val="24"/>
        </w:rPr>
        <w:t>t.ticketCode</w:t>
      </w:r>
      <w:proofErr w:type="spellEnd"/>
      <w:r w:rsidRPr="00A8618B">
        <w:rPr>
          <w:rStyle w:val="Enfasidelicata"/>
          <w:rFonts w:asciiTheme="minorHAnsi" w:hAnsiTheme="minorHAnsi" w:cstheme="minorHAnsi"/>
          <w:szCs w:val="24"/>
        </w:rPr>
        <w:t xml:space="preserve"> in </w:t>
      </w:r>
      <w:proofErr w:type="spellStart"/>
      <w:r w:rsidRPr="00A8618B">
        <w:rPr>
          <w:rStyle w:val="Enfasidelicata"/>
          <w:rFonts w:asciiTheme="minorHAnsi" w:hAnsiTheme="minorHAnsi" w:cstheme="minorHAnsi"/>
          <w:szCs w:val="24"/>
        </w:rPr>
        <w:t>qrReader.scanned</w:t>
      </w:r>
      <w:proofErr w:type="spellEnd"/>
      <w:r w:rsidRPr="00A8618B">
        <w:rPr>
          <w:rStyle w:val="Enfasidelicata"/>
          <w:rFonts w:asciiTheme="minorHAnsi" w:hAnsiTheme="minorHAnsi" w:cstheme="minorHAnsi"/>
          <w:szCs w:val="24"/>
        </w:rPr>
        <w:t xml:space="preserve"> and </w:t>
      </w:r>
      <w:proofErr w:type="spellStart"/>
      <w:r w:rsidRPr="00A8618B">
        <w:rPr>
          <w:rStyle w:val="Enfasidelicata"/>
          <w:rFonts w:asciiTheme="minorHAnsi" w:hAnsiTheme="minorHAnsi" w:cstheme="minorHAnsi"/>
          <w:szCs w:val="24"/>
        </w:rPr>
        <w:t>qrReader</w:t>
      </w:r>
      <w:proofErr w:type="spellEnd"/>
      <w:r w:rsidRPr="00A8618B">
        <w:rPr>
          <w:rStyle w:val="Enfasidelicata"/>
          <w:rFonts w:asciiTheme="minorHAnsi" w:hAnsiTheme="minorHAnsi" w:cstheme="minorHAnsi"/>
          <w:szCs w:val="24"/>
        </w:rPr>
        <w:t xml:space="preserve"> in </w:t>
      </w:r>
      <w:proofErr w:type="spellStart"/>
      <w:r w:rsidRPr="00A8618B">
        <w:rPr>
          <w:rStyle w:val="Enfasidelicata"/>
          <w:rFonts w:asciiTheme="minorHAnsi" w:hAnsiTheme="minorHAnsi" w:cstheme="minorHAnsi"/>
          <w:szCs w:val="24"/>
        </w:rPr>
        <w:t>Market.entrances</w:t>
      </w:r>
      <w:proofErr w:type="spellEnd"/>
    </w:p>
    <w:p w14:paraId="1236FFE4" w14:textId="08EA91EB" w:rsidR="0055768D" w:rsidRPr="00A8618B" w:rsidRDefault="005432E1" w:rsidP="00A8618B">
      <w:pPr>
        <w:pStyle w:val="Paragrafoelenco"/>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818F746" w14:textId="45FB3FB1" w:rsidR="007F0651" w:rsidRPr="002C295C" w:rsidRDefault="0055768D" w:rsidP="00A8618B">
      <w:pPr>
        <w:pStyle w:val="Paragrafoelenco"/>
        <w:numPr>
          <w:ilvl w:val="0"/>
          <w:numId w:val="74"/>
        </w:numPr>
        <w:rPr>
          <w:rStyle w:val="Enfasidelicata"/>
          <w:sz w:val="44"/>
          <w:szCs w:val="44"/>
        </w:rPr>
      </w:pPr>
      <w:r>
        <w:rPr>
          <w:rStyle w:val="Enfasidelicata"/>
          <w:sz w:val="44"/>
          <w:szCs w:val="44"/>
        </w:rPr>
        <w:t>Results</w:t>
      </w:r>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vUserGetsTicket</w:t>
      </w:r>
      <w:proofErr w:type="spellEnd"/>
      <w:r w:rsidRPr="00B20E3B">
        <w:rPr>
          <w:rStyle w:val="Enfasidelicata"/>
          <w:rFonts w:cstheme="minorHAnsi"/>
          <w:szCs w:val="24"/>
        </w:rPr>
        <w:t xml:space="preserve"> for 5</w:t>
      </w:r>
    </w:p>
    <w:p w14:paraId="5DC81A5B"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vUserBooksVisit</w:t>
      </w:r>
      <w:proofErr w:type="spellEnd"/>
      <w:r w:rsidRPr="00B20E3B">
        <w:rPr>
          <w:rStyle w:val="Enfasidelicata"/>
          <w:rFonts w:cstheme="minorHAnsi"/>
          <w:szCs w:val="24"/>
        </w:rPr>
        <w:t xml:space="preserve"> for 5</w:t>
      </w:r>
    </w:p>
    <w:p w14:paraId="7C74C65C" w14:textId="6AB5A0F1" w:rsidR="00094B01" w:rsidRPr="00E670C8" w:rsidRDefault="0055768D" w:rsidP="00E670C8">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pUserGetsTicket</w:t>
      </w:r>
      <w:proofErr w:type="spellEnd"/>
      <w:r w:rsidRPr="00B20E3B">
        <w:rPr>
          <w:rStyle w:val="Enfasidelicata"/>
          <w:rFonts w:cstheme="minorHAnsi"/>
          <w:szCs w:val="24"/>
        </w:rPr>
        <w:t xml:space="preserve">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D8604B">
        <w:rPr>
          <w:rStyle w:val="Enfasidelicata"/>
          <w:rFonts w:cstheme="minorHAnsi"/>
          <w:szCs w:val="24"/>
        </w:rPr>
        <w:t xml:space="preserve">check </w:t>
      </w:r>
      <w:proofErr w:type="spellStart"/>
      <w:r w:rsidRPr="00D8604B">
        <w:rPr>
          <w:rStyle w:val="Enfasidelicata"/>
          <w:rFonts w:cstheme="minorHAnsi"/>
          <w:szCs w:val="24"/>
        </w:rPr>
        <w:t>noExitWithoutEntering</w:t>
      </w:r>
      <w:proofErr w:type="spellEnd"/>
      <w:r w:rsidRPr="00D8604B">
        <w:rPr>
          <w:rStyle w:val="Enfasidelicata"/>
          <w:rFonts w:cstheme="minorHAnsi"/>
          <w:szCs w:val="24"/>
        </w:rPr>
        <w:t xml:space="preserve"> for 5</w:t>
      </w:r>
    </w:p>
    <w:p w14:paraId="19611354"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 xml:space="preserve">check </w:t>
      </w:r>
      <w:proofErr w:type="spellStart"/>
      <w:r w:rsidRPr="00B20E3B">
        <w:rPr>
          <w:rStyle w:val="Enfasidelicata"/>
          <w:rFonts w:cstheme="minorHAnsi"/>
          <w:szCs w:val="24"/>
        </w:rPr>
        <w:t>allUsersInsideStoresAreSafe</w:t>
      </w:r>
      <w:proofErr w:type="spellEnd"/>
      <w:r w:rsidRPr="00B20E3B">
        <w:rPr>
          <w:rStyle w:val="Enfasidelicata"/>
          <w:rFonts w:cstheme="minorHAnsi"/>
          <w:szCs w:val="24"/>
        </w:rPr>
        <w:t xml:space="preserve"> for 5</w:t>
      </w:r>
    </w:p>
    <w:p w14:paraId="34FA60B2" w14:textId="7B0BEB45" w:rsidR="003448DF" w:rsidRDefault="0055768D" w:rsidP="00FE4D64">
      <w:pPr>
        <w:pStyle w:val="Paragrafoelenco"/>
        <w:spacing w:line="240" w:lineRule="auto"/>
        <w:ind w:left="360"/>
        <w:rPr>
          <w:rStyle w:val="Enfasidelicata"/>
          <w:rFonts w:cstheme="minorHAnsi"/>
          <w:szCs w:val="24"/>
        </w:rPr>
      </w:pPr>
      <w:commentRangeStart w:id="183"/>
      <w:proofErr w:type="spellStart"/>
      <w:r w:rsidRPr="00B20E3B">
        <w:rPr>
          <w:rStyle w:val="Enfasidelicata"/>
          <w:rFonts w:cstheme="minorHAnsi"/>
          <w:szCs w:val="24"/>
        </w:rPr>
        <w:t>StoreManager</w:t>
      </w:r>
      <w:commentRangeEnd w:id="183"/>
      <w:r>
        <w:rPr>
          <w:rStyle w:val="Rimandocommento"/>
        </w:rPr>
        <w:commentReference w:id="183"/>
      </w:r>
      <w:r w:rsidRPr="00B20E3B">
        <w:rPr>
          <w:rStyle w:val="Enfasidelicata"/>
          <w:rFonts w:cstheme="minorHAnsi"/>
          <w:szCs w:val="24"/>
        </w:rPr>
        <w:t>,exactly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TicketDispenser,exactly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CashDesk,exactly</w:t>
      </w:r>
      <w:proofErr w:type="spellEnd"/>
      <w:r w:rsidRPr="00B20E3B">
        <w:rPr>
          <w:rStyle w:val="Enfasidelicata"/>
          <w:rFonts w:cstheme="minorHAnsi"/>
          <w:szCs w:val="24"/>
        </w:rPr>
        <w:t xml:space="preserve"> 2 </w:t>
      </w:r>
      <w:proofErr w:type="spellStart"/>
      <w:r w:rsidRPr="00B20E3B">
        <w:rPr>
          <w:rStyle w:val="Enfasidelicata"/>
          <w:rFonts w:cstheme="minorHAnsi"/>
          <w:szCs w:val="24"/>
        </w:rPr>
        <w:t>VirtualUser,exactly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PhysicalUser</w:t>
      </w:r>
      <w:proofErr w:type="spellEnd"/>
      <w:r w:rsidRPr="00B20E3B">
        <w:rPr>
          <w:rStyle w:val="Enfasidelicata"/>
          <w:rFonts w:cstheme="minorHAnsi"/>
          <w:szCs w:val="24"/>
        </w:rPr>
        <w:t>, exactly 4 Ticket</w:t>
      </w:r>
    </w:p>
    <w:p w14:paraId="134DB4C6" w14:textId="77777777" w:rsidR="00FE4D64" w:rsidRPr="00E670C8" w:rsidRDefault="00FE4D64" w:rsidP="00E670C8">
      <w:pPr>
        <w:pStyle w:val="Paragrafoelenco"/>
        <w:spacing w:line="240" w:lineRule="auto"/>
        <w:ind w:left="360"/>
        <w:rPr>
          <w:rStyle w:val="Enfasidelicata"/>
          <w:rFonts w:cstheme="minorHAnsi"/>
          <w:szCs w:val="24"/>
        </w:rPr>
      </w:pPr>
    </w:p>
    <w:p w14:paraId="3E108CAE" w14:textId="187A56D2" w:rsidR="007F0651" w:rsidRPr="00A8618B" w:rsidRDefault="00F62417" w:rsidP="00E670C8">
      <w:pPr>
        <w:pStyle w:val="Paragrafoelenco"/>
        <w:spacing w:line="240" w:lineRule="auto"/>
        <w:ind w:left="360"/>
        <w:rPr>
          <w:rStyle w:val="Enfasidelicata"/>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Paragrafoelenco"/>
        <w:numPr>
          <w:ilvl w:val="0"/>
          <w:numId w:val="74"/>
        </w:numPr>
        <w:spacing w:line="240" w:lineRule="auto"/>
        <w:rPr>
          <w:rStyle w:val="Enfasidelicata"/>
          <w:sz w:val="44"/>
          <w:szCs w:val="44"/>
        </w:rPr>
      </w:pPr>
      <w:r>
        <w:rPr>
          <w:rStyle w:val="Enfasidelicata"/>
          <w:sz w:val="44"/>
          <w:szCs w:val="44"/>
        </w:rPr>
        <w:t>Generated World</w:t>
      </w:r>
    </w:p>
    <w:p w14:paraId="255D1588" w14:textId="65DBA1A9" w:rsidR="0083377E" w:rsidRDefault="0083377E" w:rsidP="0083377E">
      <w:pPr>
        <w:pStyle w:val="Paragrafoelenco"/>
        <w:spacing w:line="240" w:lineRule="auto"/>
        <w:rPr>
          <w:rStyle w:val="Enfasidelicata"/>
          <w:sz w:val="28"/>
          <w:szCs w:val="28"/>
        </w:rPr>
      </w:pPr>
    </w:p>
    <w:p w14:paraId="35D5D04C" w14:textId="6B0B5DD0" w:rsidR="0083377E" w:rsidRDefault="0083377E" w:rsidP="0083377E">
      <w:pPr>
        <w:pStyle w:val="Paragrafoelenco"/>
        <w:spacing w:line="240" w:lineRule="auto"/>
        <w:rPr>
          <w:rStyle w:val="Enfasidelicata"/>
          <w:sz w:val="28"/>
          <w:szCs w:val="28"/>
        </w:rPr>
      </w:pPr>
      <w:r>
        <w:rPr>
          <w:rStyle w:val="Enfasidelicata"/>
          <w:sz w:val="28"/>
          <w:szCs w:val="28"/>
        </w:rPr>
        <w:lastRenderedPageBreak/>
        <w:t xml:space="preserve">Here we report </w:t>
      </w:r>
      <w:r w:rsidR="00B0240C">
        <w:rPr>
          <w:rStyle w:val="Enfasidelicata"/>
          <w:sz w:val="28"/>
          <w:szCs w:val="28"/>
        </w:rPr>
        <w:t>a simple and a more complex world generated by the alloy model.</w:t>
      </w:r>
    </w:p>
    <w:p w14:paraId="6164EA24" w14:textId="45051CA7" w:rsidR="00D231C5" w:rsidRDefault="002C295C" w:rsidP="00D231C5">
      <w:pPr>
        <w:pStyle w:val="Paragrafoelenco"/>
        <w:spacing w:line="240" w:lineRule="auto"/>
        <w:rPr>
          <w:rStyle w:val="Enfasidelicata"/>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Enfasidelicata"/>
          <w:sz w:val="28"/>
          <w:szCs w:val="28"/>
        </w:rPr>
        <w:t xml:space="preserve">The simple one is easy to understand, and highlights the </w:t>
      </w:r>
      <w:r w:rsidR="00B63CFA">
        <w:rPr>
          <w:rStyle w:val="Enfasidelicata"/>
          <w:sz w:val="28"/>
          <w:szCs w:val="28"/>
        </w:rPr>
        <w:t>properties mentioned in paragraph 4.1,</w:t>
      </w:r>
      <w:r w:rsidR="00ED49B8">
        <w:rPr>
          <w:rStyle w:val="Enfasidelicata"/>
          <w:sz w:val="28"/>
          <w:szCs w:val="28"/>
        </w:rPr>
        <w:t xml:space="preserve"> it is clear the association between tickets and users, either physical or virtual, and the correct modelling of the situation of the market (only one market reported for </w:t>
      </w:r>
      <w:r w:rsidR="00BD5BED">
        <w:rPr>
          <w:rStyle w:val="Enfasidelicata"/>
          <w:sz w:val="28"/>
          <w:szCs w:val="28"/>
        </w:rPr>
        <w:t>ease of reading).</w:t>
      </w:r>
    </w:p>
    <w:p w14:paraId="1813FD2C" w14:textId="7028FD72" w:rsidR="00ED49B8" w:rsidRDefault="00FD1CFE" w:rsidP="00A8618B">
      <w:pPr>
        <w:spacing w:line="240" w:lineRule="auto"/>
        <w:rPr>
          <w:rStyle w:val="Enfasidelicata"/>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Enfasidelicata"/>
          <w:sz w:val="28"/>
          <w:szCs w:val="28"/>
        </w:rPr>
        <w:t xml:space="preserve">The model can also generate more complex and </w:t>
      </w:r>
      <w:r w:rsidR="00097F79">
        <w:rPr>
          <w:rStyle w:val="Enfasidelicata"/>
          <w:sz w:val="28"/>
          <w:szCs w:val="28"/>
        </w:rPr>
        <w:t xml:space="preserve">multi-market worlds, of more difficult reading, </w:t>
      </w:r>
      <w:r w:rsidR="00A604EB">
        <w:rPr>
          <w:rStyle w:val="Enfasidelicata"/>
          <w:sz w:val="28"/>
          <w:szCs w:val="28"/>
        </w:rPr>
        <w:t>but still correct. H</w:t>
      </w:r>
      <w:r w:rsidR="00097F79">
        <w:rPr>
          <w:rStyle w:val="Enfasidelicata"/>
          <w:sz w:val="28"/>
          <w:szCs w:val="28"/>
        </w:rPr>
        <w:t>ere is reported one example</w:t>
      </w:r>
      <w:r w:rsidR="00A604EB">
        <w:rPr>
          <w:rStyle w:val="Enfasidelicata"/>
          <w:sz w:val="28"/>
          <w:szCs w:val="28"/>
        </w:rPr>
        <w:t>:</w:t>
      </w:r>
    </w:p>
    <w:p w14:paraId="76D1F2DB" w14:textId="61FFEEB7" w:rsidR="00A604EB" w:rsidRPr="00E670C8" w:rsidRDefault="00A604EB" w:rsidP="00A8618B">
      <w:pPr>
        <w:spacing w:line="240" w:lineRule="auto"/>
        <w:rPr>
          <w:rStyle w:val="Enfasidelicata"/>
          <w:sz w:val="28"/>
          <w:szCs w:val="28"/>
        </w:rPr>
      </w:pPr>
    </w:p>
    <w:p w14:paraId="183F1124" w14:textId="51C48339" w:rsidR="0073751A" w:rsidRDefault="001A5FAF" w:rsidP="001A5FAF">
      <w:pPr>
        <w:pStyle w:val="Paragrafoelenco"/>
        <w:numPr>
          <w:ilvl w:val="0"/>
          <w:numId w:val="9"/>
        </w:numPr>
        <w:spacing w:line="240" w:lineRule="auto"/>
        <w:rPr>
          <w:rStyle w:val="Enfasidelicata"/>
          <w:sz w:val="44"/>
          <w:szCs w:val="44"/>
        </w:rPr>
      </w:pPr>
      <w:r>
        <w:rPr>
          <w:rStyle w:val="Enfasidelicata"/>
          <w:sz w:val="44"/>
          <w:szCs w:val="44"/>
        </w:rPr>
        <w:lastRenderedPageBreak/>
        <w:t>EFFORT SPENT</w:t>
      </w:r>
    </w:p>
    <w:p w14:paraId="7AEB04E9" w14:textId="77777777" w:rsidR="0073751A" w:rsidRDefault="0073751A" w:rsidP="00295A63">
      <w:pPr>
        <w:pStyle w:val="Paragrafoelenco"/>
        <w:spacing w:line="240" w:lineRule="auto"/>
        <w:ind w:left="360"/>
        <w:rPr>
          <w:rStyle w:val="Enfasidelicata"/>
          <w:sz w:val="44"/>
          <w:szCs w:val="44"/>
        </w:rPr>
      </w:pPr>
    </w:p>
    <w:p w14:paraId="36FF1EA1" w14:textId="4CD4E12D" w:rsidR="0073751A" w:rsidRPr="00295A63" w:rsidRDefault="0073751A" w:rsidP="0073751A">
      <w:pPr>
        <w:pStyle w:val="Paragrafoelenco"/>
        <w:numPr>
          <w:ilvl w:val="0"/>
          <w:numId w:val="101"/>
        </w:numPr>
        <w:spacing w:line="240" w:lineRule="auto"/>
        <w:rPr>
          <w:rStyle w:val="Enfasidelicata"/>
          <w:sz w:val="44"/>
          <w:szCs w:val="44"/>
        </w:rPr>
      </w:pPr>
      <w:r>
        <w:rPr>
          <w:rStyle w:val="Enfasidelicata"/>
          <w:sz w:val="28"/>
          <w:szCs w:val="28"/>
        </w:rPr>
        <w:t>As a group:</w:t>
      </w:r>
    </w:p>
    <w:p w14:paraId="1DCF48E7" w14:textId="77777777" w:rsidR="0073751A" w:rsidRPr="00295A63" w:rsidRDefault="0073751A" w:rsidP="00295A63">
      <w:pPr>
        <w:pStyle w:val="Paragrafoelenco"/>
        <w:spacing w:line="240" w:lineRule="auto"/>
        <w:rPr>
          <w:rStyle w:val="Enfasidelicata"/>
          <w:sz w:val="44"/>
          <w:szCs w:val="44"/>
        </w:rPr>
      </w:pPr>
    </w:p>
    <w:tbl>
      <w:tblPr>
        <w:tblStyle w:val="Grigliatabella"/>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Paragrafoelenco"/>
              <w:ind w:left="0"/>
              <w:jc w:val="center"/>
              <w:rPr>
                <w:rStyle w:val="Enfasidelicata"/>
                <w:sz w:val="40"/>
                <w:szCs w:val="40"/>
              </w:rPr>
            </w:pPr>
            <w:r w:rsidRPr="00295A63">
              <w:rPr>
                <w:rStyle w:val="Enfasidelicata"/>
                <w:sz w:val="40"/>
                <w:szCs w:val="40"/>
              </w:rPr>
              <w:t>Date</w:t>
            </w:r>
          </w:p>
        </w:tc>
        <w:tc>
          <w:tcPr>
            <w:tcW w:w="6210" w:type="dxa"/>
          </w:tcPr>
          <w:p w14:paraId="60ED51BD" w14:textId="77838D42" w:rsidR="0073751A" w:rsidRPr="00295A63" w:rsidRDefault="0073751A" w:rsidP="00295A63">
            <w:pPr>
              <w:pStyle w:val="Paragrafoelenco"/>
              <w:ind w:left="0"/>
              <w:jc w:val="center"/>
              <w:rPr>
                <w:rStyle w:val="Enfasidelicata"/>
                <w:sz w:val="40"/>
                <w:szCs w:val="40"/>
              </w:rPr>
            </w:pPr>
            <w:r w:rsidRPr="00295A63">
              <w:rPr>
                <w:rStyle w:val="Enfasidelicata"/>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Paragrafoelenco"/>
              <w:ind w:left="0"/>
              <w:jc w:val="center"/>
              <w:rPr>
                <w:rStyle w:val="Enfasidelicata"/>
                <w:sz w:val="40"/>
                <w:szCs w:val="40"/>
              </w:rPr>
            </w:pPr>
            <w:r w:rsidRPr="00295A63">
              <w:rPr>
                <w:rStyle w:val="Enfasidelicata"/>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Paragrafoelenco"/>
              <w:ind w:left="0"/>
              <w:rPr>
                <w:rStyle w:val="Enfasidelicata"/>
                <w:i w:val="0"/>
                <w:iCs w:val="0"/>
                <w:szCs w:val="24"/>
              </w:rPr>
            </w:pPr>
            <w:r>
              <w:rPr>
                <w:rStyle w:val="Enfasidelicata"/>
                <w:i w:val="0"/>
                <w:iCs w:val="0"/>
                <w:szCs w:val="24"/>
              </w:rPr>
              <w:t>14-10-2020</w:t>
            </w:r>
          </w:p>
        </w:tc>
        <w:tc>
          <w:tcPr>
            <w:tcW w:w="6210" w:type="dxa"/>
          </w:tcPr>
          <w:p w14:paraId="21216608" w14:textId="6541B4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Paragrafoelenco"/>
              <w:ind w:left="0"/>
              <w:rPr>
                <w:rStyle w:val="Enfasidelicata"/>
                <w:i w:val="0"/>
                <w:iCs w:val="0"/>
                <w:szCs w:val="24"/>
              </w:rPr>
            </w:pPr>
            <w:r>
              <w:rPr>
                <w:rStyle w:val="Enfasidelicata"/>
                <w:i w:val="0"/>
                <w:iCs w:val="0"/>
                <w:szCs w:val="24"/>
              </w:rPr>
              <w:t>17-10-2020</w:t>
            </w:r>
          </w:p>
        </w:tc>
        <w:tc>
          <w:tcPr>
            <w:tcW w:w="6210" w:type="dxa"/>
          </w:tcPr>
          <w:p w14:paraId="0F1C61D5" w14:textId="5CB6698D"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Paragrafoelenco"/>
              <w:ind w:left="0"/>
              <w:rPr>
                <w:rStyle w:val="Enfasidelicata"/>
                <w:i w:val="0"/>
                <w:iCs w:val="0"/>
                <w:szCs w:val="24"/>
              </w:rPr>
            </w:pPr>
            <w:r>
              <w:rPr>
                <w:rStyle w:val="Enfasidelicata"/>
                <w:i w:val="0"/>
                <w:iCs w:val="0"/>
                <w:szCs w:val="24"/>
              </w:rPr>
              <w:t>24-10-2020</w:t>
            </w:r>
          </w:p>
        </w:tc>
        <w:tc>
          <w:tcPr>
            <w:tcW w:w="6210" w:type="dxa"/>
          </w:tcPr>
          <w:p w14:paraId="7F5351EA" w14:textId="7AE92A76"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Paragrafoelenco"/>
              <w:ind w:left="0"/>
              <w:rPr>
                <w:rStyle w:val="Enfasidelicata"/>
                <w:i w:val="0"/>
                <w:iCs w:val="0"/>
                <w:szCs w:val="24"/>
              </w:rPr>
            </w:pPr>
            <w:r>
              <w:rPr>
                <w:rStyle w:val="Enfasidelicata"/>
                <w:i w:val="0"/>
                <w:iCs w:val="0"/>
                <w:szCs w:val="24"/>
              </w:rPr>
              <w:t>14-11-2020</w:t>
            </w:r>
          </w:p>
        </w:tc>
        <w:tc>
          <w:tcPr>
            <w:tcW w:w="6210" w:type="dxa"/>
          </w:tcPr>
          <w:p w14:paraId="4847C100" w14:textId="7E49CAF5"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Paragrafoelenco"/>
              <w:ind w:left="0"/>
              <w:rPr>
                <w:rStyle w:val="Enfasidelicata"/>
                <w:i w:val="0"/>
                <w:iCs w:val="0"/>
                <w:szCs w:val="24"/>
              </w:rPr>
            </w:pPr>
            <w:r>
              <w:rPr>
                <w:rStyle w:val="Enfasidelicata"/>
                <w:i w:val="0"/>
                <w:iCs w:val="0"/>
                <w:szCs w:val="24"/>
              </w:rPr>
              <w:t>21-11-2020</w:t>
            </w:r>
          </w:p>
        </w:tc>
        <w:tc>
          <w:tcPr>
            <w:tcW w:w="6210" w:type="dxa"/>
          </w:tcPr>
          <w:p w14:paraId="131E2F13" w14:textId="15C5283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Paragrafoelenco"/>
              <w:ind w:left="0"/>
              <w:rPr>
                <w:rStyle w:val="Enfasidelicata"/>
                <w:i w:val="0"/>
                <w:iCs w:val="0"/>
                <w:szCs w:val="24"/>
              </w:rPr>
            </w:pPr>
            <w:r>
              <w:rPr>
                <w:rStyle w:val="Enfasidelicata"/>
                <w:i w:val="0"/>
                <w:iCs w:val="0"/>
                <w:szCs w:val="24"/>
              </w:rPr>
              <w:t>25-11-2020</w:t>
            </w:r>
          </w:p>
        </w:tc>
        <w:tc>
          <w:tcPr>
            <w:tcW w:w="6210" w:type="dxa"/>
          </w:tcPr>
          <w:p w14:paraId="7BFDC1BA" w14:textId="5BACA8E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Paragrafoelenco"/>
              <w:ind w:left="0"/>
              <w:rPr>
                <w:rStyle w:val="Enfasidelicata"/>
                <w:i w:val="0"/>
                <w:iCs w:val="0"/>
                <w:szCs w:val="24"/>
              </w:rPr>
            </w:pPr>
            <w:r>
              <w:rPr>
                <w:rStyle w:val="Enfasidelicata"/>
                <w:i w:val="0"/>
                <w:iCs w:val="0"/>
                <w:szCs w:val="24"/>
              </w:rPr>
              <w:t>01-12-2020</w:t>
            </w:r>
          </w:p>
        </w:tc>
        <w:tc>
          <w:tcPr>
            <w:tcW w:w="6210" w:type="dxa"/>
          </w:tcPr>
          <w:p w14:paraId="21BE4756" w14:textId="47A12C51"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Paragrafoelenco"/>
              <w:ind w:left="0"/>
              <w:rPr>
                <w:rStyle w:val="Enfasidelicata"/>
                <w:i w:val="0"/>
                <w:iCs w:val="0"/>
                <w:szCs w:val="24"/>
              </w:rPr>
            </w:pPr>
            <w:r>
              <w:rPr>
                <w:rStyle w:val="Enfasidelicata"/>
                <w:i w:val="0"/>
                <w:iCs w:val="0"/>
                <w:szCs w:val="24"/>
              </w:rPr>
              <w:t>06-12-2020</w:t>
            </w:r>
          </w:p>
        </w:tc>
        <w:tc>
          <w:tcPr>
            <w:tcW w:w="6210" w:type="dxa"/>
          </w:tcPr>
          <w:p w14:paraId="72946028" w14:textId="7F0CAEAF"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Paragrafoelenco"/>
              <w:ind w:left="0"/>
              <w:jc w:val="center"/>
              <w:rPr>
                <w:rStyle w:val="Enfasidelicata"/>
                <w:i w:val="0"/>
                <w:iCs w:val="0"/>
                <w:szCs w:val="24"/>
              </w:rPr>
            </w:pPr>
            <w:r>
              <w:rPr>
                <w:rStyle w:val="Enfasidelicata"/>
                <w:i w:val="0"/>
                <w:iCs w:val="0"/>
                <w:szCs w:val="24"/>
              </w:rPr>
              <w:t>NA</w:t>
            </w:r>
          </w:p>
        </w:tc>
        <w:tc>
          <w:tcPr>
            <w:tcW w:w="6210" w:type="dxa"/>
          </w:tcPr>
          <w:p w14:paraId="3A453708" w14:textId="04009637" w:rsidR="00173E72" w:rsidRDefault="00173E72" w:rsidP="0073751A">
            <w:pPr>
              <w:pStyle w:val="Paragrafoelenco"/>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Paragrafoelenco"/>
              <w:ind w:left="0"/>
              <w:jc w:val="center"/>
              <w:rPr>
                <w:rStyle w:val="Enfasidelicata"/>
                <w:i w:val="0"/>
                <w:iCs w:val="0"/>
                <w:szCs w:val="24"/>
              </w:rPr>
            </w:pPr>
            <w:r w:rsidRPr="00173E72">
              <w:rPr>
                <w:rStyle w:val="Enfasidelicata"/>
                <w:i w:val="0"/>
                <w:iCs w:val="0"/>
                <w:szCs w:val="24"/>
              </w:rPr>
              <w:t>12</w:t>
            </w:r>
          </w:p>
        </w:tc>
      </w:tr>
    </w:tbl>
    <w:p w14:paraId="17ED0FAD" w14:textId="77777777" w:rsidR="0073751A" w:rsidRPr="00295A63" w:rsidRDefault="0073751A" w:rsidP="00295A63">
      <w:pPr>
        <w:pStyle w:val="Paragrafoelenco"/>
        <w:spacing w:line="240" w:lineRule="auto"/>
        <w:rPr>
          <w:rStyle w:val="Enfasidelicata"/>
          <w:sz w:val="44"/>
          <w:szCs w:val="44"/>
        </w:rPr>
      </w:pPr>
    </w:p>
    <w:p w14:paraId="5ECF88C4" w14:textId="3D51F128" w:rsidR="0073751A" w:rsidRDefault="00173E72">
      <w:pPr>
        <w:pStyle w:val="Paragrafoelenco"/>
        <w:spacing w:line="240" w:lineRule="auto"/>
        <w:rPr>
          <w:rStyle w:val="Enfasidelicata"/>
          <w:i w:val="0"/>
          <w:iCs w:val="0"/>
          <w:szCs w:val="24"/>
        </w:rPr>
      </w:pPr>
      <w:r>
        <w:rPr>
          <w:rStyle w:val="Enfasidelicata"/>
          <w:sz w:val="44"/>
          <w:szCs w:val="44"/>
        </w:rPr>
        <w:br/>
      </w:r>
      <w:r>
        <w:rPr>
          <w:rStyle w:val="Enfasidelicata"/>
          <w:sz w:val="44"/>
          <w:szCs w:val="44"/>
        </w:rPr>
        <w:br/>
      </w:r>
      <w:r>
        <w:rPr>
          <w:rStyle w:val="Enfasidelicata"/>
          <w:sz w:val="44"/>
          <w:szCs w:val="44"/>
        </w:rPr>
        <w:br/>
      </w:r>
      <w:r w:rsidR="0073751A">
        <w:rPr>
          <w:rStyle w:val="Enfasidelicata"/>
          <w:i w:val="0"/>
          <w:iCs w:val="0"/>
          <w:szCs w:val="24"/>
        </w:rPr>
        <w:br/>
      </w:r>
    </w:p>
    <w:p w14:paraId="36B67755" w14:textId="77777777" w:rsidR="00243BFD" w:rsidRPr="00295A63"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 xml:space="preserve">Etion </w:t>
      </w:r>
      <w:proofErr w:type="spellStart"/>
      <w:r w:rsidRPr="00295A63">
        <w:rPr>
          <w:rStyle w:val="Enfasidelicata"/>
          <w:i w:val="0"/>
          <w:iCs w:val="0"/>
          <w:sz w:val="26"/>
        </w:rPr>
        <w:t>Pinari</w:t>
      </w:r>
      <w:proofErr w:type="spellEnd"/>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r>
            <w:r w:rsidR="00243BFD">
              <w:rPr>
                <w:rStyle w:val="Enfasidelicata"/>
                <w:i w:val="0"/>
                <w:iCs w:val="0"/>
                <w:szCs w:val="24"/>
              </w:rPr>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69413389" w14:textId="58FBD029" w:rsidR="00243BFD" w:rsidRDefault="00243BFD"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Paragrafoelenco"/>
              <w:ind w:left="0"/>
              <w:jc w:val="center"/>
              <w:rPr>
                <w:rStyle w:val="Enfasidelicata"/>
                <w:i w:val="0"/>
                <w:iCs w:val="0"/>
                <w:szCs w:val="24"/>
              </w:rPr>
            </w:pPr>
            <w:r>
              <w:rPr>
                <w:rStyle w:val="Enfasidelicata"/>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Paragrafoelenco"/>
              <w:ind w:left="0"/>
              <w:jc w:val="center"/>
              <w:rPr>
                <w:rStyle w:val="Enfasidelicata"/>
                <w:i w:val="0"/>
                <w:iCs w:val="0"/>
                <w:szCs w:val="24"/>
              </w:rPr>
            </w:pPr>
            <w:r>
              <w:rPr>
                <w:rStyle w:val="Enfasidelicata"/>
                <w:i w:val="0"/>
                <w:iCs w:val="0"/>
                <w:szCs w:val="24"/>
              </w:rPr>
              <w:t>30</w:t>
            </w:r>
          </w:p>
        </w:tc>
      </w:tr>
    </w:tbl>
    <w:p w14:paraId="53C6F5B0" w14:textId="77777777" w:rsidR="00173E72" w:rsidRDefault="00173E72" w:rsidP="00243BFD">
      <w:pPr>
        <w:pStyle w:val="Paragrafoelenco"/>
        <w:spacing w:line="240" w:lineRule="auto"/>
        <w:rPr>
          <w:rStyle w:val="Enfasidelicata"/>
          <w:i w:val="0"/>
          <w:iCs w:val="0"/>
          <w:szCs w:val="24"/>
        </w:rPr>
      </w:pPr>
      <w:r>
        <w:rPr>
          <w:rStyle w:val="Enfasidelicata"/>
          <w:i w:val="0"/>
          <w:iCs w:val="0"/>
          <w:szCs w:val="24"/>
        </w:rPr>
        <w:br/>
      </w:r>
    </w:p>
    <w:p w14:paraId="5ABEA6F6" w14:textId="1755DB33" w:rsidR="0073751A" w:rsidRDefault="00173E72" w:rsidP="00295A63">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br/>
      </w:r>
    </w:p>
    <w:p w14:paraId="1B6B0EE2" w14:textId="77777777" w:rsidR="00173E72" w:rsidRPr="00243BFD"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lastRenderedPageBreak/>
        <w:t>Giorgio Romeo</w:t>
      </w:r>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2</w:t>
            </w:r>
          </w:p>
        </w:tc>
      </w:tr>
      <w:tr w:rsidR="00173E72" w14:paraId="48B45A0E" w14:textId="77777777" w:rsidTr="009B0963">
        <w:tc>
          <w:tcPr>
            <w:tcW w:w="6210" w:type="dxa"/>
          </w:tcPr>
          <w:p w14:paraId="19FCDE7A"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14EFA5B2" w14:textId="1DC76214" w:rsidR="00173E72" w:rsidRDefault="00EB73EA" w:rsidP="009B0963">
            <w:pPr>
              <w:pStyle w:val="Paragrafoelenco"/>
              <w:ind w:left="0"/>
              <w:jc w:val="center"/>
              <w:rPr>
                <w:rStyle w:val="Enfasidelicata"/>
                <w:i w:val="0"/>
                <w:iCs w:val="0"/>
                <w:szCs w:val="24"/>
              </w:rPr>
            </w:pPr>
            <w:r>
              <w:rPr>
                <w:rStyle w:val="Enfasidelicata"/>
                <w:i w:val="0"/>
                <w:iCs w:val="0"/>
                <w:szCs w:val="24"/>
              </w:rPr>
              <w:t>5</w:t>
            </w:r>
          </w:p>
        </w:tc>
      </w:tr>
      <w:tr w:rsidR="00173E72" w14:paraId="3A3C396F" w14:textId="77777777" w:rsidTr="009B0963">
        <w:tc>
          <w:tcPr>
            <w:tcW w:w="6210" w:type="dxa"/>
          </w:tcPr>
          <w:p w14:paraId="49EFB45C"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173E72" w14:paraId="55B58724" w14:textId="77777777" w:rsidTr="009B0963">
        <w:tc>
          <w:tcPr>
            <w:tcW w:w="6210" w:type="dxa"/>
          </w:tcPr>
          <w:p w14:paraId="33742600"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Paragrafoelenco"/>
              <w:ind w:left="0"/>
              <w:jc w:val="center"/>
              <w:rPr>
                <w:rStyle w:val="Enfasidelicata"/>
                <w:i w:val="0"/>
                <w:iCs w:val="0"/>
                <w:szCs w:val="24"/>
              </w:rPr>
            </w:pPr>
            <w:r>
              <w:rPr>
                <w:rStyle w:val="Enfasidelicata"/>
                <w:i w:val="0"/>
                <w:iCs w:val="0"/>
                <w:szCs w:val="24"/>
              </w:rPr>
              <w:t>32</w:t>
            </w:r>
          </w:p>
        </w:tc>
      </w:tr>
    </w:tbl>
    <w:p w14:paraId="1C570561" w14:textId="2E53E728" w:rsidR="00243BFD" w:rsidRDefault="00243BFD" w:rsidP="00173E72">
      <w:pPr>
        <w:pStyle w:val="Paragrafoelenco"/>
        <w:spacing w:line="240" w:lineRule="auto"/>
        <w:rPr>
          <w:rStyle w:val="Enfasidelicata"/>
          <w:i w:val="0"/>
          <w:iCs w:val="0"/>
          <w:sz w:val="26"/>
        </w:rPr>
      </w:pPr>
    </w:p>
    <w:p w14:paraId="63D7AE2A" w14:textId="644169C8" w:rsidR="00173E72" w:rsidRDefault="00173E72" w:rsidP="00173E72">
      <w:pPr>
        <w:pStyle w:val="Paragrafoelenco"/>
        <w:spacing w:line="240" w:lineRule="auto"/>
        <w:rPr>
          <w:rStyle w:val="Enfasidelicata"/>
          <w:i w:val="0"/>
          <w:iCs w:val="0"/>
          <w:sz w:val="26"/>
        </w:rPr>
      </w:pPr>
    </w:p>
    <w:p w14:paraId="3C840668" w14:textId="2FF69B13" w:rsidR="00173E72" w:rsidRDefault="00173E72" w:rsidP="00173E72">
      <w:pPr>
        <w:pStyle w:val="Paragrafoelenco"/>
        <w:spacing w:line="240" w:lineRule="auto"/>
        <w:rPr>
          <w:rStyle w:val="Enfasidelicata"/>
          <w:i w:val="0"/>
          <w:iCs w:val="0"/>
          <w:sz w:val="26"/>
        </w:rPr>
      </w:pPr>
    </w:p>
    <w:p w14:paraId="22A7F2D5" w14:textId="201BA16F" w:rsidR="00173E72" w:rsidRDefault="00173E72" w:rsidP="00173E72">
      <w:pPr>
        <w:pStyle w:val="Paragrafoelenco"/>
        <w:spacing w:line="240" w:lineRule="auto"/>
        <w:rPr>
          <w:rStyle w:val="Enfasidelicata"/>
          <w:i w:val="0"/>
          <w:iCs w:val="0"/>
          <w:sz w:val="26"/>
        </w:rPr>
      </w:pPr>
    </w:p>
    <w:p w14:paraId="5F0CE0CF" w14:textId="0C195BF7" w:rsidR="00173E72" w:rsidRDefault="00173E72" w:rsidP="00173E72">
      <w:pPr>
        <w:pStyle w:val="Paragrafoelenco"/>
        <w:spacing w:line="240" w:lineRule="auto"/>
        <w:rPr>
          <w:rStyle w:val="Enfasidelicata"/>
          <w:i w:val="0"/>
          <w:iCs w:val="0"/>
          <w:sz w:val="26"/>
        </w:rPr>
      </w:pPr>
    </w:p>
    <w:p w14:paraId="43E9C263" w14:textId="77777777" w:rsidR="00173E72" w:rsidRPr="00295A63" w:rsidRDefault="00173E72" w:rsidP="00295A63">
      <w:pPr>
        <w:pStyle w:val="Paragrafoelenco"/>
        <w:spacing w:line="240" w:lineRule="auto"/>
        <w:rPr>
          <w:rStyle w:val="Enfasidelicata"/>
          <w:i w:val="0"/>
          <w:iCs w:val="0"/>
          <w:sz w:val="26"/>
        </w:rPr>
      </w:pPr>
    </w:p>
    <w:p w14:paraId="79DC1E54" w14:textId="77777777" w:rsidR="00173E72" w:rsidRDefault="00243BFD" w:rsidP="00243BFD">
      <w:pPr>
        <w:pStyle w:val="Paragrafoelenco"/>
        <w:numPr>
          <w:ilvl w:val="0"/>
          <w:numId w:val="101"/>
        </w:numPr>
        <w:spacing w:line="240" w:lineRule="auto"/>
        <w:rPr>
          <w:rStyle w:val="Enfasidelicata"/>
          <w:i w:val="0"/>
          <w:iCs w:val="0"/>
          <w:szCs w:val="24"/>
        </w:rPr>
      </w:pPr>
      <w:r w:rsidRPr="00295A63">
        <w:rPr>
          <w:rStyle w:val="Enfasidelicata"/>
          <w:i w:val="0"/>
          <w:iCs w:val="0"/>
          <w:sz w:val="26"/>
        </w:rPr>
        <w:t>Cristian Sbrolli</w:t>
      </w:r>
      <w:r>
        <w:rPr>
          <w:rStyle w:val="Enfasidelicata"/>
          <w:i w:val="0"/>
          <w:iCs w:val="0"/>
          <w:szCs w:val="24"/>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53216009"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D64285A"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8</w:t>
            </w:r>
          </w:p>
        </w:tc>
      </w:tr>
      <w:tr w:rsidR="00173E72" w:rsidRPr="00CE020B" w14:paraId="3418C6EE" w14:textId="77777777" w:rsidTr="009B0963">
        <w:tc>
          <w:tcPr>
            <w:tcW w:w="6210" w:type="dxa"/>
          </w:tcPr>
          <w:p w14:paraId="48770CE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ABE07FA"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21DF9E0D" w14:textId="77777777" w:rsidTr="009B0963">
        <w:tc>
          <w:tcPr>
            <w:tcW w:w="6210" w:type="dxa"/>
          </w:tcPr>
          <w:p w14:paraId="7178FB7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95375EB"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3D60C6B1" w14:textId="77777777" w:rsidTr="009B0963">
        <w:tc>
          <w:tcPr>
            <w:tcW w:w="6210" w:type="dxa"/>
          </w:tcPr>
          <w:p w14:paraId="1ABF1EDC"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E87443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0F92FC29" w14:textId="77777777" w:rsidTr="009B0963">
        <w:tc>
          <w:tcPr>
            <w:tcW w:w="6210" w:type="dxa"/>
          </w:tcPr>
          <w:p w14:paraId="34128FB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71F1C71"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6</w:t>
            </w:r>
          </w:p>
        </w:tc>
      </w:tr>
      <w:tr w:rsidR="00173E72" w:rsidRPr="00CE020B" w14:paraId="3B3487B9" w14:textId="77777777" w:rsidTr="009B0963">
        <w:tc>
          <w:tcPr>
            <w:tcW w:w="6210" w:type="dxa"/>
          </w:tcPr>
          <w:p w14:paraId="14E073F5"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01CD474A"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14:paraId="28E979CB" w14:textId="77777777" w:rsidTr="009B0963">
        <w:tc>
          <w:tcPr>
            <w:tcW w:w="6210" w:type="dxa"/>
          </w:tcPr>
          <w:p w14:paraId="694793A2"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79F78D02"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14:paraId="7684724A" w14:textId="77777777" w:rsidTr="009B0963">
        <w:tc>
          <w:tcPr>
            <w:tcW w:w="6210" w:type="dxa"/>
          </w:tcPr>
          <w:p w14:paraId="1FF22229"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27154853"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173E72" w14:paraId="0962E61E" w14:textId="77777777" w:rsidTr="009B0963">
        <w:tc>
          <w:tcPr>
            <w:tcW w:w="6210" w:type="dxa"/>
          </w:tcPr>
          <w:p w14:paraId="52216E6D"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7963B04"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25</w:t>
            </w:r>
          </w:p>
        </w:tc>
      </w:tr>
    </w:tbl>
    <w:p w14:paraId="31C66DDA" w14:textId="450F5FD4" w:rsidR="00243BFD" w:rsidRDefault="00243BFD" w:rsidP="00295A63">
      <w:pPr>
        <w:pStyle w:val="Paragrafoelenco"/>
        <w:spacing w:line="240" w:lineRule="auto"/>
        <w:rPr>
          <w:rStyle w:val="Enfasidelicata"/>
          <w:i w:val="0"/>
          <w:iCs w:val="0"/>
          <w:szCs w:val="24"/>
        </w:rPr>
      </w:pPr>
    </w:p>
    <w:p w14:paraId="309AFE02" w14:textId="77777777" w:rsidR="00173E72" w:rsidRDefault="00173E72">
      <w:pPr>
        <w:pStyle w:val="Paragrafoelenco"/>
        <w:spacing w:line="240" w:lineRule="auto"/>
        <w:rPr>
          <w:rStyle w:val="Enfasidelicata"/>
          <w:i w:val="0"/>
          <w:iCs w:val="0"/>
          <w:szCs w:val="24"/>
        </w:rPr>
      </w:pPr>
    </w:p>
    <w:p w14:paraId="3E7C78E0" w14:textId="5567FE85" w:rsidR="00151143" w:rsidRPr="0073751A" w:rsidRDefault="00151143" w:rsidP="00295A63">
      <w:pPr>
        <w:pStyle w:val="Paragrafoelenco"/>
        <w:spacing w:line="240" w:lineRule="auto"/>
        <w:rPr>
          <w:rStyle w:val="Enfasidelicata"/>
          <w:sz w:val="44"/>
          <w:szCs w:val="44"/>
        </w:rPr>
      </w:pPr>
    </w:p>
    <w:p w14:paraId="0B00E431" w14:textId="7E76F497" w:rsidR="001A5FAF" w:rsidRPr="00151143" w:rsidRDefault="00151143" w:rsidP="00D01022">
      <w:pPr>
        <w:rPr>
          <w:rStyle w:val="Enfasidelicata"/>
          <w:sz w:val="44"/>
          <w:szCs w:val="44"/>
        </w:rPr>
      </w:pPr>
      <w:r>
        <w:rPr>
          <w:rStyle w:val="Enfasidelicata"/>
          <w:sz w:val="44"/>
          <w:szCs w:val="44"/>
        </w:rPr>
        <w:br w:type="page"/>
      </w:r>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lastRenderedPageBreak/>
        <w:t>REFERENCES</w:t>
      </w:r>
    </w:p>
    <w:p w14:paraId="49EEAD45" w14:textId="77777777" w:rsidR="00151143" w:rsidRPr="000461D3" w:rsidRDefault="00151143" w:rsidP="00151143">
      <w:pPr>
        <w:pStyle w:val="Paragrafoelenco"/>
        <w:numPr>
          <w:ilvl w:val="0"/>
          <w:numId w:val="69"/>
        </w:numPr>
        <w:spacing w:line="240" w:lineRule="auto"/>
        <w:rPr>
          <w:rStyle w:val="Enfasidelicata"/>
          <w:i w:val="0"/>
          <w:szCs w:val="24"/>
          <w:rPrChange w:id="184" w:author="Cristian Sbrolli" w:date="2020-12-20T12:03:00Z">
            <w:rPr>
              <w:rStyle w:val="Enfasidelicata"/>
              <w:i w:val="0"/>
              <w:sz w:val="40"/>
              <w:szCs w:val="40"/>
            </w:rPr>
          </w:rPrChange>
        </w:rPr>
      </w:pPr>
      <w:r w:rsidRPr="000461D3">
        <w:rPr>
          <w:rStyle w:val="Enfasidelicata"/>
          <w:i w:val="0"/>
          <w:szCs w:val="24"/>
        </w:rPr>
        <w:t xml:space="preserve">How often families go grocery shopping per week : </w:t>
      </w:r>
      <w:r w:rsidR="0044323F" w:rsidRPr="00775DC4">
        <w:rPr>
          <w:szCs w:val="24"/>
        </w:rPr>
        <w:fldChar w:fldCharType="begin"/>
      </w:r>
      <w:r w:rsidR="0044323F" w:rsidRPr="000461D3">
        <w:rPr>
          <w:szCs w:val="24"/>
          <w:rPrChange w:id="185" w:author="Cristian Sbrolli" w:date="2020-12-20T12:03:00Z">
            <w:rPr/>
          </w:rPrChange>
        </w:rPr>
        <w:instrText xml:space="preserve"> HYPERLINK "https://www.statista.com/statistics/251728/weekly-number-of-us-grocery-shopping-trips-per-household/" </w:instrText>
      </w:r>
      <w:r w:rsidR="0044323F" w:rsidRPr="000461D3">
        <w:rPr>
          <w:szCs w:val="24"/>
          <w:rPrChange w:id="186" w:author="Cristian Sbrolli" w:date="2020-12-20T12:03:00Z">
            <w:rPr>
              <w:rStyle w:val="Collegamentoipertestuale"/>
              <w:sz w:val="22"/>
              <w:szCs w:val="22"/>
            </w:rPr>
          </w:rPrChange>
        </w:rPr>
        <w:fldChar w:fldCharType="separate"/>
      </w:r>
      <w:r w:rsidRPr="000461D3">
        <w:rPr>
          <w:rStyle w:val="Collegamentoipertestuale"/>
          <w:szCs w:val="24"/>
          <w:rPrChange w:id="187" w:author="Cristian Sbrolli" w:date="2020-12-20T12:03:00Z">
            <w:rPr>
              <w:rStyle w:val="Collegamentoipertestuale"/>
              <w:sz w:val="22"/>
              <w:szCs w:val="22"/>
            </w:rPr>
          </w:rPrChange>
        </w:rPr>
        <w:t>https://www.statista.com/statistics/251728/weekly-number-of-us-grocery-shopping-trips-per-household/</w:t>
      </w:r>
      <w:r w:rsidR="0044323F" w:rsidRPr="000461D3">
        <w:rPr>
          <w:rStyle w:val="Collegamentoipertestuale"/>
          <w:szCs w:val="24"/>
          <w:rPrChange w:id="188" w:author="Cristian Sbrolli" w:date="2020-12-20T12:03:00Z">
            <w:rPr>
              <w:rStyle w:val="Collegamentoipertestuale"/>
              <w:sz w:val="22"/>
              <w:szCs w:val="22"/>
            </w:rPr>
          </w:rPrChange>
        </w:rPr>
        <w:fldChar w:fldCharType="end"/>
      </w:r>
    </w:p>
    <w:p w14:paraId="168FD7F0" w14:textId="77777777" w:rsidR="00151143" w:rsidRPr="000461D3" w:rsidRDefault="00151143" w:rsidP="00151143">
      <w:pPr>
        <w:pStyle w:val="Paragrafoelenco"/>
        <w:numPr>
          <w:ilvl w:val="0"/>
          <w:numId w:val="69"/>
        </w:numPr>
        <w:spacing w:line="240" w:lineRule="auto"/>
        <w:rPr>
          <w:rStyle w:val="Enfasidelicata"/>
          <w:i w:val="0"/>
          <w:szCs w:val="24"/>
          <w:rPrChange w:id="189" w:author="Cristian Sbrolli" w:date="2020-12-20T12:03:00Z">
            <w:rPr>
              <w:rStyle w:val="Enfasidelicata"/>
              <w:i w:val="0"/>
              <w:sz w:val="44"/>
              <w:szCs w:val="44"/>
            </w:rPr>
          </w:rPrChange>
        </w:rPr>
      </w:pPr>
      <w:r w:rsidRPr="000461D3">
        <w:rPr>
          <w:rStyle w:val="Enfasidelicata"/>
          <w:i w:val="0"/>
          <w:szCs w:val="24"/>
        </w:rPr>
        <w:t xml:space="preserve">How many families are there in Milan: </w:t>
      </w:r>
      <w:r w:rsidR="0044323F" w:rsidRPr="00775DC4">
        <w:rPr>
          <w:szCs w:val="24"/>
        </w:rPr>
        <w:fldChar w:fldCharType="begin"/>
      </w:r>
      <w:r w:rsidR="0044323F" w:rsidRPr="000461D3">
        <w:rPr>
          <w:szCs w:val="24"/>
          <w:rPrChange w:id="190" w:author="Cristian Sbrolli" w:date="2020-12-20T12:03:00Z">
            <w:rPr/>
          </w:rPrChange>
        </w:rPr>
        <w:instrText xml:space="preserve"> HYPERLINK "https://www.tuttitalia.it/lombardia/18-milano/statistiche/popolazione-andamento-demografico/" </w:instrText>
      </w:r>
      <w:r w:rsidR="0044323F" w:rsidRPr="000461D3">
        <w:rPr>
          <w:szCs w:val="24"/>
          <w:rPrChange w:id="191" w:author="Cristian Sbrolli" w:date="2020-12-20T12:03:00Z">
            <w:rPr>
              <w:rStyle w:val="Collegamentoipertestuale"/>
              <w:szCs w:val="24"/>
            </w:rPr>
          </w:rPrChange>
        </w:rPr>
        <w:fldChar w:fldCharType="separate"/>
      </w:r>
      <w:r w:rsidRPr="000461D3">
        <w:rPr>
          <w:rStyle w:val="Collegamentoipertestuale"/>
          <w:szCs w:val="24"/>
        </w:rPr>
        <w:t>https://www.tuttitalia.it/lombardia/18-milano/statistiche/popolazione-andamento-demografico/</w:t>
      </w:r>
      <w:r w:rsidR="0044323F" w:rsidRPr="000461D3">
        <w:rPr>
          <w:rStyle w:val="Collegamentoipertestuale"/>
          <w:szCs w:val="24"/>
          <w:rPrChange w:id="192" w:author="Cristian Sbrolli" w:date="2020-12-20T12:03:00Z">
            <w:rPr>
              <w:rStyle w:val="Collegamentoipertestuale"/>
              <w:szCs w:val="24"/>
            </w:rPr>
          </w:rPrChange>
        </w:rPr>
        <w:fldChar w:fldCharType="end"/>
      </w:r>
      <w:r w:rsidRPr="000461D3">
        <w:rPr>
          <w:rStyle w:val="Enfasidelicata"/>
          <w:i w:val="0"/>
          <w:szCs w:val="24"/>
        </w:rPr>
        <w:t xml:space="preserve"> </w:t>
      </w:r>
    </w:p>
    <w:p w14:paraId="322D97EC" w14:textId="78790237" w:rsidR="001A5FAF" w:rsidRPr="000461D3" w:rsidRDefault="00151143" w:rsidP="00151143">
      <w:pPr>
        <w:pStyle w:val="Paragrafoelenco"/>
        <w:numPr>
          <w:ilvl w:val="0"/>
          <w:numId w:val="69"/>
        </w:numPr>
        <w:spacing w:line="240" w:lineRule="auto"/>
        <w:rPr>
          <w:rStyle w:val="Enfasidelicata"/>
          <w:i w:val="0"/>
          <w:szCs w:val="24"/>
          <w:rPrChange w:id="193" w:author="Cristian Sbrolli" w:date="2020-12-20T12:03:00Z">
            <w:rPr>
              <w:rStyle w:val="Enfasidelicata"/>
              <w:i w:val="0"/>
              <w:sz w:val="22"/>
              <w:szCs w:val="22"/>
            </w:rPr>
          </w:rPrChange>
        </w:rPr>
      </w:pPr>
      <w:r w:rsidRPr="000461D3">
        <w:rPr>
          <w:rStyle w:val="Enfasidelicata"/>
          <w:i w:val="0"/>
          <w:szCs w:val="24"/>
        </w:rPr>
        <w:t xml:space="preserve">Which day is the busiest for grocery shopping: </w:t>
      </w:r>
      <w:r w:rsidR="0044323F" w:rsidRPr="00775DC4">
        <w:rPr>
          <w:szCs w:val="24"/>
        </w:rPr>
        <w:fldChar w:fldCharType="begin"/>
      </w:r>
      <w:r w:rsidR="0044323F" w:rsidRPr="000461D3">
        <w:rPr>
          <w:szCs w:val="24"/>
          <w:rPrChange w:id="194"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195" w:author="Cristian Sbrolli" w:date="2020-12-20T12:03:00Z">
            <w:rPr>
              <w:rStyle w:val="Collegamentoipertestuale"/>
              <w:sz w:val="22"/>
              <w:szCs w:val="22"/>
            </w:rPr>
          </w:rPrChange>
        </w:rPr>
        <w:fldChar w:fldCharType="separate"/>
      </w:r>
      <w:r w:rsidRPr="000461D3">
        <w:rPr>
          <w:rStyle w:val="Collegamentoipertestuale"/>
          <w:szCs w:val="24"/>
          <w:rPrChange w:id="196" w:author="Cristian Sbrolli" w:date="2020-12-20T12:03:00Z">
            <w:rPr>
              <w:rStyle w:val="Collegamentoipertestuale"/>
              <w:sz w:val="22"/>
              <w:szCs w:val="22"/>
            </w:rPr>
          </w:rPrChange>
        </w:rPr>
        <w:t>https://www.forbes.com/sites/joanverdon/2020/04/08/best-time-for-grocery-shopping-tips-from-in-store-traffic-data/#:~:text=The%20busiest%20days%3F,box%20stores%2C%E2%80%9D%20he%20said.</w:t>
      </w:r>
      <w:r w:rsidR="0044323F" w:rsidRPr="000461D3">
        <w:rPr>
          <w:rStyle w:val="Collegamentoipertestuale"/>
          <w:szCs w:val="24"/>
          <w:rPrChange w:id="197" w:author="Cristian Sbrolli" w:date="2020-12-20T12:03:00Z">
            <w:rPr>
              <w:rStyle w:val="Collegamentoipertestuale"/>
              <w:sz w:val="22"/>
              <w:szCs w:val="22"/>
            </w:rPr>
          </w:rPrChange>
        </w:rPr>
        <w:fldChar w:fldCharType="end"/>
      </w:r>
    </w:p>
    <w:p w14:paraId="2FB507B6" w14:textId="46B4621D" w:rsidR="00151143" w:rsidRPr="000461D3" w:rsidRDefault="00151143" w:rsidP="00151143">
      <w:pPr>
        <w:pStyle w:val="Paragrafoelenco"/>
        <w:numPr>
          <w:ilvl w:val="0"/>
          <w:numId w:val="69"/>
        </w:numPr>
        <w:spacing w:line="240" w:lineRule="auto"/>
        <w:rPr>
          <w:rStyle w:val="Enfasidelicata"/>
          <w:i w:val="0"/>
          <w:szCs w:val="24"/>
          <w:rPrChange w:id="198" w:author="Cristian Sbrolli" w:date="2020-12-20T12:03:00Z">
            <w:rPr>
              <w:rStyle w:val="Enfasidelicata"/>
              <w:i w:val="0"/>
              <w:sz w:val="22"/>
              <w:szCs w:val="22"/>
            </w:rPr>
          </w:rPrChange>
        </w:rPr>
      </w:pPr>
      <w:r w:rsidRPr="000461D3">
        <w:rPr>
          <w:rStyle w:val="Enfasidelicata"/>
          <w:i w:val="0"/>
          <w:szCs w:val="24"/>
        </w:rPr>
        <w:t xml:space="preserve">How many families go grocery shopping on weekends in respect to weekdays: </w:t>
      </w:r>
      <w:r w:rsidR="0044323F" w:rsidRPr="00775DC4">
        <w:rPr>
          <w:szCs w:val="24"/>
        </w:rPr>
        <w:fldChar w:fldCharType="begin"/>
      </w:r>
      <w:r w:rsidR="0044323F" w:rsidRPr="000461D3">
        <w:rPr>
          <w:szCs w:val="24"/>
          <w:rPrChange w:id="199" w:author="Cristian Sbrolli" w:date="2020-12-20T12:03:00Z">
            <w:rPr/>
          </w:rPrChange>
        </w:rPr>
        <w:instrText xml:space="preserve"> HYPERLINK "https://www.insider.com/best-time-to-go-grocery-shopping-2018-3" </w:instrText>
      </w:r>
      <w:r w:rsidR="0044323F" w:rsidRPr="000461D3">
        <w:rPr>
          <w:szCs w:val="24"/>
          <w:rPrChange w:id="200" w:author="Cristian Sbrolli" w:date="2020-12-20T12:03:00Z">
            <w:rPr>
              <w:rStyle w:val="Collegamentoipertestuale"/>
              <w:sz w:val="22"/>
              <w:szCs w:val="22"/>
            </w:rPr>
          </w:rPrChange>
        </w:rPr>
        <w:fldChar w:fldCharType="separate"/>
      </w:r>
      <w:r w:rsidRPr="000461D3">
        <w:rPr>
          <w:rStyle w:val="Collegamentoipertestuale"/>
          <w:szCs w:val="24"/>
          <w:rPrChange w:id="201" w:author="Cristian Sbrolli" w:date="2020-12-20T12:03:00Z">
            <w:rPr>
              <w:rStyle w:val="Collegamentoipertestuale"/>
              <w:sz w:val="22"/>
              <w:szCs w:val="22"/>
            </w:rPr>
          </w:rPrChange>
        </w:rPr>
        <w:t>https://www.insider.com/best-time-to-go-grocery-shopping-2018-3</w:t>
      </w:r>
      <w:r w:rsidR="0044323F" w:rsidRPr="000461D3">
        <w:rPr>
          <w:rStyle w:val="Collegamentoipertestuale"/>
          <w:szCs w:val="24"/>
          <w:rPrChange w:id="202" w:author="Cristian Sbrolli" w:date="2020-12-20T12:03:00Z">
            <w:rPr>
              <w:rStyle w:val="Collegamentoipertestuale"/>
              <w:sz w:val="22"/>
              <w:szCs w:val="22"/>
            </w:rPr>
          </w:rPrChange>
        </w:rPr>
        <w:fldChar w:fldCharType="end"/>
      </w:r>
    </w:p>
    <w:p w14:paraId="1124BB38" w14:textId="69DE9717" w:rsidR="00151143" w:rsidRPr="000461D3" w:rsidRDefault="00151143" w:rsidP="00D01022">
      <w:pPr>
        <w:pStyle w:val="Paragrafoelenco"/>
        <w:numPr>
          <w:ilvl w:val="0"/>
          <w:numId w:val="69"/>
        </w:numPr>
        <w:spacing w:line="240" w:lineRule="auto"/>
        <w:rPr>
          <w:ins w:id="203" w:author="Cristian Sbrolli" w:date="2020-12-20T12:01:00Z"/>
          <w:rStyle w:val="Collegamentoipertestuale"/>
          <w:iCs/>
          <w:color w:val="000000" w:themeColor="text1"/>
          <w:szCs w:val="24"/>
          <w:u w:val="none"/>
          <w:rPrChange w:id="204" w:author="Cristian Sbrolli" w:date="2020-12-20T12:03:00Z">
            <w:rPr>
              <w:ins w:id="205" w:author="Cristian Sbrolli" w:date="2020-12-20T12:01:00Z"/>
              <w:rStyle w:val="Collegamentoipertestuale"/>
              <w:sz w:val="22"/>
              <w:szCs w:val="22"/>
            </w:rPr>
          </w:rPrChange>
        </w:rPr>
      </w:pPr>
      <w:r w:rsidRPr="000461D3">
        <w:rPr>
          <w:rStyle w:val="Enfasidelicata"/>
          <w:i w:val="0"/>
          <w:szCs w:val="24"/>
        </w:rPr>
        <w:t xml:space="preserve">How many families are there in Italy: </w:t>
      </w:r>
      <w:r w:rsidR="0044323F" w:rsidRPr="00775DC4">
        <w:rPr>
          <w:szCs w:val="24"/>
        </w:rPr>
        <w:fldChar w:fldCharType="begin"/>
      </w:r>
      <w:r w:rsidR="0044323F" w:rsidRPr="000461D3">
        <w:rPr>
          <w:szCs w:val="24"/>
          <w:rPrChange w:id="206" w:author="Cristian Sbrolli" w:date="2020-12-20T12:03:00Z">
            <w:rPr/>
          </w:rPrChange>
        </w:rPr>
        <w:instrText xml:space="preserve"> HYPERLINK "https://www.istat.it/it/files/2018/12/C03.pdf" </w:instrText>
      </w:r>
      <w:r w:rsidR="0044323F" w:rsidRPr="000461D3">
        <w:rPr>
          <w:szCs w:val="24"/>
          <w:rPrChange w:id="207" w:author="Cristian Sbrolli" w:date="2020-12-20T12:03:00Z">
            <w:rPr>
              <w:rStyle w:val="Collegamentoipertestuale"/>
              <w:sz w:val="22"/>
              <w:szCs w:val="22"/>
            </w:rPr>
          </w:rPrChange>
        </w:rPr>
        <w:fldChar w:fldCharType="separate"/>
      </w:r>
      <w:r w:rsidRPr="000461D3">
        <w:rPr>
          <w:rStyle w:val="Collegamentoipertestuale"/>
          <w:szCs w:val="24"/>
          <w:rPrChange w:id="208" w:author="Cristian Sbrolli" w:date="2020-12-20T12:03:00Z">
            <w:rPr>
              <w:rStyle w:val="Collegamentoipertestuale"/>
              <w:sz w:val="22"/>
              <w:szCs w:val="22"/>
            </w:rPr>
          </w:rPrChange>
        </w:rPr>
        <w:t>https://www.istat.it/it/files/2018/12/C03.pdf</w:t>
      </w:r>
      <w:r w:rsidR="0044323F" w:rsidRPr="000461D3">
        <w:rPr>
          <w:rStyle w:val="Collegamentoipertestuale"/>
          <w:szCs w:val="24"/>
          <w:rPrChange w:id="209" w:author="Cristian Sbrolli" w:date="2020-12-20T12:03:00Z">
            <w:rPr>
              <w:rStyle w:val="Collegamentoipertestuale"/>
              <w:sz w:val="22"/>
              <w:szCs w:val="22"/>
            </w:rPr>
          </w:rPrChange>
        </w:rPr>
        <w:fldChar w:fldCharType="end"/>
      </w:r>
    </w:p>
    <w:p w14:paraId="1B574FBC" w14:textId="77777777" w:rsidR="000461D3" w:rsidRPr="000461D3" w:rsidRDefault="000461D3">
      <w:pPr>
        <w:pStyle w:val="Paragrafoelenco"/>
        <w:spacing w:line="240" w:lineRule="auto"/>
        <w:rPr>
          <w:ins w:id="210" w:author="Cristian Sbrolli" w:date="2020-12-20T12:00:00Z"/>
          <w:rStyle w:val="Collegamentoipertestuale"/>
          <w:iCs/>
          <w:color w:val="000000" w:themeColor="text1"/>
          <w:szCs w:val="24"/>
          <w:u w:val="none"/>
          <w:rPrChange w:id="211" w:author="Cristian Sbrolli" w:date="2020-12-20T12:03:00Z">
            <w:rPr>
              <w:ins w:id="212" w:author="Cristian Sbrolli" w:date="2020-12-20T12:00:00Z"/>
              <w:rStyle w:val="Collegamentoipertestuale"/>
              <w:sz w:val="22"/>
              <w:szCs w:val="22"/>
            </w:rPr>
          </w:rPrChange>
        </w:rPr>
        <w:pPrChange w:id="213" w:author="Cristian Sbrolli" w:date="2020-12-20T12:02:00Z">
          <w:pPr>
            <w:pStyle w:val="Paragrafoelenco"/>
            <w:numPr>
              <w:numId w:val="69"/>
            </w:numPr>
            <w:spacing w:line="240" w:lineRule="auto"/>
            <w:ind w:hanging="360"/>
          </w:pPr>
        </w:pPrChange>
      </w:pPr>
    </w:p>
    <w:p w14:paraId="346D4EE3" w14:textId="744E90C3" w:rsidR="000461D3" w:rsidRPr="000461D3" w:rsidRDefault="000461D3" w:rsidP="000461D3">
      <w:pPr>
        <w:pStyle w:val="Paragrafoelenco"/>
        <w:numPr>
          <w:ilvl w:val="0"/>
          <w:numId w:val="69"/>
        </w:numPr>
        <w:spacing w:line="240" w:lineRule="auto"/>
        <w:rPr>
          <w:ins w:id="214" w:author="Cristian Sbrolli" w:date="2020-12-20T12:02:00Z"/>
          <w:rStyle w:val="Collegamentoipertestuale"/>
          <w:iCs/>
          <w:color w:val="000000" w:themeColor="text1"/>
          <w:szCs w:val="24"/>
          <w:u w:val="none"/>
          <w:rPrChange w:id="215" w:author="Cristian Sbrolli" w:date="2020-12-20T12:03:00Z">
            <w:rPr>
              <w:ins w:id="216" w:author="Cristian Sbrolli" w:date="2020-12-20T12:02:00Z"/>
              <w:rStyle w:val="Collegamentoipertestuale"/>
              <w:sz w:val="22"/>
              <w:szCs w:val="22"/>
            </w:rPr>
          </w:rPrChange>
        </w:rPr>
      </w:pPr>
      <w:ins w:id="217" w:author="Cristian Sbrolli" w:date="2020-12-20T12:01:00Z">
        <w:r w:rsidRPr="000461D3">
          <w:rPr>
            <w:rStyle w:val="Collegamentoipertestuale"/>
            <w:color w:val="auto"/>
            <w:szCs w:val="24"/>
            <w:u w:val="none"/>
            <w:rPrChange w:id="218" w:author="Cristian Sbrolli" w:date="2020-12-20T12:03:00Z">
              <w:rPr>
                <w:rStyle w:val="Collegamentoipertestuale"/>
                <w:sz w:val="22"/>
                <w:szCs w:val="22"/>
              </w:rPr>
            </w:rPrChange>
          </w:rPr>
          <w:t>Web App used to generate mockups:</w:t>
        </w:r>
        <w:r w:rsidRPr="000461D3">
          <w:rPr>
            <w:rStyle w:val="Collegamentoipertestuale"/>
            <w:color w:val="auto"/>
            <w:szCs w:val="24"/>
            <w:rPrChange w:id="219" w:author="Cristian Sbrolli" w:date="2020-12-20T12:03:00Z">
              <w:rPr>
                <w:rStyle w:val="Collegamentoipertestuale"/>
                <w:sz w:val="22"/>
                <w:szCs w:val="22"/>
              </w:rPr>
            </w:rPrChange>
          </w:rPr>
          <w:t xml:space="preserve"> </w:t>
        </w:r>
      </w:ins>
      <w:ins w:id="220" w:author="Cristian Sbrolli" w:date="2020-12-20T12:02:00Z">
        <w:r w:rsidRPr="000461D3">
          <w:rPr>
            <w:rStyle w:val="Collegamentoipertestuale"/>
            <w:szCs w:val="24"/>
            <w:rPrChange w:id="221" w:author="Cristian Sbrolli" w:date="2020-12-20T12:03:00Z">
              <w:rPr>
                <w:rStyle w:val="Collegamentoipertestuale"/>
                <w:sz w:val="22"/>
                <w:szCs w:val="22"/>
              </w:rPr>
            </w:rPrChange>
          </w:rPr>
          <w:fldChar w:fldCharType="begin"/>
        </w:r>
        <w:r w:rsidRPr="000461D3">
          <w:rPr>
            <w:rStyle w:val="Collegamentoipertestuale"/>
            <w:szCs w:val="24"/>
            <w:rPrChange w:id="222" w:author="Cristian Sbrolli" w:date="2020-12-20T12:03:00Z">
              <w:rPr>
                <w:rStyle w:val="Collegamentoipertestuale"/>
                <w:sz w:val="22"/>
                <w:szCs w:val="22"/>
              </w:rPr>
            </w:rPrChange>
          </w:rPr>
          <w:instrText xml:space="preserve"> HYPERLINK "</w:instrText>
        </w:r>
      </w:ins>
      <w:ins w:id="223" w:author="Cristian Sbrolli" w:date="2020-12-20T12:01:00Z">
        <w:r w:rsidRPr="000461D3">
          <w:rPr>
            <w:rStyle w:val="Collegamentoipertestuale"/>
            <w:szCs w:val="24"/>
            <w:rPrChange w:id="224" w:author="Cristian Sbrolli" w:date="2020-12-20T12:03:00Z">
              <w:rPr>
                <w:rStyle w:val="Collegamentoipertestuale"/>
                <w:sz w:val="22"/>
                <w:szCs w:val="22"/>
              </w:rPr>
            </w:rPrChange>
          </w:rPr>
          <w:instrText>https://bubble.io/home</w:instrText>
        </w:r>
      </w:ins>
      <w:ins w:id="225" w:author="Cristian Sbrolli" w:date="2020-12-20T12:02:00Z">
        <w:r w:rsidRPr="000461D3">
          <w:rPr>
            <w:rStyle w:val="Collegamentoipertestuale"/>
            <w:szCs w:val="24"/>
            <w:rPrChange w:id="226" w:author="Cristian Sbrolli" w:date="2020-12-20T12:03:00Z">
              <w:rPr>
                <w:rStyle w:val="Collegamentoipertestuale"/>
                <w:sz w:val="22"/>
                <w:szCs w:val="22"/>
              </w:rPr>
            </w:rPrChange>
          </w:rPr>
          <w:instrText xml:space="preserve">" </w:instrText>
        </w:r>
        <w:r w:rsidRPr="000461D3">
          <w:rPr>
            <w:rStyle w:val="Collegamentoipertestuale"/>
            <w:szCs w:val="24"/>
            <w:rPrChange w:id="227" w:author="Cristian Sbrolli" w:date="2020-12-20T12:03:00Z">
              <w:rPr>
                <w:rStyle w:val="Collegamentoipertestuale"/>
                <w:sz w:val="22"/>
                <w:szCs w:val="22"/>
              </w:rPr>
            </w:rPrChange>
          </w:rPr>
          <w:fldChar w:fldCharType="separate"/>
        </w:r>
      </w:ins>
      <w:ins w:id="228" w:author="Cristian Sbrolli" w:date="2020-12-20T12:01:00Z">
        <w:r w:rsidRPr="000461D3">
          <w:rPr>
            <w:rStyle w:val="Collegamentoipertestuale"/>
            <w:szCs w:val="24"/>
            <w:rPrChange w:id="229" w:author="Cristian Sbrolli" w:date="2020-12-20T12:03:00Z">
              <w:rPr>
                <w:rStyle w:val="Collegamentoipertestuale"/>
                <w:sz w:val="22"/>
                <w:szCs w:val="22"/>
              </w:rPr>
            </w:rPrChange>
          </w:rPr>
          <w:t>https://bubble.io/home</w:t>
        </w:r>
      </w:ins>
      <w:ins w:id="230" w:author="Cristian Sbrolli" w:date="2020-12-20T12:02:00Z">
        <w:r w:rsidRPr="000461D3">
          <w:rPr>
            <w:rStyle w:val="Collegamentoipertestuale"/>
            <w:szCs w:val="24"/>
            <w:rPrChange w:id="231" w:author="Cristian Sbrolli" w:date="2020-12-20T12:03:00Z">
              <w:rPr>
                <w:rStyle w:val="Collegamentoipertestuale"/>
                <w:sz w:val="22"/>
                <w:szCs w:val="22"/>
              </w:rPr>
            </w:rPrChange>
          </w:rPr>
          <w:fldChar w:fldCharType="end"/>
        </w:r>
      </w:ins>
    </w:p>
    <w:p w14:paraId="7D6798EF" w14:textId="77777777" w:rsidR="000461D3" w:rsidRPr="000461D3" w:rsidRDefault="000461D3">
      <w:pPr>
        <w:pStyle w:val="Paragrafoelenco"/>
        <w:rPr>
          <w:ins w:id="232" w:author="Cristian Sbrolli" w:date="2020-12-20T12:02:00Z"/>
          <w:rStyle w:val="Enfasidelicata"/>
          <w:i w:val="0"/>
          <w:szCs w:val="24"/>
          <w:rPrChange w:id="233" w:author="Cristian Sbrolli" w:date="2020-12-20T12:03:00Z">
            <w:rPr>
              <w:ins w:id="234" w:author="Cristian Sbrolli" w:date="2020-12-20T12:02:00Z"/>
              <w:rStyle w:val="Enfasidelicata"/>
              <w:i w:val="0"/>
              <w:sz w:val="22"/>
              <w:szCs w:val="22"/>
            </w:rPr>
          </w:rPrChange>
        </w:rPr>
        <w:pPrChange w:id="235" w:author="Cristian Sbrolli" w:date="2020-12-20T12:02:00Z">
          <w:pPr>
            <w:pStyle w:val="Paragrafoelenco"/>
            <w:numPr>
              <w:numId w:val="69"/>
            </w:numPr>
            <w:spacing w:line="240" w:lineRule="auto"/>
            <w:ind w:hanging="360"/>
          </w:pPr>
        </w:pPrChange>
      </w:pPr>
    </w:p>
    <w:p w14:paraId="051478B6" w14:textId="5FEC07BE" w:rsidR="000461D3" w:rsidRPr="000461D3" w:rsidRDefault="000461D3">
      <w:pPr>
        <w:pStyle w:val="Paragrafoelenco"/>
        <w:numPr>
          <w:ilvl w:val="0"/>
          <w:numId w:val="69"/>
        </w:numPr>
        <w:spacing w:line="240" w:lineRule="auto"/>
        <w:rPr>
          <w:rStyle w:val="Enfasidelicata"/>
          <w:i w:val="0"/>
          <w:szCs w:val="24"/>
          <w:rPrChange w:id="236" w:author="Cristian Sbrolli" w:date="2020-12-20T12:03:00Z">
            <w:rPr>
              <w:rStyle w:val="Enfasidelicata"/>
              <w:i w:val="0"/>
              <w:sz w:val="22"/>
              <w:szCs w:val="22"/>
            </w:rPr>
          </w:rPrChange>
        </w:rPr>
      </w:pPr>
      <w:ins w:id="237" w:author="Cristian Sbrolli" w:date="2020-12-20T12:02:00Z">
        <w:r w:rsidRPr="000461D3">
          <w:rPr>
            <w:rStyle w:val="Enfasidelicata"/>
            <w:i w:val="0"/>
            <w:szCs w:val="24"/>
            <w:rPrChange w:id="238" w:author="Cristian Sbrolli" w:date="2020-12-20T12:03:00Z">
              <w:rPr>
                <w:rStyle w:val="Enfasidelicata"/>
                <w:i w:val="0"/>
                <w:sz w:val="22"/>
                <w:szCs w:val="22"/>
              </w:rPr>
            </w:rPrChange>
          </w:rPr>
          <w:t xml:space="preserve">Web App used for diagrams: </w:t>
        </w:r>
      </w:ins>
      <w:ins w:id="239" w:author="Cristian Sbrolli" w:date="2020-12-20T12:04:00Z">
        <w:r>
          <w:rPr>
            <w:rStyle w:val="Enfasidelicata"/>
            <w:i w:val="0"/>
            <w:szCs w:val="24"/>
          </w:rPr>
          <w:fldChar w:fldCharType="begin"/>
        </w:r>
        <w:r>
          <w:rPr>
            <w:rStyle w:val="Enfasidelicata"/>
            <w:i w:val="0"/>
            <w:szCs w:val="24"/>
          </w:rPr>
          <w:instrText xml:space="preserve"> HYPERLINK "https://online.visual-paradigm.com/diagrams/" </w:instrText>
        </w:r>
        <w:r>
          <w:rPr>
            <w:rStyle w:val="Enfasidelicata"/>
            <w:i w:val="0"/>
            <w:szCs w:val="24"/>
          </w:rPr>
          <w:fldChar w:fldCharType="separate"/>
        </w:r>
        <w:r w:rsidRPr="000461D3">
          <w:rPr>
            <w:rStyle w:val="Collegamentoipertestuale"/>
            <w:szCs w:val="24"/>
          </w:rPr>
          <w:t>https://online.visual-paradigm.com/diagrams/</w:t>
        </w:r>
        <w:r>
          <w:rPr>
            <w:rStyle w:val="Enfasidelicata"/>
            <w:i w:val="0"/>
            <w:szCs w:val="24"/>
          </w:rPr>
          <w:fldChar w:fldCharType="end"/>
        </w:r>
      </w:ins>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footerReference w:type="default" r:id="rId36"/>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0F66EE" w:rsidRDefault="000F66EE">
      <w:pPr>
        <w:pStyle w:val="Testocommento"/>
      </w:pPr>
      <w:r>
        <w:rPr>
          <w:rStyle w:val="Rimandocommento"/>
        </w:rPr>
        <w:annotationRef/>
      </w:r>
      <w:r>
        <w:t xml:space="preserve">Job? Implementation seems like the wrong term to use too… </w:t>
      </w:r>
    </w:p>
  </w:comment>
  <w:comment w:id="8" w:author="Etion Pinari" w:date="2020-11-18T21:26:00Z" w:initials="EP">
    <w:p w14:paraId="731B2856" w14:textId="3400E75B" w:rsidR="000F66EE" w:rsidRPr="00417F4B" w:rsidRDefault="000F66EE">
      <w:pPr>
        <w:pStyle w:val="Testocommento"/>
      </w:pPr>
      <w:r>
        <w:rPr>
          <w:rStyle w:val="Rimandocommento"/>
        </w:rPr>
        <w:annotationRef/>
      </w:r>
      <w:r w:rsidRPr="00417F4B">
        <w:t>To be defined</w:t>
      </w:r>
    </w:p>
  </w:comment>
  <w:comment w:id="12" w:author="Giorgio Romeo" w:date="2020-11-23T23:19:00Z" w:initials="GR">
    <w:p w14:paraId="11C1CFDA" w14:textId="3ADBC08A" w:rsidR="000F66EE" w:rsidRDefault="000F66EE">
      <w:pPr>
        <w:pStyle w:val="Testocommento"/>
      </w:pPr>
      <w:r>
        <w:rPr>
          <w:rStyle w:val="Rimandocommento"/>
        </w:rPr>
        <w:annotationRef/>
      </w:r>
      <w:r>
        <w:t>The system asks before the time or the supermarket?</w:t>
      </w:r>
      <w:r>
        <w:annotationRef/>
      </w:r>
    </w:p>
  </w:comment>
  <w:comment w:id="13" w:author="Etion Pinari" w:date="2020-12-01T19:50:00Z" w:initials="EP">
    <w:p w14:paraId="37402E43" w14:textId="0C4A4375" w:rsidR="000F66EE" w:rsidRDefault="000F66EE">
      <w:r>
        <w:t>Irrelevant, he can choose either way.</w:t>
      </w:r>
      <w:r>
        <w:annotationRef/>
      </w:r>
    </w:p>
  </w:comment>
  <w:comment w:id="14" w:author="Etion Pinari" w:date="2020-11-18T21:26:00Z" w:initials="EP">
    <w:p w14:paraId="66501ED4" w14:textId="57D074BC" w:rsidR="000F66EE" w:rsidRDefault="000F66EE">
      <w:pPr>
        <w:pStyle w:val="Testocommento"/>
      </w:pPr>
      <w:r>
        <w:rPr>
          <w:rStyle w:val="Rimandocommento"/>
        </w:rPr>
        <w:annotationRef/>
      </w:r>
      <w:r>
        <w:t>To be reworded</w:t>
      </w:r>
      <w:r>
        <w:annotationRef/>
      </w:r>
    </w:p>
  </w:comment>
  <w:comment w:id="15" w:author="Etion Pinari" w:date="2020-12-01T19:49:00Z" w:initials="EP">
    <w:p w14:paraId="2264F08C" w14:textId="3BCE8C87" w:rsidR="000F66EE" w:rsidRDefault="000F66EE">
      <w:r>
        <w:t>First definition is fine</w:t>
      </w:r>
      <w:r>
        <w:annotationRef/>
      </w:r>
    </w:p>
  </w:comment>
  <w:comment w:id="16" w:author="Giorgio Romeo" w:date="2020-11-20T12:06:00Z" w:initials="GR">
    <w:p w14:paraId="1EBD6F0D" w14:textId="35E0911E" w:rsidR="000F66EE" w:rsidRDefault="000F66EE">
      <w:pPr>
        <w:pStyle w:val="Testocommento"/>
      </w:pPr>
      <w:r>
        <w:rPr>
          <w:rStyle w:val="Rimandocommento"/>
        </w:rPr>
        <w:annotationRef/>
      </w:r>
      <w:r>
        <w:t>Maybe it is better to be more generic, e.g., devices.</w:t>
      </w:r>
    </w:p>
  </w:comment>
  <w:comment w:id="17" w:author="Etion Pinari" w:date="2020-12-01T19:50:00Z" w:initials="EP">
    <w:p w14:paraId="3E7309B9" w14:textId="5C08564F" w:rsidR="000F66EE" w:rsidRDefault="000F66EE">
      <w:r>
        <w:t>Agreed</w:t>
      </w:r>
      <w:r>
        <w:annotationRef/>
      </w:r>
    </w:p>
  </w:comment>
  <w:comment w:id="18" w:author="Giorgio Romeo" w:date="2020-11-20T12:20:00Z" w:initials="GR">
    <w:p w14:paraId="6E56230A" w14:textId="3E80FD88" w:rsidR="000F66EE" w:rsidRDefault="000F66EE">
      <w:pPr>
        <w:pStyle w:val="Testocommento"/>
      </w:pPr>
      <w:r>
        <w:rPr>
          <w:rStyle w:val="Rimandocommento"/>
        </w:rPr>
        <w:annotationRef/>
      </w:r>
      <w:r>
        <w:t>We could describe the case in which he pays in the automated machines and exits through the turnstiles</w:t>
      </w:r>
    </w:p>
  </w:comment>
  <w:comment w:id="19" w:author="Giorgio Romeo" w:date="2020-11-20T12:06:00Z" w:initials="GR">
    <w:p w14:paraId="297C5BCF" w14:textId="77777777" w:rsidR="000F66EE" w:rsidRDefault="000F66EE" w:rsidP="002D6798">
      <w:pPr>
        <w:pStyle w:val="Testocommento"/>
      </w:pPr>
      <w:r>
        <w:rPr>
          <w:rStyle w:val="Rimandocommento"/>
        </w:rPr>
        <w:annotationRef/>
      </w:r>
      <w:r>
        <w:t>Maybe it is better to be more generic, e.g., devices.</w:t>
      </w:r>
    </w:p>
  </w:comment>
  <w:comment w:id="20" w:author="Etion Pinari" w:date="2020-12-01T19:50:00Z" w:initials="EP">
    <w:p w14:paraId="22DACE6C" w14:textId="77777777" w:rsidR="000F66EE" w:rsidRDefault="000F66EE" w:rsidP="002D6798">
      <w:r>
        <w:t>Agreed</w:t>
      </w:r>
      <w:r>
        <w:annotationRef/>
      </w:r>
    </w:p>
  </w:comment>
  <w:comment w:id="21" w:author="Giorgio Romeo" w:date="2020-11-20T12:20:00Z" w:initials="GR">
    <w:p w14:paraId="3F2DBDE1" w14:textId="77777777" w:rsidR="000F66EE" w:rsidRDefault="000F66EE" w:rsidP="002D6798">
      <w:pPr>
        <w:pStyle w:val="Testocommento"/>
      </w:pPr>
      <w:r>
        <w:rPr>
          <w:rStyle w:val="Rimandocommento"/>
        </w:rPr>
        <w:annotationRef/>
      </w:r>
      <w:r>
        <w:t>We could describe the case in which he pays in the automated machines and exits through the turnstiles</w:t>
      </w:r>
    </w:p>
  </w:comment>
  <w:comment w:id="22" w:author="Etion Pinari" w:date="2020-11-21T18:24:00Z" w:initials="EP">
    <w:p w14:paraId="4426CE66" w14:textId="77777777" w:rsidR="000F66EE" w:rsidRPr="00AC7136" w:rsidRDefault="000F66EE" w:rsidP="000B41AE">
      <w:pPr>
        <w:pStyle w:val="Testocommento"/>
      </w:pPr>
      <w:r>
        <w:rPr>
          <w:rStyle w:val="Rimandocommento"/>
        </w:rPr>
        <w:annotationRef/>
      </w:r>
      <w:r w:rsidRPr="00AC7136">
        <w:t>More? Less?</w:t>
      </w:r>
      <w:r>
        <w:annotationRef/>
      </w:r>
    </w:p>
  </w:comment>
  <w:comment w:id="23" w:author="Giorgio Romeo" w:date="2020-12-07T00:15:00Z" w:initials="GR">
    <w:p w14:paraId="7048EE00" w14:textId="09FD328E" w:rsidR="000F66EE" w:rsidRDefault="000F66EE">
      <w:pPr>
        <w:pStyle w:val="Testocommento"/>
      </w:pPr>
      <w:r>
        <w:rPr>
          <w:rStyle w:val="Rimandocommento"/>
        </w:rPr>
        <w:annotationRef/>
      </w:r>
      <w:r>
        <w:t>Va bene?</w:t>
      </w:r>
    </w:p>
  </w:comment>
  <w:comment w:id="24" w:author="Etion Pinari [2]" w:date="2020-12-10T18:46:00Z" w:initials="EP">
    <w:p w14:paraId="13F883B9" w14:textId="7BFF849F" w:rsidR="000F66EE" w:rsidRDefault="000F66EE">
      <w:pPr>
        <w:pStyle w:val="Testocommento"/>
      </w:pPr>
      <w:r>
        <w:rPr>
          <w:rStyle w:val="Rimandocommento"/>
        </w:rPr>
        <w:annotationRef/>
      </w:r>
      <w:r>
        <w:t>yah</w:t>
      </w:r>
    </w:p>
  </w:comment>
  <w:comment w:id="26" w:author="Etion Pinari [2]" w:date="2020-12-10T18:48:00Z" w:initials="EP">
    <w:p w14:paraId="194E8ABB" w14:textId="77777777" w:rsidR="000F66EE" w:rsidRDefault="000F66EE">
      <w:pPr>
        <w:pStyle w:val="Testocommento"/>
      </w:pPr>
      <w:r>
        <w:rPr>
          <w:rStyle w:val="Rimandocommento"/>
        </w:rPr>
        <w:annotationRef/>
      </w:r>
      <w:r>
        <w:t>Before: “useless”</w:t>
      </w:r>
    </w:p>
    <w:p w14:paraId="6A5535FA" w14:textId="2E0CB37B" w:rsidR="000F66EE" w:rsidRDefault="000F66EE">
      <w:pPr>
        <w:pStyle w:val="Testocommento"/>
      </w:pPr>
      <w:r>
        <w:t>Imo unusuable is more precise</w:t>
      </w:r>
    </w:p>
  </w:comment>
  <w:comment w:id="25" w:author="Giorgio Romeo" w:date="2020-12-08T15:44:00Z" w:initials="GR">
    <w:p w14:paraId="3BBA69E6" w14:textId="4103EE59" w:rsidR="000F66EE" w:rsidRPr="00182C8C" w:rsidRDefault="000F66EE">
      <w:pPr>
        <w:pStyle w:val="Testocommento"/>
      </w:pPr>
      <w:r>
        <w:rPr>
          <w:rStyle w:val="Rimandocommento"/>
        </w:rPr>
        <w:annotationRef/>
      </w:r>
      <w:r w:rsidRPr="00182C8C">
        <w:t>Modified</w:t>
      </w:r>
    </w:p>
  </w:comment>
  <w:comment w:id="27" w:author="Etion Pinari [2]" w:date="2020-12-07T20:05:00Z" w:initials="EP">
    <w:p w14:paraId="6A903B12" w14:textId="77777777" w:rsidR="000F66EE" w:rsidRPr="00207E23" w:rsidRDefault="000F66EE">
      <w:pPr>
        <w:pStyle w:val="Testocommento"/>
        <w:rPr>
          <w:lang w:val="it-IT"/>
        </w:rPr>
      </w:pPr>
      <w:r>
        <w:rPr>
          <w:rStyle w:val="Rimandocommento"/>
        </w:rPr>
        <w:annotationRef/>
      </w:r>
      <w:r w:rsidRPr="00207E23">
        <w:rPr>
          <w:lang w:val="it-IT"/>
        </w:rPr>
        <w:t>Nuovi</w:t>
      </w:r>
    </w:p>
    <w:p w14:paraId="56B84908" w14:textId="44EA461A" w:rsidR="000F66EE" w:rsidRPr="00207E23" w:rsidRDefault="000F66EE">
      <w:pPr>
        <w:pStyle w:val="Testocommento"/>
        <w:rPr>
          <w:lang w:val="it-IT"/>
        </w:rPr>
      </w:pPr>
    </w:p>
  </w:comment>
  <w:comment w:id="29" w:author="Cristian Sbrolli" w:date="2020-12-05T03:34:00Z" w:initials="CS">
    <w:p w14:paraId="3B37E5DA" w14:textId="57F26199" w:rsidR="000F66EE" w:rsidRPr="007E288D" w:rsidRDefault="000F66EE">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8" w:author="Etion Pinari [2]" w:date="2020-12-06T19:13:00Z" w:initials="EP">
    <w:p w14:paraId="53230B4F" w14:textId="25502E2C" w:rsidR="000F66EE" w:rsidRPr="005C40A6" w:rsidRDefault="000F66EE">
      <w:pPr>
        <w:pStyle w:val="Testocommento"/>
        <w:rPr>
          <w:lang w:val="it-IT"/>
        </w:rPr>
      </w:pPr>
      <w:r>
        <w:rPr>
          <w:rStyle w:val="Rimandocommento"/>
        </w:rPr>
        <w:annotationRef/>
      </w:r>
      <w:r w:rsidRPr="005C40A6">
        <w:rPr>
          <w:lang w:val="it-IT"/>
        </w:rPr>
        <w:t>t</w:t>
      </w:r>
    </w:p>
  </w:comment>
  <w:comment w:id="30" w:author="Etion Pinari [2]" w:date="2020-12-07T19:14:00Z" w:initials="EP">
    <w:p w14:paraId="57A57DC8" w14:textId="12EBD214" w:rsidR="000F66EE" w:rsidRPr="00656675" w:rsidRDefault="000F66EE">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31" w:author="Etion Pinari [2]" w:date="2020-12-03T23:08:00Z" w:initials="EP">
    <w:p w14:paraId="7B753B08" w14:textId="77777777" w:rsidR="000F66EE" w:rsidRDefault="000F66EE" w:rsidP="00EE2C0E">
      <w:pPr>
        <w:pStyle w:val="Testocommento"/>
      </w:pPr>
      <w:r>
        <w:rPr>
          <w:rStyle w:val="Rimandocommento"/>
        </w:rPr>
        <w:annotationRef/>
      </w:r>
      <w:r>
        <w:t>Necessary for algorithm not for RASD</w:t>
      </w:r>
    </w:p>
  </w:comment>
  <w:comment w:id="32" w:author="Etion Pinari [2]" w:date="2020-12-06T19:59:00Z" w:initials="EP">
    <w:p w14:paraId="5B6699DD" w14:textId="77777777" w:rsidR="000F66EE" w:rsidRDefault="000F66EE" w:rsidP="00EE2C0E">
      <w:pPr>
        <w:pStyle w:val="Testocommento"/>
      </w:pPr>
      <w:r>
        <w:rPr>
          <w:rStyle w:val="Rimandocommento"/>
        </w:rPr>
        <w:annotationRef/>
      </w:r>
      <w:r>
        <w:t>Street</w:t>
      </w:r>
    </w:p>
  </w:comment>
  <w:comment w:id="52" w:author="Cristian Sbrolli" w:date="2020-11-26T21:18:00Z" w:initials="CS">
    <w:p w14:paraId="7A5571A4" w14:textId="2B2988EC" w:rsidR="000F66EE" w:rsidRDefault="000F66EE">
      <w:pPr>
        <w:pStyle w:val="Testocommento"/>
      </w:pPr>
      <w:r>
        <w:rPr>
          <w:rStyle w:val="Rimandocommento"/>
        </w:rPr>
        <w:annotationRef/>
      </w:r>
      <w:r>
        <w:t>Only ticket or book a visit too?</w:t>
      </w:r>
    </w:p>
  </w:comment>
  <w:comment w:id="54" w:author="Cristian Sbrolli" w:date="2020-11-26T21:49:00Z" w:initials="CS">
    <w:p w14:paraId="78126874" w14:textId="27E2263B" w:rsidR="000F66EE" w:rsidRDefault="000F66EE">
      <w:pPr>
        <w:pStyle w:val="Testocommento"/>
      </w:pPr>
      <w:r>
        <w:rPr>
          <w:rStyle w:val="Rimandocommento"/>
        </w:rPr>
        <w:annotationRef/>
      </w:r>
      <w:r>
        <w:t>Or some sort or VPN?</w:t>
      </w:r>
    </w:p>
  </w:comment>
  <w:comment w:id="69" w:author="Etion Pinari [2]" w:date="2020-12-03T20:36:00Z" w:initials="EP">
    <w:p w14:paraId="3AEE6C41" w14:textId="77777777" w:rsidR="000F66EE" w:rsidRDefault="000F66EE" w:rsidP="00417F4B">
      <w:pPr>
        <w:pStyle w:val="Testocommento"/>
      </w:pPr>
      <w:r>
        <w:rPr>
          <w:rStyle w:val="Rimandocommento"/>
        </w:rPr>
        <w:annotationRef/>
      </w:r>
      <w:r>
        <w:t xml:space="preserve"> New as of 3 December 2020</w:t>
      </w:r>
    </w:p>
  </w:comment>
  <w:comment w:id="72" w:author="Etion Pinari [2]" w:date="2020-12-03T21:41:00Z" w:initials="EP">
    <w:p w14:paraId="67BBE030" w14:textId="77777777" w:rsidR="000F66EE" w:rsidRDefault="000F66EE" w:rsidP="00417F4B">
      <w:pPr>
        <w:pStyle w:val="Testocommento"/>
      </w:pPr>
      <w:r>
        <w:rPr>
          <w:rStyle w:val="Rimandocommento"/>
        </w:rPr>
        <w:annotationRef/>
      </w:r>
      <w:r>
        <w:t>And their qr codes (?)</w:t>
      </w:r>
    </w:p>
  </w:comment>
  <w:comment w:id="73" w:author="Etion Pinari [2]" w:date="2020-12-11T13:13:00Z" w:initials="EP">
    <w:p w14:paraId="4F4589EF" w14:textId="1FFC4069" w:rsidR="000F66EE" w:rsidRDefault="000F66EE">
      <w:pPr>
        <w:pStyle w:val="Testocommento"/>
      </w:pPr>
      <w:r>
        <w:rPr>
          <w:rStyle w:val="Rimandocommento"/>
        </w:rPr>
        <w:annotationRef/>
      </w:r>
      <w:r>
        <w:t>Previously: phone</w:t>
      </w:r>
    </w:p>
  </w:comment>
  <w:comment w:id="74" w:author="Etion Pinari [2]" w:date="2020-12-08T11:09:00Z" w:initials="EP">
    <w:p w14:paraId="2D9484D4" w14:textId="77777777" w:rsidR="000F66EE" w:rsidRDefault="000F66EE" w:rsidP="00417F4B">
      <w:pPr>
        <w:pStyle w:val="Testocommento"/>
      </w:pPr>
      <w:r>
        <w:rPr>
          <w:rStyle w:val="Rimandocommento"/>
        </w:rPr>
        <w:annotationRef/>
      </w:r>
      <w:r>
        <w:t xml:space="preserve">Difference between normal ticket and book a visit function </w:t>
      </w:r>
    </w:p>
  </w:comment>
  <w:comment w:id="86" w:author="Etion Pinari [2]" w:date="2020-12-03T20:30:00Z" w:initials="EP">
    <w:p w14:paraId="35B8885E" w14:textId="77777777" w:rsidR="000F66EE" w:rsidRDefault="000F66EE" w:rsidP="00417F4B">
      <w:pPr>
        <w:pStyle w:val="Testocommento"/>
      </w:pPr>
      <w:r>
        <w:rPr>
          <w:rStyle w:val="Rimandocommento"/>
        </w:rPr>
        <w:annotationRef/>
      </w:r>
      <w:r>
        <w:t>New as of 03 Dec</w:t>
      </w:r>
    </w:p>
  </w:comment>
  <w:comment w:id="87" w:author="Etion Pinari [2]" w:date="2020-12-03T22:27:00Z" w:initials="EP">
    <w:p w14:paraId="03543F57" w14:textId="77777777" w:rsidR="000F66EE" w:rsidRDefault="000F66EE" w:rsidP="00417F4B">
      <w:pPr>
        <w:pStyle w:val="Testocommento"/>
      </w:pPr>
      <w:r>
        <w:rPr>
          <w:rStyle w:val="Rimandocommento"/>
        </w:rPr>
        <w:annotationRef/>
      </w:r>
      <w:r>
        <w:t>What if turnstiles have no inherent qr code scanner?</w:t>
      </w:r>
    </w:p>
  </w:comment>
  <w:comment w:id="88" w:author="Etion Pinari [2]" w:date="2020-12-03T20:30:00Z" w:initials="EP">
    <w:p w14:paraId="520EA121" w14:textId="77777777" w:rsidR="000F66EE" w:rsidRDefault="000F66EE" w:rsidP="00417F4B">
      <w:pPr>
        <w:pStyle w:val="Testocommento"/>
      </w:pPr>
      <w:r>
        <w:rPr>
          <w:rStyle w:val="Rimandocommento"/>
        </w:rPr>
        <w:annotationRef/>
      </w:r>
      <w:r>
        <w:t>New as of 03 Dec</w:t>
      </w:r>
    </w:p>
  </w:comment>
  <w:comment w:id="89" w:author="Etion Pinari [2]" w:date="2020-12-06T19:50:00Z" w:initials="EP">
    <w:p w14:paraId="1648557F" w14:textId="77777777" w:rsidR="000F66EE" w:rsidRDefault="000F66EE" w:rsidP="00417F4B">
      <w:pPr>
        <w:pStyle w:val="Testocommento"/>
      </w:pPr>
      <w:r>
        <w:rPr>
          <w:rStyle w:val="Rimandocommento"/>
        </w:rPr>
        <w:annotationRef/>
      </w:r>
      <w:r>
        <w:t>LOCKS AFTEWARDS</w:t>
      </w:r>
    </w:p>
  </w:comment>
  <w:comment w:id="90" w:author="Etion Pinari [2]" w:date="2020-12-06T20:27:00Z" w:initials="EP">
    <w:p w14:paraId="70049FD5" w14:textId="77777777" w:rsidR="000F66EE" w:rsidRDefault="000F66EE" w:rsidP="00417F4B">
      <w:pPr>
        <w:pStyle w:val="Testocommento"/>
      </w:pPr>
      <w:r>
        <w:rPr>
          <w:rStyle w:val="Rimandocommento"/>
        </w:rPr>
        <w:annotationRef/>
      </w:r>
      <w:r>
        <w:t>Add shared phenomena</w:t>
      </w:r>
    </w:p>
  </w:comment>
  <w:comment w:id="92" w:author="Etion Pinari [2]" w:date="2020-12-06T20:50:00Z" w:initials="EP">
    <w:p w14:paraId="738A28C2" w14:textId="77777777" w:rsidR="000F66EE" w:rsidRDefault="000F66EE" w:rsidP="00417F4B">
      <w:pPr>
        <w:pStyle w:val="Testocommento"/>
      </w:pPr>
      <w:r>
        <w:rPr>
          <w:rStyle w:val="Rimandocommento"/>
        </w:rPr>
        <w:annotationRef/>
      </w:r>
      <w:r>
        <w:t>New, wording is to check</w:t>
      </w:r>
    </w:p>
  </w:comment>
  <w:comment w:id="91" w:author="Etion Pinari [2]" w:date="2020-12-07T19:15:00Z" w:initials="EP">
    <w:p w14:paraId="164A7DAF" w14:textId="77777777" w:rsidR="000F66EE" w:rsidRDefault="000F66EE" w:rsidP="00417F4B">
      <w:pPr>
        <w:pStyle w:val="Testocommento"/>
      </w:pPr>
      <w:r>
        <w:rPr>
          <w:rStyle w:val="Rimandocommento"/>
        </w:rPr>
        <w:annotationRef/>
      </w:r>
      <w:r>
        <w:t>Added another FR r18</w:t>
      </w:r>
    </w:p>
  </w:comment>
  <w:comment w:id="96" w:author="Etion Pinari [2]" w:date="2020-12-07T19:26:00Z" w:initials="EP">
    <w:p w14:paraId="42C468EF" w14:textId="77777777" w:rsidR="000F66EE" w:rsidRDefault="000F66EE" w:rsidP="00417F4B">
      <w:pPr>
        <w:pStyle w:val="Testocommento"/>
      </w:pPr>
      <w:r>
        <w:rPr>
          <w:rStyle w:val="Rimandocommento"/>
        </w:rPr>
        <w:annotationRef/>
      </w:r>
      <w:r>
        <w:t>Check wording</w:t>
      </w:r>
    </w:p>
  </w:comment>
  <w:comment w:id="97" w:author="Etion Pinari [2]" w:date="2020-12-03T20:30:00Z" w:initials="EP">
    <w:p w14:paraId="03FA61CF" w14:textId="77777777" w:rsidR="000F66EE" w:rsidRDefault="000F66EE" w:rsidP="00417F4B">
      <w:pPr>
        <w:pStyle w:val="Testocommento"/>
      </w:pPr>
      <w:r>
        <w:rPr>
          <w:rStyle w:val="Rimandocommento"/>
        </w:rPr>
        <w:annotationRef/>
      </w:r>
      <w:r>
        <w:t>New as of 03 Dec</w:t>
      </w:r>
    </w:p>
  </w:comment>
  <w:comment w:id="98" w:author="Etion Pinari [2]" w:date="2020-12-03T22:27:00Z" w:initials="EP">
    <w:p w14:paraId="3786F287" w14:textId="77777777" w:rsidR="000F66EE" w:rsidRDefault="000F66EE" w:rsidP="00417F4B">
      <w:pPr>
        <w:pStyle w:val="Testocommento"/>
      </w:pPr>
      <w:r>
        <w:rPr>
          <w:rStyle w:val="Rimandocommento"/>
        </w:rPr>
        <w:annotationRef/>
      </w:r>
      <w:r>
        <w:t>What if turnstiles have no inherent qr code scanner?</w:t>
      </w:r>
    </w:p>
  </w:comment>
  <w:comment w:id="99" w:author="Etion Pinari [2]" w:date="2020-12-03T20:30:00Z" w:initials="EP">
    <w:p w14:paraId="4F1304F3" w14:textId="77777777" w:rsidR="000F66EE" w:rsidRDefault="000F66EE" w:rsidP="00417F4B">
      <w:pPr>
        <w:pStyle w:val="Testocommento"/>
      </w:pPr>
      <w:r>
        <w:rPr>
          <w:rStyle w:val="Rimandocommento"/>
        </w:rPr>
        <w:annotationRef/>
      </w:r>
      <w:r>
        <w:t>New as of 03 Dec</w:t>
      </w:r>
    </w:p>
  </w:comment>
  <w:comment w:id="100" w:author="Etion Pinari [2]" w:date="2020-12-06T19:50:00Z" w:initials="EP">
    <w:p w14:paraId="27B1CB4D" w14:textId="77777777" w:rsidR="000F66EE" w:rsidRDefault="000F66EE" w:rsidP="00417F4B">
      <w:pPr>
        <w:pStyle w:val="Testocommento"/>
      </w:pPr>
      <w:r>
        <w:rPr>
          <w:rStyle w:val="Rimandocommento"/>
        </w:rPr>
        <w:annotationRef/>
      </w:r>
      <w:r>
        <w:t>LOCKS AFTEWARDS</w:t>
      </w:r>
    </w:p>
  </w:comment>
  <w:comment w:id="101" w:author="Etion Pinari [2]" w:date="2020-12-06T20:27:00Z" w:initials="EP">
    <w:p w14:paraId="6AD10776" w14:textId="77777777" w:rsidR="000F66EE" w:rsidRDefault="000F66EE" w:rsidP="00417F4B">
      <w:pPr>
        <w:pStyle w:val="Testocommento"/>
      </w:pPr>
      <w:r>
        <w:rPr>
          <w:rStyle w:val="Rimandocommento"/>
        </w:rPr>
        <w:annotationRef/>
      </w:r>
      <w:r>
        <w:t>Add shared phenomena</w:t>
      </w:r>
    </w:p>
  </w:comment>
  <w:comment w:id="106" w:author="Etion Pinari [2]" w:date="2020-12-03T20:30:00Z" w:initials="EP">
    <w:p w14:paraId="70182670" w14:textId="77777777" w:rsidR="000F66EE" w:rsidRDefault="000F66EE" w:rsidP="00417F4B">
      <w:pPr>
        <w:pStyle w:val="Testocommento"/>
      </w:pPr>
      <w:r>
        <w:rPr>
          <w:rStyle w:val="Rimandocommento"/>
        </w:rPr>
        <w:annotationRef/>
      </w:r>
      <w:r>
        <w:t>New as of 03 Dec</w:t>
      </w:r>
    </w:p>
  </w:comment>
  <w:comment w:id="107" w:author="Etion Pinari [2]" w:date="2020-12-06T19:50:00Z" w:initials="EP">
    <w:p w14:paraId="6987782B" w14:textId="77777777" w:rsidR="000F66EE" w:rsidRDefault="000F66EE" w:rsidP="00417F4B">
      <w:pPr>
        <w:pStyle w:val="Testocommento"/>
      </w:pPr>
      <w:r>
        <w:rPr>
          <w:rStyle w:val="Rimandocommento"/>
        </w:rPr>
        <w:annotationRef/>
      </w:r>
      <w:r>
        <w:t>LOCKS AFTEWARDS</w:t>
      </w:r>
    </w:p>
  </w:comment>
  <w:comment w:id="108" w:author="Etion Pinari [2]" w:date="2020-12-06T20:27:00Z" w:initials="EP">
    <w:p w14:paraId="0D19EF9A" w14:textId="77777777" w:rsidR="000F66EE" w:rsidRDefault="000F66EE" w:rsidP="00417F4B">
      <w:pPr>
        <w:pStyle w:val="Testocommento"/>
      </w:pPr>
      <w:r>
        <w:rPr>
          <w:rStyle w:val="Rimandocommento"/>
        </w:rPr>
        <w:annotationRef/>
      </w:r>
      <w:r>
        <w:t>Add shared phenomena</w:t>
      </w:r>
    </w:p>
  </w:comment>
  <w:comment w:id="111" w:author="Etion Pinari [2]" w:date="2020-12-06T20:27:00Z" w:initials="EP">
    <w:p w14:paraId="3709A297" w14:textId="77777777" w:rsidR="000F66EE" w:rsidRDefault="000F66EE" w:rsidP="00417F4B">
      <w:pPr>
        <w:pStyle w:val="Testocommento"/>
      </w:pPr>
      <w:r>
        <w:rPr>
          <w:rStyle w:val="Rimandocommento"/>
        </w:rPr>
        <w:annotationRef/>
      </w:r>
      <w:r>
        <w:t>Add shared phenomena</w:t>
      </w:r>
    </w:p>
  </w:comment>
  <w:comment w:id="122" w:author="Etion Pinari [2]" w:date="2020-12-06T20:27:00Z" w:initials="EP">
    <w:p w14:paraId="07AF44D0" w14:textId="77777777" w:rsidR="000F66EE" w:rsidRDefault="000F66EE" w:rsidP="00417F4B">
      <w:pPr>
        <w:pStyle w:val="Testocommento"/>
      </w:pPr>
      <w:r>
        <w:rPr>
          <w:rStyle w:val="Rimandocommento"/>
        </w:rPr>
        <w:annotationRef/>
      </w:r>
      <w:r>
        <w:t>Add shared phenomena</w:t>
      </w:r>
    </w:p>
  </w:comment>
  <w:comment w:id="126" w:author="Etion Pinari [2]" w:date="2020-12-08T12:11:00Z" w:initials="EP">
    <w:p w14:paraId="69EF9DC0" w14:textId="77777777" w:rsidR="000F66EE" w:rsidRDefault="000F66EE" w:rsidP="00417F4B">
      <w:pPr>
        <w:pStyle w:val="Testocommento"/>
      </w:pPr>
      <w:r>
        <w:rPr>
          <w:rStyle w:val="Rimandocommento"/>
        </w:rPr>
        <w:annotationRef/>
      </w:r>
      <w:r>
        <w:t>No need for any assumptions, because it is just a server side prenotation</w:t>
      </w:r>
    </w:p>
  </w:comment>
  <w:comment w:id="131" w:author="Etion Pinari [2]" w:date="2020-12-07T21:39:00Z" w:initials="EP">
    <w:p w14:paraId="62488817" w14:textId="77777777" w:rsidR="000F66EE" w:rsidRDefault="000F66EE" w:rsidP="00417F4B">
      <w:pPr>
        <w:pStyle w:val="Testocommento"/>
      </w:pPr>
      <w:r>
        <w:rPr>
          <w:rStyle w:val="Rimandocommento"/>
        </w:rPr>
        <w:annotationRef/>
      </w:r>
      <w:r>
        <w:t>Change goal in section 1</w:t>
      </w:r>
    </w:p>
  </w:comment>
  <w:comment w:id="132" w:author="Etion Pinari [2]" w:date="2020-12-08T12:29:00Z" w:initials="EP">
    <w:p w14:paraId="1399B7CB" w14:textId="77777777" w:rsidR="000F66EE" w:rsidRDefault="000F66EE" w:rsidP="00417F4B">
      <w:pPr>
        <w:pStyle w:val="Testocommento"/>
      </w:pPr>
      <w:r>
        <w:rPr>
          <w:rStyle w:val="Rimandocommento"/>
        </w:rPr>
        <w:annotationRef/>
      </w:r>
      <w:r>
        <w:rPr>
          <w:rStyle w:val="Rimandocommento"/>
        </w:rPr>
        <w:t>Really necessary?</w:t>
      </w:r>
    </w:p>
  </w:comment>
  <w:comment w:id="133" w:author="Etion Pinari [2]" w:date="2020-12-03T23:08:00Z" w:initials="EP">
    <w:p w14:paraId="0B2CADA2" w14:textId="77777777" w:rsidR="000F66EE" w:rsidRDefault="000F66EE" w:rsidP="00417F4B">
      <w:pPr>
        <w:pStyle w:val="Testocommento"/>
      </w:pPr>
      <w:r>
        <w:rPr>
          <w:rStyle w:val="Rimandocommento"/>
        </w:rPr>
        <w:annotationRef/>
      </w:r>
      <w:r>
        <w:t>Necessary for algorithm not for RASD</w:t>
      </w:r>
    </w:p>
  </w:comment>
  <w:comment w:id="134" w:author="Etion Pinari [2]" w:date="2020-12-06T19:59:00Z" w:initials="EP">
    <w:p w14:paraId="4C0DCCE2" w14:textId="77777777" w:rsidR="000F66EE" w:rsidRDefault="000F66EE" w:rsidP="00417F4B">
      <w:pPr>
        <w:pStyle w:val="Testocommento"/>
      </w:pPr>
      <w:r>
        <w:rPr>
          <w:rStyle w:val="Rimandocommento"/>
        </w:rPr>
        <w:annotationRef/>
      </w:r>
      <w:r>
        <w:t>Street</w:t>
      </w:r>
    </w:p>
  </w:comment>
  <w:comment w:id="135" w:author="Etion Pinari [2]" w:date="2020-12-06T20:50:00Z" w:initials="EP">
    <w:p w14:paraId="4879DA4F" w14:textId="77777777" w:rsidR="000F66EE" w:rsidRDefault="000F66EE" w:rsidP="00417F4B">
      <w:pPr>
        <w:pStyle w:val="Testocommento"/>
      </w:pPr>
      <w:r>
        <w:rPr>
          <w:rStyle w:val="Rimandocommento"/>
        </w:rPr>
        <w:annotationRef/>
      </w:r>
      <w:r>
        <w:t>New, wording is to check</w:t>
      </w:r>
    </w:p>
  </w:comment>
  <w:comment w:id="136" w:author="Etion Pinari [2]" w:date="2020-12-07T19:15:00Z" w:initials="EP">
    <w:p w14:paraId="05B8EB3C" w14:textId="77777777" w:rsidR="000F66EE" w:rsidRDefault="000F66EE" w:rsidP="00417F4B">
      <w:pPr>
        <w:pStyle w:val="Testocommento"/>
      </w:pPr>
      <w:r>
        <w:rPr>
          <w:rStyle w:val="Rimandocommento"/>
        </w:rPr>
        <w:annotationRef/>
      </w:r>
      <w:r>
        <w:t>Added another FR r18</w:t>
      </w:r>
    </w:p>
  </w:comment>
  <w:comment w:id="137" w:author="Giorgio Romeo" w:date="2020-12-04T12:11:00Z" w:initials="GR">
    <w:p w14:paraId="0CE243E2" w14:textId="77777777" w:rsidR="000F66EE" w:rsidRPr="00417F4B" w:rsidRDefault="000F66EE" w:rsidP="000A111F">
      <w:pPr>
        <w:pStyle w:val="Testocommento"/>
      </w:pPr>
      <w:r>
        <w:rPr>
          <w:rStyle w:val="Rimandocommento"/>
        </w:rPr>
        <w:annotationRef/>
      </w:r>
      <w:r w:rsidRPr="00417F4B">
        <w:t>Prints?</w:t>
      </w:r>
    </w:p>
  </w:comment>
  <w:comment w:id="140" w:author="Giorgio Romeo" w:date="2020-12-08T15:47:00Z" w:initials="GR">
    <w:p w14:paraId="7C7592CE" w14:textId="7D99B8F9" w:rsidR="000F66EE" w:rsidRPr="009B18A7" w:rsidRDefault="000F66EE">
      <w:pPr>
        <w:pStyle w:val="Testocommento"/>
        <w:rPr>
          <w:lang w:val="it-IT"/>
        </w:rPr>
      </w:pPr>
      <w:r>
        <w:rPr>
          <w:rStyle w:val="Rimandocommento"/>
        </w:rPr>
        <w:annotationRef/>
      </w:r>
      <w:r w:rsidRPr="009B18A7">
        <w:rPr>
          <w:lang w:val="it-IT"/>
        </w:rPr>
        <w:t>Modified</w:t>
      </w:r>
    </w:p>
  </w:comment>
  <w:comment w:id="141" w:author="Etion Pinari [2]" w:date="2020-12-10T19:05:00Z" w:initials="EP">
    <w:p w14:paraId="5EA72D38" w14:textId="6DC00787" w:rsidR="000F66EE" w:rsidRPr="007818DD" w:rsidRDefault="000F66EE">
      <w:pPr>
        <w:pStyle w:val="Testocommento"/>
        <w:rPr>
          <w:lang w:val="it-IT"/>
        </w:rPr>
      </w:pPr>
      <w:r>
        <w:rPr>
          <w:rStyle w:val="Rimandocommento"/>
        </w:rPr>
        <w:annotationRef/>
      </w:r>
      <w:r w:rsidRPr="007818DD">
        <w:rPr>
          <w:lang w:val="it-IT"/>
        </w:rPr>
        <w:t>To remove imo</w:t>
      </w:r>
    </w:p>
  </w:comment>
  <w:comment w:id="142" w:author="Etion Pinari [2]" w:date="2020-12-10T19:08:00Z" w:initials="EP">
    <w:p w14:paraId="38FB79C3" w14:textId="1A5AEAAF" w:rsidR="000F66EE" w:rsidRDefault="000F66EE"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0F66EE" w:rsidRDefault="000F66EE">
      <w:pPr>
        <w:pStyle w:val="Testocommento"/>
      </w:pPr>
    </w:p>
  </w:comment>
  <w:comment w:id="145" w:author="Etion Pinari [2]" w:date="2020-12-10T18:55:00Z" w:initials="EP">
    <w:p w14:paraId="2421E088" w14:textId="20B47EC7" w:rsidR="000F66EE" w:rsidRPr="00182C8C" w:rsidRDefault="000F66EE">
      <w:pPr>
        <w:pStyle w:val="Testocommento"/>
        <w:rPr>
          <w:lang w:val="it-IT"/>
        </w:rPr>
      </w:pPr>
      <w:r>
        <w:rPr>
          <w:rStyle w:val="Rimandocommento"/>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43" w:author="Giorgio Romeo" w:date="2020-12-08T15:34:00Z" w:initials="GR">
    <w:p w14:paraId="0505193D" w14:textId="4D38C667" w:rsidR="000F66EE" w:rsidRPr="009B18A7" w:rsidRDefault="000F66EE">
      <w:pPr>
        <w:pStyle w:val="Testocommento"/>
        <w:rPr>
          <w:lang w:val="it-IT"/>
        </w:rPr>
      </w:pPr>
      <w:r>
        <w:rPr>
          <w:rStyle w:val="Rimandocommento"/>
        </w:rPr>
        <w:annotationRef/>
      </w:r>
      <w:r w:rsidRPr="009B18A7">
        <w:rPr>
          <w:lang w:val="it-IT"/>
        </w:rPr>
        <w:t>Modified</w:t>
      </w:r>
    </w:p>
  </w:comment>
  <w:comment w:id="144" w:author="Etion Pinari [2]" w:date="2020-12-10T19:08:00Z" w:initials="EP">
    <w:p w14:paraId="1392FEAF" w14:textId="09414B38" w:rsidR="000F66EE" w:rsidRPr="00DC7F1F" w:rsidRDefault="000F66EE">
      <w:pPr>
        <w:pStyle w:val="Testocommento"/>
        <w:rPr>
          <w:lang w:val="it-IT"/>
        </w:rPr>
      </w:pPr>
      <w:r>
        <w:rPr>
          <w:rStyle w:val="Rimandocommento"/>
        </w:rPr>
        <w:annotationRef/>
      </w:r>
    </w:p>
  </w:comment>
  <w:comment w:id="146" w:author="Etion Pinari [2]" w:date="2020-12-03T20:36:00Z" w:initials="EP">
    <w:p w14:paraId="41ABB1B0" w14:textId="77777777" w:rsidR="000F66EE" w:rsidRDefault="000F66EE" w:rsidP="0073751A">
      <w:pPr>
        <w:pStyle w:val="Testocommento"/>
      </w:pPr>
      <w:r>
        <w:rPr>
          <w:rStyle w:val="Rimandocommento"/>
        </w:rPr>
        <w:annotationRef/>
      </w:r>
    </w:p>
  </w:comment>
  <w:comment w:id="149" w:author="Etion Pinari [2]" w:date="2020-12-08T11:09:00Z" w:initials="EP">
    <w:p w14:paraId="7A8DF348" w14:textId="77777777" w:rsidR="000F66EE" w:rsidRDefault="000F66EE">
      <w:pPr>
        <w:pStyle w:val="Testocommento"/>
      </w:pPr>
    </w:p>
    <w:p w14:paraId="72CC8D5E" w14:textId="77777777" w:rsidR="000F66EE" w:rsidRDefault="000F66EE" w:rsidP="0073751A">
      <w:pPr>
        <w:pStyle w:val="Testocommento"/>
      </w:pPr>
    </w:p>
  </w:comment>
  <w:comment w:id="150" w:author="" w:initials="">
    <w:p w14:paraId="32BB0D17" w14:textId="77777777" w:rsidR="000F66EE" w:rsidRDefault="000F66EE">
      <w:pPr>
        <w:pStyle w:val="Testocommento"/>
      </w:pPr>
      <w:r>
        <w:rPr>
          <w:rStyle w:val="Rimandocommento"/>
        </w:rPr>
        <w:annotationRef/>
      </w:r>
    </w:p>
  </w:comment>
  <w:comment w:id="151" w:author="Etion Pinari [2]" w:date="2020-12-08T11:09:00Z" w:initials="EP">
    <w:p w14:paraId="2C584696" w14:textId="77777777" w:rsidR="000F66EE" w:rsidRDefault="000F66EE" w:rsidP="0073751A">
      <w:pPr>
        <w:pStyle w:val="Testocommento"/>
      </w:pPr>
      <w:r>
        <w:rPr>
          <w:rStyle w:val="Rimandocommento"/>
        </w:rPr>
        <w:annotationRef/>
      </w:r>
    </w:p>
  </w:comment>
  <w:comment w:id="152" w:author="Etion Pinari [2]" w:date="2020-12-03T20:30:00Z" w:initials="EP">
    <w:p w14:paraId="5198B0A6" w14:textId="77777777" w:rsidR="000F66EE" w:rsidRPr="0073751A" w:rsidRDefault="000F66EE" w:rsidP="0073751A">
      <w:pPr>
        <w:pStyle w:val="Testocommento"/>
        <w:rPr>
          <w:lang w:val="it-IT"/>
        </w:rPr>
      </w:pPr>
      <w:r w:rsidRPr="0073751A">
        <w:rPr>
          <w:lang w:val="it-IT"/>
        </w:rPr>
        <w:t>c</w:t>
      </w:r>
    </w:p>
  </w:comment>
  <w:comment w:id="153" w:author="Etion Pinari [2]" w:date="2020-12-03T22:27:00Z" w:initials="EP">
    <w:p w14:paraId="69BDA712" w14:textId="77777777" w:rsidR="000F66EE" w:rsidRPr="0073751A" w:rsidRDefault="000F66EE" w:rsidP="0073751A">
      <w:pPr>
        <w:pStyle w:val="Testocommento"/>
        <w:rPr>
          <w:lang w:val="it-IT"/>
        </w:rPr>
      </w:pPr>
      <w:r w:rsidRPr="0073751A">
        <w:rPr>
          <w:lang w:val="it-IT"/>
        </w:rPr>
        <w:t>?</w:t>
      </w:r>
    </w:p>
  </w:comment>
  <w:comment w:id="183" w:author="Cristian Sbrolli" w:date="2020-12-04T22:55:00Z" w:initials="CS">
    <w:p w14:paraId="38C76A9F" w14:textId="77777777" w:rsidR="000F66EE" w:rsidRDefault="000F66EE">
      <w:pPr>
        <w:pStyle w:val="Testocommento"/>
      </w:pPr>
    </w:p>
    <w:p w14:paraId="2BBF446B" w14:textId="77777777" w:rsidR="000F66EE" w:rsidRPr="0073751A" w:rsidRDefault="000F66EE" w:rsidP="0073751A">
      <w:pPr>
        <w:pStyle w:val="Testocommento"/>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F1E37" w14:textId="77777777" w:rsidR="002C39FC" w:rsidRDefault="002C39FC" w:rsidP="00936631">
      <w:pPr>
        <w:spacing w:after="0" w:line="240" w:lineRule="auto"/>
      </w:pPr>
      <w:r>
        <w:separator/>
      </w:r>
    </w:p>
  </w:endnote>
  <w:endnote w:type="continuationSeparator" w:id="0">
    <w:p w14:paraId="0F501E46" w14:textId="77777777" w:rsidR="002C39FC" w:rsidRDefault="002C39FC"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0F66EE" w:rsidRPr="00295A63" w:rsidRDefault="000F66EE">
        <w:pPr>
          <w:pStyle w:val="Pidipagina"/>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0F66EE" w:rsidRDefault="000F66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43529" w14:textId="77777777" w:rsidR="002C39FC" w:rsidRDefault="002C39FC" w:rsidP="00936631">
      <w:pPr>
        <w:spacing w:after="0" w:line="240" w:lineRule="auto"/>
      </w:pPr>
      <w:r>
        <w:separator/>
      </w:r>
    </w:p>
  </w:footnote>
  <w:footnote w:type="continuationSeparator" w:id="0">
    <w:p w14:paraId="6878DBAE" w14:textId="77777777" w:rsidR="002C39FC" w:rsidRDefault="002C39FC" w:rsidP="00936631">
      <w:pPr>
        <w:spacing w:after="0" w:line="240" w:lineRule="auto"/>
      </w:pPr>
      <w:r>
        <w:continuationSeparator/>
      </w:r>
    </w:p>
  </w:footnote>
  <w:footnote w:id="1">
    <w:p w14:paraId="67402E2C" w14:textId="65529598" w:rsidR="000F66EE" w:rsidRPr="00B920D4" w:rsidDel="00B2690D" w:rsidRDefault="000F66EE" w:rsidP="00D01022">
      <w:pPr>
        <w:pStyle w:val="Nessunaspaziatura"/>
        <w:rPr>
          <w:del w:id="36" w:author="Cristian Sbrolli" w:date="2020-12-20T12:09:00Z"/>
          <w:rStyle w:val="Enfasidelicata"/>
          <w:szCs w:val="24"/>
        </w:rPr>
      </w:pPr>
      <w:del w:id="37" w:author="Cristian Sbrolli" w:date="2020-12-20T12:09:00Z">
        <w:r w:rsidDel="00B2690D">
          <w:rPr>
            <w:rStyle w:val="Rimandonotaapidipagina"/>
          </w:rPr>
          <w:footnoteRef/>
        </w:r>
        <w:r w:rsidDel="00B2690D">
          <w:delText xml:space="preserve"> </w:delText>
        </w:r>
        <w:r w:rsidRPr="00B920D4" w:rsidDel="00B2690D">
          <w:rPr>
            <w:rStyle w:val="Enfasidelicata"/>
            <w:szCs w:val="24"/>
          </w:rPr>
          <w:delText>Mockups are taken from an interactive graphic demo with graphic-driving purposes only,</w:delText>
        </w:r>
        <w:r w:rsidDel="00B2690D">
          <w:rPr>
            <w:rStyle w:val="Enfasidelicata"/>
            <w:szCs w:val="24"/>
          </w:rPr>
          <w:delText xml:space="preserve"> </w:delText>
        </w:r>
        <w:r w:rsidRPr="00B920D4" w:rsidDel="00B2690D">
          <w:rPr>
            <w:rStyle w:val="Enfasidelicata"/>
            <w:szCs w:val="24"/>
          </w:rPr>
          <w:delText xml:space="preserve">linked </w:delText>
        </w:r>
        <w:r w:rsidDel="00B2690D">
          <w:rPr>
            <w:rStyle w:val="Enfasidelicata"/>
            <w:szCs w:val="24"/>
          </w:rPr>
          <w:delText>in</w:delText>
        </w:r>
        <w:r w:rsidRPr="00B920D4" w:rsidDel="00B2690D">
          <w:rPr>
            <w:rStyle w:val="Enfasidelicata"/>
            <w:szCs w:val="24"/>
          </w:rPr>
          <w:delText xml:space="preserve"> the </w:delText>
        </w:r>
        <w:r w:rsidDel="00B2690D">
          <w:rPr>
            <w:rStyle w:val="Enfasidelicata"/>
            <w:szCs w:val="24"/>
          </w:rPr>
          <w:delText>“</w:delText>
        </w:r>
        <w:r w:rsidRPr="00B920D4" w:rsidDel="00B2690D">
          <w:rPr>
            <w:rStyle w:val="Enfasidelicata"/>
            <w:szCs w:val="24"/>
          </w:rPr>
          <w:delText>reference</w:delText>
        </w:r>
        <w:r w:rsidDel="00B2690D">
          <w:rPr>
            <w:rStyle w:val="Enfasidelicata"/>
            <w:szCs w:val="24"/>
          </w:rPr>
          <w:delText xml:space="preserve"> documents”</w:delText>
        </w:r>
        <w:r w:rsidRPr="00B920D4" w:rsidDel="00B2690D">
          <w:rPr>
            <w:rStyle w:val="Enfasidelicata"/>
            <w:szCs w:val="24"/>
          </w:rPr>
          <w:delText xml:space="preserve"> paragraph.</w:delText>
        </w:r>
      </w:del>
    </w:p>
    <w:p w14:paraId="684D2C95" w14:textId="24384DAA" w:rsidR="000F66EE" w:rsidRPr="00F90645" w:rsidDel="00B2690D" w:rsidRDefault="000F66EE">
      <w:pPr>
        <w:pStyle w:val="Testonotaapidipagina"/>
        <w:rPr>
          <w:del w:id="38"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8BD2737E"/>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0"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3"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4"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7"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8"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1"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3"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4"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6"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7"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8"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9"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0"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7"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8"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0"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1"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3"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4"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5"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0"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2"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3"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6"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7"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98"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9"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0"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4"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6"/>
  </w:num>
  <w:num w:numId="2">
    <w:abstractNumId w:val="45"/>
  </w:num>
  <w:num w:numId="3">
    <w:abstractNumId w:val="50"/>
  </w:num>
  <w:num w:numId="4">
    <w:abstractNumId w:val="67"/>
  </w:num>
  <w:num w:numId="5">
    <w:abstractNumId w:val="97"/>
  </w:num>
  <w:num w:numId="6">
    <w:abstractNumId w:val="32"/>
  </w:num>
  <w:num w:numId="7">
    <w:abstractNumId w:val="34"/>
  </w:num>
  <w:num w:numId="8">
    <w:abstractNumId w:val="37"/>
  </w:num>
  <w:num w:numId="9">
    <w:abstractNumId w:val="102"/>
  </w:num>
  <w:num w:numId="10">
    <w:abstractNumId w:val="93"/>
  </w:num>
  <w:num w:numId="11">
    <w:abstractNumId w:val="86"/>
  </w:num>
  <w:num w:numId="12">
    <w:abstractNumId w:val="55"/>
  </w:num>
  <w:num w:numId="13">
    <w:abstractNumId w:val="23"/>
  </w:num>
  <w:num w:numId="14">
    <w:abstractNumId w:val="79"/>
  </w:num>
  <w:num w:numId="15">
    <w:abstractNumId w:val="101"/>
  </w:num>
  <w:num w:numId="16">
    <w:abstractNumId w:val="62"/>
  </w:num>
  <w:num w:numId="17">
    <w:abstractNumId w:val="12"/>
  </w:num>
  <w:num w:numId="18">
    <w:abstractNumId w:val="74"/>
  </w:num>
  <w:num w:numId="19">
    <w:abstractNumId w:val="5"/>
  </w:num>
  <w:num w:numId="20">
    <w:abstractNumId w:val="87"/>
  </w:num>
  <w:num w:numId="21">
    <w:abstractNumId w:val="3"/>
  </w:num>
  <w:num w:numId="22">
    <w:abstractNumId w:val="99"/>
  </w:num>
  <w:num w:numId="23">
    <w:abstractNumId w:val="0"/>
  </w:num>
  <w:num w:numId="24">
    <w:abstractNumId w:val="57"/>
  </w:num>
  <w:num w:numId="25">
    <w:abstractNumId w:val="92"/>
  </w:num>
  <w:num w:numId="26">
    <w:abstractNumId w:val="83"/>
  </w:num>
  <w:num w:numId="27">
    <w:abstractNumId w:val="6"/>
  </w:num>
  <w:num w:numId="28">
    <w:abstractNumId w:val="31"/>
  </w:num>
  <w:num w:numId="29">
    <w:abstractNumId w:val="11"/>
  </w:num>
  <w:num w:numId="30">
    <w:abstractNumId w:val="73"/>
  </w:num>
  <w:num w:numId="31">
    <w:abstractNumId w:val="18"/>
  </w:num>
  <w:num w:numId="32">
    <w:abstractNumId w:val="22"/>
  </w:num>
  <w:num w:numId="33">
    <w:abstractNumId w:val="63"/>
  </w:num>
  <w:num w:numId="34">
    <w:abstractNumId w:val="52"/>
  </w:num>
  <w:num w:numId="35">
    <w:abstractNumId w:val="65"/>
  </w:num>
  <w:num w:numId="36">
    <w:abstractNumId w:val="9"/>
  </w:num>
  <w:num w:numId="37">
    <w:abstractNumId w:val="46"/>
  </w:num>
  <w:num w:numId="38">
    <w:abstractNumId w:val="54"/>
  </w:num>
  <w:num w:numId="39">
    <w:abstractNumId w:val="51"/>
  </w:num>
  <w:num w:numId="40">
    <w:abstractNumId w:val="68"/>
  </w:num>
  <w:num w:numId="41">
    <w:abstractNumId w:val="84"/>
  </w:num>
  <w:num w:numId="42">
    <w:abstractNumId w:val="56"/>
  </w:num>
  <w:num w:numId="43">
    <w:abstractNumId w:val="20"/>
  </w:num>
  <w:num w:numId="44">
    <w:abstractNumId w:val="71"/>
  </w:num>
  <w:num w:numId="45">
    <w:abstractNumId w:val="38"/>
  </w:num>
  <w:num w:numId="46">
    <w:abstractNumId w:val="42"/>
  </w:num>
  <w:num w:numId="47">
    <w:abstractNumId w:val="72"/>
  </w:num>
  <w:num w:numId="48">
    <w:abstractNumId w:val="53"/>
  </w:num>
  <w:num w:numId="49">
    <w:abstractNumId w:val="44"/>
  </w:num>
  <w:num w:numId="50">
    <w:abstractNumId w:val="19"/>
  </w:num>
  <w:num w:numId="51">
    <w:abstractNumId w:val="82"/>
  </w:num>
  <w:num w:numId="52">
    <w:abstractNumId w:val="26"/>
  </w:num>
  <w:num w:numId="53">
    <w:abstractNumId w:val="103"/>
  </w:num>
  <w:num w:numId="54">
    <w:abstractNumId w:val="43"/>
  </w:num>
  <w:num w:numId="55">
    <w:abstractNumId w:val="96"/>
  </w:num>
  <w:num w:numId="56">
    <w:abstractNumId w:val="14"/>
  </w:num>
  <w:num w:numId="57">
    <w:abstractNumId w:val="41"/>
  </w:num>
  <w:num w:numId="58">
    <w:abstractNumId w:val="47"/>
  </w:num>
  <w:num w:numId="59">
    <w:abstractNumId w:val="24"/>
  </w:num>
  <w:num w:numId="60">
    <w:abstractNumId w:val="49"/>
  </w:num>
  <w:num w:numId="61">
    <w:abstractNumId w:val="17"/>
  </w:num>
  <w:num w:numId="62">
    <w:abstractNumId w:val="25"/>
  </w:num>
  <w:num w:numId="63">
    <w:abstractNumId w:val="70"/>
  </w:num>
  <w:num w:numId="64">
    <w:abstractNumId w:val="13"/>
  </w:num>
  <w:num w:numId="65">
    <w:abstractNumId w:val="40"/>
  </w:num>
  <w:num w:numId="6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0"/>
  </w:num>
  <w:num w:numId="69">
    <w:abstractNumId w:val="7"/>
  </w:num>
  <w:num w:numId="70">
    <w:abstractNumId w:val="59"/>
  </w:num>
  <w:num w:numId="71">
    <w:abstractNumId w:val="16"/>
  </w:num>
  <w:num w:numId="72">
    <w:abstractNumId w:val="88"/>
  </w:num>
  <w:num w:numId="73">
    <w:abstractNumId w:val="35"/>
  </w:num>
  <w:num w:numId="74">
    <w:abstractNumId w:val="66"/>
  </w:num>
  <w:num w:numId="75">
    <w:abstractNumId w:val="78"/>
  </w:num>
  <w:num w:numId="76">
    <w:abstractNumId w:val="85"/>
  </w:num>
  <w:num w:numId="77">
    <w:abstractNumId w:val="64"/>
  </w:num>
  <w:num w:numId="78">
    <w:abstractNumId w:val="100"/>
  </w:num>
  <w:num w:numId="79">
    <w:abstractNumId w:val="28"/>
  </w:num>
  <w:num w:numId="80">
    <w:abstractNumId w:val="30"/>
  </w:num>
  <w:num w:numId="81">
    <w:abstractNumId w:val="75"/>
  </w:num>
  <w:num w:numId="82">
    <w:abstractNumId w:val="81"/>
  </w:num>
  <w:num w:numId="83">
    <w:abstractNumId w:val="105"/>
  </w:num>
  <w:num w:numId="84">
    <w:abstractNumId w:val="29"/>
  </w:num>
  <w:num w:numId="85">
    <w:abstractNumId w:val="95"/>
  </w:num>
  <w:num w:numId="86">
    <w:abstractNumId w:val="48"/>
  </w:num>
  <w:num w:numId="87">
    <w:abstractNumId w:val="33"/>
  </w:num>
  <w:num w:numId="88">
    <w:abstractNumId w:val="1"/>
  </w:num>
  <w:num w:numId="89">
    <w:abstractNumId w:val="8"/>
  </w:num>
  <w:num w:numId="90">
    <w:abstractNumId w:val="76"/>
  </w:num>
  <w:num w:numId="91">
    <w:abstractNumId w:val="61"/>
  </w:num>
  <w:num w:numId="92">
    <w:abstractNumId w:val="39"/>
  </w:num>
  <w:num w:numId="93">
    <w:abstractNumId w:val="2"/>
  </w:num>
  <w:num w:numId="94">
    <w:abstractNumId w:val="98"/>
  </w:num>
  <w:num w:numId="95">
    <w:abstractNumId w:val="58"/>
  </w:num>
  <w:num w:numId="96">
    <w:abstractNumId w:val="10"/>
  </w:num>
  <w:num w:numId="97">
    <w:abstractNumId w:val="4"/>
  </w:num>
  <w:num w:numId="98">
    <w:abstractNumId w:val="91"/>
  </w:num>
  <w:num w:numId="99">
    <w:abstractNumId w:val="27"/>
  </w:num>
  <w:num w:numId="100">
    <w:abstractNumId w:val="90"/>
  </w:num>
  <w:num w:numId="101">
    <w:abstractNumId w:val="94"/>
  </w:num>
  <w:num w:numId="102">
    <w:abstractNumId w:val="69"/>
  </w:num>
  <w:num w:numId="103">
    <w:abstractNumId w:val="104"/>
  </w:num>
  <w:num w:numId="104">
    <w:abstractNumId w:val="15"/>
  </w:num>
  <w:num w:numId="105">
    <w:abstractNumId w:val="89"/>
  </w:num>
  <w:num w:numId="106">
    <w:abstractNumId w:val="21"/>
  </w:num>
  <w:num w:numId="107">
    <w:abstractNumId w:val="77"/>
  </w:num>
  <w:num w:numId="108">
    <w:abstractNumId w:val="60"/>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1D3"/>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1AE"/>
    <w:rsid w:val="000B46DD"/>
    <w:rsid w:val="000C0004"/>
    <w:rsid w:val="000C5592"/>
    <w:rsid w:val="000C73CA"/>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43BFD"/>
    <w:rsid w:val="002560C6"/>
    <w:rsid w:val="0026233F"/>
    <w:rsid w:val="002758CE"/>
    <w:rsid w:val="00276DDD"/>
    <w:rsid w:val="00277110"/>
    <w:rsid w:val="00277F68"/>
    <w:rsid w:val="00286382"/>
    <w:rsid w:val="00290739"/>
    <w:rsid w:val="00295A63"/>
    <w:rsid w:val="0029608F"/>
    <w:rsid w:val="002A1123"/>
    <w:rsid w:val="002A7197"/>
    <w:rsid w:val="002C25CA"/>
    <w:rsid w:val="002C295C"/>
    <w:rsid w:val="002C39F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6295"/>
    <w:rsid w:val="003B3203"/>
    <w:rsid w:val="003B3FEB"/>
    <w:rsid w:val="003C1EAB"/>
    <w:rsid w:val="003D51B3"/>
    <w:rsid w:val="003D51FB"/>
    <w:rsid w:val="003D5695"/>
    <w:rsid w:val="003E2F26"/>
    <w:rsid w:val="0040018C"/>
    <w:rsid w:val="00405582"/>
    <w:rsid w:val="00417F4B"/>
    <w:rsid w:val="0042461E"/>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904CE"/>
    <w:rsid w:val="00590AA7"/>
    <w:rsid w:val="00594A69"/>
    <w:rsid w:val="00596B30"/>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45DE"/>
    <w:rsid w:val="00656675"/>
    <w:rsid w:val="00661F8F"/>
    <w:rsid w:val="00662ED3"/>
    <w:rsid w:val="00664977"/>
    <w:rsid w:val="00664C21"/>
    <w:rsid w:val="006719AB"/>
    <w:rsid w:val="00675A4F"/>
    <w:rsid w:val="00684635"/>
    <w:rsid w:val="00684D5E"/>
    <w:rsid w:val="0068636E"/>
    <w:rsid w:val="006952C9"/>
    <w:rsid w:val="006A4109"/>
    <w:rsid w:val="006B1264"/>
    <w:rsid w:val="006B1D70"/>
    <w:rsid w:val="006B446F"/>
    <w:rsid w:val="006B5465"/>
    <w:rsid w:val="006B680D"/>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3751A"/>
    <w:rsid w:val="00744DF8"/>
    <w:rsid w:val="007457A8"/>
    <w:rsid w:val="0076022B"/>
    <w:rsid w:val="0076201B"/>
    <w:rsid w:val="00764475"/>
    <w:rsid w:val="007647F9"/>
    <w:rsid w:val="00766636"/>
    <w:rsid w:val="00775122"/>
    <w:rsid w:val="00775C1D"/>
    <w:rsid w:val="00775DC4"/>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 w:type="character" w:styleId="Testosegnaposto">
    <w:name w:val="Placeholder Text"/>
    <w:basedOn w:val="Carpredefinitoparagrafo"/>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hyperlink" Target="https://eur-lex.europa.eu/legal-content/EN/AUTO/?uri=CELEX:02016R0679-20160504&amp;qid=1532348683434"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63</Pages>
  <Words>11176</Words>
  <Characters>63704</Characters>
  <Application>Microsoft Office Word</Application>
  <DocSecurity>0</DocSecurity>
  <Lines>530</Lines>
  <Paragraphs>149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153</cp:revision>
  <cp:lastPrinted>2020-12-20T10:35:00Z</cp:lastPrinted>
  <dcterms:created xsi:type="dcterms:W3CDTF">2020-12-04T21:19:00Z</dcterms:created>
  <dcterms:modified xsi:type="dcterms:W3CDTF">2020-12-20T11:22:00Z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