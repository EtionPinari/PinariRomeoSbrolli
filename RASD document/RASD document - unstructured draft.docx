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pPr>
      <w:proofErr w:type="spellStart"/>
      <w:r w:rsidRPr="00923D58">
        <w:t>Covid</w:t>
      </w:r>
      <w:proofErr w:type="spellEnd"/>
      <w:r w:rsidRPr="00923D58">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923D58" w:rsidRDefault="001118E3" w:rsidP="00923D58">
      <w:pPr>
        <w:pStyle w:val="ListParagraph"/>
        <w:numPr>
          <w:ilvl w:val="0"/>
          <w:numId w:val="10"/>
        </w:numPr>
        <w:spacing w:line="360" w:lineRule="auto"/>
        <w:rPr>
          <w:rStyle w:val="SubtleEmphasis"/>
          <w:i w:val="0"/>
          <w:iCs w:val="0"/>
          <w:sz w:val="32"/>
          <w:szCs w:val="32"/>
        </w:rPr>
      </w:pPr>
      <w:r w:rsidRPr="00923D58">
        <w:rPr>
          <w:rStyle w:val="SubtleEmphasis"/>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B2F9510" w14:textId="11DAAFDE" w:rsidR="2DF14870" w:rsidRPr="00D01022" w:rsidRDefault="2DF14870">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D998C07" w14:textId="77777777" w:rsidR="00434F51" w:rsidRDefault="00434F51" w:rsidP="00D01022">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Change w:id="1" w:author="Etion Pinari [2]" w:date="2020-12-08T09:33:00Z">
          <w:tblPr>
            <w:tblStyle w:val="TableGrid"/>
            <w:tblW w:w="0" w:type="auto"/>
            <w:tblInd w:w="720" w:type="dxa"/>
            <w:tblLayout w:type="fixed"/>
            <w:tblLook w:val="06A0" w:firstRow="1" w:lastRow="0" w:firstColumn="1" w:lastColumn="0" w:noHBand="1" w:noVBand="1"/>
          </w:tblPr>
        </w:tblPrChange>
      </w:tblPr>
      <w:tblGrid>
        <w:gridCol w:w="660"/>
        <w:gridCol w:w="8580"/>
        <w:tblGridChange w:id="2">
          <w:tblGrid>
            <w:gridCol w:w="660"/>
            <w:gridCol w:w="8580"/>
          </w:tblGrid>
        </w:tblGridChange>
      </w:tblGrid>
      <w:tr w:rsidR="699595DC" w14:paraId="30E157DA" w14:textId="77777777" w:rsidTr="00FE186F">
        <w:tc>
          <w:tcPr>
            <w:tcW w:w="660" w:type="dxa"/>
            <w:shd w:val="clear" w:color="auto" w:fill="B4C6E7" w:themeFill="accent1" w:themeFillTint="66"/>
            <w:tcPrChange w:id="3" w:author="Etion Pinari [2]" w:date="2020-12-08T09:33:00Z">
              <w:tcPr>
                <w:tcW w:w="660" w:type="dxa"/>
              </w:tcPr>
            </w:tcPrChange>
          </w:tcPr>
          <w:p w14:paraId="09BCACF5" w14:textId="7A68EFDD" w:rsidR="5E13FF22" w:rsidRDefault="5E13FF22" w:rsidP="00D01022">
            <w:pPr>
              <w:pStyle w:val="ListParagraph"/>
              <w:ind w:left="0"/>
              <w:rPr>
                <w:rStyle w:val="SubtleEmphasis"/>
                <w:i w:val="0"/>
                <w:iCs w:val="0"/>
                <w:szCs w:val="24"/>
              </w:rPr>
            </w:pPr>
            <w:r w:rsidRPr="699595DC">
              <w:rPr>
                <w:rStyle w:val="SubtleEmphasis"/>
                <w:i w:val="0"/>
                <w:iCs w:val="0"/>
                <w:szCs w:val="24"/>
              </w:rPr>
              <w:t>G1</w:t>
            </w:r>
          </w:p>
        </w:tc>
        <w:tc>
          <w:tcPr>
            <w:tcW w:w="8580" w:type="dxa"/>
            <w:tcPrChange w:id="4" w:author="Etion Pinari [2]" w:date="2020-12-08T09:33:00Z">
              <w:tcPr>
                <w:tcW w:w="8580" w:type="dxa"/>
              </w:tcPr>
            </w:tcPrChange>
          </w:tcPr>
          <w:p w14:paraId="0F490A2D" w14:textId="64ACBE4E" w:rsidR="5E13FF22" w:rsidRDefault="5E13FF22" w:rsidP="00D01022">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ins w:id="5" w:author="Etion Pinari [2]" w:date="2020-12-08T10:35:00Z">
              <w:r w:rsidR="00F83BB8">
                <w:rPr>
                  <w:rStyle w:val="SubtleEmphasis"/>
                  <w:i w:val="0"/>
                  <w:iCs w:val="0"/>
                  <w:szCs w:val="24"/>
                </w:rPr>
                <w:t>, within one week</w:t>
              </w:r>
            </w:ins>
            <w:r w:rsidRPr="699595DC">
              <w:rPr>
                <w:rStyle w:val="SubtleEmphasis"/>
                <w:i w:val="0"/>
                <w:iCs w:val="0"/>
                <w:szCs w:val="24"/>
              </w:rPr>
              <w:t>.</w:t>
            </w:r>
          </w:p>
        </w:tc>
      </w:tr>
      <w:tr w:rsidR="699595DC" w14:paraId="338AE2D0" w14:textId="77777777" w:rsidTr="00FE186F">
        <w:tc>
          <w:tcPr>
            <w:tcW w:w="660" w:type="dxa"/>
            <w:shd w:val="clear" w:color="auto" w:fill="B4C6E7" w:themeFill="accent1" w:themeFillTint="66"/>
            <w:tcPrChange w:id="6" w:author="Etion Pinari [2]" w:date="2020-12-08T09:33:00Z">
              <w:tcPr>
                <w:tcW w:w="660" w:type="dxa"/>
              </w:tcPr>
            </w:tcPrChange>
          </w:tcPr>
          <w:p w14:paraId="20E6414B" w14:textId="79F9A73E" w:rsidR="5E13FF22" w:rsidRDefault="5E13FF22" w:rsidP="00D01022">
            <w:pPr>
              <w:pStyle w:val="ListParagraph"/>
              <w:ind w:left="0"/>
              <w:rPr>
                <w:rStyle w:val="SubtleEmphasis"/>
                <w:i w:val="0"/>
                <w:iCs w:val="0"/>
                <w:szCs w:val="24"/>
              </w:rPr>
            </w:pPr>
            <w:r w:rsidRPr="699595DC">
              <w:rPr>
                <w:rStyle w:val="SubtleEmphasis"/>
                <w:i w:val="0"/>
                <w:iCs w:val="0"/>
                <w:szCs w:val="24"/>
              </w:rPr>
              <w:t>G2</w:t>
            </w:r>
          </w:p>
        </w:tc>
        <w:tc>
          <w:tcPr>
            <w:tcW w:w="8580" w:type="dxa"/>
            <w:tcPrChange w:id="7" w:author="Etion Pinari [2]" w:date="2020-12-08T09:33:00Z">
              <w:tcPr>
                <w:tcW w:w="8580" w:type="dxa"/>
              </w:tcPr>
            </w:tcPrChange>
          </w:tcPr>
          <w:p w14:paraId="336B4D00" w14:textId="4A196D3E" w:rsidR="5E13FF22" w:rsidRDefault="5E13FF22" w:rsidP="00D01022">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DA25A87" w14:textId="392F0B01" w:rsidR="699595DC" w:rsidRDefault="699595DC" w:rsidP="00D01022">
      <w:pPr>
        <w:ind w:left="720"/>
        <w:rPr>
          <w:rFonts w:eastAsia="Bell MT" w:cs="Bell MT"/>
          <w:szCs w:val="24"/>
        </w:rPr>
      </w:pPr>
    </w:p>
    <w:p w14:paraId="54894030" w14:textId="569D9ABE" w:rsidR="4C65A1FE" w:rsidRDefault="4C65A1FE">
      <w:pPr>
        <w:pStyle w:val="ListParagraph"/>
        <w:numPr>
          <w:ilvl w:val="2"/>
          <w:numId w:val="2"/>
        </w:numPr>
        <w:rPr>
          <w:rFonts w:eastAsia="Bell MT" w:cs="Bell MT"/>
          <w:szCs w:val="24"/>
        </w:rPr>
      </w:pPr>
      <w:r w:rsidRPr="00D01022">
        <w:rPr>
          <w:rFonts w:eastAsia="Bell MT" w:cs="Bell MT"/>
          <w:szCs w:val="24"/>
        </w:rPr>
        <w:t>Store stakeholders and users</w:t>
      </w:r>
    </w:p>
    <w:p w14:paraId="77465FAF" w14:textId="77777777" w:rsidR="00434F51" w:rsidRDefault="00434F51" w:rsidP="00D01022">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Change w:id="8" w:author="Etion Pinari [2]" w:date="2020-12-08T09:33:00Z">
          <w:tblPr>
            <w:tblStyle w:val="TableGrid"/>
            <w:tblW w:w="0" w:type="auto"/>
            <w:tblInd w:w="720" w:type="dxa"/>
            <w:tblLayout w:type="fixed"/>
            <w:tblLook w:val="06A0" w:firstRow="1" w:lastRow="0" w:firstColumn="1" w:lastColumn="0" w:noHBand="1" w:noVBand="1"/>
          </w:tblPr>
        </w:tblPrChange>
      </w:tblPr>
      <w:tblGrid>
        <w:gridCol w:w="645"/>
        <w:gridCol w:w="8595"/>
        <w:tblGridChange w:id="9">
          <w:tblGrid>
            <w:gridCol w:w="645"/>
            <w:gridCol w:w="8595"/>
          </w:tblGrid>
        </w:tblGridChange>
      </w:tblGrid>
      <w:tr w:rsidR="699595DC" w14:paraId="06735E2C" w14:textId="77777777" w:rsidTr="00FE186F">
        <w:tc>
          <w:tcPr>
            <w:tcW w:w="645" w:type="dxa"/>
            <w:shd w:val="clear" w:color="auto" w:fill="B4C6E7" w:themeFill="accent1" w:themeFillTint="66"/>
            <w:tcPrChange w:id="10" w:author="Etion Pinari [2]" w:date="2020-12-08T09:33:00Z">
              <w:tcPr>
                <w:tcW w:w="645" w:type="dxa"/>
              </w:tcPr>
            </w:tcPrChange>
          </w:tcPr>
          <w:p w14:paraId="71AD4CE6" w14:textId="6DCC8675" w:rsidR="370E1471" w:rsidRDefault="370E1471" w:rsidP="699595DC">
            <w:pPr>
              <w:rPr>
                <w:rFonts w:eastAsia="Bell MT" w:cs="Bell MT"/>
                <w:szCs w:val="24"/>
              </w:rPr>
            </w:pPr>
            <w:r w:rsidRPr="699595DC">
              <w:rPr>
                <w:rFonts w:eastAsia="Bell MT" w:cs="Bell MT"/>
                <w:szCs w:val="24"/>
              </w:rPr>
              <w:t>G3</w:t>
            </w:r>
          </w:p>
        </w:tc>
        <w:tc>
          <w:tcPr>
            <w:tcW w:w="8595" w:type="dxa"/>
            <w:tcPrChange w:id="11" w:author="Etion Pinari [2]" w:date="2020-12-08T09:33:00Z">
              <w:tcPr>
                <w:tcW w:w="8595" w:type="dxa"/>
              </w:tcPr>
            </w:tcPrChange>
          </w:tcPr>
          <w:p w14:paraId="67AA9491" w14:textId="1DDA52D2" w:rsidR="370E1471" w:rsidRDefault="370E1471" w:rsidP="699595DC">
            <w:pPr>
              <w:rPr>
                <w:rFonts w:eastAsia="Bell MT" w:cs="Bell MT"/>
                <w:szCs w:val="24"/>
              </w:rPr>
            </w:pPr>
            <w:r w:rsidRPr="699595DC">
              <w:rPr>
                <w:rFonts w:eastAsia="Bell MT" w:cs="Bell MT"/>
                <w:szCs w:val="24"/>
              </w:rPr>
              <w:t>Everybody should be able to maintain social distancing inside the stores.</w:t>
            </w:r>
          </w:p>
        </w:tc>
      </w:tr>
      <w:tr w:rsidR="699595DC" w14:paraId="04FC112D" w14:textId="77777777" w:rsidTr="00FE186F">
        <w:tc>
          <w:tcPr>
            <w:tcW w:w="645" w:type="dxa"/>
            <w:shd w:val="clear" w:color="auto" w:fill="B4C6E7" w:themeFill="accent1" w:themeFillTint="66"/>
            <w:tcPrChange w:id="12" w:author="Etion Pinari [2]" w:date="2020-12-08T09:33:00Z">
              <w:tcPr>
                <w:tcW w:w="645" w:type="dxa"/>
              </w:tcPr>
            </w:tcPrChange>
          </w:tcPr>
          <w:p w14:paraId="3DB294CE" w14:textId="176F0D92" w:rsidR="370E1471" w:rsidRDefault="370E1471" w:rsidP="699595DC">
            <w:pPr>
              <w:rPr>
                <w:rFonts w:eastAsia="Bell MT" w:cs="Bell MT"/>
                <w:szCs w:val="24"/>
              </w:rPr>
            </w:pPr>
            <w:r w:rsidRPr="699595DC">
              <w:rPr>
                <w:rFonts w:eastAsia="Bell MT" w:cs="Bell MT"/>
                <w:szCs w:val="24"/>
              </w:rPr>
              <w:t>G4</w:t>
            </w:r>
          </w:p>
        </w:tc>
        <w:tc>
          <w:tcPr>
            <w:tcW w:w="8595" w:type="dxa"/>
            <w:tcPrChange w:id="13" w:author="Etion Pinari [2]" w:date="2020-12-08T09:33:00Z">
              <w:tcPr>
                <w:tcW w:w="8595" w:type="dxa"/>
              </w:tcPr>
            </w:tcPrChange>
          </w:tcPr>
          <w:p w14:paraId="6961FFEC" w14:textId="1E1EC1AA" w:rsidR="370E1471" w:rsidRDefault="370E1471" w:rsidP="699595DC">
            <w:pPr>
              <w:rPr>
                <w:rFonts w:eastAsia="Bell MT" w:cs="Bell MT"/>
                <w:szCs w:val="24"/>
              </w:rPr>
            </w:pPr>
            <w:r w:rsidRPr="699595DC">
              <w:rPr>
                <w:rFonts w:eastAsia="Bell MT" w:cs="Bell MT"/>
                <w:szCs w:val="24"/>
              </w:rPr>
              <w:t>Everybody should be able to maintain social distancing in front of the stores.</w:t>
            </w:r>
          </w:p>
        </w:tc>
      </w:tr>
      <w:tr w:rsidR="00AC6E28" w14:paraId="77B5535D" w14:textId="77777777" w:rsidTr="00FE186F">
        <w:tc>
          <w:tcPr>
            <w:tcW w:w="645" w:type="dxa"/>
            <w:shd w:val="clear" w:color="auto" w:fill="B4C6E7" w:themeFill="accent1" w:themeFillTint="66"/>
            <w:tcPrChange w:id="14" w:author="Etion Pinari [2]" w:date="2020-12-08T09:33:00Z">
              <w:tcPr>
                <w:tcW w:w="645" w:type="dxa"/>
              </w:tcPr>
            </w:tcPrChange>
          </w:tcPr>
          <w:p w14:paraId="325A9867" w14:textId="3A7D0EC8" w:rsidR="00AC6E28" w:rsidRPr="699595DC" w:rsidRDefault="00AC6E28" w:rsidP="699595DC">
            <w:pPr>
              <w:rPr>
                <w:rFonts w:eastAsia="Bell MT" w:cs="Bell MT"/>
                <w:szCs w:val="24"/>
              </w:rPr>
            </w:pPr>
            <w:r>
              <w:rPr>
                <w:rFonts w:eastAsia="Bell MT" w:cs="Bell MT"/>
                <w:szCs w:val="24"/>
              </w:rPr>
              <w:t>G5</w:t>
            </w:r>
          </w:p>
        </w:tc>
        <w:tc>
          <w:tcPr>
            <w:tcW w:w="8595" w:type="dxa"/>
            <w:tcPrChange w:id="15" w:author="Etion Pinari [2]" w:date="2020-12-08T09:33:00Z">
              <w:tcPr>
                <w:tcW w:w="8595" w:type="dxa"/>
              </w:tcPr>
            </w:tcPrChange>
          </w:tcPr>
          <w:p w14:paraId="58956E4D" w14:textId="21E87F21" w:rsidR="00AC6E28" w:rsidRPr="699595DC" w:rsidRDefault="00AC6E28" w:rsidP="699595DC">
            <w:pPr>
              <w:rPr>
                <w:rFonts w:eastAsia="Bell MT" w:cs="Bell MT"/>
                <w:szCs w:val="24"/>
              </w:rPr>
            </w:pPr>
            <w:r>
              <w:rPr>
                <w:rFonts w:eastAsia="Bell MT" w:cs="Bell MT"/>
                <w:szCs w:val="24"/>
              </w:rPr>
              <w:t xml:space="preserve">Stores should allow as many customers inside as </w:t>
            </w:r>
            <w:commentRangeStart w:id="16"/>
            <w:del w:id="17" w:author="Etion Pinari [2]" w:date="2020-12-08T13:52:00Z">
              <w:r w:rsidDel="002B1E91">
                <w:rPr>
                  <w:rFonts w:eastAsia="Bell MT" w:cs="Bell MT"/>
                  <w:szCs w:val="24"/>
                </w:rPr>
                <w:delText>possible</w:delText>
              </w:r>
              <w:commentRangeEnd w:id="16"/>
              <w:r w:rsidDel="002B1E91">
                <w:rPr>
                  <w:rStyle w:val="CommentReference"/>
                </w:rPr>
                <w:commentReference w:id="16"/>
              </w:r>
            </w:del>
            <w:ins w:id="18" w:author="Etion Pinari [2]" w:date="2020-12-08T13:52:00Z">
              <w:r w:rsidR="002B1E91">
                <w:rPr>
                  <w:rFonts w:eastAsia="Bell MT" w:cs="Bell MT"/>
                  <w:szCs w:val="24"/>
                </w:rPr>
                <w:t>permitted by law, or chosen by the store manager</w:t>
              </w:r>
            </w:ins>
          </w:p>
        </w:tc>
      </w:tr>
    </w:tbl>
    <w:p w14:paraId="03D65A70" w14:textId="6F61D80C" w:rsidR="006B446F" w:rsidDel="002B1E91" w:rsidRDefault="006B446F" w:rsidP="699595DC">
      <w:pPr>
        <w:pStyle w:val="ListParagraph"/>
        <w:spacing w:line="240" w:lineRule="auto"/>
        <w:rPr>
          <w:del w:id="19" w:author="Etion Pinari [2]" w:date="2020-12-08T13:52:00Z"/>
          <w:rStyle w:val="SubtleEmphasis"/>
          <w:i w:val="0"/>
          <w:iCs w:val="0"/>
          <w:sz w:val="28"/>
          <w:szCs w:val="28"/>
        </w:rPr>
      </w:pPr>
    </w:p>
    <w:p w14:paraId="4D74A039" w14:textId="17AA3401" w:rsidR="00434F51" w:rsidDel="002B1E91" w:rsidRDefault="00434F51" w:rsidP="699595DC">
      <w:pPr>
        <w:pStyle w:val="ListParagraph"/>
        <w:spacing w:line="240" w:lineRule="auto"/>
        <w:rPr>
          <w:del w:id="20" w:author="Etion Pinari [2]" w:date="2020-12-08T13:52:00Z"/>
          <w:rStyle w:val="SubtleEmphasis"/>
          <w:i w:val="0"/>
          <w:iCs w:val="0"/>
          <w:sz w:val="28"/>
          <w:szCs w:val="28"/>
        </w:rPr>
      </w:pPr>
    </w:p>
    <w:p w14:paraId="6B79091F" w14:textId="1D5FD902" w:rsidR="00434F51" w:rsidRDefault="00434F51" w:rsidP="699595DC">
      <w:pPr>
        <w:pStyle w:val="ListParagraph"/>
        <w:spacing w:line="240" w:lineRule="auto"/>
        <w:rPr>
          <w:rStyle w:val="SubtleEmphasis"/>
          <w:i w:val="0"/>
          <w:iCs w:val="0"/>
          <w:sz w:val="28"/>
          <w:szCs w:val="28"/>
        </w:rPr>
      </w:pPr>
    </w:p>
    <w:p w14:paraId="0114E730" w14:textId="19F5DE87" w:rsidR="00434F51" w:rsidRDefault="00434F51" w:rsidP="699595DC">
      <w:pPr>
        <w:pStyle w:val="ListParagraph"/>
        <w:spacing w:line="240" w:lineRule="auto"/>
        <w:rPr>
          <w:rStyle w:val="SubtleEmphasis"/>
          <w:i w:val="0"/>
          <w:iCs w:val="0"/>
          <w:sz w:val="28"/>
          <w:szCs w:val="28"/>
        </w:rPr>
      </w:pPr>
    </w:p>
    <w:p w14:paraId="3D216EDC" w14:textId="77777777" w:rsidR="00434F51" w:rsidRPr="00AC6E28" w:rsidRDefault="00434F51" w:rsidP="00D01022">
      <w:pPr>
        <w:spacing w:line="240" w:lineRule="auto"/>
        <w:rPr>
          <w:rStyle w:val="SubtleEmphasis"/>
          <w:i w:val="0"/>
          <w:iCs w:val="0"/>
          <w:sz w:val="28"/>
          <w:szCs w:val="28"/>
        </w:rPr>
      </w:pPr>
    </w:p>
    <w:p w14:paraId="4532DC40" w14:textId="195D13BC" w:rsidR="00434F51" w:rsidRPr="00D01022" w:rsidRDefault="370E1471" w:rsidP="00D01022">
      <w:pPr>
        <w:pStyle w:val="ListParagraph"/>
        <w:numPr>
          <w:ilvl w:val="2"/>
          <w:numId w:val="1"/>
        </w:numPr>
        <w:spacing w:line="240" w:lineRule="auto"/>
        <w:rPr>
          <w:rStyle w:val="SubtleEmphasis"/>
          <w:i w:val="0"/>
          <w:iCs w:val="0"/>
          <w:szCs w:val="24"/>
        </w:rPr>
      </w:pPr>
      <w:del w:id="21" w:author="Etion Pinari [2]" w:date="2020-12-06T12:20:00Z">
        <w:r w:rsidRPr="00D01022" w:rsidDel="00476A43">
          <w:rPr>
            <w:rStyle w:val="SubtleEmphasis"/>
            <w:i w:val="0"/>
            <w:iCs w:val="0"/>
            <w:szCs w:val="24"/>
          </w:rPr>
          <w:lastRenderedPageBreak/>
          <w:delText>Users and c</w:delText>
        </w:r>
      </w:del>
      <w:ins w:id="22" w:author="Etion Pinari [2]" w:date="2020-12-06T12:20:00Z">
        <w:r w:rsidR="00476A43">
          <w:rPr>
            <w:rStyle w:val="SubtleEmphasis"/>
            <w:i w:val="0"/>
            <w:iCs w:val="0"/>
            <w:szCs w:val="24"/>
          </w:rPr>
          <w:t>C</w:t>
        </w:r>
      </w:ins>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Change w:id="23" w:author="Etion Pinari [2]" w:date="2020-12-08T09:33:00Z">
          <w:tblPr>
            <w:tblStyle w:val="TableGrid"/>
            <w:tblW w:w="0" w:type="auto"/>
            <w:tblInd w:w="720" w:type="dxa"/>
            <w:tblLayout w:type="fixed"/>
            <w:tblLook w:val="06A0" w:firstRow="1" w:lastRow="0" w:firstColumn="1" w:lastColumn="0" w:noHBand="1" w:noVBand="1"/>
          </w:tblPr>
        </w:tblPrChange>
      </w:tblPr>
      <w:tblGrid>
        <w:gridCol w:w="840"/>
        <w:gridCol w:w="8400"/>
        <w:tblGridChange w:id="24">
          <w:tblGrid>
            <w:gridCol w:w="840"/>
            <w:gridCol w:w="8400"/>
          </w:tblGrid>
        </w:tblGridChange>
      </w:tblGrid>
      <w:tr w:rsidR="00073837" w14:paraId="67F5B732" w14:textId="77777777" w:rsidTr="00FE186F">
        <w:trPr>
          <w:ins w:id="25" w:author="Etion Pinari [2]" w:date="2020-12-06T12:23:00Z"/>
        </w:trPr>
        <w:tc>
          <w:tcPr>
            <w:tcW w:w="840" w:type="dxa"/>
            <w:shd w:val="clear" w:color="auto" w:fill="B4C6E7" w:themeFill="accent1" w:themeFillTint="66"/>
            <w:tcPrChange w:id="26" w:author="Etion Pinari [2]" w:date="2020-12-08T09:33:00Z">
              <w:tcPr>
                <w:tcW w:w="840" w:type="dxa"/>
              </w:tcPr>
            </w:tcPrChange>
          </w:tcPr>
          <w:p w14:paraId="0F2D7D7E" w14:textId="2A309C3F" w:rsidR="00073837" w:rsidRPr="00794B73" w:rsidDel="00073837" w:rsidRDefault="00073837" w:rsidP="002C295C">
            <w:pPr>
              <w:rPr>
                <w:ins w:id="27" w:author="Etion Pinari [2]" w:date="2020-12-06T12:23:00Z"/>
                <w:rPrChange w:id="28" w:author="Etion Pinari [2]" w:date="2020-12-07T19:04:00Z">
                  <w:rPr>
                    <w:ins w:id="29" w:author="Etion Pinari [2]" w:date="2020-12-06T12:23:00Z"/>
                    <w:rStyle w:val="SubtleEmphasis"/>
                    <w:i w:val="0"/>
                    <w:iCs w:val="0"/>
                    <w:szCs w:val="24"/>
                  </w:rPr>
                </w:rPrChange>
              </w:rPr>
            </w:pPr>
            <w:ins w:id="30" w:author="Etion Pinari [2]" w:date="2020-12-06T12:23:00Z">
              <w:r w:rsidRPr="00794B73">
                <w:rPr>
                  <w:rPrChange w:id="31" w:author="Etion Pinari [2]" w:date="2020-12-07T19:04:00Z">
                    <w:rPr>
                      <w:rStyle w:val="SubtleEmphasis"/>
                      <w:i w:val="0"/>
                      <w:iCs w:val="0"/>
                      <w:szCs w:val="24"/>
                    </w:rPr>
                  </w:rPrChange>
                </w:rPr>
                <w:t>G6</w:t>
              </w:r>
            </w:ins>
          </w:p>
        </w:tc>
        <w:tc>
          <w:tcPr>
            <w:tcW w:w="8400" w:type="dxa"/>
            <w:tcPrChange w:id="32" w:author="Etion Pinari [2]" w:date="2020-12-08T09:33:00Z">
              <w:tcPr>
                <w:tcW w:w="8400" w:type="dxa"/>
              </w:tcPr>
            </w:tcPrChange>
          </w:tcPr>
          <w:p w14:paraId="5F33F974" w14:textId="006E88F7" w:rsidR="0046184F" w:rsidRPr="00794B73" w:rsidDel="00073837" w:rsidRDefault="0046184F" w:rsidP="00073837">
            <w:pPr>
              <w:tabs>
                <w:tab w:val="left" w:pos="6375"/>
              </w:tabs>
              <w:rPr>
                <w:ins w:id="33" w:author="Etion Pinari [2]" w:date="2020-12-06T12:23:00Z"/>
                <w:rPrChange w:id="34" w:author="Etion Pinari [2]" w:date="2020-12-07T19:04:00Z">
                  <w:rPr>
                    <w:ins w:id="35" w:author="Etion Pinari [2]" w:date="2020-12-06T12:23:00Z"/>
                    <w:rStyle w:val="SubtleEmphasis"/>
                    <w:i w:val="0"/>
                    <w:iCs w:val="0"/>
                    <w:szCs w:val="24"/>
                  </w:rPr>
                </w:rPrChange>
              </w:rPr>
            </w:pPr>
            <w:ins w:id="36" w:author="Etion Pinari [2]" w:date="2020-12-06T20:16:00Z">
              <w:r w:rsidRPr="00794B73">
                <w:rPr>
                  <w:rPrChange w:id="37" w:author="Etion Pinari [2]" w:date="2020-12-07T19:04:00Z">
                    <w:rPr>
                      <w:rStyle w:val="SubtleEmphasis"/>
                      <w:i w:val="0"/>
                      <w:iCs w:val="0"/>
                      <w:szCs w:val="24"/>
                    </w:rPr>
                  </w:rPrChange>
                </w:rPr>
                <w:t xml:space="preserve">Anyone who wants to book a visit to </w:t>
              </w:r>
            </w:ins>
            <w:ins w:id="38" w:author="Etion Pinari [2]" w:date="2020-12-06T20:18:00Z">
              <w:r w:rsidRPr="0066394C">
                <w:rPr>
                  <w:szCs w:val="24"/>
                </w:rPr>
                <w:t>any</w:t>
              </w:r>
            </w:ins>
            <w:ins w:id="39" w:author="Etion Pinari [2]" w:date="2020-12-06T20:16:00Z">
              <w:r w:rsidRPr="00794B73">
                <w:rPr>
                  <w:rPrChange w:id="40" w:author="Etion Pinari [2]" w:date="2020-12-07T19:04:00Z">
                    <w:rPr>
                      <w:rStyle w:val="SubtleEmphasis"/>
                      <w:i w:val="0"/>
                      <w:iCs w:val="0"/>
                      <w:szCs w:val="24"/>
                    </w:rPr>
                  </w:rPrChange>
                </w:rPr>
                <w:t xml:space="preserve"> store</w:t>
              </w:r>
            </w:ins>
            <w:ins w:id="41" w:author="Etion Pinari [2]" w:date="2020-12-06T20:18:00Z">
              <w:r w:rsidRPr="0066394C">
                <w:rPr>
                  <w:szCs w:val="24"/>
                </w:rPr>
                <w:t xml:space="preserve"> </w:t>
              </w:r>
            </w:ins>
            <w:ins w:id="42" w:author="Etion Pinari [2]" w:date="2020-12-06T20:16:00Z">
              <w:r w:rsidRPr="00794B73">
                <w:rPr>
                  <w:rPrChange w:id="43" w:author="Etion Pinari [2]" w:date="2020-12-07T19:04:00Z">
                    <w:rPr>
                      <w:rStyle w:val="SubtleEmphasis"/>
                      <w:i w:val="0"/>
                      <w:iCs w:val="0"/>
                      <w:szCs w:val="24"/>
                    </w:rPr>
                  </w:rPrChange>
                </w:rPr>
                <w:t>should decide their desired time to go</w:t>
              </w:r>
            </w:ins>
            <w:ins w:id="44" w:author="Etion Pinari [2]" w:date="2020-12-08T12:10:00Z">
              <w:r w:rsidR="007F6E18">
                <w:t>, within the next 7 days</w:t>
              </w:r>
            </w:ins>
            <w:ins w:id="45" w:author="Etion Pinari [2]" w:date="2020-12-06T20:16:00Z">
              <w:r w:rsidRPr="00794B73">
                <w:rPr>
                  <w:rPrChange w:id="46" w:author="Etion Pinari [2]" w:date="2020-12-07T19:04:00Z">
                    <w:rPr>
                      <w:rStyle w:val="SubtleEmphasis"/>
                      <w:i w:val="0"/>
                      <w:iCs w:val="0"/>
                      <w:szCs w:val="24"/>
                    </w:rPr>
                  </w:rPrChange>
                </w:rPr>
                <w:t>.</w:t>
              </w:r>
            </w:ins>
          </w:p>
        </w:tc>
      </w:tr>
      <w:tr w:rsidR="00073837" w14:paraId="68C64992" w14:textId="77777777" w:rsidTr="00FE186F">
        <w:tc>
          <w:tcPr>
            <w:tcW w:w="840" w:type="dxa"/>
            <w:shd w:val="clear" w:color="auto" w:fill="B4C6E7" w:themeFill="accent1" w:themeFillTint="66"/>
            <w:tcPrChange w:id="47" w:author="Etion Pinari [2]" w:date="2020-12-08T09:33:00Z">
              <w:tcPr>
                <w:tcW w:w="840" w:type="dxa"/>
              </w:tcPr>
            </w:tcPrChange>
          </w:tcPr>
          <w:p w14:paraId="24AEF99E" w14:textId="267A876E" w:rsidR="00073837" w:rsidRPr="00794B73" w:rsidDel="00073837" w:rsidRDefault="00073837" w:rsidP="00073837">
            <w:pPr>
              <w:rPr>
                <w:ins w:id="48" w:author="Cristian Sbrolli" w:date="2020-12-04T22:21:00Z"/>
                <w:del w:id="49" w:author="Etion Pinari [2]" w:date="2020-12-06T12:22:00Z"/>
                <w:rPrChange w:id="50" w:author="Etion Pinari [2]" w:date="2020-12-07T19:04:00Z">
                  <w:rPr>
                    <w:ins w:id="51" w:author="Cristian Sbrolli" w:date="2020-12-04T22:21:00Z"/>
                    <w:del w:id="52" w:author="Etion Pinari [2]" w:date="2020-12-06T12:22:00Z"/>
                    <w:rStyle w:val="SubtleEmphasis"/>
                    <w:i w:val="0"/>
                    <w:iCs w:val="0"/>
                    <w:szCs w:val="24"/>
                  </w:rPr>
                </w:rPrChange>
              </w:rPr>
            </w:pPr>
            <w:ins w:id="53" w:author="Etion Pinari [2]" w:date="2020-12-06T12:23:00Z">
              <w:r w:rsidRPr="00794B73">
                <w:rPr>
                  <w:rPrChange w:id="54" w:author="Etion Pinari [2]" w:date="2020-12-07T19:04:00Z">
                    <w:rPr>
                      <w:rStyle w:val="SubtleEmphasis"/>
                      <w:i w:val="0"/>
                      <w:iCs w:val="0"/>
                      <w:szCs w:val="24"/>
                    </w:rPr>
                  </w:rPrChange>
                </w:rPr>
                <w:t>G7</w:t>
              </w:r>
            </w:ins>
            <w:del w:id="55" w:author="Etion Pinari [2]" w:date="2020-12-06T12:22:00Z">
              <w:r w:rsidRPr="00794B73" w:rsidDel="00073837">
                <w:rPr>
                  <w:rPrChange w:id="56" w:author="Etion Pinari [2]" w:date="2020-12-07T19:04:00Z">
                    <w:rPr>
                      <w:rStyle w:val="SubtleEmphasis"/>
                      <w:i w:val="0"/>
                      <w:iCs w:val="0"/>
                      <w:szCs w:val="24"/>
                    </w:rPr>
                  </w:rPrChange>
                </w:rPr>
                <w:delText>G6</w:delText>
              </w:r>
            </w:del>
          </w:p>
          <w:p w14:paraId="01C5DC63" w14:textId="582FF017" w:rsidR="00073837" w:rsidRPr="00794B73" w:rsidRDefault="00073837" w:rsidP="00073837">
            <w:pPr>
              <w:rPr>
                <w:rPrChange w:id="57" w:author="Etion Pinari [2]" w:date="2020-12-07T19:04:00Z">
                  <w:rPr>
                    <w:rStyle w:val="SubtleEmphasis"/>
                    <w:i w:val="0"/>
                    <w:iCs w:val="0"/>
                    <w:szCs w:val="24"/>
                  </w:rPr>
                </w:rPrChange>
              </w:rPr>
            </w:pPr>
          </w:p>
        </w:tc>
        <w:tc>
          <w:tcPr>
            <w:tcW w:w="8400" w:type="dxa"/>
            <w:tcPrChange w:id="58" w:author="Etion Pinari [2]" w:date="2020-12-08T09:33:00Z">
              <w:tcPr>
                <w:tcW w:w="8400" w:type="dxa"/>
              </w:tcPr>
            </w:tcPrChange>
          </w:tcPr>
          <w:p w14:paraId="2493F6D5" w14:textId="3CCFFA4B" w:rsidR="0046184F" w:rsidRPr="00794B73" w:rsidRDefault="00073837">
            <w:pPr>
              <w:tabs>
                <w:tab w:val="left" w:pos="6375"/>
              </w:tabs>
              <w:rPr>
                <w:rPrChange w:id="59" w:author="Etion Pinari [2]" w:date="2020-12-07T19:04:00Z">
                  <w:rPr>
                    <w:rStyle w:val="SubtleEmphasis"/>
                    <w:i w:val="0"/>
                    <w:iCs w:val="0"/>
                    <w:szCs w:val="24"/>
                  </w:rPr>
                </w:rPrChange>
              </w:rPr>
              <w:pPrChange w:id="60" w:author="Unknown" w:date="2020-12-06T12:22:00Z">
                <w:pPr/>
              </w:pPrChange>
            </w:pPr>
            <w:del w:id="61" w:author="Etion Pinari [2]" w:date="2020-12-06T12:22:00Z">
              <w:r w:rsidRPr="00794B73" w:rsidDel="00073837">
                <w:rPr>
                  <w:rPrChange w:id="62" w:author="Etion Pinari [2]" w:date="2020-12-07T19:04:00Z">
                    <w:rPr>
                      <w:rStyle w:val="SubtleEmphasis"/>
                      <w:i w:val="0"/>
                      <w:iCs w:val="0"/>
                      <w:szCs w:val="24"/>
                    </w:rPr>
                  </w:rPrChange>
                </w:rPr>
                <w:delText xml:space="preserve">Anyone </w:delText>
              </w:r>
            </w:del>
            <w:ins w:id="63" w:author="Cristian Sbrolli" w:date="2020-12-04T22:14:00Z">
              <w:del w:id="64" w:author="Etion Pinari [2]" w:date="2020-12-06T12:20:00Z">
                <w:r w:rsidRPr="00794B73" w:rsidDel="00476A43">
                  <w:rPr>
                    <w:rPrChange w:id="65" w:author="Etion Pinari [2]" w:date="2020-12-07T19:04:00Z">
                      <w:rPr>
                        <w:rStyle w:val="SubtleEmphasis"/>
                        <w:i w:val="0"/>
                        <w:iCs w:val="0"/>
                        <w:szCs w:val="24"/>
                      </w:rPr>
                    </w:rPrChange>
                  </w:rPr>
                  <w:delText>Users</w:delText>
                </w:r>
              </w:del>
              <w:del w:id="66" w:author="Etion Pinari [2]" w:date="2020-12-06T12:22:00Z">
                <w:r w:rsidRPr="00794B73" w:rsidDel="00073837">
                  <w:rPr>
                    <w:rPrChange w:id="67" w:author="Etion Pinari [2]" w:date="2020-12-07T19:04:00Z">
                      <w:rPr>
                        <w:rStyle w:val="SubtleEmphasis"/>
                        <w:i w:val="0"/>
                        <w:iCs w:val="0"/>
                        <w:szCs w:val="24"/>
                      </w:rPr>
                    </w:rPrChange>
                  </w:rPr>
                  <w:delText xml:space="preserve"> </w:delText>
                </w:r>
              </w:del>
            </w:ins>
            <w:del w:id="68" w:author="Etion Pinari [2]" w:date="2020-12-06T12:22:00Z">
              <w:r w:rsidRPr="00794B73" w:rsidDel="00073837">
                <w:rPr>
                  <w:rPrChange w:id="69" w:author="Etion Pinari [2]" w:date="2020-12-07T19:04:00Z">
                    <w:rPr>
                      <w:rStyle w:val="SubtleEmphasis"/>
                      <w:i w:val="0"/>
                      <w:iCs w:val="0"/>
                      <w:szCs w:val="24"/>
                    </w:rPr>
                  </w:rPrChange>
                </w:rPr>
                <w:delText>who</w:delText>
              </w:r>
            </w:del>
            <w:ins w:id="70" w:author="Cristian Sbrolli" w:date="2020-12-04T22:30:00Z">
              <w:del w:id="71" w:author="Etion Pinari [2]" w:date="2020-12-06T12:22:00Z">
                <w:r w:rsidRPr="00794B73" w:rsidDel="00073837">
                  <w:rPr>
                    <w:rPrChange w:id="72" w:author="Etion Pinari [2]" w:date="2020-12-07T19:04:00Z">
                      <w:rPr>
                        <w:rStyle w:val="SubtleEmphasis"/>
                        <w:i w:val="0"/>
                        <w:iCs w:val="0"/>
                        <w:szCs w:val="24"/>
                      </w:rPr>
                    </w:rPrChange>
                  </w:rPr>
                  <w:delText>that</w:delText>
                </w:r>
              </w:del>
            </w:ins>
            <w:del w:id="73" w:author="Etion Pinari [2]" w:date="2020-12-06T12:22:00Z">
              <w:r w:rsidRPr="00794B73" w:rsidDel="00073837">
                <w:rPr>
                  <w:rPrChange w:id="74" w:author="Etion Pinari [2]" w:date="2020-12-07T19:04:00Z">
                    <w:rPr>
                      <w:rStyle w:val="SubtleEmphasis"/>
                      <w:i w:val="0"/>
                      <w:iCs w:val="0"/>
                      <w:szCs w:val="24"/>
                    </w:rPr>
                  </w:rPrChange>
                </w:rPr>
                <w:delText xml:space="preserve"> want</w:delText>
              </w:r>
            </w:del>
            <w:del w:id="75" w:author="Etion Pinari [2]" w:date="2020-12-06T12:20:00Z">
              <w:r w:rsidRPr="00794B73" w:rsidDel="00476A43">
                <w:rPr>
                  <w:rPrChange w:id="76" w:author="Etion Pinari [2]" w:date="2020-12-07T19:04:00Z">
                    <w:rPr>
                      <w:rStyle w:val="SubtleEmphasis"/>
                      <w:i w:val="0"/>
                      <w:iCs w:val="0"/>
                      <w:szCs w:val="24"/>
                    </w:rPr>
                  </w:rPrChange>
                </w:rPr>
                <w:delText>s</w:delText>
              </w:r>
            </w:del>
            <w:del w:id="77" w:author="Etion Pinari [2]" w:date="2020-12-06T12:22:00Z">
              <w:r w:rsidRPr="00794B73" w:rsidDel="00073837">
                <w:rPr>
                  <w:rPrChange w:id="78" w:author="Etion Pinari [2]" w:date="2020-12-07T19:04:00Z">
                    <w:rPr>
                      <w:rStyle w:val="SubtleEmphasis"/>
                      <w:i w:val="0"/>
                      <w:iCs w:val="0"/>
                      <w:szCs w:val="24"/>
                    </w:rPr>
                  </w:rPrChange>
                </w:rPr>
                <w:delText xml:space="preserve"> to book a visit to </w:delText>
              </w:r>
            </w:del>
            <w:ins w:id="79" w:author="Cristian Sbrolli" w:date="2020-12-04T22:22:00Z">
              <w:del w:id="80" w:author="Etion Pinari [2]" w:date="2020-12-06T12:22:00Z">
                <w:r w:rsidRPr="00794B73" w:rsidDel="00073837">
                  <w:rPr>
                    <w:rPrChange w:id="81" w:author="Etion Pinari [2]" w:date="2020-12-07T19:04:00Z">
                      <w:rPr>
                        <w:rStyle w:val="SubtleEmphasis"/>
                        <w:i w:val="0"/>
                        <w:iCs w:val="0"/>
                        <w:szCs w:val="24"/>
                      </w:rPr>
                    </w:rPrChange>
                  </w:rPr>
                  <w:delText>a store through the app</w:delText>
                </w:r>
              </w:del>
            </w:ins>
            <w:del w:id="82" w:author="Etion Pinari [2]" w:date="2020-12-06T12:22:00Z">
              <w:r w:rsidRPr="00794B73" w:rsidDel="00073837">
                <w:rPr>
                  <w:rPrChange w:id="83" w:author="Etion Pinari [2]" w:date="2020-12-07T19:04:00Z">
                    <w:rPr>
                      <w:rStyle w:val="SubtleEmphasis"/>
                      <w:i w:val="0"/>
                      <w:iCs w:val="0"/>
                      <w:szCs w:val="24"/>
                    </w:rPr>
                  </w:rPrChange>
                </w:rPr>
                <w:delText>the stores should decide their desired time to go</w:delText>
              </w:r>
            </w:del>
            <w:ins w:id="84" w:author="Cristian Sbrolli" w:date="2020-12-04T22:16:00Z">
              <w:del w:id="85" w:author="Etion Pinari [2]" w:date="2020-12-06T12:22:00Z">
                <w:r w:rsidRPr="00794B73" w:rsidDel="00073837">
                  <w:rPr>
                    <w:rPrChange w:id="86" w:author="Etion Pinari [2]" w:date="2020-12-07T19:04:00Z">
                      <w:rPr>
                        <w:rStyle w:val="SubtleEmphasis"/>
                        <w:i w:val="0"/>
                        <w:iCs w:val="0"/>
                        <w:szCs w:val="24"/>
                      </w:rPr>
                    </w:rPrChange>
                  </w:rPr>
                  <w:delText xml:space="preserve"> shopping</w:delText>
                </w:r>
              </w:del>
            </w:ins>
            <w:ins w:id="87" w:author="Cristian Sbrolli" w:date="2020-12-04T22:17:00Z">
              <w:del w:id="88" w:author="Etion Pinari [2]" w:date="2020-12-06T12:22:00Z">
                <w:r w:rsidRPr="00794B73" w:rsidDel="00073837">
                  <w:rPr>
                    <w:rPrChange w:id="89" w:author="Etion Pinari [2]" w:date="2020-12-07T19:04:00Z">
                      <w:rPr>
                        <w:rStyle w:val="SubtleEmphasis"/>
                        <w:i w:val="0"/>
                        <w:iCs w:val="0"/>
                        <w:szCs w:val="24"/>
                      </w:rPr>
                    </w:rPrChange>
                  </w:rPr>
                  <w:delText xml:space="preserve"> among available time slots</w:delText>
                </w:r>
              </w:del>
            </w:ins>
            <w:del w:id="90" w:author="Etion Pinari [2]" w:date="2020-12-06T12:22:00Z">
              <w:r w:rsidRPr="00794B73" w:rsidDel="00073837">
                <w:rPr>
                  <w:rPrChange w:id="91" w:author="Etion Pinari [2]" w:date="2020-12-07T19:04:00Z">
                    <w:rPr>
                      <w:rStyle w:val="SubtleEmphasis"/>
                      <w:i w:val="0"/>
                      <w:iCs w:val="0"/>
                      <w:szCs w:val="24"/>
                    </w:rPr>
                  </w:rPrChange>
                </w:rPr>
                <w:delText>.</w:delText>
              </w:r>
            </w:del>
            <w:ins w:id="92" w:author="Etion Pinari [2]" w:date="2020-12-06T20:16:00Z">
              <w:r w:rsidR="0046184F" w:rsidRPr="00794B73">
                <w:rPr>
                  <w:rPrChange w:id="93" w:author="Etion Pinari [2]" w:date="2020-12-07T19:04:00Z">
                    <w:rPr>
                      <w:rStyle w:val="SubtleEmphasis"/>
                      <w:i w:val="0"/>
                      <w:iCs w:val="0"/>
                      <w:szCs w:val="24"/>
                    </w:rPr>
                  </w:rPrChange>
                </w:rPr>
                <w:t>Anyone who wants to go in any store should not need to stand in queue in front of it.</w:t>
              </w:r>
            </w:ins>
          </w:p>
        </w:tc>
      </w:tr>
      <w:tr w:rsidR="00073837" w:rsidDel="00073837" w14:paraId="7D0CDF00" w14:textId="32CA547D" w:rsidTr="00073837">
        <w:trPr>
          <w:trHeight w:val="571"/>
          <w:del w:id="94" w:author="Etion Pinari [2]" w:date="2020-12-06T12:22:00Z"/>
        </w:trPr>
        <w:tc>
          <w:tcPr>
            <w:tcW w:w="840" w:type="dxa"/>
            <w:tcPrChange w:id="95" w:author="Etion Pinari [2]" w:date="2020-12-06T12:22:00Z">
              <w:tcPr>
                <w:tcW w:w="840" w:type="dxa"/>
              </w:tcPr>
            </w:tcPrChange>
          </w:tcPr>
          <w:p w14:paraId="2BF0FCD0" w14:textId="65E72180" w:rsidR="00073837" w:rsidDel="00073837" w:rsidRDefault="00073837" w:rsidP="00073837">
            <w:pPr>
              <w:rPr>
                <w:ins w:id="96" w:author="Cristian Sbrolli" w:date="2020-12-04T22:26:00Z"/>
                <w:del w:id="97" w:author="Etion Pinari [2]" w:date="2020-12-06T12:22:00Z"/>
                <w:rStyle w:val="SubtleEmphasis"/>
                <w:i w:val="0"/>
                <w:iCs w:val="0"/>
                <w:szCs w:val="24"/>
              </w:rPr>
            </w:pPr>
            <w:del w:id="98" w:author="Etion Pinari [2]" w:date="2020-12-06T12:22:00Z">
              <w:r w:rsidRPr="00D01022" w:rsidDel="00073837">
                <w:rPr>
                  <w:rStyle w:val="SubtleEmphasis"/>
                  <w:i w:val="0"/>
                  <w:iCs w:val="0"/>
                  <w:szCs w:val="24"/>
                </w:rPr>
                <w:delText>G</w:delText>
              </w:r>
              <w:r w:rsidDel="00073837">
                <w:rPr>
                  <w:rStyle w:val="SubtleEmphasis"/>
                  <w:i w:val="0"/>
                  <w:iCs w:val="0"/>
                  <w:szCs w:val="24"/>
                </w:rPr>
                <w:delText>7</w:delText>
              </w:r>
            </w:del>
          </w:p>
          <w:p w14:paraId="6F53C285" w14:textId="6EFD2315" w:rsidR="00073837" w:rsidDel="00073837" w:rsidRDefault="00073837" w:rsidP="00073837">
            <w:pPr>
              <w:rPr>
                <w:ins w:id="99" w:author="Cristian Sbrolli" w:date="2020-12-04T22:26:00Z"/>
                <w:del w:id="100" w:author="Etion Pinari [2]" w:date="2020-12-06T12:22:00Z"/>
                <w:rStyle w:val="SubtleEmphasis"/>
                <w:i w:val="0"/>
                <w:iCs w:val="0"/>
                <w:szCs w:val="24"/>
              </w:rPr>
            </w:pPr>
          </w:p>
          <w:p w14:paraId="562F0AA6" w14:textId="0037D8F0" w:rsidR="00073837" w:rsidDel="00073837" w:rsidRDefault="00073837" w:rsidP="00073837">
            <w:pPr>
              <w:rPr>
                <w:ins w:id="101" w:author="Cristian Sbrolli" w:date="2020-12-04T22:27:00Z"/>
                <w:del w:id="102" w:author="Etion Pinari [2]" w:date="2020-12-06T12:22:00Z"/>
                <w:rStyle w:val="SubtleEmphasis"/>
                <w:i w:val="0"/>
                <w:iCs w:val="0"/>
                <w:szCs w:val="24"/>
              </w:rPr>
            </w:pPr>
          </w:p>
          <w:p w14:paraId="34648B17" w14:textId="603EEE64" w:rsidR="00073837" w:rsidRPr="00A61D2A" w:rsidDel="00073837" w:rsidRDefault="00073837" w:rsidP="00073837">
            <w:pPr>
              <w:rPr>
                <w:del w:id="103" w:author="Etion Pinari [2]" w:date="2020-12-06T12:22:00Z"/>
                <w:rStyle w:val="SubtleEmphasis"/>
                <w:i w:val="0"/>
                <w:iCs w:val="0"/>
                <w:sz w:val="22"/>
                <w:szCs w:val="22"/>
                <w:rPrChange w:id="104" w:author="Cristian Sbrolli" w:date="2020-12-04T22:27:00Z">
                  <w:rPr>
                    <w:del w:id="105" w:author="Etion Pinari [2]" w:date="2020-12-06T12:22:00Z"/>
                    <w:rStyle w:val="SubtleEmphasis"/>
                    <w:i w:val="0"/>
                    <w:iCs w:val="0"/>
                    <w:szCs w:val="24"/>
                  </w:rPr>
                </w:rPrChange>
              </w:rPr>
            </w:pPr>
            <w:ins w:id="106" w:author="Cristian Sbrolli" w:date="2020-12-04T22:27:00Z">
              <w:del w:id="107" w:author="Etion Pinari [2]" w:date="2020-12-06T12:22:00Z">
                <w:r w:rsidDel="00073837">
                  <w:rPr>
                    <w:rStyle w:val="SubtleEmphasis"/>
                    <w:i w:val="0"/>
                    <w:iCs w:val="0"/>
                    <w:szCs w:val="24"/>
                  </w:rPr>
                  <w:delText xml:space="preserve">  </w:delText>
                </w:r>
              </w:del>
              <w:del w:id="108" w:author="Etion Pinari [2]" w:date="2020-12-06T12:21:00Z">
                <w:r w:rsidDel="00073837">
                  <w:rPr>
                    <w:rStyle w:val="SubtleEmphasis"/>
                    <w:i w:val="0"/>
                    <w:iCs w:val="0"/>
                    <w:szCs w:val="24"/>
                  </w:rPr>
                  <w:delText xml:space="preserve"> </w:delText>
                </w:r>
                <w:r w:rsidDel="00073837">
                  <w:rPr>
                    <w:rStyle w:val="SubtleEmphasis"/>
                    <w:i w:val="0"/>
                    <w:iCs w:val="0"/>
                    <w:sz w:val="22"/>
                    <w:szCs w:val="22"/>
                  </w:rPr>
                  <w:delText>G7.1</w:delText>
                </w:r>
              </w:del>
            </w:ins>
          </w:p>
        </w:tc>
        <w:tc>
          <w:tcPr>
            <w:tcW w:w="8400" w:type="dxa"/>
            <w:tcPrChange w:id="109" w:author="Etion Pinari [2]" w:date="2020-12-06T12:22:00Z">
              <w:tcPr>
                <w:tcW w:w="8400" w:type="dxa"/>
              </w:tcPr>
            </w:tcPrChange>
          </w:tcPr>
          <w:p w14:paraId="4104AFD9" w14:textId="3870568A" w:rsidR="00073837" w:rsidDel="00073837" w:rsidRDefault="00073837" w:rsidP="00073837">
            <w:pPr>
              <w:rPr>
                <w:ins w:id="110" w:author="Cristian Sbrolli" w:date="2020-12-04T22:27:00Z"/>
                <w:del w:id="111" w:author="Etion Pinari [2]" w:date="2020-12-06T12:21:00Z"/>
                <w:rStyle w:val="SubtleEmphasis"/>
                <w:i w:val="0"/>
                <w:iCs w:val="0"/>
                <w:szCs w:val="24"/>
              </w:rPr>
            </w:pPr>
            <w:del w:id="112" w:author="Etion Pinari [2]" w:date="2020-12-06T12:20:00Z">
              <w:r w:rsidRPr="00D01022" w:rsidDel="00476A43">
                <w:rPr>
                  <w:rStyle w:val="SubtleEmphasis"/>
                  <w:i w:val="0"/>
                  <w:iCs w:val="0"/>
                  <w:szCs w:val="24"/>
                </w:rPr>
                <w:delText xml:space="preserve">Anyone </w:delText>
              </w:r>
            </w:del>
            <w:ins w:id="113" w:author="Cristian Sbrolli" w:date="2020-12-04T22:14:00Z">
              <w:del w:id="114" w:author="Etion Pinari [2]" w:date="2020-12-06T12:20:00Z">
                <w:r w:rsidDel="00476A43">
                  <w:rPr>
                    <w:rStyle w:val="SubtleEmphasis"/>
                    <w:i w:val="0"/>
                    <w:iCs w:val="0"/>
                    <w:szCs w:val="24"/>
                  </w:rPr>
                  <w:delText>Users</w:delText>
                </w:r>
              </w:del>
              <w:del w:id="115" w:author="Etion Pinari [2]" w:date="2020-12-06T12:22:00Z">
                <w:r w:rsidRPr="00D01022" w:rsidDel="00073837">
                  <w:rPr>
                    <w:rStyle w:val="SubtleEmphasis"/>
                    <w:i w:val="0"/>
                    <w:iCs w:val="0"/>
                    <w:szCs w:val="24"/>
                  </w:rPr>
                  <w:delText xml:space="preserve"> </w:delText>
                </w:r>
              </w:del>
            </w:ins>
            <w:del w:id="116" w:author="Etion Pinari [2]" w:date="2020-12-06T12:22:00Z">
              <w:r w:rsidRPr="00D01022" w:rsidDel="00073837">
                <w:rPr>
                  <w:rStyle w:val="SubtleEmphasis"/>
                  <w:i w:val="0"/>
                  <w:iCs w:val="0"/>
                  <w:szCs w:val="24"/>
                </w:rPr>
                <w:delText>who</w:delText>
              </w:r>
            </w:del>
            <w:ins w:id="117" w:author="Cristian Sbrolli" w:date="2020-12-04T22:29:00Z">
              <w:del w:id="118" w:author="Etion Pinari [2]" w:date="2020-12-06T12:22:00Z">
                <w:r w:rsidDel="00073837">
                  <w:rPr>
                    <w:rStyle w:val="SubtleEmphasis"/>
                    <w:i w:val="0"/>
                    <w:iCs w:val="0"/>
                    <w:szCs w:val="24"/>
                  </w:rPr>
                  <w:delText>that</w:delText>
                </w:r>
              </w:del>
            </w:ins>
            <w:del w:id="119" w:author="Etion Pinari [2]" w:date="2020-12-06T12:22:00Z">
              <w:r w:rsidRPr="00D01022" w:rsidDel="00073837">
                <w:rPr>
                  <w:rStyle w:val="SubtleEmphasis"/>
                  <w:i w:val="0"/>
                  <w:iCs w:val="0"/>
                  <w:szCs w:val="24"/>
                </w:rPr>
                <w:delText xml:space="preserve"> </w:delText>
              </w:r>
            </w:del>
            <w:ins w:id="120" w:author="Cristian Sbrolli" w:date="2020-12-04T22:25:00Z">
              <w:del w:id="121" w:author="Etion Pinari [2]" w:date="2020-12-06T12:22:00Z">
                <w:r w:rsidDel="00073837">
                  <w:rPr>
                    <w:rStyle w:val="SubtleEmphasis"/>
                    <w:i w:val="0"/>
                    <w:iCs w:val="0"/>
                    <w:szCs w:val="24"/>
                  </w:rPr>
                  <w:delText>line</w:delText>
                </w:r>
              </w:del>
              <w:del w:id="122" w:author="Etion Pinari [2]" w:date="2020-12-06T12:20:00Z">
                <w:r w:rsidDel="00476A43">
                  <w:rPr>
                    <w:rStyle w:val="SubtleEmphasis"/>
                    <w:i w:val="0"/>
                    <w:iCs w:val="0"/>
                    <w:szCs w:val="24"/>
                  </w:rPr>
                  <w:delText>s</w:delText>
                </w:r>
              </w:del>
              <w:del w:id="123" w:author="Etion Pinari [2]" w:date="2020-12-06T12:22:00Z">
                <w:r w:rsidDel="00073837">
                  <w:rPr>
                    <w:rStyle w:val="SubtleEmphasis"/>
                    <w:i w:val="0"/>
                    <w:iCs w:val="0"/>
                    <w:szCs w:val="24"/>
                  </w:rPr>
                  <w:delText xml:space="preserve"> up through the app</w:delText>
                </w:r>
              </w:del>
            </w:ins>
            <w:del w:id="124" w:author="Etion Pinari [2]" w:date="2020-12-06T12:22:00Z">
              <w:r w:rsidRPr="00D01022" w:rsidDel="00073837">
                <w:rPr>
                  <w:rStyle w:val="SubtleEmphasis"/>
                  <w:i w:val="0"/>
                  <w:iCs w:val="0"/>
                  <w:szCs w:val="24"/>
                </w:rPr>
                <w:delText xml:space="preserve">wants to go in any store should not need to stand in queue in front of </w:delText>
              </w:r>
              <w:r w:rsidDel="00073837">
                <w:rPr>
                  <w:rStyle w:val="SubtleEmphasis"/>
                  <w:i w:val="0"/>
                  <w:iCs w:val="0"/>
                  <w:szCs w:val="24"/>
                </w:rPr>
                <w:delText>the store</w:delText>
              </w:r>
              <w:r w:rsidRPr="00D01022" w:rsidDel="00073837">
                <w:rPr>
                  <w:rStyle w:val="SubtleEmphasis"/>
                  <w:i w:val="0"/>
                  <w:iCs w:val="0"/>
                  <w:szCs w:val="24"/>
                </w:rPr>
                <w:delText>.</w:delText>
              </w:r>
            </w:del>
            <w:ins w:id="125" w:author="Cristian Sbrolli" w:date="2020-12-04T22:25:00Z">
              <w:del w:id="126" w:author="Etion Pinari [2]" w:date="2020-12-06T12:22:00Z">
                <w:r w:rsidDel="00073837">
                  <w:rPr>
                    <w:rStyle w:val="SubtleEmphasis"/>
                    <w:i w:val="0"/>
                    <w:iCs w:val="0"/>
                    <w:szCs w:val="24"/>
                  </w:rPr>
                  <w:delText>be able to shop</w:delText>
                </w:r>
              </w:del>
            </w:ins>
            <w:ins w:id="127" w:author="Cristian Sbrolli" w:date="2020-12-04T22:38:00Z">
              <w:del w:id="128" w:author="Etion Pinari [2]" w:date="2020-12-06T12:22:00Z">
                <w:r w:rsidDel="00073837">
                  <w:rPr>
                    <w:rStyle w:val="SubtleEmphasis"/>
                    <w:i w:val="0"/>
                    <w:iCs w:val="0"/>
                    <w:szCs w:val="24"/>
                  </w:rPr>
                  <w:delText xml:space="preserve"> in the chosen market</w:delText>
                </w:r>
              </w:del>
            </w:ins>
            <w:ins w:id="129" w:author="Cristian Sbrolli" w:date="2020-12-04T22:25:00Z">
              <w:del w:id="130" w:author="Etion Pinari [2]" w:date="2020-12-06T12:22:00Z">
                <w:r w:rsidDel="00073837">
                  <w:rPr>
                    <w:rStyle w:val="SubtleEmphasis"/>
                    <w:i w:val="0"/>
                    <w:iCs w:val="0"/>
                    <w:szCs w:val="24"/>
                  </w:rPr>
                  <w:delText xml:space="preserve"> without standing in queue in front of the store.</w:delText>
                </w:r>
              </w:del>
            </w:ins>
          </w:p>
          <w:p w14:paraId="487C1068" w14:textId="2A213853" w:rsidR="00073837" w:rsidDel="00073837" w:rsidRDefault="00073837" w:rsidP="00073837">
            <w:pPr>
              <w:rPr>
                <w:ins w:id="131" w:author="Cristian Sbrolli" w:date="2020-12-04T22:27:00Z"/>
                <w:del w:id="132" w:author="Etion Pinari [2]" w:date="2020-12-06T12:21:00Z"/>
                <w:rStyle w:val="SubtleEmphasis"/>
                <w:i w:val="0"/>
                <w:iCs w:val="0"/>
                <w:szCs w:val="24"/>
              </w:rPr>
            </w:pPr>
          </w:p>
          <w:p w14:paraId="3784A272" w14:textId="694C64F7" w:rsidR="00073837" w:rsidRPr="00D01022" w:rsidDel="00073837" w:rsidRDefault="00073837">
            <w:pPr>
              <w:tabs>
                <w:tab w:val="left" w:pos="810"/>
              </w:tabs>
              <w:rPr>
                <w:del w:id="133" w:author="Etion Pinari [2]" w:date="2020-12-06T12:22:00Z"/>
                <w:rStyle w:val="SubtleEmphasis"/>
                <w:i w:val="0"/>
                <w:iCs w:val="0"/>
                <w:szCs w:val="24"/>
              </w:rPr>
              <w:pPrChange w:id="134" w:author="Unknown" w:date="2020-12-06T12:21:00Z">
                <w:pPr/>
              </w:pPrChange>
            </w:pPr>
            <w:ins w:id="135" w:author="Cristian Sbrolli" w:date="2020-12-04T22:27:00Z">
              <w:del w:id="136" w:author="Etion Pinari [2]" w:date="2020-12-06T12:21:00Z">
                <w:r w:rsidDel="00073837">
                  <w:rPr>
                    <w:rStyle w:val="SubtleEmphasis"/>
                    <w:i w:val="0"/>
                    <w:iCs w:val="0"/>
                    <w:szCs w:val="24"/>
                  </w:rPr>
                  <w:delText xml:space="preserve">Users </w:delText>
                </w:r>
              </w:del>
            </w:ins>
            <w:ins w:id="137" w:author="Cristian Sbrolli" w:date="2020-12-04T22:30:00Z">
              <w:del w:id="138" w:author="Etion Pinari [2]" w:date="2020-12-06T12:21:00Z">
                <w:r w:rsidDel="00073837">
                  <w:rPr>
                    <w:rStyle w:val="SubtleEmphasis"/>
                    <w:i w:val="0"/>
                    <w:iCs w:val="0"/>
                    <w:szCs w:val="24"/>
                  </w:rPr>
                  <w:delText>that</w:delText>
                </w:r>
                <w:r w:rsidRPr="00D01022" w:rsidDel="00073837">
                  <w:rPr>
                    <w:rStyle w:val="SubtleEmphasis"/>
                    <w:i w:val="0"/>
                    <w:iCs w:val="0"/>
                    <w:szCs w:val="24"/>
                  </w:rPr>
                  <w:delText xml:space="preserve"> </w:delText>
                </w:r>
              </w:del>
            </w:ins>
            <w:ins w:id="139" w:author="Cristian Sbrolli" w:date="2020-12-04T22:27:00Z">
              <w:del w:id="140" w:author="Etion Pinari [2]" w:date="2020-12-06T12:21:00Z">
                <w:r w:rsidDel="00073837">
                  <w:rPr>
                    <w:rStyle w:val="SubtleEmphasis"/>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41" w:author="Cristian Sbrolli" w:date="2020-12-04T22:13:00Z"/>
          <w:del w:id="142" w:author="Etion Pinari [2]" w:date="2020-12-06T20:18:00Z"/>
        </w:trPr>
        <w:tc>
          <w:tcPr>
            <w:tcW w:w="840" w:type="dxa"/>
          </w:tcPr>
          <w:p w14:paraId="65734304" w14:textId="112D3CBE" w:rsidR="00073837" w:rsidRPr="00D01022" w:rsidDel="0046184F" w:rsidRDefault="00073837" w:rsidP="00073837">
            <w:pPr>
              <w:rPr>
                <w:ins w:id="143" w:author="Cristian Sbrolli" w:date="2020-12-04T22:13:00Z"/>
                <w:del w:id="144" w:author="Etion Pinari [2]" w:date="2020-12-06T20:18:00Z"/>
                <w:rStyle w:val="SubtleEmphasis"/>
                <w:i w:val="0"/>
                <w:iCs w:val="0"/>
                <w:szCs w:val="24"/>
              </w:rPr>
            </w:pPr>
            <w:ins w:id="145" w:author="Cristian Sbrolli" w:date="2020-12-04T22:13:00Z">
              <w:del w:id="146" w:author="Etion Pinari [2]" w:date="2020-12-06T20:18:00Z">
                <w:r w:rsidDel="0046184F">
                  <w:rPr>
                    <w:rStyle w:val="SubtleEmphasis"/>
                    <w:i w:val="0"/>
                    <w:iCs w:val="0"/>
                    <w:szCs w:val="24"/>
                  </w:rPr>
                  <w:delText>G</w:delText>
                </w:r>
              </w:del>
            </w:ins>
            <w:ins w:id="147" w:author="Cristian Sbrolli" w:date="2020-12-04T22:14:00Z">
              <w:del w:id="148" w:author="Etion Pinari [2]" w:date="2020-12-06T20:18:00Z">
                <w:r w:rsidDel="0046184F">
                  <w:rPr>
                    <w:rStyle w:val="SubtleEmphasis"/>
                    <w:i w:val="0"/>
                    <w:iCs w:val="0"/>
                    <w:szCs w:val="24"/>
                  </w:rPr>
                  <w:delText>8</w:delText>
                </w:r>
              </w:del>
            </w:ins>
          </w:p>
        </w:tc>
        <w:tc>
          <w:tcPr>
            <w:tcW w:w="8400" w:type="dxa"/>
          </w:tcPr>
          <w:p w14:paraId="11DED5E9" w14:textId="0F7FF20F" w:rsidR="00073837" w:rsidRPr="00D01022" w:rsidDel="0046184F" w:rsidRDefault="00073837" w:rsidP="00073837">
            <w:pPr>
              <w:rPr>
                <w:ins w:id="149" w:author="Cristian Sbrolli" w:date="2020-12-04T22:13:00Z"/>
                <w:del w:id="150" w:author="Etion Pinari [2]" w:date="2020-12-06T20:18:00Z"/>
                <w:rStyle w:val="SubtleEmphasis"/>
                <w:i w:val="0"/>
                <w:iCs w:val="0"/>
                <w:szCs w:val="24"/>
              </w:rPr>
            </w:pPr>
            <w:ins w:id="151" w:author="Cristian Sbrolli" w:date="2020-12-04T22:15:00Z">
              <w:del w:id="152" w:author="Etion Pinari [2]" w:date="2020-12-06T12:21:00Z">
                <w:r w:rsidDel="00476A43">
                  <w:rPr>
                    <w:rStyle w:val="SubtleEmphasis"/>
                    <w:i w:val="0"/>
                    <w:iCs w:val="0"/>
                    <w:szCs w:val="24"/>
                  </w:rPr>
                  <w:delText>Users</w:delText>
                </w:r>
              </w:del>
              <w:del w:id="153" w:author="Etion Pinari [2]" w:date="2020-12-06T20:18:00Z">
                <w:r w:rsidDel="0046184F">
                  <w:rPr>
                    <w:rStyle w:val="SubtleEmphasis"/>
                    <w:i w:val="0"/>
                    <w:iCs w:val="0"/>
                    <w:szCs w:val="24"/>
                  </w:rPr>
                  <w:delText xml:space="preserve"> that </w:delText>
                </w:r>
              </w:del>
            </w:ins>
            <w:ins w:id="154" w:author="Cristian Sbrolli" w:date="2020-12-04T22:17:00Z">
              <w:del w:id="155" w:author="Etion Pinari [2]" w:date="2020-12-06T20:18:00Z">
                <w:r w:rsidDel="0046184F">
                  <w:rPr>
                    <w:rStyle w:val="SubtleEmphasis"/>
                    <w:i w:val="0"/>
                    <w:iCs w:val="0"/>
                    <w:szCs w:val="24"/>
                  </w:rPr>
                  <w:delText>do not</w:delText>
                </w:r>
              </w:del>
            </w:ins>
            <w:ins w:id="156" w:author="Cristian Sbrolli" w:date="2020-12-04T22:15:00Z">
              <w:del w:id="157" w:author="Etion Pinari [2]" w:date="2020-12-06T20:18:00Z">
                <w:r w:rsidDel="0046184F">
                  <w:rPr>
                    <w:rStyle w:val="SubtleEmphasis"/>
                    <w:i w:val="0"/>
                    <w:iCs w:val="0"/>
                    <w:szCs w:val="24"/>
                  </w:rPr>
                  <w:delText xml:space="preserve"> use the app sho</w:delText>
                </w:r>
              </w:del>
            </w:ins>
            <w:ins w:id="158" w:author="Cristian Sbrolli" w:date="2020-12-04T22:16:00Z">
              <w:del w:id="159" w:author="Etion Pinari [2]" w:date="2020-12-06T20:18:00Z">
                <w:r w:rsidDel="0046184F">
                  <w:rPr>
                    <w:rStyle w:val="SubtleEmphasis"/>
                    <w:i w:val="0"/>
                    <w:iCs w:val="0"/>
                    <w:szCs w:val="24"/>
                  </w:rPr>
                  <w:delText xml:space="preserve">uld be able to shop </w:delText>
                </w:r>
              </w:del>
            </w:ins>
            <w:ins w:id="160" w:author="Cristian Sbrolli" w:date="2020-12-04T22:24:00Z">
              <w:del w:id="161" w:author="Etion Pinari [2]" w:date="2020-12-06T20:18:00Z">
                <w:r w:rsidDel="0046184F">
                  <w:rPr>
                    <w:rStyle w:val="SubtleEmphasis"/>
                    <w:i w:val="0"/>
                    <w:iCs w:val="0"/>
                    <w:szCs w:val="24"/>
                  </w:rPr>
                  <w:delText xml:space="preserve">without standing in queue in </w:delText>
                </w:r>
                <w:r w:rsidRPr="0046184F" w:rsidDel="0046184F">
                  <w:rPr>
                    <w:rPrChange w:id="162" w:author="Etion Pinari [2]" w:date="2020-12-06T20:18:00Z">
                      <w:rPr>
                        <w:rStyle w:val="SubtleEmphasis"/>
                        <w:i w:val="0"/>
                        <w:iCs w:val="0"/>
                        <w:szCs w:val="24"/>
                      </w:rPr>
                    </w:rPrChange>
                  </w:rPr>
                  <w:delText>front</w:delText>
                </w:r>
                <w:r w:rsidDel="0046184F">
                  <w:rPr>
                    <w:rStyle w:val="SubtleEmphasis"/>
                    <w:i w:val="0"/>
                    <w:iCs w:val="0"/>
                    <w:szCs w:val="24"/>
                  </w:rPr>
                  <w:delText xml:space="preserve"> of the store</w:delText>
                </w:r>
              </w:del>
            </w:ins>
            <w:ins w:id="163" w:author="Cristian Sbrolli" w:date="2020-12-04T22:25:00Z">
              <w:del w:id="164" w:author="Etion Pinari [2]" w:date="2020-12-06T20:18:00Z">
                <w:r w:rsidDel="0046184F">
                  <w:rPr>
                    <w:rStyle w:val="SubtleEmphasis"/>
                    <w:i w:val="0"/>
                    <w:iCs w:val="0"/>
                    <w:szCs w:val="24"/>
                  </w:rPr>
                  <w:delText>.</w:delText>
                </w:r>
              </w:del>
            </w:ins>
          </w:p>
        </w:tc>
      </w:tr>
    </w:tbl>
    <w:p w14:paraId="25D466A7" w14:textId="77777777" w:rsidR="004909D9" w:rsidRDefault="004909D9">
      <w:pPr>
        <w:ind w:left="720" w:firstLine="720"/>
        <w:rPr>
          <w:rFonts w:eastAsia="Bell MT" w:cs="Bell MT"/>
          <w:szCs w:val="24"/>
        </w:rPr>
      </w:pPr>
    </w:p>
    <w:p w14:paraId="71FE9882" w14:textId="00CE4C25" w:rsidR="370E1471" w:rsidRDefault="370E1471" w:rsidP="00D01022">
      <w:pPr>
        <w:ind w:firstLine="720"/>
        <w:rPr>
          <w:rFonts w:eastAsia="Bell MT" w:cs="Bell MT"/>
          <w:szCs w:val="24"/>
        </w:rPr>
      </w:pPr>
      <w:r w:rsidRPr="00D01022">
        <w:rPr>
          <w:rFonts w:eastAsia="Bell MT" w:cs="Bell MT"/>
          <w:szCs w:val="24"/>
        </w:rPr>
        <w:t>A</w:t>
      </w:r>
      <w:r w:rsidR="00D1562B">
        <w:rPr>
          <w:rFonts w:eastAsia="Bell MT" w:cs="Bell MT"/>
          <w:szCs w:val="24"/>
        </w:rPr>
        <w:t>s</w:t>
      </w:r>
      <w:r w:rsidRPr="00D01022">
        <w:rPr>
          <w:rFonts w:eastAsia="Bell MT" w:cs="Bell MT"/>
          <w:szCs w:val="24"/>
        </w:rPr>
        <w:t xml:space="preserve"> subgoal</w:t>
      </w:r>
      <w:r w:rsidR="00D1562B">
        <w:rPr>
          <w:rFonts w:eastAsia="Bell MT" w:cs="Bell MT"/>
          <w:szCs w:val="24"/>
        </w:rPr>
        <w:t>s</w:t>
      </w:r>
      <w:r w:rsidRPr="699595DC">
        <w:rPr>
          <w:rFonts w:eastAsia="Bell MT" w:cs="Bell MT"/>
          <w:szCs w:val="24"/>
        </w:rPr>
        <w:t xml:space="preserve"> of these </w:t>
      </w:r>
      <w:r w:rsidR="00D1562B">
        <w:rPr>
          <w:rFonts w:eastAsia="Bell MT" w:cs="Bell MT"/>
          <w:szCs w:val="24"/>
        </w:rPr>
        <w:t xml:space="preserve">last </w:t>
      </w:r>
      <w:del w:id="165" w:author="Etion Pinari [2]" w:date="2020-12-06T12:21:00Z">
        <w:r w:rsidRPr="699595DC" w:rsidDel="00476A43">
          <w:rPr>
            <w:rFonts w:eastAsia="Bell MT" w:cs="Bell MT"/>
            <w:szCs w:val="24"/>
          </w:rPr>
          <w:delText xml:space="preserve">two </w:delText>
        </w:r>
      </w:del>
      <w:ins w:id="166" w:author="Etion Pinari [2]" w:date="2020-12-06T21:01:00Z">
        <w:r w:rsidR="00BB6F98">
          <w:rPr>
            <w:rFonts w:eastAsia="Bell MT" w:cs="Bell MT"/>
            <w:szCs w:val="24"/>
          </w:rPr>
          <w:t>two</w:t>
        </w:r>
      </w:ins>
      <w:ins w:id="167" w:author="Etion Pinari [2]" w:date="2020-12-06T12:21:00Z">
        <w:r w:rsidR="00476A43" w:rsidRPr="699595DC">
          <w:rPr>
            <w:rFonts w:eastAsia="Bell MT" w:cs="Bell MT"/>
            <w:szCs w:val="24"/>
          </w:rPr>
          <w:t xml:space="preserve"> </w:t>
        </w:r>
      </w:ins>
      <w:r w:rsidRPr="699595DC">
        <w:rPr>
          <w:rFonts w:eastAsia="Bell MT" w:cs="Bell MT"/>
          <w:szCs w:val="24"/>
        </w:rPr>
        <w:t xml:space="preserve">goals </w:t>
      </w:r>
      <w:r w:rsidR="00D1562B">
        <w:rPr>
          <w:rFonts w:eastAsia="Bell MT" w:cs="Bell MT"/>
          <w:szCs w:val="24"/>
        </w:rPr>
        <w:t xml:space="preserve">we </w:t>
      </w:r>
      <w:r w:rsidRPr="699595DC">
        <w:rPr>
          <w:rFonts w:eastAsia="Bell MT" w:cs="Bell MT"/>
          <w:szCs w:val="24"/>
        </w:rPr>
        <w:t xml:space="preserve">would </w:t>
      </w:r>
      <w:r w:rsidR="00D1562B">
        <w:rPr>
          <w:rFonts w:eastAsia="Bell MT" w:cs="Bell MT"/>
          <w:szCs w:val="24"/>
        </w:rPr>
        <w:t>hav</w:t>
      </w:r>
      <w:r w:rsidRPr="699595DC">
        <w:rPr>
          <w:rFonts w:eastAsia="Bell MT" w:cs="Bell MT"/>
          <w:szCs w:val="24"/>
        </w:rPr>
        <w:t>e:</w:t>
      </w:r>
    </w:p>
    <w:p w14:paraId="3FFCD427" w14:textId="68CABE21" w:rsidR="370E1471" w:rsidDel="00073837" w:rsidRDefault="370E1471">
      <w:pPr>
        <w:ind w:left="720" w:firstLine="720"/>
        <w:rPr>
          <w:del w:id="168" w:author="Cristian Sbrolli" w:date="2020-12-04T22:20:00Z"/>
          <w:rFonts w:eastAsia="Bell MT" w:cs="Bell MT"/>
          <w:szCs w:val="24"/>
        </w:rPr>
      </w:pPr>
      <w:r w:rsidRPr="699595DC">
        <w:rPr>
          <w:rFonts w:eastAsia="Bell MT" w:cs="Bell MT"/>
          <w:szCs w:val="24"/>
        </w:rPr>
        <w:t>Sub-</w:t>
      </w:r>
      <w:del w:id="169" w:author="Etion Pinari [2]" w:date="2020-12-06T12:23:00Z">
        <w:r w:rsidRPr="699595DC" w:rsidDel="00073837">
          <w:rPr>
            <w:rFonts w:eastAsia="Bell MT" w:cs="Bell MT"/>
            <w:szCs w:val="24"/>
          </w:rPr>
          <w:delText>G</w:delText>
        </w:r>
        <w:r w:rsidR="0010361F" w:rsidDel="00073837">
          <w:rPr>
            <w:rFonts w:eastAsia="Bell MT" w:cs="Bell MT"/>
            <w:szCs w:val="24"/>
          </w:rPr>
          <w:delText>8</w:delText>
        </w:r>
      </w:del>
      <w:ins w:id="170" w:author="Etion Pinari [2]" w:date="2020-12-06T12:23:00Z">
        <w:r w:rsidR="00073837" w:rsidRPr="699595DC">
          <w:rPr>
            <w:rFonts w:eastAsia="Bell MT" w:cs="Bell MT"/>
            <w:szCs w:val="24"/>
          </w:rPr>
          <w:t>G</w:t>
        </w:r>
      </w:ins>
      <w:ins w:id="171" w:author="Etion Pinari [2]" w:date="2020-12-06T20:19:00Z">
        <w:r w:rsidR="0046184F">
          <w:rPr>
            <w:rFonts w:eastAsia="Bell MT" w:cs="Bell MT"/>
            <w:szCs w:val="24"/>
          </w:rPr>
          <w:t>8</w:t>
        </w:r>
      </w:ins>
      <w:r w:rsidRPr="699595DC">
        <w:rPr>
          <w:rFonts w:eastAsia="Bell MT" w:cs="Bell MT"/>
          <w:szCs w:val="24"/>
        </w:rPr>
        <w:t xml:space="preserve">: “The ability to know which stores are available to go to, </w:t>
      </w:r>
      <w:del w:id="172" w:author="Etion Pinari [2]" w:date="2020-12-08T10:12:00Z">
        <w:r w:rsidRPr="699595DC" w:rsidDel="000812D5">
          <w:rPr>
            <w:rFonts w:eastAsia="Bell MT" w:cs="Bell MT"/>
            <w:szCs w:val="24"/>
          </w:rPr>
          <w:delText>at any moment</w:delText>
        </w:r>
      </w:del>
      <w:ins w:id="173" w:author="Etion Pinari [2]" w:date="2020-12-08T10:12:00Z">
        <w:r w:rsidR="000812D5">
          <w:rPr>
            <w:rFonts w:eastAsia="Bell MT" w:cs="Bell MT"/>
            <w:szCs w:val="24"/>
          </w:rPr>
          <w:t>on request</w:t>
        </w:r>
      </w:ins>
      <w:r w:rsidRPr="699595DC">
        <w:rPr>
          <w:rFonts w:eastAsia="Bell MT" w:cs="Bell MT"/>
          <w:szCs w:val="24"/>
        </w:rPr>
        <w:t>.</w:t>
      </w:r>
      <w:ins w:id="174" w:author="Etion Pinari [2]" w:date="2020-12-06T12:23:00Z">
        <w:r w:rsidR="00073837">
          <w:rPr>
            <w:rFonts w:eastAsia="Bell MT" w:cs="Bell MT"/>
            <w:szCs w:val="24"/>
          </w:rPr>
          <w:t>”</w:t>
        </w:r>
      </w:ins>
      <w:del w:id="175" w:author="Etion Pinari [2]" w:date="2020-12-06T12:23:00Z">
        <w:r w:rsidRPr="699595DC" w:rsidDel="00073837">
          <w:rPr>
            <w:rFonts w:eastAsia="Bell MT" w:cs="Bell MT"/>
            <w:szCs w:val="24"/>
          </w:rPr>
          <w:delText>”</w:delText>
        </w:r>
      </w:del>
    </w:p>
    <w:p w14:paraId="54AFD19C" w14:textId="551DEEED" w:rsidR="00073837" w:rsidRDefault="00073837" w:rsidP="699595DC">
      <w:pPr>
        <w:ind w:left="720" w:firstLine="720"/>
        <w:rPr>
          <w:ins w:id="176" w:author="Etion Pinari [2]" w:date="2020-12-06T12:22:00Z"/>
          <w:rFonts w:eastAsia="Bell MT" w:cs="Bell MT"/>
          <w:szCs w:val="24"/>
        </w:rPr>
      </w:pPr>
    </w:p>
    <w:p w14:paraId="7863D415" w14:textId="485C3B0E" w:rsidR="00073837" w:rsidRDefault="00073837" w:rsidP="00073837">
      <w:pPr>
        <w:ind w:left="1440"/>
        <w:rPr>
          <w:ins w:id="177" w:author="Etion Pinari [2]" w:date="2020-12-08T10:10:00Z"/>
          <w:rStyle w:val="SubtleEmphasis"/>
          <w:i w:val="0"/>
          <w:iCs w:val="0"/>
          <w:szCs w:val="24"/>
        </w:rPr>
      </w:pPr>
      <w:ins w:id="178" w:author="Etion Pinari [2]" w:date="2020-12-06T12:22:00Z">
        <w:r>
          <w:rPr>
            <w:rFonts w:eastAsia="Bell MT" w:cs="Bell MT"/>
            <w:szCs w:val="24"/>
          </w:rPr>
          <w:t>Sub-G</w:t>
        </w:r>
      </w:ins>
      <w:ins w:id="179" w:author="Etion Pinari [2]" w:date="2020-12-06T20:19:00Z">
        <w:r w:rsidR="0046184F">
          <w:rPr>
            <w:rFonts w:eastAsia="Bell MT" w:cs="Bell MT"/>
            <w:szCs w:val="24"/>
          </w:rPr>
          <w:t>9</w:t>
        </w:r>
      </w:ins>
      <w:ins w:id="180" w:author="Etion Pinari [2]" w:date="2020-12-06T12:22:00Z">
        <w:r>
          <w:rPr>
            <w:rFonts w:eastAsia="Bell MT" w:cs="Bell MT"/>
            <w:szCs w:val="24"/>
          </w:rPr>
          <w:t>: “</w:t>
        </w:r>
      </w:ins>
      <w:ins w:id="181" w:author="Etion Pinari [2]" w:date="2020-12-08T10:11:00Z">
        <w:r w:rsidR="000812D5" w:rsidRPr="008750D2">
          <w:rPr>
            <w:rStyle w:val="SubtleEmphasis"/>
            <w:i w:val="0"/>
            <w:iCs w:val="0"/>
            <w:szCs w:val="24"/>
          </w:rPr>
          <w:t>Customers should be suggested different available stores to go to, if their requested one has no available spaces</w:t>
        </w:r>
      </w:ins>
      <w:ins w:id="182" w:author="Etion Pinari [2]" w:date="2020-12-06T12:22:00Z">
        <w:r>
          <w:rPr>
            <w:rStyle w:val="SubtleEmphasis"/>
            <w:i w:val="0"/>
            <w:iCs w:val="0"/>
            <w:szCs w:val="24"/>
          </w:rPr>
          <w:t>.”</w:t>
        </w:r>
      </w:ins>
    </w:p>
    <w:p w14:paraId="6C835BF4" w14:textId="087090D9" w:rsidR="000812D5" w:rsidRDefault="000812D5" w:rsidP="00073837">
      <w:pPr>
        <w:ind w:left="1440"/>
        <w:rPr>
          <w:ins w:id="183" w:author="Etion Pinari [2]" w:date="2020-12-06T12:23:00Z"/>
          <w:rStyle w:val="SubtleEmphasis"/>
          <w:i w:val="0"/>
          <w:iCs w:val="0"/>
          <w:szCs w:val="24"/>
        </w:rPr>
      </w:pPr>
      <w:ins w:id="184" w:author="Etion Pinari [2]" w:date="2020-12-08T10:10:00Z">
        <w:r>
          <w:rPr>
            <w:rStyle w:val="SubtleEmphasis"/>
            <w:i w:val="0"/>
            <w:iCs w:val="0"/>
            <w:szCs w:val="24"/>
          </w:rPr>
          <w:t>Sub-G</w:t>
        </w:r>
      </w:ins>
      <w:ins w:id="185" w:author="Etion Pinari [2]" w:date="2020-12-08T10:11:00Z">
        <w:r>
          <w:rPr>
            <w:rStyle w:val="SubtleEmphasis"/>
            <w:i w:val="0"/>
            <w:iCs w:val="0"/>
            <w:szCs w:val="24"/>
          </w:rPr>
          <w:t>10: “Customers</w:t>
        </w:r>
      </w:ins>
      <w:ins w:id="186" w:author="Etion Pinari [2]" w:date="2020-12-08T10:12:00Z">
        <w:r>
          <w:rPr>
            <w:rStyle w:val="SubtleEmphasis"/>
            <w:i w:val="0"/>
            <w:iCs w:val="0"/>
            <w:szCs w:val="24"/>
          </w:rPr>
          <w:t xml:space="preserve"> should be notified when they need to leave their location to reach</w:t>
        </w:r>
      </w:ins>
      <w:ins w:id="187" w:author="Etion Pinari [2]" w:date="2020-12-08T10:13:00Z">
        <w:r>
          <w:rPr>
            <w:rStyle w:val="SubtleEmphasis"/>
            <w:i w:val="0"/>
            <w:iCs w:val="0"/>
            <w:szCs w:val="24"/>
          </w:rPr>
          <w:t xml:space="preserve"> the </w:t>
        </w:r>
        <w:proofErr w:type="gramStart"/>
        <w:r>
          <w:rPr>
            <w:rStyle w:val="SubtleEmphasis"/>
            <w:i w:val="0"/>
            <w:iCs w:val="0"/>
            <w:szCs w:val="24"/>
          </w:rPr>
          <w:t>store</w:t>
        </w:r>
        <w:proofErr w:type="gramEnd"/>
        <w:r>
          <w:rPr>
            <w:rStyle w:val="SubtleEmphasis"/>
            <w:i w:val="0"/>
            <w:iCs w:val="0"/>
            <w:szCs w:val="24"/>
          </w:rPr>
          <w:t xml:space="preserve"> they have an appointment to.”</w:t>
        </w:r>
      </w:ins>
    </w:p>
    <w:p w14:paraId="27B4AF69" w14:textId="77777777" w:rsidR="00073837" w:rsidRDefault="00073837">
      <w:pPr>
        <w:ind w:left="1440"/>
        <w:rPr>
          <w:ins w:id="188" w:author="Etion Pinari [2]" w:date="2020-12-06T12:21:00Z"/>
          <w:rFonts w:eastAsia="Bell MT" w:cs="Bell MT"/>
          <w:szCs w:val="24"/>
        </w:rPr>
        <w:pPrChange w:id="189" w:author="Etion Pinari [2]" w:date="2020-12-06T12:22:00Z">
          <w:pPr>
            <w:ind w:left="720" w:firstLine="720"/>
          </w:pPr>
        </w:pPrChange>
      </w:pPr>
    </w:p>
    <w:p w14:paraId="277F0EFC" w14:textId="3176BB5E" w:rsidR="00434F51" w:rsidDel="00D25FDB" w:rsidRDefault="00D1562B" w:rsidP="00D01022">
      <w:pPr>
        <w:ind w:left="1440"/>
        <w:rPr>
          <w:del w:id="190" w:author="Cristian Sbrolli" w:date="2020-12-04T22:20:00Z"/>
          <w:rFonts w:eastAsia="Bell MT" w:cs="Bell MT"/>
          <w:szCs w:val="24"/>
        </w:rPr>
      </w:pPr>
      <w:del w:id="191"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192"/>
        <w:r w:rsidR="00A65C96" w:rsidRPr="00A65C96" w:rsidDel="00D25FDB">
          <w:rPr>
            <w:rFonts w:eastAsia="Bell MT" w:cs="Bell MT"/>
            <w:szCs w:val="24"/>
          </w:rPr>
          <w:delText>requested</w:delText>
        </w:r>
        <w:commentRangeEnd w:id="192"/>
        <w:r w:rsidR="006D2584" w:rsidDel="00D25FDB">
          <w:rPr>
            <w:rStyle w:val="CommentReference"/>
          </w:rPr>
          <w:commentReference w:id="192"/>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193" w:author="Cristian Sbrolli" w:date="2020-12-04T22:20:00Z">
          <w:pPr/>
        </w:pPrChange>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i w:val="0"/>
          <w:iCs w:val="0"/>
          <w:sz w:val="28"/>
          <w:szCs w:val="28"/>
        </w:rPr>
      </w:pPr>
      <w:r w:rsidRPr="00923D58">
        <w:rPr>
          <w:rStyle w:val="SubtleEmphasis"/>
          <w:i w:val="0"/>
          <w:iCs w:val="0"/>
          <w:sz w:val="32"/>
          <w:szCs w:val="32"/>
        </w:rPr>
        <w:t>Scope</w:t>
      </w:r>
    </w:p>
    <w:p w14:paraId="283DBFC8" w14:textId="75EFEE4D"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proofErr w:type="spellStart"/>
      <w:r w:rsidRPr="00D01022">
        <w:rPr>
          <w:rStyle w:val="SubtleEmphasis"/>
          <w:i w:val="0"/>
          <w:iCs w:val="0"/>
          <w:szCs w:val="24"/>
        </w:rPr>
        <w:t>behaviour</w:t>
      </w:r>
      <w:proofErr w:type="spellEnd"/>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2,W6,W7)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i w:val="0"/>
          <w:iCs w:val="0"/>
          <w:sz w:val="32"/>
          <w:szCs w:val="32"/>
        </w:rPr>
      </w:pPr>
      <w:r w:rsidRPr="00923D58">
        <w:rPr>
          <w:rStyle w:val="SubtleEmphasis"/>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W1</w:t>
            </w:r>
          </w:p>
        </w:tc>
        <w:tc>
          <w:tcPr>
            <w:tcW w:w="4472" w:type="pct"/>
          </w:tcPr>
          <w:p w14:paraId="499AEB9D"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W3</w:t>
            </w:r>
          </w:p>
        </w:tc>
        <w:tc>
          <w:tcPr>
            <w:tcW w:w="4472" w:type="pct"/>
          </w:tcPr>
          <w:p w14:paraId="25F5801F"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W4</w:t>
            </w:r>
          </w:p>
        </w:tc>
        <w:tc>
          <w:tcPr>
            <w:tcW w:w="4472" w:type="pct"/>
          </w:tcPr>
          <w:p w14:paraId="4A690233"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W5</w:t>
            </w:r>
          </w:p>
        </w:tc>
        <w:tc>
          <w:tcPr>
            <w:tcW w:w="4472" w:type="pct"/>
          </w:tcPr>
          <w:p w14:paraId="69DF473F"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W6</w:t>
            </w:r>
          </w:p>
        </w:tc>
        <w:tc>
          <w:tcPr>
            <w:tcW w:w="4472" w:type="pct"/>
          </w:tcPr>
          <w:p w14:paraId="3A78CF95" w14:textId="77777777" w:rsidR="001C30C0" w:rsidRPr="00AD455D" w:rsidRDefault="001C30C0"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ListParagraph"/>
              <w:ind w:left="0"/>
              <w:jc w:val="center"/>
              <w:rPr>
                <w:rStyle w:val="SubtleEmphasis"/>
                <w:b/>
                <w:bCs w:val="0"/>
                <w:i w:val="0"/>
                <w:iCs w:val="0"/>
                <w:szCs w:val="24"/>
              </w:rPr>
            </w:pPr>
            <w:r>
              <w:rPr>
                <w:rStyle w:val="SubtleEmphasis"/>
                <w:b/>
                <w:bCs w:val="0"/>
                <w:i w:val="0"/>
                <w:iCs w:val="0"/>
                <w:szCs w:val="24"/>
              </w:rPr>
              <w:t>W7</w:t>
            </w:r>
          </w:p>
        </w:tc>
        <w:tc>
          <w:tcPr>
            <w:tcW w:w="4472" w:type="pct"/>
          </w:tcPr>
          <w:p w14:paraId="4537BAD3" w14:textId="77777777" w:rsidR="001C30C0" w:rsidRDefault="001C30C0"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64FF2D1C" w14:textId="37F2F289" w:rsidR="003D51FB" w:rsidRPr="00923D58" w:rsidRDefault="001C30C0" w:rsidP="00D01022">
      <w:pPr>
        <w:pStyle w:val="ListParagraph"/>
        <w:numPr>
          <w:ilvl w:val="0"/>
          <w:numId w:val="36"/>
        </w:numPr>
        <w:spacing w:line="240" w:lineRule="auto"/>
        <w:jc w:val="both"/>
        <w:rPr>
          <w:rStyle w:val="SubtleEmphasis"/>
          <w:i w:val="0"/>
          <w:iCs w:val="0"/>
          <w:sz w:val="32"/>
          <w:szCs w:val="32"/>
        </w:rPr>
      </w:pPr>
      <w:r>
        <w:rPr>
          <w:rStyle w:val="SubtleEmphasis"/>
          <w:i w:val="0"/>
          <w:iCs w:val="0"/>
          <w:sz w:val="32"/>
          <w:szCs w:val="32"/>
        </w:rPr>
        <w:t xml:space="preserve"> </w:t>
      </w:r>
      <w:r w:rsidR="003D51FB">
        <w:rPr>
          <w:rStyle w:val="SubtleEmphasis"/>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Turnstile opens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Turnstile closes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rPr>
          <w:ins w:id="194" w:author="Etion Pinari [2]"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ins w:id="195" w:author="Etion Pinari [2]" w:date="2020-12-07T19:26:00Z"/>
                <w:rStyle w:val="SubtleEmphasis"/>
                <w:i w:val="0"/>
                <w:iCs w:val="0"/>
                <w:szCs w:val="24"/>
              </w:rPr>
            </w:pPr>
            <w:ins w:id="196" w:author="Etion Pinari [2]" w:date="2020-12-07T19:26:00Z">
              <w:r>
                <w:rPr>
                  <w:rStyle w:val="SubtleEmphasis"/>
                  <w:i w:val="0"/>
                  <w:iCs w:val="0"/>
                  <w:szCs w:val="24"/>
                </w:rPr>
                <w:t>S13</w:t>
              </w:r>
            </w:ins>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ins w:id="197" w:author="Etion Pinari [2]" w:date="2020-12-07T19:26:00Z"/>
                <w:rStyle w:val="SubtleEmphasis"/>
                <w:i w:val="0"/>
                <w:iCs w:val="0"/>
                <w:sz w:val="28"/>
                <w:szCs w:val="28"/>
              </w:rPr>
            </w:pPr>
            <w:ins w:id="198" w:author="Etion Pinari [2]" w:date="2020-12-07T19:27:00Z">
              <w:r>
                <w:rPr>
                  <w:rStyle w:val="SubtleEmphasis"/>
                  <w:i w:val="0"/>
                  <w:iCs w:val="0"/>
                  <w:sz w:val="28"/>
                  <w:szCs w:val="28"/>
                </w:rPr>
                <w:t>User pushes turnstile</w:t>
              </w:r>
            </w:ins>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199" w:author="Etion Pinari [2]" w:date="2020-12-07T19:26:00Z"/>
                <w:rStyle w:val="SubtleEmphasis"/>
                <w:i w:val="0"/>
                <w:iCs w:val="0"/>
                <w:szCs w:val="24"/>
              </w:rPr>
            </w:pPr>
            <w:ins w:id="200" w:author="Etion Pinari [2]" w:date="2020-12-07T19:27:00Z">
              <w:r>
                <w:rPr>
                  <w:rStyle w:val="SubtleEmphasis"/>
                  <w:i w:val="0"/>
                  <w:iCs w:val="0"/>
                  <w:szCs w:val="24"/>
                </w:rPr>
                <w:t>World</w:t>
              </w:r>
            </w:ins>
          </w:p>
        </w:tc>
      </w:tr>
    </w:tbl>
    <w:p w14:paraId="1EB15298" w14:textId="77777777" w:rsidR="003D51FB" w:rsidRPr="003D51FB" w:rsidDel="00BF6B03" w:rsidRDefault="003D51FB" w:rsidP="00923D58">
      <w:pPr>
        <w:spacing w:line="240" w:lineRule="auto"/>
        <w:jc w:val="both"/>
        <w:rPr>
          <w:del w:id="201" w:author="Etion Pinari [2]" w:date="2020-12-07T19:26:00Z"/>
          <w:rStyle w:val="SubtleEmphasis"/>
          <w:i w:val="0"/>
          <w:iCs w:val="0"/>
          <w:sz w:val="28"/>
          <w:szCs w:val="28"/>
        </w:rPr>
      </w:pPr>
    </w:p>
    <w:p w14:paraId="01B1B955" w14:textId="1A1FB265" w:rsidR="003D51FB" w:rsidDel="00BF6B03" w:rsidRDefault="003D51FB" w:rsidP="008B1B38">
      <w:pPr>
        <w:pStyle w:val="ListParagraph"/>
        <w:rPr>
          <w:del w:id="202" w:author="Etion Pinari [2]" w:date="2020-12-07T19:26:00Z"/>
          <w:color w:val="000000"/>
          <w:shd w:val="clear" w:color="auto" w:fill="FFFFFF"/>
        </w:rPr>
      </w:pPr>
    </w:p>
    <w:p w14:paraId="4D0B8F3B" w14:textId="4F82A04D" w:rsidR="003D51FB" w:rsidDel="00BF6B03" w:rsidRDefault="003D51FB" w:rsidP="008B1B38">
      <w:pPr>
        <w:pStyle w:val="ListParagraph"/>
        <w:rPr>
          <w:del w:id="203" w:author="Etion Pinari [2]" w:date="2020-12-07T19:26:00Z"/>
          <w:color w:val="000000"/>
          <w:shd w:val="clear" w:color="auto" w:fill="FFFFFF"/>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i w:val="0"/>
          <w:iCs w:val="0"/>
          <w:szCs w:val="24"/>
        </w:rPr>
      </w:pPr>
      <w:r w:rsidRPr="00923D58">
        <w:rPr>
          <w:rStyle w:val="SubtleEmphasis"/>
          <w:i w:val="0"/>
          <w:iCs w:val="0"/>
          <w:sz w:val="32"/>
          <w:szCs w:val="32"/>
        </w:rPr>
        <w:lastRenderedPageBreak/>
        <w:t>Definitions, Acronyms, Abbreviations</w:t>
      </w:r>
      <w:r w:rsidRPr="00923D58">
        <w:rPr>
          <w:rStyle w:val="SubtleEmphasis"/>
          <w:i w:val="0"/>
          <w:iCs w:val="0"/>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204"/>
      <w:r w:rsidRPr="00923D58">
        <w:rPr>
          <w:rStyle w:val="SubtleEmphasis"/>
          <w:i w:val="0"/>
          <w:iCs w:val="0"/>
          <w:szCs w:val="24"/>
        </w:rPr>
        <w:t>Ticket</w:t>
      </w:r>
      <w:commentRangeEnd w:id="204"/>
      <w:r w:rsidRPr="00923D58">
        <w:rPr>
          <w:rStyle w:val="CommentReference"/>
        </w:rPr>
        <w:commentReference w:id="204"/>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331FA874" w:rsidR="7DEE8DD2" w:rsidRDefault="7DEE8DD2" w:rsidP="699595DC">
      <w:pPr>
        <w:spacing w:line="240" w:lineRule="auto"/>
        <w:ind w:left="720"/>
        <w:rPr>
          <w:rStyle w:val="SubtleEmphasis"/>
          <w:i w:val="0"/>
          <w:iCs w:val="0"/>
          <w:szCs w:val="24"/>
        </w:rPr>
      </w:pPr>
      <w:r w:rsidRPr="699595DC">
        <w:rPr>
          <w:rStyle w:val="SubtleEmphasis"/>
          <w:i w:val="0"/>
          <w:iCs w:val="0"/>
          <w:szCs w:val="24"/>
        </w:rPr>
        <w:t xml:space="preserve">Social distancing: the personal space </w:t>
      </w:r>
      <w:del w:id="205" w:author="Etion Pinari [2]" w:date="2020-12-08T11:14:00Z">
        <w:r w:rsidRPr="699595DC" w:rsidDel="00BD0790">
          <w:rPr>
            <w:rStyle w:val="SubtleEmphasis"/>
            <w:i w:val="0"/>
            <w:iCs w:val="0"/>
            <w:szCs w:val="24"/>
          </w:rPr>
          <w:delText xml:space="preserve">to </w:delText>
        </w:r>
      </w:del>
      <w:ins w:id="206" w:author="Etion Pinari [2]" w:date="2020-12-08T11:14:00Z">
        <w:r w:rsidR="00BD0790">
          <w:rPr>
            <w:rStyle w:val="SubtleEmphasis"/>
            <w:i w:val="0"/>
            <w:iCs w:val="0"/>
            <w:szCs w:val="24"/>
          </w:rPr>
          <w:t>of</w:t>
        </w:r>
        <w:r w:rsidR="00BD0790" w:rsidRPr="699595DC">
          <w:rPr>
            <w:rStyle w:val="SubtleEmphasis"/>
            <w:i w:val="0"/>
            <w:iCs w:val="0"/>
            <w:szCs w:val="24"/>
          </w:rPr>
          <w:t xml:space="preserve"> </w:t>
        </w:r>
      </w:ins>
      <w:r w:rsidRPr="699595DC">
        <w:rPr>
          <w:rStyle w:val="SubtleEmphasis"/>
          <w:i w:val="0"/>
          <w:iCs w:val="0"/>
          <w:szCs w:val="24"/>
        </w:rPr>
        <w:t>any single person as an area of radius</w:t>
      </w:r>
      <w:ins w:id="207" w:author="Etion Pinari [2]" w:date="2020-12-08T11:14:00Z">
        <w:r w:rsidR="00BD0790">
          <w:rPr>
            <w:rStyle w:val="SubtleEmphasis"/>
            <w:i w:val="0"/>
            <w:iCs w:val="0"/>
            <w:szCs w:val="24"/>
          </w:rPr>
          <w:t xml:space="preserve"> equal to</w:t>
        </w:r>
      </w:ins>
      <w:r w:rsidRPr="699595DC">
        <w:rPr>
          <w:rStyle w:val="SubtleEmphasis"/>
          <w:i w:val="0"/>
          <w:iCs w:val="0"/>
          <w:szCs w:val="24"/>
        </w:rPr>
        <w:t xml:space="preserve"> 1m</w:t>
      </w:r>
      <w:ins w:id="208" w:author="Etion Pinari [2]" w:date="2020-12-08T11:14:00Z">
        <w:r w:rsidR="00BD0790">
          <w:rPr>
            <w:rStyle w:val="SubtleEmphasis"/>
            <w:i w:val="0"/>
            <w:iCs w:val="0"/>
            <w:szCs w:val="24"/>
            <w:vertAlign w:val="superscript"/>
          </w:rPr>
          <w:t>2</w:t>
        </w:r>
      </w:ins>
      <w:r w:rsidRPr="699595DC">
        <w:rPr>
          <w:rStyle w:val="SubtleEmphasis"/>
          <w:i w:val="0"/>
          <w:iCs w:val="0"/>
          <w:szCs w:val="24"/>
        </w:rPr>
        <w:t>.</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47F152C2" w:rsidR="00CC2534" w:rsidRDefault="00CC2534">
      <w:pPr>
        <w:pStyle w:val="ListParagraph"/>
        <w:spacing w:line="240" w:lineRule="auto"/>
        <w:ind w:firstLine="720"/>
        <w:rPr>
          <w:ins w:id="209" w:author="Etion Pinari [2]" w:date="2020-12-06T20:50:00Z"/>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AD72B8E" w14:textId="262913A6" w:rsidR="00960A38" w:rsidRPr="00960A38" w:rsidRDefault="00960A38">
      <w:pPr>
        <w:pStyle w:val="ListParagraph"/>
        <w:spacing w:line="240" w:lineRule="auto"/>
        <w:ind w:firstLine="720"/>
        <w:rPr>
          <w:rStyle w:val="SubtleEmphasis"/>
          <w:i w:val="0"/>
          <w:iCs w:val="0"/>
          <w:szCs w:val="24"/>
        </w:rPr>
      </w:pPr>
      <w:ins w:id="210" w:author="Etion Pinari [2]" w:date="2020-12-06T20:50:00Z">
        <w:r>
          <w:rPr>
            <w:rStyle w:val="SubtleEmphasis"/>
            <w:i w:val="0"/>
            <w:iCs w:val="0"/>
            <w:szCs w:val="24"/>
          </w:rPr>
          <w:t>8</w:t>
        </w:r>
        <w:r w:rsidRPr="00960A38">
          <w:rPr>
            <w:rStyle w:val="SubtleEmphasis"/>
            <w:i w:val="0"/>
            <w:iCs w:val="0"/>
            <w:szCs w:val="24"/>
            <w:vertAlign w:val="superscript"/>
            <w:rPrChange w:id="211" w:author="Etion Pinari [2]" w:date="2020-12-06T20:50:00Z">
              <w:rPr>
                <w:rStyle w:val="SubtleEmphasis"/>
                <w:i w:val="0"/>
                <w:iCs w:val="0"/>
                <w:szCs w:val="24"/>
              </w:rPr>
            </w:rPrChange>
          </w:rPr>
          <w:t>th</w:t>
        </w:r>
        <w:r>
          <w:rPr>
            <w:rStyle w:val="SubtleEmphasis"/>
            <w:i w:val="0"/>
            <w:iCs w:val="0"/>
            <w:szCs w:val="24"/>
          </w:rPr>
          <w:t xml:space="preserve"> meeting: Added sections of Alloy code into the document</w:t>
        </w:r>
      </w:ins>
      <w:ins w:id="212" w:author="Etion Pinari [2]" w:date="2020-12-06T20:51:00Z">
        <w:r>
          <w:rPr>
            <w:rStyle w:val="SubtleEmphasis"/>
            <w:i w:val="0"/>
            <w:iCs w:val="0"/>
            <w:szCs w:val="24"/>
          </w:rPr>
          <w:br/>
          <w:t>Duration 1h</w:t>
        </w:r>
        <w:r>
          <w:rPr>
            <w:rStyle w:val="SubtleEmphasis"/>
            <w:i w:val="0"/>
            <w:iCs w:val="0"/>
            <w:szCs w:val="24"/>
          </w:rPr>
          <w:tab/>
          <w:t>06/12/2020</w:t>
        </w:r>
      </w:ins>
    </w:p>
    <w:p w14:paraId="137A23CD" w14:textId="77777777" w:rsidR="00CC2534" w:rsidRDefault="00CC2534" w:rsidP="00923D58">
      <w:pPr>
        <w:pStyle w:val="ListParagraph"/>
        <w:spacing w:line="240" w:lineRule="auto"/>
        <w:rPr>
          <w:rStyle w:val="SubtleEmphasis"/>
          <w:i w:val="0"/>
          <w:iCs w:val="0"/>
          <w:szCs w:val="24"/>
        </w:rPr>
      </w:pPr>
    </w:p>
    <w:p w14:paraId="79CA7E60" w14:textId="56AE0C0A" w:rsidR="001118E3" w:rsidRPr="00923D58" w:rsidRDefault="001118E3" w:rsidP="00923D58">
      <w:pPr>
        <w:pStyle w:val="ListParagraph"/>
        <w:spacing w:line="240" w:lineRule="auto"/>
        <w:rPr>
          <w:rStyle w:val="SubtleEmphasis"/>
          <w:i w:val="0"/>
          <w:iCs w:val="0"/>
          <w:sz w:val="28"/>
          <w:szCs w:val="28"/>
        </w:rPr>
      </w:pPr>
      <w:del w:id="213" w:author="Etion Pinari [2]" w:date="2020-12-06T20:51:00Z">
        <w:r w:rsidRPr="00923D58" w:rsidDel="00960A38">
          <w:rPr>
            <w:rStyle w:val="SubtleEmphasis"/>
            <w:i w:val="0"/>
            <w:iCs w:val="0"/>
            <w:szCs w:val="24"/>
          </w:rPr>
          <w:br/>
        </w:r>
      </w:del>
    </w:p>
    <w:p w14:paraId="012BF370" w14:textId="37D49EBB" w:rsidR="00CC2534" w:rsidRPr="00D01022" w:rsidRDefault="001118E3" w:rsidP="00CC2534">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w:t>
      </w:r>
      <w:r w:rsidRPr="00923D58">
        <w:rPr>
          <w:rStyle w:val="Heading1Char"/>
          <w:rFonts w:ascii="Bell MT" w:hAnsi="Bell MT"/>
          <w:sz w:val="24"/>
          <w:szCs w:val="24"/>
        </w:rPr>
        <w:t xml:space="preserve"> </w:t>
      </w: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proofErr w:type="gramStart"/>
      <w:r w:rsidRPr="00923D58">
        <w:rPr>
          <w:rStyle w:val="SubtleEmphasis"/>
          <w:i w:val="0"/>
          <w:iCs w:val="0"/>
          <w:szCs w:val="24"/>
        </w:rPr>
        <w:t>aliqua.Lorem</w:t>
      </w:r>
      <w:proofErr w:type="spellEnd"/>
      <w:proofErr w:type="gramEnd"/>
      <w:r w:rsidRPr="00923D58">
        <w:rPr>
          <w:rStyle w:val="SubtleEmphasis"/>
          <w:i w:val="0"/>
          <w:iCs w:val="0"/>
          <w:szCs w:val="24"/>
        </w:rPr>
        <w:t xml:space="preserve">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 xml:space="preserve">. </w:t>
      </w:r>
    </w:p>
    <w:p w14:paraId="3A221D73" w14:textId="1A507F43" w:rsidR="00434F51" w:rsidRDefault="00434F51" w:rsidP="00571C1D">
      <w:pPr>
        <w:spacing w:line="240" w:lineRule="auto"/>
        <w:rPr>
          <w:rStyle w:val="SubtleEmphasis"/>
          <w:i w:val="0"/>
          <w:iCs w:val="0"/>
          <w:szCs w:val="24"/>
        </w:rPr>
      </w:pPr>
    </w:p>
    <w:p w14:paraId="552C31A2" w14:textId="77777777" w:rsidR="00434F51" w:rsidDel="00960A38" w:rsidRDefault="00434F51">
      <w:pPr>
        <w:rPr>
          <w:del w:id="214" w:author="Etion Pinari [2]" w:date="2020-12-06T20:51:00Z"/>
          <w:rStyle w:val="SubtleEmphasis"/>
          <w:i w:val="0"/>
          <w:iCs w:val="0"/>
          <w:szCs w:val="24"/>
        </w:rPr>
      </w:pPr>
      <w:del w:id="215" w:author="Etion Pinari [2]" w:date="2020-12-06T20:51:00Z">
        <w:r w:rsidDel="00960A38">
          <w:rPr>
            <w:rStyle w:val="SubtleEmphasis"/>
            <w:i w:val="0"/>
            <w:iCs w:val="0"/>
            <w:szCs w:val="24"/>
          </w:rPr>
          <w:br w:type="page"/>
        </w:r>
      </w:del>
    </w:p>
    <w:p w14:paraId="0CE6F9E2" w14:textId="77777777" w:rsidR="001118E3" w:rsidRPr="00923D58" w:rsidRDefault="001118E3">
      <w:pPr>
        <w:rPr>
          <w:rStyle w:val="SubtleEmphasis"/>
          <w:i w:val="0"/>
          <w:iCs w:val="0"/>
          <w:szCs w:val="24"/>
        </w:rPr>
        <w:pPrChange w:id="216"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i w:val="0"/>
          <w:iCs w:val="0"/>
          <w:sz w:val="32"/>
          <w:szCs w:val="32"/>
        </w:rPr>
      </w:pPr>
      <w:r w:rsidRPr="00923D58">
        <w:rPr>
          <w:rStyle w:val="SubtleEmphasis"/>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pPr>
        <w:pStyle w:val="ListParagraph"/>
        <w:numPr>
          <w:ilvl w:val="0"/>
          <w:numId w:val="17"/>
        </w:numPr>
        <w:spacing w:line="240" w:lineRule="auto"/>
        <w:ind w:left="1321" w:hanging="357"/>
        <w:rPr>
          <w:rStyle w:val="SubtleEmphasis"/>
          <w:i w:val="0"/>
          <w:iCs w:val="0"/>
          <w:sz w:val="28"/>
          <w:szCs w:val="28"/>
        </w:rPr>
        <w:pPrChange w:id="217" w:author="Giorgio Romeo" w:date="2020-12-07T00:10:00Z">
          <w:pPr>
            <w:pStyle w:val="ListParagraph"/>
            <w:numPr>
              <w:numId w:val="17"/>
            </w:numPr>
            <w:spacing w:line="240" w:lineRule="auto"/>
            <w:ind w:left="1069" w:hanging="360"/>
          </w:pPr>
        </w:pPrChange>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18"/>
      <w:commentRangeStart w:id="219"/>
      <w:r w:rsidRPr="699595DC">
        <w:rPr>
          <w:rStyle w:val="SubtleEmphasis"/>
          <w:i w:val="0"/>
          <w:iCs w:val="0"/>
          <w:szCs w:val="24"/>
        </w:rPr>
        <w:t>He chooses the market he wants to go from a map</w:t>
      </w:r>
      <w:commentRangeEnd w:id="218"/>
      <w:r>
        <w:commentReference w:id="218"/>
      </w:r>
      <w:commentRangeEnd w:id="219"/>
      <w:r>
        <w:commentReference w:id="219"/>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220"/>
      <w:commentRangeStart w:id="221"/>
      <w:r w:rsidRPr="00D01022">
        <w:rPr>
          <w:rStyle w:val="SubtleEmphasis"/>
          <w:i w:val="0"/>
          <w:iCs w:val="0"/>
          <w:szCs w:val="24"/>
        </w:rPr>
        <w:t>appointment</w:t>
      </w:r>
      <w:commentRangeEnd w:id="220"/>
      <w:r>
        <w:commentReference w:id="220"/>
      </w:r>
      <w:commentRangeEnd w:id="221"/>
      <w:r>
        <w:commentReference w:id="221"/>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222"/>
      <w:commentRangeStart w:id="223"/>
      <w:r w:rsidRPr="699595DC">
        <w:rPr>
          <w:rStyle w:val="SubtleEmphasis"/>
          <w:i w:val="0"/>
          <w:iCs w:val="0"/>
          <w:szCs w:val="24"/>
        </w:rPr>
        <w:t xml:space="preserve">his </w:t>
      </w:r>
      <w:commentRangeEnd w:id="222"/>
      <w:r>
        <w:commentReference w:id="222"/>
      </w:r>
      <w:commentRangeEnd w:id="223"/>
      <w:r>
        <w:commentReference w:id="223"/>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224"/>
      <w:r w:rsidRPr="00061068">
        <w:rPr>
          <w:rStyle w:val="SubtleEmphasis"/>
          <w:i w:val="0"/>
          <w:iCs w:val="0"/>
          <w:szCs w:val="24"/>
        </w:rPr>
        <w:t>ticket to the cashier</w:t>
      </w:r>
      <w:commentRangeEnd w:id="224"/>
      <w:r w:rsidRPr="00061068">
        <w:rPr>
          <w:rStyle w:val="CommentReference"/>
        </w:rPr>
        <w:commentReference w:id="224"/>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w:t>
      </w:r>
      <w:proofErr w:type="gramStart"/>
      <w:r w:rsidRPr="699595DC">
        <w:rPr>
          <w:rStyle w:val="SubtleEmphasis"/>
          <w:rFonts w:eastAsiaTheme="majorEastAsia" w:cstheme="majorBidi"/>
          <w:i w:val="0"/>
          <w:iCs w:val="0"/>
          <w:szCs w:val="24"/>
        </w:rPr>
        <w:t xml:space="preserve">on </w:t>
      </w:r>
      <w:r w:rsidR="5A3ECC4B" w:rsidRPr="699595DC">
        <w:rPr>
          <w:rStyle w:val="SubtleEmphasis"/>
          <w:rFonts w:eastAsiaTheme="majorEastAsia" w:cstheme="majorBidi"/>
          <w:i w:val="0"/>
          <w:iCs w:val="0"/>
          <w:szCs w:val="24"/>
        </w:rPr>
        <w:t xml:space="preserve"> her</w:t>
      </w:r>
      <w:proofErr w:type="gramEnd"/>
      <w:r w:rsidR="5A3ECC4B" w:rsidRPr="699595DC">
        <w:rPr>
          <w:rStyle w:val="SubtleEmphasis"/>
          <w:rFonts w:eastAsiaTheme="majorEastAsia" w:cstheme="majorBidi"/>
          <w:i w:val="0"/>
          <w:iCs w:val="0"/>
          <w:szCs w:val="24"/>
        </w:rPr>
        <w:t xml:space="preserve">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225"/>
      <w:r w:rsidRPr="699595DC">
        <w:rPr>
          <w:rStyle w:val="SubtleEmphasis"/>
          <w:rFonts w:eastAsiaTheme="majorEastAsia" w:cstheme="majorBidi"/>
          <w:i w:val="0"/>
          <w:iCs w:val="0"/>
          <w:szCs w:val="24"/>
        </w:rPr>
        <w:t>current week</w:t>
      </w:r>
      <w:commentRangeEnd w:id="225"/>
      <w:r>
        <w:commentReference w:id="225"/>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w:t>
      </w:r>
      <w:proofErr w:type="spellStart"/>
      <w:r w:rsidRPr="00D01022">
        <w:rPr>
          <w:rStyle w:val="SubtleEmphasis"/>
          <w:i w:val="0"/>
          <w:iCs w:val="0"/>
          <w:szCs w:val="24"/>
        </w:rPr>
        <w:t>apposite</w:t>
      </w:r>
      <w:proofErr w:type="spellEnd"/>
      <w:r w:rsidRPr="00D01022">
        <w:rPr>
          <w:rStyle w:val="SubtleEmphasis"/>
          <w:i w:val="0"/>
          <w:iCs w:val="0"/>
          <w:szCs w:val="24"/>
        </w:rPr>
        <w:t>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923D58">
      <w:pPr>
        <w:pStyle w:val="ListParagraph"/>
        <w:spacing w:after="60" w:line="240" w:lineRule="auto"/>
        <w:rPr>
          <w:rStyle w:val="SubtleEmphasis"/>
          <w:i w:val="0"/>
          <w:iCs w:val="0"/>
          <w:szCs w:val="24"/>
        </w:rPr>
      </w:pPr>
    </w:p>
    <w:p w14:paraId="353212D9" w14:textId="754A4914" w:rsidR="00DC5D58" w:rsidRPr="00923D58" w:rsidRDefault="00DC5D58" w:rsidP="00DC5D58">
      <w:pPr>
        <w:pStyle w:val="ListParagraph"/>
        <w:numPr>
          <w:ilvl w:val="0"/>
          <w:numId w:val="17"/>
        </w:numPr>
        <w:rPr>
          <w:sz w:val="28"/>
          <w:szCs w:val="28"/>
        </w:rPr>
      </w:pPr>
      <w:r w:rsidRPr="00923D58">
        <w:rPr>
          <w:sz w:val="28"/>
          <w:szCs w:val="28"/>
        </w:rPr>
        <w:t>World and Shared phenomena</w:t>
      </w:r>
      <w:r w:rsidR="002560C6" w:rsidRPr="00923D58">
        <w:rPr>
          <w:sz w:val="28"/>
          <w:szCs w:val="28"/>
        </w:rPr>
        <w:t xml:space="preserve"> details</w:t>
      </w:r>
    </w:p>
    <w:p w14:paraId="1C7D0F45" w14:textId="260D08DF" w:rsidR="00DC5D58" w:rsidRPr="00923D58" w:rsidRDefault="00DC5D58" w:rsidP="00DC5D58">
      <w:pPr>
        <w:pStyle w:val="ListParagraph"/>
        <w:rPr>
          <w:color w:val="000000"/>
          <w:shd w:val="clear" w:color="auto" w:fill="FFFFFF"/>
        </w:rPr>
      </w:pPr>
      <w:commentRangeStart w:id="226"/>
      <w:r w:rsidRPr="00923D58">
        <w:rPr>
          <w:color w:val="000000"/>
          <w:shd w:val="clear" w:color="auto" w:fill="FFFFFF"/>
        </w:rPr>
        <w:t xml:space="preserve">Lorem ipsum dolor sit </w:t>
      </w:r>
      <w:proofErr w:type="spellStart"/>
      <w:r w:rsidRPr="00923D58">
        <w:rPr>
          <w:color w:val="000000"/>
          <w:shd w:val="clear" w:color="auto" w:fill="FFFFFF"/>
        </w:rPr>
        <w:t>amet</w:t>
      </w:r>
      <w:proofErr w:type="spellEnd"/>
      <w:r w:rsidRPr="00923D58">
        <w:rPr>
          <w:color w:val="000000"/>
          <w:shd w:val="clear" w:color="auto" w:fill="FFFFFF"/>
        </w:rPr>
        <w:t xml:space="preserve">, </w:t>
      </w:r>
      <w:proofErr w:type="spellStart"/>
      <w:r w:rsidRPr="00923D58">
        <w:rPr>
          <w:color w:val="000000"/>
          <w:shd w:val="clear" w:color="auto" w:fill="FFFFFF"/>
        </w:rPr>
        <w:t>consectetur</w:t>
      </w:r>
      <w:proofErr w:type="spellEnd"/>
      <w:r w:rsidRPr="00923D58">
        <w:rPr>
          <w:color w:val="000000"/>
          <w:shd w:val="clear" w:color="auto" w:fill="FFFFFF"/>
        </w:rPr>
        <w:t xml:space="preserve"> </w:t>
      </w:r>
      <w:proofErr w:type="spellStart"/>
      <w:r w:rsidRPr="00923D58">
        <w:rPr>
          <w:color w:val="000000"/>
          <w:shd w:val="clear" w:color="auto" w:fill="FFFFFF"/>
        </w:rPr>
        <w:t>adipiscing</w:t>
      </w:r>
      <w:proofErr w:type="spellEnd"/>
      <w:r w:rsidRPr="00923D58">
        <w:rPr>
          <w:color w:val="000000"/>
          <w:shd w:val="clear" w:color="auto" w:fill="FFFFFF"/>
        </w:rPr>
        <w:t xml:space="preserve"> </w:t>
      </w:r>
      <w:proofErr w:type="spellStart"/>
      <w:r w:rsidRPr="00923D58">
        <w:rPr>
          <w:color w:val="000000"/>
          <w:shd w:val="clear" w:color="auto" w:fill="FFFFFF"/>
        </w:rPr>
        <w:t>elit</w:t>
      </w:r>
      <w:proofErr w:type="spellEnd"/>
      <w:r w:rsidRPr="00923D58">
        <w:rPr>
          <w:color w:val="000000"/>
          <w:shd w:val="clear" w:color="auto" w:fill="FFFFFF"/>
        </w:rPr>
        <w:t xml:space="preserve">, sed do </w:t>
      </w:r>
      <w:proofErr w:type="spellStart"/>
      <w:r w:rsidRPr="00923D58">
        <w:rPr>
          <w:color w:val="000000"/>
          <w:shd w:val="clear" w:color="auto" w:fill="FFFFFF"/>
        </w:rPr>
        <w:t>eiusmod</w:t>
      </w:r>
      <w:proofErr w:type="spellEnd"/>
      <w:r w:rsidRPr="00923D58">
        <w:rPr>
          <w:color w:val="000000"/>
          <w:shd w:val="clear" w:color="auto" w:fill="FFFFFF"/>
        </w:rPr>
        <w:t xml:space="preserve"> </w:t>
      </w:r>
      <w:proofErr w:type="spellStart"/>
      <w:r w:rsidRPr="00923D58">
        <w:rPr>
          <w:color w:val="000000"/>
          <w:shd w:val="clear" w:color="auto" w:fill="FFFFFF"/>
        </w:rPr>
        <w:t>tempor</w:t>
      </w:r>
      <w:proofErr w:type="spellEnd"/>
      <w:r w:rsidRPr="00923D58">
        <w:rPr>
          <w:color w:val="000000"/>
          <w:shd w:val="clear" w:color="auto" w:fill="FFFFFF"/>
        </w:rPr>
        <w:t xml:space="preserve"> </w:t>
      </w:r>
      <w:proofErr w:type="spellStart"/>
      <w:r w:rsidRPr="00923D58">
        <w:rPr>
          <w:color w:val="000000"/>
          <w:shd w:val="clear" w:color="auto" w:fill="FFFFFF"/>
        </w:rPr>
        <w:t>incididunt</w:t>
      </w:r>
      <w:proofErr w:type="spellEnd"/>
      <w:r w:rsidRPr="00923D58">
        <w:rPr>
          <w:color w:val="000000"/>
          <w:shd w:val="clear" w:color="auto" w:fill="FFFFFF"/>
        </w:rPr>
        <w:t xml:space="preserve"> </w:t>
      </w:r>
      <w:proofErr w:type="spellStart"/>
      <w:r w:rsidRPr="00923D58">
        <w:rPr>
          <w:color w:val="000000"/>
          <w:shd w:val="clear" w:color="auto" w:fill="FFFFFF"/>
        </w:rPr>
        <w:t>ut</w:t>
      </w:r>
      <w:proofErr w:type="spellEnd"/>
      <w:r w:rsidRPr="00923D58">
        <w:rPr>
          <w:color w:val="000000"/>
          <w:shd w:val="clear" w:color="auto" w:fill="FFFFFF"/>
        </w:rPr>
        <w:t xml:space="preserve"> </w:t>
      </w:r>
      <w:proofErr w:type="spellStart"/>
      <w:r w:rsidRPr="00923D58">
        <w:rPr>
          <w:color w:val="000000"/>
          <w:shd w:val="clear" w:color="auto" w:fill="FFFFFF"/>
        </w:rPr>
        <w:t>labore</w:t>
      </w:r>
      <w:proofErr w:type="spellEnd"/>
      <w:r w:rsidRPr="00923D58">
        <w:rPr>
          <w:color w:val="000000"/>
          <w:shd w:val="clear" w:color="auto" w:fill="FFFFFF"/>
        </w:rPr>
        <w:t xml:space="preserve"> et dolore magna </w:t>
      </w:r>
      <w:proofErr w:type="spellStart"/>
      <w:r w:rsidRPr="00923D58">
        <w:rPr>
          <w:color w:val="000000"/>
          <w:shd w:val="clear" w:color="auto" w:fill="FFFFFF"/>
        </w:rPr>
        <w:t>aliqua</w:t>
      </w:r>
      <w:proofErr w:type="spellEnd"/>
      <w:r w:rsidRPr="00923D58">
        <w:rPr>
          <w:color w:val="000000"/>
          <w:shd w:val="clear" w:color="auto" w:fill="FFFFFF"/>
        </w:rPr>
        <w:t xml:space="preserve">. </w:t>
      </w:r>
      <w:r w:rsidRPr="00923D58">
        <w:rPr>
          <w:color w:val="000000"/>
          <w:shd w:val="clear" w:color="auto" w:fill="FFFFFF"/>
          <w:lang w:val="it-IT"/>
        </w:rPr>
        <w:t xml:space="preserve">Ut </w:t>
      </w:r>
      <w:proofErr w:type="spellStart"/>
      <w:r w:rsidRPr="00923D58">
        <w:rPr>
          <w:color w:val="000000"/>
          <w:shd w:val="clear" w:color="auto" w:fill="FFFFFF"/>
          <w:lang w:val="it-IT"/>
        </w:rPr>
        <w:t>enim</w:t>
      </w:r>
      <w:proofErr w:type="spellEnd"/>
      <w:r w:rsidRPr="00923D58">
        <w:rPr>
          <w:color w:val="000000"/>
          <w:shd w:val="clear" w:color="auto" w:fill="FFFFFF"/>
          <w:lang w:val="it-IT"/>
        </w:rPr>
        <w:t xml:space="preserve"> ad </w:t>
      </w:r>
      <w:proofErr w:type="spellStart"/>
      <w:r w:rsidRPr="00923D58">
        <w:rPr>
          <w:color w:val="000000"/>
          <w:shd w:val="clear" w:color="auto" w:fill="FFFFFF"/>
          <w:lang w:val="it-IT"/>
        </w:rPr>
        <w:t>minim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veniam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quis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nostrud</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exercitation</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ullamco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laboris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nisi</w:t>
      </w:r>
      <w:proofErr w:type="spellEnd"/>
      <w:r w:rsidRPr="00923D58">
        <w:rPr>
          <w:color w:val="000000"/>
          <w:shd w:val="clear" w:color="auto" w:fill="FFFFFF"/>
          <w:lang w:val="it-IT"/>
        </w:rPr>
        <w:t xml:space="preserve"> ut </w:t>
      </w:r>
      <w:proofErr w:type="spellStart"/>
      <w:r w:rsidRPr="00923D58">
        <w:rPr>
          <w:color w:val="000000"/>
          <w:shd w:val="clear" w:color="auto" w:fill="FFFFFF"/>
          <w:lang w:val="it-IT"/>
        </w:rPr>
        <w:t>aliquip</w:t>
      </w:r>
      <w:proofErr w:type="spellEnd"/>
      <w:r w:rsidRPr="00923D58">
        <w:rPr>
          <w:color w:val="000000"/>
          <w:shd w:val="clear" w:color="auto" w:fill="FFFFFF"/>
          <w:lang w:val="it-IT"/>
        </w:rPr>
        <w:t xml:space="preserve"> ex ea </w:t>
      </w:r>
      <w:proofErr w:type="spellStart"/>
      <w:r w:rsidRPr="00923D58">
        <w:rPr>
          <w:color w:val="000000"/>
          <w:shd w:val="clear" w:color="auto" w:fill="FFFFFF"/>
          <w:lang w:val="it-IT"/>
        </w:rPr>
        <w:t>commodo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consequat</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aute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irure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dolor</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reprehenderit</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voluptate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velit</w:t>
      </w:r>
      <w:proofErr w:type="spellEnd"/>
      <w:r w:rsidRPr="00923D58">
        <w:rPr>
          <w:color w:val="000000"/>
          <w:shd w:val="clear" w:color="auto" w:fill="FFFFFF"/>
          <w:lang w:val="it-IT"/>
        </w:rPr>
        <w:t xml:space="preserve"> esse </w:t>
      </w:r>
      <w:proofErr w:type="spellStart"/>
      <w:r w:rsidRPr="00923D58">
        <w:rPr>
          <w:color w:val="000000"/>
          <w:shd w:val="clear" w:color="auto" w:fill="FFFFFF"/>
          <w:lang w:val="it-IT"/>
        </w:rPr>
        <w:t>cillum</w:t>
      </w:r>
      <w:proofErr w:type="spellEnd"/>
      <w:r w:rsidRPr="00923D58">
        <w:rPr>
          <w:color w:val="000000"/>
          <w:shd w:val="clear" w:color="auto" w:fill="FFFFFF"/>
          <w:lang w:val="it-IT"/>
        </w:rPr>
        <w:t xml:space="preserve"> dolore </w:t>
      </w:r>
      <w:proofErr w:type="spellStart"/>
      <w:r w:rsidRPr="00923D58">
        <w:rPr>
          <w:color w:val="000000"/>
          <w:shd w:val="clear" w:color="auto" w:fill="FFFFFF"/>
          <w:lang w:val="it-IT"/>
        </w:rPr>
        <w:t>eu</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fugiat</w:t>
      </w:r>
      <w:proofErr w:type="spellEnd"/>
      <w:r w:rsidRPr="00923D58">
        <w:rPr>
          <w:color w:val="000000"/>
          <w:shd w:val="clear" w:color="auto" w:fill="FFFFFF"/>
          <w:lang w:val="it-IT"/>
        </w:rPr>
        <w:t xml:space="preserve"> nulla </w:t>
      </w:r>
      <w:proofErr w:type="spellStart"/>
      <w:r w:rsidRPr="00923D58">
        <w:rPr>
          <w:color w:val="000000"/>
          <w:shd w:val="clear" w:color="auto" w:fill="FFFFFF"/>
          <w:lang w:val="it-IT"/>
        </w:rPr>
        <w:t>pariatur</w:t>
      </w:r>
      <w:proofErr w:type="spellEnd"/>
      <w:r w:rsidRPr="00923D58">
        <w:rPr>
          <w:color w:val="000000"/>
          <w:shd w:val="clear" w:color="auto" w:fill="FFFFFF"/>
          <w:lang w:val="it-IT"/>
        </w:rPr>
        <w:t xml:space="preserve">. </w:t>
      </w:r>
      <w:proofErr w:type="spellStart"/>
      <w:r w:rsidRPr="00923D58">
        <w:rPr>
          <w:color w:val="000000"/>
          <w:shd w:val="clear" w:color="auto" w:fill="FFFFFF"/>
        </w:rPr>
        <w:t>Excepteur</w:t>
      </w:r>
      <w:proofErr w:type="spellEnd"/>
      <w:r w:rsidRPr="00923D58">
        <w:rPr>
          <w:color w:val="000000"/>
          <w:shd w:val="clear" w:color="auto" w:fill="FFFFFF"/>
        </w:rPr>
        <w:t xml:space="preserve"> </w:t>
      </w:r>
      <w:proofErr w:type="spellStart"/>
      <w:r w:rsidRPr="00923D58">
        <w:rPr>
          <w:color w:val="000000"/>
          <w:shd w:val="clear" w:color="auto" w:fill="FFFFFF"/>
        </w:rPr>
        <w:t>sint</w:t>
      </w:r>
      <w:proofErr w:type="spellEnd"/>
      <w:r w:rsidRPr="00923D58">
        <w:rPr>
          <w:color w:val="000000"/>
          <w:shd w:val="clear" w:color="auto" w:fill="FFFFFF"/>
        </w:rPr>
        <w:t xml:space="preserve"> </w:t>
      </w:r>
      <w:proofErr w:type="spellStart"/>
      <w:r w:rsidRPr="00923D58">
        <w:rPr>
          <w:color w:val="000000"/>
          <w:shd w:val="clear" w:color="auto" w:fill="FFFFFF"/>
        </w:rPr>
        <w:t>occaecat</w:t>
      </w:r>
      <w:proofErr w:type="spellEnd"/>
      <w:r w:rsidRPr="00923D58">
        <w:rPr>
          <w:color w:val="000000"/>
          <w:shd w:val="clear" w:color="auto" w:fill="FFFFFF"/>
        </w:rPr>
        <w:t xml:space="preserve"> </w:t>
      </w:r>
      <w:proofErr w:type="spellStart"/>
      <w:r w:rsidRPr="00923D58">
        <w:rPr>
          <w:color w:val="000000"/>
          <w:shd w:val="clear" w:color="auto" w:fill="FFFFFF"/>
        </w:rPr>
        <w:t>cupidatat</w:t>
      </w:r>
      <w:proofErr w:type="spellEnd"/>
      <w:r w:rsidRPr="00923D58">
        <w:rPr>
          <w:color w:val="000000"/>
          <w:shd w:val="clear" w:color="auto" w:fill="FFFFFF"/>
        </w:rPr>
        <w:t xml:space="preserve"> non </w:t>
      </w:r>
      <w:proofErr w:type="spellStart"/>
      <w:r w:rsidRPr="00923D58">
        <w:rPr>
          <w:color w:val="000000"/>
          <w:shd w:val="clear" w:color="auto" w:fill="FFFFFF"/>
        </w:rPr>
        <w:t>proident</w:t>
      </w:r>
      <w:proofErr w:type="spellEnd"/>
      <w:r w:rsidRPr="00923D58">
        <w:rPr>
          <w:color w:val="000000"/>
          <w:shd w:val="clear" w:color="auto" w:fill="FFFFFF"/>
        </w:rPr>
        <w:t xml:space="preserve">, sunt in culpa qui </w:t>
      </w:r>
      <w:proofErr w:type="spellStart"/>
      <w:r w:rsidRPr="00923D58">
        <w:rPr>
          <w:color w:val="000000"/>
          <w:shd w:val="clear" w:color="auto" w:fill="FFFFFF"/>
        </w:rPr>
        <w:t>officia</w:t>
      </w:r>
      <w:proofErr w:type="spellEnd"/>
      <w:r w:rsidRPr="00923D58">
        <w:rPr>
          <w:color w:val="000000"/>
          <w:shd w:val="clear" w:color="auto" w:fill="FFFFFF"/>
        </w:rPr>
        <w:t xml:space="preserve"> </w:t>
      </w:r>
      <w:proofErr w:type="spellStart"/>
      <w:r w:rsidRPr="00923D58">
        <w:rPr>
          <w:color w:val="000000"/>
          <w:shd w:val="clear" w:color="auto" w:fill="FFFFFF"/>
        </w:rPr>
        <w:t>deserunt</w:t>
      </w:r>
      <w:proofErr w:type="spellEnd"/>
      <w:r w:rsidRPr="00923D58">
        <w:rPr>
          <w:color w:val="000000"/>
          <w:shd w:val="clear" w:color="auto" w:fill="FFFFFF"/>
        </w:rPr>
        <w:t xml:space="preserve"> </w:t>
      </w:r>
      <w:proofErr w:type="spellStart"/>
      <w:r w:rsidRPr="00923D58">
        <w:rPr>
          <w:color w:val="000000"/>
          <w:shd w:val="clear" w:color="auto" w:fill="FFFFFF"/>
        </w:rPr>
        <w:t>mollit</w:t>
      </w:r>
      <w:proofErr w:type="spellEnd"/>
      <w:r w:rsidRPr="00923D58">
        <w:rPr>
          <w:color w:val="000000"/>
          <w:shd w:val="clear" w:color="auto" w:fill="FFFFFF"/>
        </w:rPr>
        <w:t xml:space="preserve"> </w:t>
      </w:r>
      <w:proofErr w:type="spellStart"/>
      <w:r w:rsidRPr="00923D58">
        <w:rPr>
          <w:color w:val="000000"/>
          <w:shd w:val="clear" w:color="auto" w:fill="FFFFFF"/>
        </w:rPr>
        <w:t>anim</w:t>
      </w:r>
      <w:proofErr w:type="spellEnd"/>
      <w:r w:rsidRPr="00923D58">
        <w:rPr>
          <w:color w:val="000000"/>
          <w:shd w:val="clear" w:color="auto" w:fill="FFFFFF"/>
        </w:rPr>
        <w:t xml:space="preserve"> id </w:t>
      </w:r>
      <w:proofErr w:type="spellStart"/>
      <w:r w:rsidRPr="00923D58">
        <w:rPr>
          <w:color w:val="000000"/>
          <w:shd w:val="clear" w:color="auto" w:fill="FFFFFF"/>
        </w:rPr>
        <w:t>est</w:t>
      </w:r>
      <w:proofErr w:type="spellEnd"/>
      <w:r w:rsidRPr="00923D58">
        <w:rPr>
          <w:color w:val="000000"/>
          <w:shd w:val="clear" w:color="auto" w:fill="FFFFFF"/>
        </w:rPr>
        <w:t xml:space="preserve"> </w:t>
      </w:r>
      <w:proofErr w:type="spellStart"/>
      <w:r w:rsidRPr="00923D58">
        <w:rPr>
          <w:color w:val="000000"/>
          <w:shd w:val="clear" w:color="auto" w:fill="FFFFFF"/>
        </w:rPr>
        <w:t>laborum</w:t>
      </w:r>
      <w:commentRangeEnd w:id="226"/>
      <w:proofErr w:type="spellEnd"/>
      <w:r w:rsidR="00AC7136">
        <w:rPr>
          <w:rStyle w:val="CommentReference"/>
        </w:rPr>
        <w:commentReference w:id="226"/>
      </w:r>
    </w:p>
    <w:p w14:paraId="544F04A6" w14:textId="4D53F0B3" w:rsidR="00DC5D58" w:rsidRPr="00923D58" w:rsidRDefault="00DC5D58" w:rsidP="00DC5D58">
      <w:pPr>
        <w:pStyle w:val="ListParagraph"/>
        <w:rPr>
          <w:color w:val="000000"/>
          <w:shd w:val="clear" w:color="auto" w:fill="FFFFFF"/>
        </w:rPr>
      </w:pPr>
    </w:p>
    <w:p w14:paraId="2B6417FF" w14:textId="5BD1DA7C" w:rsidR="002560C6" w:rsidRPr="00923D58" w:rsidRDefault="00855732" w:rsidP="699595DC">
      <w:pPr>
        <w:pStyle w:val="ListParagraph"/>
        <w:numPr>
          <w:ilvl w:val="0"/>
          <w:numId w:val="17"/>
        </w:numPr>
        <w:rPr>
          <w:rStyle w:val="SubtleEmphasis"/>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SubtleEmphasis"/>
          <w:i w:val="0"/>
          <w:iCs w:val="0"/>
          <w:sz w:val="28"/>
          <w:szCs w:val="28"/>
        </w:rPr>
        <w:t>Class Diagram</w:t>
      </w:r>
    </w:p>
    <w:p w14:paraId="706B045D" w14:textId="23425FF3" w:rsidR="00855732" w:rsidRDefault="00855732" w:rsidP="00855732">
      <w:pPr>
        <w:rPr>
          <w:ins w:id="227" w:author="Giorgio Romeo" w:date="2020-12-07T00:07:00Z"/>
          <w:rStyle w:val="SubtleEmphasis"/>
          <w:i w:val="0"/>
          <w:iCs w:val="0"/>
          <w:sz w:val="28"/>
          <w:szCs w:val="28"/>
        </w:rPr>
      </w:pPr>
    </w:p>
    <w:p w14:paraId="402C4B3F" w14:textId="2BA37CC0" w:rsidR="00855732" w:rsidRDefault="00855732" w:rsidP="00855732">
      <w:pPr>
        <w:rPr>
          <w:ins w:id="228" w:author="Giorgio Romeo" w:date="2020-12-07T00:07:00Z"/>
          <w:rStyle w:val="SubtleEmphasis"/>
          <w:i w:val="0"/>
          <w:iCs w:val="0"/>
          <w:sz w:val="28"/>
          <w:szCs w:val="28"/>
        </w:rPr>
      </w:pPr>
    </w:p>
    <w:p w14:paraId="4E7CFE0F" w14:textId="2C2B5B8B" w:rsidR="00855732" w:rsidRDefault="00855732" w:rsidP="00855732">
      <w:pPr>
        <w:rPr>
          <w:ins w:id="229" w:author="Giorgio Romeo" w:date="2020-12-07T00:07:00Z"/>
          <w:rStyle w:val="SubtleEmphasis"/>
          <w:i w:val="0"/>
          <w:iCs w:val="0"/>
          <w:sz w:val="28"/>
          <w:szCs w:val="28"/>
        </w:rPr>
      </w:pPr>
    </w:p>
    <w:p w14:paraId="1663B206" w14:textId="09B15172" w:rsidR="00855732" w:rsidRDefault="00855732" w:rsidP="00855732">
      <w:pPr>
        <w:rPr>
          <w:ins w:id="230" w:author="Giorgio Romeo" w:date="2020-12-07T00:07:00Z"/>
          <w:rStyle w:val="SubtleEmphasis"/>
          <w:i w:val="0"/>
          <w:iCs w:val="0"/>
          <w:sz w:val="28"/>
          <w:szCs w:val="28"/>
        </w:rPr>
      </w:pPr>
    </w:p>
    <w:p w14:paraId="05D07345" w14:textId="77777777" w:rsidR="00855732" w:rsidRPr="00855732" w:rsidRDefault="00855732">
      <w:pPr>
        <w:rPr>
          <w:ins w:id="231" w:author="Giorgio Romeo" w:date="2020-12-07T00:07:00Z"/>
          <w:rStyle w:val="SubtleEmphasis"/>
          <w:i w:val="0"/>
          <w:iCs w:val="0"/>
          <w:sz w:val="28"/>
          <w:szCs w:val="28"/>
        </w:rPr>
        <w:pPrChange w:id="232" w:author="Giorgio Romeo" w:date="2020-12-07T00:07:00Z">
          <w:pPr>
            <w:pStyle w:val="ListParagraph"/>
            <w:numPr>
              <w:numId w:val="17"/>
            </w:numPr>
            <w:ind w:left="1069" w:hanging="360"/>
          </w:pPr>
        </w:pPrChange>
      </w:pPr>
    </w:p>
    <w:p w14:paraId="259B7791" w14:textId="15B46B9A" w:rsidR="00855732" w:rsidRDefault="002560C6">
      <w:pPr>
        <w:pStyle w:val="ListParagraph"/>
        <w:numPr>
          <w:ilvl w:val="0"/>
          <w:numId w:val="17"/>
        </w:numPr>
        <w:spacing w:line="360" w:lineRule="auto"/>
        <w:rPr>
          <w:ins w:id="233" w:author="Giorgio Romeo" w:date="2020-12-07T00:12:00Z"/>
          <w:rStyle w:val="SubtleEmphasis"/>
          <w:i w:val="0"/>
          <w:iCs w:val="0"/>
          <w:sz w:val="28"/>
          <w:szCs w:val="28"/>
        </w:rPr>
        <w:pPrChange w:id="234" w:author="Giorgio Romeo" w:date="2020-12-07T00:13:00Z">
          <w:pPr>
            <w:pStyle w:val="ListParagraph"/>
            <w:numPr>
              <w:numId w:val="17"/>
            </w:numPr>
            <w:ind w:left="1069" w:hanging="360"/>
          </w:pPr>
        </w:pPrChange>
      </w:pPr>
      <w:proofErr w:type="spellStart"/>
      <w:r w:rsidRPr="00923D58">
        <w:rPr>
          <w:rStyle w:val="SubtleEmphasis"/>
          <w:i w:val="0"/>
          <w:iCs w:val="0"/>
          <w:sz w:val="28"/>
          <w:szCs w:val="28"/>
        </w:rPr>
        <w:lastRenderedPageBreak/>
        <w:t>Statecharts</w:t>
      </w:r>
      <w:proofErr w:type="spellEnd"/>
    </w:p>
    <w:p w14:paraId="03AA0BD9" w14:textId="4590B050" w:rsidR="00F73CE8" w:rsidRPr="00F73CE8" w:rsidRDefault="006232F9">
      <w:pPr>
        <w:pStyle w:val="ListParagraph"/>
        <w:numPr>
          <w:ilvl w:val="0"/>
          <w:numId w:val="90"/>
        </w:numPr>
        <w:spacing w:line="480" w:lineRule="auto"/>
        <w:rPr>
          <w:ins w:id="235" w:author="Giorgio Romeo" w:date="2020-12-07T00:11:00Z"/>
          <w:rStyle w:val="SubtleEmphasis"/>
          <w:i w:val="0"/>
          <w:iCs w:val="0"/>
          <w:sz w:val="28"/>
          <w:szCs w:val="28"/>
        </w:rPr>
        <w:pPrChange w:id="236" w:author="Giorgio Romeo" w:date="2020-12-07T00:13:00Z">
          <w:pPr>
            <w:pStyle w:val="ListParagraph"/>
            <w:numPr>
              <w:numId w:val="17"/>
            </w:numPr>
            <w:ind w:left="1069" w:hanging="360"/>
          </w:pPr>
        </w:pPrChange>
      </w:pPr>
      <w:ins w:id="237"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238" w:author="Giorgio Romeo" w:date="2020-12-07T00:13:00Z">
        <w:r w:rsidR="00F73CE8">
          <w:rPr>
            <w:rStyle w:val="SubtleEmphasis"/>
            <w:i w:val="0"/>
            <w:iCs w:val="0"/>
            <w:sz w:val="28"/>
            <w:szCs w:val="28"/>
          </w:rPr>
          <w:t>T</w:t>
        </w:r>
      </w:ins>
      <w:ins w:id="239" w:author="Giorgio Romeo" w:date="2020-12-07T00:14:00Z">
        <w:r w:rsidR="00F73CE8">
          <w:rPr>
            <w:rStyle w:val="SubtleEmphasis"/>
            <w:i w:val="0"/>
            <w:iCs w:val="0"/>
            <w:sz w:val="28"/>
            <w:szCs w:val="28"/>
          </w:rPr>
          <w:t>icket</w:t>
        </w:r>
      </w:ins>
      <w:ins w:id="240" w:author="Giorgio Romeo" w:date="2020-12-07T00:15:00Z">
        <w:r w:rsidR="00F73CE8">
          <w:rPr>
            <w:rStyle w:val="SubtleEmphasis"/>
            <w:i w:val="0"/>
            <w:iCs w:val="0"/>
            <w:sz w:val="28"/>
            <w:szCs w:val="28"/>
          </w:rPr>
          <w:t xml:space="preserve">’s </w:t>
        </w:r>
        <w:commentRangeStart w:id="241"/>
        <w:r w:rsidR="00F73CE8">
          <w:rPr>
            <w:rStyle w:val="SubtleEmphasis"/>
            <w:i w:val="0"/>
            <w:iCs w:val="0"/>
            <w:sz w:val="28"/>
            <w:szCs w:val="28"/>
          </w:rPr>
          <w:t>status</w:t>
        </w:r>
        <w:commentRangeEnd w:id="241"/>
        <w:r w:rsidR="00F73CE8">
          <w:rPr>
            <w:rStyle w:val="CommentReference"/>
          </w:rPr>
          <w:commentReference w:id="241"/>
        </w:r>
      </w:ins>
    </w:p>
    <w:p w14:paraId="58C88B3B" w14:textId="5F1AA996" w:rsidR="00855732" w:rsidRPr="00855732" w:rsidRDefault="00855732">
      <w:pPr>
        <w:rPr>
          <w:rStyle w:val="SubtleEmphasis"/>
          <w:i w:val="0"/>
          <w:iCs w:val="0"/>
          <w:sz w:val="28"/>
          <w:szCs w:val="28"/>
        </w:rPr>
        <w:pPrChange w:id="242" w:author="Giorgio Romeo" w:date="2020-12-07T00:11:00Z">
          <w:pPr>
            <w:pStyle w:val="ListParagraph"/>
            <w:numPr>
              <w:numId w:val="17"/>
            </w:numPr>
            <w:ind w:left="1069" w:hanging="360"/>
          </w:pPr>
        </w:pPrChange>
      </w:pPr>
    </w:p>
    <w:p w14:paraId="2FF0C729" w14:textId="1CEABA06" w:rsidR="002560C6" w:rsidRPr="00923D58" w:rsidDel="00855732" w:rsidRDefault="002560C6" w:rsidP="002560C6">
      <w:pPr>
        <w:pStyle w:val="ListParagraph"/>
        <w:rPr>
          <w:del w:id="243" w:author="Giorgio Romeo" w:date="2020-12-07T00:11:00Z"/>
          <w:color w:val="000000"/>
          <w:shd w:val="clear" w:color="auto" w:fill="FFFFFF"/>
        </w:rPr>
      </w:pPr>
      <w:del w:id="244"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ListParagraph"/>
        <w:rPr>
          <w:color w:val="000000"/>
          <w:sz w:val="32"/>
          <w:szCs w:val="32"/>
          <w:shd w:val="clear" w:color="auto" w:fill="FFFFFF"/>
        </w:rPr>
      </w:pPr>
    </w:p>
    <w:p w14:paraId="78BF099B" w14:textId="44BA6BA7" w:rsidR="000116D9" w:rsidRPr="005F61F9" w:rsidDel="00D20AED" w:rsidRDefault="00A160DB">
      <w:pPr>
        <w:pStyle w:val="ListParagraph"/>
        <w:jc w:val="both"/>
        <w:rPr>
          <w:del w:id="245" w:author="Giorgio Romeo" w:date="2020-12-07T00:53:00Z"/>
          <w:color w:val="000000"/>
          <w:sz w:val="28"/>
          <w:szCs w:val="28"/>
          <w:shd w:val="clear" w:color="auto" w:fill="FFFFFF"/>
          <w:rPrChange w:id="246" w:author="Giorgio Romeo" w:date="2020-12-07T00:43:00Z">
            <w:rPr>
              <w:del w:id="247" w:author="Giorgio Romeo" w:date="2020-12-07T00:53:00Z"/>
              <w:color w:val="000000"/>
              <w:sz w:val="32"/>
              <w:szCs w:val="32"/>
              <w:shd w:val="clear" w:color="auto" w:fill="FFFFFF"/>
            </w:rPr>
          </w:rPrChange>
        </w:rPr>
        <w:pPrChange w:id="248" w:author="Giorgio Romeo" w:date="2020-12-07T01:03:00Z">
          <w:pPr>
            <w:pStyle w:val="ListParagraph"/>
          </w:pPr>
        </w:pPrChange>
      </w:pPr>
      <w:ins w:id="249" w:author="Giorgio Romeo" w:date="2020-12-07T00:40:00Z">
        <w:r>
          <w:rPr>
            <w:color w:val="000000"/>
            <w:sz w:val="28"/>
            <w:szCs w:val="28"/>
            <w:shd w:val="clear" w:color="auto" w:fill="FFFFFF"/>
          </w:rPr>
          <w:t>T</w:t>
        </w:r>
      </w:ins>
      <w:ins w:id="250" w:author="Giorgio Romeo" w:date="2020-12-07T00:32:00Z">
        <w:r>
          <w:rPr>
            <w:color w:val="000000"/>
            <w:sz w:val="28"/>
            <w:szCs w:val="28"/>
            <w:shd w:val="clear" w:color="auto" w:fill="FFFFFF"/>
          </w:rPr>
          <w:t xml:space="preserve">ickets are crucial </w:t>
        </w:r>
      </w:ins>
      <w:ins w:id="251" w:author="Giorgio Romeo" w:date="2020-12-07T00:37:00Z">
        <w:r>
          <w:rPr>
            <w:color w:val="000000"/>
            <w:sz w:val="28"/>
            <w:szCs w:val="28"/>
            <w:shd w:val="clear" w:color="auto" w:fill="FFFFFF"/>
          </w:rPr>
          <w:t>to guarantee the</w:t>
        </w:r>
      </w:ins>
      <w:ins w:id="252" w:author="Giorgio Romeo" w:date="2020-12-07T00:33:00Z">
        <w:r>
          <w:rPr>
            <w:color w:val="000000"/>
            <w:sz w:val="28"/>
            <w:szCs w:val="28"/>
            <w:shd w:val="clear" w:color="auto" w:fill="FFFFFF"/>
          </w:rPr>
          <w:t xml:space="preserve"> virtual (</w:t>
        </w:r>
      </w:ins>
      <w:ins w:id="253" w:author="Giorgio Romeo" w:date="2020-12-07T00:42:00Z">
        <w:r w:rsidR="005F61F9">
          <w:rPr>
            <w:color w:val="000000"/>
            <w:sz w:val="28"/>
            <w:szCs w:val="28"/>
            <w:shd w:val="clear" w:color="auto" w:fill="FFFFFF"/>
          </w:rPr>
          <w:t>and</w:t>
        </w:r>
      </w:ins>
      <w:ins w:id="254" w:author="Giorgio Romeo" w:date="2020-12-07T00:33:00Z">
        <w:r>
          <w:rPr>
            <w:color w:val="000000"/>
            <w:sz w:val="28"/>
            <w:szCs w:val="28"/>
            <w:shd w:val="clear" w:color="auto" w:fill="FFFFFF"/>
          </w:rPr>
          <w:t xml:space="preserve"> physical) lin</w:t>
        </w:r>
      </w:ins>
      <w:ins w:id="255" w:author="Giorgio Romeo" w:date="2020-12-07T00:36:00Z">
        <w:r>
          <w:rPr>
            <w:color w:val="000000"/>
            <w:sz w:val="28"/>
            <w:szCs w:val="28"/>
            <w:shd w:val="clear" w:color="auto" w:fill="FFFFFF"/>
          </w:rPr>
          <w:t xml:space="preserve">ing </w:t>
        </w:r>
      </w:ins>
      <w:ins w:id="256" w:author="Giorgio Romeo" w:date="2020-12-07T00:33:00Z">
        <w:r>
          <w:rPr>
            <w:color w:val="000000"/>
            <w:sz w:val="28"/>
            <w:szCs w:val="28"/>
            <w:shd w:val="clear" w:color="auto" w:fill="FFFFFF"/>
          </w:rPr>
          <w:t>up</w:t>
        </w:r>
      </w:ins>
      <w:ins w:id="257" w:author="Giorgio Romeo" w:date="2020-12-07T00:36:00Z">
        <w:r>
          <w:rPr>
            <w:color w:val="000000"/>
            <w:sz w:val="28"/>
            <w:szCs w:val="28"/>
            <w:shd w:val="clear" w:color="auto" w:fill="FFFFFF"/>
          </w:rPr>
          <w:t xml:space="preserve"> mechanism</w:t>
        </w:r>
      </w:ins>
      <w:ins w:id="258" w:author="Giorgio Romeo" w:date="2020-12-07T00:34:00Z">
        <w:r>
          <w:rPr>
            <w:color w:val="000000"/>
            <w:sz w:val="28"/>
            <w:szCs w:val="28"/>
            <w:shd w:val="clear" w:color="auto" w:fill="FFFFFF"/>
          </w:rPr>
          <w:t xml:space="preserve">. An </w:t>
        </w:r>
      </w:ins>
      <w:ins w:id="259" w:author="Giorgio Romeo" w:date="2020-12-07T00:39:00Z">
        <w:r w:rsidRPr="00A160DB">
          <w:rPr>
            <w:i/>
            <w:iCs/>
            <w:color w:val="000000"/>
            <w:sz w:val="28"/>
            <w:szCs w:val="28"/>
            <w:shd w:val="clear" w:color="auto" w:fill="FFFFFF"/>
            <w:rPrChange w:id="260" w:author="Giorgio Romeo" w:date="2020-12-07T00:40:00Z">
              <w:rPr>
                <w:color w:val="000000"/>
                <w:sz w:val="28"/>
                <w:szCs w:val="28"/>
                <w:shd w:val="clear" w:color="auto" w:fill="FFFFFF"/>
              </w:rPr>
            </w:rPrChange>
          </w:rPr>
          <w:t>“Available”</w:t>
        </w:r>
        <w:r>
          <w:rPr>
            <w:color w:val="000000"/>
            <w:sz w:val="28"/>
            <w:szCs w:val="28"/>
            <w:shd w:val="clear" w:color="auto" w:fill="FFFFFF"/>
          </w:rPr>
          <w:t xml:space="preserve"> ticket </w:t>
        </w:r>
      </w:ins>
      <w:ins w:id="261" w:author="Giorgio Romeo" w:date="2020-12-07T00:50:00Z">
        <w:r w:rsidR="005F61F9">
          <w:rPr>
            <w:color w:val="000000"/>
            <w:sz w:val="28"/>
            <w:szCs w:val="28"/>
            <w:shd w:val="clear" w:color="auto" w:fill="FFFFFF"/>
          </w:rPr>
          <w:t xml:space="preserve">becomes </w:t>
        </w:r>
        <w:r w:rsidR="005F61F9" w:rsidRPr="005F61F9">
          <w:rPr>
            <w:i/>
            <w:iCs/>
            <w:color w:val="000000"/>
            <w:sz w:val="28"/>
            <w:szCs w:val="28"/>
            <w:shd w:val="clear" w:color="auto" w:fill="FFFFFF"/>
            <w:rPrChange w:id="262" w:author="Giorgio Romeo" w:date="2020-12-07T00:50:00Z">
              <w:rPr>
                <w:color w:val="000000"/>
                <w:sz w:val="28"/>
                <w:szCs w:val="28"/>
                <w:shd w:val="clear" w:color="auto" w:fill="FFFFFF"/>
              </w:rPr>
            </w:rPrChange>
          </w:rPr>
          <w:t>“Booked”</w:t>
        </w:r>
        <w:r w:rsidR="005F61F9">
          <w:rPr>
            <w:color w:val="000000"/>
            <w:sz w:val="28"/>
            <w:szCs w:val="28"/>
            <w:shd w:val="clear" w:color="auto" w:fill="FFFFFF"/>
          </w:rPr>
          <w:t xml:space="preserve"> when it is</w:t>
        </w:r>
      </w:ins>
      <w:ins w:id="263" w:author="Giorgio Romeo" w:date="2020-12-07T00:39:00Z">
        <w:r>
          <w:rPr>
            <w:color w:val="000000"/>
            <w:sz w:val="28"/>
            <w:szCs w:val="28"/>
            <w:shd w:val="clear" w:color="auto" w:fill="FFFFFF"/>
          </w:rPr>
          <w:t xml:space="preserve"> booked</w:t>
        </w:r>
      </w:ins>
      <w:commentRangeStart w:id="264"/>
      <w:ins w:id="265" w:author="Etion Pinari [2]" w:date="2020-12-07T19:13:00Z">
        <w:r w:rsidR="00794B73">
          <w:rPr>
            <w:color w:val="000000"/>
            <w:sz w:val="28"/>
            <w:szCs w:val="28"/>
            <w:shd w:val="clear" w:color="auto" w:fill="FFFFFF"/>
          </w:rPr>
          <w:t>, or when a user requires to get a ticket</w:t>
        </w:r>
      </w:ins>
      <w:ins w:id="266" w:author="Giorgio Romeo" w:date="2020-12-07T00:39:00Z">
        <w:r>
          <w:rPr>
            <w:color w:val="000000"/>
            <w:sz w:val="28"/>
            <w:szCs w:val="28"/>
            <w:shd w:val="clear" w:color="auto" w:fill="FFFFFF"/>
          </w:rPr>
          <w:t xml:space="preserve"> </w:t>
        </w:r>
      </w:ins>
      <w:commentRangeEnd w:id="264"/>
      <w:r w:rsidR="00794B73">
        <w:rPr>
          <w:rStyle w:val="CommentReference"/>
        </w:rPr>
        <w:commentReference w:id="264"/>
      </w:r>
      <w:ins w:id="267" w:author="Giorgio Romeo" w:date="2020-12-07T00:39:00Z">
        <w:r>
          <w:rPr>
            <w:color w:val="000000"/>
            <w:sz w:val="28"/>
            <w:szCs w:val="28"/>
            <w:shd w:val="clear" w:color="auto" w:fill="FFFFFF"/>
          </w:rPr>
          <w:t>either virtually or physically</w:t>
        </w:r>
      </w:ins>
      <w:ins w:id="268" w:author="Giorgio Romeo" w:date="2020-12-07T00:43:00Z">
        <w:r w:rsidR="005F61F9">
          <w:rPr>
            <w:color w:val="000000"/>
            <w:sz w:val="28"/>
            <w:szCs w:val="28"/>
            <w:shd w:val="clear" w:color="auto" w:fill="FFFFFF"/>
          </w:rPr>
          <w:t>.</w:t>
        </w:r>
      </w:ins>
      <w:ins w:id="269" w:author="Giorgio Romeo" w:date="2020-12-07T01:00:00Z">
        <w:r w:rsidR="00D20AED">
          <w:rPr>
            <w:color w:val="000000"/>
            <w:sz w:val="28"/>
            <w:szCs w:val="28"/>
            <w:shd w:val="clear" w:color="auto" w:fill="FFFFFF"/>
          </w:rPr>
          <w:t xml:space="preserve"> The </w:t>
        </w:r>
      </w:ins>
      <w:ins w:id="270" w:author="Giorgio Romeo" w:date="2020-12-07T01:01:00Z">
        <w:r w:rsidR="00D20AED">
          <w:rPr>
            <w:color w:val="000000"/>
            <w:sz w:val="28"/>
            <w:szCs w:val="28"/>
            <w:shd w:val="clear" w:color="auto" w:fill="FFFFFF"/>
          </w:rPr>
          <w:t>user must scan the</w:t>
        </w:r>
      </w:ins>
      <w:ins w:id="271" w:author="Giorgio Romeo" w:date="2020-12-07T00:46:00Z">
        <w:r w:rsidR="005F61F9">
          <w:rPr>
            <w:color w:val="000000"/>
            <w:sz w:val="28"/>
            <w:szCs w:val="28"/>
            <w:shd w:val="clear" w:color="auto" w:fill="FFFFFF"/>
          </w:rPr>
          <w:t xml:space="preserve"> </w:t>
        </w:r>
      </w:ins>
      <w:ins w:id="272" w:author="Giorgio Romeo" w:date="2020-12-07T00:43:00Z">
        <w:r w:rsidR="005F61F9" w:rsidRPr="005F61F9">
          <w:rPr>
            <w:i/>
            <w:iCs/>
            <w:color w:val="000000"/>
            <w:sz w:val="28"/>
            <w:szCs w:val="28"/>
            <w:shd w:val="clear" w:color="auto" w:fill="FFFFFF"/>
            <w:rPrChange w:id="273" w:author="Giorgio Romeo" w:date="2020-12-07T00:43:00Z">
              <w:rPr>
                <w:color w:val="000000"/>
                <w:sz w:val="28"/>
                <w:szCs w:val="28"/>
                <w:shd w:val="clear" w:color="auto" w:fill="FFFFFF"/>
              </w:rPr>
            </w:rPrChange>
          </w:rPr>
          <w:t>“Booked”</w:t>
        </w:r>
      </w:ins>
      <w:ins w:id="274" w:author="Giorgio Romeo" w:date="2020-12-07T00:45:00Z">
        <w:r w:rsidR="005F61F9">
          <w:rPr>
            <w:i/>
            <w:iCs/>
            <w:color w:val="000000"/>
            <w:sz w:val="28"/>
            <w:szCs w:val="28"/>
            <w:shd w:val="clear" w:color="auto" w:fill="FFFFFF"/>
          </w:rPr>
          <w:t xml:space="preserve"> </w:t>
        </w:r>
        <w:r w:rsidR="005F61F9">
          <w:rPr>
            <w:color w:val="000000"/>
            <w:sz w:val="28"/>
            <w:szCs w:val="28"/>
            <w:shd w:val="clear" w:color="auto" w:fill="FFFFFF"/>
          </w:rPr>
          <w:t>ti</w:t>
        </w:r>
      </w:ins>
      <w:ins w:id="275" w:author="Giorgio Romeo" w:date="2020-12-07T00:43:00Z">
        <w:r w:rsidR="005F61F9">
          <w:rPr>
            <w:color w:val="000000"/>
            <w:sz w:val="28"/>
            <w:szCs w:val="28"/>
            <w:shd w:val="clear" w:color="auto" w:fill="FFFFFF"/>
          </w:rPr>
          <w:t xml:space="preserve">cket </w:t>
        </w:r>
      </w:ins>
      <w:ins w:id="276" w:author="Giorgio Romeo" w:date="2020-12-07T01:00:00Z">
        <w:r w:rsidR="00D20AED">
          <w:rPr>
            <w:color w:val="000000"/>
            <w:sz w:val="28"/>
            <w:szCs w:val="28"/>
            <w:shd w:val="clear" w:color="auto" w:fill="FFFFFF"/>
          </w:rPr>
          <w:t>within 5 minutes</w:t>
        </w:r>
      </w:ins>
      <w:ins w:id="277" w:author="Etion Pinari [2]" w:date="2020-12-07T19:07:00Z">
        <w:r w:rsidR="00794B73">
          <w:rPr>
            <w:color w:val="000000"/>
            <w:sz w:val="28"/>
            <w:szCs w:val="28"/>
            <w:shd w:val="clear" w:color="auto" w:fill="FFFFFF"/>
          </w:rPr>
          <w:t xml:space="preserve"> of</w:t>
        </w:r>
      </w:ins>
      <w:ins w:id="278" w:author="Giorgio Romeo" w:date="2020-12-07T01:00:00Z">
        <w:r w:rsidR="00D20AED">
          <w:rPr>
            <w:color w:val="000000"/>
            <w:sz w:val="28"/>
            <w:szCs w:val="28"/>
            <w:shd w:val="clear" w:color="auto" w:fill="FFFFFF"/>
          </w:rPr>
          <w:t xml:space="preserve"> his indicated </w:t>
        </w:r>
      </w:ins>
      <w:ins w:id="279" w:author="Giorgio Romeo" w:date="2020-12-07T00:52:00Z">
        <w:del w:id="280" w:author="Etion Pinari [2]" w:date="2020-12-07T19:08:00Z">
          <w:r w:rsidR="00D20AED" w:rsidDel="00794B73">
            <w:rPr>
              <w:color w:val="000000"/>
              <w:sz w:val="28"/>
              <w:szCs w:val="28"/>
              <w:shd w:val="clear" w:color="auto" w:fill="FFFFFF"/>
            </w:rPr>
            <w:delText xml:space="preserve"> </w:delText>
          </w:r>
        </w:del>
      </w:ins>
      <w:ins w:id="281" w:author="Giorgio Romeo" w:date="2020-12-07T01:01:00Z">
        <w:r w:rsidR="00D20AED">
          <w:rPr>
            <w:color w:val="000000"/>
            <w:sz w:val="28"/>
            <w:szCs w:val="28"/>
            <w:shd w:val="clear" w:color="auto" w:fill="FFFFFF"/>
          </w:rPr>
          <w:t xml:space="preserve">time slot (“Activated” state) </w:t>
        </w:r>
      </w:ins>
      <w:proofErr w:type="gramStart"/>
      <w:ins w:id="282" w:author="Giorgio Romeo" w:date="2020-12-07T00:52:00Z">
        <w:r w:rsidR="00D20AED">
          <w:rPr>
            <w:color w:val="000000"/>
            <w:sz w:val="28"/>
            <w:szCs w:val="28"/>
            <w:shd w:val="clear" w:color="auto" w:fill="FFFFFF"/>
          </w:rPr>
          <w:t>in order to</w:t>
        </w:r>
        <w:proofErr w:type="gramEnd"/>
        <w:r w:rsidR="00D20AED">
          <w:rPr>
            <w:color w:val="000000"/>
            <w:sz w:val="28"/>
            <w:szCs w:val="28"/>
            <w:shd w:val="clear" w:color="auto" w:fill="FFFFFF"/>
          </w:rPr>
          <w:t xml:space="preserve"> </w:t>
        </w:r>
      </w:ins>
      <w:ins w:id="283" w:author="Giorgio Romeo" w:date="2020-12-07T01:01:00Z">
        <w:r w:rsidR="00D20AED">
          <w:rPr>
            <w:color w:val="000000"/>
            <w:sz w:val="28"/>
            <w:szCs w:val="28"/>
            <w:shd w:val="clear" w:color="auto" w:fill="FFFFFF"/>
          </w:rPr>
          <w:t>enter the store, otherwise the ticket wil</w:t>
        </w:r>
      </w:ins>
      <w:ins w:id="284" w:author="Giorgio Romeo" w:date="2020-12-07T01:02:00Z">
        <w:r w:rsidR="00D20AED">
          <w:rPr>
            <w:color w:val="000000"/>
            <w:sz w:val="28"/>
            <w:szCs w:val="28"/>
            <w:shd w:val="clear" w:color="auto" w:fill="FFFFFF"/>
          </w:rPr>
          <w:t>l expire and become useless.</w:t>
        </w:r>
      </w:ins>
    </w:p>
    <w:p w14:paraId="65356598" w14:textId="46039254" w:rsidR="000116D9" w:rsidRPr="00D20AED" w:rsidRDefault="00D20AED">
      <w:pPr>
        <w:pStyle w:val="ListParagraph"/>
        <w:jc w:val="both"/>
        <w:rPr>
          <w:color w:val="000000"/>
          <w:sz w:val="28"/>
          <w:szCs w:val="28"/>
          <w:shd w:val="clear" w:color="auto" w:fill="FFFFFF"/>
          <w:rPrChange w:id="285" w:author="Giorgio Romeo" w:date="2020-12-07T00:59:00Z">
            <w:rPr>
              <w:color w:val="000000"/>
              <w:sz w:val="32"/>
              <w:szCs w:val="32"/>
              <w:shd w:val="clear" w:color="auto" w:fill="FFFFFF"/>
            </w:rPr>
          </w:rPrChange>
        </w:rPr>
        <w:pPrChange w:id="286" w:author="Giorgio Romeo" w:date="2020-12-07T01:03:00Z">
          <w:pPr>
            <w:pStyle w:val="ListParagraph"/>
          </w:pPr>
        </w:pPrChange>
      </w:pPr>
      <w:ins w:id="287" w:author="Giorgio Romeo" w:date="2020-12-07T00:53:00Z">
        <w:r>
          <w:rPr>
            <w:color w:val="000000"/>
            <w:sz w:val="32"/>
            <w:szCs w:val="32"/>
            <w:shd w:val="clear" w:color="auto" w:fill="FFFFFF"/>
          </w:rPr>
          <w:t xml:space="preserve"> </w:t>
        </w:r>
      </w:ins>
      <w:ins w:id="288" w:author="Giorgio Romeo" w:date="2020-12-07T00:54:00Z">
        <w:r>
          <w:rPr>
            <w:color w:val="000000"/>
            <w:sz w:val="28"/>
            <w:szCs w:val="28"/>
            <w:shd w:val="clear" w:color="auto" w:fill="FFFFFF"/>
          </w:rPr>
          <w:t xml:space="preserve">The user, who owns the ticket, after scanning </w:t>
        </w:r>
      </w:ins>
      <w:ins w:id="289" w:author="Giorgio Romeo" w:date="2020-12-07T01:02:00Z">
        <w:r>
          <w:rPr>
            <w:color w:val="000000"/>
            <w:sz w:val="28"/>
            <w:szCs w:val="28"/>
            <w:shd w:val="clear" w:color="auto" w:fill="FFFFFF"/>
          </w:rPr>
          <w:t>it</w:t>
        </w:r>
        <w:r w:rsidR="006B1D70">
          <w:rPr>
            <w:color w:val="000000"/>
            <w:sz w:val="28"/>
            <w:szCs w:val="28"/>
            <w:shd w:val="clear" w:color="auto" w:fill="FFFFFF"/>
          </w:rPr>
          <w:t xml:space="preserve"> to</w:t>
        </w:r>
      </w:ins>
      <w:ins w:id="290" w:author="Giorgio Romeo" w:date="2020-12-07T00:54:00Z">
        <w:r>
          <w:rPr>
            <w:color w:val="000000"/>
            <w:sz w:val="28"/>
            <w:szCs w:val="28"/>
            <w:shd w:val="clear" w:color="auto" w:fill="FFFFFF"/>
          </w:rPr>
          <w:t xml:space="preserve"> enter the store, will use </w:t>
        </w:r>
      </w:ins>
      <w:ins w:id="291" w:author="Giorgio Romeo" w:date="2020-12-07T00:55:00Z">
        <w:r>
          <w:rPr>
            <w:color w:val="000000"/>
            <w:sz w:val="28"/>
            <w:szCs w:val="28"/>
            <w:shd w:val="clear" w:color="auto" w:fill="FFFFFF"/>
          </w:rPr>
          <w:t xml:space="preserve">the same ticket to exit. </w:t>
        </w:r>
      </w:ins>
      <w:ins w:id="292" w:author="Giorgio Romeo" w:date="2020-12-07T00:57:00Z">
        <w:r>
          <w:rPr>
            <w:color w:val="000000"/>
            <w:sz w:val="28"/>
            <w:szCs w:val="28"/>
            <w:shd w:val="clear" w:color="auto" w:fill="FFFFFF"/>
          </w:rPr>
          <w:t>I</w:t>
        </w:r>
      </w:ins>
      <w:ins w:id="293" w:author="Giorgio Romeo" w:date="2020-12-07T00:55:00Z">
        <w:r>
          <w:rPr>
            <w:color w:val="000000"/>
            <w:sz w:val="28"/>
            <w:szCs w:val="28"/>
            <w:shd w:val="clear" w:color="auto" w:fill="FFFFFF"/>
          </w:rPr>
          <w:t xml:space="preserve">f the </w:t>
        </w:r>
      </w:ins>
      <w:ins w:id="294" w:author="Giorgio Romeo" w:date="2020-12-07T00:58:00Z">
        <w:r>
          <w:rPr>
            <w:color w:val="000000"/>
            <w:sz w:val="28"/>
            <w:szCs w:val="28"/>
            <w:shd w:val="clear" w:color="auto" w:fill="FFFFFF"/>
          </w:rPr>
          <w:t xml:space="preserve">user’s </w:t>
        </w:r>
      </w:ins>
      <w:ins w:id="295" w:author="Giorgio Romeo" w:date="2020-12-07T00:55:00Z">
        <w:r>
          <w:rPr>
            <w:color w:val="000000"/>
            <w:sz w:val="28"/>
            <w:szCs w:val="28"/>
            <w:shd w:val="clear" w:color="auto" w:fill="FFFFFF"/>
          </w:rPr>
          <w:t>ticket becomes unavailable (</w:t>
        </w:r>
      </w:ins>
      <w:ins w:id="296" w:author="Giorgio Romeo" w:date="2020-12-07T00:56:00Z">
        <w:r>
          <w:rPr>
            <w:color w:val="000000"/>
            <w:sz w:val="28"/>
            <w:szCs w:val="28"/>
            <w:shd w:val="clear" w:color="auto" w:fill="FFFFFF"/>
          </w:rPr>
          <w:t xml:space="preserve">e.g., the physical ticket is lost, the </w:t>
        </w:r>
      </w:ins>
      <w:ins w:id="297" w:author="Giorgio Romeo" w:date="2020-12-07T00:57:00Z">
        <w:r>
          <w:rPr>
            <w:color w:val="000000"/>
            <w:sz w:val="28"/>
            <w:szCs w:val="28"/>
            <w:shd w:val="clear" w:color="auto" w:fill="FFFFFF"/>
          </w:rPr>
          <w:t xml:space="preserve">user’s device has low battery) while </w:t>
        </w:r>
      </w:ins>
      <w:ins w:id="298" w:author="Giorgio Romeo" w:date="2020-12-07T00:58:00Z">
        <w:r>
          <w:rPr>
            <w:color w:val="000000"/>
            <w:sz w:val="28"/>
            <w:szCs w:val="28"/>
            <w:shd w:val="clear" w:color="auto" w:fill="FFFFFF"/>
          </w:rPr>
          <w:t>he</w:t>
        </w:r>
      </w:ins>
      <w:ins w:id="299" w:author="Giorgio Romeo" w:date="2020-12-07T00:57:00Z">
        <w:r>
          <w:rPr>
            <w:color w:val="000000"/>
            <w:sz w:val="28"/>
            <w:szCs w:val="28"/>
            <w:shd w:val="clear" w:color="auto" w:fill="FFFFFF"/>
          </w:rPr>
          <w:t xml:space="preserve"> is </w:t>
        </w:r>
        <w:del w:id="300" w:author="Etion Pinari [2]" w:date="2020-12-07T19:08:00Z">
          <w:r w:rsidDel="00794B73">
            <w:rPr>
              <w:color w:val="000000"/>
              <w:sz w:val="28"/>
              <w:szCs w:val="28"/>
              <w:shd w:val="clear" w:color="auto" w:fill="FFFFFF"/>
            </w:rPr>
            <w:delText xml:space="preserve">doing the </w:delText>
          </w:r>
        </w:del>
        <w:r>
          <w:rPr>
            <w:color w:val="000000"/>
            <w:sz w:val="28"/>
            <w:szCs w:val="28"/>
            <w:shd w:val="clear" w:color="auto" w:fill="FFFFFF"/>
          </w:rPr>
          <w:t xml:space="preserve">shopping, </w:t>
        </w:r>
      </w:ins>
      <w:ins w:id="301" w:author="Giorgio Romeo" w:date="2020-12-07T00:58:00Z">
        <w:r>
          <w:rPr>
            <w:color w:val="000000"/>
            <w:sz w:val="28"/>
            <w:szCs w:val="28"/>
            <w:shd w:val="clear" w:color="auto" w:fill="FFFFFF"/>
          </w:rPr>
          <w:t>the user</w:t>
        </w:r>
      </w:ins>
      <w:ins w:id="302" w:author="Giorgio Romeo" w:date="2020-12-07T00:57:00Z">
        <w:r>
          <w:rPr>
            <w:color w:val="000000"/>
            <w:sz w:val="28"/>
            <w:szCs w:val="28"/>
            <w:shd w:val="clear" w:color="auto" w:fill="FFFFFF"/>
          </w:rPr>
          <w:t xml:space="preserve"> </w:t>
        </w:r>
        <w:proofErr w:type="gramStart"/>
        <w:r>
          <w:rPr>
            <w:color w:val="000000"/>
            <w:sz w:val="28"/>
            <w:szCs w:val="28"/>
            <w:shd w:val="clear" w:color="auto" w:fill="FFFFFF"/>
          </w:rPr>
          <w:t xml:space="preserve">is allowed </w:t>
        </w:r>
      </w:ins>
      <w:ins w:id="303" w:author="Giorgio Romeo" w:date="2020-12-07T00:58:00Z">
        <w:r>
          <w:rPr>
            <w:color w:val="000000"/>
            <w:sz w:val="28"/>
            <w:szCs w:val="28"/>
            <w:shd w:val="clear" w:color="auto" w:fill="FFFFFF"/>
          </w:rPr>
          <w:t>to</w:t>
        </w:r>
        <w:proofErr w:type="gramEnd"/>
        <w:r>
          <w:rPr>
            <w:color w:val="000000"/>
            <w:sz w:val="28"/>
            <w:szCs w:val="28"/>
            <w:shd w:val="clear" w:color="auto" w:fill="FFFFFF"/>
          </w:rPr>
          <w:t xml:space="preserve"> exit the store anyway</w:t>
        </w:r>
      </w:ins>
      <w:ins w:id="304" w:author="Etion Pinari [2]" w:date="2020-12-07T19:08:00Z">
        <w:r w:rsidR="00794B73">
          <w:rPr>
            <w:color w:val="000000"/>
            <w:sz w:val="28"/>
            <w:szCs w:val="28"/>
            <w:shd w:val="clear" w:color="auto" w:fill="FFFFFF"/>
          </w:rPr>
          <w:t xml:space="preserve"> </w:t>
        </w:r>
        <w:commentRangeStart w:id="305"/>
        <w:r w:rsidR="00794B73">
          <w:rPr>
            <w:color w:val="000000"/>
            <w:sz w:val="28"/>
            <w:szCs w:val="28"/>
            <w:shd w:val="clear" w:color="auto" w:fill="FFFFFF"/>
          </w:rPr>
          <w:t xml:space="preserve">after asking for assistance from </w:t>
        </w:r>
      </w:ins>
      <w:ins w:id="306" w:author="Etion Pinari [2]" w:date="2020-12-07T19:09:00Z">
        <w:r w:rsidR="00794B73">
          <w:rPr>
            <w:color w:val="000000"/>
            <w:sz w:val="28"/>
            <w:szCs w:val="28"/>
            <w:shd w:val="clear" w:color="auto" w:fill="FFFFFF"/>
          </w:rPr>
          <w:t>the cashier or a manager inside the store</w:t>
        </w:r>
        <w:commentRangeEnd w:id="305"/>
        <w:r w:rsidR="00794B73">
          <w:rPr>
            <w:rStyle w:val="CommentReference"/>
          </w:rPr>
          <w:commentReference w:id="305"/>
        </w:r>
      </w:ins>
      <w:ins w:id="307" w:author="Giorgio Romeo" w:date="2020-12-07T00:58:00Z">
        <w:r>
          <w:rPr>
            <w:color w:val="000000"/>
            <w:sz w:val="28"/>
            <w:szCs w:val="28"/>
            <w:shd w:val="clear" w:color="auto" w:fill="FFFFFF"/>
          </w:rPr>
          <w:t xml:space="preserve">. </w:t>
        </w:r>
      </w:ins>
      <w:ins w:id="308" w:author="Giorgio Romeo" w:date="2020-12-07T01:03:00Z">
        <w:r w:rsidR="006B1D70">
          <w:rPr>
            <w:color w:val="000000"/>
            <w:sz w:val="28"/>
            <w:szCs w:val="28"/>
            <w:shd w:val="clear" w:color="auto" w:fill="FFFFFF"/>
          </w:rPr>
          <w:t>In this case, t</w:t>
        </w:r>
      </w:ins>
      <w:ins w:id="309" w:author="Giorgio Romeo" w:date="2020-12-07T00:58:00Z">
        <w:r>
          <w:rPr>
            <w:color w:val="000000"/>
            <w:sz w:val="28"/>
            <w:szCs w:val="28"/>
            <w:shd w:val="clear" w:color="auto" w:fill="FFFFFF"/>
          </w:rPr>
          <w:t xml:space="preserve">he </w:t>
        </w:r>
        <w:r w:rsidRPr="00D20AED">
          <w:rPr>
            <w:i/>
            <w:iCs/>
            <w:color w:val="000000"/>
            <w:sz w:val="28"/>
            <w:szCs w:val="28"/>
            <w:shd w:val="clear" w:color="auto" w:fill="FFFFFF"/>
            <w:rPrChange w:id="310" w:author="Giorgio Romeo" w:date="2020-12-07T00:58:00Z">
              <w:rPr>
                <w:color w:val="000000"/>
                <w:sz w:val="28"/>
                <w:szCs w:val="28"/>
                <w:shd w:val="clear" w:color="auto" w:fill="FFFFFF"/>
              </w:rPr>
            </w:rPrChange>
          </w:rPr>
          <w:t>“Activated”</w:t>
        </w:r>
        <w:r>
          <w:rPr>
            <w:i/>
            <w:iCs/>
            <w:color w:val="000000"/>
            <w:sz w:val="28"/>
            <w:szCs w:val="28"/>
            <w:shd w:val="clear" w:color="auto" w:fill="FFFFFF"/>
          </w:rPr>
          <w:t xml:space="preserve"> </w:t>
        </w:r>
      </w:ins>
      <w:ins w:id="311" w:author="Giorgio Romeo" w:date="2020-12-07T00:59:00Z">
        <w:r>
          <w:rPr>
            <w:color w:val="000000"/>
            <w:sz w:val="28"/>
            <w:szCs w:val="28"/>
            <w:shd w:val="clear" w:color="auto" w:fill="FFFFFF"/>
          </w:rPr>
          <w:t>ticket will expire after an hour from the indicated time slot and will be considered scanned</w:t>
        </w:r>
      </w:ins>
      <w:ins w:id="312" w:author="Giorgio Romeo" w:date="2020-12-07T01:04:00Z">
        <w:r w:rsidR="006B1D70">
          <w:rPr>
            <w:color w:val="000000"/>
            <w:sz w:val="28"/>
            <w:szCs w:val="28"/>
            <w:shd w:val="clear" w:color="auto" w:fill="FFFFFF"/>
          </w:rPr>
          <w:t xml:space="preserve"> anyway</w:t>
        </w:r>
      </w:ins>
      <w:ins w:id="313" w:author="Giorgio Romeo" w:date="2020-12-07T00:59:00Z">
        <w:r>
          <w:rPr>
            <w:color w:val="000000"/>
            <w:sz w:val="28"/>
            <w:szCs w:val="28"/>
            <w:shd w:val="clear" w:color="auto" w:fill="FFFFFF"/>
          </w:rPr>
          <w:t>.</w:t>
        </w:r>
      </w:ins>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ins w:id="314" w:author="Giorgio Romeo" w:date="2020-12-07T00:10:00Z"/>
          <w:color w:val="000000"/>
          <w:sz w:val="32"/>
          <w:szCs w:val="32"/>
          <w:shd w:val="clear" w:color="auto" w:fill="FFFFFF"/>
        </w:rPr>
      </w:pPr>
    </w:p>
    <w:p w14:paraId="5F624FEE" w14:textId="3835BC9E" w:rsidR="00855732" w:rsidRDefault="00855732" w:rsidP="008B1B38">
      <w:pPr>
        <w:pStyle w:val="ListParagraph"/>
        <w:rPr>
          <w:ins w:id="315" w:author="Giorgio Romeo" w:date="2020-12-07T00:10:00Z"/>
          <w:color w:val="000000"/>
          <w:sz w:val="32"/>
          <w:szCs w:val="32"/>
          <w:shd w:val="clear" w:color="auto" w:fill="FFFFFF"/>
        </w:rPr>
      </w:pPr>
    </w:p>
    <w:p w14:paraId="1C4B8EAF" w14:textId="19ADA18C" w:rsidR="00855732" w:rsidRDefault="00855732" w:rsidP="008B1B38">
      <w:pPr>
        <w:pStyle w:val="ListParagraph"/>
        <w:rPr>
          <w:ins w:id="316" w:author="Giorgio Romeo" w:date="2020-12-07T00:10:00Z"/>
          <w:color w:val="000000"/>
          <w:sz w:val="32"/>
          <w:szCs w:val="32"/>
          <w:shd w:val="clear" w:color="auto" w:fill="FFFFFF"/>
        </w:rPr>
      </w:pPr>
    </w:p>
    <w:p w14:paraId="351B46C3" w14:textId="72766494" w:rsidR="00855732" w:rsidRDefault="00855732" w:rsidP="008B1B38">
      <w:pPr>
        <w:pStyle w:val="ListParagraph"/>
        <w:rPr>
          <w:ins w:id="317" w:author="Giorgio Romeo" w:date="2020-12-07T00:10:00Z"/>
          <w:color w:val="000000"/>
          <w:sz w:val="32"/>
          <w:szCs w:val="32"/>
          <w:shd w:val="clear" w:color="auto" w:fill="FFFFFF"/>
        </w:rPr>
      </w:pPr>
    </w:p>
    <w:p w14:paraId="42FD7561" w14:textId="108CEE92" w:rsidR="00855732" w:rsidRDefault="00855732" w:rsidP="008B1B38">
      <w:pPr>
        <w:pStyle w:val="ListParagraph"/>
        <w:rPr>
          <w:ins w:id="318" w:author="Giorgio Romeo" w:date="2020-12-07T00:10:00Z"/>
          <w:color w:val="000000"/>
          <w:sz w:val="32"/>
          <w:szCs w:val="32"/>
          <w:shd w:val="clear" w:color="auto" w:fill="FFFFFF"/>
        </w:rPr>
      </w:pPr>
    </w:p>
    <w:p w14:paraId="09A912D6" w14:textId="36444D45" w:rsidR="00855732" w:rsidRDefault="00855732" w:rsidP="008B1B38">
      <w:pPr>
        <w:pStyle w:val="ListParagraph"/>
        <w:rPr>
          <w:ins w:id="319" w:author="Giorgio Romeo" w:date="2020-12-07T00:10:00Z"/>
          <w:color w:val="000000"/>
          <w:sz w:val="32"/>
          <w:szCs w:val="32"/>
          <w:shd w:val="clear" w:color="auto" w:fill="FFFFFF"/>
        </w:rPr>
      </w:pPr>
    </w:p>
    <w:p w14:paraId="75552C60" w14:textId="5F9456AF" w:rsidR="00855732" w:rsidRDefault="00855732" w:rsidP="008B1B38">
      <w:pPr>
        <w:pStyle w:val="ListParagraph"/>
        <w:rPr>
          <w:ins w:id="320" w:author="Giorgio Romeo" w:date="2020-12-07T00:10:00Z"/>
          <w:color w:val="000000"/>
          <w:sz w:val="32"/>
          <w:szCs w:val="32"/>
          <w:shd w:val="clear" w:color="auto" w:fill="FFFFFF"/>
        </w:rPr>
      </w:pPr>
    </w:p>
    <w:p w14:paraId="58CE627F" w14:textId="00A583B3" w:rsidR="00855732" w:rsidDel="00207E23" w:rsidRDefault="00855732" w:rsidP="008B1B38">
      <w:pPr>
        <w:pStyle w:val="ListParagraph"/>
        <w:rPr>
          <w:ins w:id="321" w:author="Giorgio Romeo" w:date="2020-12-07T00:10:00Z"/>
          <w:del w:id="322" w:author="Etion Pinari [2]" w:date="2020-12-07T20:04:00Z"/>
          <w:color w:val="000000"/>
          <w:sz w:val="32"/>
          <w:szCs w:val="32"/>
          <w:shd w:val="clear" w:color="auto" w:fill="FFFFFF"/>
        </w:rPr>
      </w:pPr>
    </w:p>
    <w:p w14:paraId="68BA0A2B" w14:textId="22DA7E16" w:rsidR="00855732" w:rsidDel="00207E23" w:rsidRDefault="00855732" w:rsidP="008B1B38">
      <w:pPr>
        <w:pStyle w:val="ListParagraph"/>
        <w:rPr>
          <w:ins w:id="323" w:author="Giorgio Romeo" w:date="2020-12-07T00:10:00Z"/>
          <w:del w:id="324" w:author="Etion Pinari [2]" w:date="2020-12-07T20:04:00Z"/>
          <w:color w:val="000000"/>
          <w:sz w:val="32"/>
          <w:szCs w:val="32"/>
          <w:shd w:val="clear" w:color="auto" w:fill="FFFFFF"/>
        </w:rPr>
      </w:pPr>
    </w:p>
    <w:p w14:paraId="5D0647D5" w14:textId="3323D14F" w:rsidR="00855732" w:rsidDel="00207E23" w:rsidRDefault="00855732" w:rsidP="008B1B38">
      <w:pPr>
        <w:pStyle w:val="ListParagraph"/>
        <w:rPr>
          <w:ins w:id="325" w:author="Giorgio Romeo" w:date="2020-12-07T00:10:00Z"/>
          <w:del w:id="326" w:author="Etion Pinari [2]" w:date="2020-12-07T20:04:00Z"/>
          <w:color w:val="000000"/>
          <w:sz w:val="32"/>
          <w:szCs w:val="32"/>
          <w:shd w:val="clear" w:color="auto" w:fill="FFFFFF"/>
        </w:rPr>
      </w:pPr>
    </w:p>
    <w:p w14:paraId="44C18816" w14:textId="002189D6" w:rsidR="00855732" w:rsidDel="00207E23" w:rsidRDefault="00855732" w:rsidP="008B1B38">
      <w:pPr>
        <w:pStyle w:val="ListParagraph"/>
        <w:rPr>
          <w:ins w:id="327" w:author="Giorgio Romeo" w:date="2020-12-07T00:10:00Z"/>
          <w:del w:id="328" w:author="Etion Pinari [2]" w:date="2020-12-07T20:04:00Z"/>
          <w:color w:val="000000"/>
          <w:sz w:val="32"/>
          <w:szCs w:val="32"/>
          <w:shd w:val="clear" w:color="auto" w:fill="FFFFFF"/>
        </w:rPr>
      </w:pPr>
    </w:p>
    <w:p w14:paraId="2934C974" w14:textId="21B18AD2" w:rsidR="00855732" w:rsidDel="00207E23" w:rsidRDefault="00855732" w:rsidP="008B1B38">
      <w:pPr>
        <w:pStyle w:val="ListParagraph"/>
        <w:rPr>
          <w:ins w:id="329" w:author="Giorgio Romeo" w:date="2020-12-07T00:10:00Z"/>
          <w:del w:id="330" w:author="Etion Pinari [2]" w:date="2020-12-07T20:04:00Z"/>
          <w:color w:val="000000"/>
          <w:sz w:val="32"/>
          <w:szCs w:val="32"/>
          <w:shd w:val="clear" w:color="auto" w:fill="FFFFFF"/>
        </w:rPr>
      </w:pPr>
    </w:p>
    <w:p w14:paraId="369C6A59" w14:textId="332756FC" w:rsidR="00855732" w:rsidDel="00207E23" w:rsidRDefault="00855732" w:rsidP="008B1B38">
      <w:pPr>
        <w:pStyle w:val="ListParagraph"/>
        <w:rPr>
          <w:ins w:id="331" w:author="Giorgio Romeo" w:date="2020-12-07T00:10:00Z"/>
          <w:del w:id="332" w:author="Etion Pinari [2]" w:date="2020-12-07T20:04:00Z"/>
          <w:color w:val="000000"/>
          <w:sz w:val="32"/>
          <w:szCs w:val="32"/>
          <w:shd w:val="clear" w:color="auto" w:fill="FFFFFF"/>
        </w:rPr>
      </w:pPr>
    </w:p>
    <w:p w14:paraId="44587B3B" w14:textId="0740C85C" w:rsidR="00855732" w:rsidDel="00207E23" w:rsidRDefault="00855732" w:rsidP="008B1B38">
      <w:pPr>
        <w:pStyle w:val="ListParagraph"/>
        <w:rPr>
          <w:ins w:id="333" w:author="Giorgio Romeo" w:date="2020-12-07T00:10:00Z"/>
          <w:del w:id="334" w:author="Etion Pinari [2]" w:date="2020-12-07T20:04:00Z"/>
          <w:color w:val="000000"/>
          <w:sz w:val="32"/>
          <w:szCs w:val="32"/>
          <w:shd w:val="clear" w:color="auto" w:fill="FFFFFF"/>
        </w:rPr>
      </w:pPr>
    </w:p>
    <w:p w14:paraId="6AB73869" w14:textId="5B53177C" w:rsidR="00855732" w:rsidDel="00207E23" w:rsidRDefault="00855732" w:rsidP="008B1B38">
      <w:pPr>
        <w:pStyle w:val="ListParagraph"/>
        <w:rPr>
          <w:ins w:id="335" w:author="Giorgio Romeo" w:date="2020-12-07T00:10:00Z"/>
          <w:del w:id="336" w:author="Etion Pinari [2]" w:date="2020-12-07T20:04:00Z"/>
          <w:color w:val="000000"/>
          <w:sz w:val="32"/>
          <w:szCs w:val="32"/>
          <w:shd w:val="clear" w:color="auto" w:fill="FFFFFF"/>
        </w:rPr>
      </w:pPr>
    </w:p>
    <w:p w14:paraId="0D0D3E5F" w14:textId="1DB8D461" w:rsidR="00855732" w:rsidDel="00207E23" w:rsidRDefault="00855732" w:rsidP="008B1B38">
      <w:pPr>
        <w:pStyle w:val="ListParagraph"/>
        <w:rPr>
          <w:ins w:id="337" w:author="Giorgio Romeo" w:date="2020-12-07T00:10:00Z"/>
          <w:del w:id="338" w:author="Etion Pinari [2]" w:date="2020-12-07T20:04:00Z"/>
          <w:color w:val="000000"/>
          <w:sz w:val="32"/>
          <w:szCs w:val="32"/>
          <w:shd w:val="clear" w:color="auto" w:fill="FFFFFF"/>
        </w:rPr>
      </w:pPr>
    </w:p>
    <w:p w14:paraId="3D05AC8C" w14:textId="1DB943F7" w:rsidR="00855732" w:rsidDel="00553415" w:rsidRDefault="00855732" w:rsidP="008B1B38">
      <w:pPr>
        <w:pStyle w:val="ListParagraph"/>
        <w:rPr>
          <w:ins w:id="339" w:author="Giorgio Romeo" w:date="2020-12-07T00:10:00Z"/>
          <w:del w:id="340" w:author="Etion Pinari [2]" w:date="2020-12-07T19:50:00Z"/>
          <w:color w:val="000000"/>
          <w:sz w:val="32"/>
          <w:szCs w:val="32"/>
          <w:shd w:val="clear" w:color="auto" w:fill="FFFFFF"/>
        </w:rPr>
      </w:pPr>
    </w:p>
    <w:p w14:paraId="67710AAF" w14:textId="76B3BF00" w:rsidR="00855732" w:rsidDel="00553415" w:rsidRDefault="00855732" w:rsidP="008B1B38">
      <w:pPr>
        <w:pStyle w:val="ListParagraph"/>
        <w:rPr>
          <w:ins w:id="341" w:author="Giorgio Romeo" w:date="2020-12-07T00:10:00Z"/>
          <w:del w:id="342" w:author="Etion Pinari [2]" w:date="2020-12-07T19:50:00Z"/>
          <w:color w:val="000000"/>
          <w:sz w:val="32"/>
          <w:szCs w:val="32"/>
          <w:shd w:val="clear" w:color="auto" w:fill="FFFFFF"/>
        </w:rPr>
      </w:pPr>
    </w:p>
    <w:p w14:paraId="68B364A0" w14:textId="77777777" w:rsidR="00855732" w:rsidDel="00553415" w:rsidRDefault="00855732" w:rsidP="008B1B38">
      <w:pPr>
        <w:pStyle w:val="ListParagraph"/>
        <w:rPr>
          <w:del w:id="343" w:author="Etion Pinari [2]" w:date="2020-12-07T19:50:00Z"/>
          <w:color w:val="000000"/>
          <w:sz w:val="32"/>
          <w:szCs w:val="32"/>
          <w:shd w:val="clear" w:color="auto" w:fill="FFFFFF"/>
        </w:rPr>
      </w:pPr>
    </w:p>
    <w:p w14:paraId="2A2D7D5A" w14:textId="2E2EB6B2" w:rsidR="000116D9" w:rsidDel="00553415" w:rsidRDefault="000116D9" w:rsidP="008B1B38">
      <w:pPr>
        <w:pStyle w:val="ListParagraph"/>
        <w:rPr>
          <w:del w:id="344" w:author="Etion Pinari [2]"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345" w:author="Etion Pinari [2]" w:date="2020-12-07T19:50:00Z">
            <w:rPr>
              <w:shd w:val="clear" w:color="auto" w:fill="FFFFFF"/>
            </w:rPr>
          </w:rPrChange>
        </w:rPr>
        <w:pPrChange w:id="346" w:author="Etion Pinari [2]" w:date="2020-12-07T19:50:00Z">
          <w:pPr>
            <w:pStyle w:val="ListParagraph"/>
          </w:pPr>
        </w:pPrChange>
      </w:pPr>
    </w:p>
    <w:p w14:paraId="0778095A" w14:textId="77777777" w:rsidR="000116D9" w:rsidRPr="00923D58" w:rsidRDefault="000116D9" w:rsidP="008B1B38">
      <w:pPr>
        <w:pStyle w:val="ListParagraph"/>
        <w:rPr>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2180C834" w14:textId="1AA3504C" w:rsidR="00540A7B" w:rsidRPr="009C27DC" w:rsidDel="009C27DC" w:rsidRDefault="00540A7B">
      <w:pPr>
        <w:ind w:left="270"/>
        <w:rPr>
          <w:del w:id="347" w:author="Etion Pinari [2]" w:date="2020-12-06T12:02:00Z"/>
          <w:rStyle w:val="SubtleEmphasis"/>
          <w:sz w:val="36"/>
          <w:szCs w:val="36"/>
        </w:rPr>
        <w:pPrChange w:id="348" w:author="Etion Pinari [2]" w:date="2020-12-06T19:14:00Z">
          <w:pPr>
            <w:pStyle w:val="ListParagraph"/>
            <w:numPr>
              <w:numId w:val="25"/>
            </w:numPr>
            <w:ind w:left="1069" w:hanging="360"/>
          </w:pPr>
        </w:pPrChange>
      </w:pPr>
      <w:commentRangeStart w:id="349"/>
      <w:commentRangeStart w:id="350"/>
      <w:del w:id="351" w:author="Etion Pinari [2]" w:date="2020-12-06T12:02:00Z">
        <w:r w:rsidRPr="009C27DC" w:rsidDel="009C27DC">
          <w:rPr>
            <w:rStyle w:val="SubtleEmphasis"/>
            <w:szCs w:val="24"/>
          </w:rPr>
          <w:delText xml:space="preserve"> </w:delText>
        </w:r>
        <w:r w:rsidR="00195ED0" w:rsidRPr="009C27DC" w:rsidDel="009C27DC">
          <w:rPr>
            <w:rStyle w:val="SubtleEmphasis"/>
            <w:szCs w:val="24"/>
          </w:rPr>
          <w:delText>Fu</w:delText>
        </w:r>
        <w:r w:rsidR="00195ED0" w:rsidRPr="009C27DC" w:rsidDel="009C27DC">
          <w:rPr>
            <w:rStyle w:val="SubtleEmphasis"/>
            <w:sz w:val="28"/>
            <w:szCs w:val="28"/>
          </w:rPr>
          <w:delText>nctional Requirements:</w:delText>
        </w:r>
      </w:del>
    </w:p>
    <w:p w14:paraId="78FC2C02" w14:textId="6C7E6943" w:rsidR="27BE2734" w:rsidRPr="00CC5FD6" w:rsidRDefault="27BE2734">
      <w:pPr>
        <w:ind w:left="270"/>
        <w:rPr>
          <w:rStyle w:val="SubtleEmphasis"/>
          <w:i w:val="0"/>
          <w:iCs w:val="0"/>
          <w:szCs w:val="24"/>
        </w:rPr>
        <w:pPrChange w:id="352" w:author="Etion Pinari [2]" w:date="2020-12-06T19:14:00Z">
          <w:pPr/>
        </w:pPrChange>
      </w:pPr>
      <w:r w:rsidRPr="00D01022">
        <w:rPr>
          <w:rStyle w:val="SubtleEmphasis"/>
          <w:i w:val="0"/>
          <w:iCs w:val="0"/>
          <w:szCs w:val="24"/>
        </w:rPr>
        <w:t>The most</w:t>
      </w:r>
      <w:r w:rsidRPr="699595DC">
        <w:rPr>
          <w:rStyle w:val="SubtleEmphasis"/>
          <w:i w:val="0"/>
          <w:iCs w:val="0"/>
          <w:szCs w:val="24"/>
        </w:rPr>
        <w:t xml:space="preserve"> important aspects of the system to be are the regulation and management of the entrances in stores</w:t>
      </w:r>
      <w:r w:rsidR="47FCEBF1" w:rsidRPr="699595DC">
        <w:rPr>
          <w:rStyle w:val="SubtleEmphasis"/>
          <w:i w:val="0"/>
          <w:iCs w:val="0"/>
          <w:szCs w:val="24"/>
        </w:rPr>
        <w:t xml:space="preserve"> as seen in the above scenarios. </w:t>
      </w:r>
      <w:commentRangeEnd w:id="349"/>
      <w:r w:rsidR="00AC7136">
        <w:rPr>
          <w:rStyle w:val="CommentReference"/>
        </w:rPr>
        <w:commentReference w:id="349"/>
      </w:r>
      <w:commentRangeEnd w:id="350"/>
      <w:r w:rsidR="00AC7136">
        <w:rPr>
          <w:rStyle w:val="CommentReference"/>
        </w:rPr>
        <w:commentReference w:id="350"/>
      </w:r>
      <w:commentRangeStart w:id="353"/>
      <w:ins w:id="354" w:author="Etion Pinari [2]" w:date="2020-12-07T19:31:00Z">
        <w:r w:rsidR="00994DF1">
          <w:rPr>
            <w:rStyle w:val="SubtleEmphasis"/>
            <w:i w:val="0"/>
            <w:iCs w:val="0"/>
            <w:szCs w:val="24"/>
          </w:rPr>
          <w:t>The</w:t>
        </w:r>
      </w:ins>
      <w:ins w:id="355" w:author="Etion Pinari [2]" w:date="2020-12-07T19:32:00Z">
        <w:r w:rsidR="00994DF1">
          <w:rPr>
            <w:rStyle w:val="SubtleEmphasis"/>
            <w:i w:val="0"/>
            <w:iCs w:val="0"/>
            <w:szCs w:val="24"/>
          </w:rPr>
          <w:t>se are applied through the means of time slot</w:t>
        </w:r>
      </w:ins>
      <w:ins w:id="356" w:author="Etion Pinari [2]" w:date="2020-12-07T19:34:00Z">
        <w:r w:rsidR="00994DF1">
          <w:rPr>
            <w:rStyle w:val="SubtleEmphasis"/>
            <w:i w:val="0"/>
            <w:iCs w:val="0"/>
            <w:szCs w:val="24"/>
          </w:rPr>
          <w:t xml:space="preserve">ted </w:t>
        </w:r>
      </w:ins>
      <w:ins w:id="357" w:author="Etion Pinari [2]" w:date="2020-12-07T19:55:00Z">
        <w:r w:rsidR="00166CDA">
          <w:rPr>
            <w:rStyle w:val="SubtleEmphasis"/>
            <w:i w:val="0"/>
            <w:iCs w:val="0"/>
            <w:szCs w:val="24"/>
          </w:rPr>
          <w:t xml:space="preserve">(in fractions of an hour) </w:t>
        </w:r>
      </w:ins>
      <w:ins w:id="358" w:author="Etion Pinari [2]" w:date="2020-12-07T19:34:00Z">
        <w:r w:rsidR="00994DF1">
          <w:rPr>
            <w:rStyle w:val="SubtleEmphasis"/>
            <w:i w:val="0"/>
            <w:iCs w:val="0"/>
            <w:szCs w:val="24"/>
          </w:rPr>
          <w:t xml:space="preserve">tickets. Every ticket </w:t>
        </w:r>
        <w:r w:rsidR="00CC5FD6">
          <w:rPr>
            <w:rStyle w:val="SubtleEmphasis"/>
            <w:i w:val="0"/>
            <w:iCs w:val="0"/>
            <w:szCs w:val="24"/>
          </w:rPr>
          <w:t>or booked visit</w:t>
        </w:r>
      </w:ins>
      <w:ins w:id="359" w:author="Etion Pinari [2]" w:date="2020-12-07T19:35:00Z">
        <w:r w:rsidR="00CC5FD6">
          <w:rPr>
            <w:rStyle w:val="SubtleEmphasis"/>
            <w:i w:val="0"/>
            <w:iCs w:val="0"/>
            <w:szCs w:val="24"/>
          </w:rPr>
          <w:t xml:space="preserve"> will allow users to enter</w:t>
        </w:r>
      </w:ins>
      <w:ins w:id="360" w:author="Etion Pinari [2]" w:date="2020-12-07T19:36:00Z">
        <w:r w:rsidR="00CC5FD6">
          <w:rPr>
            <w:rStyle w:val="SubtleEmphasis"/>
            <w:i w:val="0"/>
            <w:iCs w:val="0"/>
            <w:szCs w:val="24"/>
          </w:rPr>
          <w:t xml:space="preserve"> </w:t>
        </w:r>
      </w:ins>
      <w:ins w:id="361" w:author="Etion Pinari [2]" w:date="2020-12-07T19:42:00Z">
        <w:r w:rsidR="00CC5FD6">
          <w:rPr>
            <w:rStyle w:val="SubtleEmphasis"/>
            <w:i w:val="0"/>
            <w:iCs w:val="0"/>
            <w:szCs w:val="24"/>
          </w:rPr>
          <w:t xml:space="preserve">in the store </w:t>
        </w:r>
      </w:ins>
      <w:ins w:id="362" w:author="Etion Pinari [2]" w:date="2020-12-07T19:36:00Z">
        <w:r w:rsidR="00CC5FD6">
          <w:rPr>
            <w:rStyle w:val="SubtleEmphasis"/>
            <w:i w:val="0"/>
            <w:iCs w:val="0"/>
            <w:szCs w:val="24"/>
          </w:rPr>
          <w:t>only in the time</w:t>
        </w:r>
      </w:ins>
      <w:ins w:id="363" w:author="Etion Pinari [2]" w:date="2020-12-07T19:41:00Z">
        <w:r w:rsidR="00CC5FD6" w:rsidRPr="00CC5FD6">
          <w:rPr>
            <w:rStyle w:val="SubtleEmphasis"/>
            <w:i w:val="0"/>
            <w:iCs w:val="0"/>
            <w:szCs w:val="24"/>
            <w:rPrChange w:id="364" w:author="Etion Pinari [2]" w:date="2020-12-07T19:41:00Z">
              <w:rPr>
                <w:rStyle w:val="SubtleEmphasis"/>
                <w:i w:val="0"/>
                <w:iCs w:val="0"/>
                <w:szCs w:val="24"/>
                <w:lang w:val="it-IT"/>
              </w:rPr>
            </w:rPrChange>
          </w:rPr>
          <w:t xml:space="preserve"> </w:t>
        </w:r>
        <w:r w:rsidR="00CC5FD6">
          <w:rPr>
            <w:rStyle w:val="SubtleEmphasis"/>
            <w:i w:val="0"/>
            <w:iCs w:val="0"/>
            <w:szCs w:val="24"/>
          </w:rPr>
          <w:t xml:space="preserve">written </w:t>
        </w:r>
      </w:ins>
      <w:ins w:id="365" w:author="Etion Pinari [2]" w:date="2020-12-07T19:42:00Z">
        <w:r w:rsidR="00CC5FD6">
          <w:rPr>
            <w:rStyle w:val="SubtleEmphasis"/>
            <w:i w:val="0"/>
            <w:iCs w:val="0"/>
            <w:szCs w:val="24"/>
          </w:rPr>
          <w:t>on the ticket, plus a brief time variation</w:t>
        </w:r>
      </w:ins>
      <w:ins w:id="366" w:author="Etion Pinari [2]" w:date="2020-12-07T19:47:00Z">
        <w:r w:rsidR="00553415">
          <w:rPr>
            <w:rStyle w:val="SubtleEmphasis"/>
            <w:i w:val="0"/>
            <w:iCs w:val="0"/>
            <w:szCs w:val="24"/>
          </w:rPr>
          <w:t xml:space="preserve"> as not to be extremely strict</w:t>
        </w:r>
      </w:ins>
      <w:ins w:id="367" w:author="Etion Pinari [2]" w:date="2020-12-07T19:48:00Z">
        <w:r w:rsidR="00553415">
          <w:rPr>
            <w:rStyle w:val="SubtleEmphasis"/>
            <w:i w:val="0"/>
            <w:iCs w:val="0"/>
            <w:szCs w:val="24"/>
          </w:rPr>
          <w:t xml:space="preserve"> and </w:t>
        </w:r>
      </w:ins>
      <w:ins w:id="368" w:author="Etion Pinari [2]" w:date="2020-12-07T19:52:00Z">
        <w:r w:rsidR="00553415">
          <w:rPr>
            <w:rStyle w:val="SubtleEmphasis"/>
            <w:i w:val="0"/>
            <w:iCs w:val="0"/>
            <w:szCs w:val="24"/>
          </w:rPr>
          <w:t xml:space="preserve">as to </w:t>
        </w:r>
      </w:ins>
      <w:proofErr w:type="gramStart"/>
      <w:ins w:id="369" w:author="Etion Pinari [2]" w:date="2020-12-07T19:48:00Z">
        <w:r w:rsidR="00553415">
          <w:rPr>
            <w:rStyle w:val="SubtleEmphasis"/>
            <w:i w:val="0"/>
            <w:iCs w:val="0"/>
            <w:szCs w:val="24"/>
          </w:rPr>
          <w:t>take into account</w:t>
        </w:r>
        <w:proofErr w:type="gramEnd"/>
        <w:r w:rsidR="00553415">
          <w:rPr>
            <w:rStyle w:val="SubtleEmphasis"/>
            <w:i w:val="0"/>
            <w:iCs w:val="0"/>
            <w:szCs w:val="24"/>
          </w:rPr>
          <w:t xml:space="preserve"> for a small human error.</w:t>
        </w:r>
      </w:ins>
      <w:ins w:id="370" w:author="Etion Pinari [2]" w:date="2020-12-07T19:53:00Z">
        <w:r w:rsidR="00553415">
          <w:rPr>
            <w:rStyle w:val="SubtleEmphasis"/>
            <w:i w:val="0"/>
            <w:iCs w:val="0"/>
            <w:szCs w:val="24"/>
          </w:rPr>
          <w:t xml:space="preserve"> </w:t>
        </w:r>
      </w:ins>
      <w:ins w:id="371" w:author="Etion Pinari [2]" w:date="2020-12-07T19:54:00Z">
        <w:r w:rsidR="00553415">
          <w:rPr>
            <w:rStyle w:val="SubtleEmphasis"/>
            <w:i w:val="0"/>
            <w:iCs w:val="0"/>
            <w:szCs w:val="24"/>
          </w:rPr>
          <w:t xml:space="preserve">The system will </w:t>
        </w:r>
      </w:ins>
      <w:ins w:id="372" w:author="Etion Pinari [2]" w:date="2020-12-07T19:56:00Z">
        <w:r w:rsidR="00166CDA">
          <w:rPr>
            <w:rStyle w:val="SubtleEmphasis"/>
            <w:i w:val="0"/>
            <w:iCs w:val="0"/>
            <w:szCs w:val="24"/>
          </w:rPr>
          <w:t>use time slots as not to have many entrances at the same time and create a queue for the entrance.</w:t>
        </w:r>
      </w:ins>
      <w:ins w:id="373" w:author="Etion Pinari [2]" w:date="2020-12-07T19:57:00Z">
        <w:r w:rsidR="00166CDA">
          <w:rPr>
            <w:rStyle w:val="SubtleEmphasis"/>
            <w:i w:val="0"/>
            <w:iCs w:val="0"/>
            <w:szCs w:val="24"/>
          </w:rPr>
          <w:t xml:space="preserve"> Afterwards the system will consider the user as being inside a store until the scan in exit is carried out or</w:t>
        </w:r>
      </w:ins>
      <w:ins w:id="374" w:author="Etion Pinari [2]" w:date="2020-12-07T20:00:00Z">
        <w:r w:rsidR="00166CDA">
          <w:rPr>
            <w:rStyle w:val="SubtleEmphasis"/>
            <w:i w:val="0"/>
            <w:iCs w:val="0"/>
            <w:szCs w:val="24"/>
          </w:rPr>
          <w:t xml:space="preserve"> until a time equal to</w:t>
        </w:r>
      </w:ins>
      <w:ins w:id="375" w:author="Etion Pinari [2]" w:date="2020-12-07T19:57:00Z">
        <w:r w:rsidR="00166CDA">
          <w:rPr>
            <w:rStyle w:val="SubtleEmphasis"/>
            <w:i w:val="0"/>
            <w:iCs w:val="0"/>
            <w:szCs w:val="24"/>
          </w:rPr>
          <w:t xml:space="preserve"> </w:t>
        </w:r>
      </w:ins>
      <w:ins w:id="376" w:author="Etion Pinari [2]" w:date="2020-12-07T19:58:00Z">
        <w:r w:rsidR="00166CDA">
          <w:rPr>
            <w:rStyle w:val="SubtleEmphasis"/>
            <w:i w:val="0"/>
            <w:iCs w:val="0"/>
            <w:szCs w:val="24"/>
          </w:rPr>
          <w:t xml:space="preserve">the average time of a </w:t>
        </w:r>
      </w:ins>
      <w:ins w:id="377" w:author="Etion Pinari [2]" w:date="2020-12-07T20:00:00Z">
        <w:r w:rsidR="00166CDA">
          <w:rPr>
            <w:rStyle w:val="SubtleEmphasis"/>
            <w:i w:val="0"/>
            <w:iCs w:val="0"/>
            <w:szCs w:val="24"/>
          </w:rPr>
          <w:t>grocery shop trip passes.</w:t>
        </w:r>
      </w:ins>
      <w:commentRangeEnd w:id="353"/>
      <w:ins w:id="378" w:author="Etion Pinari [2]" w:date="2020-12-07T20:05:00Z">
        <w:r w:rsidR="00207E23">
          <w:rPr>
            <w:rStyle w:val="CommentReference"/>
          </w:rPr>
          <w:commentReference w:id="353"/>
        </w:r>
      </w:ins>
    </w:p>
    <w:p w14:paraId="6B674A7B" w14:textId="777291E5" w:rsidR="00EC2B1B" w:rsidRDefault="47FCEBF1">
      <w:pPr>
        <w:ind w:left="270"/>
        <w:rPr>
          <w:rStyle w:val="SubtleEmphasis"/>
          <w:i w:val="0"/>
          <w:iCs w:val="0"/>
          <w:szCs w:val="24"/>
        </w:rPr>
        <w:pPrChange w:id="379" w:author="Etion Pinari [2]" w:date="2020-12-06T19:14:00Z">
          <w:pPr/>
        </w:pPrChange>
      </w:pPr>
      <w:r w:rsidRPr="699595DC">
        <w:rPr>
          <w:rStyle w:val="SubtleEmphasis"/>
          <w:i w:val="0"/>
          <w:iCs w:val="0"/>
          <w:szCs w:val="24"/>
        </w:rPr>
        <w:t xml:space="preserve">The </w:t>
      </w:r>
      <w:commentRangeStart w:id="380"/>
      <w:r w:rsidRPr="699595DC">
        <w:rPr>
          <w:rStyle w:val="SubtleEmphasis"/>
          <w:i w:val="0"/>
          <w:iCs w:val="0"/>
          <w:szCs w:val="24"/>
        </w:rPr>
        <w:t>system</w:t>
      </w:r>
      <w:r w:rsidR="00EC2B1B">
        <w:rPr>
          <w:rStyle w:val="SubtleEmphasis"/>
          <w:i w:val="0"/>
          <w:iCs w:val="0"/>
          <w:szCs w:val="24"/>
        </w:rPr>
        <w:t>-</w:t>
      </w:r>
      <w:r w:rsidRPr="699595DC">
        <w:rPr>
          <w:rStyle w:val="SubtleEmphasis"/>
          <w:i w:val="0"/>
          <w:iCs w:val="0"/>
          <w:szCs w:val="24"/>
        </w:rPr>
        <w:t>to</w:t>
      </w:r>
      <w:r w:rsidR="00EC2B1B">
        <w:rPr>
          <w:rStyle w:val="SubtleEmphasis"/>
          <w:i w:val="0"/>
          <w:iCs w:val="0"/>
          <w:szCs w:val="24"/>
        </w:rPr>
        <w:t>-</w:t>
      </w:r>
      <w:r w:rsidRPr="699595DC">
        <w:rPr>
          <w:rStyle w:val="SubtleEmphasis"/>
          <w:i w:val="0"/>
          <w:iCs w:val="0"/>
          <w:szCs w:val="24"/>
        </w:rPr>
        <w:t xml:space="preserve">be should </w:t>
      </w:r>
      <w:r w:rsidR="160FCA10" w:rsidRPr="699595DC">
        <w:rPr>
          <w:rStyle w:val="SubtleEmphasis"/>
          <w:i w:val="0"/>
          <w:iCs w:val="0"/>
          <w:szCs w:val="24"/>
        </w:rPr>
        <w:t>inform its users of what stores are available to go</w:t>
      </w:r>
      <w:r w:rsidR="2AD10596" w:rsidRPr="699595DC">
        <w:rPr>
          <w:rStyle w:val="SubtleEmphasis"/>
          <w:i w:val="0"/>
          <w:iCs w:val="0"/>
          <w:szCs w:val="24"/>
        </w:rPr>
        <w:t xml:space="preserve"> to</w:t>
      </w:r>
      <w:r w:rsidR="16DB3B7F" w:rsidRPr="699595DC">
        <w:rPr>
          <w:rStyle w:val="SubtleEmphasis"/>
          <w:i w:val="0"/>
          <w:iCs w:val="0"/>
          <w:szCs w:val="24"/>
        </w:rPr>
        <w:t xml:space="preserve"> and allow them to take a ticket and line up without needing to </w:t>
      </w:r>
      <w:commentRangeEnd w:id="380"/>
      <w:r w:rsidR="00B915FA">
        <w:rPr>
          <w:rStyle w:val="CommentReference"/>
        </w:rPr>
        <w:commentReference w:id="380"/>
      </w:r>
      <w:r w:rsidR="16DB3B7F" w:rsidRPr="699595DC">
        <w:rPr>
          <w:rStyle w:val="SubtleEmphasis"/>
          <w:i w:val="0"/>
          <w:iCs w:val="0"/>
          <w:szCs w:val="24"/>
        </w:rPr>
        <w:t>be in presence in front of the store.</w:t>
      </w:r>
      <w:ins w:id="381" w:author="Etion Pinari [2]" w:date="2020-12-07T20:02:00Z">
        <w:r w:rsidR="00166CDA">
          <w:rPr>
            <w:rStyle w:val="SubtleEmphasis"/>
            <w:i w:val="0"/>
            <w:iCs w:val="0"/>
            <w:szCs w:val="24"/>
          </w:rPr>
          <w:t xml:space="preserve"> </w:t>
        </w:r>
        <w:commentRangeStart w:id="382"/>
        <w:r w:rsidR="00166CDA">
          <w:rPr>
            <w:rStyle w:val="SubtleEmphasis"/>
            <w:i w:val="0"/>
            <w:iCs w:val="0"/>
            <w:szCs w:val="24"/>
          </w:rPr>
          <w:t xml:space="preserve">The system will allow its registered virtual users to input </w:t>
        </w:r>
      </w:ins>
      <w:ins w:id="383" w:author="Etion Pinari [2]" w:date="2020-12-07T20:03:00Z">
        <w:r w:rsidR="00166CDA">
          <w:rPr>
            <w:rStyle w:val="SubtleEmphasis"/>
            <w:i w:val="0"/>
            <w:iCs w:val="0"/>
            <w:szCs w:val="24"/>
          </w:rPr>
          <w:t xml:space="preserve">the </w:t>
        </w:r>
      </w:ins>
      <w:ins w:id="384" w:author="Etion Pinari [2]" w:date="2020-12-07T20:04:00Z">
        <w:r w:rsidR="00166CDA">
          <w:rPr>
            <w:rStyle w:val="SubtleEmphasis"/>
            <w:i w:val="0"/>
            <w:iCs w:val="0"/>
            <w:szCs w:val="24"/>
          </w:rPr>
          <w:t>products they are willing to buy</w:t>
        </w:r>
      </w:ins>
      <w:del w:id="385" w:author="Etion Pinari [2]" w:date="2020-12-07T20:02:00Z">
        <w:r w:rsidR="00EC2B1B" w:rsidDel="00166CDA">
          <w:rPr>
            <w:rStyle w:val="SubtleEmphasis"/>
            <w:i w:val="0"/>
            <w:iCs w:val="0"/>
            <w:szCs w:val="24"/>
          </w:rPr>
          <w:delText xml:space="preserve"> </w:delText>
        </w:r>
      </w:del>
      <w:ins w:id="386" w:author="Etion Pinari [2]" w:date="2020-12-07T20:02:00Z">
        <w:r w:rsidR="00166CDA">
          <w:rPr>
            <w:rStyle w:val="SubtleEmphasis"/>
            <w:i w:val="0"/>
            <w:iCs w:val="0"/>
            <w:szCs w:val="24"/>
          </w:rPr>
          <w:t xml:space="preserve">. </w:t>
        </w:r>
      </w:ins>
      <w:ins w:id="387" w:author="Etion Pinari [2]" w:date="2020-12-07T20:01:00Z">
        <w:r w:rsidR="00166CDA">
          <w:rPr>
            <w:rStyle w:val="SubtleEmphasis"/>
            <w:i w:val="0"/>
            <w:iCs w:val="0"/>
            <w:szCs w:val="24"/>
          </w:rPr>
          <w:t xml:space="preserve">The system will </w:t>
        </w:r>
        <w:proofErr w:type="gramStart"/>
        <w:r w:rsidR="00166CDA">
          <w:rPr>
            <w:rStyle w:val="SubtleEmphasis"/>
            <w:i w:val="0"/>
            <w:iCs w:val="0"/>
            <w:szCs w:val="24"/>
          </w:rPr>
          <w:t>take into account</w:t>
        </w:r>
        <w:proofErr w:type="gramEnd"/>
        <w:r w:rsidR="00166CDA">
          <w:rPr>
            <w:rStyle w:val="SubtleEmphasis"/>
            <w:i w:val="0"/>
            <w:iCs w:val="0"/>
            <w:szCs w:val="24"/>
          </w:rPr>
          <w:t xml:space="preserve"> the average time it takes for its registered users to </w:t>
        </w:r>
      </w:ins>
      <w:ins w:id="388" w:author="Etion Pinari [2]" w:date="2020-12-07T20:02:00Z">
        <w:r w:rsidR="00166CDA">
          <w:rPr>
            <w:rStyle w:val="SubtleEmphasis"/>
            <w:i w:val="0"/>
            <w:iCs w:val="0"/>
            <w:szCs w:val="24"/>
          </w:rPr>
          <w:t>shop and</w:t>
        </w:r>
      </w:ins>
      <w:ins w:id="389" w:author="Etion Pinari [2]" w:date="2020-12-07T20:01:00Z">
        <w:r w:rsidR="00166CDA">
          <w:rPr>
            <w:rStyle w:val="SubtleEmphasis"/>
            <w:i w:val="0"/>
            <w:iCs w:val="0"/>
            <w:szCs w:val="24"/>
          </w:rPr>
          <w:t xml:space="preserve"> will use that time to infer how long a trip will last based on what products the user plans on buying.</w:t>
        </w:r>
      </w:ins>
      <w:commentRangeEnd w:id="382"/>
      <w:ins w:id="390" w:author="Etion Pinari [2]" w:date="2020-12-07T20:05:00Z">
        <w:r w:rsidR="00207E23">
          <w:rPr>
            <w:rStyle w:val="CommentReference"/>
          </w:rPr>
          <w:commentReference w:id="382"/>
        </w:r>
      </w:ins>
    </w:p>
    <w:p w14:paraId="550282CF" w14:textId="7CAA0DA5" w:rsidR="47FCEBF1" w:rsidRDefault="00EC2B1B">
      <w:pPr>
        <w:ind w:left="270"/>
        <w:rPr>
          <w:ins w:id="391" w:author="Cristian Sbrolli" w:date="2020-12-05T03:34:00Z"/>
          <w:rStyle w:val="SubtleEmphasis"/>
          <w:i w:val="0"/>
          <w:iCs w:val="0"/>
          <w:szCs w:val="24"/>
        </w:rPr>
        <w:pPrChange w:id="392" w:author="Etion Pinari [2]" w:date="2020-12-06T19:14:00Z">
          <w:pPr/>
        </w:pPrChange>
      </w:pPr>
      <w:commentRangeStart w:id="393"/>
      <w:r>
        <w:rPr>
          <w:rStyle w:val="SubtleEmphasis"/>
          <w:i w:val="0"/>
          <w:iCs w:val="0"/>
          <w:szCs w:val="24"/>
        </w:rPr>
        <w:t>The system should also be a guidance of help to the store managers</w:t>
      </w:r>
      <w:r w:rsidR="0019584F">
        <w:rPr>
          <w:rStyle w:val="SubtleEmphasis"/>
          <w:i w:val="0"/>
          <w:iCs w:val="0"/>
          <w:szCs w:val="24"/>
        </w:rPr>
        <w:t xml:space="preserve"> by providing information about the number of people who have </w:t>
      </w:r>
      <w:commentRangeStart w:id="394"/>
      <w:r w:rsidR="0019584F">
        <w:rPr>
          <w:rStyle w:val="SubtleEmphasis"/>
          <w:i w:val="0"/>
          <w:iCs w:val="0"/>
          <w:szCs w:val="24"/>
        </w:rPr>
        <w:t>entered</w:t>
      </w:r>
      <w:commentRangeEnd w:id="394"/>
      <w:r w:rsidR="007E288D">
        <w:rPr>
          <w:rStyle w:val="CommentReference"/>
        </w:rPr>
        <w:commentReference w:id="394"/>
      </w:r>
      <w:ins w:id="395" w:author="Etion Pinari [2]" w:date="2020-12-07T20:04:00Z">
        <w:r w:rsidR="00207E23">
          <w:rPr>
            <w:rStyle w:val="SubtleEmphasis"/>
            <w:i w:val="0"/>
            <w:iCs w:val="0"/>
            <w:szCs w:val="24"/>
          </w:rPr>
          <w:t xml:space="preserve"> said stores</w:t>
        </w:r>
      </w:ins>
      <w:ins w:id="396" w:author="Etion Pinari [2]" w:date="2020-12-06T19:12:00Z">
        <w:r w:rsidR="00AC7136">
          <w:rPr>
            <w:rStyle w:val="SubtleEmphasis"/>
            <w:i w:val="0"/>
            <w:iCs w:val="0"/>
            <w:szCs w:val="24"/>
          </w:rPr>
          <w:t>.</w:t>
        </w:r>
      </w:ins>
      <w:commentRangeEnd w:id="393"/>
      <w:ins w:id="397" w:author="Etion Pinari [2]" w:date="2020-12-06T19:13:00Z">
        <w:r w:rsidR="00AC7136">
          <w:rPr>
            <w:rStyle w:val="CommentReference"/>
          </w:rPr>
          <w:commentReference w:id="393"/>
        </w:r>
      </w:ins>
    </w:p>
    <w:p w14:paraId="1D5E06CF" w14:textId="77777777" w:rsidR="007E288D" w:rsidRPr="00D01022" w:rsidRDefault="007E288D" w:rsidP="699595DC">
      <w:pPr>
        <w:rPr>
          <w:rStyle w:val="SubtleEmphasis"/>
          <w:i w:val="0"/>
          <w:iCs w:val="0"/>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i w:val="0"/>
          <w:iCs w:val="0"/>
          <w:szCs w:val="24"/>
        </w:rPr>
        <w:t>Virtual User:</w:t>
      </w:r>
      <w:r w:rsidR="00590AA7" w:rsidRPr="00923D58">
        <w:rPr>
          <w:rStyle w:val="SubtleEmphasis"/>
          <w:i w:val="0"/>
          <w:iCs w:val="0"/>
          <w:szCs w:val="24"/>
        </w:rPr>
        <w:t xml:space="preserve"> </w:t>
      </w:r>
      <w:r w:rsidR="005077B2">
        <w:rPr>
          <w:rStyle w:val="SubtleEmphasis"/>
          <w:i w:val="0"/>
          <w:iCs w:val="0"/>
          <w:szCs w:val="24"/>
        </w:rPr>
        <w:t xml:space="preserve"> </w:t>
      </w:r>
      <w:r w:rsidR="005077B2" w:rsidRPr="005077B2">
        <w:rPr>
          <w:rStyle w:val="SubtleEmphasis"/>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142CDED6" w14:textId="38481FA4" w:rsidR="005077B2" w:rsidRDefault="008645B3" w:rsidP="005077B2">
      <w:pPr>
        <w:ind w:left="360"/>
        <w:rPr>
          <w:rStyle w:val="SubtleEmphasis"/>
          <w:i w:val="0"/>
          <w:iCs w:val="0"/>
          <w:szCs w:val="24"/>
        </w:rPr>
      </w:pPr>
      <w:r w:rsidRPr="00D01022">
        <w:rPr>
          <w:rStyle w:val="SubtleEmphasis"/>
          <w:i w:val="0"/>
          <w:iCs w:val="0"/>
          <w:szCs w:val="24"/>
        </w:rPr>
        <w:t>Physical User</w:t>
      </w:r>
      <w:r w:rsidRPr="00923D58">
        <w:rPr>
          <w:rStyle w:val="SubtleEmphasis"/>
          <w:i w:val="0"/>
          <w:iCs w:val="0"/>
        </w:rPr>
        <w:t>:</w:t>
      </w:r>
      <w:r w:rsidR="005077B2">
        <w:rPr>
          <w:rStyle w:val="SubtleEmphasis"/>
          <w:i w:val="0"/>
          <w:iCs w:val="0"/>
          <w:szCs w:val="24"/>
        </w:rPr>
        <w:t xml:space="preserve"> </w:t>
      </w:r>
      <w:r w:rsidR="005077B2" w:rsidRPr="005077B2">
        <w:rPr>
          <w:rStyle w:val="SubtleEmphasis"/>
          <w:i w:val="0"/>
          <w:iCs w:val="0"/>
          <w:szCs w:val="24"/>
        </w:rPr>
        <w:t xml:space="preserve">A person who </w:t>
      </w:r>
      <w:r w:rsidR="005077B2">
        <w:rPr>
          <w:rStyle w:val="SubtleEmphasis"/>
          <w:i w:val="0"/>
          <w:iCs w:val="0"/>
          <w:szCs w:val="24"/>
        </w:rPr>
        <w:t xml:space="preserve">goes directly to the shop and takes a </w:t>
      </w:r>
      <w:r w:rsidR="00AD455C">
        <w:rPr>
          <w:rStyle w:val="SubtleEmphasis"/>
          <w:i w:val="0"/>
          <w:iCs w:val="0"/>
          <w:szCs w:val="24"/>
        </w:rPr>
        <w:t xml:space="preserve">ticket </w:t>
      </w:r>
      <w:r w:rsidR="005077B2">
        <w:rPr>
          <w:rStyle w:val="SubtleEmphasis"/>
          <w:i w:val="0"/>
          <w:iCs w:val="0"/>
          <w:szCs w:val="24"/>
        </w:rPr>
        <w:t>with the date and the time written on the card, from the dispenser</w:t>
      </w:r>
      <w:r w:rsidR="005077B2" w:rsidRPr="005077B2">
        <w:rPr>
          <w:rStyle w:val="SubtleEmphasis"/>
          <w:i w:val="0"/>
          <w:iCs w:val="0"/>
          <w:szCs w:val="24"/>
        </w:rPr>
        <w:t xml:space="preserve">. He will have to show the </w:t>
      </w:r>
      <w:r w:rsidR="005077B2">
        <w:rPr>
          <w:rStyle w:val="SubtleEmphasis"/>
          <w:i w:val="0"/>
          <w:iCs w:val="0"/>
          <w:szCs w:val="24"/>
        </w:rPr>
        <w:t>card</w:t>
      </w:r>
      <w:r w:rsidR="005077B2" w:rsidRPr="005077B2">
        <w:rPr>
          <w:rStyle w:val="SubtleEmphasis"/>
          <w:i w:val="0"/>
          <w:iCs w:val="0"/>
          <w:szCs w:val="24"/>
        </w:rPr>
        <w:t xml:space="preserv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0988330C" w14:textId="1E198BD0" w:rsidR="005077B2" w:rsidRDefault="005077B2" w:rsidP="005077B2">
      <w:pPr>
        <w:ind w:left="360"/>
        <w:rPr>
          <w:rStyle w:val="SubtleEmphasis"/>
          <w:i w:val="0"/>
          <w:iCs w:val="0"/>
          <w:szCs w:val="24"/>
        </w:rPr>
      </w:pPr>
      <w:r>
        <w:rPr>
          <w:rStyle w:val="SubtleEmphasis"/>
          <w:i w:val="0"/>
          <w:iCs w:val="0"/>
          <w:szCs w:val="24"/>
        </w:rPr>
        <w:t xml:space="preserve">Cashier: An employee of the shop who will provide with the correct scanning of the </w:t>
      </w:r>
      <w:r w:rsidR="00AD455C">
        <w:rPr>
          <w:rStyle w:val="SubtleEmphasis"/>
          <w:i w:val="0"/>
          <w:iCs w:val="0"/>
          <w:szCs w:val="24"/>
        </w:rPr>
        <w:t>ticket</w:t>
      </w:r>
      <w:r>
        <w:rPr>
          <w:rStyle w:val="SubtleEmphasis"/>
          <w:i w:val="0"/>
          <w:iCs w:val="0"/>
          <w:szCs w:val="24"/>
        </w:rPr>
        <w:t xml:space="preserve"> before the exit of a Physical/Virtual User. If the market has a </w:t>
      </w:r>
      <w:del w:id="398" w:author="Etion Pinari [2]" w:date="2020-12-07T19:46:00Z">
        <w:r w:rsidDel="00553415">
          <w:rPr>
            <w:rStyle w:val="SubtleEmphasis"/>
            <w:i w:val="0"/>
            <w:iCs w:val="0"/>
            <w:szCs w:val="24"/>
          </w:rPr>
          <w:delText>self check-out</w:delText>
        </w:r>
      </w:del>
      <w:ins w:id="399" w:author="Etion Pinari [2]" w:date="2020-12-07T19:46:00Z">
        <w:r w:rsidR="00553415">
          <w:rPr>
            <w:rStyle w:val="SubtleEmphasis"/>
            <w:i w:val="0"/>
            <w:iCs w:val="0"/>
            <w:szCs w:val="24"/>
          </w:rPr>
          <w:t>self-check-out</w:t>
        </w:r>
      </w:ins>
      <w:r>
        <w:rPr>
          <w:rStyle w:val="SubtleEmphasis"/>
          <w:i w:val="0"/>
          <w:iCs w:val="0"/>
          <w:szCs w:val="24"/>
        </w:rPr>
        <w:t xml:space="preserve"> department, the turnstile will serve as the </w:t>
      </w:r>
      <w:proofErr w:type="gramStart"/>
      <w:r>
        <w:rPr>
          <w:rStyle w:val="SubtleEmphasis"/>
          <w:i w:val="0"/>
          <w:iCs w:val="0"/>
          <w:szCs w:val="24"/>
        </w:rPr>
        <w:t>aforementioned employee</w:t>
      </w:r>
      <w:proofErr w:type="gramEnd"/>
      <w:r>
        <w:rPr>
          <w:rStyle w:val="SubtleEmphasis"/>
          <w:i w:val="0"/>
          <w:iCs w:val="0"/>
          <w:szCs w:val="24"/>
        </w:rPr>
        <w:t>.</w:t>
      </w:r>
    </w:p>
    <w:p w14:paraId="4E266CD8" w14:textId="0B9CDA92" w:rsidR="005077B2" w:rsidRDefault="005077B2" w:rsidP="005077B2">
      <w:pPr>
        <w:ind w:left="360"/>
        <w:rPr>
          <w:rStyle w:val="SubtleEmphasis"/>
          <w:i w:val="0"/>
          <w:iCs w:val="0"/>
          <w:szCs w:val="24"/>
        </w:rPr>
      </w:pPr>
      <w:r>
        <w:rPr>
          <w:rStyle w:val="SubtleEmphasis"/>
          <w:i w:val="0"/>
          <w:iCs w:val="0"/>
          <w:szCs w:val="24"/>
        </w:rPr>
        <w:t xml:space="preserve">Manager: An employee of the shop who is interested in </w:t>
      </w:r>
      <w:r w:rsidR="001D5207">
        <w:rPr>
          <w:rStyle w:val="SubtleEmphasis"/>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194F77BD" w14:textId="6BE46DCA" w:rsidR="00D152F5" w:rsidRDefault="00F90645" w:rsidP="00D152F5">
      <w:pPr>
        <w:pStyle w:val="ListParagraph"/>
        <w:numPr>
          <w:ilvl w:val="0"/>
          <w:numId w:val="12"/>
        </w:numPr>
        <w:rPr>
          <w:rStyle w:val="SubtleEmphasis"/>
          <w:i w:val="0"/>
          <w:iCs w:val="0"/>
          <w:sz w:val="32"/>
          <w:szCs w:val="32"/>
        </w:rPr>
      </w:pPr>
      <w:r>
        <w:rPr>
          <w:rStyle w:val="SubtleEmphasis"/>
          <w:i w:val="0"/>
          <w:iCs w:val="0"/>
          <w:szCs w:val="24"/>
        </w:rPr>
        <w:br w:type="page"/>
      </w:r>
      <w:r w:rsidR="00D152F5" w:rsidRPr="00EE0195">
        <w:rPr>
          <w:rStyle w:val="SubtleEmphasis"/>
          <w:i w:val="0"/>
          <w:iCs w:val="0"/>
          <w:sz w:val="32"/>
          <w:szCs w:val="32"/>
        </w:rPr>
        <w:lastRenderedPageBreak/>
        <w:t xml:space="preserve">Assumptions, </w:t>
      </w:r>
      <w:commentRangeStart w:id="400"/>
      <w:r w:rsidR="00D152F5" w:rsidRPr="00EE0195">
        <w:rPr>
          <w:rStyle w:val="SubtleEmphasis"/>
          <w:i w:val="0"/>
          <w:iCs w:val="0"/>
          <w:sz w:val="32"/>
          <w:szCs w:val="32"/>
        </w:rPr>
        <w:t xml:space="preserve">dependencies </w:t>
      </w:r>
      <w:commentRangeEnd w:id="400"/>
      <w:r w:rsidR="00656675">
        <w:rPr>
          <w:rStyle w:val="CommentReference"/>
        </w:rPr>
        <w:commentReference w:id="400"/>
      </w:r>
      <w:r w:rsidR="00D152F5" w:rsidRPr="00EE0195">
        <w:rPr>
          <w:rStyle w:val="SubtleEmphasis"/>
          <w:i w:val="0"/>
          <w:iCs w:val="0"/>
          <w:sz w:val="32"/>
          <w:szCs w:val="32"/>
        </w:rPr>
        <w:t>and constraints</w:t>
      </w:r>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ListParagraph"/>
              <w:ind w:left="0"/>
              <w:jc w:val="center"/>
              <w:rPr>
                <w:sz w:val="28"/>
                <w:szCs w:val="28"/>
                <w:shd w:val="clear" w:color="auto" w:fill="FFFFFF"/>
              </w:rPr>
            </w:pPr>
            <w:r>
              <w:rPr>
                <w:sz w:val="28"/>
                <w:szCs w:val="28"/>
                <w:shd w:val="clear" w:color="auto" w:fill="FFFFFF"/>
              </w:rPr>
              <w:t>A1</w:t>
            </w:r>
          </w:p>
        </w:tc>
        <w:tc>
          <w:tcPr>
            <w:tcW w:w="9412" w:type="dxa"/>
            <w:vAlign w:val="center"/>
          </w:tcPr>
          <w:p w14:paraId="45F39E22" w14:textId="77777777" w:rsidR="00EC2B1B" w:rsidRPr="00EE0195" w:rsidRDefault="00EC2B1B" w:rsidP="00EC2B1B">
            <w:pPr>
              <w:pStyle w:val="ListParagraph"/>
              <w:ind w:left="0"/>
              <w:jc w:val="center"/>
              <w:rPr>
                <w:szCs w:val="24"/>
                <w:shd w:val="clear" w:color="auto" w:fill="FFFFFF"/>
              </w:rPr>
            </w:pPr>
            <w:commentRangeStart w:id="401"/>
            <w:commentRangeStart w:id="402"/>
            <w:r>
              <w:rPr>
                <w:szCs w:val="24"/>
                <w:shd w:val="clear" w:color="auto" w:fill="FFFFFF"/>
              </w:rPr>
              <w:t>Users will take the shortest path to shops</w:t>
            </w:r>
            <w:commentRangeEnd w:id="401"/>
            <w:r w:rsidR="00F07180">
              <w:rPr>
                <w:rStyle w:val="CommentReference"/>
              </w:rPr>
              <w:commentReference w:id="401"/>
            </w:r>
            <w:commentRangeEnd w:id="402"/>
            <w:r w:rsidR="00EC198B">
              <w:rPr>
                <w:rStyle w:val="CommentReference"/>
              </w:rPr>
              <w:commentReference w:id="402"/>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ListParagraph"/>
              <w:ind w:left="0"/>
              <w:jc w:val="center"/>
              <w:rPr>
                <w:sz w:val="28"/>
                <w:szCs w:val="28"/>
                <w:shd w:val="clear" w:color="auto" w:fill="FFFFFF"/>
              </w:rPr>
            </w:pPr>
            <w:r>
              <w:rPr>
                <w:sz w:val="28"/>
                <w:szCs w:val="28"/>
                <w:shd w:val="clear" w:color="auto" w:fill="FFFFFF"/>
              </w:rPr>
              <w:t>A2</w:t>
            </w:r>
          </w:p>
        </w:tc>
        <w:tc>
          <w:tcPr>
            <w:tcW w:w="9412" w:type="dxa"/>
            <w:vAlign w:val="center"/>
          </w:tcPr>
          <w:p w14:paraId="7D59ACBB" w14:textId="77777777" w:rsidR="00EC2B1B" w:rsidRPr="00EE0195" w:rsidRDefault="00EC2B1B" w:rsidP="00EC2B1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ListParagraph"/>
              <w:ind w:left="0"/>
              <w:jc w:val="center"/>
              <w:rPr>
                <w:sz w:val="28"/>
                <w:szCs w:val="28"/>
                <w:shd w:val="clear" w:color="auto" w:fill="FFFFFF"/>
              </w:rPr>
            </w:pPr>
            <w:r>
              <w:rPr>
                <w:sz w:val="28"/>
                <w:szCs w:val="28"/>
                <w:shd w:val="clear" w:color="auto" w:fill="FFFFFF"/>
              </w:rPr>
              <w:t>A3</w:t>
            </w:r>
          </w:p>
        </w:tc>
        <w:tc>
          <w:tcPr>
            <w:tcW w:w="9412" w:type="dxa"/>
            <w:vAlign w:val="center"/>
          </w:tcPr>
          <w:p w14:paraId="265DA234" w14:textId="3A2C2796" w:rsidR="00EC2B1B" w:rsidRPr="00EE0195" w:rsidRDefault="00EC2B1B" w:rsidP="00EC2B1B">
            <w:pPr>
              <w:pStyle w:val="ListParagraph"/>
              <w:ind w:left="0"/>
              <w:jc w:val="center"/>
              <w:rPr>
                <w:shd w:val="clear" w:color="auto" w:fill="FFFFFF"/>
              </w:rPr>
            </w:pPr>
            <w:del w:id="403" w:author="Etion Pinari [2]" w:date="2020-12-08T10:22:00Z">
              <w:r w:rsidDel="0066394C">
                <w:rPr>
                  <w:szCs w:val="24"/>
                  <w:shd w:val="clear" w:color="auto" w:fill="FFFFFF"/>
                </w:rPr>
                <w:delText>Data about store departments and items collocation in departments is correct</w:delText>
              </w:r>
            </w:del>
            <w:ins w:id="404" w:author="Etion Pinari [2]" w:date="2020-12-08T10:22:00Z">
              <w:r w:rsidR="0066394C">
                <w:rPr>
                  <w:szCs w:val="24"/>
                  <w:shd w:val="clear" w:color="auto" w:fill="FFFFFF"/>
                </w:rPr>
                <w:t>Data about the store’s location, store departments and items collocation in departments are correct</w:t>
              </w:r>
            </w:ins>
          </w:p>
        </w:tc>
      </w:tr>
      <w:tr w:rsidR="00EC2B1B" w:rsidDel="0076022B" w14:paraId="025C71E4" w14:textId="1B6E16F9" w:rsidTr="00EC2B1B">
        <w:trPr>
          <w:trHeight w:val="117"/>
          <w:del w:id="405" w:author="Etion Pinari [2]" w:date="2020-12-06T20:19:00Z"/>
        </w:trPr>
        <w:tc>
          <w:tcPr>
            <w:tcW w:w="550" w:type="dxa"/>
            <w:vAlign w:val="center"/>
          </w:tcPr>
          <w:p w14:paraId="1DEE2DD4" w14:textId="19656CCA" w:rsidR="00EC2B1B" w:rsidRPr="00EE0195" w:rsidDel="0076022B" w:rsidRDefault="00EC2B1B" w:rsidP="00EC2B1B">
            <w:pPr>
              <w:pStyle w:val="ListParagraph"/>
              <w:ind w:left="0"/>
              <w:jc w:val="center"/>
              <w:rPr>
                <w:del w:id="406" w:author="Etion Pinari [2]" w:date="2020-12-06T20:19:00Z"/>
                <w:sz w:val="28"/>
                <w:szCs w:val="28"/>
                <w:shd w:val="clear" w:color="auto" w:fill="FFFFFF"/>
              </w:rPr>
            </w:pPr>
            <w:del w:id="407" w:author="Etion Pinari [2]" w:date="2020-12-06T20:19:00Z">
              <w:r w:rsidDel="0076022B">
                <w:rPr>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ListParagraph"/>
              <w:ind w:left="0"/>
              <w:jc w:val="center"/>
              <w:rPr>
                <w:del w:id="408" w:author="Etion Pinari [2]" w:date="2020-12-06T20:19:00Z"/>
                <w:szCs w:val="24"/>
                <w:shd w:val="clear" w:color="auto" w:fill="FFFFFF"/>
              </w:rPr>
            </w:pPr>
            <w:commentRangeStart w:id="409"/>
            <w:commentRangeStart w:id="410"/>
            <w:del w:id="411" w:author="Etion Pinari [2]" w:date="2020-12-06T20:19:00Z">
              <w:r w:rsidDel="0076022B">
                <w:rPr>
                  <w:szCs w:val="24"/>
                  <w:shd w:val="clear" w:color="auto" w:fill="FFFFFF"/>
                </w:rPr>
                <w:delText>All store entrances and exits will have turnstiles gates</w:delText>
              </w:r>
              <w:commentRangeEnd w:id="409"/>
              <w:r w:rsidR="00CB2053" w:rsidDel="0076022B">
                <w:rPr>
                  <w:rStyle w:val="CommentReference"/>
                </w:rPr>
                <w:commentReference w:id="409"/>
              </w:r>
              <w:commentRangeEnd w:id="410"/>
              <w:r w:rsidR="00EC198B" w:rsidDel="0076022B">
                <w:rPr>
                  <w:rStyle w:val="CommentReference"/>
                </w:rPr>
                <w:commentReference w:id="410"/>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ListParagraph"/>
              <w:ind w:left="0"/>
              <w:jc w:val="center"/>
              <w:rPr>
                <w:sz w:val="28"/>
                <w:szCs w:val="28"/>
                <w:shd w:val="clear" w:color="auto" w:fill="FFFFFF"/>
              </w:rPr>
            </w:pPr>
            <w:del w:id="412" w:author="Etion Pinari [2]" w:date="2020-12-06T20:19:00Z">
              <w:r w:rsidDel="0076022B">
                <w:rPr>
                  <w:sz w:val="28"/>
                  <w:szCs w:val="28"/>
                  <w:shd w:val="clear" w:color="auto" w:fill="FFFFFF"/>
                </w:rPr>
                <w:delText>A</w:delText>
              </w:r>
              <w:r w:rsidRPr="00EE0195" w:rsidDel="0076022B">
                <w:rPr>
                  <w:sz w:val="28"/>
                  <w:szCs w:val="28"/>
                  <w:shd w:val="clear" w:color="auto" w:fill="FFFFFF"/>
                </w:rPr>
                <w:delText>5</w:delText>
              </w:r>
            </w:del>
            <w:ins w:id="413" w:author="Etion Pinari [2]" w:date="2020-12-06T20:19:00Z">
              <w:r w:rsidR="0076022B">
                <w:rPr>
                  <w:sz w:val="28"/>
                  <w:szCs w:val="28"/>
                  <w:shd w:val="clear" w:color="auto" w:fill="FFFFFF"/>
                </w:rPr>
                <w:t>A4</w:t>
              </w:r>
            </w:ins>
          </w:p>
        </w:tc>
        <w:tc>
          <w:tcPr>
            <w:tcW w:w="9412" w:type="dxa"/>
            <w:vAlign w:val="center"/>
          </w:tcPr>
          <w:p w14:paraId="5AE68C0F" w14:textId="1ADA9880" w:rsidR="00EC2B1B" w:rsidRPr="00EE0195" w:rsidRDefault="00EC2B1B" w:rsidP="00EC2B1B">
            <w:pPr>
              <w:pStyle w:val="ListParagraph"/>
              <w:ind w:left="0"/>
              <w:jc w:val="center"/>
              <w:rPr>
                <w:szCs w:val="24"/>
                <w:shd w:val="clear" w:color="auto" w:fill="FFFFFF"/>
              </w:rPr>
            </w:pPr>
            <w:del w:id="414" w:author="Etion Pinari [2]" w:date="2020-12-08T12:01:00Z">
              <w:r w:rsidDel="000148E2">
                <w:rPr>
                  <w:szCs w:val="24"/>
                  <w:shd w:val="clear" w:color="auto" w:fill="FFFFFF"/>
                </w:rPr>
                <w:delText>Users in stores will abide to local norms on social distancing</w:delText>
              </w:r>
            </w:del>
            <w:ins w:id="415" w:author="Etion Pinari [2]" w:date="2020-12-08T12:01:00Z">
              <w:r w:rsidR="000148E2">
                <w:rPr>
                  <w:szCs w:val="24"/>
                  <w:shd w:val="clear" w:color="auto" w:fill="FFFFFF"/>
                </w:rPr>
                <w:t>Users will abide to local norms on social distancing</w:t>
              </w:r>
            </w:ins>
          </w:p>
        </w:tc>
      </w:tr>
      <w:tr w:rsidR="00EC2B1B" w14:paraId="2B16994F" w14:textId="77777777" w:rsidTr="00EC2B1B">
        <w:trPr>
          <w:trHeight w:val="117"/>
        </w:trPr>
        <w:tc>
          <w:tcPr>
            <w:tcW w:w="550" w:type="dxa"/>
            <w:vAlign w:val="center"/>
          </w:tcPr>
          <w:p w14:paraId="36BAFD45" w14:textId="3C4D9145" w:rsidR="00EC2B1B" w:rsidRDefault="00EC2B1B" w:rsidP="00EC2B1B">
            <w:pPr>
              <w:pStyle w:val="ListParagraph"/>
              <w:ind w:left="0"/>
              <w:jc w:val="center"/>
              <w:rPr>
                <w:sz w:val="28"/>
                <w:szCs w:val="28"/>
                <w:shd w:val="clear" w:color="auto" w:fill="FFFFFF"/>
              </w:rPr>
            </w:pPr>
            <w:del w:id="416" w:author="Etion Pinari [2]" w:date="2020-12-06T20:19:00Z">
              <w:r w:rsidDel="0076022B">
                <w:rPr>
                  <w:sz w:val="28"/>
                  <w:szCs w:val="28"/>
                  <w:shd w:val="clear" w:color="auto" w:fill="FFFFFF"/>
                </w:rPr>
                <w:delText>A6</w:delText>
              </w:r>
            </w:del>
            <w:ins w:id="417" w:author="Etion Pinari [2]" w:date="2020-12-06T20:19:00Z">
              <w:r w:rsidR="0076022B">
                <w:rPr>
                  <w:sz w:val="28"/>
                  <w:szCs w:val="28"/>
                  <w:shd w:val="clear" w:color="auto" w:fill="FFFFFF"/>
                </w:rPr>
                <w:t>A5</w:t>
              </w:r>
            </w:ins>
          </w:p>
        </w:tc>
        <w:tc>
          <w:tcPr>
            <w:tcW w:w="9412" w:type="dxa"/>
            <w:vAlign w:val="center"/>
          </w:tcPr>
          <w:p w14:paraId="3E931197" w14:textId="77777777" w:rsidR="00EC2B1B" w:rsidRDefault="00EC2B1B" w:rsidP="00EC2B1B">
            <w:pPr>
              <w:pStyle w:val="ListParagraph"/>
              <w:ind w:left="0"/>
              <w:jc w:val="center"/>
              <w:rPr>
                <w:szCs w:val="24"/>
                <w:shd w:val="clear" w:color="auto" w:fill="FFFFFF"/>
              </w:rPr>
            </w:pPr>
            <w:r>
              <w:rPr>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ListParagraph"/>
              <w:ind w:left="0"/>
              <w:jc w:val="center"/>
              <w:rPr>
                <w:sz w:val="28"/>
                <w:szCs w:val="28"/>
                <w:shd w:val="clear" w:color="auto" w:fill="FFFFFF"/>
              </w:rPr>
            </w:pPr>
            <w:del w:id="418" w:author="Etion Pinari [2]" w:date="2020-12-06T20:19:00Z">
              <w:r w:rsidDel="0076022B">
                <w:rPr>
                  <w:sz w:val="28"/>
                  <w:szCs w:val="28"/>
                  <w:shd w:val="clear" w:color="auto" w:fill="FFFFFF"/>
                </w:rPr>
                <w:delText>A7</w:delText>
              </w:r>
            </w:del>
            <w:ins w:id="419" w:author="Etion Pinari [2]" w:date="2020-12-06T20:19:00Z">
              <w:r w:rsidR="0076022B">
                <w:rPr>
                  <w:sz w:val="28"/>
                  <w:szCs w:val="28"/>
                  <w:shd w:val="clear" w:color="auto" w:fill="FFFFFF"/>
                </w:rPr>
                <w:t>A6</w:t>
              </w:r>
            </w:ins>
          </w:p>
        </w:tc>
        <w:tc>
          <w:tcPr>
            <w:tcW w:w="9412" w:type="dxa"/>
            <w:vAlign w:val="center"/>
          </w:tcPr>
          <w:p w14:paraId="476B36A0" w14:textId="65E09DB4" w:rsidR="00EC2B1B" w:rsidRDefault="00EC2B1B" w:rsidP="00EC2B1B">
            <w:pPr>
              <w:pStyle w:val="ListParagraph"/>
              <w:ind w:left="0"/>
              <w:jc w:val="center"/>
              <w:rPr>
                <w:szCs w:val="24"/>
                <w:shd w:val="clear" w:color="auto" w:fill="FFFFFF"/>
              </w:rPr>
            </w:pPr>
            <w:r>
              <w:rPr>
                <w:szCs w:val="24"/>
                <w:shd w:val="clear" w:color="auto" w:fill="FFFFFF"/>
              </w:rPr>
              <w:t xml:space="preserve">All people who are in front of the store have an appointment to enter the store within </w:t>
            </w:r>
            <w:r w:rsidR="008D5406">
              <w:rPr>
                <w:szCs w:val="24"/>
                <w:shd w:val="clear" w:color="auto" w:fill="FFFFFF"/>
              </w:rPr>
              <w:t xml:space="preserve">the next </w:t>
            </w:r>
            <w:del w:id="420" w:author="Etion Pinari [2]" w:date="2020-12-07T19:42:00Z">
              <w:r w:rsidDel="00CC5FD6">
                <w:rPr>
                  <w:szCs w:val="24"/>
                  <w:shd w:val="clear" w:color="auto" w:fill="FFFFFF"/>
                </w:rPr>
                <w:delText>1</w:delText>
              </w:r>
              <w:r w:rsidR="008D5406" w:rsidDel="00CC5FD6">
                <w:rPr>
                  <w:szCs w:val="24"/>
                  <w:shd w:val="clear" w:color="auto" w:fill="FFFFFF"/>
                </w:rPr>
                <w:delText>5</w:delText>
              </w:r>
              <w:r w:rsidDel="00CC5FD6">
                <w:rPr>
                  <w:szCs w:val="24"/>
                  <w:shd w:val="clear" w:color="auto" w:fill="FFFFFF"/>
                </w:rPr>
                <w:delText xml:space="preserve"> </w:delText>
              </w:r>
            </w:del>
            <w:ins w:id="421" w:author="Etion Pinari [2]" w:date="2020-12-07T19:42:00Z">
              <w:r w:rsidR="00CC5FD6">
                <w:rPr>
                  <w:szCs w:val="24"/>
                  <w:shd w:val="clear" w:color="auto" w:fill="FFFFFF"/>
                </w:rPr>
                <w:t xml:space="preserve">10 </w:t>
              </w:r>
            </w:ins>
            <w:r>
              <w:rPr>
                <w:szCs w:val="24"/>
                <w:shd w:val="clear" w:color="auto" w:fill="FFFFFF"/>
              </w:rPr>
              <w:t>minutes</w:t>
            </w:r>
          </w:p>
        </w:tc>
      </w:tr>
    </w:tbl>
    <w:p w14:paraId="6585AF7B" w14:textId="77777777" w:rsidR="00D152F5" w:rsidRPr="00D152F5" w:rsidRDefault="00D152F5" w:rsidP="00D01022">
      <w:pPr>
        <w:pStyle w:val="ListParagraph"/>
        <w:ind w:left="630"/>
        <w:rPr>
          <w:rStyle w:val="SubtleEmphasis"/>
          <w:i w:val="0"/>
          <w:iCs w:val="0"/>
          <w:szCs w:val="24"/>
        </w:rPr>
      </w:pPr>
    </w:p>
    <w:p w14:paraId="5CCC4AAB" w14:textId="3E4F3032" w:rsidR="008B1B38" w:rsidRDefault="008B1B38" w:rsidP="00923D58">
      <w:pPr>
        <w:ind w:left="360"/>
        <w:rPr>
          <w:rStyle w:val="SubtleEmphasis"/>
          <w:i w:val="0"/>
          <w:iCs w:val="0"/>
          <w:szCs w:val="24"/>
        </w:rPr>
      </w:pPr>
    </w:p>
    <w:p w14:paraId="7EF8CA06" w14:textId="6B2C40F6" w:rsidR="009961E2" w:rsidRDefault="009961E2" w:rsidP="00923D58">
      <w:pPr>
        <w:ind w:left="360"/>
        <w:rPr>
          <w:rStyle w:val="SubtleEmphasis"/>
          <w:i w:val="0"/>
          <w:iCs w:val="0"/>
          <w:szCs w:val="24"/>
        </w:rPr>
      </w:pPr>
    </w:p>
    <w:p w14:paraId="1BC51F5F" w14:textId="745138AE" w:rsidR="009961E2" w:rsidRDefault="009961E2" w:rsidP="00923D58">
      <w:pPr>
        <w:ind w:left="360"/>
        <w:rPr>
          <w:rStyle w:val="SubtleEmphasis"/>
          <w:i w:val="0"/>
          <w:iCs w:val="0"/>
          <w:szCs w:val="24"/>
        </w:rPr>
      </w:pPr>
    </w:p>
    <w:p w14:paraId="6AF85BC0" w14:textId="54E4CE5C" w:rsidR="009961E2" w:rsidRDefault="009961E2" w:rsidP="00923D58">
      <w:pPr>
        <w:ind w:left="360"/>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72A997E3" w14:textId="6F34CF68" w:rsidR="00F90645" w:rsidRDefault="00F90645" w:rsidP="00923D58">
      <w:pPr>
        <w:ind w:left="360"/>
        <w:rPr>
          <w:rStyle w:val="SubtleEmphasis"/>
          <w:i w:val="0"/>
          <w:iCs w:val="0"/>
          <w:szCs w:val="24"/>
        </w:rPr>
      </w:pPr>
    </w:p>
    <w:p w14:paraId="5805B101" w14:textId="6D6466AD" w:rsidR="00F90645" w:rsidRDefault="00F90645" w:rsidP="00923D58">
      <w:pPr>
        <w:ind w:left="360"/>
        <w:rPr>
          <w:rStyle w:val="SubtleEmphasis"/>
          <w:i w:val="0"/>
          <w:iCs w:val="0"/>
          <w:szCs w:val="24"/>
        </w:rPr>
      </w:pPr>
    </w:p>
    <w:p w14:paraId="3FC3E998" w14:textId="78F36398" w:rsidR="00F90645" w:rsidRDefault="00F90645" w:rsidP="00923D58">
      <w:pPr>
        <w:ind w:left="360"/>
        <w:rPr>
          <w:ins w:id="422" w:author="Etion Pinari [2]" w:date="2020-12-06T20:19:00Z"/>
          <w:rStyle w:val="SubtleEmphasis"/>
          <w:i w:val="0"/>
          <w:iCs w:val="0"/>
          <w:szCs w:val="24"/>
        </w:rPr>
      </w:pPr>
    </w:p>
    <w:p w14:paraId="2C40B249" w14:textId="77777777" w:rsidR="0076022B" w:rsidRDefault="0076022B" w:rsidP="00923D58">
      <w:pPr>
        <w:ind w:left="360"/>
        <w:rPr>
          <w:rStyle w:val="SubtleEmphasis"/>
          <w:i w:val="0"/>
          <w:iCs w:val="0"/>
          <w:szCs w:val="24"/>
        </w:rPr>
      </w:pPr>
    </w:p>
    <w:p w14:paraId="36018863" w14:textId="77777777" w:rsidR="00EC2B1B" w:rsidRDefault="00EC2B1B" w:rsidP="00923D58">
      <w:pPr>
        <w:ind w:left="360"/>
        <w:rPr>
          <w:rStyle w:val="SubtleEmphasis"/>
          <w:i w:val="0"/>
          <w:iCs w:val="0"/>
          <w:szCs w:val="24"/>
        </w:rPr>
      </w:pPr>
    </w:p>
    <w:p w14:paraId="48AFA24C" w14:textId="77777777" w:rsidR="00F90645" w:rsidRDefault="00F90645" w:rsidP="00923D58">
      <w:pPr>
        <w:ind w:left="360"/>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6E4D1D" w:rsidRPr="00394E50" w:rsidRDefault="006E4D1D"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6E4D1D" w:rsidRPr="00394E50" w:rsidRDefault="006E4D1D"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6E4D1D" w:rsidRPr="00C916B9" w:rsidRDefault="006E4D1D"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6E4D1D" w:rsidRPr="00C916B9" w:rsidRDefault="006E4D1D"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6E4D1D" w:rsidRPr="00F45241" w:rsidRDefault="006E4D1D"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6E4D1D" w:rsidRPr="00F45241" w:rsidRDefault="006E4D1D"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6E4D1D" w:rsidRPr="00B70500" w:rsidRDefault="006E4D1D"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6E4D1D" w:rsidRPr="00B70500" w:rsidRDefault="006E4D1D"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6E4D1D" w:rsidRPr="00126B00" w:rsidRDefault="006E4D1D"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6E4D1D" w:rsidRPr="00126B00" w:rsidRDefault="006E4D1D"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6E4D1D" w:rsidRPr="00CE15D9" w:rsidRDefault="006E4D1D"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6E4D1D" w:rsidRPr="00CE15D9" w:rsidRDefault="006E4D1D"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 xml:space="preserve">Book a visit”, it is not shown in this demo </w:t>
      </w:r>
      <w:r w:rsidR="00CD0656" w:rsidRPr="00B45AC3">
        <w:rPr>
          <w:rStyle w:val="SubtleEmphasis"/>
          <w:i w:val="0"/>
          <w:iCs w:val="0"/>
          <w:szCs w:val="24"/>
        </w:rPr>
        <w:t>because it is similar and irrelevant.</w:t>
      </w:r>
    </w:p>
    <w:p w14:paraId="39657757" w14:textId="479F5198" w:rsidR="009C361D" w:rsidRPr="0008156E" w:rsidRDefault="00F877BD">
      <w:pPr>
        <w:spacing w:line="240" w:lineRule="auto"/>
        <w:ind w:left="1505"/>
        <w:jc w:val="both"/>
        <w:rPr>
          <w:rStyle w:val="SubtleEmphasis"/>
          <w:i w:val="0"/>
          <w:iCs w:val="0"/>
          <w:szCs w:val="24"/>
        </w:rPr>
        <w:pPrChange w:id="423" w:author="Cristian Sbrolli" w:date="2020-12-05T03:34:00Z">
          <w:pPr>
            <w:spacing w:line="240" w:lineRule="auto"/>
            <w:ind w:left="720"/>
            <w:jc w:val="both"/>
          </w:pPr>
        </w:pPrChange>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ins w:id="424" w:author="Etion Pinari [2]" w:date="2020-12-07T20:03:00Z">
        <w:r w:rsidR="00166CDA">
          <w:rPr>
            <w:rStyle w:val="SubtleEmphasis"/>
            <w:i w:val="0"/>
            <w:iCs w:val="0"/>
            <w:szCs w:val="24"/>
          </w:rPr>
          <w:t xml:space="preserve">virtual </w:t>
        </w:r>
      </w:ins>
      <w:r w:rsidRPr="699595DC">
        <w:rPr>
          <w:rStyle w:val="SubtleEmphasis"/>
          <w:i w:val="0"/>
          <w:iCs w:val="0"/>
          <w:szCs w:val="24"/>
        </w:rPr>
        <w:t>users to select their shopping list</w:t>
      </w:r>
      <w:ins w:id="425" w:author="Cristian Sbrolli" w:date="2020-12-05T03:33:00Z">
        <w:r w:rsidR="00E670C8">
          <w:rPr>
            <w:rStyle w:val="SubtleEmphasis"/>
            <w:i w:val="0"/>
            <w:iCs w:val="0"/>
            <w:szCs w:val="24"/>
          </w:rPr>
          <w:t>.</w:t>
        </w:r>
      </w:ins>
      <w:del w:id="426" w:author="Cristian Sbrolli" w:date="2020-12-05T03:33:00Z">
        <w:r w:rsidRPr="699595DC" w:rsidDel="00E670C8">
          <w:rPr>
            <w:rStyle w:val="SubtleEmphasis"/>
            <w:i w:val="0"/>
            <w:iCs w:val="0"/>
            <w:szCs w:val="24"/>
          </w:rPr>
          <w:delText>:</w:delText>
        </w:r>
      </w:del>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427"/>
      <w:r w:rsidR="001D5F33" w:rsidRPr="00D01022">
        <w:rPr>
          <w:rFonts w:eastAsia="Bell MT" w:cs="Bell MT"/>
          <w:szCs w:val="24"/>
        </w:rPr>
        <w:t>t</w:t>
      </w:r>
      <w:r w:rsidR="00564211" w:rsidRPr="00D01022">
        <w:rPr>
          <w:rFonts w:eastAsia="Bell MT" w:cs="Bell MT"/>
          <w:szCs w:val="24"/>
        </w:rPr>
        <w:t>o</w:t>
      </w:r>
      <w:commentRangeEnd w:id="427"/>
      <w:r>
        <w:commentReference w:id="427"/>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ins w:id="428" w:author="Cristian Sbrolli" w:date="2020-12-04T21:58:00Z">
        <w:r w:rsidR="001E571D">
          <w:rPr>
            <w:rStyle w:val="SubtleEmphasis"/>
            <w:i w:val="0"/>
            <w:iCs w:val="0"/>
            <w:szCs w:val="24"/>
          </w:rPr>
          <w:t>t least a</w:t>
        </w:r>
      </w:ins>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429" w:author="Cristian Sbrolli" w:date="2020-12-04T21:58:00Z">
        <w:r w:rsidR="001E571D">
          <w:rPr>
            <w:rStyle w:val="SubtleEmphasis"/>
            <w:i w:val="0"/>
            <w:iCs w:val="0"/>
            <w:szCs w:val="24"/>
          </w:rPr>
          <w:t>, there</w:t>
        </w:r>
      </w:ins>
      <w:ins w:id="430" w:author="Cristian Sbrolli" w:date="2020-12-04T21:59:00Z">
        <w:r w:rsidR="001E571D">
          <w:rPr>
            <w:rStyle w:val="SubtleEmphasis"/>
            <w:i w:val="0"/>
            <w:iCs w:val="0"/>
            <w:szCs w:val="24"/>
          </w:rPr>
          <w:t xml:space="preserve"> could be then other types of interface </w:t>
        </w:r>
        <w:r w:rsidR="00782C65">
          <w:rPr>
            <w:rStyle w:val="SubtleEmphasis"/>
            <w:i w:val="0"/>
            <w:iCs w:val="0"/>
            <w:szCs w:val="24"/>
          </w:rPr>
          <w:t>to</w:t>
        </w:r>
        <w:r w:rsidR="001E571D">
          <w:rPr>
            <w:rStyle w:val="SubtleEmphasis"/>
            <w:i w:val="0"/>
            <w:iCs w:val="0"/>
            <w:szCs w:val="24"/>
          </w:rPr>
          <w:t xml:space="preserve"> </w:t>
        </w:r>
      </w:ins>
      <w:ins w:id="431" w:author="Cristian Sbrolli" w:date="2020-12-04T22:00:00Z">
        <w:r w:rsidR="00782C65">
          <w:rPr>
            <w:rStyle w:val="SubtleEmphasis"/>
            <w:i w:val="0"/>
            <w:iCs w:val="0"/>
            <w:szCs w:val="24"/>
          </w:rPr>
          <w:t>provide</w:t>
        </w:r>
      </w:ins>
      <w:ins w:id="432" w:author="Cristian Sbrolli" w:date="2020-12-04T21:59:00Z">
        <w:r w:rsidR="001E571D">
          <w:rPr>
            <w:rStyle w:val="SubtleEmphasis"/>
            <w:i w:val="0"/>
            <w:iCs w:val="0"/>
            <w:szCs w:val="24"/>
          </w:rPr>
          <w:t xml:space="preserve"> more accessibility</w:t>
        </w:r>
      </w:ins>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ins w:id="433" w:author="Cristian Sbrolli" w:date="2020-12-04T22:02:00Z">
        <w:r w:rsidR="00A004DA">
          <w:rPr>
            <w:rStyle w:val="SubtleEmphasis"/>
            <w:i w:val="0"/>
            <w:iCs w:val="0"/>
            <w:szCs w:val="24"/>
          </w:rPr>
          <w:t xml:space="preserve"> gates</w:t>
        </w:r>
      </w:ins>
      <w:r w:rsidR="00AE1191">
        <w:rPr>
          <w:rStyle w:val="SubtleEmphasis"/>
          <w:i w:val="0"/>
          <w:iCs w:val="0"/>
          <w:szCs w:val="24"/>
        </w:rPr>
        <w:t xml:space="preserve"> in entrance and possibly in exit, in special cases documented above. In addition, the turnstiles</w:t>
      </w:r>
      <w:ins w:id="434" w:author="Cristian Sbrolli" w:date="2020-12-04T22:02:00Z">
        <w:r w:rsidR="00F17D24">
          <w:rPr>
            <w:rStyle w:val="SubtleEmphasis"/>
            <w:i w:val="0"/>
            <w:iCs w:val="0"/>
            <w:szCs w:val="24"/>
          </w:rPr>
          <w:t xml:space="preserve"> gates</w:t>
        </w:r>
      </w:ins>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435"/>
      <w:r w:rsidR="00B43D73" w:rsidRPr="699595DC">
        <w:rPr>
          <w:rStyle w:val="SubtleEmphasis"/>
          <w:i w:val="0"/>
          <w:iCs w:val="0"/>
          <w:szCs w:val="24"/>
        </w:rPr>
        <w:t>Internet</w:t>
      </w:r>
      <w:commentRangeEnd w:id="435"/>
      <w:r w:rsidR="00684D5E">
        <w:commentReference w:id="435"/>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ins w:id="436" w:author="Giorgio Romeo" w:date="2020-12-07T00:04:00Z"/>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23D6576D" w14:textId="6BE4FE00" w:rsidR="00D64D7E" w:rsidRPr="00AE1191" w:rsidDel="00855732" w:rsidRDefault="00D64D7E" w:rsidP="00D01022">
      <w:pPr>
        <w:rPr>
          <w:del w:id="437" w:author="Giorgio Romeo" w:date="2020-12-07T00:04:00Z"/>
          <w:rStyle w:val="SubtleEmphasis"/>
          <w:sz w:val="32"/>
          <w:szCs w:val="32"/>
        </w:rPr>
      </w:pPr>
    </w:p>
    <w:p w14:paraId="660D1DCE" w14:textId="785C47E4" w:rsidR="00073837" w:rsidRDefault="00B76B18">
      <w:pPr>
        <w:pStyle w:val="ListParagraph"/>
        <w:numPr>
          <w:ilvl w:val="0"/>
          <w:numId w:val="22"/>
        </w:numPr>
        <w:spacing w:line="360" w:lineRule="auto"/>
        <w:rPr>
          <w:ins w:id="438" w:author="Etion Pinari [2]" w:date="2020-12-08T12:35:00Z"/>
          <w:rStyle w:val="SubtleEmphasis"/>
          <w:sz w:val="36"/>
          <w:szCs w:val="36"/>
        </w:rPr>
      </w:pPr>
      <w:r w:rsidRPr="00073837">
        <w:rPr>
          <w:rStyle w:val="SubtleEmphasis"/>
          <w:sz w:val="36"/>
          <w:szCs w:val="36"/>
        </w:rPr>
        <w:t xml:space="preserve">  </w:t>
      </w:r>
      <w:r w:rsidR="00290739" w:rsidRPr="00073837">
        <w:rPr>
          <w:rStyle w:val="SubtleEmphasis"/>
          <w:sz w:val="36"/>
          <w:szCs w:val="36"/>
        </w:rPr>
        <w:tab/>
      </w:r>
      <w:r w:rsidR="00DF3309" w:rsidRPr="00073837">
        <w:rPr>
          <w:rStyle w:val="SubtleEmphasis"/>
          <w:sz w:val="36"/>
          <w:szCs w:val="36"/>
        </w:rPr>
        <w:t>Functional Requirements</w:t>
      </w:r>
      <w:ins w:id="439" w:author="Etion Pinari [2]" w:date="2020-12-07T20:09:00Z">
        <w:r w:rsidR="00207E23">
          <w:rPr>
            <w:rStyle w:val="SubtleEmphasis"/>
            <w:sz w:val="36"/>
            <w:szCs w:val="36"/>
          </w:rPr>
          <w:t xml:space="preserve"> and mapping</w:t>
        </w:r>
      </w:ins>
      <w:r w:rsidR="00DF3309" w:rsidRPr="00073837">
        <w:rPr>
          <w:rStyle w:val="SubtleEmphasis"/>
          <w:sz w:val="36"/>
          <w:szCs w:val="36"/>
        </w:rPr>
        <w:t>:</w:t>
      </w:r>
    </w:p>
    <w:tbl>
      <w:tblPr>
        <w:tblStyle w:val="TableGrid"/>
        <w:tblpPr w:leftFromText="141" w:rightFromText="141" w:vertAnchor="page" w:horzAnchor="margin" w:tblpY="2521"/>
        <w:tblW w:w="5147" w:type="pct"/>
        <w:tblLayout w:type="fixed"/>
        <w:tblLook w:val="04A0" w:firstRow="1" w:lastRow="0" w:firstColumn="1" w:lastColumn="0" w:noHBand="0" w:noVBand="1"/>
      </w:tblPr>
      <w:tblGrid>
        <w:gridCol w:w="984"/>
        <w:gridCol w:w="9271"/>
      </w:tblGrid>
      <w:tr w:rsidR="008F5ADD" w14:paraId="1660AC0B" w14:textId="77777777" w:rsidTr="008F5ADD">
        <w:trPr>
          <w:trHeight w:val="411"/>
          <w:ins w:id="440" w:author="Etion Pinari [2]" w:date="2020-12-08T12:38:00Z"/>
        </w:trPr>
        <w:tc>
          <w:tcPr>
            <w:tcW w:w="480" w:type="pct"/>
            <w:shd w:val="clear" w:color="auto" w:fill="FF7C80"/>
          </w:tcPr>
          <w:p w14:paraId="120E93B9" w14:textId="77777777" w:rsidR="008F5ADD" w:rsidRPr="00000D4E" w:rsidRDefault="008F5ADD" w:rsidP="008F5ADD">
            <w:pPr>
              <w:pStyle w:val="ListParagraph"/>
              <w:ind w:left="0"/>
              <w:rPr>
                <w:ins w:id="441" w:author="Etion Pinari [2]" w:date="2020-12-08T12:38:00Z"/>
                <w:b/>
                <w:bCs w:val="0"/>
                <w:color w:val="FF7C80"/>
                <w:sz w:val="28"/>
                <w:szCs w:val="28"/>
                <w:shd w:val="clear" w:color="auto" w:fill="FFFFFF"/>
                <w:rPrChange w:id="442" w:author="Etion Pinari [2]" w:date="2020-12-08T12:39:00Z">
                  <w:rPr>
                    <w:ins w:id="443" w:author="Etion Pinari [2]" w:date="2020-12-08T12:38:00Z"/>
                    <w:b/>
                    <w:bCs w:val="0"/>
                    <w:color w:val="000000"/>
                    <w:sz w:val="28"/>
                    <w:szCs w:val="28"/>
                    <w:shd w:val="clear" w:color="auto" w:fill="FFFFFF"/>
                  </w:rPr>
                </w:rPrChange>
              </w:rPr>
            </w:pPr>
            <w:ins w:id="444" w:author="Etion Pinari [2]" w:date="2020-12-08T12:38:00Z">
              <w:r w:rsidRPr="001A00D5">
                <w:rPr>
                  <w:b/>
                  <w:bCs w:val="0"/>
                  <w:sz w:val="28"/>
                  <w:szCs w:val="28"/>
                </w:rPr>
                <w:t>R1</w:t>
              </w:r>
            </w:ins>
          </w:p>
        </w:tc>
        <w:tc>
          <w:tcPr>
            <w:tcW w:w="4520" w:type="pct"/>
          </w:tcPr>
          <w:p w14:paraId="5445D747" w14:textId="77777777" w:rsidR="008F5ADD" w:rsidRPr="001A00D5" w:rsidRDefault="008F5ADD" w:rsidP="008F5ADD">
            <w:pPr>
              <w:pStyle w:val="ListParagraph"/>
              <w:ind w:left="0"/>
              <w:rPr>
                <w:ins w:id="445" w:author="Etion Pinari [2]" w:date="2020-12-08T12:38:00Z"/>
                <w:b/>
                <w:color w:val="000000"/>
                <w:sz w:val="26"/>
                <w:shd w:val="clear" w:color="auto" w:fill="FFFFFF"/>
              </w:rPr>
            </w:pPr>
            <w:ins w:id="446" w:author="Etion Pinari [2]" w:date="2020-12-08T12:3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8F5ADD" w14:paraId="7909EB47" w14:textId="77777777" w:rsidTr="008F5ADD">
        <w:trPr>
          <w:trHeight w:val="474"/>
          <w:ins w:id="447" w:author="Etion Pinari [2]" w:date="2020-12-08T12:38:00Z"/>
        </w:trPr>
        <w:tc>
          <w:tcPr>
            <w:tcW w:w="480" w:type="pct"/>
            <w:shd w:val="clear" w:color="auto" w:fill="FF7C80"/>
          </w:tcPr>
          <w:p w14:paraId="15B4CF08" w14:textId="77777777" w:rsidR="008F5ADD" w:rsidRPr="001A00D5" w:rsidRDefault="008F5ADD" w:rsidP="008F5ADD">
            <w:pPr>
              <w:pStyle w:val="ListParagraph"/>
              <w:ind w:left="0"/>
              <w:rPr>
                <w:ins w:id="448" w:author="Etion Pinari [2]" w:date="2020-12-08T12:38:00Z"/>
                <w:b/>
                <w:bCs w:val="0"/>
                <w:color w:val="000000"/>
                <w:sz w:val="28"/>
                <w:szCs w:val="28"/>
                <w:shd w:val="clear" w:color="auto" w:fill="FFFFFF"/>
              </w:rPr>
            </w:pPr>
            <w:ins w:id="449" w:author="Etion Pinari [2]" w:date="2020-12-08T12:38:00Z">
              <w:r w:rsidRPr="001A00D5">
                <w:rPr>
                  <w:b/>
                  <w:bCs w:val="0"/>
                  <w:sz w:val="28"/>
                  <w:szCs w:val="28"/>
                </w:rPr>
                <w:t>R2</w:t>
              </w:r>
            </w:ins>
          </w:p>
        </w:tc>
        <w:tc>
          <w:tcPr>
            <w:tcW w:w="4520" w:type="pct"/>
            <w:shd w:val="clear" w:color="auto" w:fill="auto"/>
          </w:tcPr>
          <w:p w14:paraId="54771FC0" w14:textId="77777777" w:rsidR="008F5ADD" w:rsidRPr="001A00D5" w:rsidRDefault="008F5ADD" w:rsidP="008F5ADD">
            <w:pPr>
              <w:pStyle w:val="ListParagraph"/>
              <w:ind w:left="0"/>
              <w:rPr>
                <w:ins w:id="450" w:author="Etion Pinari [2]" w:date="2020-12-08T12:38:00Z"/>
                <w:color w:val="000000"/>
                <w:sz w:val="26"/>
                <w:shd w:val="clear" w:color="auto" w:fill="FFFFFF"/>
              </w:rPr>
            </w:pPr>
            <w:ins w:id="451" w:author="Etion Pinari [2]" w:date="2020-12-08T12:3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r w:rsidRPr="001A00D5">
                <w:rPr>
                  <w:rStyle w:val="CommentReference"/>
                  <w:sz w:val="26"/>
                  <w:szCs w:val="26"/>
                </w:rPr>
                <w:commentReference w:id="452"/>
              </w:r>
            </w:ins>
          </w:p>
        </w:tc>
      </w:tr>
      <w:tr w:rsidR="008F5ADD" w14:paraId="4173B7D0" w14:textId="77777777" w:rsidTr="008F5ADD">
        <w:trPr>
          <w:trHeight w:val="373"/>
          <w:ins w:id="453" w:author="Etion Pinari [2]" w:date="2020-12-08T12:38:00Z"/>
        </w:trPr>
        <w:tc>
          <w:tcPr>
            <w:tcW w:w="480" w:type="pct"/>
            <w:shd w:val="clear" w:color="auto" w:fill="FF7C80"/>
          </w:tcPr>
          <w:p w14:paraId="0C93FD87" w14:textId="77777777" w:rsidR="008F5ADD" w:rsidRPr="001A00D5" w:rsidRDefault="008F5ADD" w:rsidP="008F5ADD">
            <w:pPr>
              <w:pStyle w:val="ListParagraph"/>
              <w:ind w:left="0"/>
              <w:rPr>
                <w:ins w:id="454" w:author="Etion Pinari [2]" w:date="2020-12-08T12:38:00Z"/>
                <w:b/>
                <w:bCs w:val="0"/>
                <w:color w:val="000000"/>
                <w:sz w:val="28"/>
                <w:szCs w:val="28"/>
                <w:shd w:val="clear" w:color="auto" w:fill="FFFFFF"/>
              </w:rPr>
            </w:pPr>
            <w:ins w:id="455" w:author="Etion Pinari [2]" w:date="2020-12-08T12:38:00Z">
              <w:r w:rsidRPr="001A00D5">
                <w:rPr>
                  <w:b/>
                  <w:bCs w:val="0"/>
                  <w:sz w:val="28"/>
                  <w:szCs w:val="28"/>
                </w:rPr>
                <w:t>R3</w:t>
              </w:r>
            </w:ins>
          </w:p>
        </w:tc>
        <w:tc>
          <w:tcPr>
            <w:tcW w:w="4520" w:type="pct"/>
          </w:tcPr>
          <w:p w14:paraId="2471EBE7" w14:textId="77777777" w:rsidR="008F5ADD" w:rsidRPr="001A00D5" w:rsidRDefault="008F5ADD" w:rsidP="008F5ADD">
            <w:pPr>
              <w:pStyle w:val="ListParagraph"/>
              <w:ind w:left="0"/>
              <w:rPr>
                <w:ins w:id="456" w:author="Etion Pinari [2]" w:date="2020-12-08T12:38:00Z"/>
                <w:color w:val="000000"/>
                <w:sz w:val="26"/>
                <w:shd w:val="clear" w:color="auto" w:fill="FFFFFF"/>
              </w:rPr>
            </w:pPr>
            <w:ins w:id="457" w:author="Etion Pinari [2]" w:date="2020-12-08T12:38: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ins>
          </w:p>
        </w:tc>
      </w:tr>
      <w:tr w:rsidR="008F5ADD" w14:paraId="650099A5" w14:textId="77777777" w:rsidTr="008F5ADD">
        <w:trPr>
          <w:trHeight w:val="108"/>
          <w:ins w:id="458" w:author="Etion Pinari [2]" w:date="2020-12-08T12:38:00Z"/>
        </w:trPr>
        <w:tc>
          <w:tcPr>
            <w:tcW w:w="480" w:type="pct"/>
            <w:shd w:val="clear" w:color="auto" w:fill="FF7C80"/>
          </w:tcPr>
          <w:p w14:paraId="0F5F7790" w14:textId="77777777" w:rsidR="008F5ADD" w:rsidRPr="001A00D5" w:rsidRDefault="008F5ADD" w:rsidP="008F5ADD">
            <w:pPr>
              <w:pStyle w:val="ListParagraph"/>
              <w:ind w:left="0"/>
              <w:rPr>
                <w:ins w:id="459" w:author="Etion Pinari [2]" w:date="2020-12-08T12:38:00Z"/>
                <w:b/>
                <w:bCs w:val="0"/>
                <w:color w:val="000000"/>
                <w:sz w:val="28"/>
                <w:szCs w:val="28"/>
                <w:shd w:val="clear" w:color="auto" w:fill="FFFFFF"/>
              </w:rPr>
            </w:pPr>
            <w:ins w:id="460" w:author="Etion Pinari [2]" w:date="2020-12-08T12:38:00Z">
              <w:r w:rsidRPr="001A00D5">
                <w:rPr>
                  <w:b/>
                  <w:bCs w:val="0"/>
                  <w:sz w:val="28"/>
                  <w:szCs w:val="28"/>
                </w:rPr>
                <w:t>R4</w:t>
              </w:r>
            </w:ins>
          </w:p>
        </w:tc>
        <w:tc>
          <w:tcPr>
            <w:tcW w:w="4520" w:type="pct"/>
          </w:tcPr>
          <w:p w14:paraId="5C7A9059" w14:textId="77777777" w:rsidR="008F5ADD" w:rsidRPr="001A00D5" w:rsidRDefault="008F5ADD" w:rsidP="008F5ADD">
            <w:pPr>
              <w:pStyle w:val="ListParagraph"/>
              <w:ind w:left="0"/>
              <w:rPr>
                <w:ins w:id="461" w:author="Etion Pinari [2]" w:date="2020-12-08T12:38:00Z"/>
                <w:color w:val="000000"/>
                <w:sz w:val="26"/>
                <w:shd w:val="clear" w:color="auto" w:fill="FFFFFF"/>
              </w:rPr>
            </w:pPr>
            <w:ins w:id="462" w:author="Etion Pinari [2]" w:date="2020-12-08T12:38: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8F5ADD" w14:paraId="48F0A166" w14:textId="77777777" w:rsidTr="008F5ADD">
        <w:trPr>
          <w:trHeight w:val="108"/>
          <w:ins w:id="463" w:author="Etion Pinari [2]" w:date="2020-12-08T12:38:00Z"/>
        </w:trPr>
        <w:tc>
          <w:tcPr>
            <w:tcW w:w="480" w:type="pct"/>
            <w:shd w:val="clear" w:color="auto" w:fill="FF7C80"/>
          </w:tcPr>
          <w:p w14:paraId="63133DAF" w14:textId="77777777" w:rsidR="008F5ADD" w:rsidRPr="001A00D5" w:rsidRDefault="008F5ADD" w:rsidP="008F5ADD">
            <w:pPr>
              <w:pStyle w:val="ListParagraph"/>
              <w:ind w:left="0"/>
              <w:rPr>
                <w:ins w:id="464" w:author="Etion Pinari [2]" w:date="2020-12-08T12:38:00Z"/>
                <w:b/>
                <w:bCs w:val="0"/>
                <w:color w:val="000000"/>
                <w:sz w:val="28"/>
                <w:szCs w:val="28"/>
                <w:shd w:val="clear" w:color="auto" w:fill="FFFFFF"/>
              </w:rPr>
            </w:pPr>
            <w:ins w:id="465" w:author="Etion Pinari [2]" w:date="2020-12-08T12:38:00Z">
              <w:r w:rsidRPr="001A00D5">
                <w:rPr>
                  <w:b/>
                  <w:bCs w:val="0"/>
                  <w:sz w:val="28"/>
                  <w:szCs w:val="28"/>
                </w:rPr>
                <w:t>R5</w:t>
              </w:r>
            </w:ins>
          </w:p>
        </w:tc>
        <w:tc>
          <w:tcPr>
            <w:tcW w:w="4520" w:type="pct"/>
          </w:tcPr>
          <w:p w14:paraId="74324E3E" w14:textId="77777777" w:rsidR="008F5ADD" w:rsidRPr="001A00D5" w:rsidRDefault="008F5ADD" w:rsidP="008F5ADD">
            <w:pPr>
              <w:pStyle w:val="ListParagraph"/>
              <w:ind w:left="0"/>
              <w:rPr>
                <w:ins w:id="466" w:author="Etion Pinari [2]" w:date="2020-12-08T12:38:00Z"/>
                <w:sz w:val="26"/>
              </w:rPr>
            </w:pPr>
            <w:ins w:id="467" w:author="Etion Pinari [2]" w:date="2020-12-08T12:38: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8F5ADD" w14:paraId="0F6E8110" w14:textId="77777777" w:rsidTr="008F5ADD">
        <w:trPr>
          <w:trHeight w:val="108"/>
          <w:ins w:id="468" w:author="Etion Pinari [2]" w:date="2020-12-08T12:38:00Z"/>
        </w:trPr>
        <w:tc>
          <w:tcPr>
            <w:tcW w:w="480" w:type="pct"/>
            <w:shd w:val="clear" w:color="auto" w:fill="FF7C80"/>
          </w:tcPr>
          <w:p w14:paraId="526CB014" w14:textId="77777777" w:rsidR="008F5ADD" w:rsidRPr="001A00D5" w:rsidRDefault="008F5ADD" w:rsidP="008F5ADD">
            <w:pPr>
              <w:pStyle w:val="ListParagraph"/>
              <w:ind w:left="0"/>
              <w:rPr>
                <w:ins w:id="469" w:author="Etion Pinari [2]" w:date="2020-12-08T12:38:00Z"/>
                <w:b/>
                <w:bCs w:val="0"/>
                <w:color w:val="000000"/>
                <w:sz w:val="28"/>
                <w:szCs w:val="28"/>
                <w:shd w:val="clear" w:color="auto" w:fill="FFFFFF"/>
              </w:rPr>
            </w:pPr>
            <w:ins w:id="470" w:author="Etion Pinari [2]" w:date="2020-12-08T12:38:00Z">
              <w:r w:rsidRPr="001A00D5">
                <w:rPr>
                  <w:b/>
                  <w:bCs w:val="0"/>
                  <w:sz w:val="28"/>
                  <w:szCs w:val="28"/>
                </w:rPr>
                <w:t>R6</w:t>
              </w:r>
            </w:ins>
          </w:p>
        </w:tc>
        <w:tc>
          <w:tcPr>
            <w:tcW w:w="4520" w:type="pct"/>
          </w:tcPr>
          <w:p w14:paraId="2EABC9EE" w14:textId="77777777" w:rsidR="008F5ADD" w:rsidRPr="001A00D5" w:rsidRDefault="008F5ADD" w:rsidP="008F5ADD">
            <w:pPr>
              <w:pStyle w:val="ListParagraph"/>
              <w:ind w:left="0"/>
              <w:rPr>
                <w:ins w:id="471" w:author="Etion Pinari [2]" w:date="2020-12-08T12:38:00Z"/>
                <w:color w:val="000000"/>
                <w:sz w:val="26"/>
                <w:shd w:val="clear" w:color="auto" w:fill="FFFFFF"/>
              </w:rPr>
            </w:pPr>
            <w:ins w:id="472" w:author="Etion Pinari [2]" w:date="2020-12-08T12:38: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r w:rsidRPr="001A00D5">
                <w:rPr>
                  <w:rStyle w:val="CommentReference"/>
                  <w:sz w:val="26"/>
                  <w:szCs w:val="26"/>
                </w:rPr>
                <w:commentReference w:id="473"/>
              </w:r>
              <w:r w:rsidRPr="001A00D5">
                <w:rPr>
                  <w:color w:val="000000"/>
                  <w:sz w:val="26"/>
                  <w:shd w:val="clear" w:color="auto" w:fill="FFFFFF"/>
                </w:rPr>
                <w:t xml:space="preserve">by their phone unique ID </w:t>
              </w:r>
            </w:ins>
          </w:p>
        </w:tc>
      </w:tr>
      <w:tr w:rsidR="008F5ADD" w14:paraId="5A469BCC" w14:textId="77777777" w:rsidTr="008F5ADD">
        <w:trPr>
          <w:trHeight w:val="108"/>
          <w:ins w:id="474" w:author="Etion Pinari [2]" w:date="2020-12-08T12:38:00Z"/>
        </w:trPr>
        <w:tc>
          <w:tcPr>
            <w:tcW w:w="480" w:type="pct"/>
            <w:shd w:val="clear" w:color="auto" w:fill="FF7C80"/>
          </w:tcPr>
          <w:p w14:paraId="1D59EEDF" w14:textId="77777777" w:rsidR="008F5ADD" w:rsidRPr="001A00D5" w:rsidRDefault="008F5ADD" w:rsidP="008F5ADD">
            <w:pPr>
              <w:pStyle w:val="ListParagraph"/>
              <w:ind w:left="0"/>
              <w:rPr>
                <w:ins w:id="475" w:author="Etion Pinari [2]" w:date="2020-12-08T12:38:00Z"/>
                <w:b/>
                <w:bCs w:val="0"/>
                <w:color w:val="000000"/>
                <w:sz w:val="28"/>
                <w:szCs w:val="28"/>
                <w:shd w:val="clear" w:color="auto" w:fill="FFFFFF"/>
              </w:rPr>
            </w:pPr>
            <w:ins w:id="476" w:author="Etion Pinari [2]" w:date="2020-12-08T12:38:00Z">
              <w:r w:rsidRPr="001A00D5">
                <w:rPr>
                  <w:b/>
                  <w:bCs w:val="0"/>
                  <w:sz w:val="28"/>
                  <w:szCs w:val="28"/>
                </w:rPr>
                <w:t>R7</w:t>
              </w:r>
            </w:ins>
          </w:p>
        </w:tc>
        <w:tc>
          <w:tcPr>
            <w:tcW w:w="4520" w:type="pct"/>
          </w:tcPr>
          <w:p w14:paraId="1E2DB35C" w14:textId="77777777" w:rsidR="008F5ADD" w:rsidRPr="001A00D5" w:rsidRDefault="008F5ADD" w:rsidP="008F5ADD">
            <w:pPr>
              <w:pStyle w:val="ListParagraph"/>
              <w:ind w:left="0"/>
              <w:rPr>
                <w:ins w:id="477" w:author="Etion Pinari [2]" w:date="2020-12-08T12:38:00Z"/>
                <w:color w:val="000000"/>
                <w:sz w:val="26"/>
                <w:shd w:val="clear" w:color="auto" w:fill="FFFFFF"/>
              </w:rPr>
            </w:pPr>
            <w:ins w:id="478" w:author="Etion Pinari [2]" w:date="2020-12-08T12:38: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8F5ADD" w14:paraId="4B436FC6" w14:textId="77777777" w:rsidTr="008F5ADD">
        <w:trPr>
          <w:trHeight w:val="108"/>
          <w:ins w:id="479" w:author="Etion Pinari [2]" w:date="2020-12-08T12:38:00Z"/>
        </w:trPr>
        <w:tc>
          <w:tcPr>
            <w:tcW w:w="480" w:type="pct"/>
            <w:shd w:val="clear" w:color="auto" w:fill="FF7C80"/>
          </w:tcPr>
          <w:p w14:paraId="61D3D6F8" w14:textId="77777777" w:rsidR="008F5ADD" w:rsidRPr="001A00D5" w:rsidRDefault="008F5ADD" w:rsidP="008F5ADD">
            <w:pPr>
              <w:pStyle w:val="ListParagraph"/>
              <w:ind w:left="0"/>
              <w:rPr>
                <w:ins w:id="480" w:author="Etion Pinari [2]" w:date="2020-12-08T12:38:00Z"/>
                <w:b/>
                <w:bCs w:val="0"/>
                <w:sz w:val="28"/>
                <w:szCs w:val="28"/>
              </w:rPr>
            </w:pPr>
            <w:ins w:id="481" w:author="Etion Pinari [2]" w:date="2020-12-08T12:38:00Z">
              <w:r>
                <w:rPr>
                  <w:b/>
                  <w:bCs w:val="0"/>
                  <w:sz w:val="28"/>
                  <w:szCs w:val="28"/>
                </w:rPr>
                <w:t>R8.1</w:t>
              </w:r>
            </w:ins>
          </w:p>
        </w:tc>
        <w:tc>
          <w:tcPr>
            <w:tcW w:w="4520" w:type="pct"/>
          </w:tcPr>
          <w:p w14:paraId="16EADD96" w14:textId="77777777" w:rsidR="008F5ADD" w:rsidRPr="001A00D5" w:rsidRDefault="008F5ADD" w:rsidP="008F5ADD">
            <w:pPr>
              <w:pStyle w:val="ListParagraph"/>
              <w:ind w:left="0"/>
              <w:rPr>
                <w:ins w:id="482" w:author="Etion Pinari [2]" w:date="2020-12-08T12:38:00Z"/>
                <w:sz w:val="26"/>
              </w:rPr>
            </w:pPr>
            <w:ins w:id="483" w:author="Etion Pinari [2]" w:date="2020-12-08T12:38: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r>
                <w:rPr>
                  <w:rStyle w:val="CommentReference"/>
                </w:rPr>
                <w:commentReference w:id="484"/>
              </w:r>
            </w:ins>
          </w:p>
        </w:tc>
      </w:tr>
      <w:tr w:rsidR="008F5ADD" w14:paraId="753A3B0D" w14:textId="77777777" w:rsidTr="008F5ADD">
        <w:trPr>
          <w:trHeight w:val="108"/>
          <w:ins w:id="485" w:author="Etion Pinari [2]" w:date="2020-12-08T12:38:00Z"/>
        </w:trPr>
        <w:tc>
          <w:tcPr>
            <w:tcW w:w="480" w:type="pct"/>
            <w:shd w:val="clear" w:color="auto" w:fill="FF7C80"/>
          </w:tcPr>
          <w:p w14:paraId="7523E62E" w14:textId="77777777" w:rsidR="008F5ADD" w:rsidRDefault="008F5ADD" w:rsidP="008F5ADD">
            <w:pPr>
              <w:pStyle w:val="ListParagraph"/>
              <w:ind w:left="0"/>
              <w:rPr>
                <w:ins w:id="486" w:author="Etion Pinari [2]" w:date="2020-12-08T12:38:00Z"/>
                <w:b/>
                <w:bCs w:val="0"/>
                <w:sz w:val="28"/>
                <w:szCs w:val="28"/>
              </w:rPr>
            </w:pPr>
            <w:ins w:id="487" w:author="Etion Pinari [2]" w:date="2020-12-08T12:38:00Z">
              <w:r>
                <w:rPr>
                  <w:b/>
                  <w:bCs w:val="0"/>
                  <w:sz w:val="28"/>
                  <w:szCs w:val="28"/>
                </w:rPr>
                <w:t>R8.2</w:t>
              </w:r>
            </w:ins>
          </w:p>
        </w:tc>
        <w:tc>
          <w:tcPr>
            <w:tcW w:w="4520" w:type="pct"/>
          </w:tcPr>
          <w:p w14:paraId="7D425816" w14:textId="77777777" w:rsidR="008F5ADD" w:rsidRPr="001A00D5" w:rsidRDefault="008F5ADD" w:rsidP="008F5ADD">
            <w:pPr>
              <w:pStyle w:val="ListParagraph"/>
              <w:ind w:left="0"/>
              <w:rPr>
                <w:ins w:id="488" w:author="Etion Pinari [2]" w:date="2020-12-08T12:38:00Z"/>
                <w:bCs w:val="0"/>
                <w:sz w:val="26"/>
              </w:rPr>
            </w:pPr>
            <w:ins w:id="489" w:author="Etion Pinari [2]" w:date="2020-12-08T12:38:00Z">
              <w:r>
                <w:rPr>
                  <w:b/>
                  <w:sz w:val="26"/>
                </w:rPr>
                <w:t xml:space="preserve">The system shall </w:t>
              </w:r>
              <w:r w:rsidRPr="001A00D5">
                <w:rPr>
                  <w:bCs w:val="0"/>
                  <w:sz w:val="26"/>
                </w:rPr>
                <w:t>n</w:t>
              </w:r>
              <w:r>
                <w:rPr>
                  <w:bCs w:val="0"/>
                  <w:sz w:val="26"/>
                </w:rPr>
                <w:t>otify the user who has been inactive for 30 seconds while on the confirmation page of getting a ticket, on other available stores he could go to</w:t>
              </w:r>
            </w:ins>
          </w:p>
        </w:tc>
      </w:tr>
      <w:tr w:rsidR="008F5ADD" w14:paraId="0EB8B19B" w14:textId="77777777" w:rsidTr="008F5ADD">
        <w:trPr>
          <w:trHeight w:val="108"/>
          <w:ins w:id="490" w:author="Etion Pinari [2]" w:date="2020-12-08T12:38:00Z"/>
        </w:trPr>
        <w:tc>
          <w:tcPr>
            <w:tcW w:w="480" w:type="pct"/>
            <w:shd w:val="clear" w:color="auto" w:fill="FF7C80"/>
          </w:tcPr>
          <w:p w14:paraId="55F853B0" w14:textId="77777777" w:rsidR="008F5ADD" w:rsidRPr="001A00D5" w:rsidRDefault="008F5ADD" w:rsidP="008F5ADD">
            <w:pPr>
              <w:pStyle w:val="ListParagraph"/>
              <w:ind w:left="0"/>
              <w:rPr>
                <w:ins w:id="491" w:author="Etion Pinari [2]" w:date="2020-12-08T12:38:00Z"/>
                <w:b/>
                <w:bCs w:val="0"/>
                <w:sz w:val="28"/>
                <w:szCs w:val="28"/>
              </w:rPr>
            </w:pPr>
            <w:ins w:id="492" w:author="Etion Pinari [2]" w:date="2020-12-08T12:38:00Z">
              <w:r w:rsidRPr="001A00D5">
                <w:rPr>
                  <w:b/>
                  <w:bCs w:val="0"/>
                  <w:sz w:val="28"/>
                  <w:szCs w:val="28"/>
                </w:rPr>
                <w:t>R9</w:t>
              </w:r>
            </w:ins>
          </w:p>
        </w:tc>
        <w:tc>
          <w:tcPr>
            <w:tcW w:w="4520" w:type="pct"/>
          </w:tcPr>
          <w:p w14:paraId="32AF6B6B" w14:textId="77777777" w:rsidR="008F5ADD" w:rsidRPr="001A00D5" w:rsidRDefault="008F5ADD" w:rsidP="008F5ADD">
            <w:pPr>
              <w:pStyle w:val="ListParagraph"/>
              <w:ind w:left="0"/>
              <w:rPr>
                <w:ins w:id="493" w:author="Etion Pinari [2]" w:date="2020-12-08T12:38:00Z"/>
                <w:sz w:val="26"/>
              </w:rPr>
            </w:pPr>
            <w:ins w:id="494" w:author="Etion Pinari [2]" w:date="2020-12-08T12:38:00Z">
              <w:r w:rsidRPr="001A00D5">
                <w:rPr>
                  <w:b/>
                  <w:sz w:val="26"/>
                </w:rPr>
                <w:t>The system shall</w:t>
              </w:r>
              <w:r w:rsidRPr="001A00D5">
                <w:rPr>
                  <w:sz w:val="26"/>
                </w:rPr>
                <w:t xml:space="preserve"> allow its users to insert information about which categories or items they want to buy</w:t>
              </w:r>
            </w:ins>
          </w:p>
        </w:tc>
      </w:tr>
      <w:tr w:rsidR="008F5ADD" w14:paraId="6309D88F" w14:textId="77777777" w:rsidTr="008F5ADD">
        <w:trPr>
          <w:trHeight w:val="108"/>
          <w:ins w:id="495" w:author="Etion Pinari [2]" w:date="2020-12-08T12:38:00Z"/>
        </w:trPr>
        <w:tc>
          <w:tcPr>
            <w:tcW w:w="480" w:type="pct"/>
            <w:shd w:val="clear" w:color="auto" w:fill="FF7C80"/>
          </w:tcPr>
          <w:p w14:paraId="5E823098" w14:textId="77777777" w:rsidR="008F5ADD" w:rsidRPr="001A00D5" w:rsidRDefault="008F5ADD" w:rsidP="008F5ADD">
            <w:pPr>
              <w:pStyle w:val="ListParagraph"/>
              <w:ind w:left="0"/>
              <w:rPr>
                <w:ins w:id="496" w:author="Etion Pinari [2]" w:date="2020-12-08T12:38:00Z"/>
                <w:b/>
                <w:bCs w:val="0"/>
                <w:sz w:val="28"/>
                <w:szCs w:val="28"/>
              </w:rPr>
            </w:pPr>
            <w:ins w:id="497" w:author="Etion Pinari [2]" w:date="2020-12-08T12:38:00Z">
              <w:r w:rsidRPr="001A00D5">
                <w:rPr>
                  <w:b/>
                  <w:bCs w:val="0"/>
                  <w:sz w:val="28"/>
                  <w:szCs w:val="28"/>
                </w:rPr>
                <w:t>R10</w:t>
              </w:r>
            </w:ins>
          </w:p>
        </w:tc>
        <w:tc>
          <w:tcPr>
            <w:tcW w:w="4520" w:type="pct"/>
          </w:tcPr>
          <w:p w14:paraId="438F1448" w14:textId="77777777" w:rsidR="008F5ADD" w:rsidRPr="001A00D5" w:rsidRDefault="008F5ADD" w:rsidP="008F5ADD">
            <w:pPr>
              <w:pStyle w:val="ListParagraph"/>
              <w:ind w:left="0"/>
              <w:rPr>
                <w:ins w:id="498" w:author="Etion Pinari [2]" w:date="2020-12-08T12:38:00Z"/>
                <w:sz w:val="26"/>
              </w:rPr>
            </w:pPr>
            <w:ins w:id="499" w:author="Etion Pinari [2]" w:date="2020-12-08T12:38:00Z">
              <w:r w:rsidRPr="001A00D5">
                <w:rPr>
                  <w:b/>
                  <w:sz w:val="26"/>
                </w:rPr>
                <w:t>The system shall</w:t>
              </w:r>
              <w:r w:rsidRPr="001A00D5">
                <w:rPr>
                  <w:sz w:val="26"/>
                </w:rPr>
                <w:t xml:space="preserve"> infer how long it will take for customers to buy all products</w:t>
              </w:r>
            </w:ins>
          </w:p>
        </w:tc>
      </w:tr>
      <w:tr w:rsidR="008F5ADD" w14:paraId="066271D1" w14:textId="77777777" w:rsidTr="008F5ADD">
        <w:trPr>
          <w:trHeight w:val="108"/>
          <w:ins w:id="500" w:author="Etion Pinari [2]" w:date="2020-12-08T12:38:00Z"/>
        </w:trPr>
        <w:tc>
          <w:tcPr>
            <w:tcW w:w="480" w:type="pct"/>
            <w:shd w:val="clear" w:color="auto" w:fill="FF7C80"/>
          </w:tcPr>
          <w:p w14:paraId="0BC5CDF4" w14:textId="77777777" w:rsidR="008F5ADD" w:rsidRPr="001A00D5" w:rsidRDefault="008F5ADD" w:rsidP="008F5ADD">
            <w:pPr>
              <w:pStyle w:val="ListParagraph"/>
              <w:ind w:left="0"/>
              <w:rPr>
                <w:ins w:id="501" w:author="Etion Pinari [2]" w:date="2020-12-08T12:38:00Z"/>
                <w:b/>
                <w:bCs w:val="0"/>
                <w:sz w:val="28"/>
                <w:szCs w:val="28"/>
              </w:rPr>
            </w:pPr>
            <w:ins w:id="502" w:author="Etion Pinari [2]" w:date="2020-12-08T12:38:00Z">
              <w:r w:rsidRPr="001A00D5">
                <w:rPr>
                  <w:b/>
                  <w:bCs w:val="0"/>
                  <w:sz w:val="28"/>
                  <w:szCs w:val="28"/>
                </w:rPr>
                <w:t>R11</w:t>
              </w:r>
            </w:ins>
          </w:p>
        </w:tc>
        <w:tc>
          <w:tcPr>
            <w:tcW w:w="4520" w:type="pct"/>
          </w:tcPr>
          <w:p w14:paraId="3E7AC19D" w14:textId="77777777" w:rsidR="008F5ADD" w:rsidRPr="001A00D5" w:rsidRDefault="008F5ADD" w:rsidP="008F5ADD">
            <w:pPr>
              <w:pStyle w:val="ListParagraph"/>
              <w:ind w:left="0"/>
              <w:rPr>
                <w:ins w:id="503" w:author="Etion Pinari [2]" w:date="2020-12-08T12:38:00Z"/>
                <w:sz w:val="26"/>
              </w:rPr>
            </w:pPr>
            <w:ins w:id="504" w:author="Etion Pinari [2]" w:date="2020-12-08T12:38:00Z">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ins>
          </w:p>
        </w:tc>
      </w:tr>
      <w:tr w:rsidR="008F5ADD" w14:paraId="15124055" w14:textId="77777777" w:rsidTr="008F5ADD">
        <w:trPr>
          <w:trHeight w:val="108"/>
          <w:ins w:id="505" w:author="Etion Pinari [2]" w:date="2020-12-08T12:38:00Z"/>
        </w:trPr>
        <w:tc>
          <w:tcPr>
            <w:tcW w:w="480" w:type="pct"/>
            <w:shd w:val="clear" w:color="auto" w:fill="FF7C80"/>
          </w:tcPr>
          <w:p w14:paraId="09B500DF" w14:textId="77777777" w:rsidR="008F5ADD" w:rsidRPr="001A00D5" w:rsidRDefault="008F5ADD" w:rsidP="008F5ADD">
            <w:pPr>
              <w:pStyle w:val="ListParagraph"/>
              <w:ind w:left="0"/>
              <w:rPr>
                <w:ins w:id="506" w:author="Etion Pinari [2]" w:date="2020-12-08T12:38:00Z"/>
                <w:b/>
                <w:bCs w:val="0"/>
                <w:sz w:val="28"/>
                <w:szCs w:val="28"/>
              </w:rPr>
            </w:pPr>
            <w:ins w:id="507" w:author="Etion Pinari [2]" w:date="2020-12-08T12:38:00Z">
              <w:r w:rsidRPr="001A00D5">
                <w:rPr>
                  <w:b/>
                  <w:bCs w:val="0"/>
                  <w:sz w:val="28"/>
                  <w:szCs w:val="28"/>
                </w:rPr>
                <w:t>R12</w:t>
              </w:r>
            </w:ins>
          </w:p>
        </w:tc>
        <w:tc>
          <w:tcPr>
            <w:tcW w:w="4520" w:type="pct"/>
          </w:tcPr>
          <w:p w14:paraId="7FEF2959" w14:textId="77777777" w:rsidR="008F5ADD" w:rsidRPr="001A00D5" w:rsidRDefault="008F5ADD" w:rsidP="008F5ADD">
            <w:pPr>
              <w:pStyle w:val="ListParagraph"/>
              <w:ind w:left="0"/>
              <w:rPr>
                <w:ins w:id="508" w:author="Etion Pinari [2]" w:date="2020-12-08T12:38:00Z"/>
                <w:sz w:val="26"/>
              </w:rPr>
            </w:pPr>
            <w:ins w:id="509" w:author="Etion Pinari [2]" w:date="2020-12-08T12:38:00Z">
              <w:r w:rsidRPr="001A00D5">
                <w:rPr>
                  <w:b/>
                  <w:sz w:val="26"/>
                </w:rPr>
                <w:t>The system shall</w:t>
              </w:r>
              <w:r w:rsidRPr="001A00D5">
                <w:rPr>
                  <w:sz w:val="26"/>
                </w:rPr>
                <w:t xml:space="preserve"> inform users periodically of the (at most) 10 closest stores' available time slots for the day</w:t>
              </w:r>
            </w:ins>
          </w:p>
        </w:tc>
      </w:tr>
      <w:tr w:rsidR="008F5ADD" w14:paraId="3D50E44B" w14:textId="77777777" w:rsidTr="008F5ADD">
        <w:trPr>
          <w:trHeight w:val="108"/>
          <w:ins w:id="510" w:author="Etion Pinari [2]" w:date="2020-12-08T12:38:00Z"/>
        </w:trPr>
        <w:tc>
          <w:tcPr>
            <w:tcW w:w="480" w:type="pct"/>
            <w:shd w:val="clear" w:color="auto" w:fill="FF7C80"/>
          </w:tcPr>
          <w:p w14:paraId="783AC03D" w14:textId="77777777" w:rsidR="008F5ADD" w:rsidRPr="001A00D5" w:rsidRDefault="008F5ADD" w:rsidP="008F5ADD">
            <w:pPr>
              <w:pStyle w:val="ListParagraph"/>
              <w:ind w:left="0"/>
              <w:rPr>
                <w:ins w:id="511" w:author="Etion Pinari [2]" w:date="2020-12-08T12:38:00Z"/>
                <w:b/>
                <w:bCs w:val="0"/>
                <w:sz w:val="28"/>
                <w:szCs w:val="28"/>
              </w:rPr>
            </w:pPr>
            <w:ins w:id="512" w:author="Etion Pinari [2]" w:date="2020-12-08T12:38:00Z">
              <w:r w:rsidRPr="001A00D5">
                <w:rPr>
                  <w:b/>
                  <w:bCs w:val="0"/>
                  <w:sz w:val="28"/>
                  <w:szCs w:val="28"/>
                </w:rPr>
                <w:t>R12.1</w:t>
              </w:r>
            </w:ins>
          </w:p>
        </w:tc>
        <w:tc>
          <w:tcPr>
            <w:tcW w:w="4520" w:type="pct"/>
          </w:tcPr>
          <w:p w14:paraId="00EDC951" w14:textId="77777777" w:rsidR="008F5ADD" w:rsidRPr="001A00D5" w:rsidRDefault="008F5ADD" w:rsidP="008F5ADD">
            <w:pPr>
              <w:pStyle w:val="ListParagraph"/>
              <w:ind w:left="0"/>
              <w:rPr>
                <w:ins w:id="513" w:author="Etion Pinari [2]" w:date="2020-12-08T12:38:00Z"/>
                <w:sz w:val="26"/>
              </w:rPr>
            </w:pPr>
            <w:ins w:id="514" w:author="Etion Pinari [2]" w:date="2020-12-08T12:38:00Z">
              <w:r w:rsidRPr="001A00D5">
                <w:rPr>
                  <w:b/>
                  <w:sz w:val="26"/>
                </w:rPr>
                <w:t>The system shall</w:t>
              </w:r>
              <w:r w:rsidRPr="001A00D5">
                <w:rPr>
                  <w:sz w:val="26"/>
                </w:rPr>
                <w:t xml:space="preserve"> allow its users to select which store(s) to get informed about, by default none</w:t>
              </w:r>
            </w:ins>
          </w:p>
        </w:tc>
      </w:tr>
      <w:tr w:rsidR="008F5ADD" w14:paraId="3B0DE209" w14:textId="77777777" w:rsidTr="008F5ADD">
        <w:trPr>
          <w:trHeight w:val="108"/>
          <w:ins w:id="515" w:author="Etion Pinari [2]" w:date="2020-12-08T12:38:00Z"/>
        </w:trPr>
        <w:tc>
          <w:tcPr>
            <w:tcW w:w="480" w:type="pct"/>
            <w:shd w:val="clear" w:color="auto" w:fill="FF7C80"/>
          </w:tcPr>
          <w:p w14:paraId="6352F01B" w14:textId="77777777" w:rsidR="008F5ADD" w:rsidRPr="001A00D5" w:rsidRDefault="008F5ADD" w:rsidP="008F5ADD">
            <w:pPr>
              <w:pStyle w:val="ListParagraph"/>
              <w:ind w:left="0"/>
              <w:rPr>
                <w:ins w:id="516" w:author="Etion Pinari [2]" w:date="2020-12-08T12:38:00Z"/>
                <w:b/>
                <w:bCs w:val="0"/>
                <w:sz w:val="28"/>
                <w:szCs w:val="28"/>
              </w:rPr>
            </w:pPr>
            <w:ins w:id="517" w:author="Etion Pinari [2]" w:date="2020-12-08T12:38:00Z">
              <w:r w:rsidRPr="001A00D5">
                <w:rPr>
                  <w:b/>
                  <w:bCs w:val="0"/>
                  <w:sz w:val="28"/>
                  <w:szCs w:val="28"/>
                </w:rPr>
                <w:t>R12.2</w:t>
              </w:r>
            </w:ins>
          </w:p>
        </w:tc>
        <w:tc>
          <w:tcPr>
            <w:tcW w:w="4520" w:type="pct"/>
          </w:tcPr>
          <w:p w14:paraId="7FD21F76" w14:textId="77777777" w:rsidR="008F5ADD" w:rsidRPr="001A00D5" w:rsidRDefault="008F5ADD" w:rsidP="008F5ADD">
            <w:pPr>
              <w:pStyle w:val="ListParagraph"/>
              <w:ind w:left="0"/>
              <w:rPr>
                <w:ins w:id="518" w:author="Etion Pinari [2]" w:date="2020-12-08T12:38:00Z"/>
                <w:sz w:val="26"/>
              </w:rPr>
            </w:pPr>
            <w:ins w:id="519" w:author="Etion Pinari [2]" w:date="2020-12-08T12:38:00Z">
              <w:r w:rsidRPr="001A00D5">
                <w:rPr>
                  <w:b/>
                  <w:sz w:val="26"/>
                </w:rPr>
                <w:t>The system shall</w:t>
              </w:r>
              <w:r w:rsidRPr="001A00D5">
                <w:rPr>
                  <w:sz w:val="26"/>
                </w:rPr>
                <w:t xml:space="preserve"> allow its users to select which time slots he is interested to get informed about, by default none</w:t>
              </w:r>
            </w:ins>
          </w:p>
        </w:tc>
      </w:tr>
      <w:tr w:rsidR="008F5ADD" w14:paraId="6BE26473" w14:textId="77777777" w:rsidTr="008F5ADD">
        <w:trPr>
          <w:trHeight w:val="344"/>
          <w:ins w:id="520" w:author="Etion Pinari [2]" w:date="2020-12-08T12:38:00Z"/>
        </w:trPr>
        <w:tc>
          <w:tcPr>
            <w:tcW w:w="480" w:type="pct"/>
            <w:shd w:val="clear" w:color="auto" w:fill="FF7C80"/>
          </w:tcPr>
          <w:p w14:paraId="1EA549F7" w14:textId="77777777" w:rsidR="008F5ADD" w:rsidRPr="001A00D5" w:rsidRDefault="008F5ADD" w:rsidP="008F5ADD">
            <w:pPr>
              <w:pStyle w:val="ListParagraph"/>
              <w:ind w:left="0"/>
              <w:rPr>
                <w:ins w:id="521" w:author="Etion Pinari [2]" w:date="2020-12-08T12:38:00Z"/>
                <w:b/>
                <w:bCs w:val="0"/>
                <w:sz w:val="28"/>
                <w:szCs w:val="28"/>
              </w:rPr>
            </w:pPr>
            <w:ins w:id="522" w:author="Etion Pinari [2]" w:date="2020-12-08T12:38:00Z">
              <w:r w:rsidRPr="001A00D5">
                <w:rPr>
                  <w:b/>
                  <w:bCs w:val="0"/>
                  <w:sz w:val="28"/>
                  <w:szCs w:val="28"/>
                </w:rPr>
                <w:t>R12.3</w:t>
              </w:r>
            </w:ins>
          </w:p>
        </w:tc>
        <w:tc>
          <w:tcPr>
            <w:tcW w:w="4520" w:type="pct"/>
          </w:tcPr>
          <w:p w14:paraId="46134246" w14:textId="77777777" w:rsidR="008F5ADD" w:rsidRPr="001A00D5" w:rsidRDefault="008F5ADD" w:rsidP="008F5ADD">
            <w:pPr>
              <w:pStyle w:val="ListParagraph"/>
              <w:ind w:left="0"/>
              <w:rPr>
                <w:ins w:id="523" w:author="Etion Pinari [2]" w:date="2020-12-08T12:38:00Z"/>
                <w:sz w:val="26"/>
              </w:rPr>
            </w:pPr>
            <w:ins w:id="524" w:author="Etion Pinari [2]" w:date="2020-12-08T12:38:00Z">
              <w:r w:rsidRPr="001A00D5">
                <w:rPr>
                  <w:b/>
                  <w:sz w:val="26"/>
                </w:rPr>
                <w:t>The system shall</w:t>
              </w:r>
              <w:r w:rsidRPr="001A00D5">
                <w:rPr>
                  <w:sz w:val="26"/>
                </w:rPr>
                <w:t xml:space="preserve"> allow its users to select how often to get notified, by default never</w:t>
              </w:r>
            </w:ins>
          </w:p>
        </w:tc>
      </w:tr>
      <w:tr w:rsidR="008F5ADD" w14:paraId="454BAD99" w14:textId="77777777" w:rsidTr="008F5ADD">
        <w:trPr>
          <w:trHeight w:val="391"/>
          <w:ins w:id="525" w:author="Etion Pinari [2]" w:date="2020-12-08T12:38:00Z"/>
        </w:trPr>
        <w:tc>
          <w:tcPr>
            <w:tcW w:w="480" w:type="pct"/>
            <w:shd w:val="clear" w:color="auto" w:fill="FF7C80"/>
          </w:tcPr>
          <w:p w14:paraId="673474A1" w14:textId="77777777" w:rsidR="008F5ADD" w:rsidRPr="001A00D5" w:rsidRDefault="008F5ADD" w:rsidP="008F5ADD">
            <w:pPr>
              <w:pStyle w:val="ListParagraph"/>
              <w:ind w:left="0"/>
              <w:rPr>
                <w:ins w:id="526" w:author="Etion Pinari [2]" w:date="2020-12-08T12:38:00Z"/>
                <w:b/>
                <w:bCs w:val="0"/>
                <w:sz w:val="28"/>
                <w:szCs w:val="28"/>
              </w:rPr>
            </w:pPr>
            <w:ins w:id="527" w:author="Etion Pinari [2]" w:date="2020-12-08T12:38:00Z">
              <w:r>
                <w:rPr>
                  <w:b/>
                  <w:bCs w:val="0"/>
                  <w:sz w:val="28"/>
                  <w:szCs w:val="28"/>
                </w:rPr>
                <w:t>R13.1</w:t>
              </w:r>
            </w:ins>
          </w:p>
        </w:tc>
        <w:tc>
          <w:tcPr>
            <w:tcW w:w="4520" w:type="pct"/>
          </w:tcPr>
          <w:p w14:paraId="626B3135" w14:textId="77777777" w:rsidR="008F5ADD" w:rsidRPr="001A00D5" w:rsidRDefault="008F5ADD" w:rsidP="008F5ADD">
            <w:pPr>
              <w:pStyle w:val="ListParagraph"/>
              <w:ind w:left="0"/>
              <w:rPr>
                <w:ins w:id="528" w:author="Etion Pinari [2]" w:date="2020-12-08T12:38:00Z"/>
                <w:sz w:val="26"/>
              </w:rPr>
            </w:pPr>
            <w:ins w:id="529" w:author="Etion Pinari [2]" w:date="2020-12-08T12:38:00Z">
              <w:r w:rsidRPr="001A00D5">
                <w:rPr>
                  <w:b/>
                  <w:sz w:val="26"/>
                </w:rPr>
                <w:t>The system shall</w:t>
              </w:r>
              <w:r w:rsidRPr="001A00D5">
                <w:rPr>
                  <w:rStyle w:val="CommentReference"/>
                  <w:b/>
                  <w:sz w:val="26"/>
                  <w:szCs w:val="26"/>
                </w:rPr>
                <w:commentReference w:id="530"/>
              </w:r>
              <w:r w:rsidRPr="001A00D5">
                <w:rPr>
                  <w:sz w:val="26"/>
                </w:rPr>
                <w:t xml:space="preserve"> allow the user to scan its QR code in entrance through the turnstiles</w:t>
              </w:r>
              <w:r w:rsidRPr="001A00D5">
                <w:rPr>
                  <w:rStyle w:val="CommentReference"/>
                  <w:sz w:val="26"/>
                  <w:szCs w:val="26"/>
                </w:rPr>
                <w:commentReference w:id="531"/>
              </w:r>
            </w:ins>
          </w:p>
        </w:tc>
      </w:tr>
      <w:tr w:rsidR="008F5ADD" w14:paraId="6DCFDE43" w14:textId="77777777" w:rsidTr="008F5ADD">
        <w:trPr>
          <w:trHeight w:val="108"/>
          <w:ins w:id="532" w:author="Etion Pinari [2]" w:date="2020-12-08T12:38:00Z"/>
        </w:trPr>
        <w:tc>
          <w:tcPr>
            <w:tcW w:w="480" w:type="pct"/>
            <w:shd w:val="clear" w:color="auto" w:fill="FF7C80"/>
          </w:tcPr>
          <w:p w14:paraId="034F9D47" w14:textId="77777777" w:rsidR="008F5ADD" w:rsidRPr="001A00D5" w:rsidRDefault="008F5ADD" w:rsidP="008F5ADD">
            <w:pPr>
              <w:pStyle w:val="ListParagraph"/>
              <w:ind w:left="0"/>
              <w:rPr>
                <w:ins w:id="533" w:author="Etion Pinari [2]" w:date="2020-12-08T12:38:00Z"/>
                <w:b/>
                <w:bCs w:val="0"/>
                <w:sz w:val="28"/>
                <w:szCs w:val="28"/>
              </w:rPr>
            </w:pPr>
            <w:ins w:id="534" w:author="Etion Pinari [2]" w:date="2020-12-08T12:38:00Z">
              <w:r>
                <w:rPr>
                  <w:b/>
                  <w:bCs w:val="0"/>
                  <w:sz w:val="28"/>
                  <w:szCs w:val="28"/>
                </w:rPr>
                <w:t>R14</w:t>
              </w:r>
            </w:ins>
          </w:p>
        </w:tc>
        <w:tc>
          <w:tcPr>
            <w:tcW w:w="4520" w:type="pct"/>
          </w:tcPr>
          <w:p w14:paraId="20516657" w14:textId="77777777" w:rsidR="008F5ADD" w:rsidRPr="001A00D5" w:rsidRDefault="008F5ADD" w:rsidP="008F5ADD">
            <w:pPr>
              <w:pStyle w:val="ListParagraph"/>
              <w:ind w:left="0"/>
              <w:rPr>
                <w:ins w:id="535" w:author="Etion Pinari [2]" w:date="2020-12-08T12:38:00Z"/>
                <w:sz w:val="26"/>
              </w:rPr>
            </w:pPr>
            <w:ins w:id="536" w:author="Etion Pinari [2]" w:date="2020-12-08T12:38:00Z">
              <w:r w:rsidRPr="001A00D5">
                <w:rPr>
                  <w:b/>
                  <w:sz w:val="26"/>
                </w:rPr>
                <w:t>The system shall</w:t>
              </w:r>
              <w:r w:rsidRPr="001A00D5">
                <w:rPr>
                  <w:rStyle w:val="CommentReference"/>
                  <w:b/>
                  <w:sz w:val="26"/>
                  <w:szCs w:val="26"/>
                </w:rPr>
                <w:commentReference w:id="537"/>
              </w:r>
              <w:r w:rsidRPr="001A00D5">
                <w:rPr>
                  <w:sz w:val="26"/>
                </w:rPr>
                <w:t xml:space="preserve"> allow the user to scan its QR code in exit through the turnstiles or cash register</w:t>
              </w:r>
            </w:ins>
          </w:p>
        </w:tc>
      </w:tr>
      <w:tr w:rsidR="008F5ADD" w14:paraId="3AF7AB39" w14:textId="77777777" w:rsidTr="008F5ADD">
        <w:trPr>
          <w:trHeight w:val="108"/>
          <w:ins w:id="538" w:author="Etion Pinari [2]" w:date="2020-12-08T12:38:00Z"/>
        </w:trPr>
        <w:tc>
          <w:tcPr>
            <w:tcW w:w="480" w:type="pct"/>
            <w:shd w:val="clear" w:color="auto" w:fill="FF7C80"/>
          </w:tcPr>
          <w:p w14:paraId="5A8EAC32" w14:textId="77777777" w:rsidR="008F5ADD" w:rsidRDefault="008F5ADD" w:rsidP="008F5ADD">
            <w:pPr>
              <w:pStyle w:val="ListParagraph"/>
              <w:ind w:left="0"/>
              <w:rPr>
                <w:ins w:id="539" w:author="Etion Pinari [2]" w:date="2020-12-08T12:38:00Z"/>
                <w:b/>
                <w:bCs w:val="0"/>
                <w:sz w:val="28"/>
                <w:szCs w:val="28"/>
              </w:rPr>
            </w:pPr>
            <w:ins w:id="540" w:author="Etion Pinari [2]" w:date="2020-12-08T12:38:00Z">
              <w:r w:rsidRPr="001A00D5">
                <w:rPr>
                  <w:b/>
                  <w:bCs w:val="0"/>
                  <w:sz w:val="28"/>
                  <w:szCs w:val="28"/>
                </w:rPr>
                <w:t>R15.1</w:t>
              </w:r>
            </w:ins>
          </w:p>
        </w:tc>
        <w:tc>
          <w:tcPr>
            <w:tcW w:w="4520" w:type="pct"/>
          </w:tcPr>
          <w:p w14:paraId="2E70DDBF" w14:textId="77777777" w:rsidR="008F5ADD" w:rsidRPr="001A00D5" w:rsidRDefault="008F5ADD" w:rsidP="008F5ADD">
            <w:pPr>
              <w:pStyle w:val="ListParagraph"/>
              <w:ind w:left="0"/>
              <w:rPr>
                <w:ins w:id="541" w:author="Etion Pinari [2]" w:date="2020-12-08T12:38:00Z"/>
                <w:bCs w:val="0"/>
                <w:sz w:val="26"/>
              </w:rPr>
            </w:pPr>
            <w:ins w:id="542" w:author="Etion Pinari [2]" w:date="2020-12-08T12:38:00Z">
              <w:r w:rsidRPr="001A00D5">
                <w:rPr>
                  <w:b/>
                  <w:sz w:val="26"/>
                </w:rPr>
                <w:t>The system shall</w:t>
              </w:r>
              <w:r w:rsidRPr="001A00D5">
                <w:rPr>
                  <w:sz w:val="26"/>
                </w:rPr>
                <w:t xml:space="preserve"> unlock turnstiles after a unique QR code scan in entrance</w:t>
              </w:r>
              <w:r w:rsidRPr="001A00D5">
                <w:rPr>
                  <w:rStyle w:val="CommentReference"/>
                  <w:sz w:val="26"/>
                  <w:szCs w:val="26"/>
                </w:rPr>
                <w:commentReference w:id="543"/>
              </w:r>
            </w:ins>
          </w:p>
        </w:tc>
      </w:tr>
      <w:tr w:rsidR="008F5ADD" w14:paraId="660B287B" w14:textId="77777777" w:rsidTr="008F5ADD">
        <w:trPr>
          <w:trHeight w:val="108"/>
          <w:ins w:id="544" w:author="Etion Pinari [2]" w:date="2020-12-08T12:38:00Z"/>
        </w:trPr>
        <w:tc>
          <w:tcPr>
            <w:tcW w:w="480" w:type="pct"/>
            <w:shd w:val="clear" w:color="auto" w:fill="FF7C80"/>
          </w:tcPr>
          <w:p w14:paraId="4A708472" w14:textId="77777777" w:rsidR="008F5ADD" w:rsidRPr="001A00D5" w:rsidRDefault="008F5ADD" w:rsidP="008F5ADD">
            <w:pPr>
              <w:pStyle w:val="ListParagraph"/>
              <w:ind w:left="0"/>
              <w:rPr>
                <w:ins w:id="545" w:author="Etion Pinari [2]" w:date="2020-12-08T12:38:00Z"/>
                <w:b/>
                <w:bCs w:val="0"/>
                <w:sz w:val="28"/>
                <w:szCs w:val="28"/>
              </w:rPr>
            </w:pPr>
            <w:ins w:id="546" w:author="Etion Pinari [2]" w:date="2020-12-08T12:38:00Z">
              <w:r w:rsidRPr="001A00D5">
                <w:rPr>
                  <w:b/>
                  <w:bCs w:val="0"/>
                  <w:sz w:val="28"/>
                  <w:szCs w:val="28"/>
                </w:rPr>
                <w:t>R15.2</w:t>
              </w:r>
            </w:ins>
          </w:p>
        </w:tc>
        <w:tc>
          <w:tcPr>
            <w:tcW w:w="4520" w:type="pct"/>
          </w:tcPr>
          <w:p w14:paraId="5995E1FA" w14:textId="77777777" w:rsidR="008F5ADD" w:rsidRPr="001A00D5" w:rsidRDefault="008F5ADD" w:rsidP="008F5ADD">
            <w:pPr>
              <w:pStyle w:val="ListParagraph"/>
              <w:ind w:left="0"/>
              <w:rPr>
                <w:ins w:id="547" w:author="Etion Pinari [2]" w:date="2020-12-08T12:38:00Z"/>
                <w:sz w:val="26"/>
              </w:rPr>
            </w:pPr>
            <w:ins w:id="548" w:author="Etion Pinari [2]" w:date="2020-12-08T12:38:00Z">
              <w:r w:rsidRPr="001A00D5">
                <w:rPr>
                  <w:b/>
                  <w:sz w:val="26"/>
                </w:rPr>
                <w:t>The system shall</w:t>
              </w:r>
              <w:r w:rsidRPr="001A00D5">
                <w:rPr>
                  <w:sz w:val="26"/>
                </w:rPr>
                <w:t xml:space="preserve"> unlock turnstiles after a unique QR code scan in exit</w:t>
              </w:r>
            </w:ins>
          </w:p>
        </w:tc>
      </w:tr>
      <w:tr w:rsidR="008F5ADD" w14:paraId="4213B07E" w14:textId="77777777" w:rsidTr="008F5ADD">
        <w:trPr>
          <w:trHeight w:val="108"/>
          <w:ins w:id="549" w:author="Etion Pinari [2]" w:date="2020-12-08T12:38:00Z"/>
        </w:trPr>
        <w:tc>
          <w:tcPr>
            <w:tcW w:w="480" w:type="pct"/>
            <w:shd w:val="clear" w:color="auto" w:fill="FF7C80"/>
          </w:tcPr>
          <w:p w14:paraId="551CEFC4" w14:textId="77777777" w:rsidR="008F5ADD" w:rsidRPr="001A00D5" w:rsidRDefault="008F5ADD" w:rsidP="008F5ADD">
            <w:pPr>
              <w:pStyle w:val="ListParagraph"/>
              <w:ind w:left="0"/>
              <w:rPr>
                <w:ins w:id="550" w:author="Etion Pinari [2]" w:date="2020-12-08T12:38:00Z"/>
                <w:b/>
                <w:bCs w:val="0"/>
                <w:sz w:val="28"/>
                <w:szCs w:val="28"/>
              </w:rPr>
            </w:pPr>
            <w:ins w:id="551" w:author="Etion Pinari [2]" w:date="2020-12-08T12:38:00Z">
              <w:r w:rsidRPr="001A00D5">
                <w:rPr>
                  <w:b/>
                  <w:bCs w:val="0"/>
                  <w:sz w:val="28"/>
                  <w:szCs w:val="28"/>
                </w:rPr>
                <w:t>R15.3</w:t>
              </w:r>
            </w:ins>
          </w:p>
        </w:tc>
        <w:tc>
          <w:tcPr>
            <w:tcW w:w="4520" w:type="pct"/>
          </w:tcPr>
          <w:p w14:paraId="5227206C" w14:textId="77777777" w:rsidR="008F5ADD" w:rsidRPr="001A00D5" w:rsidRDefault="008F5ADD" w:rsidP="008F5ADD">
            <w:pPr>
              <w:pStyle w:val="ListParagraph"/>
              <w:ind w:left="0"/>
              <w:rPr>
                <w:ins w:id="552" w:author="Etion Pinari [2]" w:date="2020-12-08T12:38:00Z"/>
                <w:sz w:val="26"/>
              </w:rPr>
            </w:pPr>
            <w:ins w:id="553" w:author="Etion Pinari [2]" w:date="2020-12-08T12:38:00Z">
              <w:r w:rsidRPr="001A00D5">
                <w:rPr>
                  <w:b/>
                  <w:sz w:val="26"/>
                </w:rPr>
                <w:t xml:space="preserve">The system shall </w:t>
              </w:r>
              <w:r w:rsidRPr="001A00D5">
                <w:rPr>
                  <w:sz w:val="26"/>
                </w:rPr>
                <w:t>lock the turnstiles after a push has occurred</w:t>
              </w:r>
              <w:r w:rsidRPr="001A00D5">
                <w:rPr>
                  <w:rStyle w:val="CommentReference"/>
                  <w:sz w:val="26"/>
                  <w:szCs w:val="26"/>
                </w:rPr>
                <w:commentReference w:id="554"/>
              </w:r>
            </w:ins>
          </w:p>
        </w:tc>
      </w:tr>
    </w:tbl>
    <w:p w14:paraId="4251E011" w14:textId="2B12CEFD" w:rsidR="008F5ADD" w:rsidRPr="00476A43" w:rsidRDefault="00000D4E" w:rsidP="008F5ADD">
      <w:pPr>
        <w:pStyle w:val="ListParagraph"/>
        <w:numPr>
          <w:ilvl w:val="1"/>
          <w:numId w:val="22"/>
        </w:numPr>
        <w:spacing w:line="360" w:lineRule="auto"/>
        <w:rPr>
          <w:ins w:id="555" w:author="Etion Pinari [2]" w:date="2020-12-08T12:36:00Z"/>
          <w:rStyle w:val="SubtleEmphasis"/>
          <w:sz w:val="32"/>
          <w:szCs w:val="32"/>
        </w:rPr>
      </w:pPr>
      <w:ins w:id="556" w:author="Etion Pinari [2]" w:date="2020-12-08T12:39:00Z">
        <w:r w:rsidRPr="00000D4E">
          <w:rPr>
            <w:rStyle w:val="SubtleEmphasis"/>
            <w:color w:val="FF7C80"/>
            <w:sz w:val="32"/>
            <w:szCs w:val="32"/>
            <w:rPrChange w:id="557" w:author="Etion Pinari [2]" w:date="2020-12-08T12:40:00Z">
              <w:rPr>
                <w:rStyle w:val="SubtleEmphasis"/>
                <w:color w:val="70AD47" w:themeColor="accent6"/>
                <w:sz w:val="32"/>
                <w:szCs w:val="32"/>
              </w:rPr>
            </w:rPrChange>
          </w:rPr>
          <w:t>Users and customer</w:t>
        </w:r>
      </w:ins>
      <w:ins w:id="558" w:author="Etion Pinari [2]" w:date="2020-12-08T12:40:00Z">
        <w:r>
          <w:rPr>
            <w:rStyle w:val="SubtleEmphasis"/>
            <w:color w:val="FF7C80"/>
            <w:sz w:val="32"/>
            <w:szCs w:val="32"/>
          </w:rPr>
          <w:t>s:</w:t>
        </w:r>
      </w:ins>
    </w:p>
    <w:p w14:paraId="073EF955" w14:textId="77777777" w:rsidR="008F5ADD" w:rsidRPr="00073837" w:rsidRDefault="008F5ADD" w:rsidP="008F5ADD">
      <w:pPr>
        <w:pStyle w:val="ListParagraph"/>
        <w:spacing w:line="360" w:lineRule="auto"/>
        <w:ind w:left="360"/>
        <w:rPr>
          <w:rStyle w:val="SubtleEmphasis"/>
          <w:sz w:val="36"/>
          <w:szCs w:val="36"/>
        </w:rPr>
        <w:pPrChange w:id="559" w:author="Etion Pinari [2]" w:date="2020-12-08T12:35:00Z">
          <w:pPr>
            <w:pStyle w:val="ListParagraph"/>
            <w:numPr>
              <w:numId w:val="22"/>
            </w:numPr>
            <w:spacing w:line="360" w:lineRule="auto"/>
            <w:ind w:left="360" w:hanging="360"/>
          </w:pPr>
        </w:pPrChange>
      </w:pPr>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560"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561">
          <w:tblGrid>
            <w:gridCol w:w="895"/>
            <w:gridCol w:w="9990"/>
          </w:tblGrid>
        </w:tblGridChange>
      </w:tblGrid>
      <w:tr w:rsidR="00BD7918" w:rsidDel="00451490" w14:paraId="16AC9093" w14:textId="53FD9668" w:rsidTr="00A14D2C">
        <w:trPr>
          <w:trHeight w:val="411"/>
          <w:del w:id="562" w:author="Etion Pinari [2]" w:date="2020-12-06T20:43:00Z"/>
          <w:trPrChange w:id="563" w:author="Etion Pinari [2]" w:date="2020-12-06T12:32:00Z">
            <w:trPr>
              <w:trHeight w:val="440"/>
            </w:trPr>
          </w:trPrChange>
        </w:trPr>
        <w:tc>
          <w:tcPr>
            <w:tcW w:w="494" w:type="pct"/>
            <w:shd w:val="clear" w:color="auto" w:fill="FF7C80"/>
            <w:tcPrChange w:id="564" w:author="Etion Pinari [2]" w:date="2020-12-06T12:32:00Z">
              <w:tcPr>
                <w:tcW w:w="895" w:type="dxa"/>
                <w:shd w:val="clear" w:color="auto" w:fill="FF7C80"/>
              </w:tcPr>
            </w:tcPrChange>
          </w:tcPr>
          <w:p w14:paraId="57171BF2" w14:textId="77777777" w:rsidR="00BD7918" w:rsidDel="008F5ADD" w:rsidRDefault="00BD7918" w:rsidP="008F5ADD">
            <w:pPr>
              <w:pStyle w:val="ListParagraph"/>
              <w:ind w:left="0"/>
              <w:rPr>
                <w:del w:id="565" w:author="Etion Pinari [2]" w:date="2020-12-06T20:43:00Z"/>
                <w:sz w:val="28"/>
                <w:szCs w:val="28"/>
              </w:rPr>
            </w:pPr>
            <w:bookmarkStart w:id="566" w:name="_Hlk57922340"/>
            <w:commentRangeStart w:id="567"/>
            <w:del w:id="568" w:author="Etion Pinari [2]" w:date="2020-12-06T20:43:00Z">
              <w:r w:rsidRPr="00476A43" w:rsidDel="00451490">
                <w:rPr>
                  <w:sz w:val="28"/>
                  <w:szCs w:val="28"/>
                </w:rPr>
                <w:delText>R1</w:delText>
              </w:r>
            </w:del>
          </w:p>
          <w:p w14:paraId="5C1791A3" w14:textId="77777777" w:rsidR="008F5ADD" w:rsidRDefault="008F5ADD" w:rsidP="00BD7918">
            <w:pPr>
              <w:pStyle w:val="ListParagraph"/>
              <w:ind w:left="0"/>
              <w:rPr>
                <w:ins w:id="569" w:author="Etion Pinari [2]" w:date="2020-12-08T12:35:00Z"/>
                <w:color w:val="000000"/>
                <w:sz w:val="28"/>
                <w:szCs w:val="28"/>
                <w:shd w:val="clear" w:color="auto" w:fill="FFFFFF"/>
              </w:rPr>
            </w:pPr>
          </w:p>
          <w:p w14:paraId="64F66024" w14:textId="77777777" w:rsidR="008F5ADD" w:rsidRDefault="008F5ADD" w:rsidP="00BD7918">
            <w:pPr>
              <w:pStyle w:val="ListParagraph"/>
              <w:ind w:left="0"/>
              <w:rPr>
                <w:ins w:id="570" w:author="Etion Pinari [2]" w:date="2020-12-08T12:35:00Z"/>
                <w:color w:val="000000"/>
                <w:sz w:val="28"/>
                <w:szCs w:val="28"/>
                <w:shd w:val="clear" w:color="auto" w:fill="FFFFFF"/>
              </w:rPr>
            </w:pPr>
          </w:p>
          <w:p w14:paraId="4E0658CF" w14:textId="0F3AFC86" w:rsidR="008F5ADD" w:rsidRPr="00476A43" w:rsidRDefault="008F5ADD" w:rsidP="00BD7918">
            <w:pPr>
              <w:pStyle w:val="ListParagraph"/>
              <w:ind w:left="0"/>
              <w:rPr>
                <w:ins w:id="571" w:author="Etion Pinari [2]" w:date="2020-12-08T12:34:00Z"/>
                <w:color w:val="000000"/>
                <w:sz w:val="28"/>
                <w:szCs w:val="28"/>
                <w:shd w:val="clear" w:color="auto" w:fill="FFFFFF"/>
              </w:rPr>
            </w:pPr>
          </w:p>
        </w:tc>
        <w:tc>
          <w:tcPr>
            <w:tcW w:w="4506" w:type="pct"/>
            <w:tcPrChange w:id="572" w:author="Etion Pinari [2]" w:date="2020-12-06T12:32:00Z">
              <w:tcPr>
                <w:tcW w:w="9990" w:type="dxa"/>
              </w:tcPr>
            </w:tcPrChange>
          </w:tcPr>
          <w:p w14:paraId="6489D490" w14:textId="1C17B168" w:rsidR="00BD7918" w:rsidRPr="00476A43" w:rsidDel="00451490" w:rsidRDefault="00BD7918" w:rsidP="00BD7918">
            <w:pPr>
              <w:pStyle w:val="ListParagraph"/>
              <w:ind w:left="0"/>
              <w:rPr>
                <w:del w:id="573" w:author="Etion Pinari [2]" w:date="2020-12-06T20:43:00Z"/>
                <w:b/>
                <w:color w:val="000000"/>
                <w:sz w:val="28"/>
                <w:szCs w:val="28"/>
                <w:shd w:val="clear" w:color="auto" w:fill="FFFFFF"/>
                <w:rPrChange w:id="574" w:author="Etion Pinari [2]" w:date="2020-12-06T12:14:00Z">
                  <w:rPr>
                    <w:del w:id="575" w:author="Etion Pinari [2]" w:date="2020-12-06T20:43:00Z"/>
                    <w:b/>
                    <w:color w:val="000000"/>
                    <w:sz w:val="26"/>
                    <w:shd w:val="clear" w:color="auto" w:fill="FFFFFF"/>
                  </w:rPr>
                </w:rPrChange>
              </w:rPr>
            </w:pPr>
            <w:del w:id="576" w:author="Etion Pinari [2]" w:date="2020-12-06T20:43:00Z">
              <w:r w:rsidRPr="00A14D2C" w:rsidDel="00451490">
                <w:rPr>
                  <w:b/>
                  <w:color w:val="000000"/>
                  <w:sz w:val="28"/>
                  <w:szCs w:val="28"/>
                  <w:shd w:val="clear" w:color="auto" w:fill="FFFFFF"/>
                  <w:rPrChange w:id="577"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578"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579"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580" w:author="Etion Pinari [2]"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581" w:author="Etion Pinari [2]" w:date="2020-12-06T20:43:00Z"/>
          <w:trPrChange w:id="582" w:author="Etion Pinari [2]" w:date="2020-12-06T12:32:00Z">
            <w:trPr>
              <w:trHeight w:val="506"/>
            </w:trPr>
          </w:trPrChange>
        </w:trPr>
        <w:tc>
          <w:tcPr>
            <w:tcW w:w="494" w:type="pct"/>
            <w:shd w:val="clear" w:color="auto" w:fill="FF7C80"/>
            <w:tcPrChange w:id="583" w:author="Etion Pinari [2]" w:date="2020-12-06T12:32:00Z">
              <w:tcPr>
                <w:tcW w:w="895" w:type="dxa"/>
                <w:shd w:val="clear" w:color="auto" w:fill="FF7C80"/>
              </w:tcPr>
            </w:tcPrChange>
          </w:tcPr>
          <w:p w14:paraId="75331F55" w14:textId="41A9147A" w:rsidR="00BD7918" w:rsidRPr="00476A43" w:rsidDel="00451490" w:rsidRDefault="00BD7918" w:rsidP="00BD7918">
            <w:pPr>
              <w:pStyle w:val="ListParagraph"/>
              <w:ind w:left="0"/>
              <w:rPr>
                <w:del w:id="584" w:author="Etion Pinari [2]" w:date="2020-12-06T20:43:00Z"/>
                <w:color w:val="000000"/>
                <w:sz w:val="28"/>
                <w:szCs w:val="28"/>
                <w:shd w:val="clear" w:color="auto" w:fill="FFFFFF"/>
              </w:rPr>
            </w:pPr>
            <w:del w:id="585" w:author="Etion Pinari [2]" w:date="2020-12-06T20:43:00Z">
              <w:r w:rsidRPr="00476A43" w:rsidDel="00451490">
                <w:rPr>
                  <w:sz w:val="28"/>
                  <w:szCs w:val="28"/>
                </w:rPr>
                <w:delText>R2</w:delText>
              </w:r>
            </w:del>
          </w:p>
        </w:tc>
        <w:tc>
          <w:tcPr>
            <w:tcW w:w="4506" w:type="pct"/>
            <w:shd w:val="clear" w:color="auto" w:fill="auto"/>
            <w:tcPrChange w:id="586" w:author="Etion Pinari [2]" w:date="2020-12-06T12:32:00Z">
              <w:tcPr>
                <w:tcW w:w="9990" w:type="dxa"/>
                <w:shd w:val="clear" w:color="auto" w:fill="auto"/>
              </w:tcPr>
            </w:tcPrChange>
          </w:tcPr>
          <w:p w14:paraId="4545E81B" w14:textId="22F9BF88" w:rsidR="00BD7918" w:rsidRPr="00476A43" w:rsidDel="00451490" w:rsidRDefault="00BD7918" w:rsidP="00BD7918">
            <w:pPr>
              <w:pStyle w:val="ListParagraph"/>
              <w:ind w:left="0"/>
              <w:rPr>
                <w:del w:id="587" w:author="Etion Pinari [2]" w:date="2020-12-06T20:43:00Z"/>
                <w:color w:val="000000"/>
                <w:sz w:val="28"/>
                <w:szCs w:val="28"/>
                <w:shd w:val="clear" w:color="auto" w:fill="FFFFFF"/>
                <w:rPrChange w:id="588" w:author="Etion Pinari [2]" w:date="2020-12-06T12:14:00Z">
                  <w:rPr>
                    <w:del w:id="589" w:author="Etion Pinari [2]" w:date="2020-12-06T20:43:00Z"/>
                    <w:color w:val="000000"/>
                    <w:sz w:val="26"/>
                    <w:shd w:val="clear" w:color="auto" w:fill="FFFFFF"/>
                  </w:rPr>
                </w:rPrChange>
              </w:rPr>
            </w:pPr>
            <w:del w:id="590" w:author="Etion Pinari [2]" w:date="2020-12-06T20:43:00Z">
              <w:r w:rsidRPr="00A14D2C" w:rsidDel="00451490">
                <w:rPr>
                  <w:b/>
                  <w:color w:val="000000"/>
                  <w:sz w:val="28"/>
                  <w:szCs w:val="28"/>
                  <w:shd w:val="clear" w:color="auto" w:fill="FFFFFF"/>
                  <w:rPrChange w:id="591"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592"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593"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594" w:author="Etion Pinari [2]" w:date="2020-12-06T12:14:00Z">
                    <w:rPr>
                      <w:color w:val="000000"/>
                      <w:sz w:val="26"/>
                      <w:shd w:val="clear" w:color="auto" w:fill="FFFFFF"/>
                    </w:rPr>
                  </w:rPrChange>
                </w:rPr>
                <w:delText xml:space="preserve"> physically</w:delText>
              </w:r>
              <w:commentRangeStart w:id="595"/>
              <w:commentRangeEnd w:id="595"/>
              <w:r w:rsidRPr="00476A43" w:rsidDel="00451490">
                <w:rPr>
                  <w:rStyle w:val="CommentReference"/>
                  <w:sz w:val="28"/>
                  <w:szCs w:val="28"/>
                  <w:rPrChange w:id="596" w:author="Etion Pinari [2]" w:date="2020-12-06T12:14:00Z">
                    <w:rPr>
                      <w:rStyle w:val="CommentReference"/>
                    </w:rPr>
                  </w:rPrChange>
                </w:rPr>
                <w:commentReference w:id="595"/>
              </w:r>
            </w:del>
          </w:p>
        </w:tc>
      </w:tr>
      <w:tr w:rsidR="00BD7918" w:rsidDel="00451490" w14:paraId="17E1ECF8" w14:textId="15908DDF" w:rsidTr="00A14D2C">
        <w:trPr>
          <w:trHeight w:val="373"/>
          <w:del w:id="597" w:author="Etion Pinari [2]" w:date="2020-12-06T20:43:00Z"/>
          <w:trPrChange w:id="598" w:author="Etion Pinari [2]" w:date="2020-12-06T12:32:00Z">
            <w:trPr>
              <w:trHeight w:val="398"/>
            </w:trPr>
          </w:trPrChange>
        </w:trPr>
        <w:tc>
          <w:tcPr>
            <w:tcW w:w="494" w:type="pct"/>
            <w:shd w:val="clear" w:color="auto" w:fill="FF7C80"/>
            <w:tcPrChange w:id="599" w:author="Etion Pinari [2]" w:date="2020-12-06T12:32:00Z">
              <w:tcPr>
                <w:tcW w:w="895" w:type="dxa"/>
                <w:shd w:val="clear" w:color="auto" w:fill="FF7C80"/>
              </w:tcPr>
            </w:tcPrChange>
          </w:tcPr>
          <w:p w14:paraId="0883A139" w14:textId="1B837387" w:rsidR="00BD7918" w:rsidRPr="00476A43" w:rsidDel="00451490" w:rsidRDefault="00BD7918" w:rsidP="00BD7918">
            <w:pPr>
              <w:pStyle w:val="ListParagraph"/>
              <w:ind w:left="0"/>
              <w:rPr>
                <w:del w:id="600" w:author="Etion Pinari [2]" w:date="2020-12-06T20:43:00Z"/>
                <w:color w:val="000000"/>
                <w:sz w:val="28"/>
                <w:szCs w:val="28"/>
                <w:shd w:val="clear" w:color="auto" w:fill="FFFFFF"/>
              </w:rPr>
            </w:pPr>
            <w:del w:id="601" w:author="Etion Pinari [2]" w:date="2020-12-06T20:43:00Z">
              <w:r w:rsidRPr="00476A43" w:rsidDel="00451490">
                <w:rPr>
                  <w:sz w:val="28"/>
                  <w:szCs w:val="28"/>
                </w:rPr>
                <w:delText>R3</w:delText>
              </w:r>
            </w:del>
          </w:p>
        </w:tc>
        <w:tc>
          <w:tcPr>
            <w:tcW w:w="4506" w:type="pct"/>
            <w:tcPrChange w:id="602" w:author="Etion Pinari [2]" w:date="2020-12-06T12:32:00Z">
              <w:tcPr>
                <w:tcW w:w="9990" w:type="dxa"/>
              </w:tcPr>
            </w:tcPrChange>
          </w:tcPr>
          <w:p w14:paraId="3CCCCD04" w14:textId="10292581" w:rsidR="00BD7918" w:rsidRPr="00476A43" w:rsidDel="00451490" w:rsidRDefault="00BD7918" w:rsidP="00BD7918">
            <w:pPr>
              <w:pStyle w:val="ListParagraph"/>
              <w:ind w:left="0"/>
              <w:rPr>
                <w:del w:id="603" w:author="Etion Pinari [2]" w:date="2020-12-06T20:43:00Z"/>
                <w:color w:val="000000"/>
                <w:sz w:val="28"/>
                <w:szCs w:val="28"/>
                <w:shd w:val="clear" w:color="auto" w:fill="FFFFFF"/>
                <w:rPrChange w:id="604" w:author="Etion Pinari [2]" w:date="2020-12-06T12:14:00Z">
                  <w:rPr>
                    <w:del w:id="605" w:author="Etion Pinari [2]" w:date="2020-12-06T20:43:00Z"/>
                    <w:color w:val="000000"/>
                    <w:sz w:val="26"/>
                    <w:shd w:val="clear" w:color="auto" w:fill="FFFFFF"/>
                  </w:rPr>
                </w:rPrChange>
              </w:rPr>
            </w:pPr>
            <w:del w:id="606" w:author="Etion Pinari [2]" w:date="2020-12-06T20:43:00Z">
              <w:r w:rsidRPr="00A14D2C" w:rsidDel="00451490">
                <w:rPr>
                  <w:b/>
                  <w:color w:val="000000"/>
                  <w:sz w:val="28"/>
                  <w:szCs w:val="28"/>
                  <w:shd w:val="clear" w:color="auto" w:fill="FFFFFF"/>
                  <w:rPrChange w:id="607"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08" w:author="Etion Pinari [2]"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609" w:author="Etion Pinari [2]" w:date="2020-12-06T20:43:00Z"/>
          <w:trPrChange w:id="610" w:author="Etion Pinari [2]" w:date="2020-12-06T12:32:00Z">
            <w:trPr>
              <w:trHeight w:val="117"/>
            </w:trPr>
          </w:trPrChange>
        </w:trPr>
        <w:tc>
          <w:tcPr>
            <w:tcW w:w="494" w:type="pct"/>
            <w:shd w:val="clear" w:color="auto" w:fill="FF7C80"/>
            <w:tcPrChange w:id="611" w:author="Etion Pinari [2]" w:date="2020-12-06T12:32:00Z">
              <w:tcPr>
                <w:tcW w:w="895" w:type="dxa"/>
                <w:shd w:val="clear" w:color="auto" w:fill="FF7C80"/>
              </w:tcPr>
            </w:tcPrChange>
          </w:tcPr>
          <w:p w14:paraId="514CA9C1" w14:textId="301F633A" w:rsidR="00BD7918" w:rsidRPr="00476A43" w:rsidDel="00451490" w:rsidRDefault="00BD7918" w:rsidP="00BD7918">
            <w:pPr>
              <w:pStyle w:val="ListParagraph"/>
              <w:ind w:left="0"/>
              <w:rPr>
                <w:del w:id="612" w:author="Etion Pinari [2]" w:date="2020-12-06T20:43:00Z"/>
                <w:color w:val="000000"/>
                <w:sz w:val="28"/>
                <w:szCs w:val="28"/>
                <w:shd w:val="clear" w:color="auto" w:fill="FFFFFF"/>
              </w:rPr>
            </w:pPr>
            <w:del w:id="613" w:author="Etion Pinari [2]" w:date="2020-12-06T20:43:00Z">
              <w:r w:rsidRPr="00476A43" w:rsidDel="00451490">
                <w:rPr>
                  <w:sz w:val="28"/>
                  <w:szCs w:val="28"/>
                </w:rPr>
                <w:delText>R4</w:delText>
              </w:r>
            </w:del>
          </w:p>
        </w:tc>
        <w:tc>
          <w:tcPr>
            <w:tcW w:w="4506" w:type="pct"/>
            <w:tcPrChange w:id="614" w:author="Etion Pinari [2]" w:date="2020-12-06T12:32:00Z">
              <w:tcPr>
                <w:tcW w:w="9990" w:type="dxa"/>
              </w:tcPr>
            </w:tcPrChange>
          </w:tcPr>
          <w:p w14:paraId="05192BC8" w14:textId="25830F8D" w:rsidR="00BD7918" w:rsidRPr="00476A43" w:rsidDel="00451490" w:rsidRDefault="00BD7918" w:rsidP="00BD7918">
            <w:pPr>
              <w:pStyle w:val="ListParagraph"/>
              <w:ind w:left="0"/>
              <w:rPr>
                <w:del w:id="615" w:author="Etion Pinari [2]" w:date="2020-12-06T20:43:00Z"/>
                <w:color w:val="000000"/>
                <w:sz w:val="28"/>
                <w:szCs w:val="28"/>
                <w:shd w:val="clear" w:color="auto" w:fill="FFFFFF"/>
                <w:rPrChange w:id="616" w:author="Etion Pinari [2]" w:date="2020-12-06T12:14:00Z">
                  <w:rPr>
                    <w:del w:id="617" w:author="Etion Pinari [2]" w:date="2020-12-06T20:43:00Z"/>
                    <w:color w:val="000000"/>
                    <w:sz w:val="26"/>
                    <w:shd w:val="clear" w:color="auto" w:fill="FFFFFF"/>
                  </w:rPr>
                </w:rPrChange>
              </w:rPr>
            </w:pPr>
            <w:del w:id="618" w:author="Etion Pinari [2]" w:date="2020-12-06T20:43:00Z">
              <w:r w:rsidRPr="00A14D2C" w:rsidDel="00451490">
                <w:rPr>
                  <w:b/>
                  <w:color w:val="000000"/>
                  <w:sz w:val="28"/>
                  <w:szCs w:val="28"/>
                  <w:shd w:val="clear" w:color="auto" w:fill="FFFFFF"/>
                  <w:rPrChange w:id="619"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20" w:author="Etion Pinari [2]"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621" w:author="Etion Pinari [2]" w:date="2020-12-06T20:43:00Z"/>
          <w:trPrChange w:id="622" w:author="Etion Pinari [2]" w:date="2020-12-06T12:32:00Z">
            <w:trPr>
              <w:trHeight w:val="117"/>
            </w:trPr>
          </w:trPrChange>
        </w:trPr>
        <w:tc>
          <w:tcPr>
            <w:tcW w:w="494" w:type="pct"/>
            <w:shd w:val="clear" w:color="auto" w:fill="FF7C80"/>
            <w:tcPrChange w:id="623" w:author="Etion Pinari [2]" w:date="2020-12-06T12:32:00Z">
              <w:tcPr>
                <w:tcW w:w="895" w:type="dxa"/>
                <w:shd w:val="clear" w:color="auto" w:fill="FF7C80"/>
              </w:tcPr>
            </w:tcPrChange>
          </w:tcPr>
          <w:p w14:paraId="785FF73F" w14:textId="0CFC3869" w:rsidR="00BD7918" w:rsidRPr="00476A43" w:rsidDel="00451490" w:rsidRDefault="00BD7918" w:rsidP="00BD7918">
            <w:pPr>
              <w:pStyle w:val="ListParagraph"/>
              <w:ind w:left="0"/>
              <w:rPr>
                <w:del w:id="624" w:author="Etion Pinari [2]" w:date="2020-12-06T20:43:00Z"/>
                <w:color w:val="000000"/>
                <w:sz w:val="28"/>
                <w:szCs w:val="28"/>
                <w:shd w:val="clear" w:color="auto" w:fill="FFFFFF"/>
              </w:rPr>
            </w:pPr>
            <w:del w:id="625" w:author="Etion Pinari [2]" w:date="2020-12-06T20:43:00Z">
              <w:r w:rsidRPr="00476A43" w:rsidDel="00451490">
                <w:rPr>
                  <w:sz w:val="28"/>
                  <w:szCs w:val="28"/>
                </w:rPr>
                <w:delText>R5</w:delText>
              </w:r>
            </w:del>
          </w:p>
        </w:tc>
        <w:tc>
          <w:tcPr>
            <w:tcW w:w="4506" w:type="pct"/>
            <w:tcPrChange w:id="626" w:author="Etion Pinari [2]" w:date="2020-12-06T12:32:00Z">
              <w:tcPr>
                <w:tcW w:w="9990" w:type="dxa"/>
              </w:tcPr>
            </w:tcPrChange>
          </w:tcPr>
          <w:p w14:paraId="149D2499" w14:textId="7110E395" w:rsidR="00BD7918" w:rsidRPr="00476A43" w:rsidDel="00451490" w:rsidRDefault="00BD7918" w:rsidP="00BD7918">
            <w:pPr>
              <w:pStyle w:val="ListParagraph"/>
              <w:ind w:left="0"/>
              <w:rPr>
                <w:del w:id="627" w:author="Etion Pinari [2]" w:date="2020-12-06T20:43:00Z"/>
                <w:sz w:val="28"/>
                <w:szCs w:val="28"/>
                <w:rPrChange w:id="628" w:author="Etion Pinari [2]" w:date="2020-12-06T12:14:00Z">
                  <w:rPr>
                    <w:del w:id="629" w:author="Etion Pinari [2]" w:date="2020-12-06T20:43:00Z"/>
                    <w:sz w:val="26"/>
                  </w:rPr>
                </w:rPrChange>
              </w:rPr>
            </w:pPr>
            <w:del w:id="630" w:author="Etion Pinari [2]" w:date="2020-12-06T20:43:00Z">
              <w:r w:rsidRPr="00A14D2C" w:rsidDel="00451490">
                <w:rPr>
                  <w:b/>
                  <w:sz w:val="28"/>
                  <w:szCs w:val="28"/>
                  <w:rPrChange w:id="631" w:author="Etion Pinari [2]" w:date="2020-12-06T12:33:00Z">
                    <w:rPr>
                      <w:sz w:val="26"/>
                    </w:rPr>
                  </w:rPrChange>
                </w:rPr>
                <w:delText>The system shall</w:delText>
              </w:r>
              <w:r w:rsidRPr="00476A43" w:rsidDel="00451490">
                <w:rPr>
                  <w:sz w:val="28"/>
                  <w:szCs w:val="28"/>
                  <w:rPrChange w:id="632" w:author="Etion Pinari [2]"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633" w:author="Etion Pinari [2]" w:date="2020-12-06T20:43:00Z"/>
          <w:trPrChange w:id="634" w:author="Etion Pinari [2]" w:date="2020-12-06T12:32:00Z">
            <w:trPr>
              <w:trHeight w:val="117"/>
            </w:trPr>
          </w:trPrChange>
        </w:trPr>
        <w:tc>
          <w:tcPr>
            <w:tcW w:w="494" w:type="pct"/>
            <w:shd w:val="clear" w:color="auto" w:fill="FF7C80"/>
            <w:tcPrChange w:id="635" w:author="Etion Pinari [2]" w:date="2020-12-06T12:32:00Z">
              <w:tcPr>
                <w:tcW w:w="895" w:type="dxa"/>
                <w:shd w:val="clear" w:color="auto" w:fill="FF7C80"/>
              </w:tcPr>
            </w:tcPrChange>
          </w:tcPr>
          <w:p w14:paraId="5373A8BC" w14:textId="0318B5F2" w:rsidR="00BD7918" w:rsidRPr="00476A43" w:rsidDel="00451490" w:rsidRDefault="00BD7918" w:rsidP="00BD7918">
            <w:pPr>
              <w:pStyle w:val="ListParagraph"/>
              <w:ind w:left="0"/>
              <w:rPr>
                <w:del w:id="636" w:author="Etion Pinari [2]" w:date="2020-12-06T20:43:00Z"/>
                <w:color w:val="000000"/>
                <w:sz w:val="28"/>
                <w:szCs w:val="28"/>
                <w:shd w:val="clear" w:color="auto" w:fill="FFFFFF"/>
              </w:rPr>
            </w:pPr>
            <w:del w:id="637" w:author="Etion Pinari [2]" w:date="2020-12-06T20:43:00Z">
              <w:r w:rsidRPr="00476A43" w:rsidDel="00451490">
                <w:rPr>
                  <w:sz w:val="28"/>
                  <w:szCs w:val="28"/>
                </w:rPr>
                <w:delText>R6</w:delText>
              </w:r>
            </w:del>
          </w:p>
        </w:tc>
        <w:tc>
          <w:tcPr>
            <w:tcW w:w="4506" w:type="pct"/>
            <w:tcPrChange w:id="638" w:author="Etion Pinari [2]" w:date="2020-12-06T12:32:00Z">
              <w:tcPr>
                <w:tcW w:w="9990" w:type="dxa"/>
              </w:tcPr>
            </w:tcPrChange>
          </w:tcPr>
          <w:p w14:paraId="171D25D1" w14:textId="65CACBC8" w:rsidR="00BD7918" w:rsidRPr="00476A43" w:rsidDel="00451490" w:rsidRDefault="00BD7918" w:rsidP="00BD7918">
            <w:pPr>
              <w:pStyle w:val="ListParagraph"/>
              <w:ind w:left="0"/>
              <w:rPr>
                <w:del w:id="639" w:author="Etion Pinari [2]" w:date="2020-12-06T20:43:00Z"/>
                <w:color w:val="000000"/>
                <w:sz w:val="28"/>
                <w:szCs w:val="28"/>
                <w:shd w:val="clear" w:color="auto" w:fill="FFFFFF"/>
                <w:rPrChange w:id="640" w:author="Etion Pinari [2]" w:date="2020-12-06T12:14:00Z">
                  <w:rPr>
                    <w:del w:id="641" w:author="Etion Pinari [2]" w:date="2020-12-06T20:43:00Z"/>
                    <w:color w:val="000000"/>
                    <w:sz w:val="26"/>
                    <w:shd w:val="clear" w:color="auto" w:fill="FFFFFF"/>
                  </w:rPr>
                </w:rPrChange>
              </w:rPr>
            </w:pPr>
            <w:del w:id="642" w:author="Etion Pinari [2]" w:date="2020-12-06T20:43:00Z">
              <w:r w:rsidRPr="00A14D2C" w:rsidDel="00451490">
                <w:rPr>
                  <w:b/>
                  <w:color w:val="000000"/>
                  <w:sz w:val="28"/>
                  <w:szCs w:val="28"/>
                  <w:shd w:val="clear" w:color="auto" w:fill="FFFFFF"/>
                  <w:rPrChange w:id="64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44" w:author="Etion Pinari [2]" w:date="2020-12-06T12:14:00Z">
                    <w:rPr>
                      <w:color w:val="000000"/>
                      <w:sz w:val="26"/>
                      <w:shd w:val="clear" w:color="auto" w:fill="FFFFFF"/>
                    </w:rPr>
                  </w:rPrChange>
                </w:rPr>
                <w:delText xml:space="preserve"> </w:delText>
              </w:r>
              <w:commentRangeStart w:id="645"/>
              <w:r w:rsidRPr="00476A43" w:rsidDel="00451490">
                <w:rPr>
                  <w:color w:val="000000"/>
                  <w:sz w:val="28"/>
                  <w:szCs w:val="28"/>
                  <w:shd w:val="clear" w:color="auto" w:fill="FFFFFF"/>
                  <w:rPrChange w:id="646" w:author="Etion Pinari [2]" w:date="2020-12-06T12:14:00Z">
                    <w:rPr>
                      <w:color w:val="000000"/>
                      <w:sz w:val="26"/>
                      <w:shd w:val="clear" w:color="auto" w:fill="FFFFFF"/>
                    </w:rPr>
                  </w:rPrChange>
                </w:rPr>
                <w:delText xml:space="preserve">allow users to be identified </w:delText>
              </w:r>
              <w:commentRangeEnd w:id="645"/>
              <w:r w:rsidR="00A26F1D" w:rsidRPr="00476A43" w:rsidDel="00451490">
                <w:rPr>
                  <w:rStyle w:val="CommentReference"/>
                  <w:sz w:val="28"/>
                  <w:szCs w:val="28"/>
                  <w:rPrChange w:id="647" w:author="Etion Pinari [2]" w:date="2020-12-06T12:14:00Z">
                    <w:rPr>
                      <w:rStyle w:val="CommentReference"/>
                    </w:rPr>
                  </w:rPrChange>
                </w:rPr>
                <w:commentReference w:id="645"/>
              </w:r>
              <w:r w:rsidRPr="00476A43" w:rsidDel="00451490">
                <w:rPr>
                  <w:color w:val="000000"/>
                  <w:sz w:val="28"/>
                  <w:szCs w:val="28"/>
                  <w:shd w:val="clear" w:color="auto" w:fill="FFFFFF"/>
                  <w:rPrChange w:id="648" w:author="Etion Pinari [2]"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649" w:author="Etion Pinari [2]" w:date="2020-12-06T20:43:00Z"/>
          <w:trPrChange w:id="650" w:author="Etion Pinari [2]" w:date="2020-12-06T12:32:00Z">
            <w:trPr>
              <w:trHeight w:val="117"/>
            </w:trPr>
          </w:trPrChange>
        </w:trPr>
        <w:tc>
          <w:tcPr>
            <w:tcW w:w="494" w:type="pct"/>
            <w:shd w:val="clear" w:color="auto" w:fill="FF7C80"/>
            <w:tcPrChange w:id="651" w:author="Etion Pinari [2]" w:date="2020-12-06T12:32:00Z">
              <w:tcPr>
                <w:tcW w:w="895" w:type="dxa"/>
                <w:shd w:val="clear" w:color="auto" w:fill="FF7C80"/>
              </w:tcPr>
            </w:tcPrChange>
          </w:tcPr>
          <w:p w14:paraId="491C32CE" w14:textId="27093FB3" w:rsidR="00BD7918" w:rsidRPr="00476A43" w:rsidDel="00451490" w:rsidRDefault="00BD7918" w:rsidP="00BD7918">
            <w:pPr>
              <w:pStyle w:val="ListParagraph"/>
              <w:ind w:left="0"/>
              <w:rPr>
                <w:del w:id="652" w:author="Etion Pinari [2]" w:date="2020-12-06T20:43:00Z"/>
                <w:color w:val="000000"/>
                <w:sz w:val="28"/>
                <w:szCs w:val="28"/>
                <w:shd w:val="clear" w:color="auto" w:fill="FFFFFF"/>
              </w:rPr>
            </w:pPr>
            <w:del w:id="653" w:author="Etion Pinari [2]" w:date="2020-12-06T20:43:00Z">
              <w:r w:rsidRPr="00476A43" w:rsidDel="00451490">
                <w:rPr>
                  <w:sz w:val="28"/>
                  <w:szCs w:val="28"/>
                </w:rPr>
                <w:delText>R7</w:delText>
              </w:r>
            </w:del>
          </w:p>
        </w:tc>
        <w:tc>
          <w:tcPr>
            <w:tcW w:w="4506" w:type="pct"/>
            <w:tcPrChange w:id="654" w:author="Etion Pinari [2]" w:date="2020-12-06T12:32:00Z">
              <w:tcPr>
                <w:tcW w:w="9990" w:type="dxa"/>
              </w:tcPr>
            </w:tcPrChange>
          </w:tcPr>
          <w:p w14:paraId="59D5DA5B" w14:textId="2852147B" w:rsidR="00BD7918" w:rsidRPr="00476A43" w:rsidDel="00451490" w:rsidRDefault="00BD7918" w:rsidP="00BD7918">
            <w:pPr>
              <w:pStyle w:val="ListParagraph"/>
              <w:ind w:left="0"/>
              <w:rPr>
                <w:del w:id="655" w:author="Etion Pinari [2]" w:date="2020-12-06T20:43:00Z"/>
                <w:color w:val="000000"/>
                <w:sz w:val="28"/>
                <w:szCs w:val="28"/>
                <w:shd w:val="clear" w:color="auto" w:fill="FFFFFF"/>
                <w:rPrChange w:id="656" w:author="Etion Pinari [2]" w:date="2020-12-06T12:14:00Z">
                  <w:rPr>
                    <w:del w:id="657" w:author="Etion Pinari [2]" w:date="2020-12-06T20:43:00Z"/>
                    <w:color w:val="000000"/>
                    <w:sz w:val="26"/>
                    <w:shd w:val="clear" w:color="auto" w:fill="FFFFFF"/>
                  </w:rPr>
                </w:rPrChange>
              </w:rPr>
            </w:pPr>
            <w:del w:id="658" w:author="Etion Pinari [2]" w:date="2020-12-06T20:43:00Z">
              <w:r w:rsidRPr="00A14D2C" w:rsidDel="00451490">
                <w:rPr>
                  <w:b/>
                  <w:color w:val="000000"/>
                  <w:sz w:val="28"/>
                  <w:szCs w:val="28"/>
                  <w:shd w:val="clear" w:color="auto" w:fill="FFFFFF"/>
                  <w:rPrChange w:id="659"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60" w:author="Etion Pinari [2]"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661" w:author="Etion Pinari [2]" w:date="2020-12-06T20:43:00Z"/>
          <w:trPrChange w:id="662" w:author="Etion Pinari [2]" w:date="2020-12-06T12:32:00Z">
            <w:trPr>
              <w:trHeight w:val="117"/>
            </w:trPr>
          </w:trPrChange>
        </w:trPr>
        <w:tc>
          <w:tcPr>
            <w:tcW w:w="494" w:type="pct"/>
            <w:shd w:val="clear" w:color="auto" w:fill="FF7C80"/>
            <w:tcPrChange w:id="663" w:author="Etion Pinari [2]" w:date="2020-12-06T12:32:00Z">
              <w:tcPr>
                <w:tcW w:w="895" w:type="dxa"/>
                <w:shd w:val="clear" w:color="auto" w:fill="FF7C80"/>
              </w:tcPr>
            </w:tcPrChange>
          </w:tcPr>
          <w:p w14:paraId="76A855D7" w14:textId="2A6668AB" w:rsidR="00BD7918" w:rsidRPr="00476A43" w:rsidDel="00451490" w:rsidRDefault="00BD7918" w:rsidP="00BD7918">
            <w:pPr>
              <w:pStyle w:val="ListParagraph"/>
              <w:ind w:left="0"/>
              <w:rPr>
                <w:del w:id="664" w:author="Etion Pinari [2]" w:date="2020-12-06T20:43:00Z"/>
                <w:sz w:val="28"/>
                <w:szCs w:val="28"/>
              </w:rPr>
            </w:pPr>
            <w:del w:id="665" w:author="Etion Pinari [2]" w:date="2020-12-06T20:43:00Z">
              <w:r w:rsidRPr="00476A43" w:rsidDel="00451490">
                <w:rPr>
                  <w:sz w:val="28"/>
                  <w:szCs w:val="28"/>
                </w:rPr>
                <w:delText>R8</w:delText>
              </w:r>
            </w:del>
          </w:p>
        </w:tc>
        <w:tc>
          <w:tcPr>
            <w:tcW w:w="4506" w:type="pct"/>
            <w:tcPrChange w:id="666" w:author="Etion Pinari [2]" w:date="2020-12-06T12:32:00Z">
              <w:tcPr>
                <w:tcW w:w="9990" w:type="dxa"/>
              </w:tcPr>
            </w:tcPrChange>
          </w:tcPr>
          <w:p w14:paraId="32F20A9F" w14:textId="38570D9C" w:rsidR="00BD7918" w:rsidRPr="00476A43" w:rsidDel="00451490" w:rsidRDefault="00BD7918" w:rsidP="00BD7918">
            <w:pPr>
              <w:pStyle w:val="ListParagraph"/>
              <w:ind w:left="0"/>
              <w:rPr>
                <w:del w:id="667" w:author="Etion Pinari [2]" w:date="2020-12-06T20:43:00Z"/>
                <w:sz w:val="28"/>
                <w:szCs w:val="28"/>
                <w:rPrChange w:id="668" w:author="Etion Pinari [2]" w:date="2020-12-06T12:14:00Z">
                  <w:rPr>
                    <w:del w:id="669" w:author="Etion Pinari [2]" w:date="2020-12-06T20:43:00Z"/>
                    <w:sz w:val="26"/>
                  </w:rPr>
                </w:rPrChange>
              </w:rPr>
            </w:pPr>
            <w:del w:id="670" w:author="Etion Pinari [2]" w:date="2020-12-06T20:43:00Z">
              <w:r w:rsidRPr="00A14D2C" w:rsidDel="00451490">
                <w:rPr>
                  <w:b/>
                  <w:sz w:val="28"/>
                  <w:szCs w:val="28"/>
                  <w:rPrChange w:id="671" w:author="Etion Pinari [2]" w:date="2020-12-06T12:33:00Z">
                    <w:rPr>
                      <w:sz w:val="26"/>
                    </w:rPr>
                  </w:rPrChange>
                </w:rPr>
                <w:delText>The system shall</w:delText>
              </w:r>
              <w:r w:rsidRPr="00476A43" w:rsidDel="00451490">
                <w:rPr>
                  <w:sz w:val="28"/>
                  <w:szCs w:val="28"/>
                  <w:rPrChange w:id="672" w:author="Etion Pinari [2]"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673" w:author="Etion Pinari [2]" w:date="2020-12-06T20:43:00Z"/>
          <w:trPrChange w:id="674" w:author="Etion Pinari [2]" w:date="2020-12-06T12:32:00Z">
            <w:trPr>
              <w:trHeight w:val="117"/>
            </w:trPr>
          </w:trPrChange>
        </w:trPr>
        <w:tc>
          <w:tcPr>
            <w:tcW w:w="494" w:type="pct"/>
            <w:shd w:val="clear" w:color="auto" w:fill="FF7C80"/>
            <w:tcPrChange w:id="675" w:author="Etion Pinari [2]" w:date="2020-12-06T12:32:00Z">
              <w:tcPr>
                <w:tcW w:w="895" w:type="dxa"/>
                <w:shd w:val="clear" w:color="auto" w:fill="FF7C80"/>
              </w:tcPr>
            </w:tcPrChange>
          </w:tcPr>
          <w:p w14:paraId="11A48C34" w14:textId="60E05676" w:rsidR="00BD7918" w:rsidRPr="00476A43" w:rsidDel="00451490" w:rsidRDefault="00BD7918" w:rsidP="00BD7918">
            <w:pPr>
              <w:pStyle w:val="ListParagraph"/>
              <w:ind w:left="0"/>
              <w:rPr>
                <w:del w:id="676" w:author="Etion Pinari [2]" w:date="2020-12-06T20:43:00Z"/>
                <w:sz w:val="28"/>
                <w:szCs w:val="28"/>
              </w:rPr>
            </w:pPr>
            <w:del w:id="677" w:author="Etion Pinari [2]" w:date="2020-12-06T20:43:00Z">
              <w:r w:rsidRPr="00476A43" w:rsidDel="00451490">
                <w:rPr>
                  <w:sz w:val="28"/>
                  <w:szCs w:val="28"/>
                </w:rPr>
                <w:delText>R9</w:delText>
              </w:r>
            </w:del>
          </w:p>
        </w:tc>
        <w:tc>
          <w:tcPr>
            <w:tcW w:w="4506" w:type="pct"/>
            <w:tcPrChange w:id="678" w:author="Etion Pinari [2]" w:date="2020-12-06T12:32:00Z">
              <w:tcPr>
                <w:tcW w:w="9990" w:type="dxa"/>
              </w:tcPr>
            </w:tcPrChange>
          </w:tcPr>
          <w:p w14:paraId="70A3744A" w14:textId="260C2672" w:rsidR="00BD7918" w:rsidRPr="00476A43" w:rsidDel="00451490" w:rsidRDefault="00BD7918" w:rsidP="00BD7918">
            <w:pPr>
              <w:pStyle w:val="ListParagraph"/>
              <w:ind w:left="0"/>
              <w:rPr>
                <w:del w:id="679" w:author="Etion Pinari [2]" w:date="2020-12-06T20:43:00Z"/>
                <w:sz w:val="28"/>
                <w:szCs w:val="28"/>
                <w:rPrChange w:id="680" w:author="Etion Pinari [2]" w:date="2020-12-06T12:14:00Z">
                  <w:rPr>
                    <w:del w:id="681" w:author="Etion Pinari [2]" w:date="2020-12-06T20:43:00Z"/>
                    <w:sz w:val="26"/>
                  </w:rPr>
                </w:rPrChange>
              </w:rPr>
            </w:pPr>
            <w:del w:id="682" w:author="Etion Pinari [2]" w:date="2020-12-06T20:43:00Z">
              <w:r w:rsidRPr="00A14D2C" w:rsidDel="00451490">
                <w:rPr>
                  <w:b/>
                  <w:sz w:val="28"/>
                  <w:szCs w:val="28"/>
                  <w:rPrChange w:id="683" w:author="Etion Pinari [2]" w:date="2020-12-06T12:33:00Z">
                    <w:rPr>
                      <w:sz w:val="26"/>
                    </w:rPr>
                  </w:rPrChange>
                </w:rPr>
                <w:delText>The system shall</w:delText>
              </w:r>
              <w:r w:rsidRPr="00476A43" w:rsidDel="00451490">
                <w:rPr>
                  <w:sz w:val="28"/>
                  <w:szCs w:val="28"/>
                  <w:rPrChange w:id="684" w:author="Etion Pinari [2]"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685" w:author="Etion Pinari [2]" w:date="2020-12-06T20:43:00Z"/>
          <w:trPrChange w:id="686" w:author="Etion Pinari [2]" w:date="2020-12-06T12:32:00Z">
            <w:trPr>
              <w:trHeight w:val="117"/>
            </w:trPr>
          </w:trPrChange>
        </w:trPr>
        <w:tc>
          <w:tcPr>
            <w:tcW w:w="494" w:type="pct"/>
            <w:shd w:val="clear" w:color="auto" w:fill="FF7C80"/>
            <w:tcPrChange w:id="687" w:author="Etion Pinari [2]" w:date="2020-12-06T12:32:00Z">
              <w:tcPr>
                <w:tcW w:w="895" w:type="dxa"/>
                <w:shd w:val="clear" w:color="auto" w:fill="FF7C80"/>
              </w:tcPr>
            </w:tcPrChange>
          </w:tcPr>
          <w:p w14:paraId="2D1B04D9" w14:textId="49A2E7C0" w:rsidR="00BD7918" w:rsidRPr="00476A43" w:rsidDel="00451490" w:rsidRDefault="00BD7918" w:rsidP="00BD7918">
            <w:pPr>
              <w:pStyle w:val="ListParagraph"/>
              <w:ind w:left="0"/>
              <w:rPr>
                <w:del w:id="688" w:author="Etion Pinari [2]" w:date="2020-12-06T20:43:00Z"/>
                <w:sz w:val="28"/>
                <w:szCs w:val="28"/>
              </w:rPr>
            </w:pPr>
            <w:del w:id="689" w:author="Etion Pinari [2]" w:date="2020-12-06T20:43:00Z">
              <w:r w:rsidRPr="00476A43" w:rsidDel="00451490">
                <w:rPr>
                  <w:sz w:val="28"/>
                  <w:szCs w:val="28"/>
                </w:rPr>
                <w:delText>R10</w:delText>
              </w:r>
            </w:del>
          </w:p>
        </w:tc>
        <w:tc>
          <w:tcPr>
            <w:tcW w:w="4506" w:type="pct"/>
            <w:tcPrChange w:id="690" w:author="Etion Pinari [2]" w:date="2020-12-06T12:32:00Z">
              <w:tcPr>
                <w:tcW w:w="9990" w:type="dxa"/>
              </w:tcPr>
            </w:tcPrChange>
          </w:tcPr>
          <w:p w14:paraId="0095D599" w14:textId="5656C5B1" w:rsidR="00BD7918" w:rsidRPr="00476A43" w:rsidDel="00451490" w:rsidRDefault="00BD7918" w:rsidP="00BD7918">
            <w:pPr>
              <w:pStyle w:val="ListParagraph"/>
              <w:ind w:left="0"/>
              <w:rPr>
                <w:del w:id="691" w:author="Etion Pinari [2]" w:date="2020-12-06T20:43:00Z"/>
                <w:sz w:val="28"/>
                <w:szCs w:val="28"/>
                <w:rPrChange w:id="692" w:author="Etion Pinari [2]" w:date="2020-12-06T12:14:00Z">
                  <w:rPr>
                    <w:del w:id="693" w:author="Etion Pinari [2]" w:date="2020-12-06T20:43:00Z"/>
                    <w:sz w:val="26"/>
                  </w:rPr>
                </w:rPrChange>
              </w:rPr>
            </w:pPr>
            <w:del w:id="694" w:author="Etion Pinari [2]" w:date="2020-12-06T20:43:00Z">
              <w:r w:rsidRPr="00A14D2C" w:rsidDel="00451490">
                <w:rPr>
                  <w:b/>
                  <w:sz w:val="28"/>
                  <w:szCs w:val="28"/>
                  <w:rPrChange w:id="695" w:author="Etion Pinari [2]" w:date="2020-12-06T12:33:00Z">
                    <w:rPr>
                      <w:sz w:val="26"/>
                    </w:rPr>
                  </w:rPrChange>
                </w:rPr>
                <w:delText>The system shall</w:delText>
              </w:r>
              <w:r w:rsidRPr="00476A43" w:rsidDel="00451490">
                <w:rPr>
                  <w:sz w:val="28"/>
                  <w:szCs w:val="28"/>
                  <w:rPrChange w:id="696" w:author="Etion Pinari [2]"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697" w:author="Etion Pinari [2]" w:date="2020-12-06T20:43:00Z"/>
          <w:trPrChange w:id="698" w:author="Etion Pinari [2]" w:date="2020-12-06T12:32:00Z">
            <w:trPr>
              <w:trHeight w:val="117"/>
            </w:trPr>
          </w:trPrChange>
        </w:trPr>
        <w:tc>
          <w:tcPr>
            <w:tcW w:w="494" w:type="pct"/>
            <w:shd w:val="clear" w:color="auto" w:fill="FF7C80"/>
            <w:tcPrChange w:id="699" w:author="Etion Pinari [2]" w:date="2020-12-06T12:32:00Z">
              <w:tcPr>
                <w:tcW w:w="895" w:type="dxa"/>
                <w:shd w:val="clear" w:color="auto" w:fill="FF7C80"/>
              </w:tcPr>
            </w:tcPrChange>
          </w:tcPr>
          <w:p w14:paraId="3F0E13A8" w14:textId="6963DC84" w:rsidR="00BD7918" w:rsidRPr="00476A43" w:rsidDel="00451490" w:rsidRDefault="00BD7918" w:rsidP="00BD7918">
            <w:pPr>
              <w:pStyle w:val="ListParagraph"/>
              <w:ind w:left="0"/>
              <w:rPr>
                <w:del w:id="700" w:author="Etion Pinari [2]" w:date="2020-12-06T20:43:00Z"/>
                <w:sz w:val="28"/>
                <w:szCs w:val="28"/>
              </w:rPr>
            </w:pPr>
            <w:del w:id="701" w:author="Etion Pinari [2]" w:date="2020-12-06T20:43:00Z">
              <w:r w:rsidRPr="00476A43" w:rsidDel="00451490">
                <w:rPr>
                  <w:sz w:val="28"/>
                  <w:szCs w:val="28"/>
                </w:rPr>
                <w:delText>R11</w:delText>
              </w:r>
            </w:del>
          </w:p>
        </w:tc>
        <w:tc>
          <w:tcPr>
            <w:tcW w:w="4506" w:type="pct"/>
            <w:tcPrChange w:id="702" w:author="Etion Pinari [2]" w:date="2020-12-06T12:32:00Z">
              <w:tcPr>
                <w:tcW w:w="9990" w:type="dxa"/>
              </w:tcPr>
            </w:tcPrChange>
          </w:tcPr>
          <w:p w14:paraId="1A14FC5F" w14:textId="1292A31A" w:rsidR="00BD7918" w:rsidRPr="00476A43" w:rsidDel="00451490" w:rsidRDefault="00BD7918" w:rsidP="00BD7918">
            <w:pPr>
              <w:pStyle w:val="ListParagraph"/>
              <w:ind w:left="0"/>
              <w:rPr>
                <w:del w:id="703" w:author="Etion Pinari [2]" w:date="2020-12-06T20:43:00Z"/>
                <w:sz w:val="28"/>
                <w:szCs w:val="28"/>
                <w:rPrChange w:id="704" w:author="Etion Pinari [2]" w:date="2020-12-06T12:14:00Z">
                  <w:rPr>
                    <w:del w:id="705" w:author="Etion Pinari [2]" w:date="2020-12-06T20:43:00Z"/>
                    <w:sz w:val="26"/>
                  </w:rPr>
                </w:rPrChange>
              </w:rPr>
            </w:pPr>
            <w:del w:id="706" w:author="Etion Pinari [2]" w:date="2020-12-06T20:43:00Z">
              <w:r w:rsidRPr="00A14D2C" w:rsidDel="00451490">
                <w:rPr>
                  <w:b/>
                  <w:sz w:val="28"/>
                  <w:szCs w:val="28"/>
                  <w:rPrChange w:id="707" w:author="Etion Pinari [2]" w:date="2020-12-06T12:33:00Z">
                    <w:rPr>
                      <w:sz w:val="26"/>
                    </w:rPr>
                  </w:rPrChange>
                </w:rPr>
                <w:delText>The system shall</w:delText>
              </w:r>
              <w:r w:rsidRPr="00476A43" w:rsidDel="00451490">
                <w:rPr>
                  <w:sz w:val="28"/>
                  <w:szCs w:val="28"/>
                  <w:rPrChange w:id="708" w:author="Etion Pinari [2]"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709" w:author="Etion Pinari [2]" w:date="2020-12-06T20:43:00Z"/>
          <w:trPrChange w:id="710" w:author="Etion Pinari [2]" w:date="2020-12-06T12:32:00Z">
            <w:trPr>
              <w:trHeight w:val="117"/>
            </w:trPr>
          </w:trPrChange>
        </w:trPr>
        <w:tc>
          <w:tcPr>
            <w:tcW w:w="494" w:type="pct"/>
            <w:shd w:val="clear" w:color="auto" w:fill="FF7C80"/>
            <w:tcPrChange w:id="711" w:author="Etion Pinari [2]" w:date="2020-12-06T12:32:00Z">
              <w:tcPr>
                <w:tcW w:w="895" w:type="dxa"/>
                <w:shd w:val="clear" w:color="auto" w:fill="FF7C80"/>
              </w:tcPr>
            </w:tcPrChange>
          </w:tcPr>
          <w:p w14:paraId="727C6DBD" w14:textId="24429E0F" w:rsidR="00BD7918" w:rsidRPr="00476A43" w:rsidDel="00451490" w:rsidRDefault="00BD7918" w:rsidP="00BD7918">
            <w:pPr>
              <w:pStyle w:val="ListParagraph"/>
              <w:ind w:left="0"/>
              <w:rPr>
                <w:del w:id="712" w:author="Etion Pinari [2]" w:date="2020-12-06T20:43:00Z"/>
                <w:sz w:val="28"/>
                <w:szCs w:val="28"/>
              </w:rPr>
            </w:pPr>
            <w:del w:id="713" w:author="Etion Pinari [2]" w:date="2020-12-06T20:43:00Z">
              <w:r w:rsidRPr="00476A43" w:rsidDel="00451490">
                <w:rPr>
                  <w:sz w:val="28"/>
                  <w:szCs w:val="28"/>
                </w:rPr>
                <w:delText>R12</w:delText>
              </w:r>
            </w:del>
          </w:p>
        </w:tc>
        <w:tc>
          <w:tcPr>
            <w:tcW w:w="4506" w:type="pct"/>
            <w:tcPrChange w:id="714" w:author="Etion Pinari [2]" w:date="2020-12-06T12:32:00Z">
              <w:tcPr>
                <w:tcW w:w="9990" w:type="dxa"/>
              </w:tcPr>
            </w:tcPrChange>
          </w:tcPr>
          <w:p w14:paraId="2A8AED23" w14:textId="6E92D027" w:rsidR="00BD7918" w:rsidRPr="00476A43" w:rsidDel="00451490" w:rsidRDefault="00BD7918" w:rsidP="00BD7918">
            <w:pPr>
              <w:pStyle w:val="ListParagraph"/>
              <w:ind w:left="0"/>
              <w:rPr>
                <w:del w:id="715" w:author="Etion Pinari [2]" w:date="2020-12-06T20:43:00Z"/>
                <w:sz w:val="28"/>
                <w:szCs w:val="28"/>
                <w:rPrChange w:id="716" w:author="Etion Pinari [2]" w:date="2020-12-06T12:14:00Z">
                  <w:rPr>
                    <w:del w:id="717" w:author="Etion Pinari [2]" w:date="2020-12-06T20:43:00Z"/>
                    <w:sz w:val="26"/>
                  </w:rPr>
                </w:rPrChange>
              </w:rPr>
            </w:pPr>
            <w:del w:id="718" w:author="Etion Pinari [2]" w:date="2020-12-06T20:43:00Z">
              <w:r w:rsidRPr="00A14D2C" w:rsidDel="00451490">
                <w:rPr>
                  <w:b/>
                  <w:sz w:val="28"/>
                  <w:szCs w:val="28"/>
                  <w:rPrChange w:id="719" w:author="Etion Pinari [2]" w:date="2020-12-06T12:33:00Z">
                    <w:rPr>
                      <w:sz w:val="26"/>
                    </w:rPr>
                  </w:rPrChange>
                </w:rPr>
                <w:delText>The system shall</w:delText>
              </w:r>
              <w:r w:rsidRPr="00476A43" w:rsidDel="00451490">
                <w:rPr>
                  <w:sz w:val="28"/>
                  <w:szCs w:val="28"/>
                  <w:rPrChange w:id="720" w:author="Etion Pinari [2]" w:date="2020-12-06T12:14:00Z">
                    <w:rPr>
                      <w:sz w:val="26"/>
                    </w:rPr>
                  </w:rPrChange>
                </w:rPr>
                <w:delText xml:space="preserve"> inform users </w:delText>
              </w:r>
            </w:del>
            <w:del w:id="721" w:author="Etion Pinari [2]" w:date="2020-12-06T12:11:00Z">
              <w:r w:rsidRPr="00476A43" w:rsidDel="009C27DC">
                <w:rPr>
                  <w:sz w:val="28"/>
                  <w:szCs w:val="28"/>
                  <w:rPrChange w:id="722" w:author="Etion Pinari [2]" w:date="2020-12-06T12:14:00Z">
                    <w:rPr>
                      <w:sz w:val="26"/>
                    </w:rPr>
                  </w:rPrChange>
                </w:rPr>
                <w:delText xml:space="preserve">every 6 hours </w:delText>
              </w:r>
            </w:del>
            <w:del w:id="723" w:author="Etion Pinari [2]" w:date="2020-12-06T20:43:00Z">
              <w:r w:rsidRPr="00476A43" w:rsidDel="00451490">
                <w:rPr>
                  <w:sz w:val="28"/>
                  <w:szCs w:val="28"/>
                  <w:rPrChange w:id="724" w:author="Etion Pinari [2]" w:date="2020-12-06T12:14:00Z">
                    <w:rPr>
                      <w:sz w:val="26"/>
                    </w:rPr>
                  </w:rPrChange>
                </w:rPr>
                <w:delText>of the 10 closest stores' available time slots for the day</w:delText>
              </w:r>
            </w:del>
          </w:p>
        </w:tc>
      </w:tr>
      <w:tr w:rsidR="00BD7918" w:rsidDel="00451490" w14:paraId="53731665" w14:textId="5CDCEC39" w:rsidTr="00A14D2C">
        <w:trPr>
          <w:trHeight w:val="108"/>
          <w:del w:id="725" w:author="Etion Pinari [2]" w:date="2020-12-06T20:43:00Z"/>
          <w:trPrChange w:id="726" w:author="Etion Pinari [2]" w:date="2020-12-06T12:32:00Z">
            <w:trPr>
              <w:trHeight w:val="117"/>
            </w:trPr>
          </w:trPrChange>
        </w:trPr>
        <w:tc>
          <w:tcPr>
            <w:tcW w:w="494" w:type="pct"/>
            <w:shd w:val="clear" w:color="auto" w:fill="FF7C80"/>
            <w:tcPrChange w:id="727" w:author="Etion Pinari [2]" w:date="2020-12-06T12:32:00Z">
              <w:tcPr>
                <w:tcW w:w="895" w:type="dxa"/>
                <w:shd w:val="clear" w:color="auto" w:fill="FF7C80"/>
              </w:tcPr>
            </w:tcPrChange>
          </w:tcPr>
          <w:p w14:paraId="6A99EE88" w14:textId="06CAF06C" w:rsidR="00BD7918" w:rsidRPr="00476A43" w:rsidDel="00451490" w:rsidRDefault="00BD7918" w:rsidP="00BD7918">
            <w:pPr>
              <w:pStyle w:val="ListParagraph"/>
              <w:ind w:left="0"/>
              <w:rPr>
                <w:del w:id="728" w:author="Etion Pinari [2]" w:date="2020-12-06T20:43:00Z"/>
                <w:sz w:val="28"/>
                <w:szCs w:val="28"/>
              </w:rPr>
            </w:pPr>
            <w:del w:id="729" w:author="Etion Pinari [2]" w:date="2020-12-06T20:43:00Z">
              <w:r w:rsidRPr="00476A43" w:rsidDel="00451490">
                <w:rPr>
                  <w:sz w:val="28"/>
                  <w:szCs w:val="28"/>
                </w:rPr>
                <w:delText>R12.1</w:delText>
              </w:r>
            </w:del>
          </w:p>
        </w:tc>
        <w:tc>
          <w:tcPr>
            <w:tcW w:w="4506" w:type="pct"/>
            <w:tcPrChange w:id="730" w:author="Etion Pinari [2]" w:date="2020-12-06T12:32:00Z">
              <w:tcPr>
                <w:tcW w:w="9990" w:type="dxa"/>
              </w:tcPr>
            </w:tcPrChange>
          </w:tcPr>
          <w:p w14:paraId="2E60D25D" w14:textId="680D2F50" w:rsidR="00BD7918" w:rsidRPr="00476A43" w:rsidDel="00451490" w:rsidRDefault="00BD7918" w:rsidP="00BD7918">
            <w:pPr>
              <w:pStyle w:val="ListParagraph"/>
              <w:ind w:left="0"/>
              <w:rPr>
                <w:del w:id="731" w:author="Etion Pinari [2]" w:date="2020-12-06T20:43:00Z"/>
                <w:sz w:val="28"/>
                <w:szCs w:val="28"/>
                <w:rPrChange w:id="732" w:author="Etion Pinari [2]" w:date="2020-12-06T12:14:00Z">
                  <w:rPr>
                    <w:del w:id="733" w:author="Etion Pinari [2]" w:date="2020-12-06T20:43:00Z"/>
                    <w:sz w:val="26"/>
                  </w:rPr>
                </w:rPrChange>
              </w:rPr>
            </w:pPr>
            <w:del w:id="734" w:author="Etion Pinari [2]" w:date="2020-12-06T20:43:00Z">
              <w:r w:rsidRPr="00A14D2C" w:rsidDel="00451490">
                <w:rPr>
                  <w:b/>
                  <w:sz w:val="28"/>
                  <w:szCs w:val="28"/>
                  <w:rPrChange w:id="735" w:author="Etion Pinari [2]" w:date="2020-12-06T12:33:00Z">
                    <w:rPr>
                      <w:sz w:val="26"/>
                    </w:rPr>
                  </w:rPrChange>
                </w:rPr>
                <w:delText>The system shall</w:delText>
              </w:r>
              <w:r w:rsidRPr="00476A43" w:rsidDel="00451490">
                <w:rPr>
                  <w:sz w:val="28"/>
                  <w:szCs w:val="28"/>
                  <w:rPrChange w:id="736" w:author="Etion Pinari [2]"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737" w:author="Etion Pinari [2]" w:date="2020-12-06T20:43:00Z"/>
          <w:trPrChange w:id="738" w:author="Etion Pinari [2]" w:date="2020-12-06T12:32:00Z">
            <w:trPr>
              <w:trHeight w:val="117"/>
            </w:trPr>
          </w:trPrChange>
        </w:trPr>
        <w:tc>
          <w:tcPr>
            <w:tcW w:w="494" w:type="pct"/>
            <w:shd w:val="clear" w:color="auto" w:fill="FF7C80"/>
            <w:tcPrChange w:id="739" w:author="Etion Pinari [2]" w:date="2020-12-06T12:32:00Z">
              <w:tcPr>
                <w:tcW w:w="895" w:type="dxa"/>
                <w:shd w:val="clear" w:color="auto" w:fill="FF7C80"/>
              </w:tcPr>
            </w:tcPrChange>
          </w:tcPr>
          <w:p w14:paraId="012F0E04" w14:textId="38D790DB" w:rsidR="00BD7918" w:rsidRPr="00476A43" w:rsidDel="00451490" w:rsidRDefault="00BD7918" w:rsidP="00BD7918">
            <w:pPr>
              <w:pStyle w:val="ListParagraph"/>
              <w:ind w:left="0"/>
              <w:rPr>
                <w:del w:id="740" w:author="Etion Pinari [2]" w:date="2020-12-06T20:43:00Z"/>
                <w:sz w:val="28"/>
                <w:szCs w:val="28"/>
              </w:rPr>
            </w:pPr>
            <w:del w:id="741" w:author="Etion Pinari [2]" w:date="2020-12-06T20:43:00Z">
              <w:r w:rsidRPr="00476A43" w:rsidDel="00451490">
                <w:rPr>
                  <w:sz w:val="28"/>
                  <w:szCs w:val="28"/>
                </w:rPr>
                <w:delText>R12.2</w:delText>
              </w:r>
            </w:del>
          </w:p>
        </w:tc>
        <w:tc>
          <w:tcPr>
            <w:tcW w:w="4506" w:type="pct"/>
            <w:tcPrChange w:id="742" w:author="Etion Pinari [2]" w:date="2020-12-06T12:32:00Z">
              <w:tcPr>
                <w:tcW w:w="9990" w:type="dxa"/>
              </w:tcPr>
            </w:tcPrChange>
          </w:tcPr>
          <w:p w14:paraId="05396375" w14:textId="780A3DF5" w:rsidR="00BD7918" w:rsidRPr="00476A43" w:rsidDel="00451490" w:rsidRDefault="00BD7918" w:rsidP="00BD7918">
            <w:pPr>
              <w:pStyle w:val="ListParagraph"/>
              <w:ind w:left="0"/>
              <w:rPr>
                <w:del w:id="743" w:author="Etion Pinari [2]" w:date="2020-12-06T20:43:00Z"/>
                <w:sz w:val="28"/>
                <w:szCs w:val="28"/>
                <w:rPrChange w:id="744" w:author="Etion Pinari [2]" w:date="2020-12-06T12:14:00Z">
                  <w:rPr>
                    <w:del w:id="745" w:author="Etion Pinari [2]" w:date="2020-12-06T20:43:00Z"/>
                    <w:sz w:val="26"/>
                  </w:rPr>
                </w:rPrChange>
              </w:rPr>
            </w:pPr>
            <w:del w:id="746" w:author="Etion Pinari [2]" w:date="2020-12-06T20:43:00Z">
              <w:r w:rsidRPr="00A14D2C" w:rsidDel="00451490">
                <w:rPr>
                  <w:b/>
                  <w:sz w:val="28"/>
                  <w:szCs w:val="28"/>
                  <w:rPrChange w:id="747" w:author="Etion Pinari [2]" w:date="2020-12-06T12:33:00Z">
                    <w:rPr>
                      <w:sz w:val="26"/>
                    </w:rPr>
                  </w:rPrChange>
                </w:rPr>
                <w:delText>The system shall</w:delText>
              </w:r>
              <w:r w:rsidRPr="00476A43" w:rsidDel="00451490">
                <w:rPr>
                  <w:sz w:val="28"/>
                  <w:szCs w:val="28"/>
                  <w:rPrChange w:id="748" w:author="Etion Pinari [2]"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749" w:author="Etion Pinari [2]" w:date="2020-12-06T20:43:00Z"/>
          <w:trPrChange w:id="750" w:author="Etion Pinari [2]" w:date="2020-12-06T12:32:00Z">
            <w:trPr>
              <w:trHeight w:val="117"/>
            </w:trPr>
          </w:trPrChange>
        </w:trPr>
        <w:tc>
          <w:tcPr>
            <w:tcW w:w="494" w:type="pct"/>
            <w:shd w:val="clear" w:color="auto" w:fill="FF7C80"/>
            <w:tcPrChange w:id="751" w:author="Etion Pinari [2]" w:date="2020-12-06T12:32:00Z">
              <w:tcPr>
                <w:tcW w:w="895" w:type="dxa"/>
                <w:shd w:val="clear" w:color="auto" w:fill="FF7C80"/>
              </w:tcPr>
            </w:tcPrChange>
          </w:tcPr>
          <w:p w14:paraId="476BE079" w14:textId="38FC57B5" w:rsidR="00BD7918" w:rsidRPr="00476A43" w:rsidDel="00451490" w:rsidRDefault="00BD7918" w:rsidP="00BD7918">
            <w:pPr>
              <w:pStyle w:val="ListParagraph"/>
              <w:ind w:left="0"/>
              <w:rPr>
                <w:del w:id="752" w:author="Etion Pinari [2]" w:date="2020-12-06T20:43:00Z"/>
                <w:sz w:val="28"/>
                <w:szCs w:val="28"/>
              </w:rPr>
            </w:pPr>
            <w:del w:id="753" w:author="Etion Pinari [2]" w:date="2020-12-06T20:43:00Z">
              <w:r w:rsidRPr="00476A43" w:rsidDel="00451490">
                <w:rPr>
                  <w:sz w:val="28"/>
                  <w:szCs w:val="28"/>
                </w:rPr>
                <w:delText>R13</w:delText>
              </w:r>
            </w:del>
          </w:p>
        </w:tc>
        <w:tc>
          <w:tcPr>
            <w:tcW w:w="4506" w:type="pct"/>
            <w:tcPrChange w:id="754" w:author="Etion Pinari [2]" w:date="2020-12-06T12:32:00Z">
              <w:tcPr>
                <w:tcW w:w="9990" w:type="dxa"/>
              </w:tcPr>
            </w:tcPrChange>
          </w:tcPr>
          <w:p w14:paraId="108F59D4" w14:textId="15B01241" w:rsidR="00BD7918" w:rsidRPr="00476A43" w:rsidDel="00451490" w:rsidRDefault="00BD7918" w:rsidP="00BD7918">
            <w:pPr>
              <w:pStyle w:val="ListParagraph"/>
              <w:ind w:left="0"/>
              <w:rPr>
                <w:del w:id="755" w:author="Etion Pinari [2]" w:date="2020-12-06T20:43:00Z"/>
                <w:sz w:val="28"/>
                <w:szCs w:val="28"/>
                <w:rPrChange w:id="756" w:author="Etion Pinari [2]" w:date="2020-12-06T12:14:00Z">
                  <w:rPr>
                    <w:del w:id="757" w:author="Etion Pinari [2]" w:date="2020-12-06T20:43:00Z"/>
                    <w:sz w:val="26"/>
                  </w:rPr>
                </w:rPrChange>
              </w:rPr>
            </w:pPr>
            <w:del w:id="758" w:author="Etion Pinari [2]" w:date="2020-12-06T20:43:00Z">
              <w:r w:rsidRPr="00A14D2C" w:rsidDel="00451490">
                <w:rPr>
                  <w:b/>
                  <w:sz w:val="28"/>
                  <w:szCs w:val="28"/>
                  <w:rPrChange w:id="759" w:author="Etion Pinari [2]" w:date="2020-12-06T12:33:00Z">
                    <w:rPr>
                      <w:sz w:val="26"/>
                    </w:rPr>
                  </w:rPrChange>
                </w:rPr>
                <w:delText xml:space="preserve">The system </w:delText>
              </w:r>
              <w:commentRangeStart w:id="760"/>
              <w:r w:rsidRPr="00A14D2C" w:rsidDel="00451490">
                <w:rPr>
                  <w:b/>
                  <w:sz w:val="28"/>
                  <w:szCs w:val="28"/>
                  <w:rPrChange w:id="761" w:author="Etion Pinari [2]" w:date="2020-12-06T12:33:00Z">
                    <w:rPr>
                      <w:sz w:val="26"/>
                    </w:rPr>
                  </w:rPrChange>
                </w:rPr>
                <w:delText>shall</w:delText>
              </w:r>
              <w:commentRangeEnd w:id="760"/>
              <w:r w:rsidRPr="00A14D2C" w:rsidDel="00451490">
                <w:rPr>
                  <w:rStyle w:val="CommentReference"/>
                  <w:b/>
                  <w:sz w:val="28"/>
                  <w:szCs w:val="28"/>
                  <w:rPrChange w:id="762" w:author="Etion Pinari [2]" w:date="2020-12-06T12:33:00Z">
                    <w:rPr>
                      <w:rStyle w:val="CommentReference"/>
                    </w:rPr>
                  </w:rPrChange>
                </w:rPr>
                <w:commentReference w:id="760"/>
              </w:r>
              <w:r w:rsidRPr="00476A43" w:rsidDel="00451490">
                <w:rPr>
                  <w:sz w:val="28"/>
                  <w:szCs w:val="28"/>
                  <w:rPrChange w:id="763" w:author="Etion Pinari [2]" w:date="2020-12-06T12:14:00Z">
                    <w:rPr>
                      <w:sz w:val="26"/>
                    </w:rPr>
                  </w:rPrChange>
                </w:rPr>
                <w:delText xml:space="preserve"> allow the user to scan its QR code in entrance</w:delText>
              </w:r>
              <w:r w:rsidR="0010361F" w:rsidRPr="00476A43" w:rsidDel="00451490">
                <w:rPr>
                  <w:sz w:val="28"/>
                  <w:szCs w:val="28"/>
                  <w:rPrChange w:id="764" w:author="Etion Pinari [2]" w:date="2020-12-06T12:14:00Z">
                    <w:rPr>
                      <w:sz w:val="26"/>
                    </w:rPr>
                  </w:rPrChange>
                </w:rPr>
                <w:delText xml:space="preserve"> </w:delText>
              </w:r>
              <w:commentRangeStart w:id="765"/>
              <w:r w:rsidR="0010361F" w:rsidRPr="00476A43" w:rsidDel="00451490">
                <w:rPr>
                  <w:sz w:val="28"/>
                  <w:szCs w:val="28"/>
                  <w:rPrChange w:id="766" w:author="Etion Pinari [2]" w:date="2020-12-06T12:14:00Z">
                    <w:rPr>
                      <w:sz w:val="26"/>
                    </w:rPr>
                  </w:rPrChange>
                </w:rPr>
                <w:delText>through the turnstiles</w:delText>
              </w:r>
              <w:commentRangeEnd w:id="765"/>
              <w:r w:rsidR="0010361F" w:rsidRPr="00476A43" w:rsidDel="00451490">
                <w:rPr>
                  <w:rStyle w:val="CommentReference"/>
                  <w:sz w:val="28"/>
                  <w:szCs w:val="28"/>
                  <w:rPrChange w:id="767" w:author="Etion Pinari [2]" w:date="2020-12-06T12:14:00Z">
                    <w:rPr>
                      <w:rStyle w:val="CommentReference"/>
                    </w:rPr>
                  </w:rPrChange>
                </w:rPr>
                <w:commentReference w:id="765"/>
              </w:r>
            </w:del>
          </w:p>
        </w:tc>
      </w:tr>
      <w:tr w:rsidR="00BD7918" w:rsidDel="00451490" w14:paraId="1C99F65D" w14:textId="6E36BFD9" w:rsidTr="00A14D2C">
        <w:trPr>
          <w:trHeight w:val="108"/>
          <w:del w:id="768" w:author="Etion Pinari [2]" w:date="2020-12-06T20:43:00Z"/>
          <w:trPrChange w:id="769" w:author="Etion Pinari [2]" w:date="2020-12-06T12:32:00Z">
            <w:trPr>
              <w:trHeight w:val="117"/>
            </w:trPr>
          </w:trPrChange>
        </w:trPr>
        <w:tc>
          <w:tcPr>
            <w:tcW w:w="494" w:type="pct"/>
            <w:shd w:val="clear" w:color="auto" w:fill="FF7C80"/>
            <w:tcPrChange w:id="770" w:author="Etion Pinari [2]" w:date="2020-12-06T12:32:00Z">
              <w:tcPr>
                <w:tcW w:w="895" w:type="dxa"/>
                <w:shd w:val="clear" w:color="auto" w:fill="FF7C80"/>
              </w:tcPr>
            </w:tcPrChange>
          </w:tcPr>
          <w:p w14:paraId="50C0A7CA" w14:textId="7C32F625" w:rsidR="00BD7918" w:rsidRPr="00476A43" w:rsidDel="00451490" w:rsidRDefault="00BD7918" w:rsidP="00BD7918">
            <w:pPr>
              <w:pStyle w:val="ListParagraph"/>
              <w:ind w:left="0"/>
              <w:rPr>
                <w:del w:id="771" w:author="Etion Pinari [2]" w:date="2020-12-06T20:43:00Z"/>
                <w:sz w:val="28"/>
                <w:szCs w:val="28"/>
              </w:rPr>
            </w:pPr>
            <w:del w:id="772" w:author="Etion Pinari [2]" w:date="2020-12-06T20:43:00Z">
              <w:r w:rsidRPr="00476A43" w:rsidDel="00451490">
                <w:rPr>
                  <w:sz w:val="28"/>
                  <w:szCs w:val="28"/>
                </w:rPr>
                <w:delText>R14</w:delText>
              </w:r>
            </w:del>
          </w:p>
        </w:tc>
        <w:tc>
          <w:tcPr>
            <w:tcW w:w="4506" w:type="pct"/>
            <w:tcPrChange w:id="773" w:author="Etion Pinari [2]" w:date="2020-12-06T12:32:00Z">
              <w:tcPr>
                <w:tcW w:w="9990" w:type="dxa"/>
              </w:tcPr>
            </w:tcPrChange>
          </w:tcPr>
          <w:p w14:paraId="09F1CEDF" w14:textId="103C23D1" w:rsidR="00BD7918" w:rsidRPr="00476A43" w:rsidDel="00451490" w:rsidRDefault="00BD7918" w:rsidP="00BD7918">
            <w:pPr>
              <w:pStyle w:val="ListParagraph"/>
              <w:ind w:left="0"/>
              <w:rPr>
                <w:del w:id="774" w:author="Etion Pinari [2]" w:date="2020-12-06T20:43:00Z"/>
                <w:sz w:val="28"/>
                <w:szCs w:val="28"/>
                <w:rPrChange w:id="775" w:author="Etion Pinari [2]" w:date="2020-12-06T12:14:00Z">
                  <w:rPr>
                    <w:del w:id="776" w:author="Etion Pinari [2]" w:date="2020-12-06T20:43:00Z"/>
                    <w:sz w:val="26"/>
                  </w:rPr>
                </w:rPrChange>
              </w:rPr>
            </w:pPr>
            <w:del w:id="777" w:author="Etion Pinari [2]" w:date="2020-12-06T20:43:00Z">
              <w:r w:rsidRPr="00A14D2C" w:rsidDel="00451490">
                <w:rPr>
                  <w:b/>
                  <w:sz w:val="28"/>
                  <w:szCs w:val="28"/>
                  <w:rPrChange w:id="778" w:author="Etion Pinari [2]" w:date="2020-12-06T12:33:00Z">
                    <w:rPr>
                      <w:sz w:val="26"/>
                    </w:rPr>
                  </w:rPrChange>
                </w:rPr>
                <w:delText xml:space="preserve">The system </w:delText>
              </w:r>
              <w:commentRangeStart w:id="779"/>
              <w:r w:rsidRPr="00A14D2C" w:rsidDel="00451490">
                <w:rPr>
                  <w:b/>
                  <w:sz w:val="28"/>
                  <w:szCs w:val="28"/>
                  <w:rPrChange w:id="780" w:author="Etion Pinari [2]" w:date="2020-12-06T12:33:00Z">
                    <w:rPr>
                      <w:sz w:val="26"/>
                    </w:rPr>
                  </w:rPrChange>
                </w:rPr>
                <w:delText>shall</w:delText>
              </w:r>
              <w:commentRangeEnd w:id="779"/>
              <w:r w:rsidRPr="00A14D2C" w:rsidDel="00451490">
                <w:rPr>
                  <w:rStyle w:val="CommentReference"/>
                  <w:b/>
                  <w:sz w:val="28"/>
                  <w:szCs w:val="28"/>
                  <w:rPrChange w:id="781" w:author="Etion Pinari [2]" w:date="2020-12-06T12:33:00Z">
                    <w:rPr>
                      <w:rStyle w:val="CommentReference"/>
                    </w:rPr>
                  </w:rPrChange>
                </w:rPr>
                <w:commentReference w:id="779"/>
              </w:r>
              <w:r w:rsidRPr="00476A43" w:rsidDel="00451490">
                <w:rPr>
                  <w:sz w:val="28"/>
                  <w:szCs w:val="28"/>
                  <w:rPrChange w:id="782" w:author="Etion Pinari [2]" w:date="2020-12-06T12:14:00Z">
                    <w:rPr>
                      <w:sz w:val="26"/>
                    </w:rPr>
                  </w:rPrChange>
                </w:rPr>
                <w:delText xml:space="preserve"> allow the user to scan its QR code in exit</w:delText>
              </w:r>
              <w:r w:rsidR="0010361F" w:rsidRPr="00476A43" w:rsidDel="00451490">
                <w:rPr>
                  <w:sz w:val="28"/>
                  <w:szCs w:val="28"/>
                  <w:rPrChange w:id="783" w:author="Etion Pinari [2]" w:date="2020-12-06T12:14:00Z">
                    <w:rPr>
                      <w:sz w:val="26"/>
                    </w:rPr>
                  </w:rPrChange>
                </w:rPr>
                <w:delText xml:space="preserve"> through the turnstiles or cash register</w:delText>
              </w:r>
            </w:del>
          </w:p>
        </w:tc>
      </w:tr>
      <w:tr w:rsidR="00BD7918" w:rsidDel="00451490" w14:paraId="54193E09" w14:textId="29F4CE60" w:rsidTr="00A14D2C">
        <w:trPr>
          <w:trHeight w:val="108"/>
          <w:del w:id="784" w:author="Etion Pinari [2]" w:date="2020-12-06T20:43:00Z"/>
          <w:trPrChange w:id="785" w:author="Etion Pinari [2]" w:date="2020-12-06T12:32:00Z">
            <w:trPr>
              <w:trHeight w:val="117"/>
            </w:trPr>
          </w:trPrChange>
        </w:trPr>
        <w:tc>
          <w:tcPr>
            <w:tcW w:w="494" w:type="pct"/>
            <w:shd w:val="clear" w:color="auto" w:fill="FF7C80"/>
            <w:tcPrChange w:id="786" w:author="Etion Pinari [2]" w:date="2020-12-06T12:32:00Z">
              <w:tcPr>
                <w:tcW w:w="895" w:type="dxa"/>
                <w:shd w:val="clear" w:color="auto" w:fill="FF7C80"/>
              </w:tcPr>
            </w:tcPrChange>
          </w:tcPr>
          <w:p w14:paraId="1CD6BCE1" w14:textId="337EA73F" w:rsidR="00BD7918" w:rsidRPr="00476A43" w:rsidDel="00451490" w:rsidRDefault="00BD7918" w:rsidP="00BD7918">
            <w:pPr>
              <w:pStyle w:val="ListParagraph"/>
              <w:ind w:left="0"/>
              <w:rPr>
                <w:del w:id="787" w:author="Etion Pinari [2]" w:date="2020-12-06T20:43:00Z"/>
                <w:sz w:val="28"/>
                <w:szCs w:val="28"/>
              </w:rPr>
            </w:pPr>
            <w:del w:id="788" w:author="Etion Pinari [2]"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789" w:author="Etion Pinari [2]" w:date="2020-12-06T12:32:00Z">
              <w:tcPr>
                <w:tcW w:w="9990" w:type="dxa"/>
              </w:tcPr>
            </w:tcPrChange>
          </w:tcPr>
          <w:p w14:paraId="7518D110" w14:textId="79DCE2C6" w:rsidR="00BD7918" w:rsidRPr="00476A43" w:rsidDel="00451490" w:rsidRDefault="00BD7918" w:rsidP="00BD7918">
            <w:pPr>
              <w:pStyle w:val="ListParagraph"/>
              <w:ind w:left="0"/>
              <w:rPr>
                <w:del w:id="790" w:author="Etion Pinari [2]" w:date="2020-12-06T20:43:00Z"/>
                <w:sz w:val="28"/>
                <w:szCs w:val="28"/>
                <w:rPrChange w:id="791" w:author="Etion Pinari [2]" w:date="2020-12-06T12:14:00Z">
                  <w:rPr>
                    <w:del w:id="792" w:author="Etion Pinari [2]" w:date="2020-12-06T20:43:00Z"/>
                    <w:sz w:val="26"/>
                  </w:rPr>
                </w:rPrChange>
              </w:rPr>
            </w:pPr>
            <w:del w:id="793" w:author="Etion Pinari [2]" w:date="2020-12-06T20:43:00Z">
              <w:r w:rsidRPr="00A14D2C" w:rsidDel="00451490">
                <w:rPr>
                  <w:b/>
                  <w:sz w:val="28"/>
                  <w:szCs w:val="28"/>
                  <w:rPrChange w:id="794" w:author="Etion Pinari [2]" w:date="2020-12-06T12:33:00Z">
                    <w:rPr>
                      <w:sz w:val="26"/>
                    </w:rPr>
                  </w:rPrChange>
                </w:rPr>
                <w:delText>The system shall</w:delText>
              </w:r>
              <w:r w:rsidRPr="00476A43" w:rsidDel="00451490">
                <w:rPr>
                  <w:sz w:val="28"/>
                  <w:szCs w:val="28"/>
                  <w:rPrChange w:id="795" w:author="Etion Pinari [2]" w:date="2020-12-06T12:14:00Z">
                    <w:rPr>
                      <w:sz w:val="26"/>
                    </w:rPr>
                  </w:rPrChange>
                </w:rPr>
                <w:delText xml:space="preserve"> </w:delText>
              </w:r>
            </w:del>
            <w:del w:id="796" w:author="Etion Pinari [2]" w:date="2020-12-06T19:49:00Z">
              <w:r w:rsidR="008B1088" w:rsidRPr="00476A43" w:rsidDel="00B915FA">
                <w:rPr>
                  <w:sz w:val="28"/>
                  <w:szCs w:val="28"/>
                  <w:rPrChange w:id="797" w:author="Etion Pinari [2]" w:date="2020-12-06T12:14:00Z">
                    <w:rPr>
                      <w:sz w:val="26"/>
                    </w:rPr>
                  </w:rPrChange>
                </w:rPr>
                <w:delText xml:space="preserve">open </w:delText>
              </w:r>
            </w:del>
            <w:del w:id="798" w:author="Etion Pinari [2]" w:date="2020-12-06T20:43:00Z">
              <w:r w:rsidR="008B1088" w:rsidRPr="00476A43" w:rsidDel="00451490">
                <w:rPr>
                  <w:sz w:val="28"/>
                  <w:szCs w:val="28"/>
                  <w:rPrChange w:id="799" w:author="Etion Pinari [2]" w:date="2020-12-06T12:14:00Z">
                    <w:rPr>
                      <w:sz w:val="26"/>
                    </w:rPr>
                  </w:rPrChange>
                </w:rPr>
                <w:delText>turnstiles after a unique QR code scan</w:delText>
              </w:r>
              <w:r w:rsidR="003C1EAB" w:rsidRPr="00476A43" w:rsidDel="00451490">
                <w:rPr>
                  <w:sz w:val="28"/>
                  <w:szCs w:val="28"/>
                  <w:rPrChange w:id="800" w:author="Etion Pinari [2]" w:date="2020-12-06T12:14:00Z">
                    <w:rPr>
                      <w:sz w:val="26"/>
                    </w:rPr>
                  </w:rPrChange>
                </w:rPr>
                <w:delText xml:space="preserve"> in </w:delText>
              </w:r>
              <w:commentRangeStart w:id="801"/>
              <w:r w:rsidR="003C1EAB" w:rsidRPr="00476A43" w:rsidDel="00451490">
                <w:rPr>
                  <w:sz w:val="28"/>
                  <w:szCs w:val="28"/>
                  <w:rPrChange w:id="802" w:author="Etion Pinari [2]" w:date="2020-12-06T12:14:00Z">
                    <w:rPr>
                      <w:sz w:val="26"/>
                    </w:rPr>
                  </w:rPrChange>
                </w:rPr>
                <w:delText>entrance</w:delText>
              </w:r>
              <w:commentRangeEnd w:id="801"/>
              <w:r w:rsidR="00B915FA" w:rsidDel="00451490">
                <w:rPr>
                  <w:rStyle w:val="CommentReference"/>
                </w:rPr>
                <w:commentReference w:id="801"/>
              </w:r>
            </w:del>
            <w:del w:id="803" w:author="Etion Pinari [2]" w:date="2020-12-06T19:49:00Z">
              <w:r w:rsidR="003C1EAB" w:rsidRPr="00476A43" w:rsidDel="00B915FA">
                <w:rPr>
                  <w:sz w:val="28"/>
                  <w:szCs w:val="28"/>
                  <w:rPrChange w:id="804" w:author="Etion Pinari [2]" w:date="2020-12-06T12:14:00Z">
                    <w:rPr>
                      <w:sz w:val="26"/>
                    </w:rPr>
                  </w:rPrChange>
                </w:rPr>
                <w:delText>, for 5 seconds</w:delText>
              </w:r>
            </w:del>
          </w:p>
        </w:tc>
      </w:tr>
      <w:tr w:rsidR="00BD7918" w:rsidDel="00451490" w14:paraId="19474926" w14:textId="4C39A62C" w:rsidTr="00A14D2C">
        <w:trPr>
          <w:trHeight w:val="108"/>
          <w:del w:id="805" w:author="Etion Pinari [2]" w:date="2020-12-06T20:43:00Z"/>
          <w:trPrChange w:id="806" w:author="Etion Pinari [2]" w:date="2020-12-06T12:32:00Z">
            <w:trPr>
              <w:trHeight w:val="117"/>
            </w:trPr>
          </w:trPrChange>
        </w:trPr>
        <w:tc>
          <w:tcPr>
            <w:tcW w:w="494" w:type="pct"/>
            <w:shd w:val="clear" w:color="auto" w:fill="FF7C80"/>
            <w:tcPrChange w:id="807" w:author="Etion Pinari [2]" w:date="2020-12-06T12:32:00Z">
              <w:tcPr>
                <w:tcW w:w="895" w:type="dxa"/>
                <w:shd w:val="clear" w:color="auto" w:fill="FF7C80"/>
              </w:tcPr>
            </w:tcPrChange>
          </w:tcPr>
          <w:p w14:paraId="32A1ABCC" w14:textId="21D68A76" w:rsidR="00BD7918" w:rsidRPr="00476A43" w:rsidDel="00451490" w:rsidRDefault="00BD7918" w:rsidP="00BD7918">
            <w:pPr>
              <w:pStyle w:val="ListParagraph"/>
              <w:ind w:left="0"/>
              <w:rPr>
                <w:del w:id="808" w:author="Etion Pinari [2]" w:date="2020-12-06T20:43:00Z"/>
                <w:sz w:val="28"/>
                <w:szCs w:val="28"/>
              </w:rPr>
            </w:pPr>
            <w:del w:id="809" w:author="Etion Pinari [2]"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810" w:author="Etion Pinari [2]" w:date="2020-12-06T12:32:00Z">
              <w:tcPr>
                <w:tcW w:w="9990" w:type="dxa"/>
              </w:tcPr>
            </w:tcPrChange>
          </w:tcPr>
          <w:p w14:paraId="7F4871EB" w14:textId="5836DFEF" w:rsidR="00BD7918" w:rsidRPr="00476A43" w:rsidDel="00451490" w:rsidRDefault="003C1EAB" w:rsidP="00BD7918">
            <w:pPr>
              <w:pStyle w:val="ListParagraph"/>
              <w:ind w:left="0"/>
              <w:rPr>
                <w:del w:id="811" w:author="Etion Pinari [2]" w:date="2020-12-06T20:43:00Z"/>
                <w:sz w:val="28"/>
                <w:szCs w:val="28"/>
                <w:rPrChange w:id="812" w:author="Etion Pinari [2]" w:date="2020-12-06T12:14:00Z">
                  <w:rPr>
                    <w:del w:id="813" w:author="Etion Pinari [2]" w:date="2020-12-06T20:43:00Z"/>
                    <w:sz w:val="26"/>
                  </w:rPr>
                </w:rPrChange>
              </w:rPr>
            </w:pPr>
            <w:del w:id="814" w:author="Etion Pinari [2]" w:date="2020-12-06T20:43:00Z">
              <w:r w:rsidRPr="00A14D2C" w:rsidDel="00451490">
                <w:rPr>
                  <w:b/>
                  <w:sz w:val="28"/>
                  <w:szCs w:val="28"/>
                  <w:rPrChange w:id="815" w:author="Etion Pinari [2]" w:date="2020-12-06T12:33:00Z">
                    <w:rPr>
                      <w:sz w:val="26"/>
                    </w:rPr>
                  </w:rPrChange>
                </w:rPr>
                <w:delText>The system shall</w:delText>
              </w:r>
              <w:r w:rsidRPr="00476A43" w:rsidDel="00451490">
                <w:rPr>
                  <w:sz w:val="28"/>
                  <w:szCs w:val="28"/>
                  <w:rPrChange w:id="816" w:author="Etion Pinari [2]" w:date="2020-12-06T12:14:00Z">
                    <w:rPr>
                      <w:sz w:val="26"/>
                    </w:rPr>
                  </w:rPrChange>
                </w:rPr>
                <w:delText xml:space="preserve"> </w:delText>
              </w:r>
            </w:del>
            <w:del w:id="817" w:author="Etion Pinari [2]" w:date="2020-12-06T19:49:00Z">
              <w:r w:rsidRPr="00476A43" w:rsidDel="00B915FA">
                <w:rPr>
                  <w:sz w:val="28"/>
                  <w:szCs w:val="28"/>
                  <w:rPrChange w:id="818" w:author="Etion Pinari [2]" w:date="2020-12-06T12:14:00Z">
                    <w:rPr>
                      <w:sz w:val="26"/>
                    </w:rPr>
                  </w:rPrChange>
                </w:rPr>
                <w:delText xml:space="preserve">open </w:delText>
              </w:r>
            </w:del>
            <w:del w:id="819" w:author="Etion Pinari [2]" w:date="2020-12-06T20:43:00Z">
              <w:r w:rsidRPr="00476A43" w:rsidDel="00451490">
                <w:rPr>
                  <w:sz w:val="28"/>
                  <w:szCs w:val="28"/>
                  <w:rPrChange w:id="820" w:author="Etion Pinari [2]" w:date="2020-12-06T12:14:00Z">
                    <w:rPr>
                      <w:sz w:val="26"/>
                    </w:rPr>
                  </w:rPrChange>
                </w:rPr>
                <w:delText>turnstiles after a unique QR code scan in exit</w:delText>
              </w:r>
            </w:del>
            <w:del w:id="821" w:author="Etion Pinari [2]" w:date="2020-12-06T19:49:00Z">
              <w:r w:rsidRPr="00476A43" w:rsidDel="00B915FA">
                <w:rPr>
                  <w:sz w:val="28"/>
                  <w:szCs w:val="28"/>
                  <w:rPrChange w:id="822" w:author="Etion Pinari [2]" w:date="2020-12-06T12:14:00Z">
                    <w:rPr>
                      <w:sz w:val="26"/>
                    </w:rPr>
                  </w:rPrChange>
                </w:rPr>
                <w:delText>, for 5 seconds</w:delText>
              </w:r>
            </w:del>
          </w:p>
        </w:tc>
      </w:tr>
      <w:tr w:rsidR="00CC718B" w:rsidDel="00451490" w14:paraId="0E4B2AE3" w14:textId="7BD3DCB8" w:rsidTr="00A14D2C">
        <w:trPr>
          <w:trHeight w:val="108"/>
          <w:del w:id="823" w:author="Etion Pinari [2]" w:date="2020-12-06T20:43:00Z"/>
          <w:trPrChange w:id="824" w:author="Etion Pinari [2]" w:date="2020-12-06T12:32:00Z">
            <w:trPr>
              <w:trHeight w:val="117"/>
            </w:trPr>
          </w:trPrChange>
        </w:trPr>
        <w:tc>
          <w:tcPr>
            <w:tcW w:w="494" w:type="pct"/>
            <w:shd w:val="clear" w:color="auto" w:fill="FF7C80"/>
            <w:tcPrChange w:id="825" w:author="Etion Pinari [2]" w:date="2020-12-06T12:32:00Z">
              <w:tcPr>
                <w:tcW w:w="895" w:type="dxa"/>
                <w:shd w:val="clear" w:color="auto" w:fill="FF7C80"/>
              </w:tcPr>
            </w:tcPrChange>
          </w:tcPr>
          <w:p w14:paraId="1926E329" w14:textId="696FF738" w:rsidR="00CC718B" w:rsidRPr="00476A43" w:rsidDel="00451490" w:rsidRDefault="00CC718B" w:rsidP="00CC718B">
            <w:pPr>
              <w:pStyle w:val="ListParagraph"/>
              <w:ind w:left="0"/>
              <w:rPr>
                <w:del w:id="826" w:author="Etion Pinari [2]" w:date="2020-12-06T20:43:00Z"/>
                <w:sz w:val="28"/>
                <w:szCs w:val="28"/>
              </w:rPr>
            </w:pPr>
            <w:commentRangeStart w:id="827"/>
            <w:del w:id="828" w:author="Etion Pinari [2]" w:date="2020-12-06T20:28:00Z">
              <w:r w:rsidRPr="00476A43" w:rsidDel="0032581F">
                <w:rPr>
                  <w:sz w:val="28"/>
                  <w:szCs w:val="28"/>
                </w:rPr>
                <w:delText>R16</w:delText>
              </w:r>
              <w:commentRangeEnd w:id="827"/>
              <w:r w:rsidRPr="00476A43" w:rsidDel="0032581F">
                <w:rPr>
                  <w:rStyle w:val="CommentReference"/>
                  <w:sz w:val="28"/>
                  <w:szCs w:val="28"/>
                  <w:rPrChange w:id="829" w:author="Etion Pinari [2]" w:date="2020-12-06T12:15:00Z">
                    <w:rPr>
                      <w:rStyle w:val="CommentReference"/>
                    </w:rPr>
                  </w:rPrChange>
                </w:rPr>
                <w:commentReference w:id="827"/>
              </w:r>
            </w:del>
          </w:p>
        </w:tc>
        <w:tc>
          <w:tcPr>
            <w:tcW w:w="4506" w:type="pct"/>
            <w:tcPrChange w:id="830" w:author="Etion Pinari [2]" w:date="2020-12-06T12:32:00Z">
              <w:tcPr>
                <w:tcW w:w="9990" w:type="dxa"/>
              </w:tcPr>
            </w:tcPrChange>
          </w:tcPr>
          <w:p w14:paraId="03E549C1" w14:textId="76DF9E96" w:rsidR="00CC718B" w:rsidRPr="00476A43" w:rsidDel="00451490" w:rsidRDefault="00CC718B" w:rsidP="00D01022">
            <w:pPr>
              <w:pStyle w:val="ListParagraph"/>
              <w:tabs>
                <w:tab w:val="left" w:pos="8912"/>
              </w:tabs>
              <w:ind w:left="0"/>
              <w:rPr>
                <w:del w:id="831" w:author="Etion Pinari [2]" w:date="2020-12-06T20:43:00Z"/>
                <w:sz w:val="28"/>
                <w:szCs w:val="28"/>
                <w:rPrChange w:id="832" w:author="Etion Pinari [2]" w:date="2020-12-06T12:14:00Z">
                  <w:rPr>
                    <w:del w:id="833" w:author="Etion Pinari [2]" w:date="2020-12-06T20:43:00Z"/>
                    <w:sz w:val="26"/>
                  </w:rPr>
                </w:rPrChange>
              </w:rPr>
            </w:pPr>
            <w:del w:id="834" w:author="Etion Pinari [2]" w:date="2020-12-06T20:43:00Z">
              <w:r w:rsidRPr="00A14D2C" w:rsidDel="00451490">
                <w:rPr>
                  <w:b/>
                  <w:sz w:val="28"/>
                  <w:szCs w:val="28"/>
                  <w:rPrChange w:id="835" w:author="Etion Pinari [2]" w:date="2020-12-06T12:33:00Z">
                    <w:rPr>
                      <w:sz w:val="26"/>
                    </w:rPr>
                  </w:rPrChange>
                </w:rPr>
                <w:delText>The system shall</w:delText>
              </w:r>
              <w:r w:rsidRPr="00476A43" w:rsidDel="00451490">
                <w:rPr>
                  <w:sz w:val="28"/>
                  <w:szCs w:val="28"/>
                  <w:rPrChange w:id="836" w:author="Etion Pinari [2]" w:date="2020-12-06T12:14:00Z">
                    <w:rPr>
                      <w:sz w:val="26"/>
                    </w:rPr>
                  </w:rPrChange>
                </w:rPr>
                <w:delText xml:space="preserve"> calculate the maximum number of people allowed </w:delText>
              </w:r>
            </w:del>
            <w:del w:id="837" w:author="Etion Pinari [2]" w:date="2020-12-06T19:53:00Z">
              <w:r w:rsidRPr="00476A43" w:rsidDel="00B915FA">
                <w:rPr>
                  <w:sz w:val="28"/>
                  <w:szCs w:val="28"/>
                  <w:rPrChange w:id="838" w:author="Etion Pinari [2]" w:date="2020-12-06T12:14:00Z">
                    <w:rPr>
                      <w:sz w:val="26"/>
                    </w:rPr>
                  </w:rPrChange>
                </w:rPr>
                <w:delText xml:space="preserve">outside </w:delText>
              </w:r>
            </w:del>
            <w:del w:id="839" w:author="Etion Pinari [2]" w:date="2020-12-06T20:43:00Z">
              <w:r w:rsidRPr="00476A43" w:rsidDel="00451490">
                <w:rPr>
                  <w:sz w:val="28"/>
                  <w:szCs w:val="28"/>
                  <w:rPrChange w:id="840" w:author="Etion Pinari [2]" w:date="2020-12-06T12:14:00Z">
                    <w:rPr>
                      <w:sz w:val="26"/>
                    </w:rPr>
                  </w:rPrChange>
                </w:rPr>
                <w:delText>each store</w:delText>
              </w:r>
            </w:del>
            <w:del w:id="841" w:author="Etion Pinari [2]" w:date="2020-12-06T20:29:00Z">
              <w:r w:rsidR="00A26F1D" w:rsidRPr="00476A43" w:rsidDel="0032581F">
                <w:rPr>
                  <w:sz w:val="28"/>
                  <w:szCs w:val="28"/>
                  <w:rPrChange w:id="842" w:author="Etion Pinari [2]" w:date="2020-12-06T12:14:00Z">
                    <w:rPr>
                      <w:sz w:val="26"/>
                    </w:rPr>
                  </w:rPrChange>
                </w:rPr>
                <w:delText xml:space="preserve"> as to provide social </w:delText>
              </w:r>
              <w:commentRangeStart w:id="843"/>
              <w:r w:rsidR="00A26F1D" w:rsidRPr="00476A43" w:rsidDel="0032581F">
                <w:rPr>
                  <w:sz w:val="28"/>
                  <w:szCs w:val="28"/>
                  <w:rPrChange w:id="844" w:author="Etion Pinari [2]" w:date="2020-12-06T12:14:00Z">
                    <w:rPr>
                      <w:sz w:val="26"/>
                    </w:rPr>
                  </w:rPrChange>
                </w:rPr>
                <w:delText>distancing</w:delText>
              </w:r>
              <w:commentRangeEnd w:id="843"/>
              <w:r w:rsidR="00B915FA" w:rsidDel="0032581F">
                <w:rPr>
                  <w:rStyle w:val="CommentReference"/>
                </w:rPr>
                <w:commentReference w:id="843"/>
              </w:r>
            </w:del>
          </w:p>
        </w:tc>
      </w:tr>
      <w:tr w:rsidR="00CC718B" w:rsidDel="00476A43" w14:paraId="5DAB7F1C" w14:textId="7E65B400" w:rsidTr="00A14D2C">
        <w:trPr>
          <w:trHeight w:val="108"/>
          <w:del w:id="845" w:author="Etion Pinari [2]" w:date="2020-12-06T12:16:00Z"/>
          <w:trPrChange w:id="846" w:author="Etion Pinari [2]" w:date="2020-12-06T12:32:00Z">
            <w:trPr>
              <w:trHeight w:val="117"/>
            </w:trPr>
          </w:trPrChange>
        </w:trPr>
        <w:tc>
          <w:tcPr>
            <w:tcW w:w="494" w:type="pct"/>
            <w:shd w:val="clear" w:color="auto" w:fill="A8D08D" w:themeFill="accent6" w:themeFillTint="99"/>
            <w:tcPrChange w:id="847"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ListParagraph"/>
              <w:ind w:left="0"/>
              <w:rPr>
                <w:del w:id="848" w:author="Etion Pinari [2]" w:date="2020-12-06T12:16:00Z"/>
                <w:sz w:val="28"/>
                <w:szCs w:val="28"/>
              </w:rPr>
            </w:pPr>
            <w:del w:id="849" w:author="Etion Pinari [2]" w:date="2020-12-06T12:16:00Z">
              <w:r w:rsidRPr="00476A43" w:rsidDel="00476A43">
                <w:rPr>
                  <w:sz w:val="28"/>
                  <w:szCs w:val="28"/>
                </w:rPr>
                <w:delText>R17</w:delText>
              </w:r>
            </w:del>
          </w:p>
        </w:tc>
        <w:tc>
          <w:tcPr>
            <w:tcW w:w="4506" w:type="pct"/>
            <w:tcPrChange w:id="850" w:author="Etion Pinari [2]" w:date="2020-12-06T12:32:00Z">
              <w:tcPr>
                <w:tcW w:w="9990" w:type="dxa"/>
              </w:tcPr>
            </w:tcPrChange>
          </w:tcPr>
          <w:p w14:paraId="1359234A" w14:textId="50DB0BEF" w:rsidR="00CC718B" w:rsidRPr="00476A43" w:rsidDel="00476A43" w:rsidRDefault="00CC718B" w:rsidP="00CC718B">
            <w:pPr>
              <w:pStyle w:val="ListParagraph"/>
              <w:ind w:left="0"/>
              <w:rPr>
                <w:del w:id="851" w:author="Etion Pinari [2]" w:date="2020-12-06T12:16:00Z"/>
                <w:sz w:val="28"/>
                <w:szCs w:val="28"/>
                <w:rPrChange w:id="852" w:author="Etion Pinari [2]" w:date="2020-12-06T12:14:00Z">
                  <w:rPr>
                    <w:del w:id="853" w:author="Etion Pinari [2]" w:date="2020-12-06T12:16:00Z"/>
                    <w:sz w:val="26"/>
                  </w:rPr>
                </w:rPrChange>
              </w:rPr>
            </w:pPr>
            <w:del w:id="854" w:author="Etion Pinari [2]" w:date="2020-12-06T12:16:00Z">
              <w:r w:rsidRPr="00476A43" w:rsidDel="00476A43">
                <w:rPr>
                  <w:color w:val="000000"/>
                  <w:sz w:val="28"/>
                  <w:szCs w:val="28"/>
                  <w:shd w:val="clear" w:color="auto" w:fill="FFFFFF"/>
                  <w:rPrChange w:id="855" w:author="Etion Pinari [2]"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856" w:author="Etion Pinari [2]" w:date="2020-12-06T12:16:00Z"/>
          <w:trPrChange w:id="857" w:author="Etion Pinari [2]" w:date="2020-12-06T12:32:00Z">
            <w:trPr>
              <w:trHeight w:val="117"/>
            </w:trPr>
          </w:trPrChange>
        </w:trPr>
        <w:tc>
          <w:tcPr>
            <w:tcW w:w="494" w:type="pct"/>
            <w:shd w:val="clear" w:color="auto" w:fill="A8D08D" w:themeFill="accent6" w:themeFillTint="99"/>
            <w:tcPrChange w:id="858"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ListParagraph"/>
              <w:ind w:left="0"/>
              <w:rPr>
                <w:del w:id="859" w:author="Etion Pinari [2]" w:date="2020-12-06T12:16:00Z"/>
                <w:sz w:val="28"/>
                <w:szCs w:val="28"/>
              </w:rPr>
            </w:pPr>
            <w:del w:id="860" w:author="Etion Pinari [2]" w:date="2020-12-06T12:16:00Z">
              <w:r w:rsidRPr="00476A43" w:rsidDel="00476A43">
                <w:rPr>
                  <w:sz w:val="28"/>
                  <w:szCs w:val="28"/>
                </w:rPr>
                <w:delText>R18</w:delText>
              </w:r>
            </w:del>
          </w:p>
        </w:tc>
        <w:tc>
          <w:tcPr>
            <w:tcW w:w="4506" w:type="pct"/>
            <w:tcPrChange w:id="861" w:author="Etion Pinari [2]" w:date="2020-12-06T12:32:00Z">
              <w:tcPr>
                <w:tcW w:w="9990" w:type="dxa"/>
              </w:tcPr>
            </w:tcPrChange>
          </w:tcPr>
          <w:p w14:paraId="6361A163" w14:textId="7BB45A42" w:rsidR="00CC718B" w:rsidRPr="00476A43" w:rsidDel="00476A43" w:rsidRDefault="00CC718B" w:rsidP="00CC718B">
            <w:pPr>
              <w:pStyle w:val="ListParagraph"/>
              <w:ind w:left="0"/>
              <w:rPr>
                <w:del w:id="862" w:author="Etion Pinari [2]" w:date="2020-12-06T12:16:00Z"/>
                <w:sz w:val="28"/>
                <w:szCs w:val="28"/>
                <w:rPrChange w:id="863" w:author="Etion Pinari [2]" w:date="2020-12-06T12:14:00Z">
                  <w:rPr>
                    <w:del w:id="864" w:author="Etion Pinari [2]" w:date="2020-12-06T12:16:00Z"/>
                    <w:sz w:val="26"/>
                  </w:rPr>
                </w:rPrChange>
              </w:rPr>
            </w:pPr>
            <w:del w:id="865" w:author="Etion Pinari [2]" w:date="2020-12-06T12:16:00Z">
              <w:r w:rsidRPr="00476A43" w:rsidDel="00476A43">
                <w:rPr>
                  <w:color w:val="000000"/>
                  <w:sz w:val="28"/>
                  <w:szCs w:val="28"/>
                  <w:shd w:val="clear" w:color="auto" w:fill="FFFFFF"/>
                  <w:rPrChange w:id="866" w:author="Etion Pinari [2]"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867" w:author="Etion Pinari [2]" w:date="2020-12-06T12:14:00Z">
                    <w:rPr>
                      <w:sz w:val="26"/>
                    </w:rPr>
                  </w:rPrChange>
                </w:rPr>
                <w:delText xml:space="preserve">  </w:delText>
              </w:r>
            </w:del>
          </w:p>
        </w:tc>
      </w:tr>
      <w:tr w:rsidR="00CC718B" w:rsidDel="00476A43" w14:paraId="430AE599" w14:textId="70A922F1" w:rsidTr="00A14D2C">
        <w:trPr>
          <w:trHeight w:val="108"/>
          <w:del w:id="868" w:author="Etion Pinari [2]" w:date="2020-12-06T12:16:00Z"/>
          <w:trPrChange w:id="869" w:author="Etion Pinari [2]" w:date="2020-12-06T12:32:00Z">
            <w:trPr>
              <w:trHeight w:val="117"/>
            </w:trPr>
          </w:trPrChange>
        </w:trPr>
        <w:tc>
          <w:tcPr>
            <w:tcW w:w="494" w:type="pct"/>
            <w:shd w:val="clear" w:color="auto" w:fill="A8D08D" w:themeFill="accent6" w:themeFillTint="99"/>
            <w:tcPrChange w:id="870"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ListParagraph"/>
              <w:ind w:left="0"/>
              <w:rPr>
                <w:del w:id="871" w:author="Etion Pinari [2]" w:date="2020-12-06T12:16:00Z"/>
                <w:sz w:val="28"/>
                <w:szCs w:val="28"/>
              </w:rPr>
            </w:pPr>
            <w:del w:id="872" w:author="Etion Pinari [2]" w:date="2020-12-06T12:16:00Z">
              <w:r w:rsidRPr="00476A43" w:rsidDel="00476A43">
                <w:rPr>
                  <w:sz w:val="28"/>
                  <w:szCs w:val="28"/>
                </w:rPr>
                <w:delText>R19</w:delText>
              </w:r>
            </w:del>
          </w:p>
        </w:tc>
        <w:tc>
          <w:tcPr>
            <w:tcW w:w="4506" w:type="pct"/>
            <w:tcPrChange w:id="873" w:author="Etion Pinari [2]" w:date="2020-12-06T12:32:00Z">
              <w:tcPr>
                <w:tcW w:w="9990" w:type="dxa"/>
              </w:tcPr>
            </w:tcPrChange>
          </w:tcPr>
          <w:p w14:paraId="54AE6FFB" w14:textId="0CC4B039" w:rsidR="00CC718B" w:rsidRPr="00476A43" w:rsidDel="00476A43" w:rsidRDefault="00CC718B" w:rsidP="00CC718B">
            <w:pPr>
              <w:pStyle w:val="ListParagraph"/>
              <w:ind w:left="0"/>
              <w:rPr>
                <w:del w:id="874" w:author="Etion Pinari [2]" w:date="2020-12-06T12:16:00Z"/>
                <w:sz w:val="28"/>
                <w:szCs w:val="28"/>
                <w:rPrChange w:id="875" w:author="Etion Pinari [2]" w:date="2020-12-06T12:14:00Z">
                  <w:rPr>
                    <w:del w:id="876" w:author="Etion Pinari [2]" w:date="2020-12-06T12:16:00Z"/>
                    <w:sz w:val="26"/>
                  </w:rPr>
                </w:rPrChange>
              </w:rPr>
            </w:pPr>
            <w:del w:id="877" w:author="Etion Pinari [2]" w:date="2020-12-06T12:16:00Z">
              <w:r w:rsidRPr="00476A43" w:rsidDel="00476A43">
                <w:rPr>
                  <w:sz w:val="28"/>
                  <w:szCs w:val="28"/>
                  <w:rPrChange w:id="878" w:author="Etion Pinari [2]"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879" w:author="Etion Pinari [2]" w:date="2020-12-06T12:16:00Z"/>
          <w:trPrChange w:id="880" w:author="Etion Pinari [2]" w:date="2020-12-06T12:32:00Z">
            <w:trPr>
              <w:trHeight w:val="117"/>
            </w:trPr>
          </w:trPrChange>
        </w:trPr>
        <w:tc>
          <w:tcPr>
            <w:tcW w:w="494" w:type="pct"/>
            <w:shd w:val="clear" w:color="auto" w:fill="A8D08D" w:themeFill="accent6" w:themeFillTint="99"/>
            <w:tcPrChange w:id="881"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ListParagraph"/>
              <w:ind w:left="0"/>
              <w:rPr>
                <w:del w:id="882" w:author="Etion Pinari [2]" w:date="2020-12-06T12:16:00Z"/>
                <w:sz w:val="28"/>
                <w:szCs w:val="28"/>
              </w:rPr>
            </w:pPr>
            <w:del w:id="883" w:author="Etion Pinari [2]" w:date="2020-12-06T12:16:00Z">
              <w:r w:rsidRPr="00476A43" w:rsidDel="00476A43">
                <w:rPr>
                  <w:sz w:val="28"/>
                  <w:szCs w:val="28"/>
                </w:rPr>
                <w:delText>R20</w:delText>
              </w:r>
            </w:del>
          </w:p>
        </w:tc>
        <w:tc>
          <w:tcPr>
            <w:tcW w:w="4506" w:type="pct"/>
            <w:tcPrChange w:id="884" w:author="Etion Pinari [2]" w:date="2020-12-06T12:32:00Z">
              <w:tcPr>
                <w:tcW w:w="9990" w:type="dxa"/>
              </w:tcPr>
            </w:tcPrChange>
          </w:tcPr>
          <w:p w14:paraId="4E25D159" w14:textId="7491772C" w:rsidR="00CC718B" w:rsidRPr="00476A43" w:rsidDel="00476A43" w:rsidRDefault="00CC718B" w:rsidP="00CC718B">
            <w:pPr>
              <w:pStyle w:val="ListParagraph"/>
              <w:ind w:left="0"/>
              <w:rPr>
                <w:del w:id="885" w:author="Etion Pinari [2]" w:date="2020-12-06T12:16:00Z"/>
                <w:sz w:val="28"/>
                <w:szCs w:val="28"/>
                <w:rPrChange w:id="886" w:author="Etion Pinari [2]" w:date="2020-12-06T12:14:00Z">
                  <w:rPr>
                    <w:del w:id="887" w:author="Etion Pinari [2]" w:date="2020-12-06T12:16:00Z"/>
                    <w:sz w:val="26"/>
                  </w:rPr>
                </w:rPrChange>
              </w:rPr>
            </w:pPr>
            <w:del w:id="888" w:author="Etion Pinari [2]" w:date="2020-12-06T12:16:00Z">
              <w:r w:rsidRPr="00476A43" w:rsidDel="00476A43">
                <w:rPr>
                  <w:sz w:val="28"/>
                  <w:szCs w:val="28"/>
                  <w:rPrChange w:id="889" w:author="Etion Pinari [2]" w:date="2020-12-06T12:14:00Z">
                    <w:rPr>
                      <w:sz w:val="26"/>
                    </w:rPr>
                  </w:rPrChange>
                </w:rPr>
                <w:delText>The system shall calculate the maximum number of people allowed inside each store</w:delText>
              </w:r>
              <w:r w:rsidR="00A26F1D" w:rsidRPr="00476A43" w:rsidDel="00476A43">
                <w:rPr>
                  <w:sz w:val="28"/>
                  <w:szCs w:val="28"/>
                  <w:rPrChange w:id="890" w:author="Etion Pinari [2]"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891" w:author="Etion Pinari [2]" w:date="2020-12-06T12:16:00Z"/>
          <w:trPrChange w:id="892" w:author="Etion Pinari [2]" w:date="2020-12-06T12:32:00Z">
            <w:trPr>
              <w:trHeight w:val="117"/>
            </w:trPr>
          </w:trPrChange>
        </w:trPr>
        <w:tc>
          <w:tcPr>
            <w:tcW w:w="494" w:type="pct"/>
            <w:shd w:val="clear" w:color="auto" w:fill="A8D08D" w:themeFill="accent6" w:themeFillTint="99"/>
            <w:tcPrChange w:id="893"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ListParagraph"/>
              <w:ind w:left="0"/>
              <w:rPr>
                <w:del w:id="894" w:author="Etion Pinari [2]" w:date="2020-12-06T12:16:00Z"/>
                <w:sz w:val="28"/>
                <w:szCs w:val="28"/>
              </w:rPr>
            </w:pPr>
            <w:del w:id="895" w:author="Etion Pinari [2]" w:date="2020-12-06T12:16:00Z">
              <w:r w:rsidRPr="00476A43" w:rsidDel="00476A43">
                <w:rPr>
                  <w:sz w:val="28"/>
                  <w:szCs w:val="28"/>
                </w:rPr>
                <w:delText>R21</w:delText>
              </w:r>
            </w:del>
          </w:p>
        </w:tc>
        <w:tc>
          <w:tcPr>
            <w:tcW w:w="4506" w:type="pct"/>
            <w:tcPrChange w:id="896" w:author="Etion Pinari [2]" w:date="2020-12-06T12:32:00Z">
              <w:tcPr>
                <w:tcW w:w="9990" w:type="dxa"/>
              </w:tcPr>
            </w:tcPrChange>
          </w:tcPr>
          <w:p w14:paraId="43C99221" w14:textId="4EF2C64A" w:rsidR="00CC718B" w:rsidRPr="00476A43" w:rsidDel="00476A43" w:rsidRDefault="00CC718B" w:rsidP="00CC718B">
            <w:pPr>
              <w:pStyle w:val="ListParagraph"/>
              <w:ind w:left="0"/>
              <w:rPr>
                <w:del w:id="897" w:author="Etion Pinari [2]" w:date="2020-12-06T12:16:00Z"/>
                <w:sz w:val="28"/>
                <w:szCs w:val="28"/>
                <w:rPrChange w:id="898" w:author="Etion Pinari [2]" w:date="2020-12-06T12:14:00Z">
                  <w:rPr>
                    <w:del w:id="899" w:author="Etion Pinari [2]" w:date="2020-12-06T12:16:00Z"/>
                    <w:sz w:val="26"/>
                  </w:rPr>
                </w:rPrChange>
              </w:rPr>
            </w:pPr>
            <w:del w:id="900" w:author="Etion Pinari [2]" w:date="2020-12-06T12:16:00Z">
              <w:r w:rsidRPr="00476A43" w:rsidDel="00476A43">
                <w:rPr>
                  <w:sz w:val="28"/>
                  <w:szCs w:val="28"/>
                  <w:rPrChange w:id="901" w:author="Etion Pinari [2]" w:date="2020-12-06T12:14:00Z">
                    <w:rPr>
                      <w:sz w:val="26"/>
                    </w:rPr>
                  </w:rPrChange>
                </w:rPr>
                <w:delText>The system shall allow store managers to see how many customers have entered the store for the past 7 days</w:delText>
              </w:r>
            </w:del>
          </w:p>
        </w:tc>
      </w:tr>
    </w:tbl>
    <w:p w14:paraId="63C18B0D" w14:textId="77777777" w:rsidR="008F5ADD" w:rsidRDefault="008F5ADD">
      <w:pPr>
        <w:rPr>
          <w:ins w:id="902" w:author="Etion Pinari [2]" w:date="2020-12-08T12:37:00Z"/>
        </w:rPr>
      </w:pPr>
    </w:p>
    <w:commentRangeEnd w:id="567"/>
    <w:p w14:paraId="1EFA2936" w14:textId="77777777" w:rsidR="008F5ADD" w:rsidRPr="00656675" w:rsidRDefault="009B7105" w:rsidP="00451490">
      <w:pPr>
        <w:spacing w:line="360" w:lineRule="auto"/>
        <w:rPr>
          <w:ins w:id="903" w:author="Etion Pinari [2]" w:date="2020-12-08T12:38:00Z"/>
          <w:rStyle w:val="SubtleEmphasis"/>
          <w:i w:val="0"/>
          <w:sz w:val="22"/>
          <w:szCs w:val="22"/>
          <w:rPrChange w:id="904" w:author="Etion Pinari [2]" w:date="2020-12-07T19:17:00Z">
            <w:rPr>
              <w:ins w:id="905" w:author="Etion Pinari [2]" w:date="2020-12-08T12:38:00Z"/>
              <w:rStyle w:val="SubtleEmphasis"/>
              <w:i w:val="0"/>
              <w:sz w:val="22"/>
              <w:szCs w:val="22"/>
            </w:rPr>
          </w:rPrChange>
        </w:rPr>
      </w:pPr>
      <w:ins w:id="906" w:author="Etion Pinari [2]" w:date="2020-12-06T16:48:00Z">
        <w:r>
          <w:rPr>
            <w:rStyle w:val="CommentReference"/>
          </w:rPr>
          <w:commentReference w:id="567"/>
        </w:r>
      </w:ins>
    </w:p>
    <w:tbl>
      <w:tblPr>
        <w:tblStyle w:val="TableGrid"/>
        <w:tblpPr w:leftFromText="141" w:rightFromText="141" w:vertAnchor="page" w:horzAnchor="margin" w:tblpY="1663"/>
        <w:tblW w:w="5147" w:type="pct"/>
        <w:tblLayout w:type="fixed"/>
        <w:tblLook w:val="04A0" w:firstRow="1" w:lastRow="0" w:firstColumn="1" w:lastColumn="0" w:noHBand="0" w:noVBand="1"/>
        <w:tblPrChange w:id="907" w:author="Etion Pinari [2]" w:date="2020-12-08T12:39:00Z">
          <w:tblPr>
            <w:tblStyle w:val="TableGrid"/>
            <w:tblpPr w:leftFromText="141" w:rightFromText="141" w:vertAnchor="page" w:horzAnchor="margin" w:tblpY="942"/>
            <w:tblW w:w="5147" w:type="pct"/>
            <w:tblLayout w:type="fixed"/>
            <w:tblLook w:val="04A0" w:firstRow="1" w:lastRow="0" w:firstColumn="1" w:lastColumn="0" w:noHBand="0" w:noVBand="1"/>
          </w:tblPr>
        </w:tblPrChange>
      </w:tblPr>
      <w:tblGrid>
        <w:gridCol w:w="984"/>
        <w:gridCol w:w="9271"/>
        <w:tblGridChange w:id="908">
          <w:tblGrid>
            <w:gridCol w:w="984"/>
            <w:gridCol w:w="9271"/>
          </w:tblGrid>
        </w:tblGridChange>
      </w:tblGrid>
      <w:tr w:rsidR="008F5ADD" w14:paraId="64D88085" w14:textId="77777777" w:rsidTr="008F5ADD">
        <w:trPr>
          <w:trHeight w:val="108"/>
          <w:ins w:id="909" w:author="Etion Pinari [2]" w:date="2020-12-08T12:39:00Z"/>
          <w:trPrChange w:id="910" w:author="Etion Pinari [2]" w:date="2020-12-08T12:39:00Z">
            <w:trPr>
              <w:trHeight w:val="108"/>
            </w:trPr>
          </w:trPrChange>
        </w:trPr>
        <w:tc>
          <w:tcPr>
            <w:tcW w:w="480" w:type="pct"/>
            <w:shd w:val="clear" w:color="auto" w:fill="FF7C80"/>
            <w:tcPrChange w:id="911" w:author="Etion Pinari [2]" w:date="2020-12-08T12:39:00Z">
              <w:tcPr>
                <w:tcW w:w="480" w:type="pct"/>
                <w:shd w:val="clear" w:color="auto" w:fill="FF7C80"/>
              </w:tcPr>
            </w:tcPrChange>
          </w:tcPr>
          <w:p w14:paraId="30BADA4C" w14:textId="77777777" w:rsidR="008F5ADD" w:rsidRPr="00560B5F" w:rsidRDefault="008F5ADD" w:rsidP="008F5ADD">
            <w:pPr>
              <w:pStyle w:val="ListParagraph"/>
              <w:ind w:left="0"/>
              <w:rPr>
                <w:ins w:id="912" w:author="Etion Pinari [2]" w:date="2020-12-08T12:39:00Z"/>
                <w:b/>
                <w:bCs w:val="0"/>
                <w:sz w:val="28"/>
                <w:szCs w:val="28"/>
              </w:rPr>
            </w:pPr>
            <w:ins w:id="913" w:author="Etion Pinari [2]" w:date="2020-12-08T12:39:00Z">
              <w:r w:rsidRPr="00560B5F">
                <w:rPr>
                  <w:b/>
                  <w:bCs w:val="0"/>
                  <w:sz w:val="28"/>
                  <w:szCs w:val="28"/>
                </w:rPr>
                <w:lastRenderedPageBreak/>
                <w:t>R16</w:t>
              </w:r>
            </w:ins>
          </w:p>
        </w:tc>
        <w:tc>
          <w:tcPr>
            <w:tcW w:w="4520" w:type="pct"/>
            <w:tcPrChange w:id="914" w:author="Etion Pinari [2]" w:date="2020-12-08T12:39:00Z">
              <w:tcPr>
                <w:tcW w:w="4520" w:type="pct"/>
              </w:tcPr>
            </w:tcPrChange>
          </w:tcPr>
          <w:p w14:paraId="0B555CDF" w14:textId="77777777" w:rsidR="008F5ADD" w:rsidRPr="00560B5F" w:rsidRDefault="008F5ADD" w:rsidP="008F5ADD">
            <w:pPr>
              <w:pStyle w:val="ListParagraph"/>
              <w:ind w:left="0"/>
              <w:rPr>
                <w:ins w:id="915" w:author="Etion Pinari [2]" w:date="2020-12-08T12:39:00Z"/>
                <w:sz w:val="26"/>
              </w:rPr>
            </w:pPr>
            <w:ins w:id="916" w:author="Etion Pinari [2]" w:date="2020-12-08T12:39:00Z">
              <w:r w:rsidRPr="00D14E3C">
                <w:rPr>
                  <w:b/>
                  <w:bCs w:val="0"/>
                  <w:sz w:val="26"/>
                </w:rPr>
                <w:t>T</w:t>
              </w:r>
              <w:r w:rsidRPr="00D14E3C">
                <w:rPr>
                  <w:b/>
                  <w:sz w:val="26"/>
                </w:rPr>
                <w:t>he system shall</w:t>
              </w:r>
              <w:r>
                <w:rPr>
                  <w:b/>
                  <w:bCs w:val="0"/>
                  <w:sz w:val="26"/>
                </w:rPr>
                <w:t xml:space="preserve"> </w:t>
              </w:r>
              <w:r w:rsidRPr="00560B5F">
                <w:rPr>
                  <w:bCs w:val="0"/>
                  <w:sz w:val="26"/>
                </w:rPr>
                <w:t>map</w:t>
              </w:r>
              <w:r>
                <w:rPr>
                  <w:b/>
                  <w:bCs w:val="0"/>
                  <w:sz w:val="26"/>
                </w:rPr>
                <w:t xml:space="preserve"> </w:t>
              </w:r>
              <w:r w:rsidRPr="00560B5F">
                <w:rPr>
                  <w:bCs w:val="0"/>
                  <w:sz w:val="26"/>
                </w:rPr>
                <w:t xml:space="preserve">the </w:t>
              </w:r>
              <w:r w:rsidRPr="00383262">
                <w:rPr>
                  <w:sz w:val="26"/>
                </w:rPr>
                <w:t>QR</w:t>
              </w:r>
              <w:r>
                <w:rPr>
                  <w:sz w:val="26"/>
                </w:rPr>
                <w:t xml:space="preserve"> </w:t>
              </w:r>
              <w:r w:rsidRPr="00560B5F">
                <w:rPr>
                  <w:bCs w:val="0"/>
                  <w:sz w:val="26"/>
                </w:rPr>
                <w:t>c</w:t>
              </w:r>
              <w:r>
                <w:rPr>
                  <w:sz w:val="26"/>
                </w:rPr>
                <w:t xml:space="preserve">ode of a scan to the virtual user </w:t>
              </w:r>
              <w:r>
                <w:t>who owns the QR code</w:t>
              </w:r>
              <w:r>
                <w:rPr>
                  <w:sz w:val="26"/>
                </w:rPr>
                <w:tab/>
              </w:r>
            </w:ins>
          </w:p>
        </w:tc>
      </w:tr>
      <w:tr w:rsidR="008F5ADD" w14:paraId="44FAED13" w14:textId="77777777" w:rsidTr="008F5ADD">
        <w:trPr>
          <w:trHeight w:val="108"/>
          <w:ins w:id="917" w:author="Etion Pinari [2]" w:date="2020-12-08T12:39:00Z"/>
          <w:trPrChange w:id="918" w:author="Etion Pinari [2]" w:date="2020-12-08T12:39:00Z">
            <w:trPr>
              <w:trHeight w:val="108"/>
            </w:trPr>
          </w:trPrChange>
        </w:trPr>
        <w:tc>
          <w:tcPr>
            <w:tcW w:w="480" w:type="pct"/>
            <w:shd w:val="clear" w:color="auto" w:fill="FF7C80"/>
            <w:tcPrChange w:id="919" w:author="Etion Pinari [2]" w:date="2020-12-08T12:39:00Z">
              <w:tcPr>
                <w:tcW w:w="480" w:type="pct"/>
                <w:shd w:val="clear" w:color="auto" w:fill="FF7C80"/>
              </w:tcPr>
            </w:tcPrChange>
          </w:tcPr>
          <w:p w14:paraId="60C76048" w14:textId="77777777" w:rsidR="008F5ADD" w:rsidRPr="00560B5F" w:rsidRDefault="008F5ADD" w:rsidP="008F5ADD">
            <w:pPr>
              <w:pStyle w:val="ListParagraph"/>
              <w:ind w:left="0"/>
              <w:rPr>
                <w:ins w:id="920" w:author="Etion Pinari [2]" w:date="2020-12-08T12:39:00Z"/>
                <w:b/>
                <w:bCs w:val="0"/>
                <w:sz w:val="28"/>
                <w:szCs w:val="28"/>
              </w:rPr>
            </w:pPr>
            <w:ins w:id="921" w:author="Etion Pinari [2]" w:date="2020-12-08T12:39:00Z">
              <w:r w:rsidRPr="00560B5F">
                <w:rPr>
                  <w:b/>
                  <w:bCs w:val="0"/>
                  <w:sz w:val="28"/>
                  <w:szCs w:val="28"/>
                </w:rPr>
                <w:t>R17</w:t>
              </w:r>
            </w:ins>
          </w:p>
        </w:tc>
        <w:tc>
          <w:tcPr>
            <w:tcW w:w="4520" w:type="pct"/>
            <w:tcPrChange w:id="922" w:author="Etion Pinari [2]" w:date="2020-12-08T12:39:00Z">
              <w:tcPr>
                <w:tcW w:w="4520" w:type="pct"/>
              </w:tcPr>
            </w:tcPrChange>
          </w:tcPr>
          <w:p w14:paraId="5BC58E8F" w14:textId="7A2D90C0" w:rsidR="008F5ADD" w:rsidRPr="00560B5F" w:rsidRDefault="008F5ADD" w:rsidP="008F5ADD">
            <w:pPr>
              <w:pStyle w:val="ListParagraph"/>
              <w:tabs>
                <w:tab w:val="left" w:pos="6993"/>
              </w:tabs>
              <w:ind w:left="0"/>
              <w:rPr>
                <w:ins w:id="923" w:author="Etion Pinari [2]" w:date="2020-12-08T12:39:00Z"/>
                <w:sz w:val="26"/>
              </w:rPr>
            </w:pPr>
            <w:commentRangeStart w:id="924"/>
            <w:ins w:id="925" w:author="Etion Pinari [2]" w:date="2020-12-08T12:39:00Z">
              <w:r>
                <w:rPr>
                  <w:b/>
                  <w:bCs w:val="0"/>
                  <w:sz w:val="26"/>
                </w:rPr>
                <w:t xml:space="preserve">The system shall </w:t>
              </w:r>
              <w:r>
                <w:rPr>
                  <w:sz w:val="26"/>
                </w:rPr>
                <w:t xml:space="preserve">send a </w:t>
              </w:r>
            </w:ins>
            <w:ins w:id="926" w:author="Etion Pinari [2]" w:date="2020-12-08T13:32:00Z">
              <w:r w:rsidR="00FF4689">
                <w:rPr>
                  <w:sz w:val="26"/>
                </w:rPr>
                <w:t>reminder to the user when it is time for him to leave so that he can arrive at the store in time</w:t>
              </w:r>
            </w:ins>
            <w:ins w:id="927" w:author="Etion Pinari [2]" w:date="2020-12-08T12:39:00Z">
              <w:r>
                <w:rPr>
                  <w:rStyle w:val="CommentReference"/>
                </w:rPr>
                <w:commentReference w:id="928"/>
              </w:r>
              <w:commentRangeEnd w:id="924"/>
              <w:r>
                <w:rPr>
                  <w:rStyle w:val="CommentReference"/>
                </w:rPr>
                <w:commentReference w:id="924"/>
              </w:r>
            </w:ins>
          </w:p>
        </w:tc>
      </w:tr>
      <w:tr w:rsidR="008F5ADD" w14:paraId="12A749EA" w14:textId="77777777" w:rsidTr="008F5ADD">
        <w:trPr>
          <w:trHeight w:val="108"/>
          <w:ins w:id="929" w:author="Etion Pinari [2]" w:date="2020-12-08T12:39:00Z"/>
          <w:trPrChange w:id="930" w:author="Etion Pinari [2]" w:date="2020-12-08T12:39:00Z">
            <w:trPr>
              <w:trHeight w:val="108"/>
            </w:trPr>
          </w:trPrChange>
        </w:trPr>
        <w:tc>
          <w:tcPr>
            <w:tcW w:w="480" w:type="pct"/>
            <w:shd w:val="clear" w:color="auto" w:fill="FF7C80"/>
            <w:tcPrChange w:id="931" w:author="Etion Pinari [2]" w:date="2020-12-08T12:39:00Z">
              <w:tcPr>
                <w:tcW w:w="480" w:type="pct"/>
                <w:shd w:val="clear" w:color="auto" w:fill="FF7C80"/>
              </w:tcPr>
            </w:tcPrChange>
          </w:tcPr>
          <w:p w14:paraId="6965C5AC" w14:textId="77777777" w:rsidR="008F5ADD" w:rsidRPr="00560B5F" w:rsidRDefault="008F5ADD" w:rsidP="008F5ADD">
            <w:pPr>
              <w:pStyle w:val="ListParagraph"/>
              <w:ind w:left="0"/>
              <w:rPr>
                <w:ins w:id="932" w:author="Etion Pinari [2]" w:date="2020-12-08T12:39:00Z"/>
                <w:b/>
                <w:bCs w:val="0"/>
                <w:sz w:val="28"/>
                <w:szCs w:val="28"/>
              </w:rPr>
            </w:pPr>
            <w:ins w:id="933" w:author="Etion Pinari [2]" w:date="2020-12-08T12:39:00Z">
              <w:r w:rsidRPr="00560B5F">
                <w:rPr>
                  <w:b/>
                  <w:bCs w:val="0"/>
                  <w:sz w:val="28"/>
                  <w:szCs w:val="28"/>
                </w:rPr>
                <w:t>R18</w:t>
              </w:r>
            </w:ins>
          </w:p>
        </w:tc>
        <w:tc>
          <w:tcPr>
            <w:tcW w:w="4520" w:type="pct"/>
            <w:tcPrChange w:id="934" w:author="Etion Pinari [2]" w:date="2020-12-08T12:39:00Z">
              <w:tcPr>
                <w:tcW w:w="4520" w:type="pct"/>
              </w:tcPr>
            </w:tcPrChange>
          </w:tcPr>
          <w:p w14:paraId="005D342D" w14:textId="77777777" w:rsidR="008F5ADD" w:rsidRPr="00560B5F" w:rsidRDefault="008F5ADD" w:rsidP="008F5ADD">
            <w:pPr>
              <w:pStyle w:val="ListParagraph"/>
              <w:tabs>
                <w:tab w:val="left" w:pos="6993"/>
              </w:tabs>
              <w:ind w:left="0"/>
              <w:rPr>
                <w:ins w:id="935" w:author="Etion Pinari [2]" w:date="2020-12-08T12:39:00Z"/>
                <w:bCs w:val="0"/>
                <w:sz w:val="26"/>
              </w:rPr>
            </w:pPr>
            <w:ins w:id="936" w:author="Etion Pinari [2]" w:date="2020-12-08T12:39:00Z">
              <w:r>
                <w:rPr>
                  <w:b/>
                  <w:bCs w:val="0"/>
                  <w:sz w:val="26"/>
                </w:rPr>
                <w:t xml:space="preserve">The system shall </w:t>
              </w:r>
              <w:r>
                <w:rPr>
                  <w:sz w:val="26"/>
                </w:rPr>
                <w:t>calculate the time it takes the user to go to a shop in which he has an appointment</w:t>
              </w:r>
            </w:ins>
          </w:p>
        </w:tc>
      </w:tr>
      <w:tr w:rsidR="008F5ADD" w14:paraId="05291FB5" w14:textId="77777777" w:rsidTr="008F5ADD">
        <w:trPr>
          <w:trHeight w:val="108"/>
          <w:ins w:id="937" w:author="Etion Pinari [2]" w:date="2020-12-08T12:39:00Z"/>
          <w:trPrChange w:id="938" w:author="Etion Pinari [2]" w:date="2020-12-08T12:39:00Z">
            <w:trPr>
              <w:trHeight w:val="108"/>
            </w:trPr>
          </w:trPrChange>
        </w:trPr>
        <w:tc>
          <w:tcPr>
            <w:tcW w:w="480" w:type="pct"/>
            <w:shd w:val="clear" w:color="auto" w:fill="FF7C80"/>
            <w:tcPrChange w:id="939" w:author="Etion Pinari [2]" w:date="2020-12-08T12:39:00Z">
              <w:tcPr>
                <w:tcW w:w="480" w:type="pct"/>
                <w:shd w:val="clear" w:color="auto" w:fill="FF7C80"/>
              </w:tcPr>
            </w:tcPrChange>
          </w:tcPr>
          <w:p w14:paraId="36CB45E4" w14:textId="77777777" w:rsidR="008F5ADD" w:rsidRPr="00560B5F" w:rsidRDefault="008F5ADD" w:rsidP="008F5ADD">
            <w:pPr>
              <w:pStyle w:val="ListParagraph"/>
              <w:ind w:left="0"/>
              <w:rPr>
                <w:ins w:id="940" w:author="Etion Pinari [2]" w:date="2020-12-08T12:39:00Z"/>
                <w:b/>
                <w:bCs w:val="0"/>
                <w:sz w:val="28"/>
                <w:szCs w:val="28"/>
              </w:rPr>
            </w:pPr>
            <w:ins w:id="941" w:author="Etion Pinari [2]" w:date="2020-12-08T12:39:00Z">
              <w:r w:rsidRPr="00560B5F">
                <w:rPr>
                  <w:b/>
                  <w:bCs w:val="0"/>
                  <w:sz w:val="28"/>
                  <w:szCs w:val="28"/>
                </w:rPr>
                <w:t>R19</w:t>
              </w:r>
            </w:ins>
          </w:p>
        </w:tc>
        <w:tc>
          <w:tcPr>
            <w:tcW w:w="4520" w:type="pct"/>
            <w:tcPrChange w:id="942" w:author="Etion Pinari [2]" w:date="2020-12-08T12:39:00Z">
              <w:tcPr>
                <w:tcW w:w="4520" w:type="pct"/>
              </w:tcPr>
            </w:tcPrChange>
          </w:tcPr>
          <w:p w14:paraId="2F45004C" w14:textId="77777777" w:rsidR="008F5ADD" w:rsidRPr="00560B5F" w:rsidRDefault="008F5ADD" w:rsidP="008F5ADD">
            <w:pPr>
              <w:pStyle w:val="ListParagraph"/>
              <w:ind w:left="0"/>
              <w:rPr>
                <w:ins w:id="943" w:author="Etion Pinari [2]" w:date="2020-12-08T12:39:00Z"/>
                <w:sz w:val="26"/>
              </w:rPr>
            </w:pPr>
            <w:ins w:id="944" w:author="Etion Pinari [2]" w:date="2020-12-08T12:39:00Z">
              <w:r>
                <w:rPr>
                  <w:b/>
                  <w:sz w:val="26"/>
                </w:rPr>
                <w:t xml:space="preserve">The system shall </w:t>
              </w:r>
              <w:r w:rsidRPr="00560B5F">
                <w:rPr>
                  <w:bCs w:val="0"/>
                  <w:sz w:val="26"/>
                </w:rPr>
                <w:t>manage how many people can enter inside the store for each timeslot, as to not exceed the maximum number of people allowed inside the store</w:t>
              </w:r>
            </w:ins>
          </w:p>
        </w:tc>
      </w:tr>
      <w:tr w:rsidR="008F5ADD" w14:paraId="146DE65A" w14:textId="77777777" w:rsidTr="008F5ADD">
        <w:trPr>
          <w:trHeight w:val="108"/>
          <w:ins w:id="945" w:author="Etion Pinari [2]" w:date="2020-12-08T12:39:00Z"/>
          <w:trPrChange w:id="946" w:author="Etion Pinari [2]" w:date="2020-12-08T12:39:00Z">
            <w:trPr>
              <w:trHeight w:val="108"/>
            </w:trPr>
          </w:trPrChange>
        </w:trPr>
        <w:tc>
          <w:tcPr>
            <w:tcW w:w="480" w:type="pct"/>
            <w:shd w:val="clear" w:color="auto" w:fill="FF7C80"/>
            <w:tcPrChange w:id="947" w:author="Etion Pinari [2]" w:date="2020-12-08T12:39:00Z">
              <w:tcPr>
                <w:tcW w:w="480" w:type="pct"/>
                <w:shd w:val="clear" w:color="auto" w:fill="FF7C80"/>
              </w:tcPr>
            </w:tcPrChange>
          </w:tcPr>
          <w:p w14:paraId="15B209CB" w14:textId="77777777" w:rsidR="008F5ADD" w:rsidRPr="00560B5F" w:rsidRDefault="008F5ADD" w:rsidP="008F5ADD">
            <w:pPr>
              <w:pStyle w:val="ListParagraph"/>
              <w:ind w:left="0"/>
              <w:rPr>
                <w:ins w:id="948" w:author="Etion Pinari [2]" w:date="2020-12-08T12:39:00Z"/>
                <w:b/>
                <w:bCs w:val="0"/>
                <w:sz w:val="28"/>
                <w:szCs w:val="28"/>
              </w:rPr>
            </w:pPr>
            <w:ins w:id="949" w:author="Etion Pinari [2]" w:date="2020-12-08T12:39:00Z">
              <w:r w:rsidRPr="00560B5F">
                <w:rPr>
                  <w:b/>
                  <w:bCs w:val="0"/>
                  <w:sz w:val="28"/>
                  <w:szCs w:val="28"/>
                </w:rPr>
                <w:t>R20</w:t>
              </w:r>
            </w:ins>
          </w:p>
        </w:tc>
        <w:tc>
          <w:tcPr>
            <w:tcW w:w="4520" w:type="pct"/>
            <w:tcPrChange w:id="950" w:author="Etion Pinari [2]" w:date="2020-12-08T12:39:00Z">
              <w:tcPr>
                <w:tcW w:w="4520" w:type="pct"/>
              </w:tcPr>
            </w:tcPrChange>
          </w:tcPr>
          <w:p w14:paraId="6A2E7C92" w14:textId="77777777" w:rsidR="008F5ADD" w:rsidRPr="00560B5F" w:rsidRDefault="008F5ADD" w:rsidP="008F5ADD">
            <w:pPr>
              <w:pStyle w:val="ListParagraph"/>
              <w:ind w:left="0"/>
              <w:rPr>
                <w:ins w:id="951" w:author="Etion Pinari [2]" w:date="2020-12-08T12:39:00Z"/>
                <w:sz w:val="26"/>
              </w:rPr>
            </w:pPr>
            <w:ins w:id="952" w:author="Etion Pinari [2]" w:date="2020-12-08T12:39:00Z">
              <w:r>
                <w:rPr>
                  <w:b/>
                  <w:sz w:val="26"/>
                </w:rPr>
                <w:t xml:space="preserve">The system shall </w:t>
              </w:r>
              <w:r w:rsidRPr="00560B5F">
                <w:rPr>
                  <w:bCs w:val="0"/>
                  <w:sz w:val="26"/>
                </w:rPr>
                <w:t>calculate the maximum number of people allowed inside each store, as to allow for social distancing to take place</w:t>
              </w:r>
            </w:ins>
          </w:p>
        </w:tc>
      </w:tr>
    </w:tbl>
    <w:p w14:paraId="6DA7BA2B" w14:textId="77777777" w:rsidR="008F5ADD" w:rsidRDefault="008F5ADD" w:rsidP="00451490">
      <w:pPr>
        <w:spacing w:line="360" w:lineRule="auto"/>
        <w:rPr>
          <w:ins w:id="953" w:author="Etion Pinari [2]" w:date="2020-12-08T12:38:00Z"/>
          <w:rStyle w:val="SubtleEmphasis"/>
          <w:i w:val="0"/>
          <w:sz w:val="22"/>
          <w:szCs w:val="22"/>
        </w:rPr>
      </w:pPr>
    </w:p>
    <w:p w14:paraId="692FE5E6" w14:textId="77777777" w:rsidR="00000D4E" w:rsidRDefault="00000D4E" w:rsidP="00451490">
      <w:pPr>
        <w:spacing w:line="360" w:lineRule="auto"/>
        <w:rPr>
          <w:ins w:id="954" w:author="Etion Pinari [2]" w:date="2020-12-08T12:40:00Z"/>
          <w:rStyle w:val="SubtleEmphasis"/>
          <w:i w:val="0"/>
          <w:sz w:val="22"/>
          <w:szCs w:val="22"/>
        </w:rPr>
      </w:pPr>
    </w:p>
    <w:p w14:paraId="01B65C11" w14:textId="0B9B8AFE" w:rsidR="00AD6669" w:rsidRPr="0066394C" w:rsidRDefault="0032581F" w:rsidP="00451490">
      <w:pPr>
        <w:spacing w:line="360" w:lineRule="auto"/>
        <w:rPr>
          <w:ins w:id="955" w:author="Etion Pinari [2]" w:date="2020-12-08T09:31:00Z"/>
          <w:rStyle w:val="SubtleEmphasis"/>
          <w:i w:val="0"/>
          <w:sz w:val="22"/>
          <w:szCs w:val="22"/>
        </w:rPr>
      </w:pPr>
      <w:ins w:id="956" w:author="Etion Pinari [2]" w:date="2020-12-06T20:29:00Z">
        <w:r w:rsidRPr="00656675">
          <w:rPr>
            <w:rStyle w:val="SubtleEmphasis"/>
            <w:i w:val="0"/>
            <w:sz w:val="22"/>
            <w:szCs w:val="22"/>
            <w:rPrChange w:id="957" w:author="Etion Pinari [2]" w:date="2020-12-07T19:17:00Z">
              <w:rPr>
                <w:rStyle w:val="SubtleEmphasis"/>
                <w:i w:val="0"/>
                <w:sz w:val="32"/>
                <w:szCs w:val="32"/>
              </w:rPr>
            </w:rPrChange>
          </w:rPr>
          <w:t>There is a subtle difference between t</w:t>
        </w:r>
      </w:ins>
      <w:ins w:id="958" w:author="Etion Pinari [2]" w:date="2020-12-06T20:30:00Z">
        <w:r w:rsidRPr="00656675">
          <w:rPr>
            <w:rStyle w:val="SubtleEmphasis"/>
            <w:i w:val="0"/>
            <w:sz w:val="22"/>
            <w:szCs w:val="22"/>
            <w:rPrChange w:id="959" w:author="Etion Pinari [2]" w:date="2020-12-07T19:17:00Z">
              <w:rPr>
                <w:rStyle w:val="SubtleEmphasis"/>
                <w:i w:val="0"/>
                <w:sz w:val="32"/>
                <w:szCs w:val="32"/>
              </w:rPr>
            </w:rPrChange>
          </w:rPr>
          <w:t xml:space="preserve">he last two </w:t>
        </w:r>
        <w:r w:rsidRPr="00656675">
          <w:rPr>
            <w:rStyle w:val="SubtleEmphasis"/>
            <w:i w:val="0"/>
            <w:sz w:val="22"/>
            <w:szCs w:val="22"/>
            <w:rPrChange w:id="960" w:author="Etion Pinari [2]" w:date="2020-12-07T19:17:00Z">
              <w:rPr>
                <w:rStyle w:val="SubtleEmphasis"/>
                <w:i w:val="0"/>
                <w:szCs w:val="24"/>
              </w:rPr>
            </w:rPrChange>
          </w:rPr>
          <w:t xml:space="preserve">functional requirements, in which the last provides the </w:t>
        </w:r>
      </w:ins>
      <w:ins w:id="961" w:author="Etion Pinari [2]" w:date="2020-12-06T20:41:00Z">
        <w:r w:rsidR="00451490" w:rsidRPr="00656675">
          <w:rPr>
            <w:rStyle w:val="SubtleEmphasis"/>
            <w:i w:val="0"/>
            <w:sz w:val="22"/>
            <w:szCs w:val="22"/>
            <w:rPrChange w:id="962" w:author="Etion Pinari [2]" w:date="2020-12-07T19:17:00Z">
              <w:rPr>
                <w:rStyle w:val="SubtleEmphasis"/>
                <w:i w:val="0"/>
                <w:szCs w:val="24"/>
              </w:rPr>
            </w:rPrChange>
          </w:rPr>
          <w:t xml:space="preserve">social distance </w:t>
        </w:r>
      </w:ins>
      <w:ins w:id="963" w:author="Etion Pinari [2]" w:date="2020-12-06T20:30:00Z">
        <w:r w:rsidRPr="00656675">
          <w:rPr>
            <w:rStyle w:val="SubtleEmphasis"/>
            <w:i w:val="0"/>
            <w:sz w:val="22"/>
            <w:szCs w:val="22"/>
            <w:rPrChange w:id="964" w:author="Etion Pinari [2]" w:date="2020-12-07T19:17:00Z">
              <w:rPr>
                <w:rStyle w:val="SubtleEmphasis"/>
                <w:i w:val="0"/>
                <w:szCs w:val="24"/>
              </w:rPr>
            </w:rPrChange>
          </w:rPr>
          <w:t xml:space="preserve">inside stores, so customers </w:t>
        </w:r>
      </w:ins>
      <w:ins w:id="965" w:author="Etion Pinari [2]" w:date="2020-12-06T20:42:00Z">
        <w:r w:rsidR="00451490" w:rsidRPr="00656675">
          <w:rPr>
            <w:rStyle w:val="SubtleEmphasis"/>
            <w:i w:val="0"/>
            <w:sz w:val="22"/>
            <w:szCs w:val="22"/>
            <w:rPrChange w:id="966" w:author="Etion Pinari [2]" w:date="2020-12-07T19:17:00Z">
              <w:rPr>
                <w:rStyle w:val="SubtleEmphasis"/>
                <w:i w:val="0"/>
                <w:szCs w:val="24"/>
              </w:rPr>
            </w:rPrChange>
          </w:rPr>
          <w:t xml:space="preserve">might </w:t>
        </w:r>
      </w:ins>
      <w:ins w:id="967" w:author="Etion Pinari [2]" w:date="2020-12-06T20:41:00Z">
        <w:r w:rsidR="00451490" w:rsidRPr="00656675">
          <w:rPr>
            <w:rStyle w:val="SubtleEmphasis"/>
            <w:i w:val="0"/>
            <w:sz w:val="22"/>
            <w:szCs w:val="22"/>
            <w:rPrChange w:id="968" w:author="Etion Pinari [2]" w:date="2020-12-07T19:17:00Z">
              <w:rPr>
                <w:rStyle w:val="SubtleEmphasis"/>
                <w:i w:val="0"/>
                <w:szCs w:val="24"/>
              </w:rPr>
            </w:rPrChange>
          </w:rPr>
          <w:t>have th</w:t>
        </w:r>
      </w:ins>
      <w:ins w:id="969" w:author="Etion Pinari [2]" w:date="2020-12-06T20:42:00Z">
        <w:r w:rsidR="00451490" w:rsidRPr="00656675">
          <w:rPr>
            <w:rStyle w:val="SubtleEmphasis"/>
            <w:i w:val="0"/>
            <w:sz w:val="22"/>
            <w:szCs w:val="22"/>
            <w:rPrChange w:id="970" w:author="Etion Pinari [2]" w:date="2020-12-07T19:17:00Z">
              <w:rPr>
                <w:rStyle w:val="SubtleEmphasis"/>
                <w:i w:val="0"/>
                <w:szCs w:val="24"/>
              </w:rPr>
            </w:rPrChange>
          </w:rPr>
          <w:t xml:space="preserve">eir personal space while the second to last provides the social </w:t>
        </w:r>
      </w:ins>
    </w:p>
    <w:p w14:paraId="3058E7A6" w14:textId="75B06F8E" w:rsidR="00D14E3C" w:rsidRPr="00656675" w:rsidRDefault="00451490" w:rsidP="00451490">
      <w:pPr>
        <w:spacing w:line="360" w:lineRule="auto"/>
        <w:rPr>
          <w:ins w:id="971" w:author="Etion Pinari [2]" w:date="2020-12-06T20:46:00Z"/>
          <w:rStyle w:val="SubtleEmphasis"/>
          <w:i w:val="0"/>
          <w:sz w:val="22"/>
          <w:szCs w:val="22"/>
          <w:rPrChange w:id="972" w:author="Etion Pinari [2]" w:date="2020-12-07T19:17:00Z">
            <w:rPr>
              <w:ins w:id="973" w:author="Etion Pinari [2]" w:date="2020-12-06T20:46:00Z"/>
              <w:rStyle w:val="SubtleEmphasis"/>
              <w:i w:val="0"/>
              <w:szCs w:val="24"/>
            </w:rPr>
          </w:rPrChange>
        </w:rPr>
      </w:pPr>
      <w:ins w:id="974" w:author="Etion Pinari [2]" w:date="2020-12-06T20:42:00Z">
        <w:r w:rsidRPr="00656675">
          <w:rPr>
            <w:rStyle w:val="SubtleEmphasis"/>
            <w:i w:val="0"/>
            <w:sz w:val="22"/>
            <w:szCs w:val="22"/>
            <w:rPrChange w:id="975" w:author="Etion Pinari [2]" w:date="2020-12-07T19:17:00Z">
              <w:rPr>
                <w:rStyle w:val="SubtleEmphasis"/>
                <w:i w:val="0"/>
                <w:szCs w:val="24"/>
              </w:rPr>
            </w:rPrChange>
          </w:rPr>
          <w:t>distance outside stores, in the sense that p</w:t>
        </w:r>
      </w:ins>
      <w:ins w:id="976" w:author="Etion Pinari [2]" w:date="2020-12-06T20:43:00Z">
        <w:r w:rsidRPr="00656675">
          <w:rPr>
            <w:rStyle w:val="SubtleEmphasis"/>
            <w:i w:val="0"/>
            <w:sz w:val="22"/>
            <w:szCs w:val="22"/>
            <w:rPrChange w:id="977" w:author="Etion Pinari [2]" w:date="2020-12-07T19:17:00Z">
              <w:rPr>
                <w:rStyle w:val="SubtleEmphasis"/>
                <w:i w:val="0"/>
                <w:szCs w:val="24"/>
              </w:rPr>
            </w:rPrChange>
          </w:rPr>
          <w:t>eople enter divided in sections as to not have crowds outside of the store.</w:t>
        </w:r>
      </w:ins>
    </w:p>
    <w:p w14:paraId="7EAD9CCC" w14:textId="664A23A2" w:rsidR="00D14E3C" w:rsidRPr="008F5ADD" w:rsidDel="00855732" w:rsidRDefault="00D14E3C" w:rsidP="008F5ADD">
      <w:pPr>
        <w:pStyle w:val="ListParagraph"/>
        <w:numPr>
          <w:ilvl w:val="1"/>
          <w:numId w:val="22"/>
        </w:numPr>
        <w:rPr>
          <w:ins w:id="978" w:author="Etion Pinari [2]" w:date="2020-12-06T12:28:00Z"/>
          <w:del w:id="979" w:author="Giorgio Romeo" w:date="2020-12-07T00:04:00Z"/>
          <w:rStyle w:val="SubtleEmphasis"/>
          <w:i w:val="0"/>
          <w:szCs w:val="24"/>
          <w:rPrChange w:id="980" w:author="Etion Pinari [2]" w:date="2020-12-08T12:39:00Z">
            <w:rPr>
              <w:ins w:id="981" w:author="Etion Pinari [2]" w:date="2020-12-06T12:28:00Z"/>
              <w:del w:id="982" w:author="Giorgio Romeo" w:date="2020-12-07T00:04:00Z"/>
              <w:rStyle w:val="SubtleEmphasis"/>
              <w:sz w:val="32"/>
              <w:szCs w:val="32"/>
            </w:rPr>
          </w:rPrChange>
        </w:rPr>
        <w:pPrChange w:id="983" w:author="Etion Pinari [2]" w:date="2020-12-08T12:39:00Z">
          <w:pPr>
            <w:pStyle w:val="ListParagraph"/>
            <w:numPr>
              <w:ilvl w:val="1"/>
              <w:numId w:val="41"/>
            </w:numPr>
            <w:spacing w:line="360" w:lineRule="auto"/>
            <w:ind w:left="1145" w:hanging="360"/>
          </w:pPr>
        </w:pPrChange>
      </w:pPr>
    </w:p>
    <w:p w14:paraId="7D84B55F" w14:textId="74BFF22B" w:rsidR="00476A43" w:rsidRPr="00476A43" w:rsidRDefault="003056DF" w:rsidP="008F5ADD">
      <w:pPr>
        <w:pStyle w:val="ListParagraph"/>
        <w:numPr>
          <w:ilvl w:val="1"/>
          <w:numId w:val="22"/>
        </w:numPr>
        <w:rPr>
          <w:ins w:id="984" w:author="Etion Pinari [2]" w:date="2020-12-06T12:03:00Z"/>
          <w:rStyle w:val="SubtleEmphasis"/>
          <w:sz w:val="32"/>
          <w:szCs w:val="32"/>
        </w:rPr>
        <w:pPrChange w:id="985" w:author="Etion Pinari [2]" w:date="2020-12-08T12:39:00Z">
          <w:pPr>
            <w:pStyle w:val="ListParagraph"/>
            <w:numPr>
              <w:numId w:val="41"/>
            </w:numPr>
            <w:spacing w:line="360" w:lineRule="auto"/>
            <w:ind w:left="785" w:hanging="360"/>
          </w:pPr>
        </w:pPrChange>
      </w:pPr>
      <w:del w:id="986" w:author="Etion Pinari [2]" w:date="2020-12-06T12:26:00Z">
        <w:r w:rsidDel="00073837">
          <w:rPr>
            <w:rStyle w:val="SubtleEmphasis"/>
            <w:sz w:val="32"/>
            <w:szCs w:val="32"/>
          </w:rPr>
          <w:delText>Formal Functional Requirements</w:delText>
        </w:r>
        <w:r w:rsidR="00744DF8" w:rsidDel="00073837">
          <w:rPr>
            <w:rStyle w:val="FootnoteReference"/>
            <w:i/>
            <w:iCs/>
            <w:sz w:val="32"/>
            <w:szCs w:val="32"/>
          </w:rPr>
          <w:footnoteReference w:id="2"/>
        </w:r>
      </w:del>
      <w:ins w:id="993" w:author="Etion Pinari [2]" w:date="2020-12-06T12:19:00Z">
        <w:r w:rsidR="00476A43" w:rsidRPr="00476A43">
          <w:rPr>
            <w:rStyle w:val="SubtleEmphasis"/>
            <w:color w:val="70AD47" w:themeColor="accent6"/>
            <w:sz w:val="32"/>
            <w:szCs w:val="32"/>
          </w:rPr>
          <w:t>Store Managers:</w:t>
        </w:r>
      </w:ins>
    </w:p>
    <w:tbl>
      <w:tblPr>
        <w:tblStyle w:val="TableGrid"/>
        <w:tblpPr w:leftFromText="141" w:rightFromText="141" w:vertAnchor="page" w:horzAnchor="margin" w:tblpY="7741"/>
        <w:tblW w:w="5000" w:type="pct"/>
        <w:tblLook w:val="04A0" w:firstRow="1" w:lastRow="0" w:firstColumn="1" w:lastColumn="0" w:noHBand="0" w:noVBand="1"/>
      </w:tblPr>
      <w:tblGrid>
        <w:gridCol w:w="819"/>
        <w:gridCol w:w="9143"/>
      </w:tblGrid>
      <w:tr w:rsidR="00000D4E" w:rsidRPr="0031257B" w14:paraId="103A20F1" w14:textId="77777777" w:rsidTr="00000D4E">
        <w:trPr>
          <w:trHeight w:val="117"/>
          <w:ins w:id="994" w:author="Etion Pinari [2]" w:date="2020-12-08T12:40:00Z"/>
        </w:trPr>
        <w:tc>
          <w:tcPr>
            <w:tcW w:w="411" w:type="pct"/>
            <w:shd w:val="clear" w:color="auto" w:fill="A8D08D" w:themeFill="accent6" w:themeFillTint="99"/>
          </w:tcPr>
          <w:p w14:paraId="19AFF169" w14:textId="77777777" w:rsidR="00000D4E" w:rsidRPr="00826901" w:rsidRDefault="00000D4E" w:rsidP="00000D4E">
            <w:pPr>
              <w:pStyle w:val="ListParagraph"/>
              <w:ind w:left="0"/>
              <w:rPr>
                <w:ins w:id="995" w:author="Etion Pinari [2]" w:date="2020-12-08T12:40:00Z"/>
                <w:b/>
                <w:bCs w:val="0"/>
                <w:sz w:val="28"/>
                <w:szCs w:val="28"/>
              </w:rPr>
            </w:pPr>
            <w:ins w:id="996" w:author="Etion Pinari [2]" w:date="2020-12-08T12:40:00Z">
              <w:r w:rsidRPr="00826901">
                <w:rPr>
                  <w:b/>
                  <w:bCs w:val="0"/>
                  <w:sz w:val="28"/>
                  <w:szCs w:val="28"/>
                </w:rPr>
                <w:t>R21</w:t>
              </w:r>
            </w:ins>
          </w:p>
        </w:tc>
        <w:tc>
          <w:tcPr>
            <w:tcW w:w="4589" w:type="pct"/>
          </w:tcPr>
          <w:p w14:paraId="0DCD18B9" w14:textId="77777777" w:rsidR="00000D4E" w:rsidRPr="009049C4" w:rsidRDefault="00000D4E" w:rsidP="00000D4E">
            <w:pPr>
              <w:pStyle w:val="ListParagraph"/>
              <w:ind w:left="0"/>
              <w:rPr>
                <w:ins w:id="997" w:author="Etion Pinari [2]" w:date="2020-12-08T12:40:00Z"/>
                <w:sz w:val="26"/>
              </w:rPr>
            </w:pPr>
            <w:ins w:id="998" w:author="Etion Pinari [2]" w:date="2020-12-08T12:40: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000D4E" w:rsidRPr="0031257B" w14:paraId="5F4E00E1" w14:textId="77777777" w:rsidTr="00000D4E">
        <w:trPr>
          <w:trHeight w:val="117"/>
          <w:ins w:id="999" w:author="Etion Pinari [2]" w:date="2020-12-08T12:40:00Z"/>
        </w:trPr>
        <w:tc>
          <w:tcPr>
            <w:tcW w:w="411" w:type="pct"/>
            <w:shd w:val="clear" w:color="auto" w:fill="A8D08D" w:themeFill="accent6" w:themeFillTint="99"/>
          </w:tcPr>
          <w:p w14:paraId="210E65B7" w14:textId="77777777" w:rsidR="00000D4E" w:rsidRPr="00826901" w:rsidRDefault="00000D4E" w:rsidP="00000D4E">
            <w:pPr>
              <w:pStyle w:val="ListParagraph"/>
              <w:ind w:left="0"/>
              <w:rPr>
                <w:ins w:id="1000" w:author="Etion Pinari [2]" w:date="2020-12-08T12:40:00Z"/>
                <w:b/>
                <w:bCs w:val="0"/>
                <w:sz w:val="28"/>
                <w:szCs w:val="28"/>
              </w:rPr>
            </w:pPr>
            <w:ins w:id="1001" w:author="Etion Pinari [2]" w:date="2020-12-08T12:40:00Z">
              <w:r w:rsidRPr="00826901">
                <w:rPr>
                  <w:b/>
                  <w:bCs w:val="0"/>
                  <w:sz w:val="28"/>
                  <w:szCs w:val="28"/>
                </w:rPr>
                <w:t>R22</w:t>
              </w:r>
            </w:ins>
          </w:p>
        </w:tc>
        <w:tc>
          <w:tcPr>
            <w:tcW w:w="4589" w:type="pct"/>
          </w:tcPr>
          <w:p w14:paraId="4060DEBE" w14:textId="77777777" w:rsidR="00000D4E" w:rsidRPr="009049C4" w:rsidRDefault="00000D4E" w:rsidP="00000D4E">
            <w:pPr>
              <w:pStyle w:val="ListParagraph"/>
              <w:ind w:left="0"/>
              <w:rPr>
                <w:ins w:id="1002" w:author="Etion Pinari [2]" w:date="2020-12-08T12:40:00Z"/>
                <w:sz w:val="26"/>
              </w:rPr>
            </w:pPr>
            <w:ins w:id="1003" w:author="Etion Pinari [2]" w:date="2020-12-08T12:40:00Z">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ins>
          </w:p>
        </w:tc>
      </w:tr>
      <w:tr w:rsidR="00000D4E" w:rsidRPr="0031257B" w14:paraId="782C459C" w14:textId="77777777" w:rsidTr="00000D4E">
        <w:trPr>
          <w:trHeight w:val="117"/>
          <w:ins w:id="1004" w:author="Etion Pinari [2]" w:date="2020-12-08T12:40:00Z"/>
        </w:trPr>
        <w:tc>
          <w:tcPr>
            <w:tcW w:w="411" w:type="pct"/>
            <w:shd w:val="clear" w:color="auto" w:fill="A8D08D" w:themeFill="accent6" w:themeFillTint="99"/>
          </w:tcPr>
          <w:p w14:paraId="4E849A1E" w14:textId="77777777" w:rsidR="00000D4E" w:rsidRPr="00826901" w:rsidRDefault="00000D4E" w:rsidP="00000D4E">
            <w:pPr>
              <w:pStyle w:val="ListParagraph"/>
              <w:ind w:left="0"/>
              <w:rPr>
                <w:ins w:id="1005" w:author="Etion Pinari [2]" w:date="2020-12-08T12:40:00Z"/>
                <w:b/>
                <w:bCs w:val="0"/>
                <w:sz w:val="28"/>
                <w:szCs w:val="28"/>
              </w:rPr>
            </w:pPr>
            <w:ins w:id="1006" w:author="Etion Pinari [2]" w:date="2020-12-08T12:40:00Z">
              <w:r w:rsidRPr="00826901">
                <w:rPr>
                  <w:b/>
                  <w:bCs w:val="0"/>
                  <w:sz w:val="28"/>
                  <w:szCs w:val="28"/>
                </w:rPr>
                <w:t>R23</w:t>
              </w:r>
            </w:ins>
          </w:p>
        </w:tc>
        <w:tc>
          <w:tcPr>
            <w:tcW w:w="4589" w:type="pct"/>
          </w:tcPr>
          <w:p w14:paraId="50195DB2" w14:textId="77777777" w:rsidR="00000D4E" w:rsidRPr="009049C4" w:rsidRDefault="00000D4E" w:rsidP="00000D4E">
            <w:pPr>
              <w:pStyle w:val="ListParagraph"/>
              <w:ind w:left="0"/>
              <w:rPr>
                <w:ins w:id="1007" w:author="Etion Pinari [2]" w:date="2020-12-08T12:40:00Z"/>
                <w:sz w:val="26"/>
              </w:rPr>
            </w:pPr>
            <w:ins w:id="1008" w:author="Etion Pinari [2]" w:date="2020-12-08T12:40:00Z">
              <w:r>
                <w:rPr>
                  <w:b/>
                  <w:sz w:val="26"/>
                </w:rPr>
                <w:t xml:space="preserve">The system shall manage </w:t>
              </w:r>
              <w:r w:rsidRPr="00AF56B6">
                <w:rPr>
                  <w:bCs w:val="0"/>
                  <w:sz w:val="26"/>
                </w:rPr>
                <w:t xml:space="preserve">how many people can enter inside the store for each timeslot, as to not exceed the maximum number of people allowed inside the store hourly, without </w:t>
              </w:r>
              <w:r>
                <w:rPr>
                  <w:bCs w:val="0"/>
                  <w:sz w:val="26"/>
                </w:rPr>
                <w:t>exceeding the maximum calculated by the system</w:t>
              </w:r>
            </w:ins>
          </w:p>
        </w:tc>
      </w:tr>
      <w:tr w:rsidR="00000D4E" w:rsidRPr="0031257B" w14:paraId="2D26F619" w14:textId="77777777" w:rsidTr="00000D4E">
        <w:trPr>
          <w:trHeight w:val="117"/>
          <w:ins w:id="1009" w:author="Etion Pinari [2]" w:date="2020-12-08T12:40:00Z"/>
        </w:trPr>
        <w:tc>
          <w:tcPr>
            <w:tcW w:w="411" w:type="pct"/>
            <w:shd w:val="clear" w:color="auto" w:fill="A8D08D" w:themeFill="accent6" w:themeFillTint="99"/>
          </w:tcPr>
          <w:p w14:paraId="55776A9B" w14:textId="77777777" w:rsidR="00000D4E" w:rsidRPr="00826901" w:rsidRDefault="00000D4E" w:rsidP="00000D4E">
            <w:pPr>
              <w:pStyle w:val="ListParagraph"/>
              <w:ind w:left="0"/>
              <w:rPr>
                <w:ins w:id="1010" w:author="Etion Pinari [2]" w:date="2020-12-08T12:40:00Z"/>
                <w:b/>
                <w:bCs w:val="0"/>
                <w:sz w:val="28"/>
                <w:szCs w:val="28"/>
              </w:rPr>
            </w:pPr>
            <w:ins w:id="1011" w:author="Etion Pinari [2]" w:date="2020-12-08T12:40:00Z">
              <w:r w:rsidRPr="00826901">
                <w:rPr>
                  <w:b/>
                  <w:bCs w:val="0"/>
                  <w:sz w:val="28"/>
                  <w:szCs w:val="28"/>
                </w:rPr>
                <w:t>R24</w:t>
              </w:r>
            </w:ins>
          </w:p>
        </w:tc>
        <w:tc>
          <w:tcPr>
            <w:tcW w:w="4589" w:type="pct"/>
          </w:tcPr>
          <w:p w14:paraId="61419CBD" w14:textId="77777777" w:rsidR="00000D4E" w:rsidRPr="009049C4" w:rsidRDefault="00000D4E" w:rsidP="00000D4E">
            <w:pPr>
              <w:pStyle w:val="ListParagraph"/>
              <w:ind w:left="0"/>
              <w:rPr>
                <w:ins w:id="1012" w:author="Etion Pinari [2]" w:date="2020-12-08T12:40:00Z"/>
                <w:sz w:val="26"/>
              </w:rPr>
            </w:pPr>
            <w:ins w:id="1013" w:author="Etion Pinari [2]" w:date="2020-12-08T12:40:00Z">
              <w:r w:rsidRPr="009049C4">
                <w:rPr>
                  <w:b/>
                  <w:sz w:val="26"/>
                </w:rPr>
                <w:t>The system shall</w:t>
              </w:r>
              <w:r w:rsidRPr="009049C4">
                <w:rPr>
                  <w:sz w:val="26"/>
                </w:rPr>
                <w:t xml:space="preserve"> allow store managers to see how many customers have entered the store for the past 7 days</w:t>
              </w:r>
            </w:ins>
          </w:p>
        </w:tc>
      </w:tr>
      <w:tr w:rsidR="00000D4E" w:rsidRPr="0031257B" w14:paraId="19533632" w14:textId="77777777" w:rsidTr="00000D4E">
        <w:trPr>
          <w:trHeight w:val="117"/>
          <w:ins w:id="1014" w:author="Etion Pinari [2]" w:date="2020-12-08T12:40:00Z"/>
        </w:trPr>
        <w:tc>
          <w:tcPr>
            <w:tcW w:w="411" w:type="pct"/>
            <w:shd w:val="clear" w:color="auto" w:fill="A8D08D" w:themeFill="accent6" w:themeFillTint="99"/>
          </w:tcPr>
          <w:p w14:paraId="4ABBE516" w14:textId="77777777" w:rsidR="00000D4E" w:rsidRPr="00B52C18" w:rsidRDefault="00000D4E" w:rsidP="00000D4E">
            <w:pPr>
              <w:pStyle w:val="ListParagraph"/>
              <w:ind w:left="0"/>
              <w:rPr>
                <w:ins w:id="1015" w:author="Etion Pinari [2]" w:date="2020-12-08T12:40:00Z"/>
                <w:b/>
                <w:bCs w:val="0"/>
                <w:sz w:val="28"/>
                <w:szCs w:val="28"/>
              </w:rPr>
            </w:pPr>
            <w:ins w:id="1016" w:author="Etion Pinari [2]" w:date="2020-12-08T12:40:00Z">
              <w:r w:rsidRPr="00B52C18">
                <w:rPr>
                  <w:b/>
                  <w:bCs w:val="0"/>
                  <w:sz w:val="28"/>
                  <w:szCs w:val="28"/>
                </w:rPr>
                <w:t>R25</w:t>
              </w:r>
            </w:ins>
          </w:p>
        </w:tc>
        <w:tc>
          <w:tcPr>
            <w:tcW w:w="4589" w:type="pct"/>
          </w:tcPr>
          <w:p w14:paraId="25506C30" w14:textId="77777777" w:rsidR="00000D4E" w:rsidRPr="009049C4" w:rsidRDefault="00000D4E" w:rsidP="00000D4E">
            <w:pPr>
              <w:pStyle w:val="ListParagraph"/>
              <w:ind w:left="0"/>
              <w:rPr>
                <w:ins w:id="1017" w:author="Etion Pinari [2]" w:date="2020-12-08T12:40:00Z"/>
                <w:sz w:val="26"/>
              </w:rPr>
            </w:pPr>
            <w:ins w:id="1018" w:author="Etion Pinari [2]" w:date="2020-12-08T12:40:00Z">
              <w:r w:rsidRPr="009049C4">
                <w:rPr>
                  <w:b/>
                  <w:sz w:val="26"/>
                </w:rPr>
                <w:t>The system shall</w:t>
              </w:r>
              <w:r w:rsidRPr="009049C4">
                <w:rPr>
                  <w:sz w:val="26"/>
                </w:rPr>
                <w:t xml:space="preserve"> allow store managers to register their stores </w:t>
              </w:r>
            </w:ins>
          </w:p>
        </w:tc>
      </w:tr>
      <w:tr w:rsidR="00000D4E" w:rsidRPr="0031257B" w14:paraId="080AA9C3" w14:textId="77777777" w:rsidTr="00000D4E">
        <w:trPr>
          <w:trHeight w:val="117"/>
          <w:ins w:id="1019" w:author="Etion Pinari [2]" w:date="2020-12-08T12:40:00Z"/>
        </w:trPr>
        <w:tc>
          <w:tcPr>
            <w:tcW w:w="411" w:type="pct"/>
            <w:shd w:val="clear" w:color="auto" w:fill="A8D08D" w:themeFill="accent6" w:themeFillTint="99"/>
          </w:tcPr>
          <w:p w14:paraId="2852DDF4" w14:textId="77777777" w:rsidR="00000D4E" w:rsidRPr="00B52C18" w:rsidRDefault="00000D4E" w:rsidP="00000D4E">
            <w:pPr>
              <w:pStyle w:val="ListParagraph"/>
              <w:ind w:left="0"/>
              <w:rPr>
                <w:ins w:id="1020" w:author="Etion Pinari [2]" w:date="2020-12-08T12:40:00Z"/>
                <w:b/>
                <w:bCs w:val="0"/>
                <w:sz w:val="28"/>
                <w:szCs w:val="28"/>
              </w:rPr>
            </w:pPr>
            <w:ins w:id="1021" w:author="Etion Pinari [2]" w:date="2020-12-08T12:40:00Z">
              <w:r w:rsidRPr="00B52C18">
                <w:rPr>
                  <w:b/>
                  <w:bCs w:val="0"/>
                  <w:sz w:val="28"/>
                  <w:szCs w:val="28"/>
                </w:rPr>
                <w:t>R26</w:t>
              </w:r>
            </w:ins>
          </w:p>
        </w:tc>
        <w:tc>
          <w:tcPr>
            <w:tcW w:w="4589" w:type="pct"/>
          </w:tcPr>
          <w:p w14:paraId="0E199F8D" w14:textId="77777777" w:rsidR="00000D4E" w:rsidRPr="009049C4" w:rsidRDefault="00000D4E" w:rsidP="00000D4E">
            <w:pPr>
              <w:pStyle w:val="ListParagraph"/>
              <w:tabs>
                <w:tab w:val="left" w:pos="7753"/>
              </w:tabs>
              <w:ind w:left="0"/>
              <w:rPr>
                <w:ins w:id="1022" w:author="Etion Pinari [2]" w:date="2020-12-08T12:40:00Z"/>
                <w:bCs w:val="0"/>
                <w:sz w:val="26"/>
              </w:rPr>
            </w:pPr>
            <w:ins w:id="1023" w:author="Etion Pinari [2]" w:date="2020-12-08T12:40: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000D4E" w:rsidRPr="0031257B" w14:paraId="4C468AF6" w14:textId="77777777" w:rsidTr="00000D4E">
        <w:trPr>
          <w:trHeight w:val="117"/>
          <w:ins w:id="1024" w:author="Etion Pinari [2]" w:date="2020-12-08T12:40:00Z"/>
        </w:trPr>
        <w:tc>
          <w:tcPr>
            <w:tcW w:w="411" w:type="pct"/>
            <w:shd w:val="clear" w:color="auto" w:fill="A8D08D" w:themeFill="accent6" w:themeFillTint="99"/>
          </w:tcPr>
          <w:p w14:paraId="1C1F4089" w14:textId="77777777" w:rsidR="00000D4E" w:rsidRPr="00B52C18" w:rsidRDefault="00000D4E" w:rsidP="00000D4E">
            <w:pPr>
              <w:pStyle w:val="ListParagraph"/>
              <w:ind w:left="0"/>
              <w:rPr>
                <w:ins w:id="1025" w:author="Etion Pinari [2]" w:date="2020-12-08T12:40:00Z"/>
                <w:b/>
                <w:bCs w:val="0"/>
                <w:sz w:val="28"/>
                <w:szCs w:val="28"/>
              </w:rPr>
            </w:pPr>
            <w:ins w:id="1026" w:author="Etion Pinari [2]" w:date="2020-12-08T12:40:00Z">
              <w:r w:rsidRPr="00B52C18">
                <w:rPr>
                  <w:b/>
                  <w:bCs w:val="0"/>
                  <w:sz w:val="28"/>
                  <w:szCs w:val="28"/>
                </w:rPr>
                <w:t>R27</w:t>
              </w:r>
            </w:ins>
          </w:p>
        </w:tc>
        <w:tc>
          <w:tcPr>
            <w:tcW w:w="4589" w:type="pct"/>
          </w:tcPr>
          <w:p w14:paraId="75FB7F10" w14:textId="77777777" w:rsidR="00000D4E" w:rsidRPr="009049C4" w:rsidRDefault="00000D4E" w:rsidP="00000D4E">
            <w:pPr>
              <w:pStyle w:val="ListParagraph"/>
              <w:tabs>
                <w:tab w:val="left" w:pos="7753"/>
              </w:tabs>
              <w:ind w:left="0"/>
              <w:rPr>
                <w:ins w:id="1027" w:author="Etion Pinari [2]" w:date="2020-12-08T12:40:00Z"/>
                <w:bCs w:val="0"/>
                <w:sz w:val="26"/>
              </w:rPr>
            </w:pPr>
            <w:ins w:id="1028" w:author="Etion Pinari [2]" w:date="2020-12-08T12:40:00Z">
              <w:r>
                <w:rPr>
                  <w:b/>
                  <w:sz w:val="26"/>
                </w:rPr>
                <w:t xml:space="preserve">The system shall </w:t>
              </w:r>
              <w:r w:rsidRPr="00AF56B6">
                <w:rPr>
                  <w:bCs w:val="0"/>
                  <w:sz w:val="26"/>
                </w:rPr>
                <w:t>allow store managers to input what sections of goods and what products are contained in the store</w:t>
              </w:r>
            </w:ins>
          </w:p>
        </w:tc>
      </w:tr>
      <w:tr w:rsidR="00000D4E" w:rsidRPr="0031257B" w14:paraId="50EB97D7" w14:textId="77777777" w:rsidTr="00000D4E">
        <w:trPr>
          <w:trHeight w:val="117"/>
          <w:ins w:id="1029" w:author="Etion Pinari [2]" w:date="2020-12-08T12:40:00Z"/>
        </w:trPr>
        <w:tc>
          <w:tcPr>
            <w:tcW w:w="411" w:type="pct"/>
            <w:shd w:val="clear" w:color="auto" w:fill="A8D08D" w:themeFill="accent6" w:themeFillTint="99"/>
          </w:tcPr>
          <w:p w14:paraId="494DECD6" w14:textId="77777777" w:rsidR="00000D4E" w:rsidRPr="00B52C18" w:rsidRDefault="00000D4E" w:rsidP="00000D4E">
            <w:pPr>
              <w:pStyle w:val="ListParagraph"/>
              <w:ind w:left="0"/>
              <w:rPr>
                <w:ins w:id="1030" w:author="Etion Pinari [2]" w:date="2020-12-08T12:40:00Z"/>
                <w:b/>
                <w:bCs w:val="0"/>
                <w:sz w:val="28"/>
                <w:szCs w:val="28"/>
              </w:rPr>
            </w:pPr>
            <w:ins w:id="1031" w:author="Etion Pinari [2]" w:date="2020-12-08T12:40:00Z">
              <w:r w:rsidRPr="00B52C18">
                <w:rPr>
                  <w:b/>
                  <w:bCs w:val="0"/>
                  <w:sz w:val="28"/>
                  <w:szCs w:val="28"/>
                </w:rPr>
                <w:t>R28</w:t>
              </w:r>
            </w:ins>
          </w:p>
        </w:tc>
        <w:tc>
          <w:tcPr>
            <w:tcW w:w="4589" w:type="pct"/>
          </w:tcPr>
          <w:p w14:paraId="4D83B60B" w14:textId="77777777" w:rsidR="00000D4E" w:rsidRPr="009049C4" w:rsidRDefault="00000D4E" w:rsidP="00000D4E">
            <w:pPr>
              <w:pStyle w:val="ListParagraph"/>
              <w:tabs>
                <w:tab w:val="left" w:pos="7753"/>
              </w:tabs>
              <w:ind w:left="0"/>
              <w:rPr>
                <w:ins w:id="1032" w:author="Etion Pinari [2]" w:date="2020-12-08T12:40:00Z"/>
                <w:bCs w:val="0"/>
                <w:sz w:val="26"/>
              </w:rPr>
            </w:pPr>
            <w:ins w:id="1033" w:author="Etion Pinari [2]" w:date="2020-12-08T12:40:00Z">
              <w:r w:rsidRPr="009049C4">
                <w:rPr>
                  <w:b/>
                  <w:sz w:val="26"/>
                </w:rPr>
                <w:t xml:space="preserve">The system shall </w:t>
              </w:r>
              <w:r w:rsidRPr="009049C4">
                <w:rPr>
                  <w:sz w:val="26"/>
                </w:rPr>
                <w:t>allow store managers to input the dimensions of the store</w:t>
              </w:r>
            </w:ins>
          </w:p>
        </w:tc>
      </w:tr>
    </w:tbl>
    <w:p w14:paraId="7ABCB525" w14:textId="77777777" w:rsidR="00207E23" w:rsidRDefault="00207E23" w:rsidP="009C27DC">
      <w:pPr>
        <w:spacing w:line="360" w:lineRule="auto"/>
        <w:rPr>
          <w:ins w:id="1034" w:author="Etion Pinari [2]" w:date="2020-12-07T20:08:00Z"/>
          <w:rStyle w:val="SubtleEmphasis"/>
          <w:i w:val="0"/>
          <w:iCs w:val="0"/>
          <w:szCs w:val="24"/>
        </w:rPr>
      </w:pPr>
    </w:p>
    <w:p w14:paraId="3CC5A210" w14:textId="2446867A" w:rsidR="009C27DC" w:rsidRDefault="00656675" w:rsidP="009C27DC">
      <w:pPr>
        <w:spacing w:line="360" w:lineRule="auto"/>
        <w:rPr>
          <w:ins w:id="1035" w:author="Etion Pinari [2]" w:date="2020-12-07T20:08:00Z"/>
          <w:rStyle w:val="SubtleEmphasis"/>
          <w:i w:val="0"/>
          <w:iCs w:val="0"/>
          <w:szCs w:val="24"/>
        </w:rPr>
      </w:pPr>
      <w:commentRangeStart w:id="1036"/>
      <w:ins w:id="1037" w:author="Etion Pinari [2]" w:date="2020-12-07T19:23:00Z">
        <w:r>
          <w:rPr>
            <w:rStyle w:val="SubtleEmphasis"/>
            <w:i w:val="0"/>
            <w:iCs w:val="0"/>
            <w:szCs w:val="24"/>
          </w:rPr>
          <w:t>The most important func</w:t>
        </w:r>
      </w:ins>
      <w:ins w:id="1038" w:author="Etion Pinari [2]" w:date="2020-12-07T19:24:00Z">
        <w:r>
          <w:rPr>
            <w:rStyle w:val="SubtleEmphasis"/>
            <w:i w:val="0"/>
            <w:iCs w:val="0"/>
            <w:szCs w:val="24"/>
          </w:rPr>
          <w:t xml:space="preserve">tional requirements for store managers </w:t>
        </w:r>
      </w:ins>
      <w:ins w:id="1039" w:author="Etion Pinari [2]" w:date="2020-12-07T19:25:00Z">
        <w:r w:rsidR="00BF6B03">
          <w:rPr>
            <w:rStyle w:val="SubtleEmphasis"/>
            <w:i w:val="0"/>
            <w:iCs w:val="0"/>
            <w:szCs w:val="24"/>
          </w:rPr>
          <w:t>are</w:t>
        </w:r>
      </w:ins>
      <w:ins w:id="1040" w:author="Etion Pinari [2]" w:date="2020-12-07T19:24:00Z">
        <w:r>
          <w:rPr>
            <w:rStyle w:val="SubtleEmphasis"/>
            <w:i w:val="0"/>
            <w:iCs w:val="0"/>
            <w:szCs w:val="24"/>
          </w:rPr>
          <w:t xml:space="preserve"> allowing them to</w:t>
        </w:r>
        <w:r w:rsidR="00BF6B03">
          <w:rPr>
            <w:rStyle w:val="SubtleEmphasis"/>
            <w:i w:val="0"/>
            <w:iCs w:val="0"/>
            <w:szCs w:val="24"/>
          </w:rPr>
          <w:t xml:space="preserve"> register their </w:t>
        </w:r>
      </w:ins>
      <w:ins w:id="1041" w:author="Etion Pinari [2]" w:date="2020-12-08T13:09:00Z">
        <w:r w:rsidR="004F5952">
          <w:rPr>
            <w:rStyle w:val="SubtleEmphasis"/>
            <w:i w:val="0"/>
            <w:iCs w:val="0"/>
            <w:szCs w:val="24"/>
          </w:rPr>
          <w:t>stores and</w:t>
        </w:r>
      </w:ins>
      <w:ins w:id="1042" w:author="Etion Pinari [2]" w:date="2020-12-07T19:24:00Z">
        <w:r w:rsidR="00BF6B03">
          <w:rPr>
            <w:rStyle w:val="SubtleEmphasis"/>
            <w:i w:val="0"/>
            <w:iCs w:val="0"/>
            <w:szCs w:val="24"/>
          </w:rPr>
          <w:t xml:space="preserve"> input their location and further details as to allow users to see the store on the map</w:t>
        </w:r>
      </w:ins>
      <w:ins w:id="1043" w:author="Etion Pinari [2]" w:date="2020-12-07T19:25:00Z">
        <w:r w:rsidR="00BF6B03">
          <w:rPr>
            <w:rStyle w:val="SubtleEmphasis"/>
            <w:i w:val="0"/>
            <w:iCs w:val="0"/>
            <w:szCs w:val="24"/>
          </w:rPr>
          <w:t xml:space="preserve"> and to allow the system to provide its functionalities </w:t>
        </w:r>
      </w:ins>
      <w:ins w:id="1044" w:author="Etion Pinari [2]" w:date="2020-12-07T19:26:00Z">
        <w:r w:rsidR="00BF6B03">
          <w:rPr>
            <w:rStyle w:val="SubtleEmphasis"/>
            <w:i w:val="0"/>
            <w:iCs w:val="0"/>
            <w:szCs w:val="24"/>
          </w:rPr>
          <w:t>towards users</w:t>
        </w:r>
        <w:commentRangeEnd w:id="1036"/>
        <w:r w:rsidR="00BF6B03">
          <w:rPr>
            <w:rStyle w:val="CommentReference"/>
          </w:rPr>
          <w:commentReference w:id="1036"/>
        </w:r>
        <w:r w:rsidR="00BF6B03">
          <w:rPr>
            <w:rStyle w:val="SubtleEmphasis"/>
            <w:i w:val="0"/>
            <w:iCs w:val="0"/>
            <w:szCs w:val="24"/>
          </w:rPr>
          <w:t>.</w:t>
        </w:r>
      </w:ins>
    </w:p>
    <w:p w14:paraId="6A69748C" w14:textId="6AA8FC11" w:rsidR="00207E23" w:rsidRDefault="00207E23" w:rsidP="009C27DC">
      <w:pPr>
        <w:spacing w:line="360" w:lineRule="auto"/>
        <w:rPr>
          <w:ins w:id="1045" w:author="Etion Pinari [2]" w:date="2020-12-07T20:08:00Z"/>
          <w:rStyle w:val="SubtleEmphasis"/>
          <w:i w:val="0"/>
          <w:iCs w:val="0"/>
          <w:szCs w:val="24"/>
        </w:rPr>
      </w:pPr>
    </w:p>
    <w:p w14:paraId="4129206B" w14:textId="792CF6C2" w:rsidR="00207E23" w:rsidRDefault="00207E23" w:rsidP="009C27DC">
      <w:pPr>
        <w:spacing w:line="360" w:lineRule="auto"/>
        <w:rPr>
          <w:ins w:id="1046" w:author="Etion Pinari [2]" w:date="2020-12-08T12:40:00Z"/>
          <w:rStyle w:val="SubtleEmphasis"/>
          <w:i w:val="0"/>
          <w:iCs w:val="0"/>
          <w:szCs w:val="24"/>
        </w:rPr>
      </w:pPr>
    </w:p>
    <w:p w14:paraId="4D0360A5" w14:textId="77777777" w:rsidR="00000D4E" w:rsidRPr="00656675" w:rsidRDefault="00000D4E" w:rsidP="009C27DC">
      <w:pPr>
        <w:spacing w:line="360" w:lineRule="auto"/>
        <w:rPr>
          <w:ins w:id="1047" w:author="Etion Pinari [2]" w:date="2020-12-06T12:03:00Z"/>
          <w:rStyle w:val="SubtleEmphasis"/>
          <w:i w:val="0"/>
          <w:iCs w:val="0"/>
          <w:szCs w:val="24"/>
          <w:rPrChange w:id="1048" w:author="Etion Pinari [2]" w:date="2020-12-07T19:23:00Z">
            <w:rPr>
              <w:ins w:id="1049" w:author="Etion Pinari [2]" w:date="2020-12-06T12:03:00Z"/>
              <w:rStyle w:val="SubtleEmphasis"/>
              <w:sz w:val="32"/>
              <w:szCs w:val="32"/>
            </w:rPr>
          </w:rPrChange>
        </w:rPr>
      </w:pPr>
    </w:p>
    <w:p w14:paraId="58F76E09" w14:textId="08431E65" w:rsidR="00207E23" w:rsidRDefault="00207E23" w:rsidP="008F5ADD">
      <w:pPr>
        <w:pStyle w:val="ListParagraph"/>
        <w:numPr>
          <w:ilvl w:val="3"/>
          <w:numId w:val="22"/>
        </w:numPr>
        <w:spacing w:line="360" w:lineRule="auto"/>
        <w:rPr>
          <w:ins w:id="1050" w:author="Etion Pinari [2]" w:date="2020-12-07T20:09:00Z"/>
          <w:rStyle w:val="SubtleEmphasis"/>
          <w:sz w:val="32"/>
          <w:szCs w:val="32"/>
        </w:rPr>
        <w:pPrChange w:id="1051" w:author="Etion Pinari [2]" w:date="2020-12-08T12:39:00Z">
          <w:pPr>
            <w:pStyle w:val="ListParagraph"/>
            <w:numPr>
              <w:ilvl w:val="3"/>
              <w:numId w:val="41"/>
            </w:numPr>
            <w:spacing w:line="360" w:lineRule="auto"/>
            <w:ind w:left="2585" w:hanging="360"/>
          </w:pPr>
        </w:pPrChange>
      </w:pPr>
      <w:ins w:id="1052" w:author="Etion Pinari [2]" w:date="2020-12-07T20:08:00Z">
        <w:r>
          <w:rPr>
            <w:rStyle w:val="SubtleEmphasis"/>
            <w:sz w:val="32"/>
            <w:szCs w:val="32"/>
          </w:rPr>
          <w:lastRenderedPageBreak/>
          <w:t>Functional Requirement and Goal Mapping</w:t>
        </w:r>
      </w:ins>
    </w:p>
    <w:p w14:paraId="4560195D" w14:textId="0E9AB3AB" w:rsidR="00207E23" w:rsidRDefault="00207E23" w:rsidP="00207E23">
      <w:pPr>
        <w:pStyle w:val="ListParagraph"/>
        <w:spacing w:line="360" w:lineRule="auto"/>
        <w:ind w:left="0"/>
        <w:rPr>
          <w:ins w:id="1053" w:author="Etion Pinari [2]" w:date="2020-12-07T20:15:00Z"/>
          <w:rStyle w:val="SubtleEmphasis"/>
          <w:i w:val="0"/>
          <w:iCs w:val="0"/>
          <w:szCs w:val="24"/>
        </w:rPr>
      </w:pPr>
    </w:p>
    <w:tbl>
      <w:tblPr>
        <w:tblStyle w:val="TableGrid"/>
        <w:tblW w:w="4995" w:type="pct"/>
        <w:tblLook w:val="04A0" w:firstRow="1" w:lastRow="0" w:firstColumn="1" w:lastColumn="0" w:noHBand="0" w:noVBand="1"/>
        <w:tblPrChange w:id="1054" w:author="Etion Pinari [2]" w:date="2020-12-08T09:31:00Z">
          <w:tblPr>
            <w:tblStyle w:val="TableGrid"/>
            <w:tblW w:w="4995" w:type="pct"/>
            <w:tblLook w:val="04A0" w:firstRow="1" w:lastRow="0" w:firstColumn="1" w:lastColumn="0" w:noHBand="0" w:noVBand="1"/>
          </w:tblPr>
        </w:tblPrChange>
      </w:tblPr>
      <w:tblGrid>
        <w:gridCol w:w="1256"/>
        <w:gridCol w:w="8696"/>
        <w:tblGridChange w:id="1055">
          <w:tblGrid>
            <w:gridCol w:w="1256"/>
            <w:gridCol w:w="3720"/>
            <w:gridCol w:w="4976"/>
          </w:tblGrid>
        </w:tblGridChange>
      </w:tblGrid>
      <w:tr w:rsidR="00057712" w14:paraId="3F4A26EF" w14:textId="77777777" w:rsidTr="00AD6669">
        <w:trPr>
          <w:ins w:id="1056" w:author="Etion Pinari [2]" w:date="2020-12-07T20:15:00Z"/>
        </w:trPr>
        <w:tc>
          <w:tcPr>
            <w:tcW w:w="631" w:type="pct"/>
            <w:shd w:val="clear" w:color="auto" w:fill="B4C6E7" w:themeFill="accent1" w:themeFillTint="66"/>
            <w:tcPrChange w:id="1057" w:author="Etion Pinari [2]" w:date="2020-12-08T09:31:00Z">
              <w:tcPr>
                <w:tcW w:w="2500" w:type="pct"/>
                <w:gridSpan w:val="2"/>
              </w:tcPr>
            </w:tcPrChange>
          </w:tcPr>
          <w:p w14:paraId="3E2EF91C" w14:textId="1164381B" w:rsidR="00057712" w:rsidRPr="006B1264" w:rsidRDefault="006B1264" w:rsidP="00207E23">
            <w:pPr>
              <w:pStyle w:val="ListParagraph"/>
              <w:spacing w:line="360" w:lineRule="auto"/>
              <w:ind w:left="0"/>
              <w:rPr>
                <w:ins w:id="1058" w:author="Etion Pinari [2]" w:date="2020-12-07T20:15:00Z"/>
                <w:rStyle w:val="SubtleEmphasis"/>
                <w:b/>
                <w:bCs w:val="0"/>
                <w:i w:val="0"/>
                <w:iCs w:val="0"/>
                <w:szCs w:val="24"/>
                <w:rPrChange w:id="1059" w:author="Etion Pinari [2]" w:date="2020-12-07T21:15:00Z">
                  <w:rPr>
                    <w:ins w:id="1060" w:author="Etion Pinari [2]" w:date="2020-12-07T20:15:00Z"/>
                    <w:rStyle w:val="SubtleEmphasis"/>
                    <w:i w:val="0"/>
                    <w:iCs w:val="0"/>
                    <w:szCs w:val="24"/>
                  </w:rPr>
                </w:rPrChange>
              </w:rPr>
            </w:pPr>
            <w:ins w:id="1061" w:author="Etion Pinari [2]" w:date="2020-12-07T21:15:00Z">
              <w:r w:rsidRPr="006B1264">
                <w:rPr>
                  <w:rStyle w:val="SubtleEmphasis"/>
                  <w:b/>
                  <w:bCs w:val="0"/>
                  <w:i w:val="0"/>
                  <w:iCs w:val="0"/>
                  <w:sz w:val="32"/>
                  <w:szCs w:val="32"/>
                  <w:rPrChange w:id="1062" w:author="Etion Pinari [2]" w:date="2020-12-07T21:15:00Z">
                    <w:rPr>
                      <w:rStyle w:val="SubtleEmphasis"/>
                      <w:i w:val="0"/>
                      <w:iCs w:val="0"/>
                      <w:szCs w:val="24"/>
                    </w:rPr>
                  </w:rPrChange>
                </w:rPr>
                <w:t>G1</w:t>
              </w:r>
            </w:ins>
          </w:p>
        </w:tc>
        <w:tc>
          <w:tcPr>
            <w:tcW w:w="4369" w:type="pct"/>
            <w:tcPrChange w:id="1063" w:author="Etion Pinari [2]" w:date="2020-12-08T09:31:00Z">
              <w:tcPr>
                <w:tcW w:w="2500" w:type="pct"/>
              </w:tcPr>
            </w:tcPrChange>
          </w:tcPr>
          <w:p w14:paraId="2B177E04" w14:textId="09111DD9" w:rsidR="00057712" w:rsidRPr="00F83BB8" w:rsidRDefault="006B1264" w:rsidP="00207E23">
            <w:pPr>
              <w:pStyle w:val="ListParagraph"/>
              <w:spacing w:line="360" w:lineRule="auto"/>
              <w:ind w:left="0"/>
              <w:rPr>
                <w:ins w:id="1064" w:author="Etion Pinari [2]" w:date="2020-12-07T20:15:00Z"/>
                <w:rStyle w:val="SubtleEmphasis"/>
                <w:i w:val="0"/>
                <w:iCs w:val="0"/>
                <w:sz w:val="26"/>
                <w:rPrChange w:id="1065" w:author="Etion Pinari [2]" w:date="2020-12-08T10:35:00Z">
                  <w:rPr>
                    <w:ins w:id="1066" w:author="Etion Pinari [2]" w:date="2020-12-07T20:15:00Z"/>
                    <w:rStyle w:val="SubtleEmphasis"/>
                    <w:i w:val="0"/>
                    <w:iCs w:val="0"/>
                    <w:szCs w:val="24"/>
                  </w:rPr>
                </w:rPrChange>
              </w:rPr>
            </w:pPr>
            <w:ins w:id="1067" w:author="Etion Pinari [2]" w:date="2020-12-07T21:15:00Z">
              <w:r w:rsidRPr="00F83BB8">
                <w:rPr>
                  <w:rStyle w:val="SubtleEmphasis"/>
                  <w:i w:val="0"/>
                  <w:iCs w:val="0"/>
                  <w:sz w:val="26"/>
                  <w:rPrChange w:id="1068" w:author="Etion Pinari [2]" w:date="2020-12-08T10:35:00Z">
                    <w:rPr>
                      <w:rStyle w:val="SubtleEmphasis"/>
                      <w:i w:val="0"/>
                      <w:iCs w:val="0"/>
                      <w:szCs w:val="24"/>
                    </w:rPr>
                  </w:rPrChange>
                </w:rPr>
                <w:t>The store manager should track how many people are inside the store at any point in time</w:t>
              </w:r>
            </w:ins>
            <w:ins w:id="1069" w:author="Etion Pinari [2]" w:date="2020-12-08T10:35:00Z">
              <w:r w:rsidR="00F83BB8" w:rsidRPr="00F83BB8">
                <w:rPr>
                  <w:rStyle w:val="SubtleEmphasis"/>
                  <w:i w:val="0"/>
                  <w:iCs w:val="0"/>
                  <w:sz w:val="26"/>
                  <w:rPrChange w:id="1070" w:author="Etion Pinari [2]" w:date="2020-12-08T10:35:00Z">
                    <w:rPr>
                      <w:rStyle w:val="SubtleEmphasis"/>
                      <w:i w:val="0"/>
                      <w:iCs w:val="0"/>
                      <w:sz w:val="28"/>
                      <w:szCs w:val="28"/>
                    </w:rPr>
                  </w:rPrChange>
                </w:rPr>
                <w:t>,</w:t>
              </w:r>
              <w:r w:rsidR="00F83BB8" w:rsidRPr="00F83BB8">
                <w:rPr>
                  <w:rStyle w:val="SubtleEmphasis"/>
                  <w:sz w:val="26"/>
                  <w:rPrChange w:id="1071" w:author="Etion Pinari [2]" w:date="2020-12-08T10:35:00Z">
                    <w:rPr>
                      <w:rStyle w:val="SubtleEmphasis"/>
                      <w:sz w:val="28"/>
                      <w:szCs w:val="28"/>
                    </w:rPr>
                  </w:rPrChange>
                </w:rPr>
                <w:t xml:space="preserve"> </w:t>
              </w:r>
              <w:r w:rsidR="00F83BB8" w:rsidRPr="00F83BB8">
                <w:rPr>
                  <w:rStyle w:val="SubtleEmphasis"/>
                  <w:i w:val="0"/>
                  <w:iCs w:val="0"/>
                  <w:sz w:val="26"/>
                  <w:rPrChange w:id="1072" w:author="Etion Pinari [2]" w:date="2020-12-08T10:35:00Z">
                    <w:rPr>
                      <w:rStyle w:val="SubtleEmphasis"/>
                      <w:sz w:val="28"/>
                      <w:szCs w:val="28"/>
                    </w:rPr>
                  </w:rPrChange>
                </w:rPr>
                <w:t>within one week</w:t>
              </w:r>
            </w:ins>
          </w:p>
        </w:tc>
      </w:tr>
      <w:tr w:rsidR="00057712" w14:paraId="242B3064" w14:textId="77777777" w:rsidTr="00AD6669">
        <w:trPr>
          <w:ins w:id="1073" w:author="Etion Pinari [2]" w:date="2020-12-07T20:15:00Z"/>
        </w:trPr>
        <w:tc>
          <w:tcPr>
            <w:tcW w:w="631" w:type="pct"/>
            <w:shd w:val="clear" w:color="auto" w:fill="F7CAAC" w:themeFill="accent2" w:themeFillTint="66"/>
            <w:tcPrChange w:id="1074" w:author="Etion Pinari [2]" w:date="2020-12-08T09:32:00Z">
              <w:tcPr>
                <w:tcW w:w="2500" w:type="pct"/>
                <w:gridSpan w:val="2"/>
              </w:tcPr>
            </w:tcPrChange>
          </w:tcPr>
          <w:p w14:paraId="1AC4839B" w14:textId="222C6446" w:rsidR="00057712" w:rsidRPr="006E4D1D" w:rsidRDefault="00CD64CB" w:rsidP="00207E23">
            <w:pPr>
              <w:pStyle w:val="ListParagraph"/>
              <w:spacing w:line="360" w:lineRule="auto"/>
              <w:ind w:left="0"/>
              <w:rPr>
                <w:ins w:id="1075" w:author="Etion Pinari [2]" w:date="2020-12-07T20:15:00Z"/>
                <w:rStyle w:val="SubtleEmphasis"/>
                <w:i w:val="0"/>
                <w:iCs w:val="0"/>
                <w:sz w:val="26"/>
                <w:rPrChange w:id="1076" w:author="Etion Pinari [2]" w:date="2020-12-08T10:30:00Z">
                  <w:rPr>
                    <w:ins w:id="1077" w:author="Etion Pinari [2]" w:date="2020-12-07T20:15:00Z"/>
                    <w:rStyle w:val="SubtleEmphasis"/>
                    <w:i w:val="0"/>
                    <w:iCs w:val="0"/>
                    <w:szCs w:val="24"/>
                  </w:rPr>
                </w:rPrChange>
              </w:rPr>
            </w:pPr>
            <w:ins w:id="1078" w:author="Etion Pinari [2]" w:date="2020-12-07T21:17:00Z">
              <w:r w:rsidRPr="006E4D1D">
                <w:rPr>
                  <w:rStyle w:val="SubtleEmphasis"/>
                  <w:i w:val="0"/>
                  <w:iCs w:val="0"/>
                  <w:sz w:val="26"/>
                  <w:rPrChange w:id="1079" w:author="Etion Pinari [2]" w:date="2020-12-08T10:30:00Z">
                    <w:rPr>
                      <w:rStyle w:val="SubtleEmphasis"/>
                      <w:i w:val="0"/>
                      <w:iCs w:val="0"/>
                      <w:szCs w:val="24"/>
                    </w:rPr>
                  </w:rPrChange>
                </w:rPr>
                <w:t>A5</w:t>
              </w:r>
            </w:ins>
          </w:p>
        </w:tc>
        <w:tc>
          <w:tcPr>
            <w:tcW w:w="4369" w:type="pct"/>
            <w:tcPrChange w:id="1080" w:author="Etion Pinari [2]" w:date="2020-12-08T09:32:00Z">
              <w:tcPr>
                <w:tcW w:w="2500" w:type="pct"/>
              </w:tcPr>
            </w:tcPrChange>
          </w:tcPr>
          <w:p w14:paraId="7FF9908B" w14:textId="1BD6725C" w:rsidR="00057712" w:rsidRPr="00F83BB8" w:rsidRDefault="00CD64CB" w:rsidP="00207E23">
            <w:pPr>
              <w:pStyle w:val="ListParagraph"/>
              <w:spacing w:line="360" w:lineRule="auto"/>
              <w:ind w:left="0"/>
              <w:rPr>
                <w:ins w:id="1081" w:author="Etion Pinari [2]" w:date="2020-12-07T20:15:00Z"/>
                <w:rStyle w:val="SubtleEmphasis"/>
                <w:i w:val="0"/>
                <w:iCs w:val="0"/>
                <w:sz w:val="26"/>
                <w:rPrChange w:id="1082" w:author="Etion Pinari [2]" w:date="2020-12-08T10:35:00Z">
                  <w:rPr>
                    <w:ins w:id="1083" w:author="Etion Pinari [2]" w:date="2020-12-07T20:15:00Z"/>
                    <w:rStyle w:val="SubtleEmphasis"/>
                    <w:i w:val="0"/>
                    <w:iCs w:val="0"/>
                    <w:szCs w:val="24"/>
                  </w:rPr>
                </w:rPrChange>
              </w:rPr>
            </w:pPr>
            <w:ins w:id="1084" w:author="Etion Pinari [2]" w:date="2020-12-07T21:17:00Z">
              <w:r w:rsidRPr="00F83BB8">
                <w:rPr>
                  <w:rStyle w:val="SubtleEmphasis"/>
                  <w:i w:val="0"/>
                  <w:iCs w:val="0"/>
                  <w:sz w:val="26"/>
                  <w:rPrChange w:id="1085" w:author="Etion Pinari [2]" w:date="2020-12-08T10:35:00Z">
                    <w:rPr>
                      <w:rStyle w:val="SubtleEmphasis"/>
                      <w:i w:val="0"/>
                      <w:iCs w:val="0"/>
                      <w:szCs w:val="24"/>
                    </w:rPr>
                  </w:rPrChange>
                </w:rPr>
                <w:t>Only one person will enter the store per ticket</w:t>
              </w:r>
            </w:ins>
          </w:p>
        </w:tc>
      </w:tr>
      <w:tr w:rsidR="005E41F1" w14:paraId="22E78896" w14:textId="77777777" w:rsidTr="006E4D1D">
        <w:trPr>
          <w:ins w:id="1086" w:author="Etion Pinari [2]" w:date="2020-12-08T09:42:00Z"/>
        </w:trPr>
        <w:tc>
          <w:tcPr>
            <w:tcW w:w="631" w:type="pct"/>
            <w:shd w:val="clear" w:color="auto" w:fill="FF7C80"/>
            <w:tcPrChange w:id="1087" w:author="Etion Pinari [2]" w:date="2020-12-08T10:28:00Z">
              <w:tcPr>
                <w:tcW w:w="631" w:type="pct"/>
              </w:tcPr>
            </w:tcPrChange>
          </w:tcPr>
          <w:p w14:paraId="64D69AA8" w14:textId="57AD14D3" w:rsidR="005E41F1" w:rsidRPr="006E4D1D" w:rsidRDefault="004E3C04" w:rsidP="005E41F1">
            <w:pPr>
              <w:pStyle w:val="ListParagraph"/>
              <w:spacing w:line="360" w:lineRule="auto"/>
              <w:ind w:left="0"/>
              <w:rPr>
                <w:ins w:id="1088" w:author="Etion Pinari [2]" w:date="2020-12-08T09:42:00Z"/>
                <w:rStyle w:val="SubtleEmphasis"/>
                <w:i w:val="0"/>
                <w:iCs w:val="0"/>
                <w:sz w:val="26"/>
                <w:rPrChange w:id="1089" w:author="Etion Pinari [2]" w:date="2020-12-08T10:30:00Z">
                  <w:rPr>
                    <w:ins w:id="1090" w:author="Etion Pinari [2]" w:date="2020-12-08T09:42:00Z"/>
                    <w:rStyle w:val="SubtleEmphasis"/>
                    <w:i w:val="0"/>
                    <w:iCs w:val="0"/>
                    <w:sz w:val="26"/>
                  </w:rPr>
                </w:rPrChange>
              </w:rPr>
            </w:pPr>
            <w:ins w:id="1091" w:author="Etion Pinari [2]" w:date="2020-12-08T11:03:00Z">
              <w:r>
                <w:rPr>
                  <w:sz w:val="26"/>
                </w:rPr>
                <w:t>R13.1</w:t>
              </w:r>
            </w:ins>
          </w:p>
        </w:tc>
        <w:tc>
          <w:tcPr>
            <w:tcW w:w="4369" w:type="pct"/>
            <w:tcPrChange w:id="1092" w:author="Etion Pinari [2]" w:date="2020-12-08T10:28:00Z">
              <w:tcPr>
                <w:tcW w:w="4369" w:type="pct"/>
                <w:gridSpan w:val="2"/>
              </w:tcPr>
            </w:tcPrChange>
          </w:tcPr>
          <w:p w14:paraId="17F8126C" w14:textId="1E4E9279" w:rsidR="005E41F1" w:rsidRPr="00F83BB8" w:rsidRDefault="005E41F1" w:rsidP="005E41F1">
            <w:pPr>
              <w:pStyle w:val="ListParagraph"/>
              <w:spacing w:line="360" w:lineRule="auto"/>
              <w:ind w:left="0"/>
              <w:rPr>
                <w:ins w:id="1093" w:author="Etion Pinari [2]" w:date="2020-12-08T09:42:00Z"/>
                <w:b/>
                <w:sz w:val="26"/>
                <w:rPrChange w:id="1094" w:author="Etion Pinari [2]" w:date="2020-12-08T10:35:00Z">
                  <w:rPr>
                    <w:ins w:id="1095" w:author="Etion Pinari [2]" w:date="2020-12-08T09:42:00Z"/>
                    <w:b/>
                    <w:sz w:val="26"/>
                  </w:rPr>
                </w:rPrChange>
              </w:rPr>
            </w:pPr>
            <w:ins w:id="1096" w:author="Etion Pinari [2]" w:date="2020-12-08T09:43:00Z">
              <w:r w:rsidRPr="00F83BB8">
                <w:rPr>
                  <w:b/>
                  <w:sz w:val="26"/>
                  <w:rPrChange w:id="1097" w:author="Etion Pinari [2]" w:date="2020-12-08T10:35:00Z">
                    <w:rPr>
                      <w:b/>
                      <w:sz w:val="26"/>
                    </w:rPr>
                  </w:rPrChange>
                </w:rPr>
                <w:t>The system shall</w:t>
              </w:r>
              <w:commentRangeStart w:id="1098"/>
              <w:commentRangeEnd w:id="1098"/>
              <w:r w:rsidRPr="00F83BB8">
                <w:rPr>
                  <w:rStyle w:val="CommentReference"/>
                  <w:b/>
                  <w:sz w:val="26"/>
                  <w:szCs w:val="26"/>
                  <w:rPrChange w:id="1099" w:author="Etion Pinari [2]" w:date="2020-12-08T10:35:00Z">
                    <w:rPr>
                      <w:rStyle w:val="CommentReference"/>
                      <w:b/>
                      <w:sz w:val="26"/>
                      <w:szCs w:val="26"/>
                    </w:rPr>
                  </w:rPrChange>
                </w:rPr>
                <w:commentReference w:id="1098"/>
              </w:r>
              <w:r w:rsidRPr="00F83BB8">
                <w:rPr>
                  <w:sz w:val="26"/>
                  <w:rPrChange w:id="1100" w:author="Etion Pinari [2]" w:date="2020-12-08T10:35:00Z">
                    <w:rPr>
                      <w:sz w:val="26"/>
                    </w:rPr>
                  </w:rPrChange>
                </w:rPr>
                <w:t xml:space="preserve"> allow the user to scan its QR code in entrance through the turnstiles</w:t>
              </w:r>
              <w:commentRangeStart w:id="1101"/>
              <w:commentRangeEnd w:id="1101"/>
              <w:r w:rsidRPr="00F83BB8">
                <w:rPr>
                  <w:rStyle w:val="CommentReference"/>
                  <w:sz w:val="26"/>
                  <w:szCs w:val="26"/>
                  <w:rPrChange w:id="1102" w:author="Etion Pinari [2]" w:date="2020-12-08T10:35:00Z">
                    <w:rPr>
                      <w:rStyle w:val="CommentReference"/>
                      <w:sz w:val="26"/>
                      <w:szCs w:val="26"/>
                    </w:rPr>
                  </w:rPrChange>
                </w:rPr>
                <w:commentReference w:id="1101"/>
              </w:r>
            </w:ins>
          </w:p>
        </w:tc>
      </w:tr>
      <w:tr w:rsidR="005E41F1" w14:paraId="42877C1B" w14:textId="77777777" w:rsidTr="006E4D1D">
        <w:trPr>
          <w:ins w:id="1103" w:author="Etion Pinari [2]" w:date="2020-12-08T09:50:00Z"/>
        </w:trPr>
        <w:tc>
          <w:tcPr>
            <w:tcW w:w="631" w:type="pct"/>
            <w:shd w:val="clear" w:color="auto" w:fill="FF7C80"/>
            <w:tcPrChange w:id="1104" w:author="Etion Pinari [2]" w:date="2020-12-08T10:28:00Z">
              <w:tcPr>
                <w:tcW w:w="631" w:type="pct"/>
              </w:tcPr>
            </w:tcPrChange>
          </w:tcPr>
          <w:p w14:paraId="2BA89B01" w14:textId="18111C28" w:rsidR="005E41F1" w:rsidRPr="006E4D1D" w:rsidRDefault="005F243D" w:rsidP="005E41F1">
            <w:pPr>
              <w:pStyle w:val="ListParagraph"/>
              <w:spacing w:line="360" w:lineRule="auto"/>
              <w:ind w:left="0"/>
              <w:rPr>
                <w:ins w:id="1105" w:author="Etion Pinari [2]" w:date="2020-12-08T09:50:00Z"/>
                <w:sz w:val="26"/>
                <w:rPrChange w:id="1106" w:author="Etion Pinari [2]" w:date="2020-12-08T10:30:00Z">
                  <w:rPr>
                    <w:ins w:id="1107" w:author="Etion Pinari [2]" w:date="2020-12-08T09:50:00Z"/>
                    <w:sz w:val="26"/>
                  </w:rPr>
                </w:rPrChange>
              </w:rPr>
            </w:pPr>
            <w:ins w:id="1108" w:author="Etion Pinari [2]" w:date="2020-12-08T11:31:00Z">
              <w:r>
                <w:rPr>
                  <w:sz w:val="26"/>
                </w:rPr>
                <w:t>R14</w:t>
              </w:r>
            </w:ins>
          </w:p>
        </w:tc>
        <w:tc>
          <w:tcPr>
            <w:tcW w:w="4369" w:type="pct"/>
            <w:tcPrChange w:id="1109" w:author="Etion Pinari [2]" w:date="2020-12-08T10:28:00Z">
              <w:tcPr>
                <w:tcW w:w="4369" w:type="pct"/>
                <w:gridSpan w:val="2"/>
              </w:tcPr>
            </w:tcPrChange>
          </w:tcPr>
          <w:p w14:paraId="7E4F47EE" w14:textId="3A41F5D3" w:rsidR="005E41F1" w:rsidRPr="00F83BB8" w:rsidRDefault="005E41F1" w:rsidP="005E41F1">
            <w:pPr>
              <w:pStyle w:val="ListParagraph"/>
              <w:spacing w:line="360" w:lineRule="auto"/>
              <w:ind w:left="0"/>
              <w:rPr>
                <w:ins w:id="1110" w:author="Etion Pinari [2]" w:date="2020-12-08T09:50:00Z"/>
                <w:b/>
                <w:sz w:val="26"/>
                <w:rPrChange w:id="1111" w:author="Etion Pinari [2]" w:date="2020-12-08T10:35:00Z">
                  <w:rPr>
                    <w:ins w:id="1112" w:author="Etion Pinari [2]" w:date="2020-12-08T09:50:00Z"/>
                    <w:b/>
                    <w:sz w:val="26"/>
                  </w:rPr>
                </w:rPrChange>
              </w:rPr>
            </w:pPr>
            <w:ins w:id="1113" w:author="Etion Pinari [2]" w:date="2020-12-08T09:50:00Z">
              <w:r w:rsidRPr="00F83BB8">
                <w:rPr>
                  <w:b/>
                  <w:sz w:val="26"/>
                  <w:rPrChange w:id="1114" w:author="Etion Pinari [2]" w:date="2020-12-08T10:35:00Z">
                    <w:rPr>
                      <w:b/>
                      <w:sz w:val="26"/>
                    </w:rPr>
                  </w:rPrChange>
                </w:rPr>
                <w:t>The system shall</w:t>
              </w:r>
              <w:commentRangeStart w:id="1115"/>
              <w:commentRangeEnd w:id="1115"/>
              <w:r w:rsidRPr="00F83BB8">
                <w:rPr>
                  <w:rStyle w:val="CommentReference"/>
                  <w:b/>
                  <w:sz w:val="26"/>
                  <w:szCs w:val="26"/>
                  <w:rPrChange w:id="1116" w:author="Etion Pinari [2]" w:date="2020-12-08T10:35:00Z">
                    <w:rPr>
                      <w:rStyle w:val="CommentReference"/>
                      <w:b/>
                      <w:sz w:val="26"/>
                      <w:szCs w:val="26"/>
                    </w:rPr>
                  </w:rPrChange>
                </w:rPr>
                <w:commentReference w:id="1115"/>
              </w:r>
              <w:r w:rsidRPr="00F83BB8">
                <w:rPr>
                  <w:sz w:val="26"/>
                  <w:rPrChange w:id="1117" w:author="Etion Pinari [2]" w:date="2020-12-08T10:35:00Z">
                    <w:rPr>
                      <w:sz w:val="26"/>
                    </w:rPr>
                  </w:rPrChange>
                </w:rPr>
                <w:t xml:space="preserve"> allow the user to scan its QR code in exit through the turnstiles or cash register</w:t>
              </w:r>
            </w:ins>
          </w:p>
        </w:tc>
      </w:tr>
      <w:tr w:rsidR="005E41F1" w14:paraId="69729C8D" w14:textId="77777777" w:rsidTr="006E4D1D">
        <w:trPr>
          <w:ins w:id="1118" w:author="Etion Pinari [2]" w:date="2020-12-08T09:39:00Z"/>
        </w:trPr>
        <w:tc>
          <w:tcPr>
            <w:tcW w:w="631" w:type="pct"/>
            <w:shd w:val="clear" w:color="auto" w:fill="FF7C80"/>
            <w:tcPrChange w:id="1119" w:author="Etion Pinari [2]" w:date="2020-12-08T10:28:00Z">
              <w:tcPr>
                <w:tcW w:w="631" w:type="pct"/>
              </w:tcPr>
            </w:tcPrChange>
          </w:tcPr>
          <w:p w14:paraId="051D7BE1" w14:textId="1D54D327" w:rsidR="005E41F1" w:rsidRPr="006E4D1D" w:rsidRDefault="005E41F1" w:rsidP="005E41F1">
            <w:pPr>
              <w:pStyle w:val="ListParagraph"/>
              <w:spacing w:line="360" w:lineRule="auto"/>
              <w:ind w:left="0"/>
              <w:rPr>
                <w:ins w:id="1120" w:author="Etion Pinari [2]" w:date="2020-12-08T09:39:00Z"/>
                <w:rStyle w:val="SubtleEmphasis"/>
                <w:i w:val="0"/>
                <w:iCs w:val="0"/>
                <w:sz w:val="26"/>
                <w:rPrChange w:id="1121" w:author="Etion Pinari [2]" w:date="2020-12-08T10:30:00Z">
                  <w:rPr>
                    <w:ins w:id="1122" w:author="Etion Pinari [2]" w:date="2020-12-08T09:39:00Z"/>
                    <w:rStyle w:val="SubtleEmphasis"/>
                    <w:i w:val="0"/>
                    <w:iCs w:val="0"/>
                    <w:szCs w:val="24"/>
                  </w:rPr>
                </w:rPrChange>
              </w:rPr>
            </w:pPr>
            <w:ins w:id="1123" w:author="Etion Pinari [2]" w:date="2020-12-08T09:42:00Z">
              <w:r w:rsidRPr="006E4D1D">
                <w:rPr>
                  <w:rStyle w:val="SubtleEmphasis"/>
                  <w:i w:val="0"/>
                  <w:iCs w:val="0"/>
                  <w:sz w:val="26"/>
                  <w:rPrChange w:id="1124" w:author="Etion Pinari [2]" w:date="2020-12-08T10:30:00Z">
                    <w:rPr>
                      <w:rStyle w:val="SubtleEmphasis"/>
                      <w:i w:val="0"/>
                      <w:iCs w:val="0"/>
                      <w:sz w:val="26"/>
                    </w:rPr>
                  </w:rPrChange>
                </w:rPr>
                <w:t>R</w:t>
              </w:r>
              <w:r w:rsidRPr="006E4D1D">
                <w:rPr>
                  <w:rStyle w:val="SubtleEmphasis"/>
                  <w:sz w:val="26"/>
                  <w:rPrChange w:id="1125" w:author="Etion Pinari [2]" w:date="2020-12-08T10:30:00Z">
                    <w:rPr>
                      <w:rStyle w:val="SubtleEmphasis"/>
                    </w:rPr>
                  </w:rPrChange>
                </w:rPr>
                <w:t>15.1</w:t>
              </w:r>
            </w:ins>
          </w:p>
        </w:tc>
        <w:tc>
          <w:tcPr>
            <w:tcW w:w="4369" w:type="pct"/>
            <w:tcPrChange w:id="1126" w:author="Etion Pinari [2]" w:date="2020-12-08T10:28:00Z">
              <w:tcPr>
                <w:tcW w:w="4369" w:type="pct"/>
                <w:gridSpan w:val="2"/>
              </w:tcPr>
            </w:tcPrChange>
          </w:tcPr>
          <w:p w14:paraId="57260AA1" w14:textId="68D7B5EA" w:rsidR="005E41F1" w:rsidRPr="00F83BB8" w:rsidRDefault="005E41F1" w:rsidP="005E41F1">
            <w:pPr>
              <w:pStyle w:val="ListParagraph"/>
              <w:spacing w:line="360" w:lineRule="auto"/>
              <w:ind w:left="0"/>
              <w:rPr>
                <w:ins w:id="1127" w:author="Etion Pinari [2]" w:date="2020-12-08T09:39:00Z"/>
                <w:rStyle w:val="SubtleEmphasis"/>
                <w:i w:val="0"/>
                <w:iCs w:val="0"/>
                <w:sz w:val="26"/>
                <w:rPrChange w:id="1128" w:author="Etion Pinari [2]" w:date="2020-12-08T10:35:00Z">
                  <w:rPr>
                    <w:ins w:id="1129" w:author="Etion Pinari [2]" w:date="2020-12-08T09:39:00Z"/>
                    <w:rStyle w:val="SubtleEmphasis"/>
                    <w:i w:val="0"/>
                    <w:iCs w:val="0"/>
                    <w:szCs w:val="24"/>
                  </w:rPr>
                </w:rPrChange>
              </w:rPr>
            </w:pPr>
            <w:ins w:id="1130" w:author="Etion Pinari [2]" w:date="2020-12-08T09:42:00Z">
              <w:r w:rsidRPr="00F83BB8">
                <w:rPr>
                  <w:b/>
                  <w:sz w:val="26"/>
                  <w:rPrChange w:id="1131" w:author="Etion Pinari [2]" w:date="2020-12-08T10:35:00Z">
                    <w:rPr>
                      <w:b/>
                      <w:sz w:val="26"/>
                    </w:rPr>
                  </w:rPrChange>
                </w:rPr>
                <w:t>The system shall</w:t>
              </w:r>
              <w:r w:rsidRPr="00F83BB8">
                <w:rPr>
                  <w:sz w:val="26"/>
                  <w:rPrChange w:id="1132" w:author="Etion Pinari [2]" w:date="2020-12-08T10:35:00Z">
                    <w:rPr>
                      <w:sz w:val="26"/>
                    </w:rPr>
                  </w:rPrChange>
                </w:rPr>
                <w:t xml:space="preserve"> unlock turnstiles after a unique QR code scan in entrance</w:t>
              </w:r>
              <w:commentRangeStart w:id="1133"/>
              <w:commentRangeEnd w:id="1133"/>
              <w:r w:rsidRPr="00F83BB8">
                <w:rPr>
                  <w:rStyle w:val="CommentReference"/>
                  <w:sz w:val="26"/>
                  <w:szCs w:val="26"/>
                  <w:rPrChange w:id="1134" w:author="Etion Pinari [2]" w:date="2020-12-08T10:35:00Z">
                    <w:rPr>
                      <w:rStyle w:val="CommentReference"/>
                      <w:sz w:val="26"/>
                      <w:szCs w:val="26"/>
                    </w:rPr>
                  </w:rPrChange>
                </w:rPr>
                <w:commentReference w:id="1133"/>
              </w:r>
            </w:ins>
          </w:p>
        </w:tc>
      </w:tr>
      <w:tr w:rsidR="005E41F1" w14:paraId="6A7A4A17" w14:textId="77777777" w:rsidTr="006E4D1D">
        <w:trPr>
          <w:ins w:id="1135" w:author="Etion Pinari [2]" w:date="2020-12-08T09:39:00Z"/>
        </w:trPr>
        <w:tc>
          <w:tcPr>
            <w:tcW w:w="631" w:type="pct"/>
            <w:shd w:val="clear" w:color="auto" w:fill="FF7C80"/>
            <w:tcPrChange w:id="1136" w:author="Etion Pinari [2]" w:date="2020-12-08T10:28:00Z">
              <w:tcPr>
                <w:tcW w:w="631" w:type="pct"/>
              </w:tcPr>
            </w:tcPrChange>
          </w:tcPr>
          <w:p w14:paraId="00F6F14D" w14:textId="7B2B5CF2" w:rsidR="005E41F1" w:rsidRPr="006E4D1D" w:rsidRDefault="005E41F1" w:rsidP="005E41F1">
            <w:pPr>
              <w:pStyle w:val="ListParagraph"/>
              <w:spacing w:line="360" w:lineRule="auto"/>
              <w:ind w:left="0"/>
              <w:rPr>
                <w:ins w:id="1137" w:author="Etion Pinari [2]" w:date="2020-12-08T09:39:00Z"/>
                <w:rStyle w:val="SubtleEmphasis"/>
                <w:i w:val="0"/>
                <w:iCs w:val="0"/>
                <w:sz w:val="26"/>
                <w:rPrChange w:id="1138" w:author="Etion Pinari [2]" w:date="2020-12-08T10:30:00Z">
                  <w:rPr>
                    <w:ins w:id="1139" w:author="Etion Pinari [2]" w:date="2020-12-08T09:39:00Z"/>
                    <w:rStyle w:val="SubtleEmphasis"/>
                    <w:i w:val="0"/>
                    <w:iCs w:val="0"/>
                    <w:szCs w:val="24"/>
                  </w:rPr>
                </w:rPrChange>
              </w:rPr>
            </w:pPr>
            <w:ins w:id="1140" w:author="Etion Pinari [2]" w:date="2020-12-08T09:42:00Z">
              <w:r w:rsidRPr="006E4D1D">
                <w:rPr>
                  <w:rStyle w:val="SubtleEmphasis"/>
                  <w:i w:val="0"/>
                  <w:iCs w:val="0"/>
                  <w:sz w:val="26"/>
                  <w:rPrChange w:id="1141" w:author="Etion Pinari [2]" w:date="2020-12-08T10:30:00Z">
                    <w:rPr>
                      <w:rStyle w:val="SubtleEmphasis"/>
                      <w:i w:val="0"/>
                      <w:iCs w:val="0"/>
                      <w:sz w:val="26"/>
                    </w:rPr>
                  </w:rPrChange>
                </w:rPr>
                <w:t>R15.2</w:t>
              </w:r>
            </w:ins>
          </w:p>
        </w:tc>
        <w:tc>
          <w:tcPr>
            <w:tcW w:w="4369" w:type="pct"/>
            <w:tcPrChange w:id="1142" w:author="Etion Pinari [2]" w:date="2020-12-08T10:28:00Z">
              <w:tcPr>
                <w:tcW w:w="4369" w:type="pct"/>
                <w:gridSpan w:val="2"/>
              </w:tcPr>
            </w:tcPrChange>
          </w:tcPr>
          <w:p w14:paraId="1C93BB04" w14:textId="3A6B5AA9" w:rsidR="005E41F1" w:rsidRPr="00F83BB8" w:rsidRDefault="005E41F1" w:rsidP="005E41F1">
            <w:pPr>
              <w:pStyle w:val="ListParagraph"/>
              <w:spacing w:line="360" w:lineRule="auto"/>
              <w:ind w:left="0"/>
              <w:rPr>
                <w:ins w:id="1143" w:author="Etion Pinari [2]" w:date="2020-12-08T09:39:00Z"/>
                <w:rStyle w:val="SubtleEmphasis"/>
                <w:i w:val="0"/>
                <w:iCs w:val="0"/>
                <w:sz w:val="26"/>
                <w:rPrChange w:id="1144" w:author="Etion Pinari [2]" w:date="2020-12-08T10:35:00Z">
                  <w:rPr>
                    <w:ins w:id="1145" w:author="Etion Pinari [2]" w:date="2020-12-08T09:39:00Z"/>
                    <w:rStyle w:val="SubtleEmphasis"/>
                    <w:i w:val="0"/>
                    <w:iCs w:val="0"/>
                    <w:szCs w:val="24"/>
                  </w:rPr>
                </w:rPrChange>
              </w:rPr>
            </w:pPr>
            <w:ins w:id="1146" w:author="Etion Pinari [2]" w:date="2020-12-08T09:42:00Z">
              <w:r w:rsidRPr="00F83BB8">
                <w:rPr>
                  <w:b/>
                  <w:sz w:val="26"/>
                  <w:rPrChange w:id="1147" w:author="Etion Pinari [2]" w:date="2020-12-08T10:35:00Z">
                    <w:rPr>
                      <w:b/>
                      <w:sz w:val="26"/>
                    </w:rPr>
                  </w:rPrChange>
                </w:rPr>
                <w:t>The system shall</w:t>
              </w:r>
              <w:r w:rsidRPr="00F83BB8">
                <w:rPr>
                  <w:sz w:val="26"/>
                  <w:rPrChange w:id="1148" w:author="Etion Pinari [2]" w:date="2020-12-08T10:35:00Z">
                    <w:rPr>
                      <w:sz w:val="26"/>
                    </w:rPr>
                  </w:rPrChange>
                </w:rPr>
                <w:t xml:space="preserve"> unlock turnstiles after a unique QR code scan in exit</w:t>
              </w:r>
            </w:ins>
          </w:p>
        </w:tc>
      </w:tr>
      <w:tr w:rsidR="005E41F1" w14:paraId="3E931867" w14:textId="77777777" w:rsidTr="006E4D1D">
        <w:trPr>
          <w:ins w:id="1149" w:author="Etion Pinari [2]" w:date="2020-12-08T09:42:00Z"/>
        </w:trPr>
        <w:tc>
          <w:tcPr>
            <w:tcW w:w="631" w:type="pct"/>
            <w:shd w:val="clear" w:color="auto" w:fill="FF7C80"/>
            <w:tcPrChange w:id="1150" w:author="Etion Pinari [2]" w:date="2020-12-08T10:28:00Z">
              <w:tcPr>
                <w:tcW w:w="631" w:type="pct"/>
              </w:tcPr>
            </w:tcPrChange>
          </w:tcPr>
          <w:p w14:paraId="36E5BBBA" w14:textId="1E77B84C" w:rsidR="005E41F1" w:rsidRPr="006E4D1D" w:rsidRDefault="005E41F1" w:rsidP="005E41F1">
            <w:pPr>
              <w:pStyle w:val="ListParagraph"/>
              <w:spacing w:line="360" w:lineRule="auto"/>
              <w:ind w:left="0"/>
              <w:rPr>
                <w:ins w:id="1151" w:author="Etion Pinari [2]" w:date="2020-12-08T09:42:00Z"/>
                <w:rStyle w:val="SubtleEmphasis"/>
                <w:i w:val="0"/>
                <w:iCs w:val="0"/>
                <w:sz w:val="26"/>
                <w:rPrChange w:id="1152" w:author="Etion Pinari [2]" w:date="2020-12-08T10:30:00Z">
                  <w:rPr>
                    <w:ins w:id="1153" w:author="Etion Pinari [2]" w:date="2020-12-08T09:42:00Z"/>
                    <w:rStyle w:val="SubtleEmphasis"/>
                    <w:i w:val="0"/>
                    <w:iCs w:val="0"/>
                    <w:sz w:val="26"/>
                  </w:rPr>
                </w:rPrChange>
              </w:rPr>
            </w:pPr>
            <w:ins w:id="1154" w:author="Etion Pinari [2]" w:date="2020-12-08T09:42:00Z">
              <w:r w:rsidRPr="006E4D1D">
                <w:rPr>
                  <w:rStyle w:val="SubtleEmphasis"/>
                  <w:i w:val="0"/>
                  <w:iCs w:val="0"/>
                  <w:sz w:val="26"/>
                  <w:rPrChange w:id="1155" w:author="Etion Pinari [2]" w:date="2020-12-08T10:30:00Z">
                    <w:rPr>
                      <w:rStyle w:val="SubtleEmphasis"/>
                      <w:i w:val="0"/>
                      <w:iCs w:val="0"/>
                      <w:sz w:val="26"/>
                    </w:rPr>
                  </w:rPrChange>
                </w:rPr>
                <w:t>R15.3</w:t>
              </w:r>
            </w:ins>
          </w:p>
        </w:tc>
        <w:tc>
          <w:tcPr>
            <w:tcW w:w="4369" w:type="pct"/>
            <w:tcPrChange w:id="1156" w:author="Etion Pinari [2]" w:date="2020-12-08T10:28:00Z">
              <w:tcPr>
                <w:tcW w:w="4369" w:type="pct"/>
                <w:gridSpan w:val="2"/>
              </w:tcPr>
            </w:tcPrChange>
          </w:tcPr>
          <w:p w14:paraId="265FA6EA" w14:textId="4381E381" w:rsidR="005E41F1" w:rsidRPr="00F83BB8" w:rsidRDefault="005E41F1" w:rsidP="005E41F1">
            <w:pPr>
              <w:pStyle w:val="ListParagraph"/>
              <w:spacing w:line="360" w:lineRule="auto"/>
              <w:ind w:left="0"/>
              <w:rPr>
                <w:ins w:id="1157" w:author="Etion Pinari [2]" w:date="2020-12-08T09:42:00Z"/>
                <w:rStyle w:val="SubtleEmphasis"/>
                <w:i w:val="0"/>
                <w:iCs w:val="0"/>
                <w:sz w:val="26"/>
                <w:rPrChange w:id="1158" w:author="Etion Pinari [2]" w:date="2020-12-08T10:35:00Z">
                  <w:rPr>
                    <w:ins w:id="1159" w:author="Etion Pinari [2]" w:date="2020-12-08T09:42:00Z"/>
                    <w:rStyle w:val="SubtleEmphasis"/>
                    <w:i w:val="0"/>
                    <w:iCs w:val="0"/>
                    <w:szCs w:val="24"/>
                  </w:rPr>
                </w:rPrChange>
              </w:rPr>
            </w:pPr>
            <w:ins w:id="1160" w:author="Etion Pinari [2]" w:date="2020-12-08T09:42:00Z">
              <w:r w:rsidRPr="00F83BB8">
                <w:rPr>
                  <w:b/>
                  <w:sz w:val="26"/>
                  <w:rPrChange w:id="1161" w:author="Etion Pinari [2]" w:date="2020-12-08T10:35:00Z">
                    <w:rPr>
                      <w:b/>
                      <w:sz w:val="26"/>
                    </w:rPr>
                  </w:rPrChange>
                </w:rPr>
                <w:t xml:space="preserve">The system shall </w:t>
              </w:r>
              <w:r w:rsidRPr="00F83BB8">
                <w:rPr>
                  <w:sz w:val="26"/>
                  <w:rPrChange w:id="1162" w:author="Etion Pinari [2]" w:date="2020-12-08T10:35:00Z">
                    <w:rPr>
                      <w:sz w:val="26"/>
                    </w:rPr>
                  </w:rPrChange>
                </w:rPr>
                <w:t xml:space="preserve">lock the turnstiles after a push has </w:t>
              </w:r>
              <w:commentRangeStart w:id="1163"/>
              <w:r w:rsidRPr="00F83BB8">
                <w:rPr>
                  <w:sz w:val="26"/>
                  <w:rPrChange w:id="1164" w:author="Etion Pinari [2]" w:date="2020-12-08T10:35:00Z">
                    <w:rPr>
                      <w:sz w:val="26"/>
                    </w:rPr>
                  </w:rPrChange>
                </w:rPr>
                <w:t>occurred</w:t>
              </w:r>
              <w:commentRangeEnd w:id="1163"/>
              <w:r w:rsidRPr="00F83BB8">
                <w:rPr>
                  <w:rStyle w:val="CommentReference"/>
                  <w:sz w:val="26"/>
                  <w:szCs w:val="26"/>
                  <w:rPrChange w:id="1165" w:author="Etion Pinari [2]" w:date="2020-12-08T10:35:00Z">
                    <w:rPr>
                      <w:rStyle w:val="CommentReference"/>
                      <w:sz w:val="26"/>
                      <w:szCs w:val="26"/>
                    </w:rPr>
                  </w:rPrChange>
                </w:rPr>
                <w:commentReference w:id="1163"/>
              </w:r>
            </w:ins>
          </w:p>
        </w:tc>
      </w:tr>
      <w:tr w:rsidR="005E41F1" w14:paraId="158F277E" w14:textId="77777777" w:rsidTr="006E4D1D">
        <w:trPr>
          <w:ins w:id="1166" w:author="Etion Pinari [2]" w:date="2020-12-08T09:41:00Z"/>
        </w:trPr>
        <w:tc>
          <w:tcPr>
            <w:tcW w:w="631" w:type="pct"/>
            <w:shd w:val="clear" w:color="auto" w:fill="A8D08D" w:themeFill="accent6" w:themeFillTint="99"/>
            <w:tcPrChange w:id="1167" w:author="Etion Pinari [2]" w:date="2020-12-08T10:29:00Z">
              <w:tcPr>
                <w:tcW w:w="631" w:type="pct"/>
              </w:tcPr>
            </w:tcPrChange>
          </w:tcPr>
          <w:p w14:paraId="42ACD9D9" w14:textId="43262813" w:rsidR="005E41F1" w:rsidRPr="006E4D1D" w:rsidRDefault="005E41F1" w:rsidP="005E41F1">
            <w:pPr>
              <w:pStyle w:val="ListParagraph"/>
              <w:spacing w:line="360" w:lineRule="auto"/>
              <w:ind w:left="0"/>
              <w:rPr>
                <w:ins w:id="1168" w:author="Etion Pinari [2]" w:date="2020-12-08T09:41:00Z"/>
                <w:rStyle w:val="SubtleEmphasis"/>
                <w:b/>
                <w:bCs w:val="0"/>
                <w:i w:val="0"/>
                <w:iCs w:val="0"/>
                <w:sz w:val="26"/>
                <w:rPrChange w:id="1169" w:author="Etion Pinari [2]" w:date="2020-12-08T10:30:00Z">
                  <w:rPr>
                    <w:ins w:id="1170" w:author="Etion Pinari [2]" w:date="2020-12-08T09:41:00Z"/>
                    <w:rStyle w:val="SubtleEmphasis"/>
                    <w:i w:val="0"/>
                    <w:iCs w:val="0"/>
                    <w:sz w:val="26"/>
                  </w:rPr>
                </w:rPrChange>
              </w:rPr>
            </w:pPr>
            <w:ins w:id="1171" w:author="Etion Pinari [2]" w:date="2020-12-08T09:51:00Z">
              <w:r w:rsidRPr="006E4D1D">
                <w:rPr>
                  <w:rStyle w:val="SubtleEmphasis"/>
                  <w:i w:val="0"/>
                  <w:iCs w:val="0"/>
                  <w:sz w:val="26"/>
                  <w:rPrChange w:id="1172" w:author="Etion Pinari [2]" w:date="2020-12-08T10:30:00Z">
                    <w:rPr>
                      <w:rStyle w:val="SubtleEmphasis"/>
                      <w:i w:val="0"/>
                      <w:iCs w:val="0"/>
                      <w:szCs w:val="24"/>
                    </w:rPr>
                  </w:rPrChange>
                </w:rPr>
                <w:t>R</w:t>
              </w:r>
              <w:r w:rsidRPr="006E4D1D">
                <w:rPr>
                  <w:rStyle w:val="SubtleEmphasis"/>
                  <w:sz w:val="26"/>
                  <w:rPrChange w:id="1173" w:author="Etion Pinari [2]" w:date="2020-12-08T10:30:00Z">
                    <w:rPr>
                      <w:rStyle w:val="SubtleEmphasis"/>
                      <w:szCs w:val="24"/>
                    </w:rPr>
                  </w:rPrChange>
                </w:rPr>
                <w:t>21</w:t>
              </w:r>
            </w:ins>
          </w:p>
        </w:tc>
        <w:tc>
          <w:tcPr>
            <w:tcW w:w="4369" w:type="pct"/>
            <w:tcPrChange w:id="1174" w:author="Etion Pinari [2]" w:date="2020-12-08T10:29:00Z">
              <w:tcPr>
                <w:tcW w:w="4369" w:type="pct"/>
                <w:gridSpan w:val="2"/>
              </w:tcPr>
            </w:tcPrChange>
          </w:tcPr>
          <w:p w14:paraId="7C2E4161" w14:textId="29DC4BC0" w:rsidR="005E41F1" w:rsidRPr="00F83BB8" w:rsidRDefault="005E41F1" w:rsidP="005E41F1">
            <w:pPr>
              <w:pStyle w:val="ListParagraph"/>
              <w:spacing w:line="360" w:lineRule="auto"/>
              <w:ind w:left="0"/>
              <w:rPr>
                <w:ins w:id="1175" w:author="Etion Pinari [2]" w:date="2020-12-08T09:41:00Z"/>
                <w:rStyle w:val="SubtleEmphasis"/>
                <w:i w:val="0"/>
                <w:iCs w:val="0"/>
                <w:sz w:val="26"/>
                <w:rPrChange w:id="1176" w:author="Etion Pinari [2]" w:date="2020-12-08T10:35:00Z">
                  <w:rPr>
                    <w:ins w:id="1177" w:author="Etion Pinari [2]" w:date="2020-12-08T09:41:00Z"/>
                    <w:rStyle w:val="SubtleEmphasis"/>
                    <w:i w:val="0"/>
                    <w:iCs w:val="0"/>
                    <w:szCs w:val="24"/>
                  </w:rPr>
                </w:rPrChange>
              </w:rPr>
            </w:pPr>
            <w:ins w:id="1178" w:author="Etion Pinari [2]" w:date="2020-12-08T09:51:00Z">
              <w:r w:rsidRPr="00F83BB8">
                <w:rPr>
                  <w:rStyle w:val="SubtleEmphasis"/>
                  <w:b/>
                  <w:bCs w:val="0"/>
                  <w:i w:val="0"/>
                  <w:iCs w:val="0"/>
                  <w:sz w:val="26"/>
                  <w:rPrChange w:id="1179" w:author="Etion Pinari [2]" w:date="2020-12-08T10:35:00Z">
                    <w:rPr>
                      <w:rStyle w:val="SubtleEmphasis"/>
                      <w:i w:val="0"/>
                      <w:iCs w:val="0"/>
                      <w:szCs w:val="24"/>
                    </w:rPr>
                  </w:rPrChange>
                </w:rPr>
                <w:t>The system shall</w:t>
              </w:r>
              <w:r w:rsidRPr="00F83BB8">
                <w:rPr>
                  <w:rStyle w:val="SubtleEmphasis"/>
                  <w:i w:val="0"/>
                  <w:iCs w:val="0"/>
                  <w:sz w:val="26"/>
                  <w:rPrChange w:id="1180" w:author="Etion Pinari [2]" w:date="2020-12-08T10:35:00Z">
                    <w:rPr>
                      <w:rStyle w:val="SubtleEmphasis"/>
                      <w:i w:val="0"/>
                      <w:iCs w:val="0"/>
                      <w:szCs w:val="24"/>
                    </w:rPr>
                  </w:rPrChange>
                </w:rPr>
                <w:t xml:space="preserve"> count the number of entrances and exits each day, for each market</w:t>
              </w:r>
            </w:ins>
          </w:p>
        </w:tc>
      </w:tr>
      <w:tr w:rsidR="005E41F1" w14:paraId="5401149E" w14:textId="77777777" w:rsidTr="006E4D1D">
        <w:trPr>
          <w:ins w:id="1181" w:author="Etion Pinari [2]" w:date="2020-12-07T20:15:00Z"/>
        </w:trPr>
        <w:tc>
          <w:tcPr>
            <w:tcW w:w="631" w:type="pct"/>
            <w:shd w:val="clear" w:color="auto" w:fill="A8D08D" w:themeFill="accent6" w:themeFillTint="99"/>
            <w:tcPrChange w:id="1182" w:author="Etion Pinari [2]" w:date="2020-12-08T10:29:00Z">
              <w:tcPr>
                <w:tcW w:w="2500" w:type="pct"/>
                <w:gridSpan w:val="2"/>
              </w:tcPr>
            </w:tcPrChange>
          </w:tcPr>
          <w:p w14:paraId="27EC249A" w14:textId="74A3EF57" w:rsidR="005E41F1" w:rsidRPr="006E4D1D" w:rsidRDefault="005E41F1" w:rsidP="005E41F1">
            <w:pPr>
              <w:pStyle w:val="ListParagraph"/>
              <w:spacing w:line="360" w:lineRule="auto"/>
              <w:ind w:left="0"/>
              <w:rPr>
                <w:ins w:id="1183" w:author="Etion Pinari [2]" w:date="2020-12-07T20:15:00Z"/>
                <w:rStyle w:val="SubtleEmphasis"/>
                <w:i w:val="0"/>
                <w:iCs w:val="0"/>
                <w:sz w:val="26"/>
                <w:rPrChange w:id="1184" w:author="Etion Pinari [2]" w:date="2020-12-08T10:30:00Z">
                  <w:rPr>
                    <w:ins w:id="1185" w:author="Etion Pinari [2]" w:date="2020-12-07T20:15:00Z"/>
                    <w:rStyle w:val="SubtleEmphasis"/>
                    <w:i w:val="0"/>
                    <w:iCs w:val="0"/>
                    <w:szCs w:val="24"/>
                  </w:rPr>
                </w:rPrChange>
              </w:rPr>
            </w:pPr>
            <w:ins w:id="1186" w:author="Etion Pinari [2]" w:date="2020-12-08T09:51:00Z">
              <w:r w:rsidRPr="006E4D1D">
                <w:rPr>
                  <w:rStyle w:val="SubtleEmphasis"/>
                  <w:i w:val="0"/>
                  <w:iCs w:val="0"/>
                  <w:sz w:val="26"/>
                  <w:rPrChange w:id="1187" w:author="Etion Pinari [2]" w:date="2020-12-08T10:30:00Z">
                    <w:rPr>
                      <w:rStyle w:val="SubtleEmphasis"/>
                      <w:i w:val="0"/>
                      <w:iCs w:val="0"/>
                      <w:szCs w:val="24"/>
                    </w:rPr>
                  </w:rPrChange>
                </w:rPr>
                <w:t>R</w:t>
              </w:r>
              <w:r w:rsidRPr="006E4D1D">
                <w:rPr>
                  <w:rStyle w:val="SubtleEmphasis"/>
                  <w:sz w:val="26"/>
                  <w:rPrChange w:id="1188" w:author="Etion Pinari [2]" w:date="2020-12-08T10:30:00Z">
                    <w:rPr>
                      <w:rStyle w:val="SubtleEmphasis"/>
                      <w:szCs w:val="24"/>
                    </w:rPr>
                  </w:rPrChange>
                </w:rPr>
                <w:t>22</w:t>
              </w:r>
            </w:ins>
          </w:p>
        </w:tc>
        <w:tc>
          <w:tcPr>
            <w:tcW w:w="4369" w:type="pct"/>
            <w:tcPrChange w:id="1189" w:author="Etion Pinari [2]" w:date="2020-12-08T10:29:00Z">
              <w:tcPr>
                <w:tcW w:w="2500" w:type="pct"/>
              </w:tcPr>
            </w:tcPrChange>
          </w:tcPr>
          <w:p w14:paraId="2944EB3C" w14:textId="61F6B287" w:rsidR="005E41F1" w:rsidRPr="00F83BB8" w:rsidRDefault="005E41F1" w:rsidP="005E41F1">
            <w:pPr>
              <w:pStyle w:val="ListParagraph"/>
              <w:spacing w:line="360" w:lineRule="auto"/>
              <w:ind w:left="0"/>
              <w:rPr>
                <w:ins w:id="1190" w:author="Etion Pinari [2]" w:date="2020-12-07T20:15:00Z"/>
                <w:rStyle w:val="SubtleEmphasis"/>
                <w:i w:val="0"/>
                <w:iCs w:val="0"/>
                <w:sz w:val="26"/>
                <w:rPrChange w:id="1191" w:author="Etion Pinari [2]" w:date="2020-12-08T10:35:00Z">
                  <w:rPr>
                    <w:ins w:id="1192" w:author="Etion Pinari [2]" w:date="2020-12-07T20:15:00Z"/>
                    <w:rStyle w:val="SubtleEmphasis"/>
                    <w:i w:val="0"/>
                    <w:iCs w:val="0"/>
                    <w:szCs w:val="24"/>
                  </w:rPr>
                </w:rPrChange>
              </w:rPr>
            </w:pPr>
            <w:ins w:id="1193" w:author="Etion Pinari [2]" w:date="2020-12-08T09:51:00Z">
              <w:r w:rsidRPr="00F83BB8">
                <w:rPr>
                  <w:rStyle w:val="SubtleEmphasis"/>
                  <w:b/>
                  <w:bCs w:val="0"/>
                  <w:i w:val="0"/>
                  <w:iCs w:val="0"/>
                  <w:sz w:val="26"/>
                  <w:rPrChange w:id="1194" w:author="Etion Pinari [2]" w:date="2020-12-08T10:35:00Z">
                    <w:rPr>
                      <w:rStyle w:val="SubtleEmphasis"/>
                      <w:i w:val="0"/>
                      <w:iCs w:val="0"/>
                      <w:szCs w:val="24"/>
                    </w:rPr>
                  </w:rPrChange>
                </w:rPr>
                <w:t>The system shall</w:t>
              </w:r>
              <w:r w:rsidRPr="00F83BB8">
                <w:rPr>
                  <w:rStyle w:val="SubtleEmphasis"/>
                  <w:i w:val="0"/>
                  <w:iCs w:val="0"/>
                  <w:sz w:val="26"/>
                  <w:rPrChange w:id="1195" w:author="Etion Pinari [2]" w:date="2020-12-08T10:35:00Z">
                    <w:rPr>
                      <w:rStyle w:val="SubtleEmphasis"/>
                      <w:i w:val="0"/>
                      <w:iCs w:val="0"/>
                      <w:szCs w:val="24"/>
                    </w:rPr>
                  </w:rPrChange>
                </w:rPr>
                <w:t xml:space="preserve"> store the number of</w:t>
              </w:r>
            </w:ins>
            <w:ins w:id="1196" w:author="Etion Pinari [2]" w:date="2020-12-08T10:40:00Z">
              <w:r w:rsidR="00F83BB8">
                <w:rPr>
                  <w:rStyle w:val="SubtleEmphasis"/>
                  <w:i w:val="0"/>
                  <w:iCs w:val="0"/>
                  <w:sz w:val="26"/>
                </w:rPr>
                <w:t xml:space="preserve"> </w:t>
              </w:r>
              <w:r w:rsidR="00F83BB8" w:rsidRPr="00F83BB8">
                <w:rPr>
                  <w:rStyle w:val="SubtleEmphasis"/>
                  <w:i w:val="0"/>
                  <w:iCs w:val="0"/>
                  <w:sz w:val="26"/>
                  <w:rPrChange w:id="1197" w:author="Etion Pinari [2]" w:date="2020-12-08T10:40:00Z">
                    <w:rPr>
                      <w:rStyle w:val="SubtleEmphasis"/>
                      <w:sz w:val="26"/>
                    </w:rPr>
                  </w:rPrChange>
                </w:rPr>
                <w:t>daily</w:t>
              </w:r>
            </w:ins>
            <w:ins w:id="1198" w:author="Etion Pinari [2]" w:date="2020-12-08T09:51:00Z">
              <w:r w:rsidRPr="00F83BB8">
                <w:rPr>
                  <w:rStyle w:val="SubtleEmphasis"/>
                  <w:i w:val="0"/>
                  <w:iCs w:val="0"/>
                  <w:sz w:val="26"/>
                  <w:rPrChange w:id="1199" w:author="Etion Pinari [2]" w:date="2020-12-08T10:35:00Z">
                    <w:rPr>
                      <w:rStyle w:val="SubtleEmphasis"/>
                      <w:i w:val="0"/>
                      <w:iCs w:val="0"/>
                      <w:szCs w:val="24"/>
                    </w:rPr>
                  </w:rPrChange>
                </w:rPr>
                <w:t xml:space="preserve"> entrances and exits for each market  </w:t>
              </w:r>
            </w:ins>
          </w:p>
        </w:tc>
      </w:tr>
      <w:tr w:rsidR="005E41F1" w14:paraId="3FE568BA" w14:textId="77777777" w:rsidTr="006E4D1D">
        <w:trPr>
          <w:ins w:id="1200" w:author="Etion Pinari [2]" w:date="2020-12-07T20:15:00Z"/>
        </w:trPr>
        <w:tc>
          <w:tcPr>
            <w:tcW w:w="631" w:type="pct"/>
            <w:shd w:val="clear" w:color="auto" w:fill="A8D08D" w:themeFill="accent6" w:themeFillTint="99"/>
            <w:tcPrChange w:id="1201" w:author="Etion Pinari [2]" w:date="2020-12-08T10:29:00Z">
              <w:tcPr>
                <w:tcW w:w="2500" w:type="pct"/>
                <w:gridSpan w:val="2"/>
              </w:tcPr>
            </w:tcPrChange>
          </w:tcPr>
          <w:p w14:paraId="4880D79A" w14:textId="11B86083" w:rsidR="005E41F1" w:rsidRPr="006E4D1D" w:rsidRDefault="005E41F1" w:rsidP="005E41F1">
            <w:pPr>
              <w:pStyle w:val="ListParagraph"/>
              <w:spacing w:line="360" w:lineRule="auto"/>
              <w:ind w:left="0"/>
              <w:rPr>
                <w:ins w:id="1202" w:author="Etion Pinari [2]" w:date="2020-12-07T20:15:00Z"/>
                <w:rStyle w:val="SubtleEmphasis"/>
                <w:i w:val="0"/>
                <w:iCs w:val="0"/>
                <w:sz w:val="26"/>
                <w:rPrChange w:id="1203" w:author="Etion Pinari [2]" w:date="2020-12-08T10:30:00Z">
                  <w:rPr>
                    <w:ins w:id="1204" w:author="Etion Pinari [2]" w:date="2020-12-07T20:15:00Z"/>
                    <w:rStyle w:val="SubtleEmphasis"/>
                    <w:i w:val="0"/>
                    <w:iCs w:val="0"/>
                    <w:szCs w:val="24"/>
                  </w:rPr>
                </w:rPrChange>
              </w:rPr>
            </w:pPr>
            <w:ins w:id="1205" w:author="Etion Pinari [2]" w:date="2020-12-08T09:51:00Z">
              <w:r w:rsidRPr="006E4D1D">
                <w:rPr>
                  <w:rStyle w:val="SubtleEmphasis"/>
                  <w:i w:val="0"/>
                  <w:iCs w:val="0"/>
                  <w:sz w:val="26"/>
                  <w:rPrChange w:id="1206" w:author="Etion Pinari [2]" w:date="2020-12-08T10:30:00Z">
                    <w:rPr>
                      <w:rStyle w:val="SubtleEmphasis"/>
                      <w:i w:val="0"/>
                      <w:iCs w:val="0"/>
                      <w:szCs w:val="24"/>
                    </w:rPr>
                  </w:rPrChange>
                </w:rPr>
                <w:t>R</w:t>
              </w:r>
              <w:r w:rsidRPr="006E4D1D">
                <w:rPr>
                  <w:rStyle w:val="SubtleEmphasis"/>
                  <w:sz w:val="26"/>
                  <w:rPrChange w:id="1207" w:author="Etion Pinari [2]" w:date="2020-12-08T10:30:00Z">
                    <w:rPr>
                      <w:rStyle w:val="SubtleEmphasis"/>
                      <w:szCs w:val="24"/>
                    </w:rPr>
                  </w:rPrChange>
                </w:rPr>
                <w:t>24</w:t>
              </w:r>
            </w:ins>
          </w:p>
        </w:tc>
        <w:tc>
          <w:tcPr>
            <w:tcW w:w="4369" w:type="pct"/>
            <w:tcPrChange w:id="1208" w:author="Etion Pinari [2]" w:date="2020-12-08T10:29:00Z">
              <w:tcPr>
                <w:tcW w:w="2500" w:type="pct"/>
              </w:tcPr>
            </w:tcPrChange>
          </w:tcPr>
          <w:p w14:paraId="11DBFF7F" w14:textId="6D150791" w:rsidR="005E41F1" w:rsidRPr="00F83BB8" w:rsidRDefault="005E41F1" w:rsidP="005E41F1">
            <w:pPr>
              <w:pStyle w:val="ListParagraph"/>
              <w:spacing w:line="360" w:lineRule="auto"/>
              <w:ind w:left="0"/>
              <w:rPr>
                <w:ins w:id="1209" w:author="Etion Pinari [2]" w:date="2020-12-07T20:15:00Z"/>
                <w:rStyle w:val="SubtleEmphasis"/>
                <w:i w:val="0"/>
                <w:iCs w:val="0"/>
                <w:sz w:val="26"/>
                <w:rPrChange w:id="1210" w:author="Etion Pinari [2]" w:date="2020-12-08T10:35:00Z">
                  <w:rPr>
                    <w:ins w:id="1211" w:author="Etion Pinari [2]" w:date="2020-12-07T20:15:00Z"/>
                    <w:rStyle w:val="SubtleEmphasis"/>
                    <w:i w:val="0"/>
                    <w:iCs w:val="0"/>
                    <w:szCs w:val="24"/>
                  </w:rPr>
                </w:rPrChange>
              </w:rPr>
            </w:pPr>
            <w:ins w:id="1212" w:author="Etion Pinari [2]" w:date="2020-12-08T09:51:00Z">
              <w:r w:rsidRPr="00F83BB8">
                <w:rPr>
                  <w:rStyle w:val="SubtleEmphasis"/>
                  <w:b/>
                  <w:bCs w:val="0"/>
                  <w:i w:val="0"/>
                  <w:iCs w:val="0"/>
                  <w:sz w:val="26"/>
                  <w:rPrChange w:id="1213" w:author="Etion Pinari [2]" w:date="2020-12-08T10:35:00Z">
                    <w:rPr>
                      <w:rStyle w:val="SubtleEmphasis"/>
                      <w:i w:val="0"/>
                      <w:iCs w:val="0"/>
                      <w:szCs w:val="24"/>
                    </w:rPr>
                  </w:rPrChange>
                </w:rPr>
                <w:t>The system shall</w:t>
              </w:r>
              <w:r w:rsidRPr="00F83BB8">
                <w:rPr>
                  <w:rStyle w:val="SubtleEmphasis"/>
                  <w:i w:val="0"/>
                  <w:iCs w:val="0"/>
                  <w:sz w:val="26"/>
                  <w:rPrChange w:id="1214" w:author="Etion Pinari [2]" w:date="2020-12-08T10:35:00Z">
                    <w:rPr>
                      <w:rStyle w:val="SubtleEmphasis"/>
                      <w:i w:val="0"/>
                      <w:iCs w:val="0"/>
                      <w:szCs w:val="24"/>
                    </w:rPr>
                  </w:rPrChange>
                </w:rPr>
                <w:t xml:space="preserve"> allow store managers to see how many customers have entered the store for the past 7 days</w:t>
              </w:r>
            </w:ins>
          </w:p>
        </w:tc>
      </w:tr>
    </w:tbl>
    <w:p w14:paraId="6EB1EE6D" w14:textId="650376B9" w:rsidR="00CD64CB" w:rsidRDefault="00CD64CB">
      <w:pPr>
        <w:rPr>
          <w:ins w:id="1215" w:author="Etion Pinari [2]" w:date="2020-12-08T10:33:00Z"/>
        </w:rPr>
      </w:pPr>
    </w:p>
    <w:p w14:paraId="4A562888" w14:textId="2392A6A1" w:rsidR="004E3C04" w:rsidRDefault="006E4D1D">
      <w:pPr>
        <w:rPr>
          <w:ins w:id="1216" w:author="Etion Pinari [2]" w:date="2020-12-07T21:22:00Z"/>
        </w:rPr>
      </w:pPr>
      <w:ins w:id="1217" w:author="Etion Pinari [2]" w:date="2020-12-08T10:33:00Z">
        <w:r>
          <w:t xml:space="preserve">Supposing that for each ticket only one person will physically enter the store (A5), the system shall allow </w:t>
        </w:r>
      </w:ins>
      <w:ins w:id="1218" w:author="Etion Pinari [2]" w:date="2020-12-08T10:38:00Z">
        <w:r w:rsidR="00F83BB8">
          <w:t xml:space="preserve">the </w:t>
        </w:r>
      </w:ins>
      <w:ins w:id="1219" w:author="Etion Pinari [2]" w:date="2020-12-08T10:34:00Z">
        <w:r>
          <w:t>person to enter inside the store</w:t>
        </w:r>
      </w:ins>
      <w:ins w:id="1220" w:author="Etion Pinari [2]" w:date="2020-12-08T10:38:00Z">
        <w:r w:rsidR="00F83BB8">
          <w:t xml:space="preserve"> through the requirements (</w:t>
        </w:r>
      </w:ins>
      <w:ins w:id="1221" w:author="Etion Pinari [2]" w:date="2020-12-08T11:03:00Z">
        <w:r w:rsidR="004E3C04">
          <w:t>R13.1</w:t>
        </w:r>
      </w:ins>
      <w:ins w:id="1222" w:author="Etion Pinari [2]" w:date="2020-12-08T10:38:00Z">
        <w:r w:rsidR="00F83BB8">
          <w:t xml:space="preserve"> - R15.3), count th</w:t>
        </w:r>
      </w:ins>
      <w:ins w:id="1223" w:author="Etion Pinari [2]" w:date="2020-12-08T10:39:00Z">
        <w:r w:rsidR="00F83BB8">
          <w:t>e</w:t>
        </w:r>
      </w:ins>
      <w:ins w:id="1224" w:author="Etion Pinari [2]" w:date="2020-12-08T10:38:00Z">
        <w:r w:rsidR="00F83BB8">
          <w:t>s</w:t>
        </w:r>
      </w:ins>
      <w:ins w:id="1225" w:author="Etion Pinari [2]" w:date="2020-12-08T10:39:00Z">
        <w:r w:rsidR="00F83BB8">
          <w:t>e entrances (and successive exit) through the requirement (R21), store the sum of all entrances and exits</w:t>
        </w:r>
      </w:ins>
      <w:ins w:id="1226" w:author="Etion Pinari [2]" w:date="2020-12-08T10:40:00Z">
        <w:r w:rsidR="00F83BB8">
          <w:t xml:space="preserve"> per day and </w:t>
        </w:r>
      </w:ins>
      <w:ins w:id="1227" w:author="Etion Pinari [2]" w:date="2020-12-08T10:43:00Z">
        <w:r w:rsidR="00F83BB8">
          <w:t>display them to the store manager</w:t>
        </w:r>
      </w:ins>
      <w:ins w:id="1228" w:author="Etion Pinari [2]" w:date="2020-12-08T10:56:00Z">
        <w:r w:rsidR="004E3C04">
          <w:t xml:space="preserve"> having fulfilled goal (G1)</w:t>
        </w:r>
      </w:ins>
      <w:ins w:id="1229" w:author="Etion Pinari [2]" w:date="2020-12-08T10:43:00Z">
        <w:r w:rsidR="00F83BB8">
          <w:t>.</w:t>
        </w:r>
      </w:ins>
    </w:p>
    <w:tbl>
      <w:tblPr>
        <w:tblStyle w:val="TableGrid"/>
        <w:tblW w:w="4995" w:type="pct"/>
        <w:tblLook w:val="04A0" w:firstRow="1" w:lastRow="0" w:firstColumn="1" w:lastColumn="0" w:noHBand="0" w:noVBand="1"/>
        <w:tblPrChange w:id="1230" w:author="Etion Pinari [2]" w:date="2020-12-08T09:31:00Z">
          <w:tblPr>
            <w:tblStyle w:val="TableGrid"/>
            <w:tblW w:w="4995" w:type="pct"/>
            <w:tblLook w:val="04A0" w:firstRow="1" w:lastRow="0" w:firstColumn="1" w:lastColumn="0" w:noHBand="0" w:noVBand="1"/>
          </w:tblPr>
        </w:tblPrChange>
      </w:tblPr>
      <w:tblGrid>
        <w:gridCol w:w="1256"/>
        <w:gridCol w:w="8696"/>
        <w:tblGridChange w:id="1231">
          <w:tblGrid>
            <w:gridCol w:w="1256"/>
            <w:gridCol w:w="3720"/>
            <w:gridCol w:w="4976"/>
          </w:tblGrid>
        </w:tblGridChange>
      </w:tblGrid>
      <w:tr w:rsidR="00057712" w14:paraId="719B2A80" w14:textId="77777777" w:rsidTr="00AD6669">
        <w:trPr>
          <w:ins w:id="1232" w:author="Etion Pinari [2]" w:date="2020-12-07T20:15:00Z"/>
        </w:trPr>
        <w:tc>
          <w:tcPr>
            <w:tcW w:w="631" w:type="pct"/>
            <w:shd w:val="clear" w:color="auto" w:fill="B4C6E7" w:themeFill="accent1" w:themeFillTint="66"/>
            <w:tcPrChange w:id="1233" w:author="Etion Pinari [2]" w:date="2020-12-08T09:31:00Z">
              <w:tcPr>
                <w:tcW w:w="2500" w:type="pct"/>
                <w:gridSpan w:val="2"/>
              </w:tcPr>
            </w:tcPrChange>
          </w:tcPr>
          <w:p w14:paraId="6C994AB0" w14:textId="23889B16" w:rsidR="00057712" w:rsidRPr="00CD64CB" w:rsidRDefault="00CD64CB" w:rsidP="00207E23">
            <w:pPr>
              <w:pStyle w:val="ListParagraph"/>
              <w:spacing w:line="360" w:lineRule="auto"/>
              <w:ind w:left="0"/>
              <w:rPr>
                <w:ins w:id="1234" w:author="Etion Pinari [2]" w:date="2020-12-07T20:15:00Z"/>
                <w:rStyle w:val="SubtleEmphasis"/>
                <w:b/>
                <w:bCs w:val="0"/>
                <w:i w:val="0"/>
                <w:iCs w:val="0"/>
                <w:szCs w:val="24"/>
                <w:rPrChange w:id="1235" w:author="Etion Pinari [2]" w:date="2020-12-07T21:23:00Z">
                  <w:rPr>
                    <w:ins w:id="1236" w:author="Etion Pinari [2]" w:date="2020-12-07T20:15:00Z"/>
                    <w:rStyle w:val="SubtleEmphasis"/>
                    <w:i w:val="0"/>
                    <w:iCs w:val="0"/>
                    <w:szCs w:val="24"/>
                  </w:rPr>
                </w:rPrChange>
              </w:rPr>
            </w:pPr>
            <w:ins w:id="1237" w:author="Etion Pinari [2]" w:date="2020-12-07T21:23:00Z">
              <w:r w:rsidRPr="00CD64CB">
                <w:rPr>
                  <w:rStyle w:val="SubtleEmphasis"/>
                  <w:b/>
                  <w:bCs w:val="0"/>
                  <w:i w:val="0"/>
                  <w:iCs w:val="0"/>
                  <w:sz w:val="32"/>
                  <w:szCs w:val="32"/>
                  <w:rPrChange w:id="1238" w:author="Etion Pinari [2]" w:date="2020-12-07T21:23:00Z">
                    <w:rPr>
                      <w:rStyle w:val="SubtleEmphasis"/>
                      <w:i w:val="0"/>
                      <w:iCs w:val="0"/>
                      <w:szCs w:val="24"/>
                    </w:rPr>
                  </w:rPrChange>
                </w:rPr>
                <w:t>G2</w:t>
              </w:r>
            </w:ins>
          </w:p>
        </w:tc>
        <w:tc>
          <w:tcPr>
            <w:tcW w:w="4369" w:type="pct"/>
            <w:tcPrChange w:id="1239" w:author="Etion Pinari [2]" w:date="2020-12-08T09:31:00Z">
              <w:tcPr>
                <w:tcW w:w="2500" w:type="pct"/>
              </w:tcPr>
            </w:tcPrChange>
          </w:tcPr>
          <w:p w14:paraId="4FD320B9" w14:textId="6122E767" w:rsidR="00057712" w:rsidRPr="00F83BB8" w:rsidRDefault="00CD64CB" w:rsidP="00207E23">
            <w:pPr>
              <w:pStyle w:val="ListParagraph"/>
              <w:spacing w:line="360" w:lineRule="auto"/>
              <w:ind w:left="0"/>
              <w:rPr>
                <w:ins w:id="1240" w:author="Etion Pinari [2]" w:date="2020-12-07T20:15:00Z"/>
                <w:rStyle w:val="SubtleEmphasis"/>
                <w:i w:val="0"/>
                <w:iCs w:val="0"/>
                <w:sz w:val="26"/>
                <w:rPrChange w:id="1241" w:author="Etion Pinari [2]" w:date="2020-12-08T10:35:00Z">
                  <w:rPr>
                    <w:ins w:id="1242" w:author="Etion Pinari [2]" w:date="2020-12-07T20:15:00Z"/>
                    <w:rStyle w:val="SubtleEmphasis"/>
                    <w:i w:val="0"/>
                    <w:iCs w:val="0"/>
                    <w:szCs w:val="24"/>
                  </w:rPr>
                </w:rPrChange>
              </w:rPr>
            </w:pPr>
            <w:ins w:id="1243" w:author="Etion Pinari [2]" w:date="2020-12-07T21:23:00Z">
              <w:r w:rsidRPr="00F83BB8">
                <w:rPr>
                  <w:rStyle w:val="SubtleEmphasis"/>
                  <w:i w:val="0"/>
                  <w:iCs w:val="0"/>
                  <w:sz w:val="26"/>
                  <w:rPrChange w:id="1244" w:author="Etion Pinari [2]" w:date="2020-12-08T10:35:00Z">
                    <w:rPr>
                      <w:rStyle w:val="SubtleEmphasis"/>
                      <w:i w:val="0"/>
                      <w:iCs w:val="0"/>
                      <w:szCs w:val="24"/>
                    </w:rPr>
                  </w:rPrChange>
                </w:rPr>
                <w:t>The store manager should regulate the influx of people that can enter inside the store.</w:t>
              </w:r>
            </w:ins>
          </w:p>
        </w:tc>
      </w:tr>
      <w:tr w:rsidR="00057712" w14:paraId="78FEE3B7" w14:textId="77777777" w:rsidTr="00AD6669">
        <w:trPr>
          <w:ins w:id="1245" w:author="Etion Pinari [2]" w:date="2020-12-07T20:15:00Z"/>
        </w:trPr>
        <w:tc>
          <w:tcPr>
            <w:tcW w:w="631" w:type="pct"/>
            <w:shd w:val="clear" w:color="auto" w:fill="F7CAAC" w:themeFill="accent2" w:themeFillTint="66"/>
            <w:tcPrChange w:id="1246" w:author="Etion Pinari [2]" w:date="2020-12-08T09:32:00Z">
              <w:tcPr>
                <w:tcW w:w="2500" w:type="pct"/>
                <w:gridSpan w:val="2"/>
              </w:tcPr>
            </w:tcPrChange>
          </w:tcPr>
          <w:p w14:paraId="68BA73C6" w14:textId="1BDCBDC8" w:rsidR="00057712" w:rsidRPr="006B1264" w:rsidRDefault="00CD64CB">
            <w:pPr>
              <w:pStyle w:val="ListParagraph"/>
              <w:tabs>
                <w:tab w:val="left" w:pos="657"/>
              </w:tabs>
              <w:spacing w:line="360" w:lineRule="auto"/>
              <w:ind w:left="0"/>
              <w:rPr>
                <w:ins w:id="1247" w:author="Etion Pinari [2]" w:date="2020-12-07T20:15:00Z"/>
                <w:rStyle w:val="SubtleEmphasis"/>
                <w:i w:val="0"/>
                <w:iCs w:val="0"/>
                <w:szCs w:val="24"/>
              </w:rPr>
              <w:pPrChange w:id="1248" w:author="Unknown" w:date="2020-12-07T21:24:00Z">
                <w:pPr>
                  <w:pStyle w:val="ListParagraph"/>
                  <w:spacing w:line="360" w:lineRule="auto"/>
                  <w:ind w:left="0"/>
                </w:pPr>
              </w:pPrChange>
            </w:pPr>
            <w:ins w:id="1249" w:author="Etion Pinari [2]" w:date="2020-12-07T21:24:00Z">
              <w:r>
                <w:rPr>
                  <w:rStyle w:val="SubtleEmphasis"/>
                  <w:i w:val="0"/>
                  <w:iCs w:val="0"/>
                  <w:szCs w:val="24"/>
                </w:rPr>
                <w:t>A5</w:t>
              </w:r>
            </w:ins>
          </w:p>
        </w:tc>
        <w:tc>
          <w:tcPr>
            <w:tcW w:w="4369" w:type="pct"/>
            <w:tcPrChange w:id="1250" w:author="Etion Pinari [2]" w:date="2020-12-08T09:32:00Z">
              <w:tcPr>
                <w:tcW w:w="2500" w:type="pct"/>
              </w:tcPr>
            </w:tcPrChange>
          </w:tcPr>
          <w:p w14:paraId="53F855C2" w14:textId="5B8CA3F7" w:rsidR="00057712" w:rsidRPr="00F83BB8" w:rsidRDefault="00CD64CB" w:rsidP="00207E23">
            <w:pPr>
              <w:pStyle w:val="ListParagraph"/>
              <w:spacing w:line="360" w:lineRule="auto"/>
              <w:ind w:left="0"/>
              <w:rPr>
                <w:ins w:id="1251" w:author="Etion Pinari [2]" w:date="2020-12-07T20:15:00Z"/>
                <w:rStyle w:val="SubtleEmphasis"/>
                <w:i w:val="0"/>
                <w:iCs w:val="0"/>
                <w:sz w:val="26"/>
                <w:rPrChange w:id="1252" w:author="Etion Pinari [2]" w:date="2020-12-08T10:35:00Z">
                  <w:rPr>
                    <w:ins w:id="1253" w:author="Etion Pinari [2]" w:date="2020-12-07T20:15:00Z"/>
                    <w:rStyle w:val="SubtleEmphasis"/>
                    <w:i w:val="0"/>
                    <w:iCs w:val="0"/>
                    <w:szCs w:val="24"/>
                  </w:rPr>
                </w:rPrChange>
              </w:rPr>
            </w:pPr>
            <w:ins w:id="1254" w:author="Etion Pinari [2]" w:date="2020-12-07T21:24:00Z">
              <w:r w:rsidRPr="00F83BB8">
                <w:rPr>
                  <w:rStyle w:val="SubtleEmphasis"/>
                  <w:i w:val="0"/>
                  <w:iCs w:val="0"/>
                  <w:sz w:val="26"/>
                  <w:rPrChange w:id="1255" w:author="Etion Pinari [2]" w:date="2020-12-08T10:35:00Z">
                    <w:rPr>
                      <w:rStyle w:val="SubtleEmphasis"/>
                      <w:i w:val="0"/>
                      <w:iCs w:val="0"/>
                      <w:szCs w:val="24"/>
                    </w:rPr>
                  </w:rPrChange>
                </w:rPr>
                <w:t>Only one person will enter the store per ticket</w:t>
              </w:r>
            </w:ins>
          </w:p>
        </w:tc>
      </w:tr>
      <w:tr w:rsidR="00FE186F" w14:paraId="16DA099F" w14:textId="77777777" w:rsidTr="006E4D1D">
        <w:trPr>
          <w:ins w:id="1256" w:author="Etion Pinari [2]" w:date="2020-12-08T09:34:00Z"/>
        </w:trPr>
        <w:tc>
          <w:tcPr>
            <w:tcW w:w="631" w:type="pct"/>
            <w:shd w:val="clear" w:color="auto" w:fill="FF7C80"/>
            <w:tcPrChange w:id="1257" w:author="Etion Pinari [2]" w:date="2020-12-08T10:28:00Z">
              <w:tcPr>
                <w:tcW w:w="631" w:type="pct"/>
              </w:tcPr>
            </w:tcPrChange>
          </w:tcPr>
          <w:p w14:paraId="309B05AE" w14:textId="45281C92" w:rsidR="00FE186F" w:rsidRPr="00FE186F" w:rsidRDefault="004E3C04" w:rsidP="00FE186F">
            <w:pPr>
              <w:pStyle w:val="ListParagraph"/>
              <w:spacing w:line="360" w:lineRule="auto"/>
              <w:ind w:left="0"/>
              <w:rPr>
                <w:ins w:id="1258" w:author="Etion Pinari [2]" w:date="2020-12-08T09:34:00Z"/>
                <w:sz w:val="26"/>
                <w:rPrChange w:id="1259" w:author="Etion Pinari [2]" w:date="2020-12-08T09:39:00Z">
                  <w:rPr>
                    <w:ins w:id="1260" w:author="Etion Pinari [2]" w:date="2020-12-08T09:34:00Z"/>
                    <w:sz w:val="28"/>
                    <w:szCs w:val="28"/>
                  </w:rPr>
                </w:rPrChange>
              </w:rPr>
            </w:pPr>
            <w:ins w:id="1261" w:author="Etion Pinari [2]" w:date="2020-12-08T11:03:00Z">
              <w:r>
                <w:rPr>
                  <w:rStyle w:val="SubtleEmphasis"/>
                  <w:i w:val="0"/>
                  <w:iCs w:val="0"/>
                  <w:sz w:val="26"/>
                </w:rPr>
                <w:t>R13.1</w:t>
              </w:r>
            </w:ins>
          </w:p>
        </w:tc>
        <w:tc>
          <w:tcPr>
            <w:tcW w:w="4369" w:type="pct"/>
            <w:tcPrChange w:id="1262" w:author="Etion Pinari [2]" w:date="2020-12-08T10:28:00Z">
              <w:tcPr>
                <w:tcW w:w="4369" w:type="pct"/>
                <w:gridSpan w:val="2"/>
              </w:tcPr>
            </w:tcPrChange>
          </w:tcPr>
          <w:p w14:paraId="4635BE80" w14:textId="25E4B0E4" w:rsidR="00FE186F" w:rsidRPr="00F83BB8" w:rsidRDefault="00FE186F" w:rsidP="00FE186F">
            <w:pPr>
              <w:pStyle w:val="ListParagraph"/>
              <w:spacing w:line="360" w:lineRule="auto"/>
              <w:ind w:left="0"/>
              <w:rPr>
                <w:ins w:id="1263" w:author="Etion Pinari [2]" w:date="2020-12-08T09:34:00Z"/>
                <w:b/>
                <w:sz w:val="26"/>
                <w:rPrChange w:id="1264" w:author="Etion Pinari [2]" w:date="2020-12-08T10:35:00Z">
                  <w:rPr>
                    <w:ins w:id="1265" w:author="Etion Pinari [2]" w:date="2020-12-08T09:34:00Z"/>
                    <w:b/>
                    <w:sz w:val="26"/>
                  </w:rPr>
                </w:rPrChange>
              </w:rPr>
            </w:pPr>
            <w:ins w:id="1266" w:author="Etion Pinari [2]" w:date="2020-12-08T09:34:00Z">
              <w:r w:rsidRPr="00F83BB8">
                <w:rPr>
                  <w:rStyle w:val="SubtleEmphasis"/>
                  <w:b/>
                  <w:bCs w:val="0"/>
                  <w:i w:val="0"/>
                  <w:iCs w:val="0"/>
                  <w:sz w:val="26"/>
                  <w:rPrChange w:id="1267" w:author="Etion Pinari [2]" w:date="2020-12-08T10:35:00Z">
                    <w:rPr>
                      <w:rStyle w:val="SubtleEmphasis"/>
                      <w:i w:val="0"/>
                      <w:iCs w:val="0"/>
                      <w:szCs w:val="24"/>
                    </w:rPr>
                  </w:rPrChange>
                </w:rPr>
                <w:t>The system shall</w:t>
              </w:r>
              <w:r w:rsidRPr="00F83BB8">
                <w:rPr>
                  <w:rStyle w:val="SubtleEmphasis"/>
                  <w:i w:val="0"/>
                  <w:iCs w:val="0"/>
                  <w:sz w:val="26"/>
                  <w:rPrChange w:id="1268" w:author="Etion Pinari [2]" w:date="2020-12-08T10:35:00Z">
                    <w:rPr>
                      <w:rStyle w:val="SubtleEmphasis"/>
                      <w:i w:val="0"/>
                      <w:iCs w:val="0"/>
                      <w:szCs w:val="24"/>
                    </w:rPr>
                  </w:rPrChange>
                </w:rPr>
                <w:t xml:space="preserve"> allow the user to scan its QR code in entrance through the turnstiles</w:t>
              </w:r>
            </w:ins>
          </w:p>
        </w:tc>
      </w:tr>
      <w:tr w:rsidR="005E41F1" w14:paraId="3C917E60" w14:textId="77777777" w:rsidTr="006E4D1D">
        <w:trPr>
          <w:ins w:id="1269" w:author="Etion Pinari [2]" w:date="2020-12-08T09:51:00Z"/>
        </w:trPr>
        <w:tc>
          <w:tcPr>
            <w:tcW w:w="631" w:type="pct"/>
            <w:shd w:val="clear" w:color="auto" w:fill="FF7C80"/>
            <w:tcPrChange w:id="1270" w:author="Etion Pinari [2]" w:date="2020-12-08T10:28:00Z">
              <w:tcPr>
                <w:tcW w:w="631" w:type="pct"/>
              </w:tcPr>
            </w:tcPrChange>
          </w:tcPr>
          <w:p w14:paraId="41DEC6DE" w14:textId="2386D714" w:rsidR="005E41F1" w:rsidRPr="0066394C" w:rsidRDefault="005F243D" w:rsidP="005E41F1">
            <w:pPr>
              <w:pStyle w:val="ListParagraph"/>
              <w:spacing w:line="360" w:lineRule="auto"/>
              <w:ind w:left="0"/>
              <w:rPr>
                <w:ins w:id="1271" w:author="Etion Pinari [2]" w:date="2020-12-08T09:51:00Z"/>
                <w:rStyle w:val="SubtleEmphasis"/>
                <w:i w:val="0"/>
                <w:iCs w:val="0"/>
                <w:sz w:val="26"/>
              </w:rPr>
            </w:pPr>
            <w:ins w:id="1272" w:author="Etion Pinari [2]" w:date="2020-12-08T11:31:00Z">
              <w:r>
                <w:rPr>
                  <w:sz w:val="26"/>
                </w:rPr>
                <w:t>R14</w:t>
              </w:r>
            </w:ins>
          </w:p>
        </w:tc>
        <w:tc>
          <w:tcPr>
            <w:tcW w:w="4369" w:type="pct"/>
            <w:tcPrChange w:id="1273" w:author="Etion Pinari [2]" w:date="2020-12-08T10:28:00Z">
              <w:tcPr>
                <w:tcW w:w="4369" w:type="pct"/>
                <w:gridSpan w:val="2"/>
              </w:tcPr>
            </w:tcPrChange>
          </w:tcPr>
          <w:p w14:paraId="1A8006CC" w14:textId="625063BB" w:rsidR="005E41F1" w:rsidRPr="00F83BB8" w:rsidRDefault="005E41F1" w:rsidP="005E41F1">
            <w:pPr>
              <w:pStyle w:val="ListParagraph"/>
              <w:spacing w:line="360" w:lineRule="auto"/>
              <w:ind w:left="0"/>
              <w:rPr>
                <w:ins w:id="1274" w:author="Etion Pinari [2]" w:date="2020-12-08T09:51:00Z"/>
                <w:rStyle w:val="SubtleEmphasis"/>
                <w:i w:val="0"/>
                <w:iCs w:val="0"/>
                <w:sz w:val="26"/>
                <w:rPrChange w:id="1275" w:author="Etion Pinari [2]" w:date="2020-12-08T10:35:00Z">
                  <w:rPr>
                    <w:ins w:id="1276" w:author="Etion Pinari [2]" w:date="2020-12-08T09:51:00Z"/>
                    <w:rStyle w:val="SubtleEmphasis"/>
                    <w:i w:val="0"/>
                    <w:iCs w:val="0"/>
                    <w:szCs w:val="24"/>
                  </w:rPr>
                </w:rPrChange>
              </w:rPr>
            </w:pPr>
            <w:ins w:id="1277" w:author="Etion Pinari [2]" w:date="2020-12-08T09:51:00Z">
              <w:r w:rsidRPr="00F83BB8">
                <w:rPr>
                  <w:b/>
                  <w:sz w:val="26"/>
                  <w:rPrChange w:id="1278" w:author="Etion Pinari [2]" w:date="2020-12-08T10:35:00Z">
                    <w:rPr>
                      <w:b/>
                      <w:sz w:val="26"/>
                    </w:rPr>
                  </w:rPrChange>
                </w:rPr>
                <w:t>The system shall</w:t>
              </w:r>
              <w:commentRangeStart w:id="1279"/>
              <w:commentRangeEnd w:id="1279"/>
              <w:r w:rsidRPr="00F83BB8">
                <w:rPr>
                  <w:rStyle w:val="CommentReference"/>
                  <w:b/>
                  <w:sz w:val="26"/>
                  <w:szCs w:val="26"/>
                  <w:rPrChange w:id="1280" w:author="Etion Pinari [2]" w:date="2020-12-08T10:35:00Z">
                    <w:rPr>
                      <w:rStyle w:val="CommentReference"/>
                      <w:b/>
                      <w:sz w:val="26"/>
                      <w:szCs w:val="26"/>
                    </w:rPr>
                  </w:rPrChange>
                </w:rPr>
                <w:commentReference w:id="1279"/>
              </w:r>
              <w:r w:rsidRPr="00F83BB8">
                <w:rPr>
                  <w:sz w:val="26"/>
                  <w:rPrChange w:id="1281" w:author="Etion Pinari [2]" w:date="2020-12-08T10:35:00Z">
                    <w:rPr>
                      <w:sz w:val="26"/>
                    </w:rPr>
                  </w:rPrChange>
                </w:rPr>
                <w:t xml:space="preserve"> allow the user to scan its QR code in exit through the turnstiles or cash register</w:t>
              </w:r>
            </w:ins>
          </w:p>
        </w:tc>
      </w:tr>
      <w:tr w:rsidR="00807D35" w14:paraId="46A574E7" w14:textId="77777777" w:rsidTr="006E4D1D">
        <w:trPr>
          <w:ins w:id="1282" w:author="Etion Pinari [2]" w:date="2020-12-08T11:28:00Z"/>
        </w:trPr>
        <w:tc>
          <w:tcPr>
            <w:tcW w:w="631" w:type="pct"/>
            <w:shd w:val="clear" w:color="auto" w:fill="FF7C80"/>
          </w:tcPr>
          <w:p w14:paraId="60921BB6" w14:textId="4C18B3E7" w:rsidR="00807D35" w:rsidRDefault="00807D35" w:rsidP="005E41F1">
            <w:pPr>
              <w:pStyle w:val="ListParagraph"/>
              <w:spacing w:line="360" w:lineRule="auto"/>
              <w:ind w:left="0"/>
              <w:rPr>
                <w:ins w:id="1283" w:author="Etion Pinari [2]" w:date="2020-12-08T11:28:00Z"/>
                <w:sz w:val="26"/>
              </w:rPr>
            </w:pPr>
            <w:ins w:id="1284" w:author="Etion Pinari [2]" w:date="2020-12-08T11:28:00Z">
              <w:r>
                <w:rPr>
                  <w:sz w:val="26"/>
                </w:rPr>
                <w:lastRenderedPageBreak/>
                <w:t>R14</w:t>
              </w:r>
            </w:ins>
          </w:p>
        </w:tc>
        <w:tc>
          <w:tcPr>
            <w:tcW w:w="4369" w:type="pct"/>
          </w:tcPr>
          <w:p w14:paraId="603E0728" w14:textId="6FE9F4F5" w:rsidR="00807D35" w:rsidRPr="00F83BB8" w:rsidRDefault="005F243D" w:rsidP="005E41F1">
            <w:pPr>
              <w:pStyle w:val="ListParagraph"/>
              <w:spacing w:line="360" w:lineRule="auto"/>
              <w:ind w:left="0"/>
              <w:rPr>
                <w:ins w:id="1285" w:author="Etion Pinari [2]" w:date="2020-12-08T11:28:00Z"/>
                <w:b/>
                <w:sz w:val="26"/>
                <w:rPrChange w:id="1286" w:author="Etion Pinari [2]" w:date="2020-12-08T10:35:00Z">
                  <w:rPr>
                    <w:ins w:id="1287" w:author="Etion Pinari [2]" w:date="2020-12-08T11:28:00Z"/>
                    <w:b/>
                    <w:sz w:val="26"/>
                  </w:rPr>
                </w:rPrChange>
              </w:rPr>
            </w:pPr>
            <w:ins w:id="1288" w:author="Etion Pinari [2]" w:date="2020-12-08T11:29:00Z">
              <w:r>
                <w:rPr>
                  <w:b/>
                  <w:sz w:val="26"/>
                </w:rPr>
                <w:t xml:space="preserve">The system shall </w:t>
              </w:r>
              <w:r w:rsidRPr="003F5A77">
                <w:rPr>
                  <w:bCs w:val="0"/>
                  <w:sz w:val="26"/>
                </w:rPr>
                <w:t>give out</w:t>
              </w:r>
              <w:r>
                <w:rPr>
                  <w:b/>
                  <w:sz w:val="26"/>
                </w:rPr>
                <w:t xml:space="preserve"> </w:t>
              </w:r>
              <w:r w:rsidRPr="003F5A77">
                <w:rPr>
                  <w:bCs w:val="0"/>
                  <w:sz w:val="26"/>
                </w:rPr>
                <w:t>tickets and v</w:t>
              </w:r>
              <w:r>
                <w:rPr>
                  <w:bCs w:val="0"/>
                  <w:sz w:val="26"/>
                </w:rPr>
                <w:t>isits per timeslot, to each store at most equal to the difference of the maximum number of people allowed inside the store and people currently inside the store</w:t>
              </w:r>
            </w:ins>
          </w:p>
        </w:tc>
      </w:tr>
      <w:tr w:rsidR="005E41F1" w14:paraId="237612AF" w14:textId="77777777" w:rsidTr="006E4D1D">
        <w:trPr>
          <w:ins w:id="1289" w:author="Etion Pinari [2]" w:date="2020-12-07T20:15:00Z"/>
        </w:trPr>
        <w:tc>
          <w:tcPr>
            <w:tcW w:w="631" w:type="pct"/>
            <w:shd w:val="clear" w:color="auto" w:fill="FF7C80"/>
            <w:tcPrChange w:id="1290" w:author="Etion Pinari [2]" w:date="2020-12-08T10:28:00Z">
              <w:tcPr>
                <w:tcW w:w="2500" w:type="pct"/>
                <w:gridSpan w:val="2"/>
              </w:tcPr>
            </w:tcPrChange>
          </w:tcPr>
          <w:p w14:paraId="6572E76D" w14:textId="78D762F5" w:rsidR="005E41F1" w:rsidRPr="00FE186F" w:rsidRDefault="005E41F1" w:rsidP="005E41F1">
            <w:pPr>
              <w:pStyle w:val="ListParagraph"/>
              <w:spacing w:line="360" w:lineRule="auto"/>
              <w:ind w:left="0"/>
              <w:rPr>
                <w:ins w:id="1291" w:author="Etion Pinari [2]" w:date="2020-12-07T20:15:00Z"/>
                <w:rStyle w:val="SubtleEmphasis"/>
                <w:i w:val="0"/>
                <w:iCs w:val="0"/>
                <w:sz w:val="26"/>
                <w:rPrChange w:id="1292" w:author="Etion Pinari [2]" w:date="2020-12-08T09:39:00Z">
                  <w:rPr>
                    <w:ins w:id="1293" w:author="Etion Pinari [2]" w:date="2020-12-07T20:15:00Z"/>
                    <w:rStyle w:val="SubtleEmphasis"/>
                    <w:i w:val="0"/>
                    <w:iCs w:val="0"/>
                    <w:szCs w:val="24"/>
                  </w:rPr>
                </w:rPrChange>
              </w:rPr>
            </w:pPr>
            <w:ins w:id="1294" w:author="Etion Pinari [2]" w:date="2020-12-07T21:23:00Z">
              <w:r w:rsidRPr="00FE186F">
                <w:rPr>
                  <w:sz w:val="26"/>
                  <w:rPrChange w:id="1295" w:author="Etion Pinari [2]" w:date="2020-12-08T09:39:00Z">
                    <w:rPr>
                      <w:i/>
                      <w:iCs/>
                      <w:sz w:val="28"/>
                      <w:szCs w:val="28"/>
                    </w:rPr>
                  </w:rPrChange>
                </w:rPr>
                <w:t>R15.1</w:t>
              </w:r>
            </w:ins>
          </w:p>
        </w:tc>
        <w:tc>
          <w:tcPr>
            <w:tcW w:w="4369" w:type="pct"/>
            <w:tcPrChange w:id="1296" w:author="Etion Pinari [2]" w:date="2020-12-08T10:28:00Z">
              <w:tcPr>
                <w:tcW w:w="2500" w:type="pct"/>
              </w:tcPr>
            </w:tcPrChange>
          </w:tcPr>
          <w:p w14:paraId="04253BDC" w14:textId="5E292DF5" w:rsidR="005E41F1" w:rsidRPr="00F83BB8" w:rsidRDefault="005E41F1" w:rsidP="005E41F1">
            <w:pPr>
              <w:pStyle w:val="ListParagraph"/>
              <w:spacing w:line="360" w:lineRule="auto"/>
              <w:ind w:left="0"/>
              <w:rPr>
                <w:ins w:id="1297" w:author="Etion Pinari [2]" w:date="2020-12-07T20:15:00Z"/>
                <w:rStyle w:val="SubtleEmphasis"/>
                <w:i w:val="0"/>
                <w:iCs w:val="0"/>
                <w:sz w:val="26"/>
                <w:rPrChange w:id="1298" w:author="Etion Pinari [2]" w:date="2020-12-08T10:35:00Z">
                  <w:rPr>
                    <w:ins w:id="1299" w:author="Etion Pinari [2]" w:date="2020-12-07T20:15:00Z"/>
                    <w:rStyle w:val="SubtleEmphasis"/>
                    <w:i w:val="0"/>
                    <w:iCs w:val="0"/>
                    <w:szCs w:val="24"/>
                  </w:rPr>
                </w:rPrChange>
              </w:rPr>
            </w:pPr>
            <w:ins w:id="1300" w:author="Etion Pinari [2]" w:date="2020-12-07T21:23:00Z">
              <w:r w:rsidRPr="00F83BB8">
                <w:rPr>
                  <w:b/>
                  <w:sz w:val="26"/>
                  <w:rPrChange w:id="1301" w:author="Etion Pinari [2]" w:date="2020-12-08T10:35:00Z">
                    <w:rPr>
                      <w:b/>
                      <w:sz w:val="26"/>
                    </w:rPr>
                  </w:rPrChange>
                </w:rPr>
                <w:t>The system shall</w:t>
              </w:r>
              <w:r w:rsidRPr="00F83BB8">
                <w:rPr>
                  <w:sz w:val="26"/>
                  <w:rPrChange w:id="1302" w:author="Etion Pinari [2]" w:date="2020-12-08T10:35:00Z">
                    <w:rPr>
                      <w:sz w:val="26"/>
                    </w:rPr>
                  </w:rPrChange>
                </w:rPr>
                <w:t xml:space="preserve"> unlock turnstiles after a unique QR code scan in entrance</w:t>
              </w:r>
              <w:commentRangeStart w:id="1303"/>
              <w:commentRangeEnd w:id="1303"/>
              <w:r w:rsidRPr="00F83BB8">
                <w:rPr>
                  <w:rStyle w:val="CommentReference"/>
                  <w:sz w:val="26"/>
                  <w:szCs w:val="26"/>
                  <w:rPrChange w:id="1304" w:author="Etion Pinari [2]" w:date="2020-12-08T10:35:00Z">
                    <w:rPr>
                      <w:rStyle w:val="CommentReference"/>
                      <w:sz w:val="26"/>
                      <w:szCs w:val="26"/>
                    </w:rPr>
                  </w:rPrChange>
                </w:rPr>
                <w:commentReference w:id="1303"/>
              </w:r>
            </w:ins>
          </w:p>
        </w:tc>
      </w:tr>
      <w:tr w:rsidR="005E41F1" w14:paraId="02792AB6" w14:textId="77777777" w:rsidTr="006E4D1D">
        <w:trPr>
          <w:ins w:id="1305" w:author="Etion Pinari [2]" w:date="2020-12-07T20:15:00Z"/>
        </w:trPr>
        <w:tc>
          <w:tcPr>
            <w:tcW w:w="631" w:type="pct"/>
            <w:shd w:val="clear" w:color="auto" w:fill="FF7C80"/>
            <w:tcPrChange w:id="1306" w:author="Etion Pinari [2]" w:date="2020-12-08T10:28:00Z">
              <w:tcPr>
                <w:tcW w:w="2500" w:type="pct"/>
                <w:gridSpan w:val="2"/>
              </w:tcPr>
            </w:tcPrChange>
          </w:tcPr>
          <w:p w14:paraId="03B77A0D" w14:textId="40F8FFAC" w:rsidR="005E41F1" w:rsidRPr="00FE186F" w:rsidRDefault="005E41F1" w:rsidP="005E41F1">
            <w:pPr>
              <w:pStyle w:val="ListParagraph"/>
              <w:spacing w:line="360" w:lineRule="auto"/>
              <w:ind w:left="0"/>
              <w:rPr>
                <w:ins w:id="1307" w:author="Etion Pinari [2]" w:date="2020-12-07T20:15:00Z"/>
                <w:rStyle w:val="SubtleEmphasis"/>
                <w:i w:val="0"/>
                <w:iCs w:val="0"/>
                <w:sz w:val="26"/>
                <w:rPrChange w:id="1308" w:author="Etion Pinari [2]" w:date="2020-12-08T09:39:00Z">
                  <w:rPr>
                    <w:ins w:id="1309" w:author="Etion Pinari [2]" w:date="2020-12-07T20:15:00Z"/>
                    <w:rStyle w:val="SubtleEmphasis"/>
                    <w:i w:val="0"/>
                    <w:iCs w:val="0"/>
                    <w:szCs w:val="24"/>
                  </w:rPr>
                </w:rPrChange>
              </w:rPr>
            </w:pPr>
            <w:ins w:id="1310" w:author="Etion Pinari [2]" w:date="2020-12-07T21:23:00Z">
              <w:r w:rsidRPr="00FE186F">
                <w:rPr>
                  <w:sz w:val="26"/>
                  <w:rPrChange w:id="1311" w:author="Etion Pinari [2]" w:date="2020-12-08T09:39:00Z">
                    <w:rPr>
                      <w:i/>
                      <w:iCs/>
                      <w:sz w:val="28"/>
                      <w:szCs w:val="28"/>
                    </w:rPr>
                  </w:rPrChange>
                </w:rPr>
                <w:t>R15.2</w:t>
              </w:r>
            </w:ins>
          </w:p>
        </w:tc>
        <w:tc>
          <w:tcPr>
            <w:tcW w:w="4369" w:type="pct"/>
            <w:tcPrChange w:id="1312" w:author="Etion Pinari [2]" w:date="2020-12-08T10:28:00Z">
              <w:tcPr>
                <w:tcW w:w="2500" w:type="pct"/>
              </w:tcPr>
            </w:tcPrChange>
          </w:tcPr>
          <w:p w14:paraId="30D1FA39" w14:textId="2B754952" w:rsidR="005E41F1" w:rsidRPr="00F83BB8" w:rsidRDefault="005E41F1" w:rsidP="005E41F1">
            <w:pPr>
              <w:pStyle w:val="ListParagraph"/>
              <w:spacing w:line="360" w:lineRule="auto"/>
              <w:ind w:left="0"/>
              <w:rPr>
                <w:ins w:id="1313" w:author="Etion Pinari [2]" w:date="2020-12-07T20:15:00Z"/>
                <w:rStyle w:val="SubtleEmphasis"/>
                <w:i w:val="0"/>
                <w:iCs w:val="0"/>
                <w:sz w:val="26"/>
                <w:rPrChange w:id="1314" w:author="Etion Pinari [2]" w:date="2020-12-08T10:35:00Z">
                  <w:rPr>
                    <w:ins w:id="1315" w:author="Etion Pinari [2]" w:date="2020-12-07T20:15:00Z"/>
                    <w:rStyle w:val="SubtleEmphasis"/>
                    <w:i w:val="0"/>
                    <w:iCs w:val="0"/>
                    <w:szCs w:val="24"/>
                  </w:rPr>
                </w:rPrChange>
              </w:rPr>
            </w:pPr>
            <w:ins w:id="1316" w:author="Etion Pinari [2]" w:date="2020-12-07T21:23:00Z">
              <w:r w:rsidRPr="00F83BB8">
                <w:rPr>
                  <w:b/>
                  <w:sz w:val="26"/>
                  <w:rPrChange w:id="1317" w:author="Etion Pinari [2]" w:date="2020-12-08T10:35:00Z">
                    <w:rPr>
                      <w:b/>
                      <w:sz w:val="26"/>
                    </w:rPr>
                  </w:rPrChange>
                </w:rPr>
                <w:t>The system shall</w:t>
              </w:r>
              <w:r w:rsidRPr="00F83BB8">
                <w:rPr>
                  <w:sz w:val="26"/>
                  <w:rPrChange w:id="1318" w:author="Etion Pinari [2]" w:date="2020-12-08T10:35:00Z">
                    <w:rPr>
                      <w:sz w:val="26"/>
                    </w:rPr>
                  </w:rPrChange>
                </w:rPr>
                <w:t xml:space="preserve"> unlock turnstiles after a unique QR code scan in exit</w:t>
              </w:r>
            </w:ins>
          </w:p>
        </w:tc>
      </w:tr>
      <w:tr w:rsidR="005E41F1" w14:paraId="1173434E" w14:textId="77777777" w:rsidTr="006E4D1D">
        <w:trPr>
          <w:ins w:id="1319" w:author="Etion Pinari [2]" w:date="2020-12-07T20:15:00Z"/>
        </w:trPr>
        <w:tc>
          <w:tcPr>
            <w:tcW w:w="631" w:type="pct"/>
            <w:shd w:val="clear" w:color="auto" w:fill="FF7C80"/>
            <w:tcPrChange w:id="1320" w:author="Etion Pinari [2]" w:date="2020-12-08T10:28:00Z">
              <w:tcPr>
                <w:tcW w:w="2500" w:type="pct"/>
                <w:gridSpan w:val="2"/>
              </w:tcPr>
            </w:tcPrChange>
          </w:tcPr>
          <w:p w14:paraId="7D683EF6" w14:textId="4D8A8E7A" w:rsidR="005E41F1" w:rsidRPr="00FE186F" w:rsidRDefault="005E41F1" w:rsidP="005E41F1">
            <w:pPr>
              <w:pStyle w:val="ListParagraph"/>
              <w:spacing w:line="360" w:lineRule="auto"/>
              <w:ind w:left="0"/>
              <w:rPr>
                <w:ins w:id="1321" w:author="Etion Pinari [2]" w:date="2020-12-07T20:15:00Z"/>
                <w:rStyle w:val="SubtleEmphasis"/>
                <w:i w:val="0"/>
                <w:iCs w:val="0"/>
                <w:sz w:val="26"/>
                <w:rPrChange w:id="1322" w:author="Etion Pinari [2]" w:date="2020-12-08T09:39:00Z">
                  <w:rPr>
                    <w:ins w:id="1323" w:author="Etion Pinari [2]" w:date="2020-12-07T20:15:00Z"/>
                    <w:rStyle w:val="SubtleEmphasis"/>
                    <w:i w:val="0"/>
                    <w:iCs w:val="0"/>
                    <w:szCs w:val="24"/>
                  </w:rPr>
                </w:rPrChange>
              </w:rPr>
            </w:pPr>
            <w:ins w:id="1324" w:author="Etion Pinari [2]" w:date="2020-12-07T21:23:00Z">
              <w:r w:rsidRPr="00FE186F">
                <w:rPr>
                  <w:sz w:val="26"/>
                  <w:rPrChange w:id="1325" w:author="Etion Pinari [2]" w:date="2020-12-08T09:39:00Z">
                    <w:rPr>
                      <w:i/>
                      <w:iCs/>
                      <w:sz w:val="28"/>
                      <w:szCs w:val="28"/>
                    </w:rPr>
                  </w:rPrChange>
                </w:rPr>
                <w:t>R15.3</w:t>
              </w:r>
            </w:ins>
          </w:p>
        </w:tc>
        <w:tc>
          <w:tcPr>
            <w:tcW w:w="4369" w:type="pct"/>
            <w:tcPrChange w:id="1326" w:author="Etion Pinari [2]" w:date="2020-12-08T10:28:00Z">
              <w:tcPr>
                <w:tcW w:w="2500" w:type="pct"/>
              </w:tcPr>
            </w:tcPrChange>
          </w:tcPr>
          <w:p w14:paraId="23446213" w14:textId="5788C74B" w:rsidR="005E41F1" w:rsidRPr="00F83BB8" w:rsidRDefault="005E41F1" w:rsidP="005E41F1">
            <w:pPr>
              <w:pStyle w:val="ListParagraph"/>
              <w:spacing w:line="360" w:lineRule="auto"/>
              <w:ind w:left="0"/>
              <w:rPr>
                <w:ins w:id="1327" w:author="Etion Pinari [2]" w:date="2020-12-07T20:15:00Z"/>
                <w:rStyle w:val="SubtleEmphasis"/>
                <w:i w:val="0"/>
                <w:iCs w:val="0"/>
                <w:sz w:val="26"/>
                <w:rPrChange w:id="1328" w:author="Etion Pinari [2]" w:date="2020-12-08T10:35:00Z">
                  <w:rPr>
                    <w:ins w:id="1329" w:author="Etion Pinari [2]" w:date="2020-12-07T20:15:00Z"/>
                    <w:rStyle w:val="SubtleEmphasis"/>
                    <w:i w:val="0"/>
                    <w:iCs w:val="0"/>
                    <w:szCs w:val="24"/>
                  </w:rPr>
                </w:rPrChange>
              </w:rPr>
            </w:pPr>
            <w:ins w:id="1330" w:author="Etion Pinari [2]" w:date="2020-12-07T21:23:00Z">
              <w:r w:rsidRPr="00F83BB8">
                <w:rPr>
                  <w:b/>
                  <w:sz w:val="26"/>
                  <w:rPrChange w:id="1331" w:author="Etion Pinari [2]" w:date="2020-12-08T10:35:00Z">
                    <w:rPr>
                      <w:b/>
                      <w:sz w:val="26"/>
                    </w:rPr>
                  </w:rPrChange>
                </w:rPr>
                <w:t xml:space="preserve">The system shall </w:t>
              </w:r>
              <w:r w:rsidRPr="00F83BB8">
                <w:rPr>
                  <w:sz w:val="26"/>
                  <w:rPrChange w:id="1332" w:author="Etion Pinari [2]" w:date="2020-12-08T10:35:00Z">
                    <w:rPr>
                      <w:sz w:val="26"/>
                    </w:rPr>
                  </w:rPrChange>
                </w:rPr>
                <w:t xml:space="preserve">lock the turnstiles after a push has </w:t>
              </w:r>
              <w:commentRangeStart w:id="1333"/>
              <w:r w:rsidRPr="00F83BB8">
                <w:rPr>
                  <w:sz w:val="26"/>
                  <w:rPrChange w:id="1334" w:author="Etion Pinari [2]" w:date="2020-12-08T10:35:00Z">
                    <w:rPr>
                      <w:sz w:val="26"/>
                    </w:rPr>
                  </w:rPrChange>
                </w:rPr>
                <w:t>occurred</w:t>
              </w:r>
              <w:commentRangeEnd w:id="1333"/>
              <w:r w:rsidRPr="00F83BB8">
                <w:rPr>
                  <w:rStyle w:val="CommentReference"/>
                  <w:sz w:val="26"/>
                  <w:szCs w:val="26"/>
                  <w:rPrChange w:id="1335" w:author="Etion Pinari [2]" w:date="2020-12-08T10:35:00Z">
                    <w:rPr>
                      <w:rStyle w:val="CommentReference"/>
                      <w:sz w:val="26"/>
                      <w:szCs w:val="26"/>
                    </w:rPr>
                  </w:rPrChange>
                </w:rPr>
                <w:commentReference w:id="1333"/>
              </w:r>
            </w:ins>
          </w:p>
        </w:tc>
      </w:tr>
      <w:tr w:rsidR="005F243D" w14:paraId="196E117C" w14:textId="77777777" w:rsidTr="006E4D1D">
        <w:trPr>
          <w:ins w:id="1336" w:author="Etion Pinari [2]" w:date="2020-12-08T11:33:00Z"/>
        </w:trPr>
        <w:tc>
          <w:tcPr>
            <w:tcW w:w="631" w:type="pct"/>
            <w:shd w:val="clear" w:color="auto" w:fill="FF7C80"/>
          </w:tcPr>
          <w:p w14:paraId="45A858B8" w14:textId="4502393E" w:rsidR="005F243D" w:rsidRPr="00FE186F" w:rsidRDefault="005F243D" w:rsidP="005F243D">
            <w:pPr>
              <w:pStyle w:val="ListParagraph"/>
              <w:spacing w:line="360" w:lineRule="auto"/>
              <w:ind w:left="0"/>
              <w:rPr>
                <w:ins w:id="1337" w:author="Etion Pinari [2]" w:date="2020-12-08T11:33:00Z"/>
                <w:rStyle w:val="SubtleEmphasis"/>
                <w:i w:val="0"/>
                <w:iCs w:val="0"/>
                <w:sz w:val="26"/>
                <w:rPrChange w:id="1338" w:author="Etion Pinari [2]" w:date="2020-12-08T09:39:00Z">
                  <w:rPr>
                    <w:ins w:id="1339" w:author="Etion Pinari [2]" w:date="2020-12-08T11:33:00Z"/>
                    <w:rStyle w:val="SubtleEmphasis"/>
                    <w:i w:val="0"/>
                    <w:iCs w:val="0"/>
                    <w:sz w:val="26"/>
                  </w:rPr>
                </w:rPrChange>
              </w:rPr>
            </w:pPr>
            <w:ins w:id="1340" w:author="Etion Pinari [2]" w:date="2020-12-08T11:33:00Z">
              <w:r>
                <w:rPr>
                  <w:rStyle w:val="SubtleEmphasis"/>
                  <w:i w:val="0"/>
                  <w:iCs w:val="0"/>
                  <w:sz w:val="26"/>
                </w:rPr>
                <w:t>R19</w:t>
              </w:r>
            </w:ins>
          </w:p>
        </w:tc>
        <w:tc>
          <w:tcPr>
            <w:tcW w:w="4369" w:type="pct"/>
          </w:tcPr>
          <w:p w14:paraId="66605A1E" w14:textId="6E350F22" w:rsidR="005F243D" w:rsidRDefault="005F243D" w:rsidP="005F243D">
            <w:pPr>
              <w:pStyle w:val="ListParagraph"/>
              <w:spacing w:line="360" w:lineRule="auto"/>
              <w:ind w:left="0"/>
              <w:rPr>
                <w:ins w:id="1341" w:author="Etion Pinari [2]" w:date="2020-12-08T11:33:00Z"/>
                <w:rStyle w:val="SubtleEmphasis"/>
                <w:b/>
                <w:bCs w:val="0"/>
                <w:i w:val="0"/>
                <w:iCs w:val="0"/>
                <w:sz w:val="26"/>
              </w:rPr>
            </w:pPr>
            <w:ins w:id="1342" w:author="Etion Pinari [2]" w:date="2020-12-08T11:34:00Z">
              <w:r>
                <w:rPr>
                  <w:b/>
                  <w:sz w:val="26"/>
                </w:rPr>
                <w:t xml:space="preserve">The system shall </w:t>
              </w:r>
              <w:r w:rsidRPr="005F243D">
                <w:rPr>
                  <w:bCs w:val="0"/>
                  <w:sz w:val="26"/>
                  <w:rPrChange w:id="1343" w:author="Etion Pinari [2]" w:date="2020-12-08T11:35:00Z">
                    <w:rPr>
                      <w:b/>
                      <w:sz w:val="26"/>
                    </w:rPr>
                  </w:rPrChange>
                </w:rPr>
                <w:t>manage how many people can enter inside the store for each timeslot, as to not exceed the maximum number of people allowed inside the store</w:t>
              </w:r>
            </w:ins>
          </w:p>
        </w:tc>
      </w:tr>
      <w:tr w:rsidR="005F243D" w14:paraId="4A6CB1C3" w14:textId="77777777" w:rsidTr="006E4D1D">
        <w:trPr>
          <w:ins w:id="1344" w:author="Etion Pinari [2]" w:date="2020-12-07T20:15:00Z"/>
        </w:trPr>
        <w:tc>
          <w:tcPr>
            <w:tcW w:w="631" w:type="pct"/>
            <w:shd w:val="clear" w:color="auto" w:fill="FF7C80"/>
            <w:tcPrChange w:id="1345" w:author="Etion Pinari [2]" w:date="2020-12-08T10:30:00Z">
              <w:tcPr>
                <w:tcW w:w="2500" w:type="pct"/>
                <w:gridSpan w:val="2"/>
              </w:tcPr>
            </w:tcPrChange>
          </w:tcPr>
          <w:p w14:paraId="0DE9B6FE" w14:textId="15592B97" w:rsidR="005F243D" w:rsidRPr="00FE186F" w:rsidRDefault="005F243D" w:rsidP="005F243D">
            <w:pPr>
              <w:pStyle w:val="ListParagraph"/>
              <w:spacing w:line="360" w:lineRule="auto"/>
              <w:ind w:left="0"/>
              <w:rPr>
                <w:ins w:id="1346" w:author="Etion Pinari [2]" w:date="2020-12-07T20:15:00Z"/>
                <w:rStyle w:val="SubtleEmphasis"/>
                <w:i w:val="0"/>
                <w:iCs w:val="0"/>
                <w:sz w:val="26"/>
                <w:rPrChange w:id="1347" w:author="Etion Pinari [2]" w:date="2020-12-08T09:39:00Z">
                  <w:rPr>
                    <w:ins w:id="1348" w:author="Etion Pinari [2]" w:date="2020-12-07T20:15:00Z"/>
                    <w:rStyle w:val="SubtleEmphasis"/>
                    <w:i w:val="0"/>
                    <w:iCs w:val="0"/>
                    <w:szCs w:val="24"/>
                  </w:rPr>
                </w:rPrChange>
              </w:rPr>
            </w:pPr>
            <w:ins w:id="1349" w:author="Etion Pinari [2]" w:date="2020-12-07T21:44:00Z">
              <w:r w:rsidRPr="00FE186F">
                <w:rPr>
                  <w:rStyle w:val="SubtleEmphasis"/>
                  <w:i w:val="0"/>
                  <w:iCs w:val="0"/>
                  <w:sz w:val="26"/>
                  <w:rPrChange w:id="1350" w:author="Etion Pinari [2]" w:date="2020-12-08T09:39:00Z">
                    <w:rPr>
                      <w:rStyle w:val="SubtleEmphasis"/>
                      <w:i w:val="0"/>
                      <w:iCs w:val="0"/>
                      <w:szCs w:val="24"/>
                    </w:rPr>
                  </w:rPrChange>
                </w:rPr>
                <w:t>R</w:t>
              </w:r>
              <w:r w:rsidRPr="00FE186F">
                <w:rPr>
                  <w:rStyle w:val="SubtleEmphasis"/>
                  <w:sz w:val="26"/>
                  <w:rPrChange w:id="1351" w:author="Etion Pinari [2]" w:date="2020-12-08T09:39:00Z">
                    <w:rPr>
                      <w:rStyle w:val="SubtleEmphasis"/>
                      <w:szCs w:val="24"/>
                    </w:rPr>
                  </w:rPrChange>
                </w:rPr>
                <w:t>20</w:t>
              </w:r>
            </w:ins>
          </w:p>
        </w:tc>
        <w:tc>
          <w:tcPr>
            <w:tcW w:w="4369" w:type="pct"/>
            <w:tcPrChange w:id="1352" w:author="Etion Pinari [2]" w:date="2020-12-08T10:30:00Z">
              <w:tcPr>
                <w:tcW w:w="2500" w:type="pct"/>
              </w:tcPr>
            </w:tcPrChange>
          </w:tcPr>
          <w:p w14:paraId="5A1DF5D4" w14:textId="495452F9" w:rsidR="005F243D" w:rsidRPr="00F83BB8" w:rsidRDefault="005F243D" w:rsidP="005F243D">
            <w:pPr>
              <w:pStyle w:val="ListParagraph"/>
              <w:spacing w:line="360" w:lineRule="auto"/>
              <w:ind w:left="0"/>
              <w:rPr>
                <w:ins w:id="1353" w:author="Etion Pinari [2]" w:date="2020-12-07T20:15:00Z"/>
                <w:rStyle w:val="SubtleEmphasis"/>
                <w:i w:val="0"/>
                <w:iCs w:val="0"/>
                <w:sz w:val="26"/>
                <w:rPrChange w:id="1354" w:author="Etion Pinari [2]" w:date="2020-12-08T10:35:00Z">
                  <w:rPr>
                    <w:ins w:id="1355" w:author="Etion Pinari [2]" w:date="2020-12-07T20:15:00Z"/>
                    <w:rStyle w:val="SubtleEmphasis"/>
                    <w:i w:val="0"/>
                    <w:iCs w:val="0"/>
                    <w:szCs w:val="24"/>
                  </w:rPr>
                </w:rPrChange>
              </w:rPr>
            </w:pPr>
            <w:ins w:id="1356" w:author="Etion Pinari [2]" w:date="2020-12-08T11:12:00Z">
              <w:r>
                <w:rPr>
                  <w:rStyle w:val="SubtleEmphasis"/>
                  <w:b/>
                  <w:bCs w:val="0"/>
                  <w:i w:val="0"/>
                  <w:iCs w:val="0"/>
                  <w:sz w:val="26"/>
                </w:rPr>
                <w:t xml:space="preserve">The system shall </w:t>
              </w:r>
              <w:r w:rsidRPr="00BD0790">
                <w:rPr>
                  <w:rStyle w:val="SubtleEmphasis"/>
                  <w:i w:val="0"/>
                  <w:iCs w:val="0"/>
                  <w:sz w:val="26"/>
                  <w:rPrChange w:id="1357" w:author="Etion Pinari [2]" w:date="2020-12-08T11:12:00Z">
                    <w:rPr>
                      <w:rStyle w:val="SubtleEmphasis"/>
                      <w:b/>
                      <w:bCs w:val="0"/>
                      <w:i w:val="0"/>
                      <w:iCs w:val="0"/>
                      <w:sz w:val="26"/>
                    </w:rPr>
                  </w:rPrChange>
                </w:rPr>
                <w:t>calculate the maximum number of people allowed inside each store, as to allow for social distancing to take place</w:t>
              </w:r>
            </w:ins>
          </w:p>
        </w:tc>
      </w:tr>
      <w:tr w:rsidR="005F243D" w14:paraId="40EF5357" w14:textId="77777777" w:rsidTr="006E4D1D">
        <w:trPr>
          <w:ins w:id="1358" w:author="Etion Pinari [2]" w:date="2020-12-07T20:15:00Z"/>
        </w:trPr>
        <w:tc>
          <w:tcPr>
            <w:tcW w:w="631" w:type="pct"/>
            <w:shd w:val="clear" w:color="auto" w:fill="A8D08D" w:themeFill="accent6" w:themeFillTint="99"/>
            <w:tcPrChange w:id="1359" w:author="Etion Pinari [2]" w:date="2020-12-08T10:29:00Z">
              <w:tcPr>
                <w:tcW w:w="2500" w:type="pct"/>
                <w:gridSpan w:val="2"/>
              </w:tcPr>
            </w:tcPrChange>
          </w:tcPr>
          <w:p w14:paraId="46EC6752" w14:textId="72E4B076" w:rsidR="005F243D" w:rsidRPr="00FE186F" w:rsidRDefault="005F243D" w:rsidP="005F243D">
            <w:pPr>
              <w:pStyle w:val="ListParagraph"/>
              <w:spacing w:line="360" w:lineRule="auto"/>
              <w:ind w:left="0"/>
              <w:rPr>
                <w:ins w:id="1360" w:author="Etion Pinari [2]" w:date="2020-12-07T20:15:00Z"/>
                <w:rStyle w:val="SubtleEmphasis"/>
                <w:i w:val="0"/>
                <w:iCs w:val="0"/>
                <w:sz w:val="26"/>
                <w:rPrChange w:id="1361" w:author="Etion Pinari [2]" w:date="2020-12-08T09:39:00Z">
                  <w:rPr>
                    <w:ins w:id="1362" w:author="Etion Pinari [2]" w:date="2020-12-07T20:15:00Z"/>
                    <w:rStyle w:val="SubtleEmphasis"/>
                    <w:i w:val="0"/>
                    <w:iCs w:val="0"/>
                    <w:szCs w:val="24"/>
                  </w:rPr>
                </w:rPrChange>
              </w:rPr>
            </w:pPr>
            <w:ins w:id="1363" w:author="Etion Pinari [2]" w:date="2020-12-07T21:44:00Z">
              <w:r w:rsidRPr="00FE186F">
                <w:rPr>
                  <w:rStyle w:val="SubtleEmphasis"/>
                  <w:i w:val="0"/>
                  <w:iCs w:val="0"/>
                  <w:sz w:val="26"/>
                  <w:rPrChange w:id="1364" w:author="Etion Pinari [2]" w:date="2020-12-08T09:39:00Z">
                    <w:rPr>
                      <w:rStyle w:val="SubtleEmphasis"/>
                      <w:i w:val="0"/>
                      <w:iCs w:val="0"/>
                      <w:szCs w:val="24"/>
                    </w:rPr>
                  </w:rPrChange>
                </w:rPr>
                <w:t>R</w:t>
              </w:r>
              <w:r w:rsidRPr="00FE186F">
                <w:rPr>
                  <w:rStyle w:val="SubtleEmphasis"/>
                  <w:sz w:val="26"/>
                  <w:rPrChange w:id="1365" w:author="Etion Pinari [2]" w:date="2020-12-08T09:39:00Z">
                    <w:rPr>
                      <w:rStyle w:val="SubtleEmphasis"/>
                      <w:szCs w:val="24"/>
                    </w:rPr>
                  </w:rPrChange>
                </w:rPr>
                <w:t>23</w:t>
              </w:r>
            </w:ins>
          </w:p>
        </w:tc>
        <w:tc>
          <w:tcPr>
            <w:tcW w:w="4369" w:type="pct"/>
            <w:tcPrChange w:id="1366" w:author="Etion Pinari [2]" w:date="2020-12-08T10:29:00Z">
              <w:tcPr>
                <w:tcW w:w="2500" w:type="pct"/>
              </w:tcPr>
            </w:tcPrChange>
          </w:tcPr>
          <w:p w14:paraId="76449AB0" w14:textId="4D0033A0" w:rsidR="005F243D" w:rsidRPr="00F83BB8" w:rsidRDefault="00F312C7" w:rsidP="005F243D">
            <w:pPr>
              <w:pStyle w:val="ListParagraph"/>
              <w:spacing w:line="360" w:lineRule="auto"/>
              <w:ind w:left="0"/>
              <w:rPr>
                <w:ins w:id="1367" w:author="Etion Pinari [2]" w:date="2020-12-07T20:15:00Z"/>
                <w:rStyle w:val="SubtleEmphasis"/>
                <w:i w:val="0"/>
                <w:iCs w:val="0"/>
                <w:sz w:val="26"/>
                <w:rPrChange w:id="1368" w:author="Etion Pinari [2]" w:date="2020-12-08T10:35:00Z">
                  <w:rPr>
                    <w:ins w:id="1369" w:author="Etion Pinari [2]" w:date="2020-12-07T20:15:00Z"/>
                    <w:rStyle w:val="SubtleEmphasis"/>
                    <w:i w:val="0"/>
                    <w:iCs w:val="0"/>
                    <w:szCs w:val="24"/>
                  </w:rPr>
                </w:rPrChange>
              </w:rPr>
            </w:pPr>
            <w:ins w:id="1370" w:author="Etion Pinari [2]" w:date="2020-12-08T11:43:00Z">
              <w:r>
                <w:rPr>
                  <w:rStyle w:val="SubtleEmphasis"/>
                  <w:b/>
                  <w:bCs w:val="0"/>
                  <w:i w:val="0"/>
                  <w:iCs w:val="0"/>
                  <w:sz w:val="26"/>
                </w:rPr>
                <w:t xml:space="preserve">The system shall manage </w:t>
              </w:r>
              <w:r w:rsidRPr="00F312C7">
                <w:rPr>
                  <w:rStyle w:val="SubtleEmphasis"/>
                  <w:i w:val="0"/>
                  <w:iCs w:val="0"/>
                  <w:sz w:val="26"/>
                  <w:rPrChange w:id="1371" w:author="Etion Pinari [2]" w:date="2020-12-08T11:43:00Z">
                    <w:rPr>
                      <w:rStyle w:val="SubtleEmphasis"/>
                      <w:b/>
                      <w:bCs w:val="0"/>
                      <w:i w:val="0"/>
                      <w:iCs w:val="0"/>
                      <w:sz w:val="26"/>
                    </w:rPr>
                  </w:rPrChange>
                </w:rPr>
                <w:t xml:space="preserve">how many people can enter inside the store for each timeslot, as to not exceed the maximum number of people allowed inside the store hourly, without </w:t>
              </w:r>
            </w:ins>
            <w:ins w:id="1372" w:author="Etion Pinari [2]" w:date="2020-12-08T11:44:00Z">
              <w:r>
                <w:rPr>
                  <w:rStyle w:val="SubtleEmphasis"/>
                  <w:i w:val="0"/>
                  <w:iCs w:val="0"/>
                  <w:sz w:val="26"/>
                </w:rPr>
                <w:t>exceeding the maximum calculated by the system</w:t>
              </w:r>
            </w:ins>
          </w:p>
        </w:tc>
      </w:tr>
    </w:tbl>
    <w:p w14:paraId="3D7B2B46" w14:textId="665DC112" w:rsidR="00CD64CB" w:rsidRDefault="00CD64CB">
      <w:pPr>
        <w:rPr>
          <w:ins w:id="1373" w:author="Etion Pinari [2]" w:date="2020-12-08T10:57:00Z"/>
        </w:rPr>
      </w:pPr>
    </w:p>
    <w:p w14:paraId="3C67C969" w14:textId="26D3ABA7" w:rsidR="00403FDD" w:rsidRDefault="004E3C04">
      <w:pPr>
        <w:rPr>
          <w:ins w:id="1374" w:author="Etion Pinari [2]" w:date="2020-12-08T13:51:00Z"/>
        </w:rPr>
      </w:pPr>
      <w:ins w:id="1375" w:author="Etion Pinari [2]" w:date="2020-12-08T10:58:00Z">
        <w:r>
          <w:t xml:space="preserve">Assuming that (A5) one person enters in the </w:t>
        </w:r>
      </w:ins>
      <w:ins w:id="1376" w:author="Etion Pinari [2]" w:date="2020-12-08T10:59:00Z">
        <w:r>
          <w:t>store per ticket,</w:t>
        </w:r>
      </w:ins>
      <w:ins w:id="1377" w:author="Etion Pinari [2]" w:date="2020-12-08T11:37:00Z">
        <w:r w:rsidR="005F243D">
          <w:t xml:space="preserve"> we for</w:t>
        </w:r>
      </w:ins>
      <w:ins w:id="1378" w:author="Etion Pinari [2]" w:date="2020-12-08T11:38:00Z">
        <w:r w:rsidR="005F243D">
          <w:t>ce entrances only after the QR code has been scanned (R13.1 - R15.3)</w:t>
        </w:r>
      </w:ins>
      <w:ins w:id="1379" w:author="Etion Pinari [2]" w:date="2020-12-08T11:40:00Z">
        <w:r w:rsidR="00F312C7">
          <w:t xml:space="preserve"> </w:t>
        </w:r>
      </w:ins>
      <w:ins w:id="1380" w:author="Etion Pinari [2]" w:date="2020-12-08T11:45:00Z">
        <w:r w:rsidR="00F312C7">
          <w:t xml:space="preserve">equal to the number of people allowed inside the store either by the manager’s decision (R23) or the law’s maximum number of people </w:t>
        </w:r>
      </w:ins>
      <w:ins w:id="1381" w:author="Etion Pinari [2]" w:date="2020-12-08T11:46:00Z">
        <w:r w:rsidR="00F312C7">
          <w:t>allowed inside the same area (R19, R20).</w:t>
        </w:r>
      </w:ins>
      <w:ins w:id="1382" w:author="Etion Pinari [2]" w:date="2020-12-08T12:03:00Z">
        <w:r w:rsidR="000148E2">
          <w:t xml:space="preserve"> In this way the system accomplishes goal (G2)</w:t>
        </w:r>
      </w:ins>
      <w:ins w:id="1383" w:author="Etion Pinari [2]" w:date="2020-12-08T12:28:00Z">
        <w:r w:rsidR="00625199">
          <w:t>.</w:t>
        </w:r>
      </w:ins>
    </w:p>
    <w:p w14:paraId="216CDE51" w14:textId="68998930" w:rsidR="002B1E91" w:rsidRDefault="002B1E91">
      <w:pPr>
        <w:rPr>
          <w:ins w:id="1384" w:author="Etion Pinari [2]" w:date="2020-12-08T13:51:00Z"/>
        </w:rPr>
      </w:pPr>
    </w:p>
    <w:p w14:paraId="6530E661" w14:textId="2002FF51" w:rsidR="002B1E91" w:rsidRDefault="002B1E91">
      <w:pPr>
        <w:rPr>
          <w:ins w:id="1385" w:author="Etion Pinari [2]" w:date="2020-12-08T13:51:00Z"/>
        </w:rPr>
      </w:pPr>
    </w:p>
    <w:p w14:paraId="2E09855E" w14:textId="3E4E30CE" w:rsidR="002B1E91" w:rsidRDefault="002B1E91">
      <w:pPr>
        <w:rPr>
          <w:ins w:id="1386" w:author="Etion Pinari [2]" w:date="2020-12-08T13:51:00Z"/>
        </w:rPr>
      </w:pPr>
    </w:p>
    <w:p w14:paraId="58B31784" w14:textId="699A0422" w:rsidR="002B1E91" w:rsidRDefault="002B1E91">
      <w:pPr>
        <w:rPr>
          <w:ins w:id="1387" w:author="Etion Pinari [2]" w:date="2020-12-08T13:51:00Z"/>
        </w:rPr>
      </w:pPr>
    </w:p>
    <w:p w14:paraId="549D7CBE" w14:textId="38C7708C" w:rsidR="002B1E91" w:rsidRDefault="002B1E91">
      <w:pPr>
        <w:rPr>
          <w:ins w:id="1388" w:author="Etion Pinari [2]" w:date="2020-12-08T13:51:00Z"/>
        </w:rPr>
      </w:pPr>
    </w:p>
    <w:p w14:paraId="5635776F" w14:textId="5C33CF97" w:rsidR="002B1E91" w:rsidRDefault="002B1E91">
      <w:pPr>
        <w:rPr>
          <w:ins w:id="1389" w:author="Etion Pinari [2]" w:date="2020-12-08T13:51:00Z"/>
        </w:rPr>
      </w:pPr>
    </w:p>
    <w:p w14:paraId="4AAFADC5" w14:textId="50AA3735" w:rsidR="002B1E91" w:rsidRDefault="002B1E91">
      <w:pPr>
        <w:rPr>
          <w:ins w:id="1390" w:author="Etion Pinari [2]" w:date="2020-12-08T13:51:00Z"/>
        </w:rPr>
      </w:pPr>
    </w:p>
    <w:p w14:paraId="2D14C186" w14:textId="10510048" w:rsidR="002B1E91" w:rsidRDefault="002B1E91">
      <w:pPr>
        <w:rPr>
          <w:ins w:id="1391" w:author="Etion Pinari [2]" w:date="2020-12-08T13:51:00Z"/>
        </w:rPr>
      </w:pPr>
    </w:p>
    <w:p w14:paraId="0E849264" w14:textId="77777777" w:rsidR="002B1E91" w:rsidRDefault="002B1E91">
      <w:pPr>
        <w:rPr>
          <w:ins w:id="1392" w:author="Etion Pinari [2]" w:date="2020-12-07T21:25:00Z"/>
        </w:rPr>
      </w:pPr>
    </w:p>
    <w:tbl>
      <w:tblPr>
        <w:tblStyle w:val="TableGrid"/>
        <w:tblW w:w="5000" w:type="pct"/>
        <w:tblLook w:val="04A0" w:firstRow="1" w:lastRow="0" w:firstColumn="1" w:lastColumn="0" w:noHBand="0" w:noVBand="1"/>
        <w:tblPrChange w:id="1393" w:author="Etion Pinari [2]" w:date="2020-12-08T11:57:00Z">
          <w:tblPr>
            <w:tblStyle w:val="TableGrid"/>
            <w:tblW w:w="4995" w:type="pct"/>
            <w:tblLook w:val="04A0" w:firstRow="1" w:lastRow="0" w:firstColumn="1" w:lastColumn="0" w:noHBand="0" w:noVBand="1"/>
          </w:tblPr>
        </w:tblPrChange>
      </w:tblPr>
      <w:tblGrid>
        <w:gridCol w:w="1257"/>
        <w:gridCol w:w="8705"/>
        <w:tblGridChange w:id="1394">
          <w:tblGrid>
            <w:gridCol w:w="1256"/>
            <w:gridCol w:w="3720"/>
            <w:gridCol w:w="4976"/>
          </w:tblGrid>
        </w:tblGridChange>
      </w:tblGrid>
      <w:tr w:rsidR="00CD64CB" w14:paraId="19BD6371" w14:textId="77777777" w:rsidTr="00403FDD">
        <w:trPr>
          <w:ins w:id="1395" w:author="Etion Pinari [2]" w:date="2020-12-07T20:15:00Z"/>
        </w:trPr>
        <w:tc>
          <w:tcPr>
            <w:tcW w:w="631" w:type="pct"/>
            <w:shd w:val="clear" w:color="auto" w:fill="B4C6E7" w:themeFill="accent1" w:themeFillTint="66"/>
            <w:tcPrChange w:id="1396" w:author="Etion Pinari [2]" w:date="2020-12-08T11:57:00Z">
              <w:tcPr>
                <w:tcW w:w="2500" w:type="pct"/>
                <w:gridSpan w:val="2"/>
              </w:tcPr>
            </w:tcPrChange>
          </w:tcPr>
          <w:p w14:paraId="385CFEC2" w14:textId="3AB5C0B3" w:rsidR="00CD64CB" w:rsidRPr="00CD64CB" w:rsidRDefault="00CD64CB" w:rsidP="00CD64CB">
            <w:pPr>
              <w:pStyle w:val="ListParagraph"/>
              <w:spacing w:line="360" w:lineRule="auto"/>
              <w:ind w:left="0"/>
              <w:rPr>
                <w:ins w:id="1397" w:author="Etion Pinari [2]" w:date="2020-12-07T20:15:00Z"/>
                <w:rStyle w:val="SubtleEmphasis"/>
                <w:b/>
                <w:bCs w:val="0"/>
                <w:i w:val="0"/>
                <w:iCs w:val="0"/>
                <w:szCs w:val="24"/>
                <w:rPrChange w:id="1398" w:author="Etion Pinari [2]" w:date="2020-12-07T21:25:00Z">
                  <w:rPr>
                    <w:ins w:id="1399" w:author="Etion Pinari [2]" w:date="2020-12-07T20:15:00Z"/>
                    <w:rStyle w:val="SubtleEmphasis"/>
                    <w:i w:val="0"/>
                    <w:iCs w:val="0"/>
                    <w:szCs w:val="24"/>
                  </w:rPr>
                </w:rPrChange>
              </w:rPr>
            </w:pPr>
            <w:ins w:id="1400" w:author="Etion Pinari [2]" w:date="2020-12-07T21:25:00Z">
              <w:r w:rsidRPr="00CD64CB">
                <w:rPr>
                  <w:rStyle w:val="SubtleEmphasis"/>
                  <w:b/>
                  <w:bCs w:val="0"/>
                  <w:i w:val="0"/>
                  <w:iCs w:val="0"/>
                  <w:sz w:val="32"/>
                  <w:szCs w:val="32"/>
                  <w:rPrChange w:id="1401" w:author="Etion Pinari [2]" w:date="2020-12-07T21:25:00Z">
                    <w:rPr>
                      <w:rStyle w:val="SubtleEmphasis"/>
                      <w:i w:val="0"/>
                      <w:iCs w:val="0"/>
                      <w:szCs w:val="24"/>
                    </w:rPr>
                  </w:rPrChange>
                </w:rPr>
                <w:lastRenderedPageBreak/>
                <w:t>G3</w:t>
              </w:r>
            </w:ins>
          </w:p>
        </w:tc>
        <w:tc>
          <w:tcPr>
            <w:tcW w:w="4369" w:type="pct"/>
            <w:tcPrChange w:id="1402" w:author="Etion Pinari [2]" w:date="2020-12-08T11:57:00Z">
              <w:tcPr>
                <w:tcW w:w="2500" w:type="pct"/>
              </w:tcPr>
            </w:tcPrChange>
          </w:tcPr>
          <w:p w14:paraId="62A61D42" w14:textId="62EF9715" w:rsidR="00CD64CB" w:rsidRPr="00F83BB8" w:rsidRDefault="00CD64CB" w:rsidP="00CD64CB">
            <w:pPr>
              <w:pStyle w:val="ListParagraph"/>
              <w:spacing w:line="360" w:lineRule="auto"/>
              <w:ind w:left="0"/>
              <w:rPr>
                <w:ins w:id="1403" w:author="Etion Pinari [2]" w:date="2020-12-07T20:15:00Z"/>
                <w:rStyle w:val="SubtleEmphasis"/>
                <w:i w:val="0"/>
                <w:iCs w:val="0"/>
                <w:sz w:val="26"/>
                <w:rPrChange w:id="1404" w:author="Etion Pinari [2]" w:date="2020-12-08T10:35:00Z">
                  <w:rPr>
                    <w:ins w:id="1405" w:author="Etion Pinari [2]" w:date="2020-12-07T20:15:00Z"/>
                    <w:rStyle w:val="SubtleEmphasis"/>
                    <w:i w:val="0"/>
                    <w:iCs w:val="0"/>
                    <w:szCs w:val="24"/>
                  </w:rPr>
                </w:rPrChange>
              </w:rPr>
            </w:pPr>
            <w:ins w:id="1406" w:author="Etion Pinari [2]" w:date="2020-12-07T21:25:00Z">
              <w:r w:rsidRPr="00F83BB8">
                <w:rPr>
                  <w:rStyle w:val="SubtleEmphasis"/>
                  <w:i w:val="0"/>
                  <w:iCs w:val="0"/>
                  <w:sz w:val="26"/>
                  <w:rPrChange w:id="1407" w:author="Etion Pinari [2]" w:date="2020-12-08T10:35:00Z">
                    <w:rPr>
                      <w:rStyle w:val="SubtleEmphasis"/>
                      <w:i w:val="0"/>
                      <w:iCs w:val="0"/>
                      <w:szCs w:val="24"/>
                    </w:rPr>
                  </w:rPrChange>
                </w:rPr>
                <w:t>Everybody should be able to maintain social distancing inside the stores.</w:t>
              </w:r>
            </w:ins>
          </w:p>
        </w:tc>
      </w:tr>
      <w:tr w:rsidR="00CD64CB" w14:paraId="61061D27" w14:textId="77777777" w:rsidTr="00403FDD">
        <w:trPr>
          <w:ins w:id="1408" w:author="Etion Pinari [2]" w:date="2020-12-07T21:26:00Z"/>
        </w:trPr>
        <w:tc>
          <w:tcPr>
            <w:tcW w:w="631" w:type="pct"/>
            <w:shd w:val="clear" w:color="auto" w:fill="F7CAAC" w:themeFill="accent2" w:themeFillTint="66"/>
            <w:tcPrChange w:id="1409" w:author="Etion Pinari [2]" w:date="2020-12-08T11:57:00Z">
              <w:tcPr>
                <w:tcW w:w="631" w:type="pct"/>
              </w:tcPr>
            </w:tcPrChange>
          </w:tcPr>
          <w:p w14:paraId="33231F7E" w14:textId="0549D44F" w:rsidR="00CD64CB" w:rsidRPr="00FE186F" w:rsidRDefault="00450AA4" w:rsidP="00CD64CB">
            <w:pPr>
              <w:pStyle w:val="ListParagraph"/>
              <w:spacing w:line="360" w:lineRule="auto"/>
              <w:ind w:left="0"/>
              <w:rPr>
                <w:ins w:id="1410" w:author="Etion Pinari [2]" w:date="2020-12-07T21:26:00Z"/>
                <w:rStyle w:val="SubtleEmphasis"/>
                <w:i w:val="0"/>
                <w:iCs w:val="0"/>
                <w:sz w:val="26"/>
                <w:rPrChange w:id="1411" w:author="Etion Pinari [2]" w:date="2020-12-08T09:39:00Z">
                  <w:rPr>
                    <w:ins w:id="1412" w:author="Etion Pinari [2]" w:date="2020-12-07T21:26:00Z"/>
                    <w:rStyle w:val="SubtleEmphasis"/>
                    <w:i w:val="0"/>
                    <w:iCs w:val="0"/>
                    <w:szCs w:val="24"/>
                  </w:rPr>
                </w:rPrChange>
              </w:rPr>
            </w:pPr>
            <w:ins w:id="1413" w:author="Etion Pinari [2]" w:date="2020-12-07T21:26:00Z">
              <w:r w:rsidRPr="00FE186F">
                <w:rPr>
                  <w:rStyle w:val="SubtleEmphasis"/>
                  <w:i w:val="0"/>
                  <w:iCs w:val="0"/>
                  <w:sz w:val="26"/>
                  <w:rPrChange w:id="1414" w:author="Etion Pinari [2]" w:date="2020-12-08T09:39:00Z">
                    <w:rPr>
                      <w:rStyle w:val="SubtleEmphasis"/>
                      <w:i w:val="0"/>
                      <w:iCs w:val="0"/>
                      <w:szCs w:val="24"/>
                    </w:rPr>
                  </w:rPrChange>
                </w:rPr>
                <w:t>A2</w:t>
              </w:r>
            </w:ins>
          </w:p>
        </w:tc>
        <w:tc>
          <w:tcPr>
            <w:tcW w:w="4369" w:type="pct"/>
            <w:tcPrChange w:id="1415" w:author="Etion Pinari [2]" w:date="2020-12-08T11:57:00Z">
              <w:tcPr>
                <w:tcW w:w="4369" w:type="pct"/>
                <w:gridSpan w:val="2"/>
              </w:tcPr>
            </w:tcPrChange>
          </w:tcPr>
          <w:p w14:paraId="657BFF82" w14:textId="76208D8E" w:rsidR="00CD64CB" w:rsidRPr="00F83BB8" w:rsidRDefault="00450AA4" w:rsidP="00CD64CB">
            <w:pPr>
              <w:pStyle w:val="ListParagraph"/>
              <w:spacing w:line="360" w:lineRule="auto"/>
              <w:ind w:left="0"/>
              <w:rPr>
                <w:ins w:id="1416" w:author="Etion Pinari [2]" w:date="2020-12-07T21:26:00Z"/>
                <w:rStyle w:val="SubtleEmphasis"/>
                <w:i w:val="0"/>
                <w:iCs w:val="0"/>
                <w:sz w:val="26"/>
                <w:rPrChange w:id="1417" w:author="Etion Pinari [2]" w:date="2020-12-08T10:35:00Z">
                  <w:rPr>
                    <w:ins w:id="1418" w:author="Etion Pinari [2]" w:date="2020-12-07T21:26:00Z"/>
                    <w:rStyle w:val="SubtleEmphasis"/>
                    <w:i w:val="0"/>
                    <w:iCs w:val="0"/>
                    <w:szCs w:val="24"/>
                  </w:rPr>
                </w:rPrChange>
              </w:rPr>
            </w:pPr>
            <w:ins w:id="1419" w:author="Etion Pinari [2]" w:date="2020-12-07T21:26:00Z">
              <w:r w:rsidRPr="00F83BB8">
                <w:rPr>
                  <w:rStyle w:val="SubtleEmphasis"/>
                  <w:i w:val="0"/>
                  <w:iCs w:val="0"/>
                  <w:sz w:val="26"/>
                  <w:rPrChange w:id="1420" w:author="Etion Pinari [2]" w:date="2020-12-08T10:35:00Z">
                    <w:rPr>
                      <w:rStyle w:val="SubtleEmphasis"/>
                      <w:i w:val="0"/>
                      <w:iCs w:val="0"/>
                      <w:szCs w:val="24"/>
                    </w:rPr>
                  </w:rPrChange>
                </w:rPr>
                <w:t>User which specified a shopping list will spend 90% of their time within that visit in the departments related to the declared list</w:t>
              </w:r>
            </w:ins>
          </w:p>
        </w:tc>
      </w:tr>
      <w:tr w:rsidR="00450AA4" w14:paraId="7E0CF9C9" w14:textId="77777777" w:rsidTr="00403FDD">
        <w:trPr>
          <w:ins w:id="1421" w:author="Etion Pinari [2]" w:date="2020-12-07T21:26:00Z"/>
        </w:trPr>
        <w:tc>
          <w:tcPr>
            <w:tcW w:w="631" w:type="pct"/>
            <w:shd w:val="clear" w:color="auto" w:fill="F7CAAC" w:themeFill="accent2" w:themeFillTint="66"/>
            <w:tcPrChange w:id="1422" w:author="Etion Pinari [2]" w:date="2020-12-08T11:57:00Z">
              <w:tcPr>
                <w:tcW w:w="631" w:type="pct"/>
              </w:tcPr>
            </w:tcPrChange>
          </w:tcPr>
          <w:p w14:paraId="7ED8F39F" w14:textId="24718503" w:rsidR="00450AA4" w:rsidRPr="00FE186F" w:rsidRDefault="008750D2" w:rsidP="00CD64CB">
            <w:pPr>
              <w:pStyle w:val="ListParagraph"/>
              <w:spacing w:line="360" w:lineRule="auto"/>
              <w:ind w:left="0"/>
              <w:rPr>
                <w:ins w:id="1423" w:author="Etion Pinari [2]" w:date="2020-12-07T21:26:00Z"/>
                <w:rStyle w:val="SubtleEmphasis"/>
                <w:i w:val="0"/>
                <w:iCs w:val="0"/>
                <w:sz w:val="26"/>
                <w:rPrChange w:id="1424" w:author="Etion Pinari [2]" w:date="2020-12-08T09:39:00Z">
                  <w:rPr>
                    <w:ins w:id="1425" w:author="Etion Pinari [2]" w:date="2020-12-07T21:26:00Z"/>
                    <w:rStyle w:val="SubtleEmphasis"/>
                    <w:i w:val="0"/>
                    <w:iCs w:val="0"/>
                    <w:szCs w:val="24"/>
                  </w:rPr>
                </w:rPrChange>
              </w:rPr>
            </w:pPr>
            <w:ins w:id="1426" w:author="Etion Pinari [2]" w:date="2020-12-07T21:45:00Z">
              <w:r w:rsidRPr="00FE186F">
                <w:rPr>
                  <w:rStyle w:val="SubtleEmphasis"/>
                  <w:i w:val="0"/>
                  <w:iCs w:val="0"/>
                  <w:sz w:val="26"/>
                  <w:rPrChange w:id="1427" w:author="Etion Pinari [2]" w:date="2020-12-08T09:39:00Z">
                    <w:rPr>
                      <w:rStyle w:val="SubtleEmphasis"/>
                      <w:i w:val="0"/>
                      <w:iCs w:val="0"/>
                      <w:szCs w:val="24"/>
                    </w:rPr>
                  </w:rPrChange>
                </w:rPr>
                <w:t>A4</w:t>
              </w:r>
            </w:ins>
          </w:p>
        </w:tc>
        <w:tc>
          <w:tcPr>
            <w:tcW w:w="4369" w:type="pct"/>
            <w:tcPrChange w:id="1428" w:author="Etion Pinari [2]" w:date="2020-12-08T11:57:00Z">
              <w:tcPr>
                <w:tcW w:w="4369" w:type="pct"/>
                <w:gridSpan w:val="2"/>
              </w:tcPr>
            </w:tcPrChange>
          </w:tcPr>
          <w:p w14:paraId="64071066" w14:textId="1BFC8E8A" w:rsidR="00450AA4" w:rsidRPr="00F83BB8" w:rsidRDefault="000148E2" w:rsidP="00CD64CB">
            <w:pPr>
              <w:pStyle w:val="ListParagraph"/>
              <w:spacing w:line="360" w:lineRule="auto"/>
              <w:ind w:left="0"/>
              <w:rPr>
                <w:ins w:id="1429" w:author="Etion Pinari [2]" w:date="2020-12-07T21:26:00Z"/>
                <w:rStyle w:val="SubtleEmphasis"/>
                <w:i w:val="0"/>
                <w:iCs w:val="0"/>
                <w:sz w:val="26"/>
                <w:rPrChange w:id="1430" w:author="Etion Pinari [2]" w:date="2020-12-08T10:35:00Z">
                  <w:rPr>
                    <w:ins w:id="1431" w:author="Etion Pinari [2]" w:date="2020-12-07T21:26:00Z"/>
                    <w:rStyle w:val="SubtleEmphasis"/>
                    <w:i w:val="0"/>
                    <w:iCs w:val="0"/>
                    <w:szCs w:val="24"/>
                  </w:rPr>
                </w:rPrChange>
              </w:rPr>
            </w:pPr>
            <w:ins w:id="1432" w:author="Etion Pinari [2]" w:date="2020-12-08T12:01:00Z">
              <w:r>
                <w:rPr>
                  <w:rStyle w:val="SubtleEmphasis"/>
                  <w:i w:val="0"/>
                  <w:iCs w:val="0"/>
                  <w:sz w:val="26"/>
                </w:rPr>
                <w:t>Users will abide to local norms on social distancing</w:t>
              </w:r>
            </w:ins>
          </w:p>
        </w:tc>
      </w:tr>
      <w:tr w:rsidR="00450AA4" w14:paraId="08627479" w14:textId="77777777" w:rsidTr="00403FDD">
        <w:trPr>
          <w:ins w:id="1433" w:author="Etion Pinari [2]" w:date="2020-12-07T21:26:00Z"/>
        </w:trPr>
        <w:tc>
          <w:tcPr>
            <w:tcW w:w="631" w:type="pct"/>
            <w:shd w:val="clear" w:color="auto" w:fill="F7CAAC" w:themeFill="accent2" w:themeFillTint="66"/>
            <w:tcPrChange w:id="1434" w:author="Etion Pinari [2]" w:date="2020-12-08T11:57:00Z">
              <w:tcPr>
                <w:tcW w:w="631" w:type="pct"/>
              </w:tcPr>
            </w:tcPrChange>
          </w:tcPr>
          <w:p w14:paraId="52D780F7" w14:textId="0E29D5F3" w:rsidR="00450AA4" w:rsidRPr="00FE186F" w:rsidRDefault="008750D2" w:rsidP="00CD64CB">
            <w:pPr>
              <w:pStyle w:val="ListParagraph"/>
              <w:spacing w:line="360" w:lineRule="auto"/>
              <w:ind w:left="0"/>
              <w:rPr>
                <w:ins w:id="1435" w:author="Etion Pinari [2]" w:date="2020-12-07T21:26:00Z"/>
                <w:rStyle w:val="SubtleEmphasis"/>
                <w:i w:val="0"/>
                <w:iCs w:val="0"/>
                <w:sz w:val="26"/>
                <w:rPrChange w:id="1436" w:author="Etion Pinari [2]" w:date="2020-12-08T09:39:00Z">
                  <w:rPr>
                    <w:ins w:id="1437" w:author="Etion Pinari [2]" w:date="2020-12-07T21:26:00Z"/>
                    <w:rStyle w:val="SubtleEmphasis"/>
                    <w:i w:val="0"/>
                    <w:iCs w:val="0"/>
                    <w:szCs w:val="24"/>
                  </w:rPr>
                </w:rPrChange>
              </w:rPr>
            </w:pPr>
            <w:ins w:id="1438" w:author="Etion Pinari [2]" w:date="2020-12-07T21:45:00Z">
              <w:r w:rsidRPr="00FE186F">
                <w:rPr>
                  <w:rStyle w:val="SubtleEmphasis"/>
                  <w:i w:val="0"/>
                  <w:iCs w:val="0"/>
                  <w:sz w:val="26"/>
                  <w:rPrChange w:id="1439" w:author="Etion Pinari [2]" w:date="2020-12-08T09:39:00Z">
                    <w:rPr>
                      <w:rStyle w:val="SubtleEmphasis"/>
                      <w:i w:val="0"/>
                      <w:iCs w:val="0"/>
                      <w:szCs w:val="24"/>
                    </w:rPr>
                  </w:rPrChange>
                </w:rPr>
                <w:t>A5</w:t>
              </w:r>
            </w:ins>
          </w:p>
        </w:tc>
        <w:tc>
          <w:tcPr>
            <w:tcW w:w="4369" w:type="pct"/>
            <w:tcPrChange w:id="1440" w:author="Etion Pinari [2]" w:date="2020-12-08T11:57:00Z">
              <w:tcPr>
                <w:tcW w:w="4369" w:type="pct"/>
                <w:gridSpan w:val="2"/>
              </w:tcPr>
            </w:tcPrChange>
          </w:tcPr>
          <w:p w14:paraId="307B61C4" w14:textId="2C1ED187" w:rsidR="00450AA4" w:rsidRPr="00F83BB8" w:rsidRDefault="00450AA4">
            <w:pPr>
              <w:pStyle w:val="ListParagraph"/>
              <w:tabs>
                <w:tab w:val="left" w:pos="956"/>
              </w:tabs>
              <w:spacing w:line="360" w:lineRule="auto"/>
              <w:ind w:left="0"/>
              <w:rPr>
                <w:ins w:id="1441" w:author="Etion Pinari [2]" w:date="2020-12-07T21:26:00Z"/>
                <w:rStyle w:val="SubtleEmphasis"/>
                <w:i w:val="0"/>
                <w:iCs w:val="0"/>
                <w:sz w:val="26"/>
                <w:rPrChange w:id="1442" w:author="Etion Pinari [2]" w:date="2020-12-08T10:35:00Z">
                  <w:rPr>
                    <w:ins w:id="1443" w:author="Etion Pinari [2]" w:date="2020-12-07T21:26:00Z"/>
                    <w:rStyle w:val="SubtleEmphasis"/>
                    <w:i w:val="0"/>
                    <w:iCs w:val="0"/>
                    <w:szCs w:val="24"/>
                  </w:rPr>
                </w:rPrChange>
              </w:rPr>
              <w:pPrChange w:id="1444" w:author="Unknown" w:date="2020-12-07T21:26:00Z">
                <w:pPr>
                  <w:pStyle w:val="ListParagraph"/>
                  <w:spacing w:line="360" w:lineRule="auto"/>
                  <w:ind w:left="0"/>
                </w:pPr>
              </w:pPrChange>
            </w:pPr>
            <w:ins w:id="1445" w:author="Etion Pinari [2]" w:date="2020-12-07T21:26:00Z">
              <w:r w:rsidRPr="00F83BB8">
                <w:rPr>
                  <w:rStyle w:val="SubtleEmphasis"/>
                  <w:i w:val="0"/>
                  <w:iCs w:val="0"/>
                  <w:sz w:val="26"/>
                  <w:rPrChange w:id="1446" w:author="Etion Pinari [2]" w:date="2020-12-08T10:35:00Z">
                    <w:rPr>
                      <w:rStyle w:val="SubtleEmphasis"/>
                      <w:i w:val="0"/>
                      <w:iCs w:val="0"/>
                      <w:szCs w:val="24"/>
                    </w:rPr>
                  </w:rPrChange>
                </w:rPr>
                <w:t>Only one person will enter the store per ticket</w:t>
              </w:r>
            </w:ins>
          </w:p>
        </w:tc>
      </w:tr>
      <w:tr w:rsidR="00CD64CB" w14:paraId="4C559323" w14:textId="77777777" w:rsidTr="00403FDD">
        <w:trPr>
          <w:ins w:id="1447" w:author="Etion Pinari [2]" w:date="2020-12-07T20:15:00Z"/>
        </w:trPr>
        <w:tc>
          <w:tcPr>
            <w:tcW w:w="631" w:type="pct"/>
            <w:shd w:val="clear" w:color="auto" w:fill="FF7C80"/>
            <w:tcPrChange w:id="1448" w:author="Etion Pinari [2]" w:date="2020-12-08T11:57:00Z">
              <w:tcPr>
                <w:tcW w:w="2500" w:type="pct"/>
                <w:gridSpan w:val="2"/>
              </w:tcPr>
            </w:tcPrChange>
          </w:tcPr>
          <w:p w14:paraId="119CA033" w14:textId="02336294" w:rsidR="00CD64CB" w:rsidRPr="00FE186F" w:rsidRDefault="008750D2" w:rsidP="00CD64CB">
            <w:pPr>
              <w:pStyle w:val="ListParagraph"/>
              <w:spacing w:line="360" w:lineRule="auto"/>
              <w:ind w:left="0"/>
              <w:rPr>
                <w:ins w:id="1449" w:author="Etion Pinari [2]" w:date="2020-12-07T20:15:00Z"/>
                <w:rStyle w:val="SubtleEmphasis"/>
                <w:i w:val="0"/>
                <w:iCs w:val="0"/>
                <w:sz w:val="26"/>
                <w:rPrChange w:id="1450" w:author="Etion Pinari [2]" w:date="2020-12-08T09:39:00Z">
                  <w:rPr>
                    <w:ins w:id="1451" w:author="Etion Pinari [2]" w:date="2020-12-07T20:15:00Z"/>
                    <w:rStyle w:val="SubtleEmphasis"/>
                    <w:i w:val="0"/>
                    <w:iCs w:val="0"/>
                    <w:szCs w:val="24"/>
                  </w:rPr>
                </w:rPrChange>
              </w:rPr>
            </w:pPr>
            <w:ins w:id="1452" w:author="Etion Pinari [2]" w:date="2020-12-07T21:47:00Z">
              <w:r w:rsidRPr="00FE186F">
                <w:rPr>
                  <w:rStyle w:val="SubtleEmphasis"/>
                  <w:i w:val="0"/>
                  <w:iCs w:val="0"/>
                  <w:sz w:val="26"/>
                  <w:rPrChange w:id="1453" w:author="Etion Pinari [2]" w:date="2020-12-08T09:39:00Z">
                    <w:rPr>
                      <w:rStyle w:val="SubtleEmphasis"/>
                      <w:i w:val="0"/>
                      <w:iCs w:val="0"/>
                      <w:szCs w:val="24"/>
                    </w:rPr>
                  </w:rPrChange>
                </w:rPr>
                <w:t>R1</w:t>
              </w:r>
            </w:ins>
          </w:p>
        </w:tc>
        <w:tc>
          <w:tcPr>
            <w:tcW w:w="4369" w:type="pct"/>
            <w:tcPrChange w:id="1454" w:author="Etion Pinari [2]" w:date="2020-12-08T11:57:00Z">
              <w:tcPr>
                <w:tcW w:w="2500" w:type="pct"/>
              </w:tcPr>
            </w:tcPrChange>
          </w:tcPr>
          <w:p w14:paraId="40BA7635" w14:textId="29FCFA0D" w:rsidR="00CD64CB" w:rsidRPr="00F83BB8" w:rsidRDefault="008750D2" w:rsidP="00CD64CB">
            <w:pPr>
              <w:pStyle w:val="ListParagraph"/>
              <w:spacing w:line="360" w:lineRule="auto"/>
              <w:ind w:left="0"/>
              <w:rPr>
                <w:ins w:id="1455" w:author="Etion Pinari [2]" w:date="2020-12-07T20:15:00Z"/>
                <w:rStyle w:val="SubtleEmphasis"/>
                <w:i w:val="0"/>
                <w:iCs w:val="0"/>
                <w:sz w:val="26"/>
                <w:rPrChange w:id="1456" w:author="Etion Pinari [2]" w:date="2020-12-08T10:35:00Z">
                  <w:rPr>
                    <w:ins w:id="1457" w:author="Etion Pinari [2]" w:date="2020-12-07T20:15:00Z"/>
                    <w:rStyle w:val="SubtleEmphasis"/>
                    <w:i w:val="0"/>
                    <w:iCs w:val="0"/>
                    <w:szCs w:val="24"/>
                  </w:rPr>
                </w:rPrChange>
              </w:rPr>
            </w:pPr>
            <w:ins w:id="1458" w:author="Etion Pinari [2]" w:date="2020-12-07T21:46:00Z">
              <w:r w:rsidRPr="00F83BB8">
                <w:rPr>
                  <w:rStyle w:val="SubtleEmphasis"/>
                  <w:b/>
                  <w:bCs w:val="0"/>
                  <w:i w:val="0"/>
                  <w:iCs w:val="0"/>
                  <w:sz w:val="26"/>
                  <w:rPrChange w:id="1459" w:author="Etion Pinari [2]" w:date="2020-12-08T10:35:00Z">
                    <w:rPr>
                      <w:rStyle w:val="SubtleEmphasis"/>
                      <w:i w:val="0"/>
                      <w:iCs w:val="0"/>
                      <w:szCs w:val="24"/>
                    </w:rPr>
                  </w:rPrChange>
                </w:rPr>
                <w:t>The system shall</w:t>
              </w:r>
              <w:r w:rsidRPr="00F83BB8">
                <w:rPr>
                  <w:rStyle w:val="SubtleEmphasis"/>
                  <w:i w:val="0"/>
                  <w:iCs w:val="0"/>
                  <w:sz w:val="26"/>
                  <w:rPrChange w:id="1460" w:author="Etion Pinari [2]" w:date="2020-12-08T10:35:00Z">
                    <w:rPr>
                      <w:rStyle w:val="SubtleEmphasis"/>
                      <w:i w:val="0"/>
                      <w:iCs w:val="0"/>
                      <w:szCs w:val="24"/>
                    </w:rPr>
                  </w:rPrChange>
                </w:rPr>
                <w:t xml:space="preserve"> allow users to get a ticket with a date and time that shows when to go to a certain store, virtually</w:t>
              </w:r>
            </w:ins>
          </w:p>
        </w:tc>
      </w:tr>
      <w:tr w:rsidR="00CD64CB" w14:paraId="78647DA8" w14:textId="77777777" w:rsidTr="00403FDD">
        <w:trPr>
          <w:ins w:id="1461" w:author="Etion Pinari [2]" w:date="2020-12-07T20:15:00Z"/>
        </w:trPr>
        <w:tc>
          <w:tcPr>
            <w:tcW w:w="631" w:type="pct"/>
            <w:shd w:val="clear" w:color="auto" w:fill="FF7C80"/>
            <w:tcPrChange w:id="1462" w:author="Etion Pinari [2]" w:date="2020-12-08T11:57:00Z">
              <w:tcPr>
                <w:tcW w:w="2500" w:type="pct"/>
                <w:gridSpan w:val="2"/>
              </w:tcPr>
            </w:tcPrChange>
          </w:tcPr>
          <w:p w14:paraId="09FA9549" w14:textId="105E9657" w:rsidR="00CD64CB" w:rsidRPr="00FE186F" w:rsidRDefault="008750D2" w:rsidP="00CD64CB">
            <w:pPr>
              <w:pStyle w:val="ListParagraph"/>
              <w:spacing w:line="360" w:lineRule="auto"/>
              <w:ind w:left="0"/>
              <w:rPr>
                <w:ins w:id="1463" w:author="Etion Pinari [2]" w:date="2020-12-07T20:15:00Z"/>
                <w:rStyle w:val="SubtleEmphasis"/>
                <w:i w:val="0"/>
                <w:iCs w:val="0"/>
                <w:sz w:val="26"/>
                <w:rPrChange w:id="1464" w:author="Etion Pinari [2]" w:date="2020-12-08T09:39:00Z">
                  <w:rPr>
                    <w:ins w:id="1465" w:author="Etion Pinari [2]" w:date="2020-12-07T20:15:00Z"/>
                    <w:rStyle w:val="SubtleEmphasis"/>
                    <w:i w:val="0"/>
                    <w:iCs w:val="0"/>
                    <w:szCs w:val="24"/>
                  </w:rPr>
                </w:rPrChange>
              </w:rPr>
            </w:pPr>
            <w:ins w:id="1466" w:author="Etion Pinari [2]" w:date="2020-12-07T21:47:00Z">
              <w:r w:rsidRPr="00FE186F">
                <w:rPr>
                  <w:rStyle w:val="SubtleEmphasis"/>
                  <w:i w:val="0"/>
                  <w:iCs w:val="0"/>
                  <w:sz w:val="26"/>
                  <w:rPrChange w:id="1467" w:author="Etion Pinari [2]" w:date="2020-12-08T09:39:00Z">
                    <w:rPr>
                      <w:rStyle w:val="SubtleEmphasis"/>
                      <w:i w:val="0"/>
                      <w:iCs w:val="0"/>
                      <w:szCs w:val="24"/>
                    </w:rPr>
                  </w:rPrChange>
                </w:rPr>
                <w:t>R2</w:t>
              </w:r>
            </w:ins>
          </w:p>
        </w:tc>
        <w:tc>
          <w:tcPr>
            <w:tcW w:w="4369" w:type="pct"/>
            <w:tcPrChange w:id="1468" w:author="Etion Pinari [2]" w:date="2020-12-08T11:57:00Z">
              <w:tcPr>
                <w:tcW w:w="2500" w:type="pct"/>
              </w:tcPr>
            </w:tcPrChange>
          </w:tcPr>
          <w:p w14:paraId="6D3DD6C0" w14:textId="5820708D" w:rsidR="00CD64CB" w:rsidRPr="00F83BB8" w:rsidRDefault="008750D2" w:rsidP="00CD64CB">
            <w:pPr>
              <w:pStyle w:val="ListParagraph"/>
              <w:spacing w:line="360" w:lineRule="auto"/>
              <w:ind w:left="0"/>
              <w:rPr>
                <w:ins w:id="1469" w:author="Etion Pinari [2]" w:date="2020-12-07T20:15:00Z"/>
                <w:rStyle w:val="SubtleEmphasis"/>
                <w:i w:val="0"/>
                <w:iCs w:val="0"/>
                <w:sz w:val="26"/>
                <w:rPrChange w:id="1470" w:author="Etion Pinari [2]" w:date="2020-12-08T10:35:00Z">
                  <w:rPr>
                    <w:ins w:id="1471" w:author="Etion Pinari [2]" w:date="2020-12-07T20:15:00Z"/>
                    <w:rStyle w:val="SubtleEmphasis"/>
                    <w:i w:val="0"/>
                    <w:iCs w:val="0"/>
                    <w:szCs w:val="24"/>
                  </w:rPr>
                </w:rPrChange>
              </w:rPr>
            </w:pPr>
            <w:ins w:id="1472" w:author="Etion Pinari [2]" w:date="2020-12-07T21:48:00Z">
              <w:r w:rsidRPr="00F83BB8">
                <w:rPr>
                  <w:rStyle w:val="SubtleEmphasis"/>
                  <w:b/>
                  <w:bCs w:val="0"/>
                  <w:i w:val="0"/>
                  <w:iCs w:val="0"/>
                  <w:sz w:val="26"/>
                  <w:rPrChange w:id="1473" w:author="Etion Pinari [2]" w:date="2020-12-08T10:35:00Z">
                    <w:rPr>
                      <w:rStyle w:val="SubtleEmphasis"/>
                      <w:i w:val="0"/>
                      <w:iCs w:val="0"/>
                      <w:szCs w:val="24"/>
                    </w:rPr>
                  </w:rPrChange>
                </w:rPr>
                <w:t>The system shall</w:t>
              </w:r>
              <w:r w:rsidRPr="00F83BB8">
                <w:rPr>
                  <w:rStyle w:val="SubtleEmphasis"/>
                  <w:i w:val="0"/>
                  <w:iCs w:val="0"/>
                  <w:sz w:val="26"/>
                  <w:rPrChange w:id="1474" w:author="Etion Pinari [2]" w:date="2020-12-08T10:35:00Z">
                    <w:rPr>
                      <w:rStyle w:val="SubtleEmphasis"/>
                      <w:i w:val="0"/>
                      <w:iCs w:val="0"/>
                      <w:szCs w:val="24"/>
                    </w:rPr>
                  </w:rPrChange>
                </w:rPr>
                <w:t xml:space="preserve"> allow users to get a ticket with a date and time that shows when to go to a certain store, physically</w:t>
              </w:r>
            </w:ins>
          </w:p>
        </w:tc>
      </w:tr>
      <w:tr w:rsidR="00CD64CB" w14:paraId="42956818" w14:textId="77777777" w:rsidTr="00403FDD">
        <w:trPr>
          <w:ins w:id="1475" w:author="Etion Pinari [2]" w:date="2020-12-07T20:15:00Z"/>
        </w:trPr>
        <w:tc>
          <w:tcPr>
            <w:tcW w:w="631" w:type="pct"/>
            <w:shd w:val="clear" w:color="auto" w:fill="FF7C80"/>
            <w:tcPrChange w:id="1476" w:author="Etion Pinari [2]" w:date="2020-12-08T11:57:00Z">
              <w:tcPr>
                <w:tcW w:w="2500" w:type="pct"/>
                <w:gridSpan w:val="2"/>
              </w:tcPr>
            </w:tcPrChange>
          </w:tcPr>
          <w:p w14:paraId="42358440" w14:textId="15AA2EE8" w:rsidR="008750D2" w:rsidRPr="00FE186F" w:rsidRDefault="008750D2" w:rsidP="00CD64CB">
            <w:pPr>
              <w:pStyle w:val="ListParagraph"/>
              <w:spacing w:line="360" w:lineRule="auto"/>
              <w:ind w:left="0"/>
              <w:rPr>
                <w:ins w:id="1477" w:author="Etion Pinari [2]" w:date="2020-12-07T20:15:00Z"/>
                <w:rStyle w:val="SubtleEmphasis"/>
                <w:i w:val="0"/>
                <w:iCs w:val="0"/>
                <w:sz w:val="26"/>
                <w:rPrChange w:id="1478" w:author="Etion Pinari [2]" w:date="2020-12-08T09:39:00Z">
                  <w:rPr>
                    <w:ins w:id="1479" w:author="Etion Pinari [2]" w:date="2020-12-07T20:15:00Z"/>
                    <w:rStyle w:val="SubtleEmphasis"/>
                    <w:i w:val="0"/>
                    <w:iCs w:val="0"/>
                    <w:szCs w:val="24"/>
                  </w:rPr>
                </w:rPrChange>
              </w:rPr>
            </w:pPr>
            <w:ins w:id="1480" w:author="Etion Pinari [2]" w:date="2020-12-07T21:48:00Z">
              <w:r w:rsidRPr="00FE186F">
                <w:rPr>
                  <w:rStyle w:val="SubtleEmphasis"/>
                  <w:i w:val="0"/>
                  <w:iCs w:val="0"/>
                  <w:sz w:val="26"/>
                  <w:rPrChange w:id="1481" w:author="Etion Pinari [2]" w:date="2020-12-08T09:39:00Z">
                    <w:rPr>
                      <w:rStyle w:val="SubtleEmphasis"/>
                      <w:i w:val="0"/>
                      <w:iCs w:val="0"/>
                      <w:szCs w:val="24"/>
                    </w:rPr>
                  </w:rPrChange>
                </w:rPr>
                <w:t>R3</w:t>
              </w:r>
            </w:ins>
          </w:p>
        </w:tc>
        <w:tc>
          <w:tcPr>
            <w:tcW w:w="4369" w:type="pct"/>
            <w:tcPrChange w:id="1482" w:author="Etion Pinari [2]" w:date="2020-12-08T11:57:00Z">
              <w:tcPr>
                <w:tcW w:w="2500" w:type="pct"/>
              </w:tcPr>
            </w:tcPrChange>
          </w:tcPr>
          <w:p w14:paraId="1A1F6C96" w14:textId="624FBE73" w:rsidR="00CD64CB" w:rsidRPr="00F83BB8" w:rsidRDefault="00CD64CB" w:rsidP="00CD64CB">
            <w:pPr>
              <w:pStyle w:val="ListParagraph"/>
              <w:spacing w:line="360" w:lineRule="auto"/>
              <w:ind w:left="0"/>
              <w:rPr>
                <w:ins w:id="1483" w:author="Etion Pinari [2]" w:date="2020-12-07T20:15:00Z"/>
                <w:rStyle w:val="SubtleEmphasis"/>
                <w:i w:val="0"/>
                <w:iCs w:val="0"/>
                <w:sz w:val="26"/>
                <w:rPrChange w:id="1484" w:author="Etion Pinari [2]" w:date="2020-12-08T10:35:00Z">
                  <w:rPr>
                    <w:ins w:id="1485" w:author="Etion Pinari [2]" w:date="2020-12-07T20:15:00Z"/>
                    <w:rStyle w:val="SubtleEmphasis"/>
                    <w:i w:val="0"/>
                    <w:iCs w:val="0"/>
                    <w:szCs w:val="24"/>
                  </w:rPr>
                </w:rPrChange>
              </w:rPr>
            </w:pPr>
            <w:ins w:id="1486" w:author="Etion Pinari [2]" w:date="2020-12-07T21:26:00Z">
              <w:r w:rsidRPr="00F83BB8">
                <w:rPr>
                  <w:rStyle w:val="SubtleEmphasis"/>
                  <w:b/>
                  <w:bCs w:val="0"/>
                  <w:i w:val="0"/>
                  <w:iCs w:val="0"/>
                  <w:sz w:val="26"/>
                  <w:rPrChange w:id="1487" w:author="Etion Pinari [2]" w:date="2020-12-08T10:35:00Z">
                    <w:rPr>
                      <w:rStyle w:val="SubtleEmphasis"/>
                      <w:i w:val="0"/>
                      <w:iCs w:val="0"/>
                      <w:szCs w:val="24"/>
                    </w:rPr>
                  </w:rPrChange>
                </w:rPr>
                <w:t>The system shall</w:t>
              </w:r>
              <w:r w:rsidRPr="00F83BB8">
                <w:rPr>
                  <w:rStyle w:val="SubtleEmphasis"/>
                  <w:i w:val="0"/>
                  <w:iCs w:val="0"/>
                  <w:sz w:val="26"/>
                  <w:rPrChange w:id="1488" w:author="Etion Pinari [2]" w:date="2020-12-08T10:35:00Z">
                    <w:rPr>
                      <w:rStyle w:val="SubtleEmphasis"/>
                      <w:i w:val="0"/>
                      <w:iCs w:val="0"/>
                      <w:szCs w:val="24"/>
                    </w:rPr>
                  </w:rPrChange>
                </w:rPr>
                <w:t xml:space="preserve"> allow users to book a visit virtually with their desired store, up to the next 7 upcoming days</w:t>
              </w:r>
            </w:ins>
          </w:p>
        </w:tc>
      </w:tr>
      <w:tr w:rsidR="00CD64CB" w14:paraId="02D63861" w14:textId="77777777" w:rsidTr="00403FDD">
        <w:trPr>
          <w:ins w:id="1489" w:author="Etion Pinari [2]" w:date="2020-12-07T20:15:00Z"/>
        </w:trPr>
        <w:tc>
          <w:tcPr>
            <w:tcW w:w="631" w:type="pct"/>
            <w:shd w:val="clear" w:color="auto" w:fill="FF7C80"/>
            <w:tcPrChange w:id="1490" w:author="Etion Pinari [2]" w:date="2020-12-08T11:57:00Z">
              <w:tcPr>
                <w:tcW w:w="2500" w:type="pct"/>
                <w:gridSpan w:val="2"/>
              </w:tcPr>
            </w:tcPrChange>
          </w:tcPr>
          <w:p w14:paraId="78C743FF" w14:textId="68D4B6F7" w:rsidR="00CD64CB" w:rsidRPr="00FE186F" w:rsidRDefault="004E3C04" w:rsidP="00CD64CB">
            <w:pPr>
              <w:pStyle w:val="ListParagraph"/>
              <w:spacing w:line="360" w:lineRule="auto"/>
              <w:ind w:left="0"/>
              <w:rPr>
                <w:ins w:id="1491" w:author="Etion Pinari [2]" w:date="2020-12-07T20:15:00Z"/>
                <w:rStyle w:val="SubtleEmphasis"/>
                <w:i w:val="0"/>
                <w:iCs w:val="0"/>
                <w:sz w:val="26"/>
                <w:rPrChange w:id="1492" w:author="Etion Pinari [2]" w:date="2020-12-08T09:39:00Z">
                  <w:rPr>
                    <w:ins w:id="1493" w:author="Etion Pinari [2]" w:date="2020-12-07T20:15:00Z"/>
                    <w:rStyle w:val="SubtleEmphasis"/>
                    <w:i w:val="0"/>
                    <w:iCs w:val="0"/>
                    <w:szCs w:val="24"/>
                  </w:rPr>
                </w:rPrChange>
              </w:rPr>
            </w:pPr>
            <w:ins w:id="1494" w:author="Etion Pinari [2]" w:date="2020-12-08T11:03:00Z">
              <w:r>
                <w:rPr>
                  <w:rStyle w:val="SubtleEmphasis"/>
                  <w:i w:val="0"/>
                  <w:iCs w:val="0"/>
                  <w:sz w:val="26"/>
                </w:rPr>
                <w:t>R13.1</w:t>
              </w:r>
            </w:ins>
          </w:p>
        </w:tc>
        <w:tc>
          <w:tcPr>
            <w:tcW w:w="4369" w:type="pct"/>
            <w:tcPrChange w:id="1495" w:author="Etion Pinari [2]" w:date="2020-12-08T11:57:00Z">
              <w:tcPr>
                <w:tcW w:w="2500" w:type="pct"/>
              </w:tcPr>
            </w:tcPrChange>
          </w:tcPr>
          <w:p w14:paraId="0F888154" w14:textId="2663393C" w:rsidR="00CD64CB" w:rsidRPr="00F83BB8" w:rsidRDefault="00C06455" w:rsidP="00CD64CB">
            <w:pPr>
              <w:pStyle w:val="ListParagraph"/>
              <w:spacing w:line="360" w:lineRule="auto"/>
              <w:ind w:left="0"/>
              <w:rPr>
                <w:ins w:id="1496" w:author="Etion Pinari [2]" w:date="2020-12-07T20:15:00Z"/>
                <w:rStyle w:val="SubtleEmphasis"/>
                <w:i w:val="0"/>
                <w:iCs w:val="0"/>
                <w:sz w:val="26"/>
                <w:rPrChange w:id="1497" w:author="Etion Pinari [2]" w:date="2020-12-08T10:35:00Z">
                  <w:rPr>
                    <w:ins w:id="1498" w:author="Etion Pinari [2]" w:date="2020-12-07T20:15:00Z"/>
                    <w:rStyle w:val="SubtleEmphasis"/>
                    <w:i w:val="0"/>
                    <w:iCs w:val="0"/>
                    <w:szCs w:val="24"/>
                  </w:rPr>
                </w:rPrChange>
              </w:rPr>
            </w:pPr>
            <w:ins w:id="1499" w:author="Etion Pinari [2]" w:date="2020-12-07T21:49:00Z">
              <w:r w:rsidRPr="00F83BB8">
                <w:rPr>
                  <w:rStyle w:val="SubtleEmphasis"/>
                  <w:b/>
                  <w:bCs w:val="0"/>
                  <w:i w:val="0"/>
                  <w:iCs w:val="0"/>
                  <w:sz w:val="26"/>
                  <w:rPrChange w:id="1500" w:author="Etion Pinari [2]" w:date="2020-12-08T10:35:00Z">
                    <w:rPr>
                      <w:rStyle w:val="SubtleEmphasis"/>
                      <w:i w:val="0"/>
                      <w:iCs w:val="0"/>
                      <w:szCs w:val="24"/>
                    </w:rPr>
                  </w:rPrChange>
                </w:rPr>
                <w:t>The system shall</w:t>
              </w:r>
              <w:r w:rsidRPr="00F83BB8">
                <w:rPr>
                  <w:rStyle w:val="SubtleEmphasis"/>
                  <w:i w:val="0"/>
                  <w:iCs w:val="0"/>
                  <w:sz w:val="26"/>
                  <w:rPrChange w:id="1501" w:author="Etion Pinari [2]" w:date="2020-12-08T10:35:00Z">
                    <w:rPr>
                      <w:rStyle w:val="SubtleEmphasis"/>
                      <w:i w:val="0"/>
                      <w:iCs w:val="0"/>
                      <w:szCs w:val="24"/>
                    </w:rPr>
                  </w:rPrChange>
                </w:rPr>
                <w:t xml:space="preserve"> allow the user to scan its QR code in entrance through the turnstiles</w:t>
              </w:r>
            </w:ins>
          </w:p>
        </w:tc>
      </w:tr>
      <w:tr w:rsidR="00CD64CB" w14:paraId="3B55349B" w14:textId="77777777" w:rsidTr="00403FDD">
        <w:trPr>
          <w:ins w:id="1502" w:author="Etion Pinari [2]" w:date="2020-12-07T20:15:00Z"/>
        </w:trPr>
        <w:tc>
          <w:tcPr>
            <w:tcW w:w="631" w:type="pct"/>
            <w:shd w:val="clear" w:color="auto" w:fill="FF7C80"/>
            <w:tcPrChange w:id="1503" w:author="Etion Pinari [2]" w:date="2020-12-08T11:57:00Z">
              <w:tcPr>
                <w:tcW w:w="2500" w:type="pct"/>
                <w:gridSpan w:val="2"/>
              </w:tcPr>
            </w:tcPrChange>
          </w:tcPr>
          <w:p w14:paraId="6F3D91F0" w14:textId="01E78556" w:rsidR="00CD64CB" w:rsidRPr="00FE186F" w:rsidRDefault="00C06455" w:rsidP="00CD64CB">
            <w:pPr>
              <w:pStyle w:val="ListParagraph"/>
              <w:spacing w:line="360" w:lineRule="auto"/>
              <w:ind w:left="0"/>
              <w:rPr>
                <w:ins w:id="1504" w:author="Etion Pinari [2]" w:date="2020-12-07T20:15:00Z"/>
                <w:rStyle w:val="SubtleEmphasis"/>
                <w:i w:val="0"/>
                <w:iCs w:val="0"/>
                <w:sz w:val="26"/>
                <w:rPrChange w:id="1505" w:author="Etion Pinari [2]" w:date="2020-12-08T09:39:00Z">
                  <w:rPr>
                    <w:ins w:id="1506" w:author="Etion Pinari [2]" w:date="2020-12-07T20:15:00Z"/>
                    <w:rStyle w:val="SubtleEmphasis"/>
                    <w:i w:val="0"/>
                    <w:iCs w:val="0"/>
                    <w:szCs w:val="24"/>
                  </w:rPr>
                </w:rPrChange>
              </w:rPr>
            </w:pPr>
            <w:ins w:id="1507" w:author="Etion Pinari [2]" w:date="2020-12-07T21:53:00Z">
              <w:r w:rsidRPr="00FE186F">
                <w:rPr>
                  <w:rStyle w:val="SubtleEmphasis"/>
                  <w:i w:val="0"/>
                  <w:iCs w:val="0"/>
                  <w:sz w:val="26"/>
                  <w:rPrChange w:id="1508" w:author="Etion Pinari [2]" w:date="2020-12-08T09:39:00Z">
                    <w:rPr>
                      <w:rStyle w:val="SubtleEmphasis"/>
                      <w:i w:val="0"/>
                      <w:iCs w:val="0"/>
                      <w:szCs w:val="24"/>
                    </w:rPr>
                  </w:rPrChange>
                </w:rPr>
                <w:t>R15.1</w:t>
              </w:r>
            </w:ins>
          </w:p>
        </w:tc>
        <w:tc>
          <w:tcPr>
            <w:tcW w:w="4369" w:type="pct"/>
            <w:tcPrChange w:id="1509" w:author="Etion Pinari [2]" w:date="2020-12-08T11:57:00Z">
              <w:tcPr>
                <w:tcW w:w="2500" w:type="pct"/>
              </w:tcPr>
            </w:tcPrChange>
          </w:tcPr>
          <w:p w14:paraId="2814A6F1" w14:textId="04E9AEA8" w:rsidR="00CD64CB" w:rsidRPr="00F83BB8" w:rsidRDefault="00C06455" w:rsidP="00CD64CB">
            <w:pPr>
              <w:pStyle w:val="ListParagraph"/>
              <w:spacing w:line="360" w:lineRule="auto"/>
              <w:ind w:left="0"/>
              <w:rPr>
                <w:ins w:id="1510" w:author="Etion Pinari [2]" w:date="2020-12-07T20:15:00Z"/>
                <w:rStyle w:val="SubtleEmphasis"/>
                <w:i w:val="0"/>
                <w:iCs w:val="0"/>
                <w:sz w:val="26"/>
                <w:rPrChange w:id="1511" w:author="Etion Pinari [2]" w:date="2020-12-08T10:35:00Z">
                  <w:rPr>
                    <w:ins w:id="1512" w:author="Etion Pinari [2]" w:date="2020-12-07T20:15:00Z"/>
                    <w:rStyle w:val="SubtleEmphasis"/>
                    <w:i w:val="0"/>
                    <w:iCs w:val="0"/>
                    <w:szCs w:val="24"/>
                  </w:rPr>
                </w:rPrChange>
              </w:rPr>
            </w:pPr>
            <w:ins w:id="1513" w:author="Etion Pinari [2]" w:date="2020-12-07T21:53:00Z">
              <w:r w:rsidRPr="00F83BB8">
                <w:rPr>
                  <w:rStyle w:val="SubtleEmphasis"/>
                  <w:b/>
                  <w:bCs w:val="0"/>
                  <w:i w:val="0"/>
                  <w:iCs w:val="0"/>
                  <w:sz w:val="26"/>
                  <w:rPrChange w:id="1514" w:author="Etion Pinari [2]" w:date="2020-12-08T10:35:00Z">
                    <w:rPr>
                      <w:rStyle w:val="SubtleEmphasis"/>
                      <w:i w:val="0"/>
                      <w:iCs w:val="0"/>
                      <w:szCs w:val="24"/>
                    </w:rPr>
                  </w:rPrChange>
                </w:rPr>
                <w:t>The system shall</w:t>
              </w:r>
              <w:r w:rsidRPr="00F83BB8">
                <w:rPr>
                  <w:rStyle w:val="SubtleEmphasis"/>
                  <w:i w:val="0"/>
                  <w:iCs w:val="0"/>
                  <w:sz w:val="26"/>
                  <w:rPrChange w:id="1515" w:author="Etion Pinari [2]" w:date="2020-12-08T10:35:00Z">
                    <w:rPr>
                      <w:rStyle w:val="SubtleEmphasis"/>
                      <w:i w:val="0"/>
                      <w:iCs w:val="0"/>
                      <w:szCs w:val="24"/>
                    </w:rPr>
                  </w:rPrChange>
                </w:rPr>
                <w:t xml:space="preserve"> unlock turnstiles after a unique QR code scan in entrance</w:t>
              </w:r>
            </w:ins>
          </w:p>
        </w:tc>
      </w:tr>
      <w:tr w:rsidR="00403FDD" w14:paraId="2B83AF76" w14:textId="77777777" w:rsidTr="00403FDD">
        <w:trPr>
          <w:ins w:id="1516" w:author="Etion Pinari [2]" w:date="2020-12-08T11:50:00Z"/>
        </w:trPr>
        <w:tc>
          <w:tcPr>
            <w:tcW w:w="631" w:type="pct"/>
            <w:shd w:val="clear" w:color="auto" w:fill="FF7C80"/>
            <w:tcPrChange w:id="1517" w:author="Etion Pinari [2]" w:date="2020-12-08T11:57:00Z">
              <w:tcPr>
                <w:tcW w:w="631" w:type="pct"/>
                <w:shd w:val="clear" w:color="auto" w:fill="FF7C80"/>
              </w:tcPr>
            </w:tcPrChange>
          </w:tcPr>
          <w:p w14:paraId="0B57344F" w14:textId="744DA437" w:rsidR="00403FDD" w:rsidRPr="00403FDD" w:rsidRDefault="00403FDD" w:rsidP="00403FDD">
            <w:pPr>
              <w:pStyle w:val="ListParagraph"/>
              <w:spacing w:line="360" w:lineRule="auto"/>
              <w:ind w:left="0"/>
              <w:rPr>
                <w:ins w:id="1518" w:author="Etion Pinari [2]" w:date="2020-12-08T11:50:00Z"/>
                <w:rStyle w:val="SubtleEmphasis"/>
                <w:i w:val="0"/>
                <w:iCs w:val="0"/>
                <w:sz w:val="26"/>
                <w:rPrChange w:id="1519" w:author="Etion Pinari [2]" w:date="2020-12-08T11:50:00Z">
                  <w:rPr>
                    <w:ins w:id="1520" w:author="Etion Pinari [2]" w:date="2020-12-08T11:50:00Z"/>
                    <w:rStyle w:val="SubtleEmphasis"/>
                    <w:i w:val="0"/>
                    <w:iCs w:val="0"/>
                    <w:sz w:val="26"/>
                  </w:rPr>
                </w:rPrChange>
              </w:rPr>
            </w:pPr>
            <w:ins w:id="1521" w:author="Etion Pinari [2]" w:date="2020-12-08T11:50:00Z">
              <w:r w:rsidRPr="00403FDD">
                <w:rPr>
                  <w:sz w:val="26"/>
                  <w:rPrChange w:id="1522" w:author="Etion Pinari [2]" w:date="2020-12-08T11:50:00Z">
                    <w:rPr>
                      <w:b/>
                      <w:bCs w:val="0"/>
                      <w:sz w:val="28"/>
                      <w:szCs w:val="28"/>
                    </w:rPr>
                  </w:rPrChange>
                </w:rPr>
                <w:t>R15.2</w:t>
              </w:r>
            </w:ins>
          </w:p>
        </w:tc>
        <w:tc>
          <w:tcPr>
            <w:tcW w:w="4369" w:type="pct"/>
            <w:tcPrChange w:id="1523" w:author="Etion Pinari [2]" w:date="2020-12-08T11:57:00Z">
              <w:tcPr>
                <w:tcW w:w="4369" w:type="pct"/>
                <w:gridSpan w:val="2"/>
              </w:tcPr>
            </w:tcPrChange>
          </w:tcPr>
          <w:p w14:paraId="2B7E68B5" w14:textId="61A1D3E8" w:rsidR="00403FDD" w:rsidRPr="00F83BB8" w:rsidRDefault="00403FDD" w:rsidP="00403FDD">
            <w:pPr>
              <w:pStyle w:val="ListParagraph"/>
              <w:spacing w:line="360" w:lineRule="auto"/>
              <w:ind w:left="0"/>
              <w:rPr>
                <w:ins w:id="1524" w:author="Etion Pinari [2]" w:date="2020-12-08T11:50:00Z"/>
                <w:rStyle w:val="SubtleEmphasis"/>
                <w:b/>
                <w:bCs w:val="0"/>
                <w:i w:val="0"/>
                <w:iCs w:val="0"/>
                <w:sz w:val="26"/>
                <w:rPrChange w:id="1525" w:author="Etion Pinari [2]" w:date="2020-12-08T10:35:00Z">
                  <w:rPr>
                    <w:ins w:id="1526" w:author="Etion Pinari [2]" w:date="2020-12-08T11:50:00Z"/>
                    <w:rStyle w:val="SubtleEmphasis"/>
                    <w:b/>
                    <w:bCs w:val="0"/>
                    <w:i w:val="0"/>
                    <w:iCs w:val="0"/>
                    <w:sz w:val="26"/>
                  </w:rPr>
                </w:rPrChange>
              </w:rPr>
            </w:pPr>
            <w:ins w:id="1527" w:author="Etion Pinari [2]" w:date="2020-12-08T11:50:00Z">
              <w:r w:rsidRPr="003F5A77">
                <w:rPr>
                  <w:b/>
                  <w:sz w:val="26"/>
                </w:rPr>
                <w:t>The system shall</w:t>
              </w:r>
              <w:r w:rsidRPr="003F5A77">
                <w:rPr>
                  <w:sz w:val="26"/>
                </w:rPr>
                <w:t xml:space="preserve"> unlock turnstiles after a unique QR code scan in exit</w:t>
              </w:r>
            </w:ins>
          </w:p>
        </w:tc>
      </w:tr>
      <w:tr w:rsidR="00403FDD" w14:paraId="3122F293" w14:textId="77777777" w:rsidTr="00403FDD">
        <w:trPr>
          <w:ins w:id="1528" w:author="Etion Pinari [2]" w:date="2020-12-08T11:50:00Z"/>
        </w:trPr>
        <w:tc>
          <w:tcPr>
            <w:tcW w:w="631" w:type="pct"/>
            <w:shd w:val="clear" w:color="auto" w:fill="FF7C80"/>
            <w:tcPrChange w:id="1529" w:author="Etion Pinari [2]" w:date="2020-12-08T11:57:00Z">
              <w:tcPr>
                <w:tcW w:w="631" w:type="pct"/>
                <w:shd w:val="clear" w:color="auto" w:fill="FF7C80"/>
              </w:tcPr>
            </w:tcPrChange>
          </w:tcPr>
          <w:p w14:paraId="75EF152F" w14:textId="184B43ED" w:rsidR="00403FDD" w:rsidRPr="00403FDD" w:rsidRDefault="00403FDD" w:rsidP="00403FDD">
            <w:pPr>
              <w:pStyle w:val="ListParagraph"/>
              <w:spacing w:line="360" w:lineRule="auto"/>
              <w:ind w:left="0"/>
              <w:rPr>
                <w:ins w:id="1530" w:author="Etion Pinari [2]" w:date="2020-12-08T11:50:00Z"/>
                <w:rStyle w:val="SubtleEmphasis"/>
                <w:i w:val="0"/>
                <w:iCs w:val="0"/>
                <w:sz w:val="26"/>
                <w:rPrChange w:id="1531" w:author="Etion Pinari [2]" w:date="2020-12-08T11:50:00Z">
                  <w:rPr>
                    <w:ins w:id="1532" w:author="Etion Pinari [2]" w:date="2020-12-08T11:50:00Z"/>
                    <w:rStyle w:val="SubtleEmphasis"/>
                    <w:i w:val="0"/>
                    <w:iCs w:val="0"/>
                    <w:sz w:val="26"/>
                  </w:rPr>
                </w:rPrChange>
              </w:rPr>
            </w:pPr>
            <w:ins w:id="1533" w:author="Etion Pinari [2]" w:date="2020-12-08T11:50:00Z">
              <w:r w:rsidRPr="00403FDD">
                <w:rPr>
                  <w:sz w:val="26"/>
                  <w:rPrChange w:id="1534" w:author="Etion Pinari [2]" w:date="2020-12-08T11:50:00Z">
                    <w:rPr>
                      <w:b/>
                      <w:bCs w:val="0"/>
                      <w:sz w:val="28"/>
                      <w:szCs w:val="28"/>
                    </w:rPr>
                  </w:rPrChange>
                </w:rPr>
                <w:t>R15.3</w:t>
              </w:r>
            </w:ins>
          </w:p>
        </w:tc>
        <w:tc>
          <w:tcPr>
            <w:tcW w:w="4369" w:type="pct"/>
            <w:tcPrChange w:id="1535" w:author="Etion Pinari [2]" w:date="2020-12-08T11:57:00Z">
              <w:tcPr>
                <w:tcW w:w="4369" w:type="pct"/>
                <w:gridSpan w:val="2"/>
              </w:tcPr>
            </w:tcPrChange>
          </w:tcPr>
          <w:p w14:paraId="700CABAD" w14:textId="43B016F7" w:rsidR="00403FDD" w:rsidRPr="00F83BB8" w:rsidRDefault="00403FDD" w:rsidP="00403FDD">
            <w:pPr>
              <w:pStyle w:val="ListParagraph"/>
              <w:spacing w:line="360" w:lineRule="auto"/>
              <w:ind w:left="0"/>
              <w:rPr>
                <w:ins w:id="1536" w:author="Etion Pinari [2]" w:date="2020-12-08T11:50:00Z"/>
                <w:rStyle w:val="SubtleEmphasis"/>
                <w:b/>
                <w:bCs w:val="0"/>
                <w:i w:val="0"/>
                <w:iCs w:val="0"/>
                <w:sz w:val="26"/>
                <w:rPrChange w:id="1537" w:author="Etion Pinari [2]" w:date="2020-12-08T10:35:00Z">
                  <w:rPr>
                    <w:ins w:id="1538" w:author="Etion Pinari [2]" w:date="2020-12-08T11:50:00Z"/>
                    <w:rStyle w:val="SubtleEmphasis"/>
                    <w:b/>
                    <w:bCs w:val="0"/>
                    <w:i w:val="0"/>
                    <w:iCs w:val="0"/>
                    <w:sz w:val="26"/>
                  </w:rPr>
                </w:rPrChange>
              </w:rPr>
            </w:pPr>
            <w:ins w:id="1539" w:author="Etion Pinari [2]" w:date="2020-12-08T11:50:00Z">
              <w:r w:rsidRPr="003F5A77">
                <w:rPr>
                  <w:b/>
                  <w:sz w:val="26"/>
                </w:rPr>
                <w:t xml:space="preserve">The system shall </w:t>
              </w:r>
              <w:r w:rsidRPr="003F5A77">
                <w:rPr>
                  <w:sz w:val="26"/>
                </w:rPr>
                <w:t xml:space="preserve">lock the turnstiles after a push has </w:t>
              </w:r>
              <w:commentRangeStart w:id="1540"/>
              <w:r w:rsidRPr="003F5A77">
                <w:rPr>
                  <w:sz w:val="26"/>
                </w:rPr>
                <w:t>occurred</w:t>
              </w:r>
              <w:commentRangeEnd w:id="1540"/>
              <w:r w:rsidRPr="003F5A77">
                <w:rPr>
                  <w:rStyle w:val="CommentReference"/>
                  <w:sz w:val="26"/>
                  <w:szCs w:val="26"/>
                </w:rPr>
                <w:commentReference w:id="1540"/>
              </w:r>
            </w:ins>
          </w:p>
        </w:tc>
      </w:tr>
      <w:tr w:rsidR="00403FDD" w14:paraId="1F59006B" w14:textId="77777777" w:rsidTr="00403FDD">
        <w:trPr>
          <w:ins w:id="1541" w:author="Etion Pinari [2]" w:date="2020-12-08T09:50:00Z"/>
        </w:trPr>
        <w:tc>
          <w:tcPr>
            <w:tcW w:w="631" w:type="pct"/>
            <w:shd w:val="clear" w:color="auto" w:fill="FF7C80"/>
            <w:tcPrChange w:id="1542" w:author="Etion Pinari [2]" w:date="2020-12-08T11:57:00Z">
              <w:tcPr>
                <w:tcW w:w="631" w:type="pct"/>
              </w:tcPr>
            </w:tcPrChange>
          </w:tcPr>
          <w:p w14:paraId="1DAE541B" w14:textId="200F0DBB" w:rsidR="00403FDD" w:rsidRPr="0066394C" w:rsidRDefault="00403FDD" w:rsidP="00403FDD">
            <w:pPr>
              <w:pStyle w:val="ListParagraph"/>
              <w:spacing w:line="360" w:lineRule="auto"/>
              <w:ind w:left="0"/>
              <w:rPr>
                <w:ins w:id="1543" w:author="Etion Pinari [2]" w:date="2020-12-08T09:50:00Z"/>
                <w:rStyle w:val="SubtleEmphasis"/>
                <w:i w:val="0"/>
                <w:iCs w:val="0"/>
                <w:sz w:val="26"/>
              </w:rPr>
            </w:pPr>
            <w:ins w:id="1544" w:author="Etion Pinari [2]" w:date="2020-12-08T10:27:00Z">
              <w:r>
                <w:rPr>
                  <w:rStyle w:val="SubtleEmphasis"/>
                  <w:i w:val="0"/>
                  <w:iCs w:val="0"/>
                  <w:sz w:val="26"/>
                </w:rPr>
                <w:t>R16</w:t>
              </w:r>
            </w:ins>
          </w:p>
        </w:tc>
        <w:tc>
          <w:tcPr>
            <w:tcW w:w="4369" w:type="pct"/>
            <w:tcPrChange w:id="1545" w:author="Etion Pinari [2]" w:date="2020-12-08T11:57:00Z">
              <w:tcPr>
                <w:tcW w:w="4369" w:type="pct"/>
                <w:gridSpan w:val="2"/>
              </w:tcPr>
            </w:tcPrChange>
          </w:tcPr>
          <w:p w14:paraId="43DD642E" w14:textId="5B6E6D6C" w:rsidR="00403FDD" w:rsidRPr="00F83BB8" w:rsidRDefault="00403FDD" w:rsidP="00403FDD">
            <w:pPr>
              <w:pStyle w:val="ListParagraph"/>
              <w:spacing w:line="360" w:lineRule="auto"/>
              <w:ind w:left="0"/>
              <w:rPr>
                <w:ins w:id="1546" w:author="Etion Pinari [2]" w:date="2020-12-08T09:50:00Z"/>
                <w:rStyle w:val="SubtleEmphasis"/>
                <w:i w:val="0"/>
                <w:iCs w:val="0"/>
                <w:sz w:val="26"/>
                <w:rPrChange w:id="1547" w:author="Etion Pinari [2]" w:date="2020-12-08T10:35:00Z">
                  <w:rPr>
                    <w:ins w:id="1548" w:author="Etion Pinari [2]" w:date="2020-12-08T09:50:00Z"/>
                    <w:rStyle w:val="SubtleEmphasis"/>
                    <w:i w:val="0"/>
                    <w:iCs w:val="0"/>
                    <w:szCs w:val="24"/>
                  </w:rPr>
                </w:rPrChange>
              </w:rPr>
            </w:pPr>
            <w:ins w:id="1549" w:author="Etion Pinari [2]" w:date="2020-12-08T10:27:00Z">
              <w:r w:rsidRPr="00F83BB8">
                <w:rPr>
                  <w:b/>
                  <w:bCs w:val="0"/>
                  <w:sz w:val="26"/>
                  <w:rPrChange w:id="1550" w:author="Etion Pinari [2]" w:date="2020-12-08T10:35:00Z">
                    <w:rPr>
                      <w:b/>
                      <w:bCs w:val="0"/>
                      <w:sz w:val="26"/>
                    </w:rPr>
                  </w:rPrChange>
                </w:rPr>
                <w:t>T</w:t>
              </w:r>
              <w:r w:rsidRPr="00F83BB8">
                <w:rPr>
                  <w:b/>
                  <w:sz w:val="26"/>
                  <w:rPrChange w:id="1551" w:author="Etion Pinari [2]" w:date="2020-12-08T10:35:00Z">
                    <w:rPr>
                      <w:b/>
                      <w:sz w:val="26"/>
                    </w:rPr>
                  </w:rPrChange>
                </w:rPr>
                <w:t>he system shall</w:t>
              </w:r>
              <w:r w:rsidRPr="00F83BB8">
                <w:rPr>
                  <w:b/>
                  <w:bCs w:val="0"/>
                  <w:sz w:val="26"/>
                  <w:rPrChange w:id="1552" w:author="Etion Pinari [2]" w:date="2020-12-08T10:35:00Z">
                    <w:rPr>
                      <w:b/>
                      <w:bCs w:val="0"/>
                      <w:sz w:val="26"/>
                    </w:rPr>
                  </w:rPrChange>
                </w:rPr>
                <w:t xml:space="preserve"> </w:t>
              </w:r>
              <w:r w:rsidRPr="00F83BB8">
                <w:rPr>
                  <w:bCs w:val="0"/>
                  <w:sz w:val="26"/>
                  <w:rPrChange w:id="1553" w:author="Etion Pinari [2]" w:date="2020-12-08T10:35:00Z">
                    <w:rPr>
                      <w:bCs w:val="0"/>
                      <w:sz w:val="26"/>
                    </w:rPr>
                  </w:rPrChange>
                </w:rPr>
                <w:t>map</w:t>
              </w:r>
              <w:r w:rsidRPr="00F83BB8">
                <w:rPr>
                  <w:b/>
                  <w:bCs w:val="0"/>
                  <w:sz w:val="26"/>
                  <w:rPrChange w:id="1554" w:author="Etion Pinari [2]" w:date="2020-12-08T10:35:00Z">
                    <w:rPr>
                      <w:b/>
                      <w:bCs w:val="0"/>
                      <w:sz w:val="26"/>
                    </w:rPr>
                  </w:rPrChange>
                </w:rPr>
                <w:t xml:space="preserve"> </w:t>
              </w:r>
              <w:r w:rsidRPr="00F83BB8">
                <w:rPr>
                  <w:bCs w:val="0"/>
                  <w:sz w:val="26"/>
                  <w:rPrChange w:id="1555" w:author="Etion Pinari [2]" w:date="2020-12-08T10:35:00Z">
                    <w:rPr>
                      <w:bCs w:val="0"/>
                      <w:sz w:val="26"/>
                    </w:rPr>
                  </w:rPrChange>
                </w:rPr>
                <w:t xml:space="preserve">the </w:t>
              </w:r>
              <w:r w:rsidRPr="00F83BB8">
                <w:rPr>
                  <w:sz w:val="26"/>
                  <w:rPrChange w:id="1556" w:author="Etion Pinari [2]" w:date="2020-12-08T10:35:00Z">
                    <w:rPr>
                      <w:sz w:val="26"/>
                    </w:rPr>
                  </w:rPrChange>
                </w:rPr>
                <w:t xml:space="preserve">QR </w:t>
              </w:r>
              <w:r w:rsidRPr="00F83BB8">
                <w:rPr>
                  <w:bCs w:val="0"/>
                  <w:sz w:val="26"/>
                  <w:rPrChange w:id="1557" w:author="Etion Pinari [2]" w:date="2020-12-08T10:35:00Z">
                    <w:rPr>
                      <w:bCs w:val="0"/>
                      <w:sz w:val="26"/>
                    </w:rPr>
                  </w:rPrChange>
                </w:rPr>
                <w:t>c</w:t>
              </w:r>
              <w:r w:rsidRPr="00F83BB8">
                <w:rPr>
                  <w:sz w:val="26"/>
                  <w:rPrChange w:id="1558" w:author="Etion Pinari [2]" w:date="2020-12-08T10:35:00Z">
                    <w:rPr>
                      <w:sz w:val="26"/>
                    </w:rPr>
                  </w:rPrChange>
                </w:rPr>
                <w:t xml:space="preserve">ode of a scan to the virtual user </w:t>
              </w:r>
              <w:r w:rsidRPr="00F83BB8">
                <w:rPr>
                  <w:sz w:val="26"/>
                  <w:rPrChange w:id="1559" w:author="Etion Pinari [2]" w:date="2020-12-08T10:35:00Z">
                    <w:rPr/>
                  </w:rPrChange>
                </w:rPr>
                <w:t>who owns the QR code</w:t>
              </w:r>
            </w:ins>
          </w:p>
        </w:tc>
      </w:tr>
      <w:tr w:rsidR="00403FDD" w14:paraId="517BEF49" w14:textId="77777777" w:rsidTr="00403FDD">
        <w:trPr>
          <w:ins w:id="1560" w:author="Etion Pinari [2]" w:date="2020-12-08T09:50:00Z"/>
        </w:trPr>
        <w:tc>
          <w:tcPr>
            <w:tcW w:w="631" w:type="pct"/>
            <w:shd w:val="clear" w:color="auto" w:fill="FF7C80"/>
            <w:tcPrChange w:id="1561" w:author="Etion Pinari [2]" w:date="2020-12-08T11:57:00Z">
              <w:tcPr>
                <w:tcW w:w="631" w:type="pct"/>
              </w:tcPr>
            </w:tcPrChange>
          </w:tcPr>
          <w:p w14:paraId="3471DC31" w14:textId="1B8B84D4" w:rsidR="00403FDD" w:rsidRPr="0066394C" w:rsidRDefault="00403FDD" w:rsidP="00403FDD">
            <w:pPr>
              <w:pStyle w:val="ListParagraph"/>
              <w:spacing w:line="360" w:lineRule="auto"/>
              <w:ind w:left="0"/>
              <w:rPr>
                <w:ins w:id="1562" w:author="Etion Pinari [2]" w:date="2020-12-08T09:50:00Z"/>
                <w:rStyle w:val="SubtleEmphasis"/>
                <w:i w:val="0"/>
                <w:iCs w:val="0"/>
                <w:sz w:val="26"/>
              </w:rPr>
            </w:pPr>
            <w:ins w:id="1563" w:author="Etion Pinari [2]" w:date="2020-12-08T10:08:00Z">
              <w:r>
                <w:rPr>
                  <w:sz w:val="28"/>
                  <w:szCs w:val="28"/>
                </w:rPr>
                <w:t>R19</w:t>
              </w:r>
            </w:ins>
          </w:p>
        </w:tc>
        <w:tc>
          <w:tcPr>
            <w:tcW w:w="4369" w:type="pct"/>
            <w:tcPrChange w:id="1564" w:author="Etion Pinari [2]" w:date="2020-12-08T11:57:00Z">
              <w:tcPr>
                <w:tcW w:w="4369" w:type="pct"/>
                <w:gridSpan w:val="2"/>
              </w:tcPr>
            </w:tcPrChange>
          </w:tcPr>
          <w:p w14:paraId="0F191D0B" w14:textId="7430848D" w:rsidR="00403FDD" w:rsidRPr="00F83BB8" w:rsidRDefault="00403FDD" w:rsidP="00403FDD">
            <w:pPr>
              <w:pStyle w:val="ListParagraph"/>
              <w:spacing w:line="360" w:lineRule="auto"/>
              <w:ind w:left="0"/>
              <w:rPr>
                <w:ins w:id="1565" w:author="Etion Pinari [2]" w:date="2020-12-08T09:50:00Z"/>
                <w:rStyle w:val="SubtleEmphasis"/>
                <w:i w:val="0"/>
                <w:iCs w:val="0"/>
                <w:sz w:val="26"/>
                <w:rPrChange w:id="1566" w:author="Etion Pinari [2]" w:date="2020-12-08T10:35:00Z">
                  <w:rPr>
                    <w:ins w:id="1567" w:author="Etion Pinari [2]" w:date="2020-12-08T09:50:00Z"/>
                    <w:rStyle w:val="SubtleEmphasis"/>
                    <w:i w:val="0"/>
                    <w:iCs w:val="0"/>
                    <w:szCs w:val="24"/>
                  </w:rPr>
                </w:rPrChange>
              </w:rPr>
            </w:pPr>
            <w:ins w:id="1568" w:author="Etion Pinari [2]" w:date="2020-12-08T11:34:00Z">
              <w:r>
                <w:rPr>
                  <w:b/>
                  <w:sz w:val="26"/>
                </w:rPr>
                <w:t xml:space="preserve">The system shall </w:t>
              </w:r>
              <w:r w:rsidRPr="005F243D">
                <w:rPr>
                  <w:bCs w:val="0"/>
                  <w:sz w:val="26"/>
                  <w:rPrChange w:id="1569" w:author="Etion Pinari [2]" w:date="2020-12-08T11:35:00Z">
                    <w:rPr>
                      <w:b/>
                      <w:sz w:val="26"/>
                    </w:rPr>
                  </w:rPrChange>
                </w:rPr>
                <w:t>manage how many people can enter inside the store for each timeslot, as to not exceed the maximum number of people allowed inside the store</w:t>
              </w:r>
            </w:ins>
          </w:p>
        </w:tc>
      </w:tr>
      <w:tr w:rsidR="00403FDD" w14:paraId="1BB38923" w14:textId="77777777" w:rsidTr="00403FDD">
        <w:trPr>
          <w:ins w:id="1570" w:author="Etion Pinari [2]" w:date="2020-12-07T20:15:00Z"/>
        </w:trPr>
        <w:tc>
          <w:tcPr>
            <w:tcW w:w="631" w:type="pct"/>
            <w:shd w:val="clear" w:color="auto" w:fill="FF7C80"/>
            <w:tcPrChange w:id="1571" w:author="Etion Pinari [2]" w:date="2020-12-08T11:57:00Z">
              <w:tcPr>
                <w:tcW w:w="2500" w:type="pct"/>
                <w:gridSpan w:val="2"/>
              </w:tcPr>
            </w:tcPrChange>
          </w:tcPr>
          <w:p w14:paraId="4ECFFBF8" w14:textId="1AC4C2F2" w:rsidR="00403FDD" w:rsidRPr="00FE186F" w:rsidRDefault="00403FDD" w:rsidP="00403FDD">
            <w:pPr>
              <w:pStyle w:val="ListParagraph"/>
              <w:spacing w:line="360" w:lineRule="auto"/>
              <w:ind w:left="0"/>
              <w:rPr>
                <w:ins w:id="1572" w:author="Etion Pinari [2]" w:date="2020-12-07T20:15:00Z"/>
                <w:rStyle w:val="SubtleEmphasis"/>
                <w:i w:val="0"/>
                <w:iCs w:val="0"/>
                <w:sz w:val="26"/>
                <w:rPrChange w:id="1573" w:author="Etion Pinari [2]" w:date="2020-12-08T09:39:00Z">
                  <w:rPr>
                    <w:ins w:id="1574" w:author="Etion Pinari [2]" w:date="2020-12-07T20:15:00Z"/>
                    <w:rStyle w:val="SubtleEmphasis"/>
                    <w:i w:val="0"/>
                    <w:iCs w:val="0"/>
                    <w:szCs w:val="24"/>
                  </w:rPr>
                </w:rPrChange>
              </w:rPr>
            </w:pPr>
            <w:ins w:id="1575" w:author="Etion Pinari [2]" w:date="2020-12-07T21:54:00Z">
              <w:r w:rsidRPr="00FE186F">
                <w:rPr>
                  <w:rStyle w:val="SubtleEmphasis"/>
                  <w:i w:val="0"/>
                  <w:iCs w:val="0"/>
                  <w:sz w:val="26"/>
                  <w:rPrChange w:id="1576" w:author="Etion Pinari [2]" w:date="2020-12-08T09:39:00Z">
                    <w:rPr>
                      <w:rStyle w:val="SubtleEmphasis"/>
                      <w:i w:val="0"/>
                      <w:iCs w:val="0"/>
                      <w:szCs w:val="24"/>
                    </w:rPr>
                  </w:rPrChange>
                </w:rPr>
                <w:t>R20</w:t>
              </w:r>
            </w:ins>
          </w:p>
        </w:tc>
        <w:tc>
          <w:tcPr>
            <w:tcW w:w="4369" w:type="pct"/>
            <w:tcPrChange w:id="1577" w:author="Etion Pinari [2]" w:date="2020-12-08T11:57:00Z">
              <w:tcPr>
                <w:tcW w:w="2500" w:type="pct"/>
              </w:tcPr>
            </w:tcPrChange>
          </w:tcPr>
          <w:p w14:paraId="1C0234E2" w14:textId="238A9ECD" w:rsidR="00403FDD" w:rsidRPr="00F83BB8" w:rsidRDefault="00403FDD" w:rsidP="00403FDD">
            <w:pPr>
              <w:pStyle w:val="ListParagraph"/>
              <w:tabs>
                <w:tab w:val="left" w:pos="1129"/>
              </w:tabs>
              <w:spacing w:line="360" w:lineRule="auto"/>
              <w:ind w:left="0"/>
              <w:rPr>
                <w:ins w:id="1578" w:author="Etion Pinari [2]" w:date="2020-12-07T20:15:00Z"/>
                <w:rStyle w:val="SubtleEmphasis"/>
                <w:i w:val="0"/>
                <w:iCs w:val="0"/>
                <w:sz w:val="26"/>
                <w:rPrChange w:id="1579" w:author="Etion Pinari [2]" w:date="2020-12-08T10:35:00Z">
                  <w:rPr>
                    <w:ins w:id="1580" w:author="Etion Pinari [2]" w:date="2020-12-07T20:15:00Z"/>
                    <w:rStyle w:val="SubtleEmphasis"/>
                    <w:i w:val="0"/>
                    <w:iCs w:val="0"/>
                    <w:szCs w:val="24"/>
                  </w:rPr>
                </w:rPrChange>
              </w:rPr>
              <w:pPrChange w:id="1581" w:author="Unknown" w:date="2020-12-07T21:27:00Z">
                <w:pPr>
                  <w:pStyle w:val="ListParagraph"/>
                  <w:spacing w:line="360" w:lineRule="auto"/>
                  <w:ind w:left="0"/>
                </w:pPr>
              </w:pPrChange>
            </w:pPr>
            <w:ins w:id="1582" w:author="Etion Pinari [2]" w:date="2020-12-08T11:12:00Z">
              <w:r>
                <w:rPr>
                  <w:rStyle w:val="SubtleEmphasis"/>
                  <w:b/>
                  <w:bCs w:val="0"/>
                  <w:i w:val="0"/>
                  <w:iCs w:val="0"/>
                  <w:sz w:val="26"/>
                </w:rPr>
                <w:t xml:space="preserve">The system shall </w:t>
              </w:r>
              <w:r w:rsidRPr="00BD0790">
                <w:rPr>
                  <w:rStyle w:val="SubtleEmphasis"/>
                  <w:i w:val="0"/>
                  <w:iCs w:val="0"/>
                  <w:sz w:val="26"/>
                  <w:rPrChange w:id="1583" w:author="Etion Pinari [2]" w:date="2020-12-08T11:12:00Z">
                    <w:rPr>
                      <w:rStyle w:val="SubtleEmphasis"/>
                      <w:b/>
                      <w:bCs w:val="0"/>
                      <w:i w:val="0"/>
                      <w:iCs w:val="0"/>
                      <w:sz w:val="26"/>
                    </w:rPr>
                  </w:rPrChange>
                </w:rPr>
                <w:t>calculate the maximum number of people allowed inside each store, as to allow for social distancing to take place</w:t>
              </w:r>
            </w:ins>
          </w:p>
        </w:tc>
      </w:tr>
      <w:tr w:rsidR="00403FDD" w14:paraId="0842CEBB" w14:textId="77777777" w:rsidTr="00403FDD">
        <w:trPr>
          <w:ins w:id="1584" w:author="Etion Pinari [2]" w:date="2020-12-08T11:53:00Z"/>
        </w:trPr>
        <w:tc>
          <w:tcPr>
            <w:tcW w:w="631" w:type="pct"/>
            <w:shd w:val="clear" w:color="auto" w:fill="A8D08D" w:themeFill="accent6" w:themeFillTint="99"/>
            <w:tcPrChange w:id="1585" w:author="Etion Pinari [2]" w:date="2020-12-08T11:57:00Z">
              <w:tcPr>
                <w:tcW w:w="631" w:type="pct"/>
                <w:shd w:val="clear" w:color="auto" w:fill="A8D08D" w:themeFill="accent6" w:themeFillTint="99"/>
              </w:tcPr>
            </w:tcPrChange>
          </w:tcPr>
          <w:p w14:paraId="0104DD99" w14:textId="4DC0D311" w:rsidR="00403FDD" w:rsidRDefault="00403FDD" w:rsidP="00403FDD">
            <w:pPr>
              <w:pStyle w:val="ListParagraph"/>
              <w:spacing w:line="360" w:lineRule="auto"/>
              <w:ind w:left="0"/>
              <w:rPr>
                <w:ins w:id="1586" w:author="Etion Pinari [2]" w:date="2020-12-08T11:53:00Z"/>
                <w:sz w:val="28"/>
                <w:szCs w:val="28"/>
              </w:rPr>
            </w:pPr>
            <w:ins w:id="1587" w:author="Etion Pinari [2]" w:date="2020-12-08T11:53:00Z">
              <w:r w:rsidRPr="003F5A77">
                <w:rPr>
                  <w:rStyle w:val="SubtleEmphasis"/>
                  <w:i w:val="0"/>
                  <w:iCs w:val="0"/>
                  <w:sz w:val="26"/>
                </w:rPr>
                <w:t>R</w:t>
              </w:r>
              <w:r w:rsidRPr="003F5A77">
                <w:rPr>
                  <w:rStyle w:val="SubtleEmphasis"/>
                  <w:sz w:val="26"/>
                </w:rPr>
                <w:t>23</w:t>
              </w:r>
            </w:ins>
          </w:p>
        </w:tc>
        <w:tc>
          <w:tcPr>
            <w:tcW w:w="4369" w:type="pct"/>
            <w:tcPrChange w:id="1588" w:author="Etion Pinari [2]" w:date="2020-12-08T11:57:00Z">
              <w:tcPr>
                <w:tcW w:w="4369" w:type="pct"/>
                <w:gridSpan w:val="2"/>
              </w:tcPr>
            </w:tcPrChange>
          </w:tcPr>
          <w:p w14:paraId="32B5EC9B" w14:textId="796E1F85" w:rsidR="00403FDD" w:rsidRPr="00F83BB8" w:rsidRDefault="00403FDD" w:rsidP="00403FDD">
            <w:pPr>
              <w:pStyle w:val="ListParagraph"/>
              <w:tabs>
                <w:tab w:val="left" w:pos="1129"/>
              </w:tabs>
              <w:spacing w:line="360" w:lineRule="auto"/>
              <w:ind w:left="0"/>
              <w:rPr>
                <w:ins w:id="1589" w:author="Etion Pinari [2]" w:date="2020-12-08T11:53:00Z"/>
                <w:b/>
                <w:sz w:val="26"/>
                <w:rPrChange w:id="1590" w:author="Etion Pinari [2]" w:date="2020-12-08T10:35:00Z">
                  <w:rPr>
                    <w:ins w:id="1591" w:author="Etion Pinari [2]" w:date="2020-12-08T11:53:00Z"/>
                    <w:b/>
                    <w:sz w:val="26"/>
                  </w:rPr>
                </w:rPrChange>
              </w:rPr>
            </w:pPr>
            <w:ins w:id="1592" w:author="Etion Pinari [2]" w:date="2020-12-08T11:53:00Z">
              <w:r>
                <w:rPr>
                  <w:rStyle w:val="SubtleEmphasis"/>
                  <w:b/>
                  <w:bCs w:val="0"/>
                  <w:i w:val="0"/>
                  <w:iCs w:val="0"/>
                  <w:sz w:val="26"/>
                </w:rPr>
                <w:t xml:space="preserve">The system shall manage </w:t>
              </w:r>
              <w:r w:rsidRPr="003F5A77">
                <w:rPr>
                  <w:rStyle w:val="SubtleEmphasi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03FDD" w14:paraId="0E2B1274" w14:textId="77777777" w:rsidTr="00403FDD">
        <w:trPr>
          <w:ins w:id="1593" w:author="Etion Pinari [2]" w:date="2020-12-08T10:07:00Z"/>
        </w:trPr>
        <w:tc>
          <w:tcPr>
            <w:tcW w:w="631" w:type="pct"/>
            <w:shd w:val="clear" w:color="auto" w:fill="A8D08D" w:themeFill="accent6" w:themeFillTint="99"/>
            <w:tcPrChange w:id="1594" w:author="Etion Pinari [2]" w:date="2020-12-08T11:57:00Z">
              <w:tcPr>
                <w:tcW w:w="631" w:type="pct"/>
              </w:tcPr>
            </w:tcPrChange>
          </w:tcPr>
          <w:p w14:paraId="6E92E7CC" w14:textId="69E6D64E" w:rsidR="00403FDD" w:rsidRDefault="00403FDD" w:rsidP="00403FDD">
            <w:pPr>
              <w:pStyle w:val="ListParagraph"/>
              <w:spacing w:line="360" w:lineRule="auto"/>
              <w:ind w:left="0"/>
              <w:rPr>
                <w:ins w:id="1595" w:author="Etion Pinari [2]" w:date="2020-12-08T10:07:00Z"/>
                <w:sz w:val="28"/>
                <w:szCs w:val="28"/>
              </w:rPr>
            </w:pPr>
            <w:ins w:id="1596" w:author="Etion Pinari [2]" w:date="2020-12-08T10:07:00Z">
              <w:r>
                <w:rPr>
                  <w:sz w:val="28"/>
                  <w:szCs w:val="28"/>
                </w:rPr>
                <w:t>R27</w:t>
              </w:r>
            </w:ins>
          </w:p>
        </w:tc>
        <w:tc>
          <w:tcPr>
            <w:tcW w:w="4369" w:type="pct"/>
            <w:tcPrChange w:id="1597" w:author="Etion Pinari [2]" w:date="2020-12-08T11:57:00Z">
              <w:tcPr>
                <w:tcW w:w="4369" w:type="pct"/>
                <w:gridSpan w:val="2"/>
              </w:tcPr>
            </w:tcPrChange>
          </w:tcPr>
          <w:p w14:paraId="14D36DE1" w14:textId="43EF06D0" w:rsidR="00403FDD" w:rsidRPr="00F83BB8" w:rsidRDefault="00403FDD" w:rsidP="00403FDD">
            <w:pPr>
              <w:pStyle w:val="ListParagraph"/>
              <w:tabs>
                <w:tab w:val="left" w:pos="1129"/>
              </w:tabs>
              <w:spacing w:line="360" w:lineRule="auto"/>
              <w:ind w:left="0"/>
              <w:rPr>
                <w:ins w:id="1598" w:author="Etion Pinari [2]" w:date="2020-12-08T10:07:00Z"/>
                <w:b/>
                <w:sz w:val="26"/>
                <w:rPrChange w:id="1599" w:author="Etion Pinari [2]" w:date="2020-12-08T10:35:00Z">
                  <w:rPr>
                    <w:ins w:id="1600" w:author="Etion Pinari [2]" w:date="2020-12-08T10:07:00Z"/>
                    <w:b/>
                    <w:sz w:val="26"/>
                  </w:rPr>
                </w:rPrChange>
              </w:rPr>
            </w:pPr>
            <w:ins w:id="1601" w:author="Etion Pinari [2]" w:date="2020-12-08T11:55:00Z">
              <w:r>
                <w:rPr>
                  <w:b/>
                  <w:sz w:val="26"/>
                </w:rPr>
                <w:t xml:space="preserve">The system shall </w:t>
              </w:r>
              <w:r w:rsidRPr="00403FDD">
                <w:rPr>
                  <w:bCs w:val="0"/>
                  <w:sz w:val="26"/>
                  <w:rPrChange w:id="1602" w:author="Etion Pinari [2]" w:date="2020-12-08T11:56:00Z">
                    <w:rPr>
                      <w:b/>
                      <w:sz w:val="26"/>
                    </w:rPr>
                  </w:rPrChange>
                </w:rPr>
                <w:t>allow store managers to input what sections of goods and what products are contained in the store</w:t>
              </w:r>
            </w:ins>
          </w:p>
        </w:tc>
      </w:tr>
      <w:tr w:rsidR="00403FDD" w14:paraId="00A8CD35" w14:textId="77777777" w:rsidTr="00403FDD">
        <w:trPr>
          <w:ins w:id="1603" w:author="Etion Pinari [2]" w:date="2020-12-08T09:47:00Z"/>
        </w:trPr>
        <w:tc>
          <w:tcPr>
            <w:tcW w:w="631" w:type="pct"/>
            <w:shd w:val="clear" w:color="auto" w:fill="A8D08D" w:themeFill="accent6" w:themeFillTint="99"/>
            <w:tcPrChange w:id="1604" w:author="Etion Pinari [2]" w:date="2020-12-08T11:57:00Z">
              <w:tcPr>
                <w:tcW w:w="631" w:type="pct"/>
              </w:tcPr>
            </w:tcPrChange>
          </w:tcPr>
          <w:p w14:paraId="6F078D62" w14:textId="28140973" w:rsidR="00403FDD" w:rsidRPr="0066394C" w:rsidRDefault="00403FDD" w:rsidP="00403FDD">
            <w:pPr>
              <w:pStyle w:val="ListParagraph"/>
              <w:spacing w:line="360" w:lineRule="auto"/>
              <w:ind w:left="0"/>
              <w:rPr>
                <w:ins w:id="1605" w:author="Etion Pinari [2]" w:date="2020-12-08T09:47:00Z"/>
                <w:rStyle w:val="SubtleEmphasis"/>
                <w:i w:val="0"/>
                <w:iCs w:val="0"/>
                <w:sz w:val="26"/>
              </w:rPr>
            </w:pPr>
            <w:ins w:id="1606" w:author="Etion Pinari [2]" w:date="2020-12-08T09:48:00Z">
              <w:r>
                <w:rPr>
                  <w:sz w:val="28"/>
                  <w:szCs w:val="28"/>
                </w:rPr>
                <w:t>R28</w:t>
              </w:r>
            </w:ins>
          </w:p>
        </w:tc>
        <w:tc>
          <w:tcPr>
            <w:tcW w:w="4369" w:type="pct"/>
            <w:tcPrChange w:id="1607" w:author="Etion Pinari [2]" w:date="2020-12-08T11:57:00Z">
              <w:tcPr>
                <w:tcW w:w="4369" w:type="pct"/>
                <w:gridSpan w:val="2"/>
              </w:tcPr>
            </w:tcPrChange>
          </w:tcPr>
          <w:p w14:paraId="0FC7D7A7" w14:textId="23BB4783" w:rsidR="00403FDD" w:rsidRPr="00F83BB8" w:rsidRDefault="00403FDD" w:rsidP="00403FDD">
            <w:pPr>
              <w:pStyle w:val="ListParagraph"/>
              <w:tabs>
                <w:tab w:val="left" w:pos="1129"/>
              </w:tabs>
              <w:spacing w:line="360" w:lineRule="auto"/>
              <w:ind w:left="0"/>
              <w:rPr>
                <w:ins w:id="1608" w:author="Etion Pinari [2]" w:date="2020-12-08T09:47:00Z"/>
                <w:rStyle w:val="SubtleEmphasis"/>
                <w:i w:val="0"/>
                <w:iCs w:val="0"/>
                <w:sz w:val="26"/>
                <w:rPrChange w:id="1609" w:author="Etion Pinari [2]" w:date="2020-12-08T10:35:00Z">
                  <w:rPr>
                    <w:ins w:id="1610" w:author="Etion Pinari [2]" w:date="2020-12-08T09:47:00Z"/>
                    <w:rStyle w:val="SubtleEmphasis"/>
                    <w:i w:val="0"/>
                    <w:iCs w:val="0"/>
                    <w:szCs w:val="24"/>
                  </w:rPr>
                </w:rPrChange>
              </w:rPr>
            </w:pPr>
            <w:ins w:id="1611" w:author="Etion Pinari [2]" w:date="2020-12-08T09:48:00Z">
              <w:r w:rsidRPr="00F83BB8">
                <w:rPr>
                  <w:b/>
                  <w:sz w:val="26"/>
                  <w:rPrChange w:id="1612" w:author="Etion Pinari [2]" w:date="2020-12-08T10:35:00Z">
                    <w:rPr>
                      <w:b/>
                      <w:sz w:val="26"/>
                    </w:rPr>
                  </w:rPrChange>
                </w:rPr>
                <w:t xml:space="preserve">The system shall </w:t>
              </w:r>
              <w:r w:rsidRPr="00F83BB8">
                <w:rPr>
                  <w:sz w:val="26"/>
                  <w:rPrChange w:id="1613" w:author="Etion Pinari [2]" w:date="2020-12-08T10:35:00Z">
                    <w:rPr>
                      <w:sz w:val="26"/>
                    </w:rPr>
                  </w:rPrChange>
                </w:rPr>
                <w:t>allow store managers to input the dimensions of the store</w:t>
              </w:r>
            </w:ins>
          </w:p>
        </w:tc>
      </w:tr>
    </w:tbl>
    <w:p w14:paraId="46321794" w14:textId="1EE9F5FB" w:rsidR="00450AA4" w:rsidRDefault="00450AA4">
      <w:pPr>
        <w:rPr>
          <w:ins w:id="1614" w:author="Etion Pinari [2]" w:date="2020-12-08T11:46:00Z"/>
        </w:rPr>
      </w:pPr>
    </w:p>
    <w:p w14:paraId="108E5C74" w14:textId="45A4CB1C" w:rsidR="00F312C7" w:rsidRDefault="00F312C7">
      <w:pPr>
        <w:rPr>
          <w:ins w:id="1615" w:author="Etion Pinari [2]" w:date="2020-12-08T12:28:00Z"/>
        </w:rPr>
      </w:pPr>
      <w:ins w:id="1616" w:author="Etion Pinari [2]" w:date="2020-12-08T11:46:00Z">
        <w:r>
          <w:lastRenderedPageBreak/>
          <w:t>We suppose that (A2, A4) u</w:t>
        </w:r>
      </w:ins>
      <w:ins w:id="1617" w:author="Etion Pinari [2]" w:date="2020-12-08T11:47:00Z">
        <w:r>
          <w:t xml:space="preserve">sers and employees will try to avoid staying </w:t>
        </w:r>
      </w:ins>
      <w:ins w:id="1618" w:author="Etion Pinari [2]" w:date="2020-12-08T11:48:00Z">
        <w:r>
          <w:t>close as to not maintain social distancing to any other user and employee inside the store. It is important that only one person enters the store per ticket (A5) so that the system can keep track of the number of people</w:t>
        </w:r>
      </w:ins>
      <w:ins w:id="1619" w:author="Etion Pinari [2]" w:date="2020-12-08T11:49:00Z">
        <w:r w:rsidR="00403FDD">
          <w:t xml:space="preserve"> inside stores (R13.1 – R15.</w:t>
        </w:r>
      </w:ins>
      <w:ins w:id="1620" w:author="Etion Pinari [2]" w:date="2020-12-08T11:51:00Z">
        <w:r w:rsidR="00403FDD">
          <w:t>3) through the scans and forced entrances and exits. The system forces entrances w</w:t>
        </w:r>
      </w:ins>
      <w:ins w:id="1621" w:author="Etion Pinari [2]" w:date="2020-12-08T11:52:00Z">
        <w:r w:rsidR="00403FDD">
          <w:t>ith the help of the planned visits of the store (booking or getting a ticket, (R1-R3)</w:t>
        </w:r>
      </w:ins>
      <w:ins w:id="1622" w:author="Etion Pinari [2]" w:date="2020-12-08T11:53:00Z">
        <w:r w:rsidR="00403FDD">
          <w:t>.</w:t>
        </w:r>
      </w:ins>
      <w:ins w:id="1623" w:author="Etion Pinari [2]" w:date="2020-12-08T11:52:00Z">
        <w:r w:rsidR="00403FDD">
          <w:t>), maps the users to their</w:t>
        </w:r>
      </w:ins>
      <w:ins w:id="1624" w:author="Etion Pinari [2]" w:date="2020-12-08T11:53:00Z">
        <w:r w:rsidR="00403FDD">
          <w:t xml:space="preserve"> QR code (R16, important for booked visits), whilst not exceeding the maximum</w:t>
        </w:r>
      </w:ins>
      <w:ins w:id="1625" w:author="Etion Pinari [2]" w:date="2020-12-08T11:54:00Z">
        <w:r w:rsidR="00403FDD">
          <w:t xml:space="preserve"> number of entrances allowed in the store (R19, R20, R23) which is calculated</w:t>
        </w:r>
      </w:ins>
      <w:ins w:id="1626" w:author="Etion Pinari [2]" w:date="2020-12-08T11:56:00Z">
        <w:r w:rsidR="00403FDD">
          <w:t xml:space="preserve"> with the help of the input from (R27, R28) the store manager</w:t>
        </w:r>
      </w:ins>
      <w:ins w:id="1627" w:author="Etion Pinari [2]" w:date="2020-12-08T12:02:00Z">
        <w:r w:rsidR="000148E2">
          <w:t xml:space="preserve">, as to realize </w:t>
        </w:r>
      </w:ins>
      <w:ins w:id="1628" w:author="Etion Pinari [2]" w:date="2020-12-08T12:03:00Z">
        <w:r w:rsidR="000148E2">
          <w:t>goal (G3)</w:t>
        </w:r>
      </w:ins>
      <w:ins w:id="1629" w:author="Etion Pinari [2]" w:date="2020-12-08T11:56:00Z">
        <w:r w:rsidR="00403FDD">
          <w:t>.</w:t>
        </w:r>
      </w:ins>
      <w:ins w:id="1630" w:author="Etion Pinari [2]" w:date="2020-12-08T12:02:00Z">
        <w:r w:rsidR="000148E2">
          <w:t xml:space="preserve"> </w:t>
        </w:r>
      </w:ins>
    </w:p>
    <w:p w14:paraId="5E10D726" w14:textId="471AAED0" w:rsidR="00625199" w:rsidRDefault="00625199">
      <w:pPr>
        <w:rPr>
          <w:ins w:id="1631" w:author="Etion Pinari [2]" w:date="2020-12-08T12:28:00Z"/>
        </w:rPr>
      </w:pPr>
    </w:p>
    <w:p w14:paraId="65B12B84" w14:textId="58DF4B81" w:rsidR="00625199" w:rsidRDefault="00625199">
      <w:pPr>
        <w:rPr>
          <w:ins w:id="1632" w:author="Etion Pinari [2]" w:date="2020-12-08T12:28:00Z"/>
        </w:rPr>
      </w:pPr>
    </w:p>
    <w:p w14:paraId="09608AEE" w14:textId="77777777" w:rsidR="00625199" w:rsidRDefault="00625199">
      <w:pPr>
        <w:rPr>
          <w:ins w:id="1633" w:author="Etion Pinari [2]" w:date="2020-12-07T21:27:00Z"/>
        </w:rPr>
      </w:pPr>
    </w:p>
    <w:tbl>
      <w:tblPr>
        <w:tblStyle w:val="TableGrid"/>
        <w:tblW w:w="4995" w:type="pct"/>
        <w:tblLook w:val="04A0" w:firstRow="1" w:lastRow="0" w:firstColumn="1" w:lastColumn="0" w:noHBand="0" w:noVBand="1"/>
        <w:tblPrChange w:id="1634" w:author="Etion Pinari [2]" w:date="2020-12-08T09:31:00Z">
          <w:tblPr>
            <w:tblStyle w:val="TableGrid"/>
            <w:tblW w:w="4995" w:type="pct"/>
            <w:tblLook w:val="04A0" w:firstRow="1" w:lastRow="0" w:firstColumn="1" w:lastColumn="0" w:noHBand="0" w:noVBand="1"/>
          </w:tblPr>
        </w:tblPrChange>
      </w:tblPr>
      <w:tblGrid>
        <w:gridCol w:w="1256"/>
        <w:gridCol w:w="8696"/>
        <w:tblGridChange w:id="1635">
          <w:tblGrid>
            <w:gridCol w:w="4976"/>
            <w:gridCol w:w="4976"/>
          </w:tblGrid>
        </w:tblGridChange>
      </w:tblGrid>
      <w:tr w:rsidR="00CD64CB" w14:paraId="4A53EC6A" w14:textId="77777777" w:rsidTr="00AD6669">
        <w:trPr>
          <w:ins w:id="1636" w:author="Etion Pinari [2]" w:date="2020-12-07T20:15:00Z"/>
        </w:trPr>
        <w:tc>
          <w:tcPr>
            <w:tcW w:w="631" w:type="pct"/>
            <w:shd w:val="clear" w:color="auto" w:fill="B4C6E7" w:themeFill="accent1" w:themeFillTint="66"/>
            <w:tcPrChange w:id="1637" w:author="Etion Pinari [2]" w:date="2020-12-08T09:31:00Z">
              <w:tcPr>
                <w:tcW w:w="2500" w:type="pct"/>
              </w:tcPr>
            </w:tcPrChange>
          </w:tcPr>
          <w:p w14:paraId="51A0BEAF" w14:textId="57463FC4" w:rsidR="00CD64CB" w:rsidRPr="00450AA4" w:rsidRDefault="00450AA4" w:rsidP="00CD64CB">
            <w:pPr>
              <w:pStyle w:val="ListParagraph"/>
              <w:spacing w:line="360" w:lineRule="auto"/>
              <w:ind w:left="0"/>
              <w:rPr>
                <w:ins w:id="1638" w:author="Etion Pinari [2]" w:date="2020-12-07T20:15:00Z"/>
                <w:rStyle w:val="SubtleEmphasis"/>
                <w:b/>
                <w:bCs w:val="0"/>
                <w:i w:val="0"/>
                <w:iCs w:val="0"/>
                <w:szCs w:val="24"/>
                <w:rPrChange w:id="1639" w:author="Etion Pinari [2]" w:date="2020-12-07T21:28:00Z">
                  <w:rPr>
                    <w:ins w:id="1640" w:author="Etion Pinari [2]" w:date="2020-12-07T20:15:00Z"/>
                    <w:rStyle w:val="SubtleEmphasis"/>
                    <w:i w:val="0"/>
                    <w:iCs w:val="0"/>
                    <w:szCs w:val="24"/>
                  </w:rPr>
                </w:rPrChange>
              </w:rPr>
            </w:pPr>
            <w:ins w:id="1641" w:author="Etion Pinari [2]" w:date="2020-12-07T21:28:00Z">
              <w:r w:rsidRPr="00450AA4">
                <w:rPr>
                  <w:rStyle w:val="SubtleEmphasis"/>
                  <w:b/>
                  <w:bCs w:val="0"/>
                  <w:i w:val="0"/>
                  <w:iCs w:val="0"/>
                  <w:sz w:val="32"/>
                  <w:szCs w:val="32"/>
                  <w:rPrChange w:id="1642" w:author="Etion Pinari [2]" w:date="2020-12-07T21:28:00Z">
                    <w:rPr>
                      <w:rStyle w:val="SubtleEmphasis"/>
                      <w:i w:val="0"/>
                      <w:iCs w:val="0"/>
                      <w:szCs w:val="24"/>
                    </w:rPr>
                  </w:rPrChange>
                </w:rPr>
                <w:t>G4</w:t>
              </w:r>
            </w:ins>
          </w:p>
        </w:tc>
        <w:tc>
          <w:tcPr>
            <w:tcW w:w="4369" w:type="pct"/>
            <w:tcPrChange w:id="1643" w:author="Etion Pinari [2]" w:date="2020-12-08T09:31:00Z">
              <w:tcPr>
                <w:tcW w:w="2500" w:type="pct"/>
              </w:tcPr>
            </w:tcPrChange>
          </w:tcPr>
          <w:p w14:paraId="1EC0178B" w14:textId="77C0FDBC" w:rsidR="00CD64CB" w:rsidRPr="00F83BB8" w:rsidRDefault="00450AA4" w:rsidP="00CD64CB">
            <w:pPr>
              <w:pStyle w:val="ListParagraph"/>
              <w:spacing w:line="360" w:lineRule="auto"/>
              <w:ind w:left="0"/>
              <w:rPr>
                <w:ins w:id="1644" w:author="Etion Pinari [2]" w:date="2020-12-07T20:15:00Z"/>
                <w:rStyle w:val="SubtleEmphasis"/>
                <w:i w:val="0"/>
                <w:iCs w:val="0"/>
                <w:sz w:val="26"/>
                <w:rPrChange w:id="1645" w:author="Etion Pinari [2]" w:date="2020-12-08T10:36:00Z">
                  <w:rPr>
                    <w:ins w:id="1646" w:author="Etion Pinari [2]" w:date="2020-12-07T20:15:00Z"/>
                    <w:rStyle w:val="SubtleEmphasis"/>
                    <w:i w:val="0"/>
                    <w:iCs w:val="0"/>
                    <w:szCs w:val="24"/>
                  </w:rPr>
                </w:rPrChange>
              </w:rPr>
            </w:pPr>
            <w:ins w:id="1647" w:author="Etion Pinari [2]" w:date="2020-12-07T21:28:00Z">
              <w:r w:rsidRPr="00F83BB8">
                <w:rPr>
                  <w:rStyle w:val="SubtleEmphasis"/>
                  <w:i w:val="0"/>
                  <w:iCs w:val="0"/>
                  <w:sz w:val="26"/>
                  <w:rPrChange w:id="1648" w:author="Etion Pinari [2]" w:date="2020-12-08T10:36:00Z">
                    <w:rPr>
                      <w:rStyle w:val="SubtleEmphasis"/>
                      <w:i w:val="0"/>
                      <w:iCs w:val="0"/>
                      <w:szCs w:val="24"/>
                    </w:rPr>
                  </w:rPrChange>
                </w:rPr>
                <w:t>Everybody should be able to maintain social distancing in front of the stores.</w:t>
              </w:r>
            </w:ins>
          </w:p>
        </w:tc>
      </w:tr>
      <w:tr w:rsidR="00CD64CB" w14:paraId="31EDAC03" w14:textId="77777777" w:rsidTr="00AD6669">
        <w:trPr>
          <w:ins w:id="1649" w:author="Etion Pinari [2]" w:date="2020-12-07T20:15:00Z"/>
        </w:trPr>
        <w:tc>
          <w:tcPr>
            <w:tcW w:w="631" w:type="pct"/>
            <w:shd w:val="clear" w:color="auto" w:fill="F7CAAC" w:themeFill="accent2" w:themeFillTint="66"/>
            <w:tcPrChange w:id="1650" w:author="Etion Pinari [2]" w:date="2020-12-08T09:32:00Z">
              <w:tcPr>
                <w:tcW w:w="2500" w:type="pct"/>
              </w:tcPr>
            </w:tcPrChange>
          </w:tcPr>
          <w:p w14:paraId="10A16BD6" w14:textId="772D12C1" w:rsidR="00CD64CB" w:rsidRPr="00FE186F" w:rsidRDefault="006E4D1D" w:rsidP="00CD64CB">
            <w:pPr>
              <w:pStyle w:val="ListParagraph"/>
              <w:spacing w:line="360" w:lineRule="auto"/>
              <w:ind w:left="0"/>
              <w:rPr>
                <w:ins w:id="1651" w:author="Etion Pinari [2]" w:date="2020-12-07T20:15:00Z"/>
                <w:rStyle w:val="SubtleEmphasis"/>
                <w:i w:val="0"/>
                <w:iCs w:val="0"/>
                <w:sz w:val="26"/>
                <w:rPrChange w:id="1652" w:author="Etion Pinari [2]" w:date="2020-12-08T09:39:00Z">
                  <w:rPr>
                    <w:ins w:id="1653" w:author="Etion Pinari [2]" w:date="2020-12-07T20:15:00Z"/>
                    <w:rStyle w:val="SubtleEmphasis"/>
                    <w:i w:val="0"/>
                    <w:iCs w:val="0"/>
                    <w:szCs w:val="24"/>
                  </w:rPr>
                </w:rPrChange>
              </w:rPr>
            </w:pPr>
            <w:ins w:id="1654" w:author="Etion Pinari [2]" w:date="2020-12-08T10:32:00Z">
              <w:r>
                <w:rPr>
                  <w:rStyle w:val="SubtleEmphasis"/>
                  <w:i w:val="0"/>
                  <w:iCs w:val="0"/>
                  <w:sz w:val="26"/>
                </w:rPr>
                <w:t>A4</w:t>
              </w:r>
            </w:ins>
          </w:p>
        </w:tc>
        <w:tc>
          <w:tcPr>
            <w:tcW w:w="4369" w:type="pct"/>
            <w:tcPrChange w:id="1655" w:author="Etion Pinari [2]" w:date="2020-12-08T09:32:00Z">
              <w:tcPr>
                <w:tcW w:w="2500" w:type="pct"/>
              </w:tcPr>
            </w:tcPrChange>
          </w:tcPr>
          <w:p w14:paraId="1BB2B59B" w14:textId="6BDD4D5C" w:rsidR="00CD64CB" w:rsidRPr="00F83BB8" w:rsidRDefault="000148E2" w:rsidP="00CD64CB">
            <w:pPr>
              <w:pStyle w:val="ListParagraph"/>
              <w:spacing w:line="360" w:lineRule="auto"/>
              <w:ind w:left="0"/>
              <w:rPr>
                <w:ins w:id="1656" w:author="Etion Pinari [2]" w:date="2020-12-07T20:15:00Z"/>
                <w:rStyle w:val="SubtleEmphasis"/>
                <w:i w:val="0"/>
                <w:iCs w:val="0"/>
                <w:sz w:val="26"/>
                <w:rPrChange w:id="1657" w:author="Etion Pinari [2]" w:date="2020-12-08T10:36:00Z">
                  <w:rPr>
                    <w:ins w:id="1658" w:author="Etion Pinari [2]" w:date="2020-12-07T20:15:00Z"/>
                    <w:rStyle w:val="SubtleEmphasis"/>
                    <w:i w:val="0"/>
                    <w:iCs w:val="0"/>
                    <w:szCs w:val="24"/>
                  </w:rPr>
                </w:rPrChange>
              </w:rPr>
            </w:pPr>
            <w:ins w:id="1659" w:author="Etion Pinari [2]" w:date="2020-12-08T12:01:00Z">
              <w:r>
                <w:rPr>
                  <w:rStyle w:val="SubtleEmphasis"/>
                  <w:i w:val="0"/>
                  <w:iCs w:val="0"/>
                  <w:sz w:val="26"/>
                </w:rPr>
                <w:t>Users will abide to local norms on social distancing</w:t>
              </w:r>
            </w:ins>
          </w:p>
        </w:tc>
      </w:tr>
      <w:tr w:rsidR="00CD64CB" w14:paraId="02021607" w14:textId="77777777" w:rsidTr="00AD6669">
        <w:trPr>
          <w:ins w:id="1660" w:author="Etion Pinari [2]" w:date="2020-12-07T20:15:00Z"/>
        </w:trPr>
        <w:tc>
          <w:tcPr>
            <w:tcW w:w="631" w:type="pct"/>
            <w:shd w:val="clear" w:color="auto" w:fill="F7CAAC" w:themeFill="accent2" w:themeFillTint="66"/>
            <w:tcPrChange w:id="1661" w:author="Etion Pinari [2]" w:date="2020-12-08T09:32:00Z">
              <w:tcPr>
                <w:tcW w:w="2500" w:type="pct"/>
              </w:tcPr>
            </w:tcPrChange>
          </w:tcPr>
          <w:p w14:paraId="05ECCB7B" w14:textId="01062D46" w:rsidR="00CD64CB" w:rsidRPr="00FE186F" w:rsidRDefault="006E4D1D" w:rsidP="00CD64CB">
            <w:pPr>
              <w:pStyle w:val="ListParagraph"/>
              <w:spacing w:line="360" w:lineRule="auto"/>
              <w:ind w:left="0"/>
              <w:rPr>
                <w:ins w:id="1662" w:author="Etion Pinari [2]" w:date="2020-12-07T20:15:00Z"/>
                <w:rStyle w:val="SubtleEmphasis"/>
                <w:i w:val="0"/>
                <w:iCs w:val="0"/>
                <w:sz w:val="26"/>
                <w:rPrChange w:id="1663" w:author="Etion Pinari [2]" w:date="2020-12-08T09:39:00Z">
                  <w:rPr>
                    <w:ins w:id="1664" w:author="Etion Pinari [2]" w:date="2020-12-07T20:15:00Z"/>
                    <w:rStyle w:val="SubtleEmphasis"/>
                    <w:i w:val="0"/>
                    <w:iCs w:val="0"/>
                    <w:szCs w:val="24"/>
                  </w:rPr>
                </w:rPrChange>
              </w:rPr>
            </w:pPr>
            <w:ins w:id="1665" w:author="Etion Pinari [2]" w:date="2020-12-08T10:32:00Z">
              <w:r>
                <w:rPr>
                  <w:rStyle w:val="SubtleEmphasis"/>
                  <w:i w:val="0"/>
                  <w:iCs w:val="0"/>
                  <w:sz w:val="26"/>
                </w:rPr>
                <w:t>A6</w:t>
              </w:r>
            </w:ins>
          </w:p>
        </w:tc>
        <w:tc>
          <w:tcPr>
            <w:tcW w:w="4369" w:type="pct"/>
            <w:tcPrChange w:id="1666" w:author="Etion Pinari [2]" w:date="2020-12-08T09:32:00Z">
              <w:tcPr>
                <w:tcW w:w="2500" w:type="pct"/>
              </w:tcPr>
            </w:tcPrChange>
          </w:tcPr>
          <w:p w14:paraId="6846DFBC" w14:textId="5E04EA22" w:rsidR="00CD64CB" w:rsidRPr="00F83BB8" w:rsidRDefault="00450AA4" w:rsidP="00CD64CB">
            <w:pPr>
              <w:pStyle w:val="ListParagraph"/>
              <w:spacing w:line="360" w:lineRule="auto"/>
              <w:ind w:left="0"/>
              <w:rPr>
                <w:ins w:id="1667" w:author="Etion Pinari [2]" w:date="2020-12-07T20:15:00Z"/>
                <w:rStyle w:val="SubtleEmphasis"/>
                <w:i w:val="0"/>
                <w:iCs w:val="0"/>
                <w:sz w:val="26"/>
                <w:rPrChange w:id="1668" w:author="Etion Pinari [2]" w:date="2020-12-08T10:36:00Z">
                  <w:rPr>
                    <w:ins w:id="1669" w:author="Etion Pinari [2]" w:date="2020-12-07T20:15:00Z"/>
                    <w:rStyle w:val="SubtleEmphasis"/>
                    <w:i w:val="0"/>
                    <w:iCs w:val="0"/>
                    <w:szCs w:val="24"/>
                  </w:rPr>
                </w:rPrChange>
              </w:rPr>
            </w:pPr>
            <w:ins w:id="1670" w:author="Etion Pinari [2]" w:date="2020-12-07T21:28:00Z">
              <w:r w:rsidRPr="00F83BB8">
                <w:rPr>
                  <w:rStyle w:val="SubtleEmphasis"/>
                  <w:i w:val="0"/>
                  <w:iCs w:val="0"/>
                  <w:sz w:val="26"/>
                  <w:rPrChange w:id="1671" w:author="Etion Pinari [2]" w:date="2020-12-08T10:36:00Z">
                    <w:rPr>
                      <w:rStyle w:val="SubtleEmphasis"/>
                      <w:i w:val="0"/>
                      <w:iCs w:val="0"/>
                      <w:szCs w:val="24"/>
                    </w:rPr>
                  </w:rPrChange>
                </w:rPr>
                <w:t>All people who are in front of the store have an appointment to enter the store within the next 10 minutes</w:t>
              </w:r>
            </w:ins>
          </w:p>
        </w:tc>
      </w:tr>
      <w:tr w:rsidR="00CD64CB" w14:paraId="5A79BB29" w14:textId="77777777" w:rsidTr="006E4D1D">
        <w:trPr>
          <w:ins w:id="1672" w:author="Etion Pinari [2]" w:date="2020-12-07T20:15:00Z"/>
        </w:trPr>
        <w:tc>
          <w:tcPr>
            <w:tcW w:w="631" w:type="pct"/>
            <w:shd w:val="clear" w:color="auto" w:fill="FF7C80"/>
            <w:tcPrChange w:id="1673" w:author="Etion Pinari [2]" w:date="2020-12-08T10:28:00Z">
              <w:tcPr>
                <w:tcW w:w="2500" w:type="pct"/>
              </w:tcPr>
            </w:tcPrChange>
          </w:tcPr>
          <w:p w14:paraId="2513BF25" w14:textId="6D213FF2" w:rsidR="00CD64CB" w:rsidRPr="00FE186F" w:rsidRDefault="00450AA4" w:rsidP="00CD64CB">
            <w:pPr>
              <w:pStyle w:val="ListParagraph"/>
              <w:spacing w:line="360" w:lineRule="auto"/>
              <w:ind w:left="0"/>
              <w:rPr>
                <w:ins w:id="1674" w:author="Etion Pinari [2]" w:date="2020-12-07T20:15:00Z"/>
                <w:rStyle w:val="SubtleEmphasis"/>
                <w:i w:val="0"/>
                <w:iCs w:val="0"/>
                <w:sz w:val="26"/>
                <w:rPrChange w:id="1675" w:author="Etion Pinari [2]" w:date="2020-12-08T09:39:00Z">
                  <w:rPr>
                    <w:ins w:id="1676" w:author="Etion Pinari [2]" w:date="2020-12-07T20:15:00Z"/>
                    <w:rStyle w:val="SubtleEmphasis"/>
                    <w:i w:val="0"/>
                    <w:iCs w:val="0"/>
                    <w:szCs w:val="24"/>
                  </w:rPr>
                </w:rPrChange>
              </w:rPr>
            </w:pPr>
            <w:ins w:id="1677" w:author="Etion Pinari [2]" w:date="2020-12-07T21:29:00Z">
              <w:r w:rsidRPr="00FE186F">
                <w:rPr>
                  <w:rStyle w:val="SubtleEmphasis"/>
                  <w:i w:val="0"/>
                  <w:iCs w:val="0"/>
                  <w:sz w:val="26"/>
                  <w:rPrChange w:id="1678" w:author="Etion Pinari [2]" w:date="2020-12-08T09:39:00Z">
                    <w:rPr>
                      <w:rStyle w:val="SubtleEmphasis"/>
                      <w:i w:val="0"/>
                      <w:iCs w:val="0"/>
                      <w:szCs w:val="24"/>
                    </w:rPr>
                  </w:rPrChange>
                </w:rPr>
                <w:t>R1</w:t>
              </w:r>
            </w:ins>
          </w:p>
        </w:tc>
        <w:tc>
          <w:tcPr>
            <w:tcW w:w="4369" w:type="pct"/>
            <w:tcPrChange w:id="1679" w:author="Etion Pinari [2]" w:date="2020-12-08T10:28:00Z">
              <w:tcPr>
                <w:tcW w:w="2500" w:type="pct"/>
              </w:tcPr>
            </w:tcPrChange>
          </w:tcPr>
          <w:p w14:paraId="0198B58E" w14:textId="638CB107" w:rsidR="00CD64CB" w:rsidRPr="00F83BB8" w:rsidRDefault="008750D2" w:rsidP="00CD64CB">
            <w:pPr>
              <w:pStyle w:val="ListParagraph"/>
              <w:spacing w:line="360" w:lineRule="auto"/>
              <w:ind w:left="0"/>
              <w:rPr>
                <w:ins w:id="1680" w:author="Etion Pinari [2]" w:date="2020-12-07T20:15:00Z"/>
                <w:rStyle w:val="SubtleEmphasis"/>
                <w:i w:val="0"/>
                <w:iCs w:val="0"/>
                <w:sz w:val="26"/>
                <w:rPrChange w:id="1681" w:author="Etion Pinari [2]" w:date="2020-12-08T10:36:00Z">
                  <w:rPr>
                    <w:ins w:id="1682" w:author="Etion Pinari [2]" w:date="2020-12-07T20:15:00Z"/>
                    <w:rStyle w:val="SubtleEmphasis"/>
                    <w:i w:val="0"/>
                    <w:iCs w:val="0"/>
                    <w:szCs w:val="24"/>
                  </w:rPr>
                </w:rPrChange>
              </w:rPr>
            </w:pPr>
            <w:ins w:id="1683" w:author="Etion Pinari [2]" w:date="2020-12-07T21:46:00Z">
              <w:r w:rsidRPr="00F83BB8">
                <w:rPr>
                  <w:rStyle w:val="SubtleEmphasis"/>
                  <w:b/>
                  <w:bCs w:val="0"/>
                  <w:i w:val="0"/>
                  <w:iCs w:val="0"/>
                  <w:sz w:val="26"/>
                  <w:rPrChange w:id="1684" w:author="Etion Pinari [2]" w:date="2020-12-08T10:36:00Z">
                    <w:rPr>
                      <w:rStyle w:val="SubtleEmphasis"/>
                      <w:i w:val="0"/>
                      <w:iCs w:val="0"/>
                      <w:szCs w:val="24"/>
                    </w:rPr>
                  </w:rPrChange>
                </w:rPr>
                <w:t>The system shall</w:t>
              </w:r>
              <w:r w:rsidRPr="00F83BB8">
                <w:rPr>
                  <w:rStyle w:val="SubtleEmphasis"/>
                  <w:i w:val="0"/>
                  <w:iCs w:val="0"/>
                  <w:sz w:val="26"/>
                  <w:rPrChange w:id="1685" w:author="Etion Pinari [2]" w:date="2020-12-08T10:36:00Z">
                    <w:rPr>
                      <w:rStyle w:val="SubtleEmphasis"/>
                      <w:i w:val="0"/>
                      <w:iCs w:val="0"/>
                      <w:szCs w:val="24"/>
                    </w:rPr>
                  </w:rPrChange>
                </w:rPr>
                <w:t xml:space="preserve"> allow users to get a ticket with a date and time that shows when to go to a certain store, virtually</w:t>
              </w:r>
            </w:ins>
          </w:p>
        </w:tc>
      </w:tr>
      <w:tr w:rsidR="00CD64CB" w14:paraId="50CE71B1" w14:textId="77777777" w:rsidTr="006E4D1D">
        <w:trPr>
          <w:ins w:id="1686" w:author="Etion Pinari [2]" w:date="2020-12-07T20:15:00Z"/>
        </w:trPr>
        <w:tc>
          <w:tcPr>
            <w:tcW w:w="631" w:type="pct"/>
            <w:shd w:val="clear" w:color="auto" w:fill="FF7C80"/>
            <w:tcPrChange w:id="1687" w:author="Etion Pinari [2]" w:date="2020-12-08T10:28:00Z">
              <w:tcPr>
                <w:tcW w:w="2500" w:type="pct"/>
              </w:tcPr>
            </w:tcPrChange>
          </w:tcPr>
          <w:p w14:paraId="0B0E050A" w14:textId="04C3FD12" w:rsidR="00CD64CB" w:rsidRPr="00FE186F" w:rsidRDefault="00450AA4" w:rsidP="00CD64CB">
            <w:pPr>
              <w:pStyle w:val="ListParagraph"/>
              <w:spacing w:line="360" w:lineRule="auto"/>
              <w:ind w:left="0"/>
              <w:rPr>
                <w:ins w:id="1688" w:author="Etion Pinari [2]" w:date="2020-12-07T20:15:00Z"/>
                <w:rStyle w:val="SubtleEmphasis"/>
                <w:i w:val="0"/>
                <w:iCs w:val="0"/>
                <w:sz w:val="26"/>
                <w:rPrChange w:id="1689" w:author="Etion Pinari [2]" w:date="2020-12-08T09:39:00Z">
                  <w:rPr>
                    <w:ins w:id="1690" w:author="Etion Pinari [2]" w:date="2020-12-07T20:15:00Z"/>
                    <w:rStyle w:val="SubtleEmphasis"/>
                    <w:i w:val="0"/>
                    <w:iCs w:val="0"/>
                    <w:szCs w:val="24"/>
                  </w:rPr>
                </w:rPrChange>
              </w:rPr>
            </w:pPr>
            <w:ins w:id="1691" w:author="Etion Pinari [2]" w:date="2020-12-07T21:29:00Z">
              <w:r w:rsidRPr="00FE186F">
                <w:rPr>
                  <w:rStyle w:val="SubtleEmphasis"/>
                  <w:i w:val="0"/>
                  <w:iCs w:val="0"/>
                  <w:sz w:val="26"/>
                  <w:rPrChange w:id="1692" w:author="Etion Pinari [2]" w:date="2020-12-08T09:39:00Z">
                    <w:rPr>
                      <w:rStyle w:val="SubtleEmphasis"/>
                      <w:i w:val="0"/>
                      <w:iCs w:val="0"/>
                      <w:szCs w:val="24"/>
                    </w:rPr>
                  </w:rPrChange>
                </w:rPr>
                <w:t>R2</w:t>
              </w:r>
            </w:ins>
          </w:p>
        </w:tc>
        <w:tc>
          <w:tcPr>
            <w:tcW w:w="4369" w:type="pct"/>
            <w:tcPrChange w:id="1693" w:author="Etion Pinari [2]" w:date="2020-12-08T10:28:00Z">
              <w:tcPr>
                <w:tcW w:w="2500" w:type="pct"/>
              </w:tcPr>
            </w:tcPrChange>
          </w:tcPr>
          <w:p w14:paraId="33E41A37" w14:textId="5A56D676" w:rsidR="00CD64CB" w:rsidRPr="00F83BB8" w:rsidRDefault="008750D2" w:rsidP="00CD64CB">
            <w:pPr>
              <w:pStyle w:val="ListParagraph"/>
              <w:spacing w:line="360" w:lineRule="auto"/>
              <w:ind w:left="0"/>
              <w:rPr>
                <w:ins w:id="1694" w:author="Etion Pinari [2]" w:date="2020-12-07T20:15:00Z"/>
                <w:rStyle w:val="SubtleEmphasis"/>
                <w:i w:val="0"/>
                <w:iCs w:val="0"/>
                <w:sz w:val="26"/>
                <w:rPrChange w:id="1695" w:author="Etion Pinari [2]" w:date="2020-12-08T10:36:00Z">
                  <w:rPr>
                    <w:ins w:id="1696" w:author="Etion Pinari [2]" w:date="2020-12-07T20:15:00Z"/>
                    <w:rStyle w:val="SubtleEmphasis"/>
                    <w:i w:val="0"/>
                    <w:iCs w:val="0"/>
                    <w:szCs w:val="24"/>
                  </w:rPr>
                </w:rPrChange>
              </w:rPr>
            </w:pPr>
            <w:ins w:id="1697" w:author="Etion Pinari [2]" w:date="2020-12-07T21:48:00Z">
              <w:r w:rsidRPr="00F83BB8">
                <w:rPr>
                  <w:rStyle w:val="SubtleEmphasis"/>
                  <w:b/>
                  <w:bCs w:val="0"/>
                  <w:i w:val="0"/>
                  <w:iCs w:val="0"/>
                  <w:sz w:val="26"/>
                  <w:rPrChange w:id="1698" w:author="Etion Pinari [2]" w:date="2020-12-08T10:36:00Z">
                    <w:rPr>
                      <w:rStyle w:val="SubtleEmphasis"/>
                      <w:i w:val="0"/>
                      <w:iCs w:val="0"/>
                      <w:szCs w:val="24"/>
                    </w:rPr>
                  </w:rPrChange>
                </w:rPr>
                <w:t>The system shall</w:t>
              </w:r>
              <w:r w:rsidRPr="00F83BB8">
                <w:rPr>
                  <w:rStyle w:val="SubtleEmphasis"/>
                  <w:i w:val="0"/>
                  <w:iCs w:val="0"/>
                  <w:sz w:val="26"/>
                  <w:rPrChange w:id="1699" w:author="Etion Pinari [2]" w:date="2020-12-08T10:36:00Z">
                    <w:rPr>
                      <w:rStyle w:val="SubtleEmphasis"/>
                      <w:i w:val="0"/>
                      <w:iCs w:val="0"/>
                      <w:szCs w:val="24"/>
                    </w:rPr>
                  </w:rPrChange>
                </w:rPr>
                <w:t xml:space="preserve"> allow users to get a ticket with a date and time that shows when to go to a certain store, physically</w:t>
              </w:r>
            </w:ins>
          </w:p>
        </w:tc>
      </w:tr>
      <w:tr w:rsidR="00CD64CB" w14:paraId="0FFB1B6A" w14:textId="77777777" w:rsidTr="006E4D1D">
        <w:trPr>
          <w:ins w:id="1700" w:author="Etion Pinari [2]" w:date="2020-12-07T20:15:00Z"/>
        </w:trPr>
        <w:tc>
          <w:tcPr>
            <w:tcW w:w="631" w:type="pct"/>
            <w:shd w:val="clear" w:color="auto" w:fill="FF7C80"/>
            <w:tcPrChange w:id="1701" w:author="Etion Pinari [2]" w:date="2020-12-08T10:28:00Z">
              <w:tcPr>
                <w:tcW w:w="2500" w:type="pct"/>
              </w:tcPr>
            </w:tcPrChange>
          </w:tcPr>
          <w:p w14:paraId="1AEC789B" w14:textId="6A5D4AAB" w:rsidR="00CD64CB" w:rsidRPr="00FE186F" w:rsidRDefault="00450AA4" w:rsidP="00CD64CB">
            <w:pPr>
              <w:pStyle w:val="ListParagraph"/>
              <w:spacing w:line="360" w:lineRule="auto"/>
              <w:ind w:left="0"/>
              <w:rPr>
                <w:ins w:id="1702" w:author="Etion Pinari [2]" w:date="2020-12-07T20:15:00Z"/>
                <w:rStyle w:val="SubtleEmphasis"/>
                <w:i w:val="0"/>
                <w:iCs w:val="0"/>
                <w:sz w:val="26"/>
                <w:rPrChange w:id="1703" w:author="Etion Pinari [2]" w:date="2020-12-08T09:39:00Z">
                  <w:rPr>
                    <w:ins w:id="1704" w:author="Etion Pinari [2]" w:date="2020-12-07T20:15:00Z"/>
                    <w:rStyle w:val="SubtleEmphasis"/>
                    <w:i w:val="0"/>
                    <w:iCs w:val="0"/>
                    <w:szCs w:val="24"/>
                  </w:rPr>
                </w:rPrChange>
              </w:rPr>
            </w:pPr>
            <w:ins w:id="1705" w:author="Etion Pinari [2]" w:date="2020-12-07T21:30:00Z">
              <w:r w:rsidRPr="00FE186F">
                <w:rPr>
                  <w:rStyle w:val="SubtleEmphasis"/>
                  <w:i w:val="0"/>
                  <w:iCs w:val="0"/>
                  <w:sz w:val="26"/>
                  <w:rPrChange w:id="1706" w:author="Etion Pinari [2]" w:date="2020-12-08T09:39:00Z">
                    <w:rPr>
                      <w:rStyle w:val="SubtleEmphasis"/>
                      <w:i w:val="0"/>
                      <w:iCs w:val="0"/>
                      <w:szCs w:val="24"/>
                    </w:rPr>
                  </w:rPrChange>
                </w:rPr>
                <w:t>R3</w:t>
              </w:r>
            </w:ins>
          </w:p>
        </w:tc>
        <w:tc>
          <w:tcPr>
            <w:tcW w:w="4369" w:type="pct"/>
            <w:tcPrChange w:id="1707" w:author="Etion Pinari [2]" w:date="2020-12-08T10:28:00Z">
              <w:tcPr>
                <w:tcW w:w="2500" w:type="pct"/>
              </w:tcPr>
            </w:tcPrChange>
          </w:tcPr>
          <w:p w14:paraId="7CDB9BF6" w14:textId="093B3E83" w:rsidR="00CD64CB" w:rsidRPr="00F83BB8" w:rsidRDefault="00450AA4" w:rsidP="00CD64CB">
            <w:pPr>
              <w:pStyle w:val="ListParagraph"/>
              <w:spacing w:line="360" w:lineRule="auto"/>
              <w:ind w:left="0"/>
              <w:rPr>
                <w:ins w:id="1708" w:author="Etion Pinari [2]" w:date="2020-12-07T20:15:00Z"/>
                <w:rStyle w:val="SubtleEmphasis"/>
                <w:i w:val="0"/>
                <w:iCs w:val="0"/>
                <w:sz w:val="26"/>
                <w:rPrChange w:id="1709" w:author="Etion Pinari [2]" w:date="2020-12-08T10:36:00Z">
                  <w:rPr>
                    <w:ins w:id="1710" w:author="Etion Pinari [2]" w:date="2020-12-07T20:15:00Z"/>
                    <w:rStyle w:val="SubtleEmphasis"/>
                    <w:i w:val="0"/>
                    <w:iCs w:val="0"/>
                    <w:szCs w:val="24"/>
                  </w:rPr>
                </w:rPrChange>
              </w:rPr>
            </w:pPr>
            <w:ins w:id="1711" w:author="Etion Pinari [2]" w:date="2020-12-07T21:29:00Z">
              <w:r w:rsidRPr="00F83BB8">
                <w:rPr>
                  <w:rStyle w:val="SubtleEmphasis"/>
                  <w:b/>
                  <w:bCs w:val="0"/>
                  <w:i w:val="0"/>
                  <w:iCs w:val="0"/>
                  <w:sz w:val="26"/>
                  <w:rPrChange w:id="1712" w:author="Etion Pinari [2]" w:date="2020-12-08T10:36:00Z">
                    <w:rPr>
                      <w:rStyle w:val="SubtleEmphasis"/>
                      <w:i w:val="0"/>
                      <w:iCs w:val="0"/>
                      <w:szCs w:val="24"/>
                    </w:rPr>
                  </w:rPrChange>
                </w:rPr>
                <w:t>The system shall</w:t>
              </w:r>
              <w:r w:rsidRPr="00F83BB8">
                <w:rPr>
                  <w:rStyle w:val="SubtleEmphasis"/>
                  <w:i w:val="0"/>
                  <w:iCs w:val="0"/>
                  <w:sz w:val="26"/>
                  <w:rPrChange w:id="1713" w:author="Etion Pinari [2]" w:date="2020-12-08T10:36:00Z">
                    <w:rPr>
                      <w:rStyle w:val="SubtleEmphasis"/>
                      <w:i w:val="0"/>
                      <w:iCs w:val="0"/>
                      <w:szCs w:val="24"/>
                    </w:rPr>
                  </w:rPrChange>
                </w:rPr>
                <w:t xml:space="preserve"> allow users to book a visit virtually with their desired store, up to the next 7 upcoming days</w:t>
              </w:r>
            </w:ins>
          </w:p>
        </w:tc>
      </w:tr>
    </w:tbl>
    <w:p w14:paraId="301E8140" w14:textId="77777777" w:rsidR="00403FDD" w:rsidRDefault="00403FDD">
      <w:pPr>
        <w:rPr>
          <w:ins w:id="1714" w:author="Etion Pinari [2]" w:date="2020-12-08T11:58:00Z"/>
        </w:rPr>
      </w:pPr>
    </w:p>
    <w:p w14:paraId="09A3DB8F" w14:textId="1C2D3C7A" w:rsidR="000148E2" w:rsidRDefault="00403FDD">
      <w:pPr>
        <w:rPr>
          <w:ins w:id="1715" w:author="Etion Pinari [2]" w:date="2020-12-08T12:04:00Z"/>
        </w:rPr>
      </w:pPr>
      <w:ins w:id="1716" w:author="Etion Pinari [2]" w:date="2020-12-08T11:58:00Z">
        <w:r>
          <w:t>Requirements (R1</w:t>
        </w:r>
      </w:ins>
      <w:ins w:id="1717" w:author="Etion Pinari [2]" w:date="2020-12-08T11:59:00Z">
        <w:r>
          <w:t xml:space="preserve">, </w:t>
        </w:r>
      </w:ins>
      <w:ins w:id="1718" w:author="Etion Pinari [2]" w:date="2020-12-08T11:58:00Z">
        <w:r>
          <w:t xml:space="preserve">R3) incite the users to </w:t>
        </w:r>
      </w:ins>
      <w:ins w:id="1719" w:author="Etion Pinari [2]" w:date="2020-12-08T11:59:00Z">
        <w:r>
          <w:t xml:space="preserve">not stand in front </w:t>
        </w:r>
        <w:r w:rsidR="000148E2">
          <w:t>of the store needlessly and furthermore requirement (R2) in addition with the assumption (A6) that no person will stand in fron</w:t>
        </w:r>
      </w:ins>
      <w:ins w:id="1720" w:author="Etion Pinari [2]" w:date="2020-12-08T12:00:00Z">
        <w:r w:rsidR="000148E2">
          <w:t>t of the store for more than 10 minutes prior to an expected entrance and that (A4) they will want to stand</w:t>
        </w:r>
      </w:ins>
      <w:ins w:id="1721" w:author="Etion Pinari [2]" w:date="2020-12-08T12:01:00Z">
        <w:r w:rsidR="000148E2">
          <w:t xml:space="preserve"> far enough from other people</w:t>
        </w:r>
      </w:ins>
      <w:ins w:id="1722" w:author="Etion Pinari [2]" w:date="2020-12-08T12:04:00Z">
        <w:r w:rsidR="000148E2">
          <w:t>,</w:t>
        </w:r>
      </w:ins>
      <w:ins w:id="1723" w:author="Etion Pinari [2]" w:date="2020-12-08T12:01:00Z">
        <w:r w:rsidR="000148E2">
          <w:t xml:space="preserve"> as to have their own personal space. In this way the goal G4 is fulfilled.</w:t>
        </w:r>
      </w:ins>
    </w:p>
    <w:p w14:paraId="0E75D895" w14:textId="5A0291D0" w:rsidR="000148E2" w:rsidRDefault="000148E2">
      <w:pPr>
        <w:rPr>
          <w:ins w:id="1724" w:author="Etion Pinari [2]" w:date="2020-12-08T12:04:00Z"/>
        </w:rPr>
      </w:pPr>
    </w:p>
    <w:p w14:paraId="2FA0AF8E" w14:textId="427BB001" w:rsidR="000148E2" w:rsidRDefault="000148E2">
      <w:pPr>
        <w:rPr>
          <w:ins w:id="1725" w:author="Etion Pinari [2]" w:date="2020-12-08T12:04:00Z"/>
        </w:rPr>
      </w:pPr>
    </w:p>
    <w:p w14:paraId="1E1BF2E7" w14:textId="314247E8" w:rsidR="000148E2" w:rsidRDefault="000148E2">
      <w:pPr>
        <w:rPr>
          <w:ins w:id="1726" w:author="Etion Pinari [2]" w:date="2020-12-08T12:04:00Z"/>
        </w:rPr>
      </w:pPr>
    </w:p>
    <w:p w14:paraId="56CD6DC4" w14:textId="21F8D3EB" w:rsidR="000148E2" w:rsidRDefault="000148E2">
      <w:pPr>
        <w:rPr>
          <w:ins w:id="1727" w:author="Etion Pinari [2]" w:date="2020-12-08T12:04:00Z"/>
        </w:rPr>
      </w:pPr>
    </w:p>
    <w:p w14:paraId="61E69E6F" w14:textId="6758EDC6" w:rsidR="000148E2" w:rsidRDefault="000148E2">
      <w:pPr>
        <w:rPr>
          <w:ins w:id="1728" w:author="Etion Pinari [2]" w:date="2020-12-08T12:04:00Z"/>
        </w:rPr>
      </w:pPr>
    </w:p>
    <w:p w14:paraId="59A6C2E2" w14:textId="6D8F3EE7" w:rsidR="000148E2" w:rsidRDefault="000148E2">
      <w:pPr>
        <w:rPr>
          <w:ins w:id="1729" w:author="Etion Pinari [2]" w:date="2020-12-08T12:04:00Z"/>
        </w:rPr>
      </w:pPr>
    </w:p>
    <w:p w14:paraId="2B6D05DA" w14:textId="57BE71A0" w:rsidR="000148E2" w:rsidRDefault="000148E2">
      <w:pPr>
        <w:rPr>
          <w:ins w:id="1730" w:author="Etion Pinari [2]" w:date="2020-12-08T12:28:00Z"/>
        </w:rPr>
      </w:pPr>
    </w:p>
    <w:p w14:paraId="4019E490" w14:textId="3C622F32" w:rsidR="00625199" w:rsidRDefault="00625199">
      <w:pPr>
        <w:rPr>
          <w:ins w:id="1731" w:author="Etion Pinari [2]" w:date="2020-12-08T12:28:00Z"/>
        </w:rPr>
      </w:pPr>
    </w:p>
    <w:p w14:paraId="1DB96490" w14:textId="6C53A228" w:rsidR="00625199" w:rsidRDefault="00625199">
      <w:pPr>
        <w:rPr>
          <w:ins w:id="1732" w:author="Etion Pinari [2]" w:date="2020-12-08T12:28:00Z"/>
        </w:rPr>
      </w:pPr>
    </w:p>
    <w:p w14:paraId="5F80BB0F" w14:textId="68952941" w:rsidR="00625199" w:rsidRDefault="00625199">
      <w:pPr>
        <w:rPr>
          <w:ins w:id="1733" w:author="Etion Pinari [2]" w:date="2020-12-08T12:28:00Z"/>
        </w:rPr>
      </w:pPr>
    </w:p>
    <w:p w14:paraId="3D5C97A7" w14:textId="2432B0DF" w:rsidR="00625199" w:rsidRDefault="00625199">
      <w:pPr>
        <w:rPr>
          <w:ins w:id="1734" w:author="Etion Pinari [2]" w:date="2020-12-08T12:28:00Z"/>
        </w:rPr>
      </w:pPr>
    </w:p>
    <w:p w14:paraId="47B80E43" w14:textId="77777777" w:rsidR="00625199" w:rsidRDefault="00625199">
      <w:pPr>
        <w:rPr>
          <w:ins w:id="1735" w:author="Etion Pinari [2]" w:date="2020-12-07T21:30:00Z"/>
        </w:rPr>
      </w:pPr>
    </w:p>
    <w:tbl>
      <w:tblPr>
        <w:tblStyle w:val="TableGrid"/>
        <w:tblW w:w="4995" w:type="pct"/>
        <w:tblLook w:val="04A0" w:firstRow="1" w:lastRow="0" w:firstColumn="1" w:lastColumn="0" w:noHBand="0" w:noVBand="1"/>
        <w:tblPrChange w:id="1736" w:author="Etion Pinari [2]" w:date="2020-12-08T09:33:00Z">
          <w:tblPr>
            <w:tblStyle w:val="TableGrid"/>
            <w:tblW w:w="4995" w:type="pct"/>
            <w:tblLook w:val="04A0" w:firstRow="1" w:lastRow="0" w:firstColumn="1" w:lastColumn="0" w:noHBand="0" w:noVBand="1"/>
          </w:tblPr>
        </w:tblPrChange>
      </w:tblPr>
      <w:tblGrid>
        <w:gridCol w:w="1256"/>
        <w:gridCol w:w="8696"/>
        <w:tblGridChange w:id="1737">
          <w:tblGrid>
            <w:gridCol w:w="1256"/>
            <w:gridCol w:w="8696"/>
          </w:tblGrid>
        </w:tblGridChange>
      </w:tblGrid>
      <w:tr w:rsidR="00CD64CB" w14:paraId="71E79E9D" w14:textId="77777777" w:rsidTr="00FE186F">
        <w:trPr>
          <w:ins w:id="1738" w:author="Etion Pinari [2]" w:date="2020-12-07T20:16:00Z"/>
        </w:trPr>
        <w:tc>
          <w:tcPr>
            <w:tcW w:w="631" w:type="pct"/>
            <w:shd w:val="clear" w:color="auto" w:fill="B4C6E7" w:themeFill="accent1" w:themeFillTint="66"/>
            <w:tcPrChange w:id="1739" w:author="Etion Pinari [2]" w:date="2020-12-08T09:33:00Z">
              <w:tcPr>
                <w:tcW w:w="631" w:type="pct"/>
              </w:tcPr>
            </w:tcPrChange>
          </w:tcPr>
          <w:p w14:paraId="140EAED2" w14:textId="46360806" w:rsidR="00CD64CB" w:rsidRPr="00450AA4" w:rsidRDefault="00450AA4" w:rsidP="00CD64CB">
            <w:pPr>
              <w:pStyle w:val="ListParagraph"/>
              <w:spacing w:line="360" w:lineRule="auto"/>
              <w:ind w:left="0"/>
              <w:rPr>
                <w:ins w:id="1740" w:author="Etion Pinari [2]" w:date="2020-12-07T20:16:00Z"/>
                <w:rStyle w:val="SubtleEmphasis"/>
                <w:b/>
                <w:bCs w:val="0"/>
                <w:i w:val="0"/>
                <w:iCs w:val="0"/>
                <w:szCs w:val="24"/>
                <w:rPrChange w:id="1741" w:author="Etion Pinari [2]" w:date="2020-12-07T21:30:00Z">
                  <w:rPr>
                    <w:ins w:id="1742" w:author="Etion Pinari [2]" w:date="2020-12-07T20:16:00Z"/>
                    <w:rStyle w:val="SubtleEmphasis"/>
                    <w:i w:val="0"/>
                    <w:iCs w:val="0"/>
                    <w:szCs w:val="24"/>
                  </w:rPr>
                </w:rPrChange>
              </w:rPr>
            </w:pPr>
            <w:ins w:id="1743" w:author="Etion Pinari [2]" w:date="2020-12-07T21:30:00Z">
              <w:r w:rsidRPr="00450AA4">
                <w:rPr>
                  <w:rStyle w:val="SubtleEmphasis"/>
                  <w:b/>
                  <w:bCs w:val="0"/>
                  <w:i w:val="0"/>
                  <w:iCs w:val="0"/>
                  <w:sz w:val="32"/>
                  <w:szCs w:val="32"/>
                  <w:rPrChange w:id="1744" w:author="Etion Pinari [2]" w:date="2020-12-07T21:30:00Z">
                    <w:rPr>
                      <w:rStyle w:val="SubtleEmphasis"/>
                      <w:i w:val="0"/>
                      <w:iCs w:val="0"/>
                      <w:szCs w:val="24"/>
                    </w:rPr>
                  </w:rPrChange>
                </w:rPr>
                <w:t>G5</w:t>
              </w:r>
            </w:ins>
          </w:p>
        </w:tc>
        <w:tc>
          <w:tcPr>
            <w:tcW w:w="4369" w:type="pct"/>
            <w:tcPrChange w:id="1745" w:author="Etion Pinari [2]" w:date="2020-12-08T09:33:00Z">
              <w:tcPr>
                <w:tcW w:w="4369" w:type="pct"/>
              </w:tcPr>
            </w:tcPrChange>
          </w:tcPr>
          <w:p w14:paraId="12556A9C" w14:textId="3CB27C70" w:rsidR="00CD64CB" w:rsidRPr="00F83BB8" w:rsidRDefault="00450AA4" w:rsidP="00CD64CB">
            <w:pPr>
              <w:pStyle w:val="ListParagraph"/>
              <w:spacing w:line="360" w:lineRule="auto"/>
              <w:ind w:left="0"/>
              <w:rPr>
                <w:ins w:id="1746" w:author="Etion Pinari [2]" w:date="2020-12-07T20:16:00Z"/>
                <w:rStyle w:val="SubtleEmphasis"/>
                <w:i w:val="0"/>
                <w:iCs w:val="0"/>
                <w:sz w:val="26"/>
                <w:rPrChange w:id="1747" w:author="Etion Pinari [2]" w:date="2020-12-08T10:36:00Z">
                  <w:rPr>
                    <w:ins w:id="1748" w:author="Etion Pinari [2]" w:date="2020-12-07T20:16:00Z"/>
                    <w:rStyle w:val="SubtleEmphasis"/>
                    <w:i w:val="0"/>
                    <w:iCs w:val="0"/>
                    <w:szCs w:val="24"/>
                  </w:rPr>
                </w:rPrChange>
              </w:rPr>
            </w:pPr>
            <w:ins w:id="1749" w:author="Etion Pinari [2]" w:date="2020-12-07T21:30:00Z">
              <w:r w:rsidRPr="00F83BB8">
                <w:rPr>
                  <w:rStyle w:val="SubtleEmphasis"/>
                  <w:i w:val="0"/>
                  <w:iCs w:val="0"/>
                  <w:sz w:val="26"/>
                  <w:rPrChange w:id="1750" w:author="Etion Pinari [2]" w:date="2020-12-08T10:36:00Z">
                    <w:rPr>
                      <w:rStyle w:val="SubtleEmphasis"/>
                      <w:i w:val="0"/>
                      <w:iCs w:val="0"/>
                      <w:szCs w:val="24"/>
                    </w:rPr>
                  </w:rPrChange>
                </w:rPr>
                <w:t>Stores should allow as many customers inside as possible</w:t>
              </w:r>
            </w:ins>
          </w:p>
        </w:tc>
      </w:tr>
      <w:tr w:rsidR="00450AA4" w14:paraId="77E9ED1A" w14:textId="77777777" w:rsidTr="00AD6669">
        <w:trPr>
          <w:ins w:id="1751" w:author="Etion Pinari [2]" w:date="2020-12-07T21:31:00Z"/>
        </w:trPr>
        <w:tc>
          <w:tcPr>
            <w:tcW w:w="631" w:type="pct"/>
            <w:shd w:val="clear" w:color="auto" w:fill="F7CAAC" w:themeFill="accent2" w:themeFillTint="66"/>
            <w:tcPrChange w:id="1752" w:author="Etion Pinari [2]" w:date="2020-12-08T09:32:00Z">
              <w:tcPr>
                <w:tcW w:w="631" w:type="pct"/>
              </w:tcPr>
            </w:tcPrChange>
          </w:tcPr>
          <w:p w14:paraId="26EA7099" w14:textId="72408C64" w:rsidR="00450AA4" w:rsidRPr="002B1E91" w:rsidRDefault="00450AA4" w:rsidP="00CD64CB">
            <w:pPr>
              <w:pStyle w:val="ListParagraph"/>
              <w:spacing w:line="360" w:lineRule="auto"/>
              <w:ind w:left="0"/>
              <w:rPr>
                <w:ins w:id="1753" w:author="Etion Pinari [2]" w:date="2020-12-07T21:31:00Z"/>
                <w:rStyle w:val="SubtleEmphasis"/>
                <w:i w:val="0"/>
                <w:iCs w:val="0"/>
                <w:sz w:val="26"/>
                <w:rPrChange w:id="1754" w:author="Etion Pinari [2]" w:date="2020-12-08T13:50:00Z">
                  <w:rPr>
                    <w:ins w:id="1755" w:author="Etion Pinari [2]" w:date="2020-12-07T21:31:00Z"/>
                    <w:rStyle w:val="SubtleEmphasis"/>
                    <w:i w:val="0"/>
                    <w:iCs w:val="0"/>
                    <w:szCs w:val="24"/>
                  </w:rPr>
                </w:rPrChange>
              </w:rPr>
            </w:pPr>
            <w:ins w:id="1756" w:author="Etion Pinari [2]" w:date="2020-12-07T21:31:00Z">
              <w:r w:rsidRPr="002B1E91">
                <w:rPr>
                  <w:rStyle w:val="SubtleEmphasis"/>
                  <w:i w:val="0"/>
                  <w:iCs w:val="0"/>
                  <w:sz w:val="26"/>
                  <w:rPrChange w:id="1757" w:author="Etion Pinari [2]" w:date="2020-12-08T13:50:00Z">
                    <w:rPr>
                      <w:rStyle w:val="SubtleEmphasis"/>
                      <w:i w:val="0"/>
                      <w:iCs w:val="0"/>
                      <w:szCs w:val="24"/>
                    </w:rPr>
                  </w:rPrChange>
                </w:rPr>
                <w:t>A2</w:t>
              </w:r>
            </w:ins>
          </w:p>
        </w:tc>
        <w:tc>
          <w:tcPr>
            <w:tcW w:w="4369" w:type="pct"/>
            <w:tcPrChange w:id="1758" w:author="Etion Pinari [2]" w:date="2020-12-08T09:32:00Z">
              <w:tcPr>
                <w:tcW w:w="4369" w:type="pct"/>
              </w:tcPr>
            </w:tcPrChange>
          </w:tcPr>
          <w:p w14:paraId="0AEE6D76" w14:textId="1F86F3C5" w:rsidR="00450AA4" w:rsidRPr="00F83BB8" w:rsidRDefault="00450AA4">
            <w:pPr>
              <w:pStyle w:val="ListParagraph"/>
              <w:tabs>
                <w:tab w:val="left" w:pos="1705"/>
              </w:tabs>
              <w:spacing w:line="360" w:lineRule="auto"/>
              <w:ind w:left="0"/>
              <w:rPr>
                <w:ins w:id="1759" w:author="Etion Pinari [2]" w:date="2020-12-07T21:31:00Z"/>
                <w:rStyle w:val="SubtleEmphasis"/>
                <w:i w:val="0"/>
                <w:iCs w:val="0"/>
                <w:sz w:val="26"/>
                <w:rPrChange w:id="1760" w:author="Etion Pinari [2]" w:date="2020-12-08T10:36:00Z">
                  <w:rPr>
                    <w:ins w:id="1761" w:author="Etion Pinari [2]" w:date="2020-12-07T21:31:00Z"/>
                    <w:rStyle w:val="SubtleEmphasis"/>
                    <w:i w:val="0"/>
                    <w:iCs w:val="0"/>
                    <w:szCs w:val="24"/>
                  </w:rPr>
                </w:rPrChange>
              </w:rPr>
              <w:pPrChange w:id="1762" w:author="Unknown" w:date="2020-12-07T21:33:00Z">
                <w:pPr>
                  <w:pStyle w:val="ListParagraph"/>
                  <w:spacing w:line="360" w:lineRule="auto"/>
                  <w:ind w:left="0"/>
                </w:pPr>
              </w:pPrChange>
            </w:pPr>
            <w:ins w:id="1763" w:author="Etion Pinari [2]" w:date="2020-12-07T21:33:00Z">
              <w:r w:rsidRPr="00F83BB8">
                <w:rPr>
                  <w:rStyle w:val="SubtleEmphasis"/>
                  <w:i w:val="0"/>
                  <w:iCs w:val="0"/>
                  <w:sz w:val="26"/>
                  <w:rPrChange w:id="1764" w:author="Etion Pinari [2]" w:date="2020-12-08T10:36:00Z">
                    <w:rPr>
                      <w:rStyle w:val="SubtleEmphasis"/>
                      <w:i w:val="0"/>
                      <w:iCs w:val="0"/>
                      <w:szCs w:val="24"/>
                    </w:rPr>
                  </w:rPrChange>
                </w:rPr>
                <w:t>User which specified a shopping list will spend 90% of their time within that visit in the departments related to the declared list</w:t>
              </w:r>
              <w:r w:rsidRPr="00F83BB8">
                <w:rPr>
                  <w:rStyle w:val="SubtleEmphasis"/>
                  <w:i w:val="0"/>
                  <w:iCs w:val="0"/>
                  <w:sz w:val="26"/>
                  <w:rPrChange w:id="1765" w:author="Etion Pinari [2]" w:date="2020-12-08T10:36:00Z">
                    <w:rPr>
                      <w:rStyle w:val="SubtleEmphasis"/>
                      <w:i w:val="0"/>
                      <w:iCs w:val="0"/>
                      <w:szCs w:val="24"/>
                    </w:rPr>
                  </w:rPrChange>
                </w:rPr>
                <w:tab/>
              </w:r>
            </w:ins>
          </w:p>
        </w:tc>
      </w:tr>
      <w:tr w:rsidR="00450AA4" w14:paraId="2AFEBCD7" w14:textId="77777777" w:rsidTr="00AD6669">
        <w:trPr>
          <w:ins w:id="1766" w:author="Etion Pinari [2]" w:date="2020-12-07T21:31:00Z"/>
        </w:trPr>
        <w:tc>
          <w:tcPr>
            <w:tcW w:w="631" w:type="pct"/>
            <w:shd w:val="clear" w:color="auto" w:fill="F7CAAC" w:themeFill="accent2" w:themeFillTint="66"/>
            <w:tcPrChange w:id="1767" w:author="Etion Pinari [2]" w:date="2020-12-08T09:32:00Z">
              <w:tcPr>
                <w:tcW w:w="631" w:type="pct"/>
              </w:tcPr>
            </w:tcPrChange>
          </w:tcPr>
          <w:p w14:paraId="5B05519C" w14:textId="6742BEAD" w:rsidR="00450AA4" w:rsidRPr="002B1E91" w:rsidRDefault="00450AA4" w:rsidP="00CD64CB">
            <w:pPr>
              <w:pStyle w:val="ListParagraph"/>
              <w:spacing w:line="360" w:lineRule="auto"/>
              <w:ind w:left="0"/>
              <w:rPr>
                <w:ins w:id="1768" w:author="Etion Pinari [2]" w:date="2020-12-07T21:31:00Z"/>
                <w:rStyle w:val="SubtleEmphasis"/>
                <w:i w:val="0"/>
                <w:iCs w:val="0"/>
                <w:sz w:val="26"/>
                <w:rPrChange w:id="1769" w:author="Etion Pinari [2]" w:date="2020-12-08T13:50:00Z">
                  <w:rPr>
                    <w:ins w:id="1770" w:author="Etion Pinari [2]" w:date="2020-12-07T21:31:00Z"/>
                    <w:rStyle w:val="SubtleEmphasis"/>
                    <w:i w:val="0"/>
                    <w:iCs w:val="0"/>
                    <w:szCs w:val="24"/>
                  </w:rPr>
                </w:rPrChange>
              </w:rPr>
            </w:pPr>
            <w:ins w:id="1771" w:author="Etion Pinari [2]" w:date="2020-12-07T21:31:00Z">
              <w:r w:rsidRPr="002B1E91">
                <w:rPr>
                  <w:rStyle w:val="SubtleEmphasis"/>
                  <w:i w:val="0"/>
                  <w:iCs w:val="0"/>
                  <w:sz w:val="26"/>
                  <w:rPrChange w:id="1772" w:author="Etion Pinari [2]" w:date="2020-12-08T13:50:00Z">
                    <w:rPr>
                      <w:rStyle w:val="SubtleEmphasis"/>
                      <w:i w:val="0"/>
                      <w:iCs w:val="0"/>
                      <w:szCs w:val="24"/>
                    </w:rPr>
                  </w:rPrChange>
                </w:rPr>
                <w:t>A3</w:t>
              </w:r>
            </w:ins>
          </w:p>
        </w:tc>
        <w:tc>
          <w:tcPr>
            <w:tcW w:w="4369" w:type="pct"/>
            <w:tcPrChange w:id="1773" w:author="Etion Pinari [2]" w:date="2020-12-08T09:32:00Z">
              <w:tcPr>
                <w:tcW w:w="4369" w:type="pct"/>
              </w:tcPr>
            </w:tcPrChange>
          </w:tcPr>
          <w:p w14:paraId="7618A855" w14:textId="77331EE7" w:rsidR="00450AA4" w:rsidRPr="00F83BB8" w:rsidRDefault="0066394C" w:rsidP="00CD64CB">
            <w:pPr>
              <w:pStyle w:val="ListParagraph"/>
              <w:spacing w:line="360" w:lineRule="auto"/>
              <w:ind w:left="0"/>
              <w:rPr>
                <w:ins w:id="1774" w:author="Etion Pinari [2]" w:date="2020-12-07T21:31:00Z"/>
                <w:rStyle w:val="SubtleEmphasis"/>
                <w:i w:val="0"/>
                <w:iCs w:val="0"/>
                <w:sz w:val="26"/>
                <w:rPrChange w:id="1775" w:author="Etion Pinari [2]" w:date="2020-12-08T10:36:00Z">
                  <w:rPr>
                    <w:ins w:id="1776" w:author="Etion Pinari [2]" w:date="2020-12-07T21:31:00Z"/>
                    <w:rStyle w:val="SubtleEmphasis"/>
                    <w:i w:val="0"/>
                    <w:iCs w:val="0"/>
                    <w:szCs w:val="24"/>
                  </w:rPr>
                </w:rPrChange>
              </w:rPr>
            </w:pPr>
            <w:ins w:id="1777" w:author="Etion Pinari [2]" w:date="2020-12-08T10:22:00Z">
              <w:r w:rsidRPr="00F83BB8">
                <w:rPr>
                  <w:rStyle w:val="SubtleEmphasis"/>
                  <w:i w:val="0"/>
                  <w:iCs w:val="0"/>
                  <w:sz w:val="26"/>
                  <w:rPrChange w:id="1778" w:author="Etion Pinari [2]" w:date="2020-12-08T10:36:00Z">
                    <w:rPr>
                      <w:rStyle w:val="SubtleEmphasis"/>
                      <w:i w:val="0"/>
                      <w:iCs w:val="0"/>
                      <w:szCs w:val="24"/>
                    </w:rPr>
                  </w:rPrChange>
                </w:rPr>
                <w:t>Data about the store’s location, store departments and items collocation in departments are correct</w:t>
              </w:r>
            </w:ins>
          </w:p>
        </w:tc>
      </w:tr>
      <w:tr w:rsidR="00CD64CB" w14:paraId="7B05211F" w14:textId="77777777" w:rsidTr="006E4D1D">
        <w:trPr>
          <w:ins w:id="1779" w:author="Etion Pinari [2]" w:date="2020-12-07T20:16:00Z"/>
        </w:trPr>
        <w:tc>
          <w:tcPr>
            <w:tcW w:w="631" w:type="pct"/>
            <w:shd w:val="clear" w:color="auto" w:fill="FF7C80"/>
            <w:tcPrChange w:id="1780" w:author="Etion Pinari [2]" w:date="2020-12-08T10:28:00Z">
              <w:tcPr>
                <w:tcW w:w="631" w:type="pct"/>
              </w:tcPr>
            </w:tcPrChange>
          </w:tcPr>
          <w:p w14:paraId="5DBCD2DC" w14:textId="68208924" w:rsidR="00CD64CB" w:rsidRPr="002B1E91" w:rsidRDefault="00450AA4" w:rsidP="00CD64CB">
            <w:pPr>
              <w:pStyle w:val="ListParagraph"/>
              <w:spacing w:line="360" w:lineRule="auto"/>
              <w:ind w:left="0"/>
              <w:rPr>
                <w:ins w:id="1781" w:author="Etion Pinari [2]" w:date="2020-12-07T20:16:00Z"/>
                <w:rStyle w:val="SubtleEmphasis"/>
                <w:i w:val="0"/>
                <w:iCs w:val="0"/>
                <w:sz w:val="26"/>
                <w:rPrChange w:id="1782" w:author="Etion Pinari [2]" w:date="2020-12-08T13:50:00Z">
                  <w:rPr>
                    <w:ins w:id="1783" w:author="Etion Pinari [2]" w:date="2020-12-07T20:16:00Z"/>
                    <w:rStyle w:val="SubtleEmphasis"/>
                    <w:i w:val="0"/>
                    <w:iCs w:val="0"/>
                    <w:szCs w:val="24"/>
                  </w:rPr>
                </w:rPrChange>
              </w:rPr>
            </w:pPr>
            <w:ins w:id="1784" w:author="Etion Pinari [2]" w:date="2020-12-07T21:31:00Z">
              <w:r w:rsidRPr="002B1E91">
                <w:rPr>
                  <w:rStyle w:val="SubtleEmphasis"/>
                  <w:i w:val="0"/>
                  <w:iCs w:val="0"/>
                  <w:sz w:val="26"/>
                  <w:rPrChange w:id="1785" w:author="Etion Pinari [2]" w:date="2020-12-08T13:50:00Z">
                    <w:rPr>
                      <w:rStyle w:val="SubtleEmphasis"/>
                      <w:i w:val="0"/>
                      <w:iCs w:val="0"/>
                      <w:szCs w:val="24"/>
                    </w:rPr>
                  </w:rPrChange>
                </w:rPr>
                <w:t>R1</w:t>
              </w:r>
            </w:ins>
          </w:p>
        </w:tc>
        <w:tc>
          <w:tcPr>
            <w:tcW w:w="4369" w:type="pct"/>
            <w:tcPrChange w:id="1786" w:author="Etion Pinari [2]" w:date="2020-12-08T10:28:00Z">
              <w:tcPr>
                <w:tcW w:w="4369" w:type="pct"/>
              </w:tcPr>
            </w:tcPrChange>
          </w:tcPr>
          <w:p w14:paraId="2FF23C6E" w14:textId="17759C82" w:rsidR="00CD64CB" w:rsidRPr="00F83BB8" w:rsidRDefault="008750D2" w:rsidP="00CD64CB">
            <w:pPr>
              <w:pStyle w:val="ListParagraph"/>
              <w:spacing w:line="360" w:lineRule="auto"/>
              <w:ind w:left="0"/>
              <w:rPr>
                <w:ins w:id="1787" w:author="Etion Pinari [2]" w:date="2020-12-07T20:16:00Z"/>
                <w:rStyle w:val="SubtleEmphasis"/>
                <w:i w:val="0"/>
                <w:iCs w:val="0"/>
                <w:sz w:val="26"/>
                <w:rPrChange w:id="1788" w:author="Etion Pinari [2]" w:date="2020-12-08T10:36:00Z">
                  <w:rPr>
                    <w:ins w:id="1789" w:author="Etion Pinari [2]" w:date="2020-12-07T20:16:00Z"/>
                    <w:rStyle w:val="SubtleEmphasis"/>
                    <w:i w:val="0"/>
                    <w:iCs w:val="0"/>
                    <w:szCs w:val="24"/>
                  </w:rPr>
                </w:rPrChange>
              </w:rPr>
            </w:pPr>
            <w:ins w:id="1790" w:author="Etion Pinari [2]" w:date="2020-12-07T21:46:00Z">
              <w:r w:rsidRPr="00F83BB8">
                <w:rPr>
                  <w:rStyle w:val="SubtleEmphasis"/>
                  <w:b/>
                  <w:bCs w:val="0"/>
                  <w:i w:val="0"/>
                  <w:iCs w:val="0"/>
                  <w:sz w:val="26"/>
                  <w:rPrChange w:id="1791" w:author="Etion Pinari [2]" w:date="2020-12-08T10:36:00Z">
                    <w:rPr>
                      <w:rStyle w:val="SubtleEmphasis"/>
                      <w:i w:val="0"/>
                      <w:iCs w:val="0"/>
                      <w:szCs w:val="24"/>
                    </w:rPr>
                  </w:rPrChange>
                </w:rPr>
                <w:t>The system shall</w:t>
              </w:r>
              <w:r w:rsidRPr="00F83BB8">
                <w:rPr>
                  <w:rStyle w:val="SubtleEmphasis"/>
                  <w:i w:val="0"/>
                  <w:iCs w:val="0"/>
                  <w:sz w:val="26"/>
                  <w:rPrChange w:id="1792" w:author="Etion Pinari [2]" w:date="2020-12-08T10:36:00Z">
                    <w:rPr>
                      <w:rStyle w:val="SubtleEmphasis"/>
                      <w:i w:val="0"/>
                      <w:iCs w:val="0"/>
                      <w:szCs w:val="24"/>
                    </w:rPr>
                  </w:rPrChange>
                </w:rPr>
                <w:t xml:space="preserve"> allow users to get a ticket with a date and time that shows when to go to a certain store, virtually</w:t>
              </w:r>
            </w:ins>
          </w:p>
        </w:tc>
      </w:tr>
      <w:tr w:rsidR="00CD64CB" w14:paraId="19FA1AA7" w14:textId="77777777" w:rsidTr="006E4D1D">
        <w:trPr>
          <w:ins w:id="1793" w:author="Etion Pinari [2]" w:date="2020-12-07T20:16:00Z"/>
        </w:trPr>
        <w:tc>
          <w:tcPr>
            <w:tcW w:w="631" w:type="pct"/>
            <w:shd w:val="clear" w:color="auto" w:fill="FF7C80"/>
            <w:tcPrChange w:id="1794" w:author="Etion Pinari [2]" w:date="2020-12-08T10:28:00Z">
              <w:tcPr>
                <w:tcW w:w="631" w:type="pct"/>
              </w:tcPr>
            </w:tcPrChange>
          </w:tcPr>
          <w:p w14:paraId="0ED4A850" w14:textId="295AFEFE" w:rsidR="00CD64CB" w:rsidRPr="002B1E91" w:rsidRDefault="00450AA4" w:rsidP="00CD64CB">
            <w:pPr>
              <w:pStyle w:val="ListParagraph"/>
              <w:spacing w:line="360" w:lineRule="auto"/>
              <w:ind w:left="0"/>
              <w:rPr>
                <w:ins w:id="1795" w:author="Etion Pinari [2]" w:date="2020-12-07T20:16:00Z"/>
                <w:rStyle w:val="SubtleEmphasis"/>
                <w:i w:val="0"/>
                <w:iCs w:val="0"/>
                <w:sz w:val="26"/>
                <w:rPrChange w:id="1796" w:author="Etion Pinari [2]" w:date="2020-12-08T13:50:00Z">
                  <w:rPr>
                    <w:ins w:id="1797" w:author="Etion Pinari [2]" w:date="2020-12-07T20:16:00Z"/>
                    <w:rStyle w:val="SubtleEmphasis"/>
                    <w:i w:val="0"/>
                    <w:iCs w:val="0"/>
                    <w:szCs w:val="24"/>
                  </w:rPr>
                </w:rPrChange>
              </w:rPr>
            </w:pPr>
            <w:ins w:id="1798" w:author="Etion Pinari [2]" w:date="2020-12-07T21:31:00Z">
              <w:r w:rsidRPr="002B1E91">
                <w:rPr>
                  <w:rStyle w:val="SubtleEmphasis"/>
                  <w:i w:val="0"/>
                  <w:iCs w:val="0"/>
                  <w:sz w:val="26"/>
                  <w:rPrChange w:id="1799" w:author="Etion Pinari [2]" w:date="2020-12-08T13:50:00Z">
                    <w:rPr>
                      <w:rStyle w:val="SubtleEmphasis"/>
                      <w:i w:val="0"/>
                      <w:iCs w:val="0"/>
                      <w:szCs w:val="24"/>
                    </w:rPr>
                  </w:rPrChange>
                </w:rPr>
                <w:t>R2</w:t>
              </w:r>
            </w:ins>
          </w:p>
        </w:tc>
        <w:tc>
          <w:tcPr>
            <w:tcW w:w="4369" w:type="pct"/>
            <w:tcPrChange w:id="1800" w:author="Etion Pinari [2]" w:date="2020-12-08T10:28:00Z">
              <w:tcPr>
                <w:tcW w:w="4369" w:type="pct"/>
              </w:tcPr>
            </w:tcPrChange>
          </w:tcPr>
          <w:p w14:paraId="0F49B6E5" w14:textId="283355FC" w:rsidR="00CD64CB" w:rsidRPr="00F83BB8" w:rsidRDefault="008750D2" w:rsidP="00CD64CB">
            <w:pPr>
              <w:pStyle w:val="ListParagraph"/>
              <w:spacing w:line="360" w:lineRule="auto"/>
              <w:ind w:left="0"/>
              <w:rPr>
                <w:ins w:id="1801" w:author="Etion Pinari [2]" w:date="2020-12-07T20:16:00Z"/>
                <w:rStyle w:val="SubtleEmphasis"/>
                <w:i w:val="0"/>
                <w:iCs w:val="0"/>
                <w:sz w:val="26"/>
                <w:rPrChange w:id="1802" w:author="Etion Pinari [2]" w:date="2020-12-08T10:36:00Z">
                  <w:rPr>
                    <w:ins w:id="1803" w:author="Etion Pinari [2]" w:date="2020-12-07T20:16:00Z"/>
                    <w:rStyle w:val="SubtleEmphasis"/>
                    <w:i w:val="0"/>
                    <w:iCs w:val="0"/>
                    <w:szCs w:val="24"/>
                  </w:rPr>
                </w:rPrChange>
              </w:rPr>
            </w:pPr>
            <w:ins w:id="1804" w:author="Etion Pinari [2]" w:date="2020-12-07T21:48:00Z">
              <w:r w:rsidRPr="00F83BB8">
                <w:rPr>
                  <w:rStyle w:val="SubtleEmphasis"/>
                  <w:b/>
                  <w:bCs w:val="0"/>
                  <w:i w:val="0"/>
                  <w:iCs w:val="0"/>
                  <w:sz w:val="26"/>
                  <w:rPrChange w:id="1805" w:author="Etion Pinari [2]" w:date="2020-12-08T10:36:00Z">
                    <w:rPr>
                      <w:rStyle w:val="SubtleEmphasis"/>
                      <w:i w:val="0"/>
                      <w:iCs w:val="0"/>
                      <w:szCs w:val="24"/>
                    </w:rPr>
                  </w:rPrChange>
                </w:rPr>
                <w:t>The system shall</w:t>
              </w:r>
              <w:r w:rsidRPr="00F83BB8">
                <w:rPr>
                  <w:rStyle w:val="SubtleEmphasis"/>
                  <w:i w:val="0"/>
                  <w:iCs w:val="0"/>
                  <w:sz w:val="26"/>
                  <w:rPrChange w:id="1806" w:author="Etion Pinari [2]" w:date="2020-12-08T10:36:00Z">
                    <w:rPr>
                      <w:rStyle w:val="SubtleEmphasis"/>
                      <w:i w:val="0"/>
                      <w:iCs w:val="0"/>
                      <w:szCs w:val="24"/>
                    </w:rPr>
                  </w:rPrChange>
                </w:rPr>
                <w:t xml:space="preserve"> allow users to get a ticket with a date and time that shows when to go to a certain store, physically</w:t>
              </w:r>
            </w:ins>
          </w:p>
        </w:tc>
      </w:tr>
      <w:tr w:rsidR="00CD64CB" w14:paraId="7930FB3E" w14:textId="77777777" w:rsidTr="006E4D1D">
        <w:trPr>
          <w:ins w:id="1807" w:author="Etion Pinari [2]" w:date="2020-12-07T20:16:00Z"/>
        </w:trPr>
        <w:tc>
          <w:tcPr>
            <w:tcW w:w="631" w:type="pct"/>
            <w:shd w:val="clear" w:color="auto" w:fill="FF7C80"/>
            <w:tcPrChange w:id="1808" w:author="Etion Pinari [2]" w:date="2020-12-08T10:28:00Z">
              <w:tcPr>
                <w:tcW w:w="631" w:type="pct"/>
              </w:tcPr>
            </w:tcPrChange>
          </w:tcPr>
          <w:p w14:paraId="2ADD39A2" w14:textId="33017D2F" w:rsidR="00CD64CB" w:rsidRPr="002B1E91" w:rsidRDefault="00450AA4" w:rsidP="00CD64CB">
            <w:pPr>
              <w:pStyle w:val="ListParagraph"/>
              <w:spacing w:line="360" w:lineRule="auto"/>
              <w:ind w:left="0"/>
              <w:rPr>
                <w:ins w:id="1809" w:author="Etion Pinari [2]" w:date="2020-12-07T20:16:00Z"/>
                <w:rStyle w:val="SubtleEmphasis"/>
                <w:i w:val="0"/>
                <w:iCs w:val="0"/>
                <w:sz w:val="26"/>
                <w:rPrChange w:id="1810" w:author="Etion Pinari [2]" w:date="2020-12-08T13:50:00Z">
                  <w:rPr>
                    <w:ins w:id="1811" w:author="Etion Pinari [2]" w:date="2020-12-07T20:16:00Z"/>
                    <w:rStyle w:val="SubtleEmphasis"/>
                    <w:i w:val="0"/>
                    <w:iCs w:val="0"/>
                    <w:szCs w:val="24"/>
                  </w:rPr>
                </w:rPrChange>
              </w:rPr>
            </w:pPr>
            <w:ins w:id="1812" w:author="Etion Pinari [2]" w:date="2020-12-07T21:31:00Z">
              <w:r w:rsidRPr="002B1E91">
                <w:rPr>
                  <w:rStyle w:val="SubtleEmphasis"/>
                  <w:i w:val="0"/>
                  <w:iCs w:val="0"/>
                  <w:sz w:val="26"/>
                  <w:rPrChange w:id="1813" w:author="Etion Pinari [2]" w:date="2020-12-08T13:50:00Z">
                    <w:rPr>
                      <w:rStyle w:val="SubtleEmphasis"/>
                      <w:i w:val="0"/>
                      <w:iCs w:val="0"/>
                      <w:szCs w:val="24"/>
                    </w:rPr>
                  </w:rPrChange>
                </w:rPr>
                <w:t>R3</w:t>
              </w:r>
            </w:ins>
          </w:p>
        </w:tc>
        <w:tc>
          <w:tcPr>
            <w:tcW w:w="4369" w:type="pct"/>
            <w:tcPrChange w:id="1814" w:author="Etion Pinari [2]" w:date="2020-12-08T10:28:00Z">
              <w:tcPr>
                <w:tcW w:w="4369" w:type="pct"/>
              </w:tcPr>
            </w:tcPrChange>
          </w:tcPr>
          <w:p w14:paraId="03F8C1D7" w14:textId="34B1FB4A" w:rsidR="00CD64CB" w:rsidRPr="00F83BB8" w:rsidRDefault="00450AA4">
            <w:pPr>
              <w:pStyle w:val="ListParagraph"/>
              <w:tabs>
                <w:tab w:val="left" w:pos="2154"/>
              </w:tabs>
              <w:spacing w:line="360" w:lineRule="auto"/>
              <w:ind w:left="0"/>
              <w:rPr>
                <w:ins w:id="1815" w:author="Etion Pinari [2]" w:date="2020-12-07T20:16:00Z"/>
                <w:rStyle w:val="SubtleEmphasis"/>
                <w:i w:val="0"/>
                <w:iCs w:val="0"/>
                <w:sz w:val="26"/>
                <w:rPrChange w:id="1816" w:author="Etion Pinari [2]" w:date="2020-12-08T10:36:00Z">
                  <w:rPr>
                    <w:ins w:id="1817" w:author="Etion Pinari [2]" w:date="2020-12-07T20:16:00Z"/>
                    <w:rStyle w:val="SubtleEmphasis"/>
                    <w:i w:val="0"/>
                    <w:iCs w:val="0"/>
                    <w:szCs w:val="24"/>
                  </w:rPr>
                </w:rPrChange>
              </w:rPr>
              <w:pPrChange w:id="1818" w:author="Unknown" w:date="2020-12-07T21:30:00Z">
                <w:pPr>
                  <w:pStyle w:val="ListParagraph"/>
                  <w:spacing w:line="360" w:lineRule="auto"/>
                  <w:ind w:left="0"/>
                </w:pPr>
              </w:pPrChange>
            </w:pPr>
            <w:ins w:id="1819" w:author="Etion Pinari [2]" w:date="2020-12-07T21:30:00Z">
              <w:r w:rsidRPr="00F83BB8">
                <w:rPr>
                  <w:rStyle w:val="SubtleEmphasis"/>
                  <w:b/>
                  <w:bCs w:val="0"/>
                  <w:i w:val="0"/>
                  <w:iCs w:val="0"/>
                  <w:sz w:val="26"/>
                  <w:rPrChange w:id="1820" w:author="Etion Pinari [2]" w:date="2020-12-08T10:36:00Z">
                    <w:rPr>
                      <w:rStyle w:val="SubtleEmphasis"/>
                      <w:i w:val="0"/>
                      <w:iCs w:val="0"/>
                      <w:szCs w:val="24"/>
                    </w:rPr>
                  </w:rPrChange>
                </w:rPr>
                <w:t>The system shall</w:t>
              </w:r>
              <w:r w:rsidRPr="00F83BB8">
                <w:rPr>
                  <w:rStyle w:val="SubtleEmphasis"/>
                  <w:i w:val="0"/>
                  <w:iCs w:val="0"/>
                  <w:sz w:val="26"/>
                  <w:rPrChange w:id="1821" w:author="Etion Pinari [2]" w:date="2020-12-08T10:36:00Z">
                    <w:rPr>
                      <w:rStyle w:val="SubtleEmphasis"/>
                      <w:i w:val="0"/>
                      <w:iCs w:val="0"/>
                      <w:szCs w:val="24"/>
                    </w:rPr>
                  </w:rPrChange>
                </w:rPr>
                <w:t xml:space="preserve"> allow users to book a visit virtually with their desired store, up to the next 7 upcoming days</w:t>
              </w:r>
              <w:r w:rsidRPr="00F83BB8">
                <w:rPr>
                  <w:rStyle w:val="SubtleEmphasis"/>
                  <w:i w:val="0"/>
                  <w:iCs w:val="0"/>
                  <w:sz w:val="26"/>
                  <w:rPrChange w:id="1822" w:author="Etion Pinari [2]" w:date="2020-12-08T10:36:00Z">
                    <w:rPr>
                      <w:rStyle w:val="SubtleEmphasis"/>
                      <w:i w:val="0"/>
                      <w:iCs w:val="0"/>
                      <w:szCs w:val="24"/>
                    </w:rPr>
                  </w:rPrChange>
                </w:rPr>
                <w:tab/>
              </w:r>
            </w:ins>
          </w:p>
        </w:tc>
      </w:tr>
      <w:tr w:rsidR="00C06455" w14:paraId="46960A6B" w14:textId="77777777" w:rsidTr="006E4D1D">
        <w:trPr>
          <w:ins w:id="1823" w:author="Etion Pinari [2]" w:date="2020-12-07T20:16:00Z"/>
        </w:trPr>
        <w:tc>
          <w:tcPr>
            <w:tcW w:w="631" w:type="pct"/>
            <w:shd w:val="clear" w:color="auto" w:fill="FF7C80"/>
            <w:tcPrChange w:id="1824" w:author="Etion Pinari [2]" w:date="2020-12-08T10:28:00Z">
              <w:tcPr>
                <w:tcW w:w="631" w:type="pct"/>
              </w:tcPr>
            </w:tcPrChange>
          </w:tcPr>
          <w:p w14:paraId="672364D2" w14:textId="5934C901" w:rsidR="00C06455" w:rsidRPr="002B1E91" w:rsidRDefault="00C06455" w:rsidP="00C06455">
            <w:pPr>
              <w:pStyle w:val="ListParagraph"/>
              <w:spacing w:line="360" w:lineRule="auto"/>
              <w:ind w:left="0"/>
              <w:rPr>
                <w:ins w:id="1825" w:author="Etion Pinari [2]" w:date="2020-12-07T20:16:00Z"/>
                <w:rStyle w:val="SubtleEmphasis"/>
                <w:i w:val="0"/>
                <w:iCs w:val="0"/>
                <w:sz w:val="26"/>
                <w:rPrChange w:id="1826" w:author="Etion Pinari [2]" w:date="2020-12-08T13:50:00Z">
                  <w:rPr>
                    <w:ins w:id="1827" w:author="Etion Pinari [2]" w:date="2020-12-07T20:16:00Z"/>
                    <w:rStyle w:val="SubtleEmphasis"/>
                    <w:i w:val="0"/>
                    <w:iCs w:val="0"/>
                    <w:szCs w:val="24"/>
                  </w:rPr>
                </w:rPrChange>
              </w:rPr>
            </w:pPr>
            <w:ins w:id="1828" w:author="Etion Pinari [2]" w:date="2020-12-07T21:31:00Z">
              <w:r w:rsidRPr="002B1E91">
                <w:rPr>
                  <w:rStyle w:val="SubtleEmphasis"/>
                  <w:i w:val="0"/>
                  <w:iCs w:val="0"/>
                  <w:sz w:val="26"/>
                  <w:rPrChange w:id="1829" w:author="Etion Pinari [2]" w:date="2020-12-08T13:50:00Z">
                    <w:rPr>
                      <w:rStyle w:val="SubtleEmphasis"/>
                      <w:i w:val="0"/>
                      <w:iCs w:val="0"/>
                      <w:szCs w:val="24"/>
                    </w:rPr>
                  </w:rPrChange>
                </w:rPr>
                <w:t>R5</w:t>
              </w:r>
            </w:ins>
          </w:p>
        </w:tc>
        <w:tc>
          <w:tcPr>
            <w:tcW w:w="4369" w:type="pct"/>
            <w:tcPrChange w:id="1830" w:author="Etion Pinari [2]" w:date="2020-12-08T10:28:00Z">
              <w:tcPr>
                <w:tcW w:w="4369" w:type="pct"/>
              </w:tcPr>
            </w:tcPrChange>
          </w:tcPr>
          <w:p w14:paraId="53DFAA53" w14:textId="2D79789F" w:rsidR="00C06455" w:rsidRPr="00F83BB8" w:rsidRDefault="00C06455" w:rsidP="00C06455">
            <w:pPr>
              <w:pStyle w:val="ListParagraph"/>
              <w:spacing w:line="360" w:lineRule="auto"/>
              <w:ind w:left="0"/>
              <w:rPr>
                <w:ins w:id="1831" w:author="Etion Pinari [2]" w:date="2020-12-07T20:16:00Z"/>
                <w:rStyle w:val="SubtleEmphasis"/>
                <w:i w:val="0"/>
                <w:iCs w:val="0"/>
                <w:sz w:val="26"/>
                <w:rPrChange w:id="1832" w:author="Etion Pinari [2]" w:date="2020-12-08T10:36:00Z">
                  <w:rPr>
                    <w:ins w:id="1833" w:author="Etion Pinari [2]" w:date="2020-12-07T20:16:00Z"/>
                    <w:rStyle w:val="SubtleEmphasis"/>
                    <w:i w:val="0"/>
                    <w:iCs w:val="0"/>
                    <w:szCs w:val="24"/>
                  </w:rPr>
                </w:rPrChange>
              </w:rPr>
            </w:pPr>
            <w:ins w:id="1834" w:author="Etion Pinari [2]" w:date="2020-12-07T21:55:00Z">
              <w:r w:rsidRPr="00F83BB8">
                <w:rPr>
                  <w:b/>
                  <w:sz w:val="26"/>
                  <w:rPrChange w:id="1835" w:author="Etion Pinari [2]" w:date="2020-12-08T10:36:00Z">
                    <w:rPr>
                      <w:b/>
                      <w:i/>
                      <w:iCs/>
                      <w:sz w:val="26"/>
                    </w:rPr>
                  </w:rPrChange>
                </w:rPr>
                <w:t>The system shall</w:t>
              </w:r>
              <w:r w:rsidRPr="00F83BB8">
                <w:rPr>
                  <w:sz w:val="26"/>
                  <w:rPrChange w:id="1836" w:author="Etion Pinari [2]" w:date="2020-12-08T10:36:00Z">
                    <w:rPr>
                      <w:sz w:val="26"/>
                    </w:rPr>
                  </w:rPrChange>
                </w:rPr>
                <w:t xml:space="preserve"> ask users how much he or she thinks the trip to the store will last</w:t>
              </w:r>
            </w:ins>
          </w:p>
        </w:tc>
      </w:tr>
      <w:tr w:rsidR="003E2678" w14:paraId="7591534D" w14:textId="77777777" w:rsidTr="006E4D1D">
        <w:trPr>
          <w:ins w:id="1837" w:author="Etion Pinari [2]" w:date="2020-12-07T20:16:00Z"/>
        </w:trPr>
        <w:tc>
          <w:tcPr>
            <w:tcW w:w="631" w:type="pct"/>
            <w:shd w:val="clear" w:color="auto" w:fill="FF7C80"/>
            <w:tcPrChange w:id="1838" w:author="Etion Pinari [2]" w:date="2020-12-08T10:28:00Z">
              <w:tcPr>
                <w:tcW w:w="631" w:type="pct"/>
              </w:tcPr>
            </w:tcPrChange>
          </w:tcPr>
          <w:p w14:paraId="051A83AA" w14:textId="01854DEF" w:rsidR="003E2678" w:rsidRPr="002B1E91" w:rsidRDefault="003E2678" w:rsidP="00CD64CB">
            <w:pPr>
              <w:pStyle w:val="ListParagraph"/>
              <w:spacing w:line="360" w:lineRule="auto"/>
              <w:ind w:left="0"/>
              <w:rPr>
                <w:ins w:id="1839" w:author="Etion Pinari [2]" w:date="2020-12-07T20:16:00Z"/>
                <w:rStyle w:val="SubtleEmphasis"/>
                <w:i w:val="0"/>
                <w:iCs w:val="0"/>
                <w:sz w:val="26"/>
                <w:rPrChange w:id="1840" w:author="Etion Pinari [2]" w:date="2020-12-08T13:50:00Z">
                  <w:rPr>
                    <w:ins w:id="1841" w:author="Etion Pinari [2]" w:date="2020-12-07T20:16:00Z"/>
                    <w:rStyle w:val="SubtleEmphasis"/>
                    <w:i w:val="0"/>
                    <w:iCs w:val="0"/>
                    <w:szCs w:val="24"/>
                  </w:rPr>
                </w:rPrChange>
              </w:rPr>
            </w:pPr>
            <w:ins w:id="1842" w:author="Etion Pinari [2]" w:date="2020-12-08T13:42:00Z">
              <w:r w:rsidRPr="002B1E91">
                <w:rPr>
                  <w:rStyle w:val="SubtleEmphasis"/>
                  <w:i w:val="0"/>
                  <w:iCs w:val="0"/>
                  <w:sz w:val="26"/>
                  <w:rPrChange w:id="1843" w:author="Etion Pinari [2]" w:date="2020-12-08T13:50:00Z">
                    <w:rPr>
                      <w:rStyle w:val="SubtleEmphasis"/>
                      <w:i w:val="0"/>
                      <w:iCs w:val="0"/>
                      <w:szCs w:val="24"/>
                    </w:rPr>
                  </w:rPrChange>
                </w:rPr>
                <w:t>R9</w:t>
              </w:r>
            </w:ins>
          </w:p>
        </w:tc>
        <w:tc>
          <w:tcPr>
            <w:tcW w:w="4369" w:type="pct"/>
            <w:tcPrChange w:id="1844" w:author="Etion Pinari [2]" w:date="2020-12-08T10:28:00Z">
              <w:tcPr>
                <w:tcW w:w="4369" w:type="pct"/>
              </w:tcPr>
            </w:tcPrChange>
          </w:tcPr>
          <w:p w14:paraId="6539CD99" w14:textId="797436F5" w:rsidR="003E2678" w:rsidRPr="00F83BB8" w:rsidRDefault="003E2678" w:rsidP="00CD64CB">
            <w:pPr>
              <w:pStyle w:val="ListParagraph"/>
              <w:spacing w:line="360" w:lineRule="auto"/>
              <w:ind w:left="0"/>
              <w:rPr>
                <w:ins w:id="1845" w:author="Etion Pinari [2]" w:date="2020-12-07T20:16:00Z"/>
                <w:rStyle w:val="SubtleEmphasis"/>
                <w:i w:val="0"/>
                <w:iCs w:val="0"/>
                <w:sz w:val="26"/>
                <w:rPrChange w:id="1846" w:author="Etion Pinari [2]" w:date="2020-12-08T10:36:00Z">
                  <w:rPr>
                    <w:ins w:id="1847" w:author="Etion Pinari [2]" w:date="2020-12-07T20:16:00Z"/>
                    <w:rStyle w:val="SubtleEmphasis"/>
                    <w:i w:val="0"/>
                    <w:iCs w:val="0"/>
                    <w:szCs w:val="24"/>
                  </w:rPr>
                </w:rPrChange>
              </w:rPr>
            </w:pPr>
            <w:ins w:id="1848" w:author="Etion Pinari [2]" w:date="2020-12-08T13:42:00Z">
              <w:r w:rsidRPr="00F83BB8">
                <w:rPr>
                  <w:rStyle w:val="SubtleEmphasis"/>
                  <w:b/>
                  <w:bCs w:val="0"/>
                  <w:i w:val="0"/>
                  <w:iCs w:val="0"/>
                  <w:sz w:val="26"/>
                  <w:rPrChange w:id="1849" w:author="Etion Pinari [2]" w:date="2020-12-08T10:36:00Z">
                    <w:rPr>
                      <w:rStyle w:val="SubtleEmphasis"/>
                      <w:i w:val="0"/>
                      <w:iCs w:val="0"/>
                      <w:szCs w:val="24"/>
                    </w:rPr>
                  </w:rPrChange>
                </w:rPr>
                <w:t>The system shall</w:t>
              </w:r>
              <w:r w:rsidRPr="00F83BB8">
                <w:rPr>
                  <w:rStyle w:val="SubtleEmphasis"/>
                  <w:i w:val="0"/>
                  <w:iCs w:val="0"/>
                  <w:sz w:val="26"/>
                  <w:rPrChange w:id="1850" w:author="Etion Pinari [2]" w:date="2020-12-08T10:36:00Z">
                    <w:rPr>
                      <w:rStyle w:val="SubtleEmphasis"/>
                      <w:i w:val="0"/>
                      <w:iCs w:val="0"/>
                      <w:szCs w:val="24"/>
                    </w:rPr>
                  </w:rPrChange>
                </w:rPr>
                <w:t xml:space="preserve"> allow its users to insert information about which categories or items they want to buy</w:t>
              </w:r>
            </w:ins>
          </w:p>
        </w:tc>
      </w:tr>
      <w:tr w:rsidR="003E2678" w14:paraId="0480908D" w14:textId="77777777" w:rsidTr="006E4D1D">
        <w:trPr>
          <w:ins w:id="1851" w:author="Etion Pinari [2]" w:date="2020-12-07T20:16:00Z"/>
        </w:trPr>
        <w:tc>
          <w:tcPr>
            <w:tcW w:w="631" w:type="pct"/>
            <w:shd w:val="clear" w:color="auto" w:fill="FF7C80"/>
            <w:tcPrChange w:id="1852" w:author="Etion Pinari [2]" w:date="2020-12-08T10:28:00Z">
              <w:tcPr>
                <w:tcW w:w="631" w:type="pct"/>
              </w:tcPr>
            </w:tcPrChange>
          </w:tcPr>
          <w:p w14:paraId="6335A050" w14:textId="4F1D076B" w:rsidR="003E2678" w:rsidRPr="002B1E91" w:rsidRDefault="003E2678" w:rsidP="00CD64CB">
            <w:pPr>
              <w:pStyle w:val="ListParagraph"/>
              <w:spacing w:line="360" w:lineRule="auto"/>
              <w:ind w:left="0"/>
              <w:rPr>
                <w:ins w:id="1853" w:author="Etion Pinari [2]" w:date="2020-12-07T20:16:00Z"/>
                <w:rStyle w:val="SubtleEmphasis"/>
                <w:i w:val="0"/>
                <w:iCs w:val="0"/>
                <w:sz w:val="26"/>
                <w:rPrChange w:id="1854" w:author="Etion Pinari [2]" w:date="2020-12-08T13:50:00Z">
                  <w:rPr>
                    <w:ins w:id="1855" w:author="Etion Pinari [2]" w:date="2020-12-07T20:16:00Z"/>
                    <w:rStyle w:val="SubtleEmphasis"/>
                    <w:i w:val="0"/>
                    <w:iCs w:val="0"/>
                    <w:szCs w:val="24"/>
                  </w:rPr>
                </w:rPrChange>
              </w:rPr>
            </w:pPr>
            <w:ins w:id="1856" w:author="Etion Pinari [2]" w:date="2020-12-08T13:42:00Z">
              <w:r w:rsidRPr="002B1E91">
                <w:rPr>
                  <w:rStyle w:val="SubtleEmphasis"/>
                  <w:i w:val="0"/>
                  <w:iCs w:val="0"/>
                  <w:sz w:val="26"/>
                  <w:rPrChange w:id="1857" w:author="Etion Pinari [2]" w:date="2020-12-08T13:50:00Z">
                    <w:rPr>
                      <w:rStyle w:val="SubtleEmphasis"/>
                      <w:i w:val="0"/>
                      <w:iCs w:val="0"/>
                      <w:szCs w:val="24"/>
                    </w:rPr>
                  </w:rPrChange>
                </w:rPr>
                <w:t>R10</w:t>
              </w:r>
            </w:ins>
          </w:p>
        </w:tc>
        <w:tc>
          <w:tcPr>
            <w:tcW w:w="4369" w:type="pct"/>
            <w:tcPrChange w:id="1858" w:author="Etion Pinari [2]" w:date="2020-12-08T10:28:00Z">
              <w:tcPr>
                <w:tcW w:w="4369" w:type="pct"/>
              </w:tcPr>
            </w:tcPrChange>
          </w:tcPr>
          <w:p w14:paraId="1B541A45" w14:textId="3EB004CD" w:rsidR="003E2678" w:rsidRPr="00F83BB8" w:rsidRDefault="003E2678" w:rsidP="00CD64CB">
            <w:pPr>
              <w:pStyle w:val="ListParagraph"/>
              <w:spacing w:line="360" w:lineRule="auto"/>
              <w:ind w:left="0"/>
              <w:rPr>
                <w:ins w:id="1859" w:author="Etion Pinari [2]" w:date="2020-12-07T20:16:00Z"/>
                <w:rStyle w:val="SubtleEmphasis"/>
                <w:i w:val="0"/>
                <w:iCs w:val="0"/>
                <w:sz w:val="26"/>
                <w:rPrChange w:id="1860" w:author="Etion Pinari [2]" w:date="2020-12-08T10:36:00Z">
                  <w:rPr>
                    <w:ins w:id="1861" w:author="Etion Pinari [2]" w:date="2020-12-07T20:16:00Z"/>
                    <w:rStyle w:val="SubtleEmphasis"/>
                    <w:i w:val="0"/>
                    <w:iCs w:val="0"/>
                    <w:szCs w:val="24"/>
                  </w:rPr>
                </w:rPrChange>
              </w:rPr>
            </w:pPr>
            <w:ins w:id="1862" w:author="Etion Pinari [2]" w:date="2020-12-08T13:42:00Z">
              <w:r w:rsidRPr="00F83BB8">
                <w:rPr>
                  <w:rStyle w:val="SubtleEmphasis"/>
                  <w:b/>
                  <w:bCs w:val="0"/>
                  <w:i w:val="0"/>
                  <w:iCs w:val="0"/>
                  <w:sz w:val="26"/>
                  <w:rPrChange w:id="1863" w:author="Etion Pinari [2]" w:date="2020-12-08T10:36:00Z">
                    <w:rPr>
                      <w:rStyle w:val="SubtleEmphasis"/>
                      <w:i w:val="0"/>
                      <w:iCs w:val="0"/>
                      <w:szCs w:val="24"/>
                    </w:rPr>
                  </w:rPrChange>
                </w:rPr>
                <w:t>The system shall</w:t>
              </w:r>
              <w:r w:rsidRPr="00F83BB8">
                <w:rPr>
                  <w:rStyle w:val="SubtleEmphasis"/>
                  <w:i w:val="0"/>
                  <w:iCs w:val="0"/>
                  <w:sz w:val="26"/>
                  <w:rPrChange w:id="1864" w:author="Etion Pinari [2]" w:date="2020-12-08T10:36:00Z">
                    <w:rPr>
                      <w:rStyle w:val="SubtleEmphasis"/>
                      <w:i w:val="0"/>
                      <w:iCs w:val="0"/>
                      <w:szCs w:val="24"/>
                    </w:rPr>
                  </w:rPrChange>
                </w:rPr>
                <w:t xml:space="preserve"> infer how long it will take for customers to buy all products</w:t>
              </w:r>
            </w:ins>
          </w:p>
        </w:tc>
      </w:tr>
      <w:tr w:rsidR="003E2678" w14:paraId="586B8B0F" w14:textId="77777777" w:rsidTr="006E4D1D">
        <w:trPr>
          <w:ins w:id="1865" w:author="Etion Pinari [2]" w:date="2020-12-07T20:16:00Z"/>
        </w:trPr>
        <w:tc>
          <w:tcPr>
            <w:tcW w:w="631" w:type="pct"/>
            <w:shd w:val="clear" w:color="auto" w:fill="FF7C80"/>
            <w:tcPrChange w:id="1866" w:author="Etion Pinari [2]" w:date="2020-12-08T10:28:00Z">
              <w:tcPr>
                <w:tcW w:w="631" w:type="pct"/>
              </w:tcPr>
            </w:tcPrChange>
          </w:tcPr>
          <w:p w14:paraId="47F688B3" w14:textId="1AE4A806" w:rsidR="003E2678" w:rsidRPr="002B1E91" w:rsidRDefault="003E2678" w:rsidP="00CD64CB">
            <w:pPr>
              <w:pStyle w:val="ListParagraph"/>
              <w:spacing w:line="360" w:lineRule="auto"/>
              <w:ind w:left="0"/>
              <w:rPr>
                <w:ins w:id="1867" w:author="Etion Pinari [2]" w:date="2020-12-07T20:16:00Z"/>
                <w:rStyle w:val="SubtleEmphasis"/>
                <w:i w:val="0"/>
                <w:iCs w:val="0"/>
                <w:sz w:val="26"/>
                <w:rPrChange w:id="1868" w:author="Etion Pinari [2]" w:date="2020-12-08T13:50:00Z">
                  <w:rPr>
                    <w:ins w:id="1869" w:author="Etion Pinari [2]" w:date="2020-12-07T20:16:00Z"/>
                    <w:rStyle w:val="SubtleEmphasis"/>
                    <w:i w:val="0"/>
                    <w:iCs w:val="0"/>
                    <w:szCs w:val="24"/>
                  </w:rPr>
                </w:rPrChange>
              </w:rPr>
            </w:pPr>
            <w:ins w:id="1870" w:author="Etion Pinari [2]" w:date="2020-12-08T13:42:00Z">
              <w:r w:rsidRPr="002B1E91">
                <w:rPr>
                  <w:rStyle w:val="SubtleEmphasis"/>
                  <w:i w:val="0"/>
                  <w:iCs w:val="0"/>
                  <w:sz w:val="26"/>
                  <w:rPrChange w:id="1871" w:author="Etion Pinari [2]" w:date="2020-12-08T13:50:00Z">
                    <w:rPr>
                      <w:rStyle w:val="SubtleEmphasis"/>
                      <w:i w:val="0"/>
                      <w:iCs w:val="0"/>
                      <w:szCs w:val="24"/>
                    </w:rPr>
                  </w:rPrChange>
                </w:rPr>
                <w:t>R11</w:t>
              </w:r>
            </w:ins>
          </w:p>
        </w:tc>
        <w:tc>
          <w:tcPr>
            <w:tcW w:w="4369" w:type="pct"/>
            <w:tcPrChange w:id="1872" w:author="Etion Pinari [2]" w:date="2020-12-08T10:28:00Z">
              <w:tcPr>
                <w:tcW w:w="4369" w:type="pct"/>
              </w:tcPr>
            </w:tcPrChange>
          </w:tcPr>
          <w:p w14:paraId="57E71DB5" w14:textId="74295B80" w:rsidR="003E2678" w:rsidRPr="00F83BB8" w:rsidRDefault="003E2678" w:rsidP="00CD64CB">
            <w:pPr>
              <w:pStyle w:val="ListParagraph"/>
              <w:spacing w:line="360" w:lineRule="auto"/>
              <w:ind w:left="0"/>
              <w:rPr>
                <w:ins w:id="1873" w:author="Etion Pinari [2]" w:date="2020-12-07T20:16:00Z"/>
                <w:rStyle w:val="SubtleEmphasis"/>
                <w:i w:val="0"/>
                <w:iCs w:val="0"/>
                <w:sz w:val="26"/>
                <w:rPrChange w:id="1874" w:author="Etion Pinari [2]" w:date="2020-12-08T10:36:00Z">
                  <w:rPr>
                    <w:ins w:id="1875" w:author="Etion Pinari [2]" w:date="2020-12-07T20:16:00Z"/>
                    <w:rStyle w:val="SubtleEmphasis"/>
                    <w:i w:val="0"/>
                    <w:iCs w:val="0"/>
                    <w:szCs w:val="24"/>
                  </w:rPr>
                </w:rPrChange>
              </w:rPr>
            </w:pPr>
            <w:ins w:id="1876" w:author="Etion Pinari [2]" w:date="2020-12-08T13:42:00Z">
              <w:r w:rsidRPr="00F83BB8">
                <w:rPr>
                  <w:b/>
                  <w:sz w:val="26"/>
                  <w:rPrChange w:id="1877" w:author="Etion Pinari [2]" w:date="2020-12-08T10:36:00Z">
                    <w:rPr>
                      <w:b/>
                      <w:sz w:val="26"/>
                    </w:rPr>
                  </w:rPrChange>
                </w:rPr>
                <w:t>The system shall</w:t>
              </w:r>
              <w:r w:rsidRPr="00F83BB8">
                <w:rPr>
                  <w:sz w:val="26"/>
                  <w:rPrChange w:id="1878" w:author="Etion Pinari [2]" w:date="2020-12-08T10:36:00Z">
                    <w:rPr>
                      <w:sz w:val="26"/>
                    </w:rPr>
                  </w:rPrChange>
                </w:rPr>
                <w:t xml:space="preserve"> store data about registered virtual users' habits of expenses</w:t>
              </w:r>
            </w:ins>
          </w:p>
        </w:tc>
      </w:tr>
      <w:tr w:rsidR="003E2678" w14:paraId="4644EF7B" w14:textId="77777777" w:rsidTr="006E4D1D">
        <w:trPr>
          <w:ins w:id="1879" w:author="Etion Pinari [2]" w:date="2020-12-07T20:16:00Z"/>
        </w:trPr>
        <w:tc>
          <w:tcPr>
            <w:tcW w:w="631" w:type="pct"/>
            <w:shd w:val="clear" w:color="auto" w:fill="FF7C80"/>
            <w:tcPrChange w:id="1880" w:author="Etion Pinari [2]" w:date="2020-12-08T10:28:00Z">
              <w:tcPr>
                <w:tcW w:w="631" w:type="pct"/>
              </w:tcPr>
            </w:tcPrChange>
          </w:tcPr>
          <w:p w14:paraId="30C2A447" w14:textId="5EC6EEF6" w:rsidR="003E2678" w:rsidRPr="002B1E91" w:rsidRDefault="003E2678" w:rsidP="00CD64CB">
            <w:pPr>
              <w:pStyle w:val="ListParagraph"/>
              <w:spacing w:line="360" w:lineRule="auto"/>
              <w:ind w:left="0"/>
              <w:rPr>
                <w:ins w:id="1881" w:author="Etion Pinari [2]" w:date="2020-12-07T20:16:00Z"/>
                <w:rStyle w:val="SubtleEmphasis"/>
                <w:i w:val="0"/>
                <w:iCs w:val="0"/>
                <w:sz w:val="26"/>
                <w:rPrChange w:id="1882" w:author="Etion Pinari [2]" w:date="2020-12-08T13:50:00Z">
                  <w:rPr>
                    <w:ins w:id="1883" w:author="Etion Pinari [2]" w:date="2020-12-07T20:16:00Z"/>
                    <w:rStyle w:val="SubtleEmphasis"/>
                    <w:i w:val="0"/>
                    <w:iCs w:val="0"/>
                    <w:szCs w:val="24"/>
                  </w:rPr>
                </w:rPrChange>
              </w:rPr>
            </w:pPr>
            <w:ins w:id="1884" w:author="Etion Pinari [2]" w:date="2020-12-08T13:42:00Z">
              <w:r w:rsidRPr="002B1E91">
                <w:rPr>
                  <w:rStyle w:val="SubtleEmphasis"/>
                  <w:i w:val="0"/>
                  <w:iCs w:val="0"/>
                  <w:sz w:val="26"/>
                  <w:rPrChange w:id="1885" w:author="Etion Pinari [2]" w:date="2020-12-08T13:50:00Z">
                    <w:rPr>
                      <w:rStyle w:val="SubtleEmphasis"/>
                      <w:i w:val="0"/>
                      <w:iCs w:val="0"/>
                      <w:sz w:val="26"/>
                    </w:rPr>
                  </w:rPrChange>
                </w:rPr>
                <w:t>R13.1</w:t>
              </w:r>
            </w:ins>
          </w:p>
        </w:tc>
        <w:tc>
          <w:tcPr>
            <w:tcW w:w="4369" w:type="pct"/>
            <w:tcPrChange w:id="1886" w:author="Etion Pinari [2]" w:date="2020-12-08T10:28:00Z">
              <w:tcPr>
                <w:tcW w:w="4369" w:type="pct"/>
              </w:tcPr>
            </w:tcPrChange>
          </w:tcPr>
          <w:p w14:paraId="36250BDD" w14:textId="06B67B82" w:rsidR="003E2678" w:rsidRPr="00F83BB8" w:rsidRDefault="003E2678" w:rsidP="00CD64CB">
            <w:pPr>
              <w:pStyle w:val="ListParagraph"/>
              <w:spacing w:line="360" w:lineRule="auto"/>
              <w:ind w:left="0"/>
              <w:rPr>
                <w:ins w:id="1887" w:author="Etion Pinari [2]" w:date="2020-12-07T20:16:00Z"/>
                <w:rStyle w:val="SubtleEmphasis"/>
                <w:i w:val="0"/>
                <w:iCs w:val="0"/>
                <w:sz w:val="26"/>
                <w:rPrChange w:id="1888" w:author="Etion Pinari [2]" w:date="2020-12-08T10:36:00Z">
                  <w:rPr>
                    <w:ins w:id="1889" w:author="Etion Pinari [2]" w:date="2020-12-07T20:16:00Z"/>
                    <w:rStyle w:val="SubtleEmphasis"/>
                    <w:i w:val="0"/>
                    <w:iCs w:val="0"/>
                    <w:szCs w:val="24"/>
                  </w:rPr>
                </w:rPrChange>
              </w:rPr>
            </w:pPr>
            <w:ins w:id="1890" w:author="Etion Pinari [2]" w:date="2020-12-08T13:42:00Z">
              <w:r w:rsidRPr="00F83BB8">
                <w:rPr>
                  <w:rStyle w:val="SubtleEmphasis"/>
                  <w:b/>
                  <w:bCs w:val="0"/>
                  <w:i w:val="0"/>
                  <w:iCs w:val="0"/>
                  <w:sz w:val="26"/>
                  <w:rPrChange w:id="1891" w:author="Etion Pinari [2]" w:date="2020-12-08T10:36:00Z">
                    <w:rPr>
                      <w:rStyle w:val="SubtleEmphasis"/>
                      <w:i w:val="0"/>
                      <w:iCs w:val="0"/>
                      <w:szCs w:val="24"/>
                    </w:rPr>
                  </w:rPrChange>
                </w:rPr>
                <w:t>The system shall</w:t>
              </w:r>
              <w:r w:rsidRPr="00F83BB8">
                <w:rPr>
                  <w:rStyle w:val="SubtleEmphasis"/>
                  <w:i w:val="0"/>
                  <w:iCs w:val="0"/>
                  <w:sz w:val="26"/>
                  <w:rPrChange w:id="1892" w:author="Etion Pinari [2]" w:date="2020-12-08T10:36:00Z">
                    <w:rPr>
                      <w:rStyle w:val="SubtleEmphasis"/>
                      <w:i w:val="0"/>
                      <w:iCs w:val="0"/>
                      <w:szCs w:val="24"/>
                    </w:rPr>
                  </w:rPrChange>
                </w:rPr>
                <w:t xml:space="preserve"> allow the user to scan its QR code in entrance through the turnstiles</w:t>
              </w:r>
            </w:ins>
          </w:p>
        </w:tc>
      </w:tr>
      <w:tr w:rsidR="003E2678" w14:paraId="758F1A8A" w14:textId="77777777" w:rsidTr="006E4D1D">
        <w:trPr>
          <w:ins w:id="1893" w:author="Etion Pinari [2]" w:date="2020-12-07T20:16:00Z"/>
        </w:trPr>
        <w:tc>
          <w:tcPr>
            <w:tcW w:w="631" w:type="pct"/>
            <w:shd w:val="clear" w:color="auto" w:fill="FF7C80"/>
            <w:tcPrChange w:id="1894" w:author="Etion Pinari [2]" w:date="2020-12-08T10:28:00Z">
              <w:tcPr>
                <w:tcW w:w="631" w:type="pct"/>
              </w:tcPr>
            </w:tcPrChange>
          </w:tcPr>
          <w:p w14:paraId="5DA4257D" w14:textId="002C6F48" w:rsidR="003E2678" w:rsidRPr="002B1E91" w:rsidRDefault="003E2678" w:rsidP="00CD64CB">
            <w:pPr>
              <w:pStyle w:val="ListParagraph"/>
              <w:spacing w:line="360" w:lineRule="auto"/>
              <w:ind w:left="0"/>
              <w:rPr>
                <w:ins w:id="1895" w:author="Etion Pinari [2]" w:date="2020-12-07T20:16:00Z"/>
                <w:rStyle w:val="SubtleEmphasis"/>
                <w:i w:val="0"/>
                <w:iCs w:val="0"/>
                <w:sz w:val="26"/>
                <w:rPrChange w:id="1896" w:author="Etion Pinari [2]" w:date="2020-12-08T13:50:00Z">
                  <w:rPr>
                    <w:ins w:id="1897" w:author="Etion Pinari [2]" w:date="2020-12-07T20:16:00Z"/>
                    <w:rStyle w:val="SubtleEmphasis"/>
                    <w:i w:val="0"/>
                    <w:iCs w:val="0"/>
                    <w:szCs w:val="24"/>
                  </w:rPr>
                </w:rPrChange>
              </w:rPr>
            </w:pPr>
            <w:ins w:id="1898" w:author="Etion Pinari [2]" w:date="2020-12-08T13:42:00Z">
              <w:r w:rsidRPr="002B1E91">
                <w:rPr>
                  <w:rStyle w:val="SubtleEmphasis"/>
                  <w:i w:val="0"/>
                  <w:iCs w:val="0"/>
                  <w:sz w:val="26"/>
                  <w:rPrChange w:id="1899" w:author="Etion Pinari [2]" w:date="2020-12-08T13:50:00Z">
                    <w:rPr>
                      <w:rStyle w:val="SubtleEmphasis"/>
                      <w:i w:val="0"/>
                      <w:iCs w:val="0"/>
                      <w:szCs w:val="24"/>
                    </w:rPr>
                  </w:rPrChange>
                </w:rPr>
                <w:t>R15.1</w:t>
              </w:r>
            </w:ins>
          </w:p>
        </w:tc>
        <w:tc>
          <w:tcPr>
            <w:tcW w:w="4369" w:type="pct"/>
            <w:tcPrChange w:id="1900" w:author="Etion Pinari [2]" w:date="2020-12-08T10:28:00Z">
              <w:tcPr>
                <w:tcW w:w="4369" w:type="pct"/>
              </w:tcPr>
            </w:tcPrChange>
          </w:tcPr>
          <w:p w14:paraId="7D3F0426" w14:textId="072A1F8D" w:rsidR="003E2678" w:rsidRPr="00F83BB8" w:rsidRDefault="003E2678" w:rsidP="00CD64CB">
            <w:pPr>
              <w:pStyle w:val="ListParagraph"/>
              <w:spacing w:line="360" w:lineRule="auto"/>
              <w:ind w:left="0"/>
              <w:rPr>
                <w:ins w:id="1901" w:author="Etion Pinari [2]" w:date="2020-12-07T20:16:00Z"/>
                <w:rStyle w:val="SubtleEmphasis"/>
                <w:i w:val="0"/>
                <w:iCs w:val="0"/>
                <w:sz w:val="26"/>
                <w:rPrChange w:id="1902" w:author="Etion Pinari [2]" w:date="2020-12-08T10:36:00Z">
                  <w:rPr>
                    <w:ins w:id="1903" w:author="Etion Pinari [2]" w:date="2020-12-07T20:16:00Z"/>
                    <w:rStyle w:val="SubtleEmphasis"/>
                    <w:i w:val="0"/>
                    <w:iCs w:val="0"/>
                    <w:szCs w:val="24"/>
                  </w:rPr>
                </w:rPrChange>
              </w:rPr>
            </w:pPr>
            <w:ins w:id="1904" w:author="Etion Pinari [2]" w:date="2020-12-08T13:42:00Z">
              <w:r w:rsidRPr="00F83BB8">
                <w:rPr>
                  <w:rStyle w:val="SubtleEmphasis"/>
                  <w:b/>
                  <w:bCs w:val="0"/>
                  <w:i w:val="0"/>
                  <w:iCs w:val="0"/>
                  <w:sz w:val="26"/>
                  <w:rPrChange w:id="1905" w:author="Etion Pinari [2]" w:date="2020-12-08T10:36:00Z">
                    <w:rPr>
                      <w:rStyle w:val="SubtleEmphasis"/>
                      <w:i w:val="0"/>
                      <w:iCs w:val="0"/>
                      <w:szCs w:val="24"/>
                    </w:rPr>
                  </w:rPrChange>
                </w:rPr>
                <w:t>The system shall</w:t>
              </w:r>
              <w:r w:rsidRPr="00F83BB8">
                <w:rPr>
                  <w:rStyle w:val="SubtleEmphasis"/>
                  <w:i w:val="0"/>
                  <w:iCs w:val="0"/>
                  <w:sz w:val="26"/>
                  <w:rPrChange w:id="1906" w:author="Etion Pinari [2]" w:date="2020-12-08T10:36:00Z">
                    <w:rPr>
                      <w:rStyle w:val="SubtleEmphasis"/>
                      <w:i w:val="0"/>
                      <w:iCs w:val="0"/>
                      <w:szCs w:val="24"/>
                    </w:rPr>
                  </w:rPrChange>
                </w:rPr>
                <w:t xml:space="preserve"> unlock turnstiles after a unique QR code scan in entrance</w:t>
              </w:r>
            </w:ins>
          </w:p>
        </w:tc>
      </w:tr>
      <w:tr w:rsidR="003E2678" w14:paraId="47444E45" w14:textId="77777777" w:rsidTr="006E4D1D">
        <w:trPr>
          <w:ins w:id="1907" w:author="Etion Pinari [2]" w:date="2020-12-07T20:16:00Z"/>
        </w:trPr>
        <w:tc>
          <w:tcPr>
            <w:tcW w:w="631" w:type="pct"/>
            <w:shd w:val="clear" w:color="auto" w:fill="FF7C80"/>
            <w:tcPrChange w:id="1908" w:author="Etion Pinari [2]" w:date="2020-12-08T10:28:00Z">
              <w:tcPr>
                <w:tcW w:w="631" w:type="pct"/>
              </w:tcPr>
            </w:tcPrChange>
          </w:tcPr>
          <w:p w14:paraId="0DFA2057" w14:textId="5474CFFE" w:rsidR="003E2678" w:rsidRPr="002B1E91" w:rsidRDefault="003E2678" w:rsidP="00CD64CB">
            <w:pPr>
              <w:pStyle w:val="ListParagraph"/>
              <w:spacing w:line="360" w:lineRule="auto"/>
              <w:ind w:left="0"/>
              <w:rPr>
                <w:ins w:id="1909" w:author="Etion Pinari [2]" w:date="2020-12-07T20:16:00Z"/>
                <w:rStyle w:val="SubtleEmphasis"/>
                <w:i w:val="0"/>
                <w:iCs w:val="0"/>
                <w:sz w:val="26"/>
                <w:rPrChange w:id="1910" w:author="Etion Pinari [2]" w:date="2020-12-08T13:50:00Z">
                  <w:rPr>
                    <w:ins w:id="1911" w:author="Etion Pinari [2]" w:date="2020-12-07T20:16:00Z"/>
                    <w:rStyle w:val="SubtleEmphasis"/>
                    <w:i w:val="0"/>
                    <w:iCs w:val="0"/>
                    <w:szCs w:val="24"/>
                  </w:rPr>
                </w:rPrChange>
              </w:rPr>
            </w:pPr>
            <w:ins w:id="1912" w:author="Etion Pinari [2]" w:date="2020-12-08T13:42:00Z">
              <w:r w:rsidRPr="002B1E91">
                <w:rPr>
                  <w:rStyle w:val="SubtleEmphasis"/>
                  <w:i w:val="0"/>
                  <w:iCs w:val="0"/>
                  <w:sz w:val="26"/>
                  <w:rPrChange w:id="1913" w:author="Etion Pinari [2]" w:date="2020-12-08T13:50:00Z">
                    <w:rPr>
                      <w:rStyle w:val="SubtleEmphasis"/>
                      <w:i w:val="0"/>
                      <w:iCs w:val="0"/>
                      <w:sz w:val="26"/>
                    </w:rPr>
                  </w:rPrChange>
                </w:rPr>
                <w:t>R15.2</w:t>
              </w:r>
            </w:ins>
          </w:p>
        </w:tc>
        <w:tc>
          <w:tcPr>
            <w:tcW w:w="4369" w:type="pct"/>
            <w:tcPrChange w:id="1914" w:author="Etion Pinari [2]" w:date="2020-12-08T10:28:00Z">
              <w:tcPr>
                <w:tcW w:w="4369" w:type="pct"/>
              </w:tcPr>
            </w:tcPrChange>
          </w:tcPr>
          <w:p w14:paraId="4FB754FD" w14:textId="3D836B82" w:rsidR="003E2678" w:rsidRPr="00F83BB8" w:rsidRDefault="003E2678" w:rsidP="00CD64CB">
            <w:pPr>
              <w:pStyle w:val="ListParagraph"/>
              <w:spacing w:line="360" w:lineRule="auto"/>
              <w:ind w:left="0"/>
              <w:rPr>
                <w:ins w:id="1915" w:author="Etion Pinari [2]" w:date="2020-12-07T20:16:00Z"/>
                <w:rStyle w:val="SubtleEmphasis"/>
                <w:i w:val="0"/>
                <w:iCs w:val="0"/>
                <w:sz w:val="26"/>
                <w:rPrChange w:id="1916" w:author="Etion Pinari [2]" w:date="2020-12-08T10:36:00Z">
                  <w:rPr>
                    <w:ins w:id="1917" w:author="Etion Pinari [2]" w:date="2020-12-07T20:16:00Z"/>
                    <w:rStyle w:val="SubtleEmphasis"/>
                    <w:i w:val="0"/>
                    <w:iCs w:val="0"/>
                    <w:szCs w:val="24"/>
                  </w:rPr>
                </w:rPrChange>
              </w:rPr>
            </w:pPr>
            <w:ins w:id="1918" w:author="Etion Pinari [2]" w:date="2020-12-08T13:42:00Z">
              <w:r w:rsidRPr="003F5A77">
                <w:rPr>
                  <w:b/>
                  <w:sz w:val="26"/>
                </w:rPr>
                <w:t>The system shall</w:t>
              </w:r>
              <w:r w:rsidRPr="003F5A77">
                <w:rPr>
                  <w:sz w:val="26"/>
                </w:rPr>
                <w:t xml:space="preserve"> unlock turnstiles after a unique QR code scan in exit</w:t>
              </w:r>
            </w:ins>
          </w:p>
        </w:tc>
      </w:tr>
      <w:tr w:rsidR="003E2678" w14:paraId="54BFE3FD" w14:textId="77777777" w:rsidTr="006E4D1D">
        <w:trPr>
          <w:ins w:id="1919" w:author="Etion Pinari [2]" w:date="2020-12-07T20:16:00Z"/>
        </w:trPr>
        <w:tc>
          <w:tcPr>
            <w:tcW w:w="631" w:type="pct"/>
            <w:shd w:val="clear" w:color="auto" w:fill="FF7C80"/>
            <w:tcPrChange w:id="1920" w:author="Etion Pinari [2]" w:date="2020-12-08T10:28:00Z">
              <w:tcPr>
                <w:tcW w:w="631" w:type="pct"/>
              </w:tcPr>
            </w:tcPrChange>
          </w:tcPr>
          <w:p w14:paraId="227B772C" w14:textId="69C83FC7" w:rsidR="003E2678" w:rsidRPr="002B1E91" w:rsidRDefault="003E2678" w:rsidP="00CD64CB">
            <w:pPr>
              <w:pStyle w:val="ListParagraph"/>
              <w:spacing w:line="360" w:lineRule="auto"/>
              <w:ind w:left="0"/>
              <w:rPr>
                <w:ins w:id="1921" w:author="Etion Pinari [2]" w:date="2020-12-07T20:16:00Z"/>
                <w:rStyle w:val="SubtleEmphasis"/>
                <w:i w:val="0"/>
                <w:iCs w:val="0"/>
                <w:sz w:val="26"/>
                <w:rPrChange w:id="1922" w:author="Etion Pinari [2]" w:date="2020-12-08T13:50:00Z">
                  <w:rPr>
                    <w:ins w:id="1923" w:author="Etion Pinari [2]" w:date="2020-12-07T20:16:00Z"/>
                    <w:rStyle w:val="SubtleEmphasis"/>
                    <w:i w:val="0"/>
                    <w:iCs w:val="0"/>
                    <w:szCs w:val="24"/>
                  </w:rPr>
                </w:rPrChange>
              </w:rPr>
            </w:pPr>
            <w:ins w:id="1924" w:author="Etion Pinari [2]" w:date="2020-12-08T13:42:00Z">
              <w:r w:rsidRPr="002B1E91">
                <w:rPr>
                  <w:rStyle w:val="SubtleEmphasis"/>
                  <w:i w:val="0"/>
                  <w:iCs w:val="0"/>
                  <w:sz w:val="26"/>
                  <w:rPrChange w:id="1925" w:author="Etion Pinari [2]" w:date="2020-12-08T13:50:00Z">
                    <w:rPr>
                      <w:rStyle w:val="SubtleEmphasis"/>
                      <w:i w:val="0"/>
                      <w:iCs w:val="0"/>
                      <w:sz w:val="26"/>
                    </w:rPr>
                  </w:rPrChange>
                </w:rPr>
                <w:lastRenderedPageBreak/>
                <w:t>R15.3</w:t>
              </w:r>
            </w:ins>
          </w:p>
        </w:tc>
        <w:tc>
          <w:tcPr>
            <w:tcW w:w="4369" w:type="pct"/>
            <w:tcPrChange w:id="1926" w:author="Etion Pinari [2]" w:date="2020-12-08T10:28:00Z">
              <w:tcPr>
                <w:tcW w:w="4369" w:type="pct"/>
              </w:tcPr>
            </w:tcPrChange>
          </w:tcPr>
          <w:p w14:paraId="75979F1C" w14:textId="481373A7" w:rsidR="003E2678" w:rsidRPr="00F83BB8" w:rsidRDefault="003E2678" w:rsidP="00CD64CB">
            <w:pPr>
              <w:pStyle w:val="ListParagraph"/>
              <w:spacing w:line="360" w:lineRule="auto"/>
              <w:ind w:left="0"/>
              <w:rPr>
                <w:ins w:id="1927" w:author="Etion Pinari [2]" w:date="2020-12-07T20:16:00Z"/>
                <w:rStyle w:val="SubtleEmphasis"/>
                <w:i w:val="0"/>
                <w:iCs w:val="0"/>
                <w:sz w:val="26"/>
                <w:rPrChange w:id="1928" w:author="Etion Pinari [2]" w:date="2020-12-08T10:36:00Z">
                  <w:rPr>
                    <w:ins w:id="1929" w:author="Etion Pinari [2]" w:date="2020-12-07T20:16:00Z"/>
                    <w:rStyle w:val="SubtleEmphasis"/>
                    <w:i w:val="0"/>
                    <w:iCs w:val="0"/>
                    <w:szCs w:val="24"/>
                  </w:rPr>
                </w:rPrChange>
              </w:rPr>
            </w:pPr>
            <w:ins w:id="1930" w:author="Etion Pinari [2]" w:date="2020-12-08T13:42:00Z">
              <w:r w:rsidRPr="003F5A77">
                <w:rPr>
                  <w:b/>
                  <w:sz w:val="26"/>
                </w:rPr>
                <w:t xml:space="preserve">The system shall </w:t>
              </w:r>
              <w:r w:rsidRPr="003F5A77">
                <w:rPr>
                  <w:sz w:val="26"/>
                </w:rPr>
                <w:t xml:space="preserve">lock the turnstiles after a push has </w:t>
              </w:r>
              <w:commentRangeStart w:id="1931"/>
              <w:r w:rsidRPr="003F5A77">
                <w:rPr>
                  <w:sz w:val="26"/>
                </w:rPr>
                <w:t>occurred</w:t>
              </w:r>
              <w:commentRangeEnd w:id="1931"/>
              <w:r w:rsidRPr="003F5A77">
                <w:rPr>
                  <w:rStyle w:val="CommentReference"/>
                  <w:sz w:val="26"/>
                  <w:szCs w:val="26"/>
                </w:rPr>
                <w:commentReference w:id="1931"/>
              </w:r>
            </w:ins>
          </w:p>
        </w:tc>
      </w:tr>
      <w:tr w:rsidR="003E2678" w14:paraId="1467712D" w14:textId="77777777" w:rsidTr="00C24D6F">
        <w:trPr>
          <w:ins w:id="1932" w:author="Etion Pinari [2]" w:date="2020-12-08T13:48:00Z"/>
        </w:trPr>
        <w:tc>
          <w:tcPr>
            <w:tcW w:w="631" w:type="pct"/>
            <w:shd w:val="clear" w:color="auto" w:fill="A8D08D" w:themeFill="accent6" w:themeFillTint="99"/>
          </w:tcPr>
          <w:p w14:paraId="6361D80E" w14:textId="649B5144" w:rsidR="003E2678" w:rsidRPr="002B1E91" w:rsidRDefault="003E2678" w:rsidP="003E2678">
            <w:pPr>
              <w:pStyle w:val="ListParagraph"/>
              <w:spacing w:line="360" w:lineRule="auto"/>
              <w:ind w:left="0"/>
              <w:rPr>
                <w:ins w:id="1933" w:author="Etion Pinari [2]" w:date="2020-12-08T13:48:00Z"/>
                <w:sz w:val="28"/>
                <w:szCs w:val="28"/>
                <w:rPrChange w:id="1934" w:author="Etion Pinari [2]" w:date="2020-12-08T13:50:00Z">
                  <w:rPr>
                    <w:ins w:id="1935" w:author="Etion Pinari [2]" w:date="2020-12-08T13:48:00Z"/>
                    <w:sz w:val="28"/>
                    <w:szCs w:val="28"/>
                  </w:rPr>
                </w:rPrChange>
              </w:rPr>
            </w:pPr>
            <w:ins w:id="1936" w:author="Etion Pinari [2]" w:date="2020-12-08T13:48:00Z">
              <w:r w:rsidRPr="002B1E91">
                <w:rPr>
                  <w:rStyle w:val="SubtleEmphasis"/>
                  <w:i w:val="0"/>
                  <w:iCs w:val="0"/>
                  <w:sz w:val="26"/>
                  <w:rPrChange w:id="1937" w:author="Etion Pinari [2]" w:date="2020-12-08T13:50:00Z">
                    <w:rPr>
                      <w:rStyle w:val="SubtleEmphasis"/>
                      <w:i w:val="0"/>
                      <w:iCs w:val="0"/>
                      <w:sz w:val="26"/>
                    </w:rPr>
                  </w:rPrChange>
                </w:rPr>
                <w:t>R27</w:t>
              </w:r>
            </w:ins>
          </w:p>
        </w:tc>
        <w:tc>
          <w:tcPr>
            <w:tcW w:w="4369" w:type="pct"/>
          </w:tcPr>
          <w:p w14:paraId="3BAA6EBF" w14:textId="358988ED" w:rsidR="003E2678" w:rsidRPr="00F83BB8" w:rsidRDefault="003E2678" w:rsidP="003E2678">
            <w:pPr>
              <w:pStyle w:val="ListParagraph"/>
              <w:spacing w:line="360" w:lineRule="auto"/>
              <w:ind w:left="0"/>
              <w:rPr>
                <w:ins w:id="1938" w:author="Etion Pinari [2]" w:date="2020-12-08T13:48:00Z"/>
                <w:b/>
                <w:sz w:val="26"/>
                <w:rPrChange w:id="1939" w:author="Etion Pinari [2]" w:date="2020-12-08T10:36:00Z">
                  <w:rPr>
                    <w:ins w:id="1940" w:author="Etion Pinari [2]" w:date="2020-12-08T13:48:00Z"/>
                    <w:b/>
                    <w:sz w:val="26"/>
                  </w:rPr>
                </w:rPrChange>
              </w:rPr>
            </w:pPr>
            <w:ins w:id="1941" w:author="Etion Pinari [2]" w:date="2020-12-08T13:48:00Z">
              <w:r>
                <w:rPr>
                  <w:b/>
                  <w:sz w:val="26"/>
                </w:rPr>
                <w:t xml:space="preserve">The system shall </w:t>
              </w:r>
              <w:r w:rsidRPr="003F5A77">
                <w:rPr>
                  <w:bCs w:val="0"/>
                  <w:sz w:val="26"/>
                </w:rPr>
                <w:t>allow store managers to input what sections of goods and what products are contained in the store</w:t>
              </w:r>
            </w:ins>
          </w:p>
        </w:tc>
      </w:tr>
    </w:tbl>
    <w:p w14:paraId="7BC82F7C" w14:textId="322BECE5" w:rsidR="00C12721" w:rsidRDefault="00C12721">
      <w:pPr>
        <w:rPr>
          <w:ins w:id="1942" w:author="Etion Pinari [2]" w:date="2020-12-07T21:33:00Z"/>
        </w:rPr>
      </w:pPr>
      <w:ins w:id="1943" w:author="Etion Pinari [2]" w:date="2020-12-08T13:35:00Z">
        <w:r>
          <w:t xml:space="preserve">The requirements </w:t>
        </w:r>
      </w:ins>
      <w:ins w:id="1944" w:author="Etion Pinari [2]" w:date="2020-12-08T13:36:00Z">
        <w:r>
          <w:t>(R1-R3) provide a plan for the entrances allowed inside the store, and furthermore the requirement</w:t>
        </w:r>
      </w:ins>
      <w:ins w:id="1945" w:author="Etion Pinari [2]" w:date="2020-12-08T13:37:00Z">
        <w:r>
          <w:t>s</w:t>
        </w:r>
      </w:ins>
      <w:ins w:id="1946" w:author="Etion Pinari [2]" w:date="2020-12-08T13:36:00Z">
        <w:r>
          <w:t xml:space="preserve"> (R5, R10)</w:t>
        </w:r>
      </w:ins>
      <w:ins w:id="1947" w:author="Etion Pinari [2]" w:date="2020-12-08T13:37:00Z">
        <w:r>
          <w:t xml:space="preserve"> will add a finer granularity of detail </w:t>
        </w:r>
      </w:ins>
      <w:ins w:id="1948" w:author="Etion Pinari [2]" w:date="2020-12-08T13:40:00Z">
        <w:r w:rsidR="003E2678">
          <w:t xml:space="preserve">to the time users will spend inside stores. </w:t>
        </w:r>
      </w:ins>
      <w:ins w:id="1949" w:author="Etion Pinari [2]" w:date="2020-12-08T13:41:00Z">
        <w:r w:rsidR="003E2678">
          <w:t xml:space="preserve">Other requirements (R9, R11) will help infer the time </w:t>
        </w:r>
      </w:ins>
      <w:ins w:id="1950" w:author="Etion Pinari [2]" w:date="2020-12-08T13:42:00Z">
        <w:r w:rsidR="003E2678">
          <w:t xml:space="preserve">users will spend inside the store based on the average time </w:t>
        </w:r>
      </w:ins>
      <w:ins w:id="1951" w:author="Etion Pinari [2]" w:date="2020-12-08T13:43:00Z">
        <w:r w:rsidR="003E2678">
          <w:t>previous users had spent to buy those products</w:t>
        </w:r>
      </w:ins>
      <w:ins w:id="1952" w:author="Etion Pinari [2]" w:date="2020-12-08T13:46:00Z">
        <w:r w:rsidR="003E2678">
          <w:t>,</w:t>
        </w:r>
      </w:ins>
      <w:ins w:id="1953" w:author="Etion Pinari [2]" w:date="2020-12-08T13:44:00Z">
        <w:r w:rsidR="003E2678">
          <w:t xml:space="preserve"> supposing that </w:t>
        </w:r>
      </w:ins>
      <w:ins w:id="1954" w:author="Etion Pinari [2]" w:date="2020-12-08T13:46:00Z">
        <w:r w:rsidR="003E2678">
          <w:t xml:space="preserve">the assumptions: </w:t>
        </w:r>
      </w:ins>
      <w:ins w:id="1955" w:author="Etion Pinari [2]" w:date="2020-12-08T13:44:00Z">
        <w:r w:rsidR="003E2678">
          <w:t>(A2) users will stay in t</w:t>
        </w:r>
      </w:ins>
      <w:ins w:id="1956" w:author="Etion Pinari [2]" w:date="2020-12-08T13:45:00Z">
        <w:r w:rsidR="003E2678">
          <w:t>heir own lane for most of their time inside the store and (A3) the data regarding the position of categories, items and the area surrounding the lane where the products are found</w:t>
        </w:r>
      </w:ins>
      <w:ins w:id="1957" w:author="Etion Pinari [2]" w:date="2020-12-08T13:48:00Z">
        <w:r w:rsidR="002B1E91">
          <w:t xml:space="preserve">, inserted through </w:t>
        </w:r>
      </w:ins>
      <w:ins w:id="1958" w:author="Etion Pinari [2]" w:date="2020-12-08T13:49:00Z">
        <w:r w:rsidR="002B1E91">
          <w:t>its related requirement(R27)</w:t>
        </w:r>
      </w:ins>
      <w:ins w:id="1959" w:author="Etion Pinari [2]" w:date="2020-12-08T13:45:00Z">
        <w:r w:rsidR="003E2678">
          <w:t xml:space="preserve">, </w:t>
        </w:r>
      </w:ins>
      <w:ins w:id="1960" w:author="Etion Pinari [2]" w:date="2020-12-08T13:46:00Z">
        <w:r w:rsidR="003E2678">
          <w:t>are true</w:t>
        </w:r>
      </w:ins>
      <w:ins w:id="1961" w:author="Etion Pinari [2]" w:date="2020-12-08T13:44:00Z">
        <w:r w:rsidR="003E2678">
          <w:t>.</w:t>
        </w:r>
      </w:ins>
      <w:ins w:id="1962" w:author="Etion Pinari [2]" w:date="2020-12-08T13:49:00Z">
        <w:r w:rsidR="002B1E91">
          <w:t xml:space="preserve"> The req</w:t>
        </w:r>
      </w:ins>
      <w:ins w:id="1963" w:author="Etion Pinari [2]" w:date="2020-12-08T13:50:00Z">
        <w:r w:rsidR="002B1E91">
          <w:t>uirements (R13.1-R15.3) enforce that only people who have QR code tickets will enter.</w:t>
        </w:r>
      </w:ins>
    </w:p>
    <w:tbl>
      <w:tblPr>
        <w:tblStyle w:val="TableGrid"/>
        <w:tblW w:w="4995" w:type="pct"/>
        <w:tblLook w:val="04A0" w:firstRow="1" w:lastRow="0" w:firstColumn="1" w:lastColumn="0" w:noHBand="0" w:noVBand="1"/>
        <w:tblPrChange w:id="1964" w:author="Etion Pinari [2]" w:date="2020-12-08T09:31:00Z">
          <w:tblPr>
            <w:tblStyle w:val="TableGrid"/>
            <w:tblW w:w="4995" w:type="pct"/>
            <w:tblLook w:val="04A0" w:firstRow="1" w:lastRow="0" w:firstColumn="1" w:lastColumn="0" w:noHBand="0" w:noVBand="1"/>
          </w:tblPr>
        </w:tblPrChange>
      </w:tblPr>
      <w:tblGrid>
        <w:gridCol w:w="1256"/>
        <w:gridCol w:w="8696"/>
        <w:tblGridChange w:id="1965">
          <w:tblGrid>
            <w:gridCol w:w="1256"/>
            <w:gridCol w:w="8696"/>
          </w:tblGrid>
        </w:tblGridChange>
      </w:tblGrid>
      <w:tr w:rsidR="00CD64CB" w14:paraId="24DDC153" w14:textId="77777777" w:rsidTr="00AD6669">
        <w:trPr>
          <w:ins w:id="1966" w:author="Etion Pinari [2]" w:date="2020-12-07T20:16:00Z"/>
        </w:trPr>
        <w:tc>
          <w:tcPr>
            <w:tcW w:w="631" w:type="pct"/>
            <w:shd w:val="clear" w:color="auto" w:fill="B4C6E7" w:themeFill="accent1" w:themeFillTint="66"/>
            <w:tcPrChange w:id="1967" w:author="Etion Pinari [2]" w:date="2020-12-08T09:31:00Z">
              <w:tcPr>
                <w:tcW w:w="631" w:type="pct"/>
              </w:tcPr>
            </w:tcPrChange>
          </w:tcPr>
          <w:p w14:paraId="609A53A0" w14:textId="4187FF0C" w:rsidR="00CD64CB" w:rsidRPr="00450AA4" w:rsidRDefault="00450AA4" w:rsidP="00CD64CB">
            <w:pPr>
              <w:pStyle w:val="ListParagraph"/>
              <w:spacing w:line="360" w:lineRule="auto"/>
              <w:ind w:left="0"/>
              <w:rPr>
                <w:ins w:id="1968" w:author="Etion Pinari [2]" w:date="2020-12-07T20:16:00Z"/>
                <w:rStyle w:val="SubtleEmphasis"/>
                <w:b/>
                <w:i w:val="0"/>
                <w:iCs w:val="0"/>
                <w:szCs w:val="24"/>
                <w:rPrChange w:id="1969" w:author="Etion Pinari [2]" w:date="2020-12-07T21:34:00Z">
                  <w:rPr>
                    <w:ins w:id="1970" w:author="Etion Pinari [2]" w:date="2020-12-07T20:16:00Z"/>
                    <w:rStyle w:val="SubtleEmphasis"/>
                    <w:i w:val="0"/>
                    <w:iCs w:val="0"/>
                    <w:szCs w:val="24"/>
                  </w:rPr>
                </w:rPrChange>
              </w:rPr>
            </w:pPr>
            <w:ins w:id="1971" w:author="Etion Pinari [2]" w:date="2020-12-07T21:34:00Z">
              <w:r w:rsidRPr="00450AA4">
                <w:rPr>
                  <w:rStyle w:val="SubtleEmphasis"/>
                  <w:b/>
                  <w:i w:val="0"/>
                  <w:iCs w:val="0"/>
                  <w:sz w:val="32"/>
                  <w:szCs w:val="32"/>
                  <w:rPrChange w:id="1972" w:author="Etion Pinari [2]" w:date="2020-12-07T21:34:00Z">
                    <w:rPr>
                      <w:rStyle w:val="SubtleEmphasis"/>
                      <w:i w:val="0"/>
                      <w:iCs w:val="0"/>
                      <w:szCs w:val="24"/>
                    </w:rPr>
                  </w:rPrChange>
                </w:rPr>
                <w:t>G6</w:t>
              </w:r>
            </w:ins>
          </w:p>
        </w:tc>
        <w:tc>
          <w:tcPr>
            <w:tcW w:w="4369" w:type="pct"/>
            <w:tcPrChange w:id="1973" w:author="Etion Pinari [2]" w:date="2020-12-08T09:31:00Z">
              <w:tcPr>
                <w:tcW w:w="4369" w:type="pct"/>
              </w:tcPr>
            </w:tcPrChange>
          </w:tcPr>
          <w:p w14:paraId="1B86FE7D" w14:textId="4E2357DE" w:rsidR="00CD64CB" w:rsidRPr="00F83BB8" w:rsidRDefault="007F6E18">
            <w:pPr>
              <w:pStyle w:val="ListParagraph"/>
              <w:tabs>
                <w:tab w:val="left" w:pos="1048"/>
              </w:tabs>
              <w:spacing w:line="360" w:lineRule="auto"/>
              <w:ind w:left="0"/>
              <w:rPr>
                <w:ins w:id="1974" w:author="Etion Pinari [2]" w:date="2020-12-07T20:16:00Z"/>
                <w:rStyle w:val="SubtleEmphasis"/>
                <w:i w:val="0"/>
                <w:iCs w:val="0"/>
                <w:sz w:val="26"/>
                <w:rPrChange w:id="1975" w:author="Etion Pinari [2]" w:date="2020-12-08T10:36:00Z">
                  <w:rPr>
                    <w:ins w:id="1976" w:author="Etion Pinari [2]" w:date="2020-12-07T20:16:00Z"/>
                    <w:rStyle w:val="SubtleEmphasis"/>
                    <w:i w:val="0"/>
                    <w:iCs w:val="0"/>
                    <w:szCs w:val="24"/>
                  </w:rPr>
                </w:rPrChange>
              </w:rPr>
              <w:pPrChange w:id="1977" w:author="Unknown" w:date="2020-12-07T21:33:00Z">
                <w:pPr>
                  <w:pStyle w:val="ListParagraph"/>
                  <w:spacing w:line="360" w:lineRule="auto"/>
                  <w:ind w:left="0"/>
                </w:pPr>
              </w:pPrChange>
            </w:pPr>
            <w:ins w:id="1978" w:author="Etion Pinari [2]" w:date="2020-12-08T12:10:00Z">
              <w:r w:rsidRPr="007F6E18">
                <w:rPr>
                  <w:rStyle w:val="SubtleEmphasis"/>
                  <w:i w:val="0"/>
                  <w:iCs w:val="0"/>
                  <w:sz w:val="26"/>
                </w:rPr>
                <w:t xml:space="preserve">Anyone who wants to book a visit to any store should decide their desired time to go, within the next 7 </w:t>
              </w:r>
              <w:commentRangeStart w:id="1979"/>
              <w:r w:rsidRPr="007F6E18">
                <w:rPr>
                  <w:rStyle w:val="SubtleEmphasis"/>
                  <w:i w:val="0"/>
                  <w:iCs w:val="0"/>
                  <w:sz w:val="26"/>
                </w:rPr>
                <w:t>days</w:t>
              </w:r>
            </w:ins>
            <w:commentRangeEnd w:id="1979"/>
            <w:ins w:id="1980" w:author="Etion Pinari [2]" w:date="2020-12-08T12:11:00Z">
              <w:r>
                <w:rPr>
                  <w:rStyle w:val="CommentReference"/>
                </w:rPr>
                <w:commentReference w:id="1979"/>
              </w:r>
            </w:ins>
            <w:ins w:id="1981" w:author="Etion Pinari [2]" w:date="2020-12-08T12:10:00Z">
              <w:r w:rsidRPr="007F6E18">
                <w:rPr>
                  <w:rStyle w:val="SubtleEmphasis"/>
                  <w:i w:val="0"/>
                  <w:iCs w:val="0"/>
                  <w:sz w:val="26"/>
                </w:rPr>
                <w:t>.</w:t>
              </w:r>
            </w:ins>
          </w:p>
        </w:tc>
      </w:tr>
      <w:tr w:rsidR="00CD64CB" w14:paraId="15D5BC0E" w14:textId="77777777" w:rsidTr="006E4D1D">
        <w:trPr>
          <w:ins w:id="1982" w:author="Etion Pinari [2]" w:date="2020-12-07T20:16:00Z"/>
        </w:trPr>
        <w:tc>
          <w:tcPr>
            <w:tcW w:w="631" w:type="pct"/>
            <w:shd w:val="clear" w:color="auto" w:fill="FF7C80"/>
            <w:tcPrChange w:id="1983" w:author="Etion Pinari [2]" w:date="2020-12-08T10:28:00Z">
              <w:tcPr>
                <w:tcW w:w="631" w:type="pct"/>
              </w:tcPr>
            </w:tcPrChange>
          </w:tcPr>
          <w:p w14:paraId="0F47F847" w14:textId="03B3EE77" w:rsidR="00CD64CB" w:rsidRPr="00FE186F" w:rsidRDefault="008750D2" w:rsidP="00CD64CB">
            <w:pPr>
              <w:pStyle w:val="ListParagraph"/>
              <w:spacing w:line="360" w:lineRule="auto"/>
              <w:ind w:left="0"/>
              <w:rPr>
                <w:ins w:id="1984" w:author="Etion Pinari [2]" w:date="2020-12-07T20:16:00Z"/>
                <w:rStyle w:val="SubtleEmphasis"/>
                <w:i w:val="0"/>
                <w:iCs w:val="0"/>
                <w:sz w:val="26"/>
                <w:rPrChange w:id="1985" w:author="Etion Pinari [2]" w:date="2020-12-08T09:40:00Z">
                  <w:rPr>
                    <w:ins w:id="1986" w:author="Etion Pinari [2]" w:date="2020-12-07T20:16:00Z"/>
                    <w:rStyle w:val="SubtleEmphasis"/>
                    <w:i w:val="0"/>
                    <w:iCs w:val="0"/>
                    <w:szCs w:val="24"/>
                  </w:rPr>
                </w:rPrChange>
              </w:rPr>
            </w:pPr>
            <w:ins w:id="1987" w:author="Etion Pinari [2]" w:date="2020-12-07T21:48:00Z">
              <w:r w:rsidRPr="00FE186F">
                <w:rPr>
                  <w:rStyle w:val="SubtleEmphasis"/>
                  <w:i w:val="0"/>
                  <w:iCs w:val="0"/>
                  <w:sz w:val="26"/>
                  <w:rPrChange w:id="1988" w:author="Etion Pinari [2]" w:date="2020-12-08T09:40:00Z">
                    <w:rPr>
                      <w:rStyle w:val="SubtleEmphasis"/>
                      <w:i w:val="0"/>
                      <w:iCs w:val="0"/>
                      <w:szCs w:val="24"/>
                    </w:rPr>
                  </w:rPrChange>
                </w:rPr>
                <w:t>R3</w:t>
              </w:r>
            </w:ins>
          </w:p>
        </w:tc>
        <w:tc>
          <w:tcPr>
            <w:tcW w:w="4369" w:type="pct"/>
            <w:tcPrChange w:id="1989" w:author="Etion Pinari [2]" w:date="2020-12-08T10:28:00Z">
              <w:tcPr>
                <w:tcW w:w="4369" w:type="pct"/>
              </w:tcPr>
            </w:tcPrChange>
          </w:tcPr>
          <w:p w14:paraId="570C81A0" w14:textId="7268356D" w:rsidR="00CD64CB" w:rsidRPr="00F83BB8" w:rsidRDefault="00450AA4" w:rsidP="00CD64CB">
            <w:pPr>
              <w:pStyle w:val="ListParagraph"/>
              <w:spacing w:line="360" w:lineRule="auto"/>
              <w:ind w:left="0"/>
              <w:rPr>
                <w:ins w:id="1990" w:author="Etion Pinari [2]" w:date="2020-12-07T20:16:00Z"/>
                <w:rStyle w:val="SubtleEmphasis"/>
                <w:i w:val="0"/>
                <w:iCs w:val="0"/>
                <w:sz w:val="26"/>
                <w:rPrChange w:id="1991" w:author="Etion Pinari [2]" w:date="2020-12-08T10:36:00Z">
                  <w:rPr>
                    <w:ins w:id="1992" w:author="Etion Pinari [2]" w:date="2020-12-07T20:16:00Z"/>
                    <w:rStyle w:val="SubtleEmphasis"/>
                    <w:i w:val="0"/>
                    <w:iCs w:val="0"/>
                    <w:szCs w:val="24"/>
                  </w:rPr>
                </w:rPrChange>
              </w:rPr>
            </w:pPr>
            <w:ins w:id="1993" w:author="Etion Pinari [2]" w:date="2020-12-07T21:35:00Z">
              <w:r w:rsidRPr="00F83BB8">
                <w:rPr>
                  <w:rStyle w:val="SubtleEmphasis"/>
                  <w:b/>
                  <w:bCs w:val="0"/>
                  <w:i w:val="0"/>
                  <w:iCs w:val="0"/>
                  <w:sz w:val="26"/>
                  <w:rPrChange w:id="1994" w:author="Etion Pinari [2]" w:date="2020-12-08T10:36:00Z">
                    <w:rPr>
                      <w:rStyle w:val="SubtleEmphasis"/>
                      <w:i w:val="0"/>
                      <w:iCs w:val="0"/>
                      <w:szCs w:val="24"/>
                    </w:rPr>
                  </w:rPrChange>
                </w:rPr>
                <w:t>The system shall</w:t>
              </w:r>
              <w:r w:rsidRPr="00F83BB8">
                <w:rPr>
                  <w:rStyle w:val="SubtleEmphasis"/>
                  <w:i w:val="0"/>
                  <w:iCs w:val="0"/>
                  <w:sz w:val="26"/>
                  <w:rPrChange w:id="1995" w:author="Etion Pinari [2]" w:date="2020-12-08T10:36:00Z">
                    <w:rPr>
                      <w:rStyle w:val="SubtleEmphasis"/>
                      <w:i w:val="0"/>
                      <w:iCs w:val="0"/>
                      <w:szCs w:val="24"/>
                    </w:rPr>
                  </w:rPrChange>
                </w:rPr>
                <w:t xml:space="preserve"> allow users to book a visit virtually with their desired store, up to the next 7 upcoming days</w:t>
              </w:r>
            </w:ins>
          </w:p>
        </w:tc>
      </w:tr>
      <w:tr w:rsidR="00CD64CB" w14:paraId="0D4E0670" w14:textId="77777777" w:rsidTr="006E4D1D">
        <w:trPr>
          <w:ins w:id="1996" w:author="Etion Pinari [2]" w:date="2020-12-07T20:16:00Z"/>
        </w:trPr>
        <w:tc>
          <w:tcPr>
            <w:tcW w:w="631" w:type="pct"/>
            <w:shd w:val="clear" w:color="auto" w:fill="FF7C80"/>
            <w:tcPrChange w:id="1997" w:author="Etion Pinari [2]" w:date="2020-12-08T10:28:00Z">
              <w:tcPr>
                <w:tcW w:w="631" w:type="pct"/>
              </w:tcPr>
            </w:tcPrChange>
          </w:tcPr>
          <w:p w14:paraId="439C3243" w14:textId="3646CC6B" w:rsidR="00CD64CB" w:rsidRPr="00FE186F" w:rsidRDefault="00C06455" w:rsidP="00CD64CB">
            <w:pPr>
              <w:pStyle w:val="ListParagraph"/>
              <w:spacing w:line="360" w:lineRule="auto"/>
              <w:ind w:left="0"/>
              <w:rPr>
                <w:ins w:id="1998" w:author="Etion Pinari [2]" w:date="2020-12-07T20:16:00Z"/>
                <w:rStyle w:val="SubtleEmphasis"/>
                <w:i w:val="0"/>
                <w:iCs w:val="0"/>
                <w:sz w:val="26"/>
                <w:rPrChange w:id="1999" w:author="Etion Pinari [2]" w:date="2020-12-08T09:40:00Z">
                  <w:rPr>
                    <w:ins w:id="2000" w:author="Etion Pinari [2]" w:date="2020-12-07T20:16:00Z"/>
                    <w:rStyle w:val="SubtleEmphasis"/>
                    <w:i w:val="0"/>
                    <w:iCs w:val="0"/>
                    <w:szCs w:val="24"/>
                  </w:rPr>
                </w:rPrChange>
              </w:rPr>
            </w:pPr>
            <w:ins w:id="2001" w:author="Etion Pinari [2]" w:date="2020-12-07T21:56:00Z">
              <w:r w:rsidRPr="00FE186F">
                <w:rPr>
                  <w:rStyle w:val="SubtleEmphasis"/>
                  <w:i w:val="0"/>
                  <w:iCs w:val="0"/>
                  <w:sz w:val="26"/>
                  <w:rPrChange w:id="2002" w:author="Etion Pinari [2]" w:date="2020-12-08T09:40:00Z">
                    <w:rPr>
                      <w:rStyle w:val="SubtleEmphasis"/>
                      <w:i w:val="0"/>
                      <w:iCs w:val="0"/>
                      <w:szCs w:val="24"/>
                    </w:rPr>
                  </w:rPrChange>
                </w:rPr>
                <w:t>R6</w:t>
              </w:r>
            </w:ins>
          </w:p>
        </w:tc>
        <w:tc>
          <w:tcPr>
            <w:tcW w:w="4369" w:type="pct"/>
            <w:tcPrChange w:id="2003" w:author="Etion Pinari [2]" w:date="2020-12-08T10:28:00Z">
              <w:tcPr>
                <w:tcW w:w="4369" w:type="pct"/>
              </w:tcPr>
            </w:tcPrChange>
          </w:tcPr>
          <w:p w14:paraId="5A4111A0" w14:textId="5A899C48" w:rsidR="00CD64CB" w:rsidRPr="00F83BB8" w:rsidRDefault="00450AA4">
            <w:pPr>
              <w:spacing w:line="360" w:lineRule="auto"/>
              <w:rPr>
                <w:ins w:id="2004" w:author="Etion Pinari [2]" w:date="2020-12-07T20:16:00Z"/>
                <w:rStyle w:val="SubtleEmphasis"/>
                <w:i w:val="0"/>
                <w:iCs w:val="0"/>
                <w:sz w:val="26"/>
                <w:rPrChange w:id="2005" w:author="Etion Pinari [2]" w:date="2020-12-08T10:36:00Z">
                  <w:rPr>
                    <w:ins w:id="2006" w:author="Etion Pinari [2]" w:date="2020-12-07T20:16:00Z"/>
                    <w:rStyle w:val="SubtleEmphasis"/>
                    <w:i w:val="0"/>
                    <w:iCs w:val="0"/>
                    <w:szCs w:val="24"/>
                  </w:rPr>
                </w:rPrChange>
              </w:rPr>
              <w:pPrChange w:id="2007" w:author="Unknown" w:date="2020-12-07T21:35:00Z">
                <w:pPr>
                  <w:pStyle w:val="ListParagraph"/>
                  <w:spacing w:line="360" w:lineRule="auto"/>
                  <w:ind w:left="0"/>
                </w:pPr>
              </w:pPrChange>
            </w:pPr>
            <w:ins w:id="2008" w:author="Etion Pinari [2]" w:date="2020-12-07T21:35:00Z">
              <w:r w:rsidRPr="00F83BB8">
                <w:rPr>
                  <w:rStyle w:val="SubtleEmphasis"/>
                  <w:b/>
                  <w:bCs w:val="0"/>
                  <w:i w:val="0"/>
                  <w:iCs w:val="0"/>
                  <w:sz w:val="26"/>
                  <w:rPrChange w:id="2009" w:author="Etion Pinari [2]" w:date="2020-12-08T10:36:00Z">
                    <w:rPr>
                      <w:rStyle w:val="SubtleEmphasis"/>
                      <w:i w:val="0"/>
                      <w:iCs w:val="0"/>
                      <w:szCs w:val="24"/>
                    </w:rPr>
                  </w:rPrChange>
                </w:rPr>
                <w:t>The system shall</w:t>
              </w:r>
              <w:r w:rsidRPr="00F83BB8">
                <w:rPr>
                  <w:rStyle w:val="SubtleEmphasis"/>
                  <w:i w:val="0"/>
                  <w:iCs w:val="0"/>
                  <w:sz w:val="26"/>
                  <w:rPrChange w:id="2010" w:author="Etion Pinari [2]" w:date="2020-12-08T10:36:00Z">
                    <w:rPr>
                      <w:rStyle w:val="SubtleEmphasis"/>
                      <w:i w:val="0"/>
                      <w:iCs w:val="0"/>
                      <w:szCs w:val="24"/>
                    </w:rPr>
                  </w:rPrChange>
                </w:rPr>
                <w:t xml:space="preserve"> allow users to be identified by their phone unique ID</w:t>
              </w:r>
            </w:ins>
          </w:p>
        </w:tc>
      </w:tr>
      <w:tr w:rsidR="00CD64CB" w14:paraId="59CC173A" w14:textId="77777777" w:rsidTr="006E4D1D">
        <w:trPr>
          <w:ins w:id="2011" w:author="Etion Pinari [2]" w:date="2020-12-07T20:16:00Z"/>
        </w:trPr>
        <w:tc>
          <w:tcPr>
            <w:tcW w:w="631" w:type="pct"/>
            <w:shd w:val="clear" w:color="auto" w:fill="FF7C80"/>
            <w:tcPrChange w:id="2012" w:author="Etion Pinari [2]" w:date="2020-12-08T10:28:00Z">
              <w:tcPr>
                <w:tcW w:w="631" w:type="pct"/>
              </w:tcPr>
            </w:tcPrChange>
          </w:tcPr>
          <w:p w14:paraId="0559ABF7" w14:textId="56C9363A" w:rsidR="00CD64CB" w:rsidRPr="00FE186F" w:rsidRDefault="00C06455" w:rsidP="00CD64CB">
            <w:pPr>
              <w:pStyle w:val="ListParagraph"/>
              <w:spacing w:line="360" w:lineRule="auto"/>
              <w:ind w:left="0"/>
              <w:rPr>
                <w:ins w:id="2013" w:author="Etion Pinari [2]" w:date="2020-12-07T20:16:00Z"/>
                <w:rStyle w:val="SubtleEmphasis"/>
                <w:i w:val="0"/>
                <w:iCs w:val="0"/>
                <w:sz w:val="26"/>
                <w:rPrChange w:id="2014" w:author="Etion Pinari [2]" w:date="2020-12-08T09:40:00Z">
                  <w:rPr>
                    <w:ins w:id="2015" w:author="Etion Pinari [2]" w:date="2020-12-07T20:16:00Z"/>
                    <w:rStyle w:val="SubtleEmphasis"/>
                    <w:i w:val="0"/>
                    <w:iCs w:val="0"/>
                    <w:szCs w:val="24"/>
                  </w:rPr>
                </w:rPrChange>
              </w:rPr>
            </w:pPr>
            <w:ins w:id="2016" w:author="Etion Pinari [2]" w:date="2020-12-07T21:56:00Z">
              <w:r w:rsidRPr="00FE186F">
                <w:rPr>
                  <w:rStyle w:val="SubtleEmphasis"/>
                  <w:i w:val="0"/>
                  <w:iCs w:val="0"/>
                  <w:sz w:val="26"/>
                  <w:rPrChange w:id="2017" w:author="Etion Pinari [2]" w:date="2020-12-08T09:40:00Z">
                    <w:rPr>
                      <w:rStyle w:val="SubtleEmphasis"/>
                      <w:i w:val="0"/>
                      <w:iCs w:val="0"/>
                      <w:szCs w:val="24"/>
                    </w:rPr>
                  </w:rPrChange>
                </w:rPr>
                <w:t>R7</w:t>
              </w:r>
            </w:ins>
          </w:p>
        </w:tc>
        <w:tc>
          <w:tcPr>
            <w:tcW w:w="4369" w:type="pct"/>
            <w:tcPrChange w:id="2018" w:author="Etion Pinari [2]" w:date="2020-12-08T10:28:00Z">
              <w:tcPr>
                <w:tcW w:w="4369" w:type="pct"/>
              </w:tcPr>
            </w:tcPrChange>
          </w:tcPr>
          <w:p w14:paraId="5C26DBD3" w14:textId="28A959B1" w:rsidR="00CD64CB" w:rsidRPr="00F83BB8" w:rsidRDefault="00450AA4">
            <w:pPr>
              <w:pStyle w:val="ListParagraph"/>
              <w:tabs>
                <w:tab w:val="left" w:pos="1256"/>
              </w:tabs>
              <w:spacing w:line="360" w:lineRule="auto"/>
              <w:ind w:left="0"/>
              <w:rPr>
                <w:ins w:id="2019" w:author="Etion Pinari [2]" w:date="2020-12-07T20:16:00Z"/>
                <w:rStyle w:val="SubtleEmphasis"/>
                <w:i w:val="0"/>
                <w:iCs w:val="0"/>
                <w:sz w:val="26"/>
                <w:rPrChange w:id="2020" w:author="Etion Pinari [2]" w:date="2020-12-08T10:36:00Z">
                  <w:rPr>
                    <w:ins w:id="2021" w:author="Etion Pinari [2]" w:date="2020-12-07T20:16:00Z"/>
                    <w:rStyle w:val="SubtleEmphasis"/>
                    <w:i w:val="0"/>
                    <w:iCs w:val="0"/>
                    <w:szCs w:val="24"/>
                  </w:rPr>
                </w:rPrChange>
              </w:rPr>
              <w:pPrChange w:id="2022" w:author="Unknown" w:date="2020-12-07T21:36:00Z">
                <w:pPr>
                  <w:pStyle w:val="ListParagraph"/>
                  <w:spacing w:line="360" w:lineRule="auto"/>
                  <w:ind w:left="0"/>
                </w:pPr>
              </w:pPrChange>
            </w:pPr>
            <w:ins w:id="2023" w:author="Etion Pinari [2]" w:date="2020-12-07T21:36:00Z">
              <w:r w:rsidRPr="00F83BB8">
                <w:rPr>
                  <w:rStyle w:val="SubtleEmphasis"/>
                  <w:b/>
                  <w:bCs w:val="0"/>
                  <w:i w:val="0"/>
                  <w:iCs w:val="0"/>
                  <w:sz w:val="26"/>
                  <w:rPrChange w:id="2024" w:author="Etion Pinari [2]" w:date="2020-12-08T10:36:00Z">
                    <w:rPr>
                      <w:rStyle w:val="SubtleEmphasis"/>
                      <w:i w:val="0"/>
                      <w:iCs w:val="0"/>
                      <w:szCs w:val="24"/>
                    </w:rPr>
                  </w:rPrChange>
                </w:rPr>
                <w:t>The system shall</w:t>
              </w:r>
              <w:r w:rsidRPr="00F83BB8">
                <w:rPr>
                  <w:rStyle w:val="SubtleEmphasis"/>
                  <w:i w:val="0"/>
                  <w:iCs w:val="0"/>
                  <w:sz w:val="26"/>
                  <w:rPrChange w:id="2025" w:author="Etion Pinari [2]" w:date="2020-12-08T10:36:00Z">
                    <w:rPr>
                      <w:rStyle w:val="SubtleEmphasis"/>
                      <w:i w:val="0"/>
                      <w:iCs w:val="0"/>
                      <w:szCs w:val="24"/>
                    </w:rPr>
                  </w:rPrChange>
                </w:rPr>
                <w:t xml:space="preserve"> allow users to be identified by a username of their choosing</w:t>
              </w:r>
              <w:r w:rsidRPr="00F83BB8">
                <w:rPr>
                  <w:rStyle w:val="SubtleEmphasis"/>
                  <w:i w:val="0"/>
                  <w:iCs w:val="0"/>
                  <w:sz w:val="26"/>
                  <w:rPrChange w:id="2026" w:author="Etion Pinari [2]" w:date="2020-12-08T10:36:00Z">
                    <w:rPr>
                      <w:rStyle w:val="SubtleEmphasis"/>
                      <w:i w:val="0"/>
                      <w:iCs w:val="0"/>
                      <w:szCs w:val="24"/>
                    </w:rPr>
                  </w:rPrChange>
                </w:rPr>
                <w:tab/>
              </w:r>
            </w:ins>
          </w:p>
        </w:tc>
      </w:tr>
      <w:tr w:rsidR="00CD64CB" w14:paraId="46779BA4" w14:textId="77777777" w:rsidTr="006E4D1D">
        <w:trPr>
          <w:ins w:id="2027" w:author="Etion Pinari [2]" w:date="2020-12-07T20:16:00Z"/>
        </w:trPr>
        <w:tc>
          <w:tcPr>
            <w:tcW w:w="631" w:type="pct"/>
            <w:shd w:val="clear" w:color="auto" w:fill="FF7C80"/>
            <w:tcPrChange w:id="2028" w:author="Etion Pinari [2]" w:date="2020-12-08T10:28:00Z">
              <w:tcPr>
                <w:tcW w:w="631" w:type="pct"/>
              </w:tcPr>
            </w:tcPrChange>
          </w:tcPr>
          <w:p w14:paraId="05A3E34A" w14:textId="05E12A23" w:rsidR="00CD64CB" w:rsidRPr="00FE186F" w:rsidRDefault="004E3C04" w:rsidP="00CD64CB">
            <w:pPr>
              <w:pStyle w:val="ListParagraph"/>
              <w:spacing w:line="360" w:lineRule="auto"/>
              <w:ind w:left="0"/>
              <w:rPr>
                <w:ins w:id="2029" w:author="Etion Pinari [2]" w:date="2020-12-07T20:16:00Z"/>
                <w:rStyle w:val="SubtleEmphasis"/>
                <w:i w:val="0"/>
                <w:iCs w:val="0"/>
                <w:sz w:val="26"/>
                <w:rPrChange w:id="2030" w:author="Etion Pinari [2]" w:date="2020-12-08T09:40:00Z">
                  <w:rPr>
                    <w:ins w:id="2031" w:author="Etion Pinari [2]" w:date="2020-12-07T20:16:00Z"/>
                    <w:rStyle w:val="SubtleEmphasis"/>
                    <w:i w:val="0"/>
                    <w:iCs w:val="0"/>
                    <w:szCs w:val="24"/>
                  </w:rPr>
                </w:rPrChange>
              </w:rPr>
            </w:pPr>
            <w:ins w:id="2032" w:author="Etion Pinari [2]" w:date="2020-12-08T11:03:00Z">
              <w:r>
                <w:rPr>
                  <w:rStyle w:val="SubtleEmphasis"/>
                  <w:i w:val="0"/>
                  <w:iCs w:val="0"/>
                  <w:sz w:val="26"/>
                </w:rPr>
                <w:t>R13.1</w:t>
              </w:r>
            </w:ins>
          </w:p>
        </w:tc>
        <w:tc>
          <w:tcPr>
            <w:tcW w:w="4369" w:type="pct"/>
            <w:tcPrChange w:id="2033" w:author="Etion Pinari [2]" w:date="2020-12-08T10:28:00Z">
              <w:tcPr>
                <w:tcW w:w="4369" w:type="pct"/>
              </w:tcPr>
            </w:tcPrChange>
          </w:tcPr>
          <w:p w14:paraId="7B5351D7" w14:textId="21EC6645" w:rsidR="00CD64CB" w:rsidRPr="00F83BB8" w:rsidRDefault="00C06455" w:rsidP="00CD64CB">
            <w:pPr>
              <w:pStyle w:val="ListParagraph"/>
              <w:spacing w:line="360" w:lineRule="auto"/>
              <w:ind w:left="0"/>
              <w:rPr>
                <w:ins w:id="2034" w:author="Etion Pinari [2]" w:date="2020-12-07T20:16:00Z"/>
                <w:rStyle w:val="SubtleEmphasis"/>
                <w:i w:val="0"/>
                <w:iCs w:val="0"/>
                <w:sz w:val="26"/>
                <w:rPrChange w:id="2035" w:author="Etion Pinari [2]" w:date="2020-12-08T10:36:00Z">
                  <w:rPr>
                    <w:ins w:id="2036" w:author="Etion Pinari [2]" w:date="2020-12-07T20:16:00Z"/>
                    <w:rStyle w:val="SubtleEmphasis"/>
                    <w:i w:val="0"/>
                    <w:iCs w:val="0"/>
                    <w:szCs w:val="24"/>
                  </w:rPr>
                </w:rPrChange>
              </w:rPr>
            </w:pPr>
            <w:ins w:id="2037" w:author="Etion Pinari [2]" w:date="2020-12-07T21:49:00Z">
              <w:r w:rsidRPr="00F83BB8">
                <w:rPr>
                  <w:rStyle w:val="SubtleEmphasis"/>
                  <w:b/>
                  <w:bCs w:val="0"/>
                  <w:i w:val="0"/>
                  <w:iCs w:val="0"/>
                  <w:sz w:val="26"/>
                  <w:rPrChange w:id="2038" w:author="Etion Pinari [2]" w:date="2020-12-08T10:36:00Z">
                    <w:rPr>
                      <w:rStyle w:val="SubtleEmphasis"/>
                      <w:i w:val="0"/>
                      <w:iCs w:val="0"/>
                      <w:szCs w:val="24"/>
                    </w:rPr>
                  </w:rPrChange>
                </w:rPr>
                <w:t>The system shall</w:t>
              </w:r>
              <w:r w:rsidRPr="00F83BB8">
                <w:rPr>
                  <w:rStyle w:val="SubtleEmphasis"/>
                  <w:i w:val="0"/>
                  <w:iCs w:val="0"/>
                  <w:sz w:val="26"/>
                  <w:rPrChange w:id="2039" w:author="Etion Pinari [2]" w:date="2020-12-08T10:36:00Z">
                    <w:rPr>
                      <w:rStyle w:val="SubtleEmphasis"/>
                      <w:i w:val="0"/>
                      <w:iCs w:val="0"/>
                      <w:szCs w:val="24"/>
                    </w:rPr>
                  </w:rPrChange>
                </w:rPr>
                <w:t xml:space="preserve"> allow the user to scan its QR code in entrance through the turnstiles</w:t>
              </w:r>
            </w:ins>
          </w:p>
        </w:tc>
      </w:tr>
      <w:tr w:rsidR="00CD64CB" w14:paraId="56DE97EB" w14:textId="77777777" w:rsidTr="006E4D1D">
        <w:trPr>
          <w:ins w:id="2040" w:author="Etion Pinari [2]" w:date="2020-12-07T20:16:00Z"/>
        </w:trPr>
        <w:tc>
          <w:tcPr>
            <w:tcW w:w="631" w:type="pct"/>
            <w:shd w:val="clear" w:color="auto" w:fill="FF7C80"/>
            <w:tcPrChange w:id="2041" w:author="Etion Pinari [2]" w:date="2020-12-08T10:28:00Z">
              <w:tcPr>
                <w:tcW w:w="631" w:type="pct"/>
              </w:tcPr>
            </w:tcPrChange>
          </w:tcPr>
          <w:p w14:paraId="759ACA33" w14:textId="6C4F8059" w:rsidR="00CD64CB" w:rsidRPr="00FE186F" w:rsidRDefault="00C06455" w:rsidP="00CD64CB">
            <w:pPr>
              <w:pStyle w:val="ListParagraph"/>
              <w:spacing w:line="360" w:lineRule="auto"/>
              <w:ind w:left="0"/>
              <w:rPr>
                <w:ins w:id="2042" w:author="Etion Pinari [2]" w:date="2020-12-07T20:16:00Z"/>
                <w:rStyle w:val="SubtleEmphasis"/>
                <w:i w:val="0"/>
                <w:iCs w:val="0"/>
                <w:sz w:val="26"/>
                <w:rPrChange w:id="2043" w:author="Etion Pinari [2]" w:date="2020-12-08T09:40:00Z">
                  <w:rPr>
                    <w:ins w:id="2044" w:author="Etion Pinari [2]" w:date="2020-12-07T20:16:00Z"/>
                    <w:rStyle w:val="SubtleEmphasis"/>
                    <w:i w:val="0"/>
                    <w:iCs w:val="0"/>
                    <w:szCs w:val="24"/>
                  </w:rPr>
                </w:rPrChange>
              </w:rPr>
            </w:pPr>
            <w:ins w:id="2045" w:author="Etion Pinari [2]" w:date="2020-12-07T21:53:00Z">
              <w:r w:rsidRPr="00FE186F">
                <w:rPr>
                  <w:rStyle w:val="SubtleEmphasis"/>
                  <w:i w:val="0"/>
                  <w:iCs w:val="0"/>
                  <w:sz w:val="26"/>
                  <w:rPrChange w:id="2046" w:author="Etion Pinari [2]" w:date="2020-12-08T09:40:00Z">
                    <w:rPr>
                      <w:rStyle w:val="SubtleEmphasis"/>
                      <w:i w:val="0"/>
                      <w:iCs w:val="0"/>
                      <w:szCs w:val="24"/>
                    </w:rPr>
                  </w:rPrChange>
                </w:rPr>
                <w:t>R15.1</w:t>
              </w:r>
            </w:ins>
          </w:p>
        </w:tc>
        <w:tc>
          <w:tcPr>
            <w:tcW w:w="4369" w:type="pct"/>
            <w:tcPrChange w:id="2047" w:author="Etion Pinari [2]" w:date="2020-12-08T10:28:00Z">
              <w:tcPr>
                <w:tcW w:w="4369" w:type="pct"/>
              </w:tcPr>
            </w:tcPrChange>
          </w:tcPr>
          <w:p w14:paraId="4E4C0EBF" w14:textId="0724CBF8" w:rsidR="00CD64CB" w:rsidRPr="00F83BB8" w:rsidRDefault="00C06455" w:rsidP="00CD64CB">
            <w:pPr>
              <w:pStyle w:val="ListParagraph"/>
              <w:spacing w:line="360" w:lineRule="auto"/>
              <w:ind w:left="0"/>
              <w:rPr>
                <w:ins w:id="2048" w:author="Etion Pinari [2]" w:date="2020-12-07T20:16:00Z"/>
                <w:rStyle w:val="SubtleEmphasis"/>
                <w:i w:val="0"/>
                <w:iCs w:val="0"/>
                <w:sz w:val="26"/>
                <w:rPrChange w:id="2049" w:author="Etion Pinari [2]" w:date="2020-12-08T10:36:00Z">
                  <w:rPr>
                    <w:ins w:id="2050" w:author="Etion Pinari [2]" w:date="2020-12-07T20:16:00Z"/>
                    <w:rStyle w:val="SubtleEmphasis"/>
                    <w:i w:val="0"/>
                    <w:iCs w:val="0"/>
                    <w:szCs w:val="24"/>
                  </w:rPr>
                </w:rPrChange>
              </w:rPr>
            </w:pPr>
            <w:ins w:id="2051" w:author="Etion Pinari [2]" w:date="2020-12-07T21:53:00Z">
              <w:r w:rsidRPr="00F83BB8">
                <w:rPr>
                  <w:rStyle w:val="SubtleEmphasis"/>
                  <w:b/>
                  <w:bCs w:val="0"/>
                  <w:i w:val="0"/>
                  <w:iCs w:val="0"/>
                  <w:sz w:val="26"/>
                  <w:rPrChange w:id="2052" w:author="Etion Pinari [2]" w:date="2020-12-08T10:36:00Z">
                    <w:rPr>
                      <w:rStyle w:val="SubtleEmphasis"/>
                      <w:i w:val="0"/>
                      <w:iCs w:val="0"/>
                      <w:szCs w:val="24"/>
                    </w:rPr>
                  </w:rPrChange>
                </w:rPr>
                <w:t>The system shall</w:t>
              </w:r>
              <w:r w:rsidRPr="00F83BB8">
                <w:rPr>
                  <w:rStyle w:val="SubtleEmphasis"/>
                  <w:i w:val="0"/>
                  <w:iCs w:val="0"/>
                  <w:sz w:val="26"/>
                  <w:rPrChange w:id="2053" w:author="Etion Pinari [2]" w:date="2020-12-08T10:36:00Z">
                    <w:rPr>
                      <w:rStyle w:val="SubtleEmphasis"/>
                      <w:i w:val="0"/>
                      <w:iCs w:val="0"/>
                      <w:szCs w:val="24"/>
                    </w:rPr>
                  </w:rPrChange>
                </w:rPr>
                <w:t xml:space="preserve"> unlock turnstiles after a unique QR code scan in entrance</w:t>
              </w:r>
            </w:ins>
          </w:p>
        </w:tc>
      </w:tr>
      <w:tr w:rsidR="000148E2" w14:paraId="4582B52E" w14:textId="77777777" w:rsidTr="006E4D1D">
        <w:trPr>
          <w:ins w:id="2054" w:author="Etion Pinari [2]" w:date="2020-12-08T12:07:00Z"/>
        </w:trPr>
        <w:tc>
          <w:tcPr>
            <w:tcW w:w="631" w:type="pct"/>
            <w:shd w:val="clear" w:color="auto" w:fill="FF7C80"/>
          </w:tcPr>
          <w:p w14:paraId="478F81E1" w14:textId="594C74E1" w:rsidR="000148E2" w:rsidRPr="00FE186F" w:rsidRDefault="000148E2" w:rsidP="000148E2">
            <w:pPr>
              <w:pStyle w:val="ListParagraph"/>
              <w:spacing w:line="360" w:lineRule="auto"/>
              <w:ind w:left="0"/>
              <w:rPr>
                <w:ins w:id="2055" w:author="Etion Pinari [2]" w:date="2020-12-08T12:07:00Z"/>
                <w:rStyle w:val="SubtleEmphasis"/>
                <w:i w:val="0"/>
                <w:iCs w:val="0"/>
                <w:sz w:val="26"/>
                <w:rPrChange w:id="2056" w:author="Etion Pinari [2]" w:date="2020-12-08T09:40:00Z">
                  <w:rPr>
                    <w:ins w:id="2057" w:author="Etion Pinari [2]" w:date="2020-12-08T12:07:00Z"/>
                    <w:rStyle w:val="SubtleEmphasis"/>
                    <w:i w:val="0"/>
                    <w:iCs w:val="0"/>
                    <w:sz w:val="26"/>
                  </w:rPr>
                </w:rPrChange>
              </w:rPr>
            </w:pPr>
            <w:ins w:id="2058" w:author="Etion Pinari [2]" w:date="2020-12-08T12:07:00Z">
              <w:r>
                <w:rPr>
                  <w:rStyle w:val="SubtleEmphasis"/>
                  <w:i w:val="0"/>
                  <w:iCs w:val="0"/>
                  <w:sz w:val="26"/>
                </w:rPr>
                <w:t>R16</w:t>
              </w:r>
            </w:ins>
          </w:p>
        </w:tc>
        <w:tc>
          <w:tcPr>
            <w:tcW w:w="4369" w:type="pct"/>
          </w:tcPr>
          <w:p w14:paraId="67766EBA" w14:textId="652CAF48" w:rsidR="000148E2" w:rsidRPr="00F83BB8" w:rsidRDefault="000148E2" w:rsidP="000148E2">
            <w:pPr>
              <w:pStyle w:val="ListParagraph"/>
              <w:spacing w:line="360" w:lineRule="auto"/>
              <w:ind w:left="0"/>
              <w:rPr>
                <w:ins w:id="2059" w:author="Etion Pinari [2]" w:date="2020-12-08T12:07:00Z"/>
                <w:rStyle w:val="SubtleEmphasis"/>
                <w:b/>
                <w:bCs w:val="0"/>
                <w:i w:val="0"/>
                <w:iCs w:val="0"/>
                <w:sz w:val="26"/>
                <w:rPrChange w:id="2060" w:author="Etion Pinari [2]" w:date="2020-12-08T10:36:00Z">
                  <w:rPr>
                    <w:ins w:id="2061" w:author="Etion Pinari [2]" w:date="2020-12-08T12:07:00Z"/>
                    <w:rStyle w:val="SubtleEmphasis"/>
                    <w:b/>
                    <w:bCs w:val="0"/>
                    <w:i w:val="0"/>
                    <w:iCs w:val="0"/>
                    <w:sz w:val="26"/>
                  </w:rPr>
                </w:rPrChange>
              </w:rPr>
            </w:pPr>
            <w:ins w:id="2062" w:author="Etion Pinari [2]" w:date="2020-12-08T12:07:00Z">
              <w:r w:rsidRPr="003F5A77">
                <w:rPr>
                  <w:b/>
                  <w:bCs w:val="0"/>
                  <w:sz w:val="26"/>
                </w:rPr>
                <w:t>T</w:t>
              </w:r>
              <w:r w:rsidRPr="003F5A77">
                <w:rPr>
                  <w:b/>
                  <w:sz w:val="26"/>
                </w:rPr>
                <w:t>he system shall</w:t>
              </w:r>
              <w:r w:rsidRPr="003F5A77">
                <w:rPr>
                  <w:b/>
                  <w:bCs w:val="0"/>
                  <w:sz w:val="26"/>
                </w:rPr>
                <w:t xml:space="preserve"> </w:t>
              </w:r>
              <w:r w:rsidRPr="003F5A77">
                <w:rPr>
                  <w:bCs w:val="0"/>
                  <w:sz w:val="26"/>
                </w:rPr>
                <w:t>map</w:t>
              </w:r>
              <w:r w:rsidRPr="003F5A77">
                <w:rPr>
                  <w:b/>
                  <w:bCs w:val="0"/>
                  <w:sz w:val="26"/>
                </w:rPr>
                <w:t xml:space="preserve"> </w:t>
              </w:r>
              <w:r w:rsidRPr="003F5A77">
                <w:rPr>
                  <w:bCs w:val="0"/>
                  <w:sz w:val="26"/>
                </w:rPr>
                <w:t xml:space="preserve">the </w:t>
              </w:r>
              <w:r w:rsidRPr="003F5A77">
                <w:rPr>
                  <w:sz w:val="26"/>
                </w:rPr>
                <w:t xml:space="preserve">QR </w:t>
              </w:r>
              <w:r w:rsidRPr="003F5A77">
                <w:rPr>
                  <w:bCs w:val="0"/>
                  <w:sz w:val="26"/>
                </w:rPr>
                <w:t>c</w:t>
              </w:r>
              <w:r w:rsidRPr="003F5A77">
                <w:rPr>
                  <w:sz w:val="26"/>
                </w:rPr>
                <w:t>ode of a scan to the virtual user who owns the QR code</w:t>
              </w:r>
            </w:ins>
          </w:p>
        </w:tc>
      </w:tr>
    </w:tbl>
    <w:p w14:paraId="5403EBFA" w14:textId="49C86397" w:rsidR="008750D2" w:rsidRDefault="008750D2">
      <w:pPr>
        <w:rPr>
          <w:ins w:id="2063" w:author="Etion Pinari [2]" w:date="2020-12-08T12:05:00Z"/>
        </w:rPr>
      </w:pPr>
    </w:p>
    <w:p w14:paraId="27A1713F" w14:textId="67837893" w:rsidR="000148E2" w:rsidRDefault="000148E2">
      <w:pPr>
        <w:rPr>
          <w:ins w:id="2064" w:author="Etion Pinari [2]" w:date="2020-12-08T12:12:00Z"/>
        </w:rPr>
      </w:pPr>
      <w:ins w:id="2065" w:author="Etion Pinari [2]" w:date="2020-12-08T12:06:00Z">
        <w:r>
          <w:t>The requirements (R3, R6, R7)</w:t>
        </w:r>
      </w:ins>
      <w:ins w:id="2066" w:author="Etion Pinari [2]" w:date="2020-12-08T12:08:00Z">
        <w:r>
          <w:t xml:space="preserve"> provide for the identification of the user as to</w:t>
        </w:r>
      </w:ins>
      <w:ins w:id="2067" w:author="Etion Pinari [2]" w:date="2020-12-08T12:07:00Z">
        <w:r>
          <w:t xml:space="preserve"> </w:t>
        </w:r>
      </w:ins>
      <w:ins w:id="2068" w:author="Etion Pinari [2]" w:date="2020-12-08T12:10:00Z">
        <w:r w:rsidR="007F6E18">
          <w:t xml:space="preserve">allow the correct entrance through the store (R13, R15.1, R16), having satisfied the goal </w:t>
        </w:r>
      </w:ins>
      <w:ins w:id="2069" w:author="Etion Pinari [2]" w:date="2020-12-08T12:12:00Z">
        <w:r w:rsidR="007F6E18">
          <w:t>(</w:t>
        </w:r>
      </w:ins>
      <w:ins w:id="2070" w:author="Etion Pinari [2]" w:date="2020-12-08T12:10:00Z">
        <w:r w:rsidR="007F6E18">
          <w:t>G6</w:t>
        </w:r>
      </w:ins>
      <w:ins w:id="2071" w:author="Etion Pinari [2]" w:date="2020-12-08T12:12:00Z">
        <w:r w:rsidR="007F6E18">
          <w:t>)</w:t>
        </w:r>
      </w:ins>
      <w:ins w:id="2072" w:author="Etion Pinari [2]" w:date="2020-12-08T12:10:00Z">
        <w:r w:rsidR="007F6E18">
          <w:t>.</w:t>
        </w:r>
      </w:ins>
    </w:p>
    <w:p w14:paraId="39B58A7A" w14:textId="048E3374" w:rsidR="007F6E18" w:rsidRDefault="007F6E18">
      <w:pPr>
        <w:rPr>
          <w:ins w:id="2073" w:author="Etion Pinari [2]" w:date="2020-12-08T12:12:00Z"/>
        </w:rPr>
      </w:pPr>
    </w:p>
    <w:p w14:paraId="5E58A768" w14:textId="0A1B1873" w:rsidR="007F6E18" w:rsidRDefault="007F6E18">
      <w:pPr>
        <w:rPr>
          <w:ins w:id="2074" w:author="Etion Pinari [2]" w:date="2020-12-08T12:12:00Z"/>
        </w:rPr>
      </w:pPr>
    </w:p>
    <w:p w14:paraId="4C85BB2F" w14:textId="416AD7E2" w:rsidR="007F6E18" w:rsidRDefault="007F6E18">
      <w:pPr>
        <w:rPr>
          <w:ins w:id="2075" w:author="Etion Pinari [2]" w:date="2020-12-08T12:12:00Z"/>
        </w:rPr>
      </w:pPr>
    </w:p>
    <w:p w14:paraId="3AE8E2D3" w14:textId="13529DCF" w:rsidR="007F6E18" w:rsidRDefault="007F6E18">
      <w:pPr>
        <w:rPr>
          <w:ins w:id="2076" w:author="Etion Pinari [2]" w:date="2020-12-08T12:12:00Z"/>
        </w:rPr>
      </w:pPr>
    </w:p>
    <w:p w14:paraId="637CC9EA" w14:textId="455B0D4B" w:rsidR="007F6E18" w:rsidRDefault="007F6E18">
      <w:pPr>
        <w:rPr>
          <w:ins w:id="2077" w:author="Etion Pinari [2]" w:date="2020-12-08T12:12:00Z"/>
        </w:rPr>
      </w:pPr>
    </w:p>
    <w:p w14:paraId="5119D6AE" w14:textId="674DA248" w:rsidR="007F6E18" w:rsidRDefault="007F6E18">
      <w:pPr>
        <w:rPr>
          <w:ins w:id="2078" w:author="Etion Pinari [2]" w:date="2020-12-08T12:12:00Z"/>
        </w:rPr>
      </w:pPr>
    </w:p>
    <w:p w14:paraId="28579287" w14:textId="429D0DE0" w:rsidR="007F6E18" w:rsidRDefault="007F6E18">
      <w:pPr>
        <w:rPr>
          <w:ins w:id="2079" w:author="Etion Pinari [2]" w:date="2020-12-08T12:12:00Z"/>
        </w:rPr>
      </w:pPr>
    </w:p>
    <w:p w14:paraId="1E2A1322" w14:textId="5A2BDB0A" w:rsidR="007F6E18" w:rsidRDefault="007F6E18">
      <w:pPr>
        <w:rPr>
          <w:ins w:id="2080" w:author="Etion Pinari [2]" w:date="2020-12-08T13:50:00Z"/>
        </w:rPr>
      </w:pPr>
    </w:p>
    <w:p w14:paraId="5F7F0445" w14:textId="77777777" w:rsidR="002B1E91" w:rsidRDefault="002B1E91">
      <w:pPr>
        <w:rPr>
          <w:ins w:id="2081" w:author="Etion Pinari [2]" w:date="2020-12-08T12:12:00Z"/>
        </w:rPr>
      </w:pPr>
    </w:p>
    <w:p w14:paraId="02FA47FE" w14:textId="56A87A71" w:rsidR="007F6E18" w:rsidRDefault="007F6E18">
      <w:pPr>
        <w:rPr>
          <w:ins w:id="2082" w:author="Etion Pinari [2]" w:date="2020-12-08T12:12:00Z"/>
        </w:rPr>
      </w:pPr>
    </w:p>
    <w:p w14:paraId="186E3079" w14:textId="56466042" w:rsidR="007F6E18" w:rsidRDefault="007F6E18">
      <w:pPr>
        <w:rPr>
          <w:ins w:id="2083" w:author="Etion Pinari [2]" w:date="2020-12-08T12:12:00Z"/>
        </w:rPr>
      </w:pPr>
    </w:p>
    <w:p w14:paraId="64E796B2" w14:textId="77777777" w:rsidR="007F6E18" w:rsidRDefault="007F6E18">
      <w:pPr>
        <w:rPr>
          <w:ins w:id="2084" w:author="Etion Pinari [2]" w:date="2020-12-07T21:36:00Z"/>
        </w:rPr>
      </w:pPr>
    </w:p>
    <w:tbl>
      <w:tblPr>
        <w:tblStyle w:val="TableGrid"/>
        <w:tblW w:w="4995" w:type="pct"/>
        <w:tblLook w:val="04A0" w:firstRow="1" w:lastRow="0" w:firstColumn="1" w:lastColumn="0" w:noHBand="0" w:noVBand="1"/>
        <w:tblPrChange w:id="2085" w:author="Etion Pinari [2]" w:date="2020-12-08T09:32:00Z">
          <w:tblPr>
            <w:tblStyle w:val="TableGrid"/>
            <w:tblW w:w="4995" w:type="pct"/>
            <w:tblLook w:val="04A0" w:firstRow="1" w:lastRow="0" w:firstColumn="1" w:lastColumn="0" w:noHBand="0" w:noVBand="1"/>
          </w:tblPr>
        </w:tblPrChange>
      </w:tblPr>
      <w:tblGrid>
        <w:gridCol w:w="1256"/>
        <w:gridCol w:w="8696"/>
        <w:tblGridChange w:id="2086">
          <w:tblGrid>
            <w:gridCol w:w="1256"/>
            <w:gridCol w:w="8696"/>
          </w:tblGrid>
        </w:tblGridChange>
      </w:tblGrid>
      <w:tr w:rsidR="00CD64CB" w14:paraId="2BCDAF41" w14:textId="77777777" w:rsidTr="00AD6669">
        <w:trPr>
          <w:ins w:id="2087" w:author="Etion Pinari [2]" w:date="2020-12-07T20:16:00Z"/>
        </w:trPr>
        <w:tc>
          <w:tcPr>
            <w:tcW w:w="631" w:type="pct"/>
            <w:shd w:val="clear" w:color="auto" w:fill="B4C6E7" w:themeFill="accent1" w:themeFillTint="66"/>
            <w:tcPrChange w:id="2088" w:author="Etion Pinari [2]" w:date="2020-12-08T09:32:00Z">
              <w:tcPr>
                <w:tcW w:w="631" w:type="pct"/>
              </w:tcPr>
            </w:tcPrChange>
          </w:tcPr>
          <w:p w14:paraId="3476E6BE" w14:textId="27245DF2" w:rsidR="00CD64CB" w:rsidRPr="008750D2" w:rsidRDefault="008750D2" w:rsidP="00CD64CB">
            <w:pPr>
              <w:pStyle w:val="ListParagraph"/>
              <w:spacing w:line="360" w:lineRule="auto"/>
              <w:ind w:left="0"/>
              <w:rPr>
                <w:ins w:id="2089" w:author="Etion Pinari [2]" w:date="2020-12-07T20:16:00Z"/>
                <w:rStyle w:val="SubtleEmphasis"/>
                <w:b/>
                <w:bCs w:val="0"/>
                <w:i w:val="0"/>
                <w:iCs w:val="0"/>
                <w:szCs w:val="24"/>
                <w:rPrChange w:id="2090" w:author="Etion Pinari [2]" w:date="2020-12-07T21:36:00Z">
                  <w:rPr>
                    <w:ins w:id="2091" w:author="Etion Pinari [2]" w:date="2020-12-07T20:16:00Z"/>
                    <w:rStyle w:val="SubtleEmphasis"/>
                    <w:i w:val="0"/>
                    <w:iCs w:val="0"/>
                    <w:szCs w:val="24"/>
                  </w:rPr>
                </w:rPrChange>
              </w:rPr>
            </w:pPr>
            <w:ins w:id="2092" w:author="Etion Pinari [2]" w:date="2020-12-07T21:36:00Z">
              <w:r w:rsidRPr="008750D2">
                <w:rPr>
                  <w:rStyle w:val="SubtleEmphasis"/>
                  <w:b/>
                  <w:bCs w:val="0"/>
                  <w:i w:val="0"/>
                  <w:iCs w:val="0"/>
                  <w:sz w:val="32"/>
                  <w:szCs w:val="32"/>
                  <w:rPrChange w:id="2093" w:author="Etion Pinari [2]" w:date="2020-12-07T21:36:00Z">
                    <w:rPr>
                      <w:rStyle w:val="SubtleEmphasis"/>
                      <w:i w:val="0"/>
                      <w:iCs w:val="0"/>
                      <w:szCs w:val="24"/>
                    </w:rPr>
                  </w:rPrChange>
                </w:rPr>
                <w:t>G7</w:t>
              </w:r>
            </w:ins>
          </w:p>
        </w:tc>
        <w:tc>
          <w:tcPr>
            <w:tcW w:w="4369" w:type="pct"/>
            <w:tcPrChange w:id="2094" w:author="Etion Pinari [2]" w:date="2020-12-08T09:32:00Z">
              <w:tcPr>
                <w:tcW w:w="4369" w:type="pct"/>
              </w:tcPr>
            </w:tcPrChange>
          </w:tcPr>
          <w:p w14:paraId="507ECEBB" w14:textId="719AA734" w:rsidR="00CD64CB" w:rsidRPr="00F83BB8" w:rsidRDefault="008750D2" w:rsidP="00CD64CB">
            <w:pPr>
              <w:pStyle w:val="ListParagraph"/>
              <w:spacing w:line="360" w:lineRule="auto"/>
              <w:ind w:left="0"/>
              <w:rPr>
                <w:ins w:id="2095" w:author="Etion Pinari [2]" w:date="2020-12-07T20:16:00Z"/>
                <w:rStyle w:val="SubtleEmphasis"/>
                <w:i w:val="0"/>
                <w:iCs w:val="0"/>
                <w:sz w:val="26"/>
                <w:rPrChange w:id="2096" w:author="Etion Pinari [2]" w:date="2020-12-08T10:36:00Z">
                  <w:rPr>
                    <w:ins w:id="2097" w:author="Etion Pinari [2]" w:date="2020-12-07T20:16:00Z"/>
                    <w:rStyle w:val="SubtleEmphasis"/>
                    <w:i w:val="0"/>
                    <w:iCs w:val="0"/>
                    <w:szCs w:val="24"/>
                  </w:rPr>
                </w:rPrChange>
              </w:rPr>
            </w:pPr>
            <w:ins w:id="2098" w:author="Etion Pinari [2]" w:date="2020-12-07T21:36:00Z">
              <w:r w:rsidRPr="00F83BB8">
                <w:rPr>
                  <w:rStyle w:val="SubtleEmphasis"/>
                  <w:i w:val="0"/>
                  <w:iCs w:val="0"/>
                  <w:sz w:val="26"/>
                  <w:rPrChange w:id="2099" w:author="Etion Pinari [2]" w:date="2020-12-08T10:36:00Z">
                    <w:rPr>
                      <w:rStyle w:val="SubtleEmphasis"/>
                      <w:i w:val="0"/>
                      <w:iCs w:val="0"/>
                      <w:szCs w:val="24"/>
                    </w:rPr>
                  </w:rPrChange>
                </w:rPr>
                <w:t>Anyone who wants to go in any store should not need to stand in queue in front of it.</w:t>
              </w:r>
            </w:ins>
          </w:p>
        </w:tc>
      </w:tr>
      <w:tr w:rsidR="00CD64CB" w14:paraId="627736D3" w14:textId="77777777" w:rsidTr="00AD6669">
        <w:trPr>
          <w:ins w:id="2100" w:author="Etion Pinari [2]" w:date="2020-12-07T20:16:00Z"/>
        </w:trPr>
        <w:tc>
          <w:tcPr>
            <w:tcW w:w="631" w:type="pct"/>
            <w:shd w:val="clear" w:color="auto" w:fill="F7CAAC" w:themeFill="accent2" w:themeFillTint="66"/>
            <w:tcPrChange w:id="2101" w:author="Etion Pinari [2]" w:date="2020-12-08T09:32:00Z">
              <w:tcPr>
                <w:tcW w:w="631" w:type="pct"/>
              </w:tcPr>
            </w:tcPrChange>
          </w:tcPr>
          <w:p w14:paraId="0CC929DB" w14:textId="1B046455" w:rsidR="00CD64CB" w:rsidRPr="00FE186F" w:rsidRDefault="008750D2" w:rsidP="00CD64CB">
            <w:pPr>
              <w:pStyle w:val="ListParagraph"/>
              <w:spacing w:line="360" w:lineRule="auto"/>
              <w:ind w:left="0"/>
              <w:rPr>
                <w:ins w:id="2102" w:author="Etion Pinari [2]" w:date="2020-12-07T20:16:00Z"/>
                <w:rStyle w:val="SubtleEmphasis"/>
                <w:i w:val="0"/>
                <w:iCs w:val="0"/>
                <w:sz w:val="26"/>
                <w:rPrChange w:id="2103" w:author="Etion Pinari [2]" w:date="2020-12-08T09:40:00Z">
                  <w:rPr>
                    <w:ins w:id="2104" w:author="Etion Pinari [2]" w:date="2020-12-07T20:16:00Z"/>
                    <w:rStyle w:val="SubtleEmphasis"/>
                    <w:i w:val="0"/>
                    <w:iCs w:val="0"/>
                    <w:szCs w:val="24"/>
                  </w:rPr>
                </w:rPrChange>
              </w:rPr>
            </w:pPr>
            <w:commentRangeStart w:id="2105"/>
            <w:ins w:id="2106" w:author="Etion Pinari [2]" w:date="2020-12-07T21:45:00Z">
              <w:r w:rsidRPr="00FE186F">
                <w:rPr>
                  <w:rStyle w:val="SubtleEmphasis"/>
                  <w:i w:val="0"/>
                  <w:iCs w:val="0"/>
                  <w:sz w:val="26"/>
                  <w:rPrChange w:id="2107" w:author="Etion Pinari [2]" w:date="2020-12-08T09:40:00Z">
                    <w:rPr>
                      <w:rStyle w:val="SubtleEmphasis"/>
                      <w:i w:val="0"/>
                      <w:iCs w:val="0"/>
                      <w:szCs w:val="24"/>
                    </w:rPr>
                  </w:rPrChange>
                </w:rPr>
                <w:t>A5</w:t>
              </w:r>
            </w:ins>
          </w:p>
        </w:tc>
        <w:tc>
          <w:tcPr>
            <w:tcW w:w="4369" w:type="pct"/>
            <w:tcPrChange w:id="2108" w:author="Etion Pinari [2]" w:date="2020-12-08T09:32:00Z">
              <w:tcPr>
                <w:tcW w:w="4369" w:type="pct"/>
              </w:tcPr>
            </w:tcPrChange>
          </w:tcPr>
          <w:p w14:paraId="1C5776D9" w14:textId="13922FBD" w:rsidR="00CD64CB" w:rsidRPr="00F83BB8" w:rsidRDefault="008750D2" w:rsidP="00CD64CB">
            <w:pPr>
              <w:pStyle w:val="ListParagraph"/>
              <w:spacing w:line="360" w:lineRule="auto"/>
              <w:ind w:left="0"/>
              <w:rPr>
                <w:ins w:id="2109" w:author="Etion Pinari [2]" w:date="2020-12-07T20:16:00Z"/>
                <w:rStyle w:val="SubtleEmphasis"/>
                <w:i w:val="0"/>
                <w:iCs w:val="0"/>
                <w:sz w:val="26"/>
                <w:rPrChange w:id="2110" w:author="Etion Pinari [2]" w:date="2020-12-08T10:36:00Z">
                  <w:rPr>
                    <w:ins w:id="2111" w:author="Etion Pinari [2]" w:date="2020-12-07T20:16:00Z"/>
                    <w:rStyle w:val="SubtleEmphasis"/>
                    <w:i w:val="0"/>
                    <w:iCs w:val="0"/>
                    <w:szCs w:val="24"/>
                  </w:rPr>
                </w:rPrChange>
              </w:rPr>
            </w:pPr>
            <w:ins w:id="2112" w:author="Etion Pinari [2]" w:date="2020-12-07T21:37:00Z">
              <w:r w:rsidRPr="00F83BB8">
                <w:rPr>
                  <w:rStyle w:val="SubtleEmphasis"/>
                  <w:i w:val="0"/>
                  <w:iCs w:val="0"/>
                  <w:sz w:val="26"/>
                  <w:rPrChange w:id="2113" w:author="Etion Pinari [2]" w:date="2020-12-08T10:36:00Z">
                    <w:rPr>
                      <w:rStyle w:val="SubtleEmphasis"/>
                      <w:i w:val="0"/>
                      <w:iCs w:val="0"/>
                      <w:szCs w:val="24"/>
                    </w:rPr>
                  </w:rPrChange>
                </w:rPr>
                <w:t>Only one person will enter the store per ticket</w:t>
              </w:r>
            </w:ins>
            <w:commentRangeEnd w:id="2105"/>
            <w:ins w:id="2114" w:author="Etion Pinari [2]" w:date="2020-12-08T12:18:00Z">
              <w:r w:rsidR="007F6E18">
                <w:rPr>
                  <w:rStyle w:val="CommentReference"/>
                </w:rPr>
                <w:commentReference w:id="2105"/>
              </w:r>
            </w:ins>
          </w:p>
        </w:tc>
      </w:tr>
      <w:tr w:rsidR="00CD64CB" w14:paraId="7A6B5B24" w14:textId="77777777" w:rsidTr="006E4D1D">
        <w:trPr>
          <w:ins w:id="2115" w:author="Etion Pinari [2]" w:date="2020-12-07T20:16:00Z"/>
        </w:trPr>
        <w:tc>
          <w:tcPr>
            <w:tcW w:w="631" w:type="pct"/>
            <w:shd w:val="clear" w:color="auto" w:fill="FF7C80"/>
            <w:tcPrChange w:id="2116" w:author="Etion Pinari [2]" w:date="2020-12-08T10:28:00Z">
              <w:tcPr>
                <w:tcW w:w="631" w:type="pct"/>
              </w:tcPr>
            </w:tcPrChange>
          </w:tcPr>
          <w:p w14:paraId="127F2E3F" w14:textId="2A642FF1" w:rsidR="00CD64CB" w:rsidRPr="00FE186F" w:rsidRDefault="008750D2" w:rsidP="00CD64CB">
            <w:pPr>
              <w:pStyle w:val="ListParagraph"/>
              <w:spacing w:line="360" w:lineRule="auto"/>
              <w:ind w:left="0"/>
              <w:rPr>
                <w:ins w:id="2117" w:author="Etion Pinari [2]" w:date="2020-12-07T20:16:00Z"/>
                <w:rStyle w:val="SubtleEmphasis"/>
                <w:i w:val="0"/>
                <w:iCs w:val="0"/>
                <w:sz w:val="26"/>
                <w:rPrChange w:id="2118" w:author="Etion Pinari [2]" w:date="2020-12-08T09:40:00Z">
                  <w:rPr>
                    <w:ins w:id="2119" w:author="Etion Pinari [2]" w:date="2020-12-07T20:16:00Z"/>
                    <w:rStyle w:val="SubtleEmphasis"/>
                    <w:i w:val="0"/>
                    <w:iCs w:val="0"/>
                    <w:szCs w:val="24"/>
                  </w:rPr>
                </w:rPrChange>
              </w:rPr>
            </w:pPr>
            <w:ins w:id="2120" w:author="Etion Pinari [2]" w:date="2020-12-07T21:47:00Z">
              <w:r w:rsidRPr="00FE186F">
                <w:rPr>
                  <w:rStyle w:val="SubtleEmphasis"/>
                  <w:i w:val="0"/>
                  <w:iCs w:val="0"/>
                  <w:sz w:val="26"/>
                  <w:rPrChange w:id="2121" w:author="Etion Pinari [2]" w:date="2020-12-08T09:40:00Z">
                    <w:rPr>
                      <w:rStyle w:val="SubtleEmphasis"/>
                      <w:i w:val="0"/>
                      <w:iCs w:val="0"/>
                      <w:szCs w:val="24"/>
                    </w:rPr>
                  </w:rPrChange>
                </w:rPr>
                <w:t>R1</w:t>
              </w:r>
            </w:ins>
          </w:p>
        </w:tc>
        <w:tc>
          <w:tcPr>
            <w:tcW w:w="4369" w:type="pct"/>
            <w:tcPrChange w:id="2122" w:author="Etion Pinari [2]" w:date="2020-12-08T10:28:00Z">
              <w:tcPr>
                <w:tcW w:w="4369" w:type="pct"/>
              </w:tcPr>
            </w:tcPrChange>
          </w:tcPr>
          <w:p w14:paraId="341DE873" w14:textId="61694EF7" w:rsidR="00CD64CB" w:rsidRPr="00F83BB8" w:rsidRDefault="008750D2" w:rsidP="00CD64CB">
            <w:pPr>
              <w:pStyle w:val="ListParagraph"/>
              <w:spacing w:line="360" w:lineRule="auto"/>
              <w:ind w:left="0"/>
              <w:rPr>
                <w:ins w:id="2123" w:author="Etion Pinari [2]" w:date="2020-12-07T20:16:00Z"/>
                <w:rStyle w:val="SubtleEmphasis"/>
                <w:i w:val="0"/>
                <w:iCs w:val="0"/>
                <w:sz w:val="26"/>
                <w:rPrChange w:id="2124" w:author="Etion Pinari [2]" w:date="2020-12-08T10:36:00Z">
                  <w:rPr>
                    <w:ins w:id="2125" w:author="Etion Pinari [2]" w:date="2020-12-07T20:16:00Z"/>
                    <w:rStyle w:val="SubtleEmphasis"/>
                    <w:i w:val="0"/>
                    <w:iCs w:val="0"/>
                    <w:szCs w:val="24"/>
                  </w:rPr>
                </w:rPrChange>
              </w:rPr>
            </w:pPr>
            <w:ins w:id="2126" w:author="Etion Pinari [2]" w:date="2020-12-07T21:46:00Z">
              <w:r w:rsidRPr="00F83BB8">
                <w:rPr>
                  <w:rStyle w:val="SubtleEmphasis"/>
                  <w:b/>
                  <w:bCs w:val="0"/>
                  <w:i w:val="0"/>
                  <w:iCs w:val="0"/>
                  <w:sz w:val="26"/>
                  <w:rPrChange w:id="2127" w:author="Etion Pinari [2]" w:date="2020-12-08T10:36:00Z">
                    <w:rPr>
                      <w:rStyle w:val="SubtleEmphasis"/>
                      <w:i w:val="0"/>
                      <w:iCs w:val="0"/>
                      <w:szCs w:val="24"/>
                    </w:rPr>
                  </w:rPrChange>
                </w:rPr>
                <w:t>The system shall</w:t>
              </w:r>
              <w:r w:rsidRPr="00F83BB8">
                <w:rPr>
                  <w:rStyle w:val="SubtleEmphasis"/>
                  <w:i w:val="0"/>
                  <w:iCs w:val="0"/>
                  <w:sz w:val="26"/>
                  <w:rPrChange w:id="2128" w:author="Etion Pinari [2]" w:date="2020-12-08T10:36:00Z">
                    <w:rPr>
                      <w:rStyle w:val="SubtleEmphasis"/>
                      <w:i w:val="0"/>
                      <w:iCs w:val="0"/>
                      <w:szCs w:val="24"/>
                    </w:rPr>
                  </w:rPrChange>
                </w:rPr>
                <w:t xml:space="preserve"> allow users to get a ticket with a date and time that shows when to go to a certain store, virtually</w:t>
              </w:r>
            </w:ins>
          </w:p>
        </w:tc>
      </w:tr>
      <w:tr w:rsidR="00CD64CB" w14:paraId="3FD008DE" w14:textId="77777777" w:rsidTr="006E4D1D">
        <w:trPr>
          <w:ins w:id="2129" w:author="Etion Pinari [2]" w:date="2020-12-07T20:16:00Z"/>
        </w:trPr>
        <w:tc>
          <w:tcPr>
            <w:tcW w:w="631" w:type="pct"/>
            <w:shd w:val="clear" w:color="auto" w:fill="FF7C80"/>
            <w:tcPrChange w:id="2130" w:author="Etion Pinari [2]" w:date="2020-12-08T10:28:00Z">
              <w:tcPr>
                <w:tcW w:w="631" w:type="pct"/>
              </w:tcPr>
            </w:tcPrChange>
          </w:tcPr>
          <w:p w14:paraId="03946C58" w14:textId="4F9EC996" w:rsidR="00CD64CB" w:rsidRPr="00FE186F" w:rsidRDefault="008750D2" w:rsidP="00CD64CB">
            <w:pPr>
              <w:pStyle w:val="ListParagraph"/>
              <w:spacing w:line="360" w:lineRule="auto"/>
              <w:ind w:left="0"/>
              <w:rPr>
                <w:ins w:id="2131" w:author="Etion Pinari [2]" w:date="2020-12-07T20:16:00Z"/>
                <w:rStyle w:val="SubtleEmphasis"/>
                <w:i w:val="0"/>
                <w:iCs w:val="0"/>
                <w:sz w:val="26"/>
                <w:rPrChange w:id="2132" w:author="Etion Pinari [2]" w:date="2020-12-08T09:40:00Z">
                  <w:rPr>
                    <w:ins w:id="2133" w:author="Etion Pinari [2]" w:date="2020-12-07T20:16:00Z"/>
                    <w:rStyle w:val="SubtleEmphasis"/>
                    <w:i w:val="0"/>
                    <w:iCs w:val="0"/>
                    <w:szCs w:val="24"/>
                  </w:rPr>
                </w:rPrChange>
              </w:rPr>
            </w:pPr>
            <w:ins w:id="2134" w:author="Etion Pinari [2]" w:date="2020-12-07T21:48:00Z">
              <w:r w:rsidRPr="00FE186F">
                <w:rPr>
                  <w:rStyle w:val="SubtleEmphasis"/>
                  <w:i w:val="0"/>
                  <w:iCs w:val="0"/>
                  <w:sz w:val="26"/>
                  <w:rPrChange w:id="2135" w:author="Etion Pinari [2]" w:date="2020-12-08T09:40:00Z">
                    <w:rPr>
                      <w:rStyle w:val="SubtleEmphasis"/>
                      <w:i w:val="0"/>
                      <w:iCs w:val="0"/>
                      <w:szCs w:val="24"/>
                    </w:rPr>
                  </w:rPrChange>
                </w:rPr>
                <w:t>R3</w:t>
              </w:r>
            </w:ins>
          </w:p>
        </w:tc>
        <w:tc>
          <w:tcPr>
            <w:tcW w:w="4369" w:type="pct"/>
            <w:tcPrChange w:id="2136" w:author="Etion Pinari [2]" w:date="2020-12-08T10:28:00Z">
              <w:tcPr>
                <w:tcW w:w="4369" w:type="pct"/>
              </w:tcPr>
            </w:tcPrChange>
          </w:tcPr>
          <w:p w14:paraId="700D0D9C" w14:textId="2E6B3D2D" w:rsidR="00CD64CB" w:rsidRPr="00F83BB8" w:rsidRDefault="008750D2">
            <w:pPr>
              <w:spacing w:line="360" w:lineRule="auto"/>
              <w:rPr>
                <w:ins w:id="2137" w:author="Etion Pinari [2]" w:date="2020-12-07T20:16:00Z"/>
                <w:rStyle w:val="SubtleEmphasis"/>
                <w:i w:val="0"/>
                <w:iCs w:val="0"/>
                <w:sz w:val="26"/>
                <w:rPrChange w:id="2138" w:author="Etion Pinari [2]" w:date="2020-12-08T10:36:00Z">
                  <w:rPr>
                    <w:ins w:id="2139" w:author="Etion Pinari [2]" w:date="2020-12-07T20:16:00Z"/>
                    <w:rStyle w:val="SubtleEmphasis"/>
                    <w:i w:val="0"/>
                    <w:iCs w:val="0"/>
                    <w:szCs w:val="24"/>
                  </w:rPr>
                </w:rPrChange>
              </w:rPr>
              <w:pPrChange w:id="2140" w:author="Unknown" w:date="2020-12-07T21:37:00Z">
                <w:pPr>
                  <w:pStyle w:val="ListParagraph"/>
                  <w:spacing w:line="360" w:lineRule="auto"/>
                  <w:ind w:left="0"/>
                </w:pPr>
              </w:pPrChange>
            </w:pPr>
            <w:ins w:id="2141" w:author="Etion Pinari [2]" w:date="2020-12-07T21:37:00Z">
              <w:r w:rsidRPr="00F83BB8">
                <w:rPr>
                  <w:rStyle w:val="SubtleEmphasis"/>
                  <w:b/>
                  <w:bCs w:val="0"/>
                  <w:i w:val="0"/>
                  <w:iCs w:val="0"/>
                  <w:sz w:val="26"/>
                  <w:rPrChange w:id="2142" w:author="Etion Pinari [2]" w:date="2020-12-08T10:36:00Z">
                    <w:rPr>
                      <w:rStyle w:val="SubtleEmphasis"/>
                      <w:i w:val="0"/>
                      <w:iCs w:val="0"/>
                      <w:szCs w:val="24"/>
                    </w:rPr>
                  </w:rPrChange>
                </w:rPr>
                <w:t>The system shall</w:t>
              </w:r>
              <w:r w:rsidRPr="00F83BB8">
                <w:rPr>
                  <w:rStyle w:val="SubtleEmphasis"/>
                  <w:i w:val="0"/>
                  <w:iCs w:val="0"/>
                  <w:sz w:val="26"/>
                  <w:rPrChange w:id="2143" w:author="Etion Pinari [2]" w:date="2020-12-08T10:36:00Z">
                    <w:rPr>
                      <w:rStyle w:val="SubtleEmphasis"/>
                      <w:i w:val="0"/>
                      <w:iCs w:val="0"/>
                      <w:szCs w:val="24"/>
                    </w:rPr>
                  </w:rPrChange>
                </w:rPr>
                <w:t xml:space="preserve"> allow users to book a visit virtually with their desired store, up to the next 7 upcoming days</w:t>
              </w:r>
            </w:ins>
          </w:p>
        </w:tc>
      </w:tr>
      <w:tr w:rsidR="00CD64CB" w14:paraId="10699EF3" w14:textId="77777777" w:rsidTr="006E4D1D">
        <w:trPr>
          <w:ins w:id="2144" w:author="Etion Pinari [2]" w:date="2020-12-07T20:16:00Z"/>
        </w:trPr>
        <w:tc>
          <w:tcPr>
            <w:tcW w:w="631" w:type="pct"/>
            <w:shd w:val="clear" w:color="auto" w:fill="FF7C80"/>
            <w:tcPrChange w:id="2145" w:author="Etion Pinari [2]" w:date="2020-12-08T10:28:00Z">
              <w:tcPr>
                <w:tcW w:w="631" w:type="pct"/>
              </w:tcPr>
            </w:tcPrChange>
          </w:tcPr>
          <w:p w14:paraId="2AF0F568" w14:textId="747E8A6D" w:rsidR="00CD64CB" w:rsidRPr="00FE186F" w:rsidRDefault="00C06455" w:rsidP="00CD64CB">
            <w:pPr>
              <w:pStyle w:val="ListParagraph"/>
              <w:spacing w:line="360" w:lineRule="auto"/>
              <w:ind w:left="0"/>
              <w:rPr>
                <w:ins w:id="2146" w:author="Etion Pinari [2]" w:date="2020-12-07T20:16:00Z"/>
                <w:rStyle w:val="SubtleEmphasis"/>
                <w:i w:val="0"/>
                <w:iCs w:val="0"/>
                <w:sz w:val="26"/>
                <w:rPrChange w:id="2147" w:author="Etion Pinari [2]" w:date="2020-12-08T09:40:00Z">
                  <w:rPr>
                    <w:ins w:id="2148" w:author="Etion Pinari [2]" w:date="2020-12-07T20:16:00Z"/>
                    <w:rStyle w:val="SubtleEmphasis"/>
                    <w:i w:val="0"/>
                    <w:iCs w:val="0"/>
                    <w:szCs w:val="24"/>
                  </w:rPr>
                </w:rPrChange>
              </w:rPr>
            </w:pPr>
            <w:ins w:id="2149" w:author="Etion Pinari [2]" w:date="2020-12-07T21:56:00Z">
              <w:r w:rsidRPr="00FE186F">
                <w:rPr>
                  <w:rStyle w:val="SubtleEmphasis"/>
                  <w:i w:val="0"/>
                  <w:iCs w:val="0"/>
                  <w:sz w:val="26"/>
                  <w:rPrChange w:id="2150" w:author="Etion Pinari [2]" w:date="2020-12-08T09:40:00Z">
                    <w:rPr>
                      <w:rStyle w:val="SubtleEmphasis"/>
                      <w:i w:val="0"/>
                      <w:iCs w:val="0"/>
                      <w:szCs w:val="24"/>
                    </w:rPr>
                  </w:rPrChange>
                </w:rPr>
                <w:t>R6</w:t>
              </w:r>
            </w:ins>
          </w:p>
        </w:tc>
        <w:tc>
          <w:tcPr>
            <w:tcW w:w="4369" w:type="pct"/>
            <w:tcPrChange w:id="2151" w:author="Etion Pinari [2]" w:date="2020-12-08T10:28:00Z">
              <w:tcPr>
                <w:tcW w:w="4369" w:type="pct"/>
              </w:tcPr>
            </w:tcPrChange>
          </w:tcPr>
          <w:p w14:paraId="79035891" w14:textId="54D4DAFE" w:rsidR="00CD64CB" w:rsidRPr="00F83BB8" w:rsidRDefault="008750D2" w:rsidP="00CD64CB">
            <w:pPr>
              <w:pStyle w:val="ListParagraph"/>
              <w:spacing w:line="360" w:lineRule="auto"/>
              <w:ind w:left="0"/>
              <w:rPr>
                <w:ins w:id="2152" w:author="Etion Pinari [2]" w:date="2020-12-07T20:16:00Z"/>
                <w:rStyle w:val="SubtleEmphasis"/>
                <w:i w:val="0"/>
                <w:iCs w:val="0"/>
                <w:sz w:val="26"/>
                <w:rPrChange w:id="2153" w:author="Etion Pinari [2]" w:date="2020-12-08T10:36:00Z">
                  <w:rPr>
                    <w:ins w:id="2154" w:author="Etion Pinari [2]" w:date="2020-12-07T20:16:00Z"/>
                    <w:rStyle w:val="SubtleEmphasis"/>
                    <w:i w:val="0"/>
                    <w:iCs w:val="0"/>
                    <w:szCs w:val="24"/>
                  </w:rPr>
                </w:rPrChange>
              </w:rPr>
            </w:pPr>
            <w:ins w:id="2155" w:author="Etion Pinari [2]" w:date="2020-12-07T21:37:00Z">
              <w:r w:rsidRPr="00F83BB8">
                <w:rPr>
                  <w:rStyle w:val="SubtleEmphasis"/>
                  <w:b/>
                  <w:bCs w:val="0"/>
                  <w:i w:val="0"/>
                  <w:iCs w:val="0"/>
                  <w:sz w:val="26"/>
                  <w:rPrChange w:id="2156" w:author="Etion Pinari [2]" w:date="2020-12-08T10:36:00Z">
                    <w:rPr>
                      <w:rStyle w:val="SubtleEmphasis"/>
                      <w:i w:val="0"/>
                      <w:iCs w:val="0"/>
                      <w:szCs w:val="24"/>
                    </w:rPr>
                  </w:rPrChange>
                </w:rPr>
                <w:t>The system shall</w:t>
              </w:r>
              <w:r w:rsidRPr="00F83BB8">
                <w:rPr>
                  <w:rStyle w:val="SubtleEmphasis"/>
                  <w:i w:val="0"/>
                  <w:iCs w:val="0"/>
                  <w:sz w:val="26"/>
                  <w:rPrChange w:id="2157" w:author="Etion Pinari [2]" w:date="2020-12-08T10:36:00Z">
                    <w:rPr>
                      <w:rStyle w:val="SubtleEmphasis"/>
                      <w:i w:val="0"/>
                      <w:iCs w:val="0"/>
                      <w:szCs w:val="24"/>
                    </w:rPr>
                  </w:rPrChange>
                </w:rPr>
                <w:t xml:space="preserve"> allow users to be identified by their phone unique ID</w:t>
              </w:r>
            </w:ins>
          </w:p>
        </w:tc>
      </w:tr>
      <w:tr w:rsidR="008750D2" w14:paraId="4CA13C3B" w14:textId="77777777" w:rsidTr="006E4D1D">
        <w:trPr>
          <w:ins w:id="2158" w:author="Etion Pinari [2]" w:date="2020-12-07T21:37:00Z"/>
        </w:trPr>
        <w:tc>
          <w:tcPr>
            <w:tcW w:w="631" w:type="pct"/>
            <w:shd w:val="clear" w:color="auto" w:fill="FF7C80"/>
            <w:tcPrChange w:id="2159" w:author="Etion Pinari [2]" w:date="2020-12-08T10:28:00Z">
              <w:tcPr>
                <w:tcW w:w="631" w:type="pct"/>
              </w:tcPr>
            </w:tcPrChange>
          </w:tcPr>
          <w:p w14:paraId="74EB9B2F" w14:textId="1FC85F46" w:rsidR="008750D2" w:rsidRPr="00FE186F" w:rsidRDefault="00C06455" w:rsidP="00CD64CB">
            <w:pPr>
              <w:pStyle w:val="ListParagraph"/>
              <w:spacing w:line="360" w:lineRule="auto"/>
              <w:ind w:left="0"/>
              <w:rPr>
                <w:ins w:id="2160" w:author="Etion Pinari [2]" w:date="2020-12-07T21:37:00Z"/>
                <w:rStyle w:val="SubtleEmphasis"/>
                <w:i w:val="0"/>
                <w:iCs w:val="0"/>
                <w:sz w:val="26"/>
                <w:rPrChange w:id="2161" w:author="Etion Pinari [2]" w:date="2020-12-08T09:40:00Z">
                  <w:rPr>
                    <w:ins w:id="2162" w:author="Etion Pinari [2]" w:date="2020-12-07T21:37:00Z"/>
                    <w:rStyle w:val="SubtleEmphasis"/>
                    <w:i w:val="0"/>
                    <w:iCs w:val="0"/>
                    <w:szCs w:val="24"/>
                  </w:rPr>
                </w:rPrChange>
              </w:rPr>
            </w:pPr>
            <w:ins w:id="2163" w:author="Etion Pinari [2]" w:date="2020-12-07T21:56:00Z">
              <w:r w:rsidRPr="00FE186F">
                <w:rPr>
                  <w:rStyle w:val="SubtleEmphasis"/>
                  <w:i w:val="0"/>
                  <w:iCs w:val="0"/>
                  <w:sz w:val="26"/>
                  <w:rPrChange w:id="2164" w:author="Etion Pinari [2]" w:date="2020-12-08T09:40:00Z">
                    <w:rPr>
                      <w:rStyle w:val="SubtleEmphasis"/>
                      <w:i w:val="0"/>
                      <w:iCs w:val="0"/>
                      <w:szCs w:val="24"/>
                    </w:rPr>
                  </w:rPrChange>
                </w:rPr>
                <w:t>R7</w:t>
              </w:r>
            </w:ins>
          </w:p>
        </w:tc>
        <w:tc>
          <w:tcPr>
            <w:tcW w:w="4369" w:type="pct"/>
            <w:tcPrChange w:id="2165" w:author="Etion Pinari [2]" w:date="2020-12-08T10:28:00Z">
              <w:tcPr>
                <w:tcW w:w="4369" w:type="pct"/>
              </w:tcPr>
            </w:tcPrChange>
          </w:tcPr>
          <w:p w14:paraId="0DAD4E4B" w14:textId="31D01ED9" w:rsidR="008750D2" w:rsidRPr="00F83BB8" w:rsidRDefault="008750D2" w:rsidP="00CD64CB">
            <w:pPr>
              <w:pStyle w:val="ListParagraph"/>
              <w:spacing w:line="360" w:lineRule="auto"/>
              <w:ind w:left="0"/>
              <w:rPr>
                <w:ins w:id="2166" w:author="Etion Pinari [2]" w:date="2020-12-07T21:37:00Z"/>
                <w:rStyle w:val="SubtleEmphasis"/>
                <w:i w:val="0"/>
                <w:iCs w:val="0"/>
                <w:sz w:val="26"/>
                <w:rPrChange w:id="2167" w:author="Etion Pinari [2]" w:date="2020-12-08T10:36:00Z">
                  <w:rPr>
                    <w:ins w:id="2168" w:author="Etion Pinari [2]" w:date="2020-12-07T21:37:00Z"/>
                    <w:rStyle w:val="SubtleEmphasis"/>
                    <w:i w:val="0"/>
                    <w:iCs w:val="0"/>
                    <w:szCs w:val="24"/>
                  </w:rPr>
                </w:rPrChange>
              </w:rPr>
            </w:pPr>
            <w:ins w:id="2169" w:author="Etion Pinari [2]" w:date="2020-12-07T21:37:00Z">
              <w:r w:rsidRPr="00F83BB8">
                <w:rPr>
                  <w:rStyle w:val="SubtleEmphasis"/>
                  <w:b/>
                  <w:bCs w:val="0"/>
                  <w:i w:val="0"/>
                  <w:iCs w:val="0"/>
                  <w:sz w:val="26"/>
                  <w:rPrChange w:id="2170" w:author="Etion Pinari [2]" w:date="2020-12-08T10:36:00Z">
                    <w:rPr>
                      <w:rStyle w:val="SubtleEmphasis"/>
                      <w:i w:val="0"/>
                      <w:iCs w:val="0"/>
                      <w:szCs w:val="24"/>
                    </w:rPr>
                  </w:rPrChange>
                </w:rPr>
                <w:t>The system shall</w:t>
              </w:r>
              <w:r w:rsidRPr="00F83BB8">
                <w:rPr>
                  <w:rStyle w:val="SubtleEmphasis"/>
                  <w:i w:val="0"/>
                  <w:iCs w:val="0"/>
                  <w:sz w:val="26"/>
                  <w:rPrChange w:id="2171" w:author="Etion Pinari [2]" w:date="2020-12-08T10:36:00Z">
                    <w:rPr>
                      <w:rStyle w:val="SubtleEmphasis"/>
                      <w:i w:val="0"/>
                      <w:iCs w:val="0"/>
                      <w:szCs w:val="24"/>
                    </w:rPr>
                  </w:rPrChange>
                </w:rPr>
                <w:t xml:space="preserve"> allow users to be identified by a username of their choosing</w:t>
              </w:r>
            </w:ins>
          </w:p>
        </w:tc>
      </w:tr>
      <w:tr w:rsidR="008750D2" w14:paraId="7D5348D3" w14:textId="77777777" w:rsidTr="006E4D1D">
        <w:trPr>
          <w:ins w:id="2172" w:author="Etion Pinari [2]" w:date="2020-12-07T21:37:00Z"/>
        </w:trPr>
        <w:tc>
          <w:tcPr>
            <w:tcW w:w="631" w:type="pct"/>
            <w:shd w:val="clear" w:color="auto" w:fill="FF7C80"/>
            <w:tcPrChange w:id="2173" w:author="Etion Pinari [2]" w:date="2020-12-08T10:28:00Z">
              <w:tcPr>
                <w:tcW w:w="631" w:type="pct"/>
              </w:tcPr>
            </w:tcPrChange>
          </w:tcPr>
          <w:p w14:paraId="60908AFC" w14:textId="4BDDBBA0" w:rsidR="008750D2" w:rsidRPr="00FE186F" w:rsidRDefault="004E3C04" w:rsidP="00CD64CB">
            <w:pPr>
              <w:pStyle w:val="ListParagraph"/>
              <w:spacing w:line="360" w:lineRule="auto"/>
              <w:ind w:left="0"/>
              <w:rPr>
                <w:ins w:id="2174" w:author="Etion Pinari [2]" w:date="2020-12-07T21:37:00Z"/>
                <w:rStyle w:val="SubtleEmphasis"/>
                <w:i w:val="0"/>
                <w:iCs w:val="0"/>
                <w:sz w:val="26"/>
                <w:rPrChange w:id="2175" w:author="Etion Pinari [2]" w:date="2020-12-08T09:40:00Z">
                  <w:rPr>
                    <w:ins w:id="2176" w:author="Etion Pinari [2]" w:date="2020-12-07T21:37:00Z"/>
                    <w:rStyle w:val="SubtleEmphasis"/>
                    <w:i w:val="0"/>
                    <w:iCs w:val="0"/>
                    <w:szCs w:val="24"/>
                  </w:rPr>
                </w:rPrChange>
              </w:rPr>
            </w:pPr>
            <w:ins w:id="2177" w:author="Etion Pinari [2]" w:date="2020-12-08T11:03:00Z">
              <w:r>
                <w:rPr>
                  <w:rStyle w:val="SubtleEmphasis"/>
                  <w:i w:val="0"/>
                  <w:iCs w:val="0"/>
                  <w:sz w:val="26"/>
                </w:rPr>
                <w:t>R13.1</w:t>
              </w:r>
            </w:ins>
          </w:p>
        </w:tc>
        <w:tc>
          <w:tcPr>
            <w:tcW w:w="4369" w:type="pct"/>
            <w:tcPrChange w:id="2178" w:author="Etion Pinari [2]" w:date="2020-12-08T10:28:00Z">
              <w:tcPr>
                <w:tcW w:w="4369" w:type="pct"/>
              </w:tcPr>
            </w:tcPrChange>
          </w:tcPr>
          <w:p w14:paraId="2430C070" w14:textId="21AA00E3" w:rsidR="008750D2" w:rsidRPr="00F83BB8" w:rsidRDefault="00C06455" w:rsidP="00CD64CB">
            <w:pPr>
              <w:pStyle w:val="ListParagraph"/>
              <w:spacing w:line="360" w:lineRule="auto"/>
              <w:ind w:left="0"/>
              <w:rPr>
                <w:ins w:id="2179" w:author="Etion Pinari [2]" w:date="2020-12-07T21:37:00Z"/>
                <w:rStyle w:val="SubtleEmphasis"/>
                <w:i w:val="0"/>
                <w:iCs w:val="0"/>
                <w:sz w:val="26"/>
                <w:rPrChange w:id="2180" w:author="Etion Pinari [2]" w:date="2020-12-08T10:36:00Z">
                  <w:rPr>
                    <w:ins w:id="2181" w:author="Etion Pinari [2]" w:date="2020-12-07T21:37:00Z"/>
                    <w:rStyle w:val="SubtleEmphasis"/>
                    <w:i w:val="0"/>
                    <w:iCs w:val="0"/>
                    <w:szCs w:val="24"/>
                  </w:rPr>
                </w:rPrChange>
              </w:rPr>
            </w:pPr>
            <w:ins w:id="2182" w:author="Etion Pinari [2]" w:date="2020-12-07T21:49:00Z">
              <w:r w:rsidRPr="00F83BB8">
                <w:rPr>
                  <w:rStyle w:val="SubtleEmphasis"/>
                  <w:b/>
                  <w:bCs w:val="0"/>
                  <w:i w:val="0"/>
                  <w:iCs w:val="0"/>
                  <w:sz w:val="26"/>
                  <w:rPrChange w:id="2183" w:author="Etion Pinari [2]" w:date="2020-12-08T10:36:00Z">
                    <w:rPr>
                      <w:rStyle w:val="SubtleEmphasis"/>
                      <w:i w:val="0"/>
                      <w:iCs w:val="0"/>
                      <w:szCs w:val="24"/>
                    </w:rPr>
                  </w:rPrChange>
                </w:rPr>
                <w:t>The system shall</w:t>
              </w:r>
              <w:r w:rsidRPr="00F83BB8">
                <w:rPr>
                  <w:rStyle w:val="SubtleEmphasis"/>
                  <w:i w:val="0"/>
                  <w:iCs w:val="0"/>
                  <w:sz w:val="26"/>
                  <w:rPrChange w:id="2184" w:author="Etion Pinari [2]" w:date="2020-12-08T10:36:00Z">
                    <w:rPr>
                      <w:rStyle w:val="SubtleEmphasis"/>
                      <w:i w:val="0"/>
                      <w:iCs w:val="0"/>
                      <w:szCs w:val="24"/>
                    </w:rPr>
                  </w:rPrChange>
                </w:rPr>
                <w:t xml:space="preserve"> allow the user to scan its QR code in entrance through the turnstiles</w:t>
              </w:r>
            </w:ins>
          </w:p>
        </w:tc>
      </w:tr>
      <w:tr w:rsidR="008750D2" w14:paraId="0BD00AA3" w14:textId="77777777" w:rsidTr="006E4D1D">
        <w:trPr>
          <w:ins w:id="2185" w:author="Etion Pinari [2]" w:date="2020-12-07T21:37:00Z"/>
        </w:trPr>
        <w:tc>
          <w:tcPr>
            <w:tcW w:w="631" w:type="pct"/>
            <w:shd w:val="clear" w:color="auto" w:fill="FF7C80"/>
            <w:tcPrChange w:id="2186" w:author="Etion Pinari [2]" w:date="2020-12-08T10:28:00Z">
              <w:tcPr>
                <w:tcW w:w="631" w:type="pct"/>
              </w:tcPr>
            </w:tcPrChange>
          </w:tcPr>
          <w:p w14:paraId="7F1DB312" w14:textId="214F691E" w:rsidR="008750D2" w:rsidRPr="00FE186F" w:rsidRDefault="00C06455" w:rsidP="00CD64CB">
            <w:pPr>
              <w:pStyle w:val="ListParagraph"/>
              <w:spacing w:line="360" w:lineRule="auto"/>
              <w:ind w:left="0"/>
              <w:rPr>
                <w:ins w:id="2187" w:author="Etion Pinari [2]" w:date="2020-12-07T21:37:00Z"/>
                <w:rStyle w:val="SubtleEmphasis"/>
                <w:i w:val="0"/>
                <w:iCs w:val="0"/>
                <w:sz w:val="26"/>
                <w:rPrChange w:id="2188" w:author="Etion Pinari [2]" w:date="2020-12-08T09:40:00Z">
                  <w:rPr>
                    <w:ins w:id="2189" w:author="Etion Pinari [2]" w:date="2020-12-07T21:37:00Z"/>
                    <w:rStyle w:val="SubtleEmphasis"/>
                    <w:i w:val="0"/>
                    <w:iCs w:val="0"/>
                    <w:szCs w:val="24"/>
                  </w:rPr>
                </w:rPrChange>
              </w:rPr>
            </w:pPr>
            <w:ins w:id="2190" w:author="Etion Pinari [2]" w:date="2020-12-07T21:54:00Z">
              <w:r w:rsidRPr="00FE186F">
                <w:rPr>
                  <w:rStyle w:val="SubtleEmphasis"/>
                  <w:i w:val="0"/>
                  <w:iCs w:val="0"/>
                  <w:sz w:val="26"/>
                  <w:rPrChange w:id="2191" w:author="Etion Pinari [2]" w:date="2020-12-08T09:40:00Z">
                    <w:rPr>
                      <w:rStyle w:val="SubtleEmphasis"/>
                      <w:i w:val="0"/>
                      <w:iCs w:val="0"/>
                      <w:szCs w:val="24"/>
                    </w:rPr>
                  </w:rPrChange>
                </w:rPr>
                <w:t>R15.1</w:t>
              </w:r>
            </w:ins>
          </w:p>
        </w:tc>
        <w:tc>
          <w:tcPr>
            <w:tcW w:w="4369" w:type="pct"/>
            <w:tcPrChange w:id="2192" w:author="Etion Pinari [2]" w:date="2020-12-08T10:28:00Z">
              <w:tcPr>
                <w:tcW w:w="4369" w:type="pct"/>
              </w:tcPr>
            </w:tcPrChange>
          </w:tcPr>
          <w:p w14:paraId="316BB373" w14:textId="1B637AA6" w:rsidR="008750D2" w:rsidRPr="00F83BB8" w:rsidRDefault="00C06455">
            <w:pPr>
              <w:pStyle w:val="ListParagraph"/>
              <w:tabs>
                <w:tab w:val="left" w:pos="1348"/>
              </w:tabs>
              <w:spacing w:line="360" w:lineRule="auto"/>
              <w:ind w:left="0"/>
              <w:rPr>
                <w:ins w:id="2193" w:author="Etion Pinari [2]" w:date="2020-12-07T21:37:00Z"/>
                <w:rStyle w:val="SubtleEmphasis"/>
                <w:i w:val="0"/>
                <w:iCs w:val="0"/>
                <w:sz w:val="26"/>
                <w:rPrChange w:id="2194" w:author="Etion Pinari [2]" w:date="2020-12-08T10:36:00Z">
                  <w:rPr>
                    <w:ins w:id="2195" w:author="Etion Pinari [2]" w:date="2020-12-07T21:37:00Z"/>
                    <w:rStyle w:val="SubtleEmphasis"/>
                    <w:i w:val="0"/>
                    <w:iCs w:val="0"/>
                    <w:szCs w:val="24"/>
                  </w:rPr>
                </w:rPrChange>
              </w:rPr>
              <w:pPrChange w:id="2196" w:author="Unknown" w:date="2020-12-07T21:38:00Z">
                <w:pPr>
                  <w:pStyle w:val="ListParagraph"/>
                  <w:spacing w:line="360" w:lineRule="auto"/>
                  <w:ind w:left="0"/>
                </w:pPr>
              </w:pPrChange>
            </w:pPr>
            <w:ins w:id="2197" w:author="Etion Pinari [2]" w:date="2020-12-07T21:53:00Z">
              <w:r w:rsidRPr="00F83BB8">
                <w:rPr>
                  <w:rStyle w:val="SubtleEmphasis"/>
                  <w:b/>
                  <w:bCs w:val="0"/>
                  <w:i w:val="0"/>
                  <w:iCs w:val="0"/>
                  <w:sz w:val="26"/>
                  <w:rPrChange w:id="2198" w:author="Etion Pinari [2]" w:date="2020-12-08T10:36:00Z">
                    <w:rPr>
                      <w:rStyle w:val="SubtleEmphasis"/>
                      <w:i w:val="0"/>
                      <w:iCs w:val="0"/>
                      <w:szCs w:val="24"/>
                    </w:rPr>
                  </w:rPrChange>
                </w:rPr>
                <w:t>The system shall</w:t>
              </w:r>
              <w:r w:rsidRPr="00F83BB8">
                <w:rPr>
                  <w:rStyle w:val="SubtleEmphasis"/>
                  <w:i w:val="0"/>
                  <w:iCs w:val="0"/>
                  <w:sz w:val="26"/>
                  <w:rPrChange w:id="2199" w:author="Etion Pinari [2]" w:date="2020-12-08T10:36:00Z">
                    <w:rPr>
                      <w:rStyle w:val="SubtleEmphasis"/>
                      <w:i w:val="0"/>
                      <w:iCs w:val="0"/>
                      <w:szCs w:val="24"/>
                    </w:rPr>
                  </w:rPrChange>
                </w:rPr>
                <w:t xml:space="preserve"> unlock turnstiles after a unique QR code scan in entrance</w:t>
              </w:r>
            </w:ins>
          </w:p>
        </w:tc>
      </w:tr>
      <w:tr w:rsidR="007F6E18" w14:paraId="37D6347C" w14:textId="77777777" w:rsidTr="006E4D1D">
        <w:trPr>
          <w:ins w:id="2200" w:author="Etion Pinari [2]" w:date="2020-12-08T12:17:00Z"/>
        </w:trPr>
        <w:tc>
          <w:tcPr>
            <w:tcW w:w="631" w:type="pct"/>
            <w:shd w:val="clear" w:color="auto" w:fill="FF7C80"/>
          </w:tcPr>
          <w:p w14:paraId="3DAF6EC2" w14:textId="4545361A" w:rsidR="007F6E18" w:rsidRPr="00FE186F" w:rsidRDefault="007F6E18" w:rsidP="007F6E18">
            <w:pPr>
              <w:pStyle w:val="ListParagraph"/>
              <w:spacing w:line="360" w:lineRule="auto"/>
              <w:ind w:left="0"/>
              <w:rPr>
                <w:ins w:id="2201" w:author="Etion Pinari [2]" w:date="2020-12-08T12:17:00Z"/>
                <w:rStyle w:val="SubtleEmphasis"/>
                <w:i w:val="0"/>
                <w:iCs w:val="0"/>
                <w:sz w:val="26"/>
                <w:rPrChange w:id="2202" w:author="Etion Pinari [2]" w:date="2020-12-08T09:40:00Z">
                  <w:rPr>
                    <w:ins w:id="2203" w:author="Etion Pinari [2]" w:date="2020-12-08T12:17:00Z"/>
                    <w:rStyle w:val="SubtleEmphasis"/>
                    <w:i w:val="0"/>
                    <w:iCs w:val="0"/>
                    <w:sz w:val="26"/>
                  </w:rPr>
                </w:rPrChange>
              </w:rPr>
            </w:pPr>
            <w:ins w:id="2204" w:author="Etion Pinari [2]" w:date="2020-12-08T12:17:00Z">
              <w:r>
                <w:rPr>
                  <w:rStyle w:val="SubtleEmphasis"/>
                  <w:i w:val="0"/>
                  <w:iCs w:val="0"/>
                  <w:sz w:val="26"/>
                </w:rPr>
                <w:t>R16</w:t>
              </w:r>
            </w:ins>
          </w:p>
        </w:tc>
        <w:tc>
          <w:tcPr>
            <w:tcW w:w="4369" w:type="pct"/>
          </w:tcPr>
          <w:p w14:paraId="0E38E5D7" w14:textId="0B395426" w:rsidR="007F6E18" w:rsidRPr="00F83BB8" w:rsidRDefault="007F6E18" w:rsidP="007F6E18">
            <w:pPr>
              <w:pStyle w:val="ListParagraph"/>
              <w:tabs>
                <w:tab w:val="left" w:pos="1348"/>
              </w:tabs>
              <w:spacing w:line="360" w:lineRule="auto"/>
              <w:ind w:left="0"/>
              <w:rPr>
                <w:ins w:id="2205" w:author="Etion Pinari [2]" w:date="2020-12-08T12:17:00Z"/>
                <w:rStyle w:val="SubtleEmphasis"/>
                <w:b/>
                <w:bCs w:val="0"/>
                <w:i w:val="0"/>
                <w:iCs w:val="0"/>
                <w:sz w:val="26"/>
                <w:rPrChange w:id="2206" w:author="Etion Pinari [2]" w:date="2020-12-08T10:36:00Z">
                  <w:rPr>
                    <w:ins w:id="2207" w:author="Etion Pinari [2]" w:date="2020-12-08T12:17:00Z"/>
                    <w:rStyle w:val="SubtleEmphasis"/>
                    <w:b/>
                    <w:bCs w:val="0"/>
                    <w:i w:val="0"/>
                    <w:iCs w:val="0"/>
                    <w:sz w:val="26"/>
                  </w:rPr>
                </w:rPrChange>
              </w:rPr>
            </w:pPr>
            <w:ins w:id="2208" w:author="Etion Pinari [2]" w:date="2020-12-08T12:17:00Z">
              <w:r w:rsidRPr="003F5A77">
                <w:rPr>
                  <w:b/>
                  <w:bCs w:val="0"/>
                  <w:sz w:val="26"/>
                </w:rPr>
                <w:t>T</w:t>
              </w:r>
              <w:r w:rsidRPr="003F5A77">
                <w:rPr>
                  <w:b/>
                  <w:sz w:val="26"/>
                </w:rPr>
                <w:t>he system shall</w:t>
              </w:r>
              <w:r w:rsidRPr="003F5A77">
                <w:rPr>
                  <w:b/>
                  <w:bCs w:val="0"/>
                  <w:sz w:val="26"/>
                </w:rPr>
                <w:t xml:space="preserve"> </w:t>
              </w:r>
              <w:r w:rsidRPr="003F5A77">
                <w:rPr>
                  <w:bCs w:val="0"/>
                  <w:sz w:val="26"/>
                </w:rPr>
                <w:t>map</w:t>
              </w:r>
              <w:r w:rsidRPr="003F5A77">
                <w:rPr>
                  <w:b/>
                  <w:bCs w:val="0"/>
                  <w:sz w:val="26"/>
                </w:rPr>
                <w:t xml:space="preserve"> </w:t>
              </w:r>
              <w:r w:rsidRPr="003F5A77">
                <w:rPr>
                  <w:bCs w:val="0"/>
                  <w:sz w:val="26"/>
                </w:rPr>
                <w:t xml:space="preserve">the </w:t>
              </w:r>
              <w:r w:rsidRPr="003F5A77">
                <w:rPr>
                  <w:sz w:val="26"/>
                </w:rPr>
                <w:t xml:space="preserve">QR </w:t>
              </w:r>
              <w:r w:rsidRPr="003F5A77">
                <w:rPr>
                  <w:bCs w:val="0"/>
                  <w:sz w:val="26"/>
                </w:rPr>
                <w:t>c</w:t>
              </w:r>
              <w:r w:rsidRPr="003F5A77">
                <w:rPr>
                  <w:sz w:val="26"/>
                </w:rPr>
                <w:t>ode of a scan to the virtual user who owns the QR code</w:t>
              </w:r>
            </w:ins>
          </w:p>
        </w:tc>
      </w:tr>
    </w:tbl>
    <w:p w14:paraId="7D0CD5BE" w14:textId="322917DA" w:rsidR="007F6E18" w:rsidRDefault="007F6E18">
      <w:pPr>
        <w:rPr>
          <w:ins w:id="2209" w:author="Etion Pinari [2]" w:date="2020-12-08T12:19:00Z"/>
        </w:rPr>
      </w:pPr>
      <w:ins w:id="2210" w:author="Etion Pinari [2]" w:date="2020-12-08T12:12:00Z">
        <w:r>
          <w:t xml:space="preserve">The requirements (R1, R3) allow users to </w:t>
        </w:r>
      </w:ins>
      <w:ins w:id="2211" w:author="Etion Pinari [2]" w:date="2020-12-08T12:13:00Z">
        <w:r>
          <w:t xml:space="preserve">skip going physically in front of the stores and instead plan a visit </w:t>
        </w:r>
      </w:ins>
      <w:ins w:id="2212" w:author="Etion Pinari [2]" w:date="2020-12-08T12:14:00Z">
        <w:r>
          <w:t xml:space="preserve">that </w:t>
        </w:r>
      </w:ins>
      <w:ins w:id="2213" w:author="Etion Pinari [2]" w:date="2020-12-08T12:15:00Z">
        <w:r>
          <w:t xml:space="preserve">will </w:t>
        </w:r>
      </w:ins>
      <w:ins w:id="2214" w:author="Etion Pinari [2]" w:date="2020-12-08T12:18:00Z">
        <w:r>
          <w:t>allow the user to enter the store (R6, R7, R13.1, R15.1, R16).</w:t>
        </w:r>
      </w:ins>
    </w:p>
    <w:p w14:paraId="6D84D53E" w14:textId="1BF59D91" w:rsidR="00625199" w:rsidRDefault="00625199">
      <w:pPr>
        <w:rPr>
          <w:ins w:id="2215" w:author="Etion Pinari [2]" w:date="2020-12-08T12:19:00Z"/>
        </w:rPr>
      </w:pPr>
    </w:p>
    <w:p w14:paraId="38AA88D6" w14:textId="01504653" w:rsidR="00625199" w:rsidRDefault="00625199">
      <w:pPr>
        <w:rPr>
          <w:ins w:id="2216" w:author="Etion Pinari [2]" w:date="2020-12-08T12:19:00Z"/>
        </w:rPr>
      </w:pPr>
    </w:p>
    <w:p w14:paraId="7FA683B0" w14:textId="3216F738" w:rsidR="00625199" w:rsidRDefault="00625199">
      <w:pPr>
        <w:rPr>
          <w:ins w:id="2217" w:author="Etion Pinari [2]" w:date="2020-12-08T12:19:00Z"/>
        </w:rPr>
      </w:pPr>
    </w:p>
    <w:p w14:paraId="3616DD29" w14:textId="262F421E" w:rsidR="00625199" w:rsidRDefault="00625199">
      <w:pPr>
        <w:rPr>
          <w:ins w:id="2218" w:author="Etion Pinari [2]" w:date="2020-12-08T12:19:00Z"/>
        </w:rPr>
      </w:pPr>
    </w:p>
    <w:p w14:paraId="7E0832AA" w14:textId="1B8CA5B0" w:rsidR="00625199" w:rsidRDefault="00625199">
      <w:pPr>
        <w:rPr>
          <w:ins w:id="2219" w:author="Etion Pinari [2]" w:date="2020-12-08T12:19:00Z"/>
        </w:rPr>
      </w:pPr>
    </w:p>
    <w:p w14:paraId="7DBD0336" w14:textId="57312A3F" w:rsidR="00625199" w:rsidRDefault="00625199">
      <w:pPr>
        <w:rPr>
          <w:ins w:id="2220" w:author="Etion Pinari [2]" w:date="2020-12-08T12:19:00Z"/>
        </w:rPr>
      </w:pPr>
    </w:p>
    <w:p w14:paraId="142EA801" w14:textId="5CEFDE2B" w:rsidR="00625199" w:rsidRDefault="00625199">
      <w:pPr>
        <w:rPr>
          <w:ins w:id="2221" w:author="Etion Pinari [2]" w:date="2020-12-08T12:19:00Z"/>
        </w:rPr>
      </w:pPr>
    </w:p>
    <w:p w14:paraId="792AED1C" w14:textId="7ED75509" w:rsidR="00625199" w:rsidRDefault="00625199">
      <w:pPr>
        <w:rPr>
          <w:ins w:id="2222" w:author="Etion Pinari [2]" w:date="2020-12-08T12:19:00Z"/>
        </w:rPr>
      </w:pPr>
    </w:p>
    <w:p w14:paraId="25E642DE" w14:textId="0D9FF739" w:rsidR="00625199" w:rsidRDefault="00625199">
      <w:pPr>
        <w:rPr>
          <w:ins w:id="2223" w:author="Etion Pinari [2]" w:date="2020-12-08T12:19:00Z"/>
        </w:rPr>
      </w:pPr>
    </w:p>
    <w:p w14:paraId="4CDBFE81" w14:textId="2EBF6891" w:rsidR="00625199" w:rsidRDefault="00625199">
      <w:pPr>
        <w:rPr>
          <w:ins w:id="2224" w:author="Etion Pinari [2]" w:date="2020-12-08T12:19:00Z"/>
        </w:rPr>
      </w:pPr>
    </w:p>
    <w:p w14:paraId="001B4404" w14:textId="310D0FEA" w:rsidR="00625199" w:rsidRDefault="00625199">
      <w:pPr>
        <w:rPr>
          <w:ins w:id="2225" w:author="Etion Pinari [2]" w:date="2020-12-08T12:19:00Z"/>
        </w:rPr>
      </w:pPr>
    </w:p>
    <w:p w14:paraId="5D286245" w14:textId="77777777" w:rsidR="00625199" w:rsidRDefault="00625199">
      <w:pPr>
        <w:rPr>
          <w:ins w:id="2226" w:author="Etion Pinari [2]" w:date="2020-12-07T21:38:00Z"/>
        </w:rPr>
      </w:pPr>
    </w:p>
    <w:tbl>
      <w:tblPr>
        <w:tblStyle w:val="TableGrid"/>
        <w:tblW w:w="4995" w:type="pct"/>
        <w:tblLook w:val="04A0" w:firstRow="1" w:lastRow="0" w:firstColumn="1" w:lastColumn="0" w:noHBand="0" w:noVBand="1"/>
        <w:tblPrChange w:id="2227" w:author="Etion Pinari [2]" w:date="2020-12-08T09:32:00Z">
          <w:tblPr>
            <w:tblStyle w:val="TableGrid"/>
            <w:tblW w:w="4995" w:type="pct"/>
            <w:tblLook w:val="04A0" w:firstRow="1" w:lastRow="0" w:firstColumn="1" w:lastColumn="0" w:noHBand="0" w:noVBand="1"/>
          </w:tblPr>
        </w:tblPrChange>
      </w:tblPr>
      <w:tblGrid>
        <w:gridCol w:w="1256"/>
        <w:gridCol w:w="8696"/>
        <w:tblGridChange w:id="2228">
          <w:tblGrid>
            <w:gridCol w:w="1256"/>
            <w:gridCol w:w="8696"/>
          </w:tblGrid>
        </w:tblGridChange>
      </w:tblGrid>
      <w:tr w:rsidR="008750D2" w14:paraId="0E480A07" w14:textId="77777777" w:rsidTr="00AD6669">
        <w:trPr>
          <w:ins w:id="2229" w:author="Etion Pinari [2]" w:date="2020-12-07T21:37:00Z"/>
        </w:trPr>
        <w:tc>
          <w:tcPr>
            <w:tcW w:w="631" w:type="pct"/>
            <w:shd w:val="clear" w:color="auto" w:fill="B4C6E7" w:themeFill="accent1" w:themeFillTint="66"/>
            <w:tcPrChange w:id="2230" w:author="Etion Pinari [2]" w:date="2020-12-08T09:32:00Z">
              <w:tcPr>
                <w:tcW w:w="631" w:type="pct"/>
              </w:tcPr>
            </w:tcPrChange>
          </w:tcPr>
          <w:p w14:paraId="4734CA1C" w14:textId="41BCF014" w:rsidR="008750D2" w:rsidRPr="008750D2" w:rsidRDefault="008750D2" w:rsidP="008750D2">
            <w:pPr>
              <w:pStyle w:val="ListParagraph"/>
              <w:spacing w:line="360" w:lineRule="auto"/>
              <w:ind w:left="0"/>
              <w:rPr>
                <w:ins w:id="2231" w:author="Etion Pinari [2]" w:date="2020-12-07T21:37:00Z"/>
                <w:rStyle w:val="SubtleEmphasis"/>
                <w:b/>
                <w:bCs w:val="0"/>
                <w:i w:val="0"/>
                <w:iCs w:val="0"/>
                <w:szCs w:val="24"/>
                <w:rPrChange w:id="2232" w:author="Etion Pinari [2]" w:date="2020-12-07T21:39:00Z">
                  <w:rPr>
                    <w:ins w:id="2233" w:author="Etion Pinari [2]" w:date="2020-12-07T21:37:00Z"/>
                    <w:rStyle w:val="SubtleEmphasis"/>
                    <w:i w:val="0"/>
                    <w:iCs w:val="0"/>
                    <w:szCs w:val="24"/>
                  </w:rPr>
                </w:rPrChange>
              </w:rPr>
            </w:pPr>
            <w:ins w:id="2234" w:author="Etion Pinari [2]" w:date="2020-12-07T21:38:00Z">
              <w:r w:rsidRPr="008750D2">
                <w:rPr>
                  <w:rStyle w:val="SubtleEmphasis"/>
                  <w:b/>
                  <w:bCs w:val="0"/>
                  <w:i w:val="0"/>
                  <w:iCs w:val="0"/>
                  <w:sz w:val="28"/>
                  <w:szCs w:val="28"/>
                  <w:rPrChange w:id="2235" w:author="Etion Pinari [2]" w:date="2020-12-07T21:39:00Z">
                    <w:rPr>
                      <w:rStyle w:val="SubtleEmphasis"/>
                      <w:i w:val="0"/>
                      <w:iCs w:val="0"/>
                      <w:szCs w:val="24"/>
                    </w:rPr>
                  </w:rPrChange>
                </w:rPr>
                <w:t>Sub-G8</w:t>
              </w:r>
            </w:ins>
          </w:p>
        </w:tc>
        <w:tc>
          <w:tcPr>
            <w:tcW w:w="4369" w:type="pct"/>
            <w:tcPrChange w:id="2236" w:author="Etion Pinari [2]" w:date="2020-12-08T09:32:00Z">
              <w:tcPr>
                <w:tcW w:w="4369" w:type="pct"/>
              </w:tcPr>
            </w:tcPrChange>
          </w:tcPr>
          <w:p w14:paraId="4F3A652B" w14:textId="634D92C3" w:rsidR="008750D2" w:rsidRPr="00F83BB8" w:rsidRDefault="008750D2" w:rsidP="008750D2">
            <w:pPr>
              <w:pStyle w:val="ListParagraph"/>
              <w:spacing w:line="360" w:lineRule="auto"/>
              <w:ind w:left="0"/>
              <w:rPr>
                <w:ins w:id="2237" w:author="Etion Pinari [2]" w:date="2020-12-07T21:37:00Z"/>
                <w:rStyle w:val="SubtleEmphasis"/>
                <w:i w:val="0"/>
                <w:iCs w:val="0"/>
                <w:sz w:val="26"/>
                <w:rPrChange w:id="2238" w:author="Etion Pinari [2]" w:date="2020-12-08T10:36:00Z">
                  <w:rPr>
                    <w:ins w:id="2239" w:author="Etion Pinari [2]" w:date="2020-12-07T21:37:00Z"/>
                    <w:rStyle w:val="SubtleEmphasis"/>
                    <w:i w:val="0"/>
                    <w:iCs w:val="0"/>
                    <w:szCs w:val="24"/>
                  </w:rPr>
                </w:rPrChange>
              </w:rPr>
            </w:pPr>
            <w:ins w:id="2240" w:author="Etion Pinari [2]" w:date="2020-12-07T21:38:00Z">
              <w:r w:rsidRPr="00F83BB8">
                <w:rPr>
                  <w:rStyle w:val="SubtleEmphasis"/>
                  <w:i w:val="0"/>
                  <w:iCs w:val="0"/>
                  <w:sz w:val="26"/>
                  <w:rPrChange w:id="2241" w:author="Etion Pinari [2]" w:date="2020-12-08T10:36:00Z">
                    <w:rPr>
                      <w:rStyle w:val="SubtleEmphasis"/>
                      <w:i w:val="0"/>
                      <w:iCs w:val="0"/>
                      <w:szCs w:val="24"/>
                    </w:rPr>
                  </w:rPrChange>
                </w:rPr>
                <w:t xml:space="preserve">The ability to know which stores are available to go to, </w:t>
              </w:r>
            </w:ins>
            <w:ins w:id="2242" w:author="Etion Pinari [2]" w:date="2020-12-07T21:39:00Z">
              <w:r w:rsidRPr="00F83BB8">
                <w:rPr>
                  <w:rStyle w:val="SubtleEmphasis"/>
                  <w:i w:val="0"/>
                  <w:iCs w:val="0"/>
                  <w:sz w:val="26"/>
                  <w:rPrChange w:id="2243" w:author="Etion Pinari [2]" w:date="2020-12-08T10:36:00Z">
                    <w:rPr>
                      <w:rStyle w:val="SubtleEmphasis"/>
                      <w:i w:val="0"/>
                      <w:iCs w:val="0"/>
                      <w:szCs w:val="24"/>
                    </w:rPr>
                  </w:rPrChange>
                </w:rPr>
                <w:t xml:space="preserve">on </w:t>
              </w:r>
              <w:commentRangeStart w:id="2244"/>
              <w:r w:rsidRPr="00F83BB8">
                <w:rPr>
                  <w:rStyle w:val="SubtleEmphasis"/>
                  <w:i w:val="0"/>
                  <w:iCs w:val="0"/>
                  <w:sz w:val="26"/>
                  <w:rPrChange w:id="2245" w:author="Etion Pinari [2]" w:date="2020-12-08T10:36:00Z">
                    <w:rPr>
                      <w:rStyle w:val="SubtleEmphasis"/>
                      <w:i w:val="0"/>
                      <w:iCs w:val="0"/>
                      <w:szCs w:val="24"/>
                    </w:rPr>
                  </w:rPrChange>
                </w:rPr>
                <w:t>request</w:t>
              </w:r>
              <w:commentRangeEnd w:id="2244"/>
              <w:r w:rsidRPr="00F83BB8">
                <w:rPr>
                  <w:rStyle w:val="CommentReference"/>
                  <w:sz w:val="26"/>
                  <w:szCs w:val="26"/>
                  <w:rPrChange w:id="2246" w:author="Etion Pinari [2]" w:date="2020-12-08T10:36:00Z">
                    <w:rPr>
                      <w:rStyle w:val="CommentReference"/>
                    </w:rPr>
                  </w:rPrChange>
                </w:rPr>
                <w:commentReference w:id="2244"/>
              </w:r>
            </w:ins>
          </w:p>
        </w:tc>
      </w:tr>
      <w:tr w:rsidR="008750D2" w14:paraId="6043A5C6" w14:textId="77777777" w:rsidTr="00625199">
        <w:trPr>
          <w:trHeight w:val="562"/>
          <w:ins w:id="2247" w:author="Etion Pinari [2]" w:date="2020-12-07T21:40:00Z"/>
        </w:trPr>
        <w:tc>
          <w:tcPr>
            <w:tcW w:w="631" w:type="pct"/>
            <w:shd w:val="clear" w:color="auto" w:fill="F7CAAC" w:themeFill="accent2" w:themeFillTint="66"/>
            <w:tcPrChange w:id="2248" w:author="Etion Pinari [2]" w:date="2020-12-08T12:19:00Z">
              <w:tcPr>
                <w:tcW w:w="631" w:type="pct"/>
              </w:tcPr>
            </w:tcPrChange>
          </w:tcPr>
          <w:p w14:paraId="4C98ACD8" w14:textId="7642210B" w:rsidR="008750D2" w:rsidRPr="004F5952" w:rsidRDefault="000812D5" w:rsidP="008750D2">
            <w:pPr>
              <w:pStyle w:val="ListParagraph"/>
              <w:spacing w:line="360" w:lineRule="auto"/>
              <w:ind w:left="0"/>
              <w:rPr>
                <w:ins w:id="2249" w:author="Etion Pinari [2]" w:date="2020-12-07T21:40:00Z"/>
                <w:rStyle w:val="SubtleEmphasis"/>
                <w:i w:val="0"/>
                <w:iCs w:val="0"/>
                <w:sz w:val="26"/>
                <w:rPrChange w:id="2250" w:author="Etion Pinari [2]" w:date="2020-12-08T13:10:00Z">
                  <w:rPr>
                    <w:ins w:id="2251" w:author="Etion Pinari [2]" w:date="2020-12-07T21:40:00Z"/>
                    <w:rStyle w:val="SubtleEmphasis"/>
                    <w:i w:val="0"/>
                    <w:iCs w:val="0"/>
                    <w:szCs w:val="24"/>
                  </w:rPr>
                </w:rPrChange>
              </w:rPr>
            </w:pPr>
            <w:ins w:id="2252" w:author="Etion Pinari [2]" w:date="2020-12-08T10:14:00Z">
              <w:r w:rsidRPr="004F5952">
                <w:rPr>
                  <w:rStyle w:val="SubtleEmphasis"/>
                  <w:i w:val="0"/>
                  <w:iCs w:val="0"/>
                  <w:sz w:val="26"/>
                  <w:rPrChange w:id="2253" w:author="Etion Pinari [2]" w:date="2020-12-08T13:10:00Z">
                    <w:rPr>
                      <w:rStyle w:val="SubtleEmphasis"/>
                      <w:i w:val="0"/>
                      <w:iCs w:val="0"/>
                      <w:sz w:val="26"/>
                    </w:rPr>
                  </w:rPrChange>
                </w:rPr>
                <w:t>A3</w:t>
              </w:r>
            </w:ins>
          </w:p>
        </w:tc>
        <w:tc>
          <w:tcPr>
            <w:tcW w:w="4369" w:type="pct"/>
            <w:tcPrChange w:id="2254" w:author="Etion Pinari [2]" w:date="2020-12-08T12:19:00Z">
              <w:tcPr>
                <w:tcW w:w="4369" w:type="pct"/>
              </w:tcPr>
            </w:tcPrChange>
          </w:tcPr>
          <w:p w14:paraId="182BB822" w14:textId="4256F3CE" w:rsidR="008750D2" w:rsidRPr="00F83BB8" w:rsidRDefault="0066394C" w:rsidP="008750D2">
            <w:pPr>
              <w:pStyle w:val="ListParagraph"/>
              <w:spacing w:line="360" w:lineRule="auto"/>
              <w:ind w:left="0"/>
              <w:rPr>
                <w:ins w:id="2255" w:author="Etion Pinari [2]" w:date="2020-12-07T21:40:00Z"/>
                <w:rStyle w:val="SubtleEmphasis"/>
                <w:i w:val="0"/>
                <w:iCs w:val="0"/>
                <w:sz w:val="26"/>
                <w:rPrChange w:id="2256" w:author="Etion Pinari [2]" w:date="2020-12-08T10:36:00Z">
                  <w:rPr>
                    <w:ins w:id="2257" w:author="Etion Pinari [2]" w:date="2020-12-07T21:40:00Z"/>
                    <w:rStyle w:val="SubtleEmphasis"/>
                    <w:i w:val="0"/>
                    <w:iCs w:val="0"/>
                    <w:szCs w:val="24"/>
                  </w:rPr>
                </w:rPrChange>
              </w:rPr>
            </w:pPr>
            <w:ins w:id="2258" w:author="Etion Pinari [2]" w:date="2020-12-08T10:22:00Z">
              <w:r w:rsidRPr="00F83BB8">
                <w:rPr>
                  <w:rStyle w:val="SubtleEmphasis"/>
                  <w:i w:val="0"/>
                  <w:iCs w:val="0"/>
                  <w:sz w:val="26"/>
                  <w:rPrChange w:id="2259" w:author="Etion Pinari [2]" w:date="2020-12-08T10:36:00Z">
                    <w:rPr>
                      <w:rStyle w:val="SubtleEmphasis"/>
                      <w:i w:val="0"/>
                      <w:iCs w:val="0"/>
                      <w:szCs w:val="24"/>
                    </w:rPr>
                  </w:rPrChange>
                </w:rPr>
                <w:t>Data about the store’s location, store departments and items collocation in departments are correct</w:t>
              </w:r>
            </w:ins>
          </w:p>
        </w:tc>
      </w:tr>
      <w:tr w:rsidR="008750D2" w14:paraId="30CBDA04" w14:textId="77777777" w:rsidTr="00AD6669">
        <w:trPr>
          <w:ins w:id="2260" w:author="Etion Pinari [2]" w:date="2020-12-07T21:40:00Z"/>
        </w:trPr>
        <w:tc>
          <w:tcPr>
            <w:tcW w:w="631" w:type="pct"/>
            <w:shd w:val="clear" w:color="auto" w:fill="F7CAAC" w:themeFill="accent2" w:themeFillTint="66"/>
            <w:tcPrChange w:id="2261" w:author="Etion Pinari [2]" w:date="2020-12-08T09:32:00Z">
              <w:tcPr>
                <w:tcW w:w="631" w:type="pct"/>
              </w:tcPr>
            </w:tcPrChange>
          </w:tcPr>
          <w:p w14:paraId="387E4FC0" w14:textId="4F0171E5" w:rsidR="008750D2" w:rsidRPr="004F5952" w:rsidRDefault="008750D2" w:rsidP="008750D2">
            <w:pPr>
              <w:pStyle w:val="ListParagraph"/>
              <w:spacing w:line="360" w:lineRule="auto"/>
              <w:ind w:left="0"/>
              <w:rPr>
                <w:ins w:id="2262" w:author="Etion Pinari [2]" w:date="2020-12-07T21:40:00Z"/>
                <w:rStyle w:val="SubtleEmphasis"/>
                <w:i w:val="0"/>
                <w:iCs w:val="0"/>
                <w:sz w:val="26"/>
                <w:rPrChange w:id="2263" w:author="Etion Pinari [2]" w:date="2020-12-08T13:10:00Z">
                  <w:rPr>
                    <w:ins w:id="2264" w:author="Etion Pinari [2]" w:date="2020-12-07T21:40:00Z"/>
                    <w:rStyle w:val="SubtleEmphasis"/>
                    <w:i w:val="0"/>
                    <w:iCs w:val="0"/>
                    <w:szCs w:val="24"/>
                  </w:rPr>
                </w:rPrChange>
              </w:rPr>
            </w:pPr>
            <w:commentRangeStart w:id="2265"/>
            <w:ins w:id="2266" w:author="Etion Pinari [2]" w:date="2020-12-07T21:45:00Z">
              <w:r w:rsidRPr="004F5952">
                <w:rPr>
                  <w:rStyle w:val="SubtleEmphasis"/>
                  <w:i w:val="0"/>
                  <w:iCs w:val="0"/>
                  <w:sz w:val="26"/>
                  <w:rPrChange w:id="2267" w:author="Etion Pinari [2]" w:date="2020-12-08T13:10:00Z">
                    <w:rPr>
                      <w:rStyle w:val="SubtleEmphasis"/>
                      <w:i w:val="0"/>
                      <w:iCs w:val="0"/>
                      <w:szCs w:val="24"/>
                    </w:rPr>
                  </w:rPrChange>
                </w:rPr>
                <w:t>A5</w:t>
              </w:r>
            </w:ins>
          </w:p>
        </w:tc>
        <w:tc>
          <w:tcPr>
            <w:tcW w:w="4369" w:type="pct"/>
            <w:tcPrChange w:id="2268" w:author="Etion Pinari [2]" w:date="2020-12-08T09:32:00Z">
              <w:tcPr>
                <w:tcW w:w="4369" w:type="pct"/>
              </w:tcPr>
            </w:tcPrChange>
          </w:tcPr>
          <w:p w14:paraId="60C64181" w14:textId="71569FBE" w:rsidR="008750D2" w:rsidRPr="00F83BB8" w:rsidRDefault="008750D2" w:rsidP="008750D2">
            <w:pPr>
              <w:pStyle w:val="ListParagraph"/>
              <w:spacing w:line="360" w:lineRule="auto"/>
              <w:ind w:left="0"/>
              <w:rPr>
                <w:ins w:id="2269" w:author="Etion Pinari [2]" w:date="2020-12-07T21:40:00Z"/>
                <w:rStyle w:val="SubtleEmphasis"/>
                <w:i w:val="0"/>
                <w:iCs w:val="0"/>
                <w:sz w:val="26"/>
                <w:rPrChange w:id="2270" w:author="Etion Pinari [2]" w:date="2020-12-08T10:36:00Z">
                  <w:rPr>
                    <w:ins w:id="2271" w:author="Etion Pinari [2]" w:date="2020-12-07T21:40:00Z"/>
                    <w:rStyle w:val="SubtleEmphasis"/>
                    <w:i w:val="0"/>
                    <w:iCs w:val="0"/>
                    <w:szCs w:val="24"/>
                  </w:rPr>
                </w:rPrChange>
              </w:rPr>
            </w:pPr>
            <w:ins w:id="2272" w:author="Etion Pinari [2]" w:date="2020-12-07T21:40:00Z">
              <w:r w:rsidRPr="00F83BB8">
                <w:rPr>
                  <w:rStyle w:val="SubtleEmphasis"/>
                  <w:i w:val="0"/>
                  <w:iCs w:val="0"/>
                  <w:sz w:val="26"/>
                  <w:rPrChange w:id="2273" w:author="Etion Pinari [2]" w:date="2020-12-08T10:36:00Z">
                    <w:rPr>
                      <w:rStyle w:val="SubtleEmphasis"/>
                      <w:i w:val="0"/>
                      <w:iCs w:val="0"/>
                      <w:szCs w:val="24"/>
                    </w:rPr>
                  </w:rPrChange>
                </w:rPr>
                <w:t>Only one person will enter the store per ticket</w:t>
              </w:r>
            </w:ins>
            <w:commentRangeEnd w:id="2265"/>
            <w:ins w:id="2274" w:author="Etion Pinari [2]" w:date="2020-12-08T12:29:00Z">
              <w:r w:rsidR="00625199">
                <w:rPr>
                  <w:rStyle w:val="CommentReference"/>
                </w:rPr>
                <w:commentReference w:id="2265"/>
              </w:r>
            </w:ins>
          </w:p>
        </w:tc>
      </w:tr>
      <w:tr w:rsidR="00F6327D" w14:paraId="4D080EC1" w14:textId="77777777" w:rsidTr="006E4D1D">
        <w:trPr>
          <w:ins w:id="2275" w:author="Etion Pinari [2]" w:date="2020-12-07T21:37:00Z"/>
        </w:trPr>
        <w:tc>
          <w:tcPr>
            <w:tcW w:w="631" w:type="pct"/>
            <w:shd w:val="clear" w:color="auto" w:fill="FF7C80"/>
            <w:tcPrChange w:id="2276" w:author="Etion Pinari [2]" w:date="2020-12-08T10:28:00Z">
              <w:tcPr>
                <w:tcW w:w="631" w:type="pct"/>
              </w:tcPr>
            </w:tcPrChange>
          </w:tcPr>
          <w:p w14:paraId="7CB55521" w14:textId="7B5E2BCE" w:rsidR="00F6327D" w:rsidRPr="004F5952" w:rsidRDefault="00F6327D" w:rsidP="00F6327D">
            <w:pPr>
              <w:pStyle w:val="ListParagraph"/>
              <w:spacing w:line="360" w:lineRule="auto"/>
              <w:ind w:left="0"/>
              <w:rPr>
                <w:ins w:id="2277" w:author="Etion Pinari [2]" w:date="2020-12-07T21:37:00Z"/>
                <w:rStyle w:val="SubtleEmphasis"/>
                <w:i w:val="0"/>
                <w:iCs w:val="0"/>
                <w:sz w:val="26"/>
                <w:rPrChange w:id="2278" w:author="Etion Pinari [2]" w:date="2020-12-08T13:10:00Z">
                  <w:rPr>
                    <w:ins w:id="2279" w:author="Etion Pinari [2]" w:date="2020-12-07T21:37:00Z"/>
                    <w:rStyle w:val="SubtleEmphasis"/>
                    <w:i w:val="0"/>
                    <w:iCs w:val="0"/>
                    <w:szCs w:val="24"/>
                  </w:rPr>
                </w:rPrChange>
              </w:rPr>
            </w:pPr>
            <w:ins w:id="2280" w:author="Etion Pinari [2]" w:date="2020-12-07T21:59:00Z">
              <w:r w:rsidRPr="004F5952">
                <w:rPr>
                  <w:rStyle w:val="SubtleEmphasis"/>
                  <w:i w:val="0"/>
                  <w:iCs w:val="0"/>
                  <w:sz w:val="26"/>
                  <w:rPrChange w:id="2281" w:author="Etion Pinari [2]" w:date="2020-12-08T13:10:00Z">
                    <w:rPr>
                      <w:rStyle w:val="SubtleEmphasis"/>
                      <w:i w:val="0"/>
                      <w:iCs w:val="0"/>
                      <w:szCs w:val="24"/>
                    </w:rPr>
                  </w:rPrChange>
                </w:rPr>
                <w:t>R4</w:t>
              </w:r>
            </w:ins>
          </w:p>
        </w:tc>
        <w:tc>
          <w:tcPr>
            <w:tcW w:w="4369" w:type="pct"/>
            <w:tcPrChange w:id="2282" w:author="Etion Pinari [2]" w:date="2020-12-08T10:28:00Z">
              <w:tcPr>
                <w:tcW w:w="4369" w:type="pct"/>
              </w:tcPr>
            </w:tcPrChange>
          </w:tcPr>
          <w:p w14:paraId="538FC1BB" w14:textId="15F143B6" w:rsidR="00F6327D" w:rsidRPr="00F83BB8" w:rsidRDefault="00F6327D" w:rsidP="00F6327D">
            <w:pPr>
              <w:pStyle w:val="ListParagraph"/>
              <w:spacing w:line="360" w:lineRule="auto"/>
              <w:ind w:left="0"/>
              <w:rPr>
                <w:ins w:id="2283" w:author="Etion Pinari [2]" w:date="2020-12-07T21:37:00Z"/>
                <w:rStyle w:val="SubtleEmphasis"/>
                <w:i w:val="0"/>
                <w:iCs w:val="0"/>
                <w:sz w:val="26"/>
                <w:rPrChange w:id="2284" w:author="Etion Pinari [2]" w:date="2020-12-08T10:36:00Z">
                  <w:rPr>
                    <w:ins w:id="2285" w:author="Etion Pinari [2]" w:date="2020-12-07T21:37:00Z"/>
                    <w:rStyle w:val="SubtleEmphasis"/>
                    <w:i w:val="0"/>
                    <w:iCs w:val="0"/>
                    <w:szCs w:val="24"/>
                  </w:rPr>
                </w:rPrChange>
              </w:rPr>
            </w:pPr>
            <w:ins w:id="2286" w:author="Etion Pinari [2]" w:date="2020-12-07T22:00:00Z">
              <w:r w:rsidRPr="00F83BB8">
                <w:rPr>
                  <w:b/>
                  <w:color w:val="000000"/>
                  <w:sz w:val="26"/>
                  <w:shd w:val="clear" w:color="auto" w:fill="FFFFFF"/>
                  <w:rPrChange w:id="2287" w:author="Etion Pinari [2]" w:date="2020-12-08T10:36:00Z">
                    <w:rPr>
                      <w:b/>
                      <w:color w:val="000000"/>
                      <w:sz w:val="26"/>
                      <w:shd w:val="clear" w:color="auto" w:fill="FFFFFF"/>
                    </w:rPr>
                  </w:rPrChange>
                </w:rPr>
                <w:t>The system shall</w:t>
              </w:r>
              <w:r w:rsidRPr="00F83BB8">
                <w:rPr>
                  <w:color w:val="000000"/>
                  <w:sz w:val="26"/>
                  <w:shd w:val="clear" w:color="auto" w:fill="FFFFFF"/>
                  <w:rPrChange w:id="2288" w:author="Etion Pinari [2]" w:date="2020-12-08T10:36:00Z">
                    <w:rPr>
                      <w:color w:val="000000"/>
                      <w:sz w:val="26"/>
                      <w:shd w:val="clear" w:color="auto" w:fill="FFFFFF"/>
                    </w:rPr>
                  </w:rPrChange>
                </w:rPr>
                <w:t xml:space="preserve"> allow users to look up on a map available registered stores where to go to</w:t>
              </w:r>
            </w:ins>
          </w:p>
        </w:tc>
      </w:tr>
      <w:tr w:rsidR="00F6327D" w14:paraId="7FD519DA" w14:textId="77777777" w:rsidTr="006E4D1D">
        <w:trPr>
          <w:ins w:id="2289" w:author="Etion Pinari [2]" w:date="2020-12-07T21:37:00Z"/>
        </w:trPr>
        <w:tc>
          <w:tcPr>
            <w:tcW w:w="631" w:type="pct"/>
            <w:shd w:val="clear" w:color="auto" w:fill="FF7C80"/>
            <w:tcPrChange w:id="2290" w:author="Etion Pinari [2]" w:date="2020-12-08T10:28:00Z">
              <w:tcPr>
                <w:tcW w:w="631" w:type="pct"/>
              </w:tcPr>
            </w:tcPrChange>
          </w:tcPr>
          <w:p w14:paraId="4B8D0C22" w14:textId="59D06493" w:rsidR="00F6327D" w:rsidRPr="004F5952" w:rsidRDefault="008F5ADD" w:rsidP="00F6327D">
            <w:pPr>
              <w:pStyle w:val="ListParagraph"/>
              <w:spacing w:line="360" w:lineRule="auto"/>
              <w:ind w:left="0"/>
              <w:rPr>
                <w:ins w:id="2291" w:author="Etion Pinari [2]" w:date="2020-12-07T21:37:00Z"/>
                <w:rStyle w:val="SubtleEmphasis"/>
                <w:i w:val="0"/>
                <w:iCs w:val="0"/>
                <w:sz w:val="26"/>
                <w:rPrChange w:id="2292" w:author="Etion Pinari [2]" w:date="2020-12-08T13:10:00Z">
                  <w:rPr>
                    <w:ins w:id="2293" w:author="Etion Pinari [2]" w:date="2020-12-07T21:37:00Z"/>
                    <w:rStyle w:val="SubtleEmphasis"/>
                    <w:i w:val="0"/>
                    <w:iCs w:val="0"/>
                    <w:szCs w:val="24"/>
                  </w:rPr>
                </w:rPrChange>
              </w:rPr>
            </w:pPr>
            <w:ins w:id="2294" w:author="Etion Pinari [2]" w:date="2020-12-08T12:30:00Z">
              <w:r w:rsidRPr="004F5952">
                <w:rPr>
                  <w:rStyle w:val="SubtleEmphasis"/>
                  <w:i w:val="0"/>
                  <w:iCs w:val="0"/>
                  <w:sz w:val="26"/>
                  <w:rPrChange w:id="2295" w:author="Etion Pinari [2]" w:date="2020-12-08T13:10:00Z">
                    <w:rPr>
                      <w:rStyle w:val="SubtleEmphasis"/>
                      <w:i w:val="0"/>
                      <w:iCs w:val="0"/>
                      <w:sz w:val="26"/>
                    </w:rPr>
                  </w:rPrChange>
                </w:rPr>
                <w:t>R8.1</w:t>
              </w:r>
            </w:ins>
          </w:p>
        </w:tc>
        <w:tc>
          <w:tcPr>
            <w:tcW w:w="4369" w:type="pct"/>
            <w:tcPrChange w:id="2296" w:author="Etion Pinari [2]" w:date="2020-12-08T10:28:00Z">
              <w:tcPr>
                <w:tcW w:w="4369" w:type="pct"/>
              </w:tcPr>
            </w:tcPrChange>
          </w:tcPr>
          <w:p w14:paraId="7D173EE7" w14:textId="4B347C34" w:rsidR="00F6327D" w:rsidRPr="00F83BB8" w:rsidRDefault="00AD6669" w:rsidP="00F6327D">
            <w:pPr>
              <w:pStyle w:val="ListParagraph"/>
              <w:spacing w:line="360" w:lineRule="auto"/>
              <w:ind w:left="0"/>
              <w:rPr>
                <w:ins w:id="2297" w:author="Etion Pinari [2]" w:date="2020-12-07T21:37:00Z"/>
                <w:rStyle w:val="SubtleEmphasis"/>
                <w:i w:val="0"/>
                <w:iCs w:val="0"/>
                <w:sz w:val="26"/>
                <w:rPrChange w:id="2298" w:author="Etion Pinari [2]" w:date="2020-12-08T10:36:00Z">
                  <w:rPr>
                    <w:ins w:id="2299" w:author="Etion Pinari [2]" w:date="2020-12-07T21:37:00Z"/>
                    <w:rStyle w:val="SubtleEmphasis"/>
                    <w:i w:val="0"/>
                    <w:iCs w:val="0"/>
                    <w:szCs w:val="24"/>
                  </w:rPr>
                </w:rPrChange>
              </w:rPr>
            </w:pPr>
            <w:ins w:id="2300" w:author="Etion Pinari [2]" w:date="2020-12-08T09:30:00Z">
              <w:r w:rsidRPr="00F83BB8">
                <w:rPr>
                  <w:rStyle w:val="SubtleEmphasis"/>
                  <w:b/>
                  <w:bCs w:val="0"/>
                  <w:i w:val="0"/>
                  <w:iCs w:val="0"/>
                  <w:sz w:val="26"/>
                  <w:rPrChange w:id="2301" w:author="Etion Pinari [2]" w:date="2020-12-08T10:36:00Z">
                    <w:rPr>
                      <w:rStyle w:val="SubtleEmphasis"/>
                      <w:i w:val="0"/>
                      <w:iCs w:val="0"/>
                      <w:szCs w:val="24"/>
                    </w:rPr>
                  </w:rPrChange>
                </w:rPr>
                <w:t>The system shall</w:t>
              </w:r>
              <w:r w:rsidRPr="00F83BB8">
                <w:rPr>
                  <w:rStyle w:val="SubtleEmphasis"/>
                  <w:i w:val="0"/>
                  <w:iCs w:val="0"/>
                  <w:sz w:val="26"/>
                  <w:rPrChange w:id="2302" w:author="Etion Pinari [2]" w:date="2020-12-08T10:36:00Z">
                    <w:rPr>
                      <w:rStyle w:val="SubtleEmphasis"/>
                      <w:i w:val="0"/>
                      <w:iCs w:val="0"/>
                      <w:szCs w:val="24"/>
                    </w:rPr>
                  </w:rPrChange>
                </w:rPr>
                <w:t xml:space="preserve"> notify the user who has been inactive for 30 seconds while on the confirmation page of booking a ticket, on other available stores he could go to and other timeslots of the same store</w:t>
              </w:r>
            </w:ins>
          </w:p>
        </w:tc>
      </w:tr>
      <w:tr w:rsidR="00000D4E" w14:paraId="75B3F77A" w14:textId="77777777" w:rsidTr="006E4D1D">
        <w:trPr>
          <w:ins w:id="2303" w:author="Etion Pinari [2]" w:date="2020-12-08T12:40:00Z"/>
        </w:trPr>
        <w:tc>
          <w:tcPr>
            <w:tcW w:w="631" w:type="pct"/>
            <w:shd w:val="clear" w:color="auto" w:fill="FF7C80"/>
          </w:tcPr>
          <w:p w14:paraId="3B2BBD7F" w14:textId="76F8B8A1" w:rsidR="00000D4E" w:rsidRPr="004F5952" w:rsidRDefault="00000D4E" w:rsidP="00000D4E">
            <w:pPr>
              <w:pStyle w:val="ListParagraph"/>
              <w:spacing w:line="360" w:lineRule="auto"/>
              <w:ind w:left="0"/>
              <w:rPr>
                <w:ins w:id="2304" w:author="Etion Pinari [2]" w:date="2020-12-08T12:40:00Z"/>
                <w:rStyle w:val="SubtleEmphasis"/>
                <w:i w:val="0"/>
                <w:iCs w:val="0"/>
                <w:sz w:val="26"/>
                <w:rPrChange w:id="2305" w:author="Etion Pinari [2]" w:date="2020-12-08T13:10:00Z">
                  <w:rPr>
                    <w:ins w:id="2306" w:author="Etion Pinari [2]" w:date="2020-12-08T12:40:00Z"/>
                    <w:rStyle w:val="SubtleEmphasis"/>
                    <w:i w:val="0"/>
                    <w:iCs w:val="0"/>
                    <w:sz w:val="26"/>
                  </w:rPr>
                </w:rPrChange>
              </w:rPr>
            </w:pPr>
            <w:ins w:id="2307" w:author="Etion Pinari [2]" w:date="2020-12-08T12:41:00Z">
              <w:r w:rsidRPr="004F5952">
                <w:rPr>
                  <w:rStyle w:val="SubtleEmphasis"/>
                  <w:i w:val="0"/>
                  <w:iCs w:val="0"/>
                  <w:sz w:val="26"/>
                  <w:rPrChange w:id="2308" w:author="Etion Pinari [2]" w:date="2020-12-08T13:10:00Z">
                    <w:rPr>
                      <w:rStyle w:val="SubtleEmphasis"/>
                      <w:i w:val="0"/>
                      <w:iCs w:val="0"/>
                      <w:sz w:val="26"/>
                    </w:rPr>
                  </w:rPrChange>
                </w:rPr>
                <w:t>R8.2</w:t>
              </w:r>
            </w:ins>
          </w:p>
        </w:tc>
        <w:tc>
          <w:tcPr>
            <w:tcW w:w="4369" w:type="pct"/>
          </w:tcPr>
          <w:p w14:paraId="181195FE" w14:textId="3ECFEFED" w:rsidR="00000D4E" w:rsidRPr="00F83BB8" w:rsidRDefault="00000D4E" w:rsidP="00000D4E">
            <w:pPr>
              <w:pStyle w:val="ListParagraph"/>
              <w:spacing w:line="360" w:lineRule="auto"/>
              <w:ind w:left="0"/>
              <w:rPr>
                <w:ins w:id="2309" w:author="Etion Pinari [2]" w:date="2020-12-08T12:40:00Z"/>
                <w:rStyle w:val="SubtleEmphasis"/>
                <w:b/>
                <w:bCs w:val="0"/>
                <w:i w:val="0"/>
                <w:iCs w:val="0"/>
                <w:sz w:val="26"/>
                <w:rPrChange w:id="2310" w:author="Etion Pinari [2]" w:date="2020-12-08T10:36:00Z">
                  <w:rPr>
                    <w:ins w:id="2311" w:author="Etion Pinari [2]" w:date="2020-12-08T12:40:00Z"/>
                    <w:rStyle w:val="SubtleEmphasis"/>
                    <w:b/>
                    <w:bCs w:val="0"/>
                    <w:i w:val="0"/>
                    <w:iCs w:val="0"/>
                    <w:sz w:val="26"/>
                  </w:rPr>
                </w:rPrChange>
              </w:rPr>
            </w:pPr>
            <w:ins w:id="2312" w:author="Etion Pinari [2]" w:date="2020-12-08T12:41:00Z">
              <w:r>
                <w:rPr>
                  <w:rStyle w:val="SubtleEmphasis"/>
                  <w:b/>
                  <w:bCs w:val="0"/>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000D4E" w14:paraId="2BD4F015" w14:textId="77777777" w:rsidTr="006E4D1D">
        <w:trPr>
          <w:ins w:id="2313" w:author="Etion Pinari [2]" w:date="2020-12-07T21:37:00Z"/>
        </w:trPr>
        <w:tc>
          <w:tcPr>
            <w:tcW w:w="631" w:type="pct"/>
            <w:shd w:val="clear" w:color="auto" w:fill="FF7C80"/>
            <w:tcPrChange w:id="2314" w:author="Etion Pinari [2]" w:date="2020-12-08T10:28:00Z">
              <w:tcPr>
                <w:tcW w:w="631" w:type="pct"/>
              </w:tcPr>
            </w:tcPrChange>
          </w:tcPr>
          <w:p w14:paraId="2D4DBCCD" w14:textId="0446045A" w:rsidR="00000D4E" w:rsidRPr="004F5952" w:rsidRDefault="00000D4E" w:rsidP="00000D4E">
            <w:pPr>
              <w:pStyle w:val="ListParagraph"/>
              <w:spacing w:line="360" w:lineRule="auto"/>
              <w:ind w:left="0"/>
              <w:rPr>
                <w:ins w:id="2315" w:author="Etion Pinari [2]" w:date="2020-12-07T21:37:00Z"/>
                <w:rStyle w:val="SubtleEmphasis"/>
                <w:i w:val="0"/>
                <w:iCs w:val="0"/>
                <w:sz w:val="26"/>
                <w:rPrChange w:id="2316" w:author="Etion Pinari [2]" w:date="2020-12-08T13:10:00Z">
                  <w:rPr>
                    <w:ins w:id="2317" w:author="Etion Pinari [2]" w:date="2020-12-07T21:37:00Z"/>
                    <w:rStyle w:val="SubtleEmphasis"/>
                    <w:i w:val="0"/>
                    <w:iCs w:val="0"/>
                    <w:szCs w:val="24"/>
                  </w:rPr>
                </w:rPrChange>
              </w:rPr>
            </w:pPr>
            <w:ins w:id="2318" w:author="Etion Pinari [2]" w:date="2020-12-07T22:00:00Z">
              <w:r w:rsidRPr="004F5952">
                <w:rPr>
                  <w:rStyle w:val="SubtleEmphasis"/>
                  <w:i w:val="0"/>
                  <w:iCs w:val="0"/>
                  <w:sz w:val="26"/>
                  <w:rPrChange w:id="2319" w:author="Etion Pinari [2]" w:date="2020-12-08T13:10:00Z">
                    <w:rPr>
                      <w:rStyle w:val="SubtleEmphasis"/>
                      <w:i w:val="0"/>
                      <w:iCs w:val="0"/>
                      <w:szCs w:val="24"/>
                    </w:rPr>
                  </w:rPrChange>
                </w:rPr>
                <w:t>R12</w:t>
              </w:r>
            </w:ins>
          </w:p>
        </w:tc>
        <w:tc>
          <w:tcPr>
            <w:tcW w:w="4369" w:type="pct"/>
            <w:tcPrChange w:id="2320" w:author="Etion Pinari [2]" w:date="2020-12-08T10:28:00Z">
              <w:tcPr>
                <w:tcW w:w="4369" w:type="pct"/>
              </w:tcPr>
            </w:tcPrChange>
          </w:tcPr>
          <w:p w14:paraId="1A50E103" w14:textId="36C24033" w:rsidR="00000D4E" w:rsidRPr="00F83BB8" w:rsidRDefault="00000D4E" w:rsidP="00000D4E">
            <w:pPr>
              <w:pStyle w:val="ListParagraph"/>
              <w:spacing w:line="360" w:lineRule="auto"/>
              <w:ind w:left="0"/>
              <w:rPr>
                <w:ins w:id="2321" w:author="Etion Pinari [2]" w:date="2020-12-07T21:37:00Z"/>
                <w:rStyle w:val="SubtleEmphasis"/>
                <w:i w:val="0"/>
                <w:iCs w:val="0"/>
                <w:sz w:val="26"/>
                <w:rPrChange w:id="2322" w:author="Etion Pinari [2]" w:date="2020-12-08T10:36:00Z">
                  <w:rPr>
                    <w:ins w:id="2323" w:author="Etion Pinari [2]" w:date="2020-12-07T21:37:00Z"/>
                    <w:rStyle w:val="SubtleEmphasis"/>
                    <w:i w:val="0"/>
                    <w:iCs w:val="0"/>
                    <w:szCs w:val="24"/>
                  </w:rPr>
                </w:rPrChange>
              </w:rPr>
            </w:pPr>
            <w:ins w:id="2324" w:author="Etion Pinari [2]" w:date="2020-12-07T22:00:00Z">
              <w:r w:rsidRPr="00F83BB8">
                <w:rPr>
                  <w:b/>
                  <w:sz w:val="26"/>
                  <w:rPrChange w:id="2325" w:author="Etion Pinari [2]" w:date="2020-12-08T10:36:00Z">
                    <w:rPr>
                      <w:b/>
                      <w:sz w:val="26"/>
                    </w:rPr>
                  </w:rPrChange>
                </w:rPr>
                <w:t>The system shall</w:t>
              </w:r>
              <w:r w:rsidRPr="00F83BB8">
                <w:rPr>
                  <w:sz w:val="26"/>
                  <w:rPrChange w:id="2326" w:author="Etion Pinari [2]" w:date="2020-12-08T10:36:00Z">
                    <w:rPr>
                      <w:sz w:val="26"/>
                    </w:rPr>
                  </w:rPrChange>
                </w:rPr>
                <w:t xml:space="preserve"> inform users periodically of the (at most) 10 closest stores' available time slots for the day</w:t>
              </w:r>
            </w:ins>
          </w:p>
        </w:tc>
      </w:tr>
      <w:tr w:rsidR="00000D4E" w14:paraId="066A474C" w14:textId="77777777" w:rsidTr="006E4D1D">
        <w:trPr>
          <w:ins w:id="2327" w:author="Etion Pinari [2]" w:date="2020-12-07T21:37:00Z"/>
        </w:trPr>
        <w:tc>
          <w:tcPr>
            <w:tcW w:w="631" w:type="pct"/>
            <w:shd w:val="clear" w:color="auto" w:fill="FF7C80"/>
            <w:tcPrChange w:id="2328" w:author="Etion Pinari [2]" w:date="2020-12-08T10:28:00Z">
              <w:tcPr>
                <w:tcW w:w="631" w:type="pct"/>
              </w:tcPr>
            </w:tcPrChange>
          </w:tcPr>
          <w:p w14:paraId="230B0DC1" w14:textId="0875508A" w:rsidR="00000D4E" w:rsidRPr="004F5952" w:rsidRDefault="00000D4E" w:rsidP="00000D4E">
            <w:pPr>
              <w:pStyle w:val="ListParagraph"/>
              <w:spacing w:line="360" w:lineRule="auto"/>
              <w:ind w:left="0"/>
              <w:rPr>
                <w:ins w:id="2329" w:author="Etion Pinari [2]" w:date="2020-12-07T21:37:00Z"/>
                <w:rStyle w:val="SubtleEmphasis"/>
                <w:i w:val="0"/>
                <w:iCs w:val="0"/>
                <w:sz w:val="26"/>
                <w:rPrChange w:id="2330" w:author="Etion Pinari [2]" w:date="2020-12-08T13:10:00Z">
                  <w:rPr>
                    <w:ins w:id="2331" w:author="Etion Pinari [2]" w:date="2020-12-07T21:37:00Z"/>
                    <w:rStyle w:val="SubtleEmphasis"/>
                    <w:i w:val="0"/>
                    <w:iCs w:val="0"/>
                    <w:szCs w:val="24"/>
                  </w:rPr>
                </w:rPrChange>
              </w:rPr>
            </w:pPr>
            <w:ins w:id="2332" w:author="Etion Pinari [2]" w:date="2020-12-07T22:00:00Z">
              <w:r w:rsidRPr="004F5952">
                <w:rPr>
                  <w:sz w:val="26"/>
                  <w:rPrChange w:id="2333" w:author="Etion Pinari [2]" w:date="2020-12-08T13:10:00Z">
                    <w:rPr>
                      <w:b/>
                      <w:bCs w:val="0"/>
                      <w:i/>
                      <w:iCs/>
                      <w:sz w:val="28"/>
                      <w:szCs w:val="28"/>
                    </w:rPr>
                  </w:rPrChange>
                </w:rPr>
                <w:t>R12.1</w:t>
              </w:r>
            </w:ins>
          </w:p>
        </w:tc>
        <w:tc>
          <w:tcPr>
            <w:tcW w:w="4369" w:type="pct"/>
            <w:tcPrChange w:id="2334" w:author="Etion Pinari [2]" w:date="2020-12-08T10:28:00Z">
              <w:tcPr>
                <w:tcW w:w="4369" w:type="pct"/>
              </w:tcPr>
            </w:tcPrChange>
          </w:tcPr>
          <w:p w14:paraId="7A1B5A76" w14:textId="5A1E479F" w:rsidR="00000D4E" w:rsidRPr="00F83BB8" w:rsidRDefault="00000D4E" w:rsidP="00000D4E">
            <w:pPr>
              <w:pStyle w:val="ListParagraph"/>
              <w:spacing w:line="360" w:lineRule="auto"/>
              <w:ind w:left="0"/>
              <w:rPr>
                <w:ins w:id="2335" w:author="Etion Pinari [2]" w:date="2020-12-07T21:37:00Z"/>
                <w:rStyle w:val="SubtleEmphasis"/>
                <w:i w:val="0"/>
                <w:iCs w:val="0"/>
                <w:sz w:val="26"/>
                <w:rPrChange w:id="2336" w:author="Etion Pinari [2]" w:date="2020-12-08T10:36:00Z">
                  <w:rPr>
                    <w:ins w:id="2337" w:author="Etion Pinari [2]" w:date="2020-12-07T21:37:00Z"/>
                    <w:rStyle w:val="SubtleEmphasis"/>
                    <w:i w:val="0"/>
                    <w:iCs w:val="0"/>
                    <w:szCs w:val="24"/>
                  </w:rPr>
                </w:rPrChange>
              </w:rPr>
            </w:pPr>
            <w:ins w:id="2338" w:author="Etion Pinari [2]" w:date="2020-12-07T22:00:00Z">
              <w:r w:rsidRPr="00F83BB8">
                <w:rPr>
                  <w:b/>
                  <w:sz w:val="26"/>
                  <w:rPrChange w:id="2339" w:author="Etion Pinari [2]" w:date="2020-12-08T10:36:00Z">
                    <w:rPr>
                      <w:b/>
                      <w:sz w:val="26"/>
                    </w:rPr>
                  </w:rPrChange>
                </w:rPr>
                <w:t>The system shall</w:t>
              </w:r>
              <w:r w:rsidRPr="00F83BB8">
                <w:rPr>
                  <w:sz w:val="26"/>
                  <w:rPrChange w:id="2340" w:author="Etion Pinari [2]" w:date="2020-12-08T10:36:00Z">
                    <w:rPr>
                      <w:sz w:val="26"/>
                    </w:rPr>
                  </w:rPrChange>
                </w:rPr>
                <w:t xml:space="preserve"> allow its users to select which store(s) to get informed about, by default none</w:t>
              </w:r>
            </w:ins>
          </w:p>
        </w:tc>
      </w:tr>
      <w:tr w:rsidR="00000D4E" w14:paraId="6BA7D517" w14:textId="77777777" w:rsidTr="006E4D1D">
        <w:trPr>
          <w:ins w:id="2341" w:author="Etion Pinari [2]" w:date="2020-12-07T21:37:00Z"/>
        </w:trPr>
        <w:tc>
          <w:tcPr>
            <w:tcW w:w="631" w:type="pct"/>
            <w:shd w:val="clear" w:color="auto" w:fill="FF7C80"/>
            <w:tcPrChange w:id="2342" w:author="Etion Pinari [2]" w:date="2020-12-08T10:28:00Z">
              <w:tcPr>
                <w:tcW w:w="631" w:type="pct"/>
              </w:tcPr>
            </w:tcPrChange>
          </w:tcPr>
          <w:p w14:paraId="363DEDC6" w14:textId="56AE735B" w:rsidR="00000D4E" w:rsidRPr="004F5952" w:rsidRDefault="00000D4E" w:rsidP="00000D4E">
            <w:pPr>
              <w:pStyle w:val="ListParagraph"/>
              <w:spacing w:line="360" w:lineRule="auto"/>
              <w:ind w:left="0"/>
              <w:rPr>
                <w:ins w:id="2343" w:author="Etion Pinari [2]" w:date="2020-12-07T21:37:00Z"/>
                <w:rStyle w:val="SubtleEmphasis"/>
                <w:i w:val="0"/>
                <w:iCs w:val="0"/>
                <w:sz w:val="26"/>
                <w:rPrChange w:id="2344" w:author="Etion Pinari [2]" w:date="2020-12-08T13:10:00Z">
                  <w:rPr>
                    <w:ins w:id="2345" w:author="Etion Pinari [2]" w:date="2020-12-07T21:37:00Z"/>
                    <w:rStyle w:val="SubtleEmphasis"/>
                    <w:i w:val="0"/>
                    <w:iCs w:val="0"/>
                    <w:szCs w:val="24"/>
                  </w:rPr>
                </w:rPrChange>
              </w:rPr>
            </w:pPr>
            <w:ins w:id="2346" w:author="Etion Pinari [2]" w:date="2020-12-07T22:00:00Z">
              <w:r w:rsidRPr="004F5952">
                <w:rPr>
                  <w:sz w:val="26"/>
                  <w:rPrChange w:id="2347" w:author="Etion Pinari [2]" w:date="2020-12-08T13:10:00Z">
                    <w:rPr>
                      <w:b/>
                      <w:bCs w:val="0"/>
                      <w:i/>
                      <w:iCs/>
                      <w:sz w:val="28"/>
                      <w:szCs w:val="28"/>
                    </w:rPr>
                  </w:rPrChange>
                </w:rPr>
                <w:t>R12.2</w:t>
              </w:r>
            </w:ins>
          </w:p>
        </w:tc>
        <w:tc>
          <w:tcPr>
            <w:tcW w:w="4369" w:type="pct"/>
            <w:tcPrChange w:id="2348" w:author="Etion Pinari [2]" w:date="2020-12-08T10:28:00Z">
              <w:tcPr>
                <w:tcW w:w="4369" w:type="pct"/>
              </w:tcPr>
            </w:tcPrChange>
          </w:tcPr>
          <w:p w14:paraId="00D7A37E" w14:textId="097FFB72" w:rsidR="00000D4E" w:rsidRPr="00F83BB8" w:rsidRDefault="00000D4E" w:rsidP="00000D4E">
            <w:pPr>
              <w:pStyle w:val="ListParagraph"/>
              <w:spacing w:line="360" w:lineRule="auto"/>
              <w:ind w:left="0"/>
              <w:rPr>
                <w:ins w:id="2349" w:author="Etion Pinari [2]" w:date="2020-12-07T21:37:00Z"/>
                <w:rStyle w:val="SubtleEmphasis"/>
                <w:i w:val="0"/>
                <w:iCs w:val="0"/>
                <w:sz w:val="26"/>
                <w:rPrChange w:id="2350" w:author="Etion Pinari [2]" w:date="2020-12-08T10:36:00Z">
                  <w:rPr>
                    <w:ins w:id="2351" w:author="Etion Pinari [2]" w:date="2020-12-07T21:37:00Z"/>
                    <w:rStyle w:val="SubtleEmphasis"/>
                    <w:i w:val="0"/>
                    <w:iCs w:val="0"/>
                    <w:szCs w:val="24"/>
                  </w:rPr>
                </w:rPrChange>
              </w:rPr>
            </w:pPr>
            <w:ins w:id="2352" w:author="Etion Pinari [2]" w:date="2020-12-07T22:00:00Z">
              <w:r w:rsidRPr="00F83BB8">
                <w:rPr>
                  <w:b/>
                  <w:sz w:val="26"/>
                  <w:rPrChange w:id="2353" w:author="Etion Pinari [2]" w:date="2020-12-08T10:36:00Z">
                    <w:rPr>
                      <w:b/>
                      <w:sz w:val="26"/>
                    </w:rPr>
                  </w:rPrChange>
                </w:rPr>
                <w:t>The system shall</w:t>
              </w:r>
              <w:r w:rsidRPr="00F83BB8">
                <w:rPr>
                  <w:sz w:val="26"/>
                  <w:rPrChange w:id="2354" w:author="Etion Pinari [2]" w:date="2020-12-08T10:36:00Z">
                    <w:rPr>
                      <w:sz w:val="26"/>
                    </w:rPr>
                  </w:rPrChange>
                </w:rPr>
                <w:t xml:space="preserve"> allow its users to select which time slots he is interested to get informed about, by default none</w:t>
              </w:r>
            </w:ins>
          </w:p>
        </w:tc>
      </w:tr>
      <w:tr w:rsidR="00000D4E" w14:paraId="44CF26CA" w14:textId="77777777" w:rsidTr="006E4D1D">
        <w:trPr>
          <w:ins w:id="2355" w:author="Etion Pinari [2]" w:date="2020-12-07T22:00:00Z"/>
        </w:trPr>
        <w:tc>
          <w:tcPr>
            <w:tcW w:w="631" w:type="pct"/>
            <w:shd w:val="clear" w:color="auto" w:fill="FF7C80"/>
            <w:tcPrChange w:id="2356" w:author="Etion Pinari [2]" w:date="2020-12-08T10:28:00Z">
              <w:tcPr>
                <w:tcW w:w="631" w:type="pct"/>
              </w:tcPr>
            </w:tcPrChange>
          </w:tcPr>
          <w:p w14:paraId="726ED203" w14:textId="5A0FFA55" w:rsidR="00000D4E" w:rsidRPr="004F5952" w:rsidRDefault="00000D4E" w:rsidP="00000D4E">
            <w:pPr>
              <w:pStyle w:val="ListParagraph"/>
              <w:spacing w:line="360" w:lineRule="auto"/>
              <w:ind w:left="0"/>
              <w:rPr>
                <w:ins w:id="2357" w:author="Etion Pinari [2]" w:date="2020-12-07T22:00:00Z"/>
                <w:sz w:val="26"/>
                <w:rPrChange w:id="2358" w:author="Etion Pinari [2]" w:date="2020-12-08T13:10:00Z">
                  <w:rPr>
                    <w:ins w:id="2359" w:author="Etion Pinari [2]" w:date="2020-12-07T22:00:00Z"/>
                    <w:b/>
                    <w:bCs w:val="0"/>
                    <w:sz w:val="28"/>
                    <w:szCs w:val="28"/>
                  </w:rPr>
                </w:rPrChange>
              </w:rPr>
            </w:pPr>
            <w:ins w:id="2360" w:author="Etion Pinari [2]" w:date="2020-12-07T22:00:00Z">
              <w:r w:rsidRPr="004F5952">
                <w:rPr>
                  <w:sz w:val="26"/>
                  <w:rPrChange w:id="2361" w:author="Etion Pinari [2]" w:date="2020-12-08T13:10:00Z">
                    <w:rPr>
                      <w:b/>
                      <w:bCs w:val="0"/>
                      <w:sz w:val="28"/>
                      <w:szCs w:val="28"/>
                    </w:rPr>
                  </w:rPrChange>
                </w:rPr>
                <w:t>R12.3</w:t>
              </w:r>
            </w:ins>
          </w:p>
        </w:tc>
        <w:tc>
          <w:tcPr>
            <w:tcW w:w="4369" w:type="pct"/>
            <w:tcPrChange w:id="2362" w:author="Etion Pinari [2]" w:date="2020-12-08T10:28:00Z">
              <w:tcPr>
                <w:tcW w:w="4369" w:type="pct"/>
              </w:tcPr>
            </w:tcPrChange>
          </w:tcPr>
          <w:p w14:paraId="207BB4AD" w14:textId="32037EBF" w:rsidR="00000D4E" w:rsidRPr="00F83BB8" w:rsidRDefault="00000D4E" w:rsidP="00000D4E">
            <w:pPr>
              <w:pStyle w:val="ListParagraph"/>
              <w:spacing w:line="360" w:lineRule="auto"/>
              <w:ind w:left="0"/>
              <w:rPr>
                <w:ins w:id="2363" w:author="Etion Pinari [2]" w:date="2020-12-07T22:00:00Z"/>
                <w:b/>
                <w:sz w:val="26"/>
                <w:rPrChange w:id="2364" w:author="Etion Pinari [2]" w:date="2020-12-08T10:36:00Z">
                  <w:rPr>
                    <w:ins w:id="2365" w:author="Etion Pinari [2]" w:date="2020-12-07T22:00:00Z"/>
                    <w:b/>
                    <w:sz w:val="26"/>
                  </w:rPr>
                </w:rPrChange>
              </w:rPr>
            </w:pPr>
            <w:ins w:id="2366" w:author="Etion Pinari [2]" w:date="2020-12-07T22:00:00Z">
              <w:r w:rsidRPr="00F83BB8">
                <w:rPr>
                  <w:b/>
                  <w:sz w:val="26"/>
                  <w:rPrChange w:id="2367" w:author="Etion Pinari [2]" w:date="2020-12-08T10:36:00Z">
                    <w:rPr>
                      <w:b/>
                      <w:sz w:val="26"/>
                    </w:rPr>
                  </w:rPrChange>
                </w:rPr>
                <w:t>The system shall</w:t>
              </w:r>
              <w:r w:rsidRPr="00F83BB8">
                <w:rPr>
                  <w:sz w:val="26"/>
                  <w:rPrChange w:id="2368" w:author="Etion Pinari [2]" w:date="2020-12-08T10:36:00Z">
                    <w:rPr>
                      <w:sz w:val="26"/>
                    </w:rPr>
                  </w:rPrChange>
                </w:rPr>
                <w:t xml:space="preserve"> allow its users to select how often to get notified, by default never</w:t>
              </w:r>
            </w:ins>
          </w:p>
        </w:tc>
      </w:tr>
      <w:tr w:rsidR="00000D4E" w14:paraId="0375084D" w14:textId="77777777" w:rsidTr="00625199">
        <w:trPr>
          <w:ins w:id="2369" w:author="Etion Pinari [2]" w:date="2020-12-08T12:20:00Z"/>
        </w:trPr>
        <w:tc>
          <w:tcPr>
            <w:tcW w:w="631" w:type="pct"/>
            <w:shd w:val="clear" w:color="auto" w:fill="A8D08D" w:themeFill="accent6" w:themeFillTint="99"/>
            <w:tcPrChange w:id="2370" w:author="Etion Pinari [2]" w:date="2020-12-08T12:21:00Z">
              <w:tcPr>
                <w:tcW w:w="631" w:type="pct"/>
                <w:shd w:val="clear" w:color="auto" w:fill="FF7C80"/>
              </w:tcPr>
            </w:tcPrChange>
          </w:tcPr>
          <w:p w14:paraId="17FD7383" w14:textId="43D9E87B" w:rsidR="00000D4E" w:rsidRPr="004F5952" w:rsidRDefault="00000D4E" w:rsidP="00000D4E">
            <w:pPr>
              <w:pStyle w:val="ListParagraph"/>
              <w:spacing w:line="360" w:lineRule="auto"/>
              <w:ind w:left="0"/>
              <w:rPr>
                <w:ins w:id="2371" w:author="Etion Pinari [2]" w:date="2020-12-08T12:20:00Z"/>
                <w:sz w:val="26"/>
                <w:rPrChange w:id="2372" w:author="Etion Pinari [2]" w:date="2020-12-08T13:10:00Z">
                  <w:rPr>
                    <w:ins w:id="2373" w:author="Etion Pinari [2]" w:date="2020-12-08T12:20:00Z"/>
                    <w:sz w:val="26"/>
                  </w:rPr>
                </w:rPrChange>
              </w:rPr>
            </w:pPr>
            <w:ins w:id="2374" w:author="Etion Pinari [2]" w:date="2020-12-08T12:21:00Z">
              <w:r w:rsidRPr="004F5952">
                <w:rPr>
                  <w:rStyle w:val="SubtleEmphasis"/>
                  <w:i w:val="0"/>
                  <w:iCs w:val="0"/>
                  <w:sz w:val="26"/>
                  <w:rPrChange w:id="2375" w:author="Etion Pinari [2]" w:date="2020-12-08T13:10:00Z">
                    <w:rPr>
                      <w:rStyle w:val="SubtleEmphasis"/>
                      <w:i w:val="0"/>
                      <w:iCs w:val="0"/>
                      <w:sz w:val="26"/>
                    </w:rPr>
                  </w:rPrChange>
                </w:rPr>
                <w:lastRenderedPageBreak/>
                <w:t>R</w:t>
              </w:r>
              <w:r w:rsidRPr="004F5952">
                <w:rPr>
                  <w:rStyle w:val="SubtleEmphasis"/>
                  <w:sz w:val="26"/>
                  <w:rPrChange w:id="2376" w:author="Etion Pinari [2]" w:date="2020-12-08T13:10:00Z">
                    <w:rPr>
                      <w:rStyle w:val="SubtleEmphasis"/>
                      <w:sz w:val="26"/>
                    </w:rPr>
                  </w:rPrChange>
                </w:rPr>
                <w:t>21</w:t>
              </w:r>
            </w:ins>
          </w:p>
        </w:tc>
        <w:tc>
          <w:tcPr>
            <w:tcW w:w="4369" w:type="pct"/>
            <w:tcPrChange w:id="2377" w:author="Etion Pinari [2]" w:date="2020-12-08T12:21:00Z">
              <w:tcPr>
                <w:tcW w:w="4369" w:type="pct"/>
              </w:tcPr>
            </w:tcPrChange>
          </w:tcPr>
          <w:p w14:paraId="71451CF6" w14:textId="19B87D92" w:rsidR="00000D4E" w:rsidRPr="00F83BB8" w:rsidRDefault="00000D4E" w:rsidP="00000D4E">
            <w:pPr>
              <w:pStyle w:val="ListParagraph"/>
              <w:spacing w:line="360" w:lineRule="auto"/>
              <w:ind w:left="0"/>
              <w:rPr>
                <w:ins w:id="2378" w:author="Etion Pinari [2]" w:date="2020-12-08T12:20:00Z"/>
                <w:b/>
                <w:sz w:val="26"/>
                <w:rPrChange w:id="2379" w:author="Etion Pinari [2]" w:date="2020-12-08T10:36:00Z">
                  <w:rPr>
                    <w:ins w:id="2380" w:author="Etion Pinari [2]" w:date="2020-12-08T12:20:00Z"/>
                    <w:b/>
                    <w:sz w:val="26"/>
                  </w:rPr>
                </w:rPrChange>
              </w:rPr>
            </w:pPr>
            <w:ins w:id="2381" w:author="Etion Pinari [2]" w:date="2020-12-08T12:21:00Z">
              <w:r w:rsidRPr="003F5A77">
                <w:rPr>
                  <w:rStyle w:val="SubtleEmphasis"/>
                  <w:b/>
                  <w:bCs w:val="0"/>
                  <w:i w:val="0"/>
                  <w:iCs w:val="0"/>
                  <w:sz w:val="26"/>
                </w:rPr>
                <w:t>The system shall</w:t>
              </w:r>
              <w:r w:rsidRPr="003F5A77">
                <w:rPr>
                  <w:rStyle w:val="SubtleEmphasis"/>
                  <w:i w:val="0"/>
                  <w:iCs w:val="0"/>
                  <w:sz w:val="26"/>
                </w:rPr>
                <w:t xml:space="preserve"> count the number of entrances and exits each day, for each market</w:t>
              </w:r>
            </w:ins>
          </w:p>
        </w:tc>
      </w:tr>
      <w:tr w:rsidR="00000D4E" w14:paraId="0FE84F8D" w14:textId="77777777" w:rsidTr="006E4D1D">
        <w:trPr>
          <w:ins w:id="2382" w:author="Etion Pinari [2]" w:date="2020-12-08T09:56:00Z"/>
        </w:trPr>
        <w:tc>
          <w:tcPr>
            <w:tcW w:w="631" w:type="pct"/>
            <w:shd w:val="clear" w:color="auto" w:fill="A8D08D" w:themeFill="accent6" w:themeFillTint="99"/>
            <w:tcPrChange w:id="2383" w:author="Etion Pinari [2]" w:date="2020-12-08T10:29:00Z">
              <w:tcPr>
                <w:tcW w:w="631" w:type="pct"/>
              </w:tcPr>
            </w:tcPrChange>
          </w:tcPr>
          <w:p w14:paraId="6A60DF92" w14:textId="1C9E7313" w:rsidR="00000D4E" w:rsidRPr="004F5952" w:rsidRDefault="00000D4E" w:rsidP="00000D4E">
            <w:pPr>
              <w:pStyle w:val="ListParagraph"/>
              <w:spacing w:line="360" w:lineRule="auto"/>
              <w:ind w:left="0"/>
              <w:rPr>
                <w:ins w:id="2384" w:author="Etion Pinari [2]" w:date="2020-12-08T09:56:00Z"/>
                <w:sz w:val="26"/>
                <w:rPrChange w:id="2385" w:author="Etion Pinari [2]" w:date="2020-12-08T13:10:00Z">
                  <w:rPr>
                    <w:ins w:id="2386" w:author="Etion Pinari [2]" w:date="2020-12-08T09:56:00Z"/>
                    <w:sz w:val="26"/>
                  </w:rPr>
                </w:rPrChange>
              </w:rPr>
            </w:pPr>
            <w:ins w:id="2387" w:author="Etion Pinari [2]" w:date="2020-12-08T09:56:00Z">
              <w:r w:rsidRPr="004F5952">
                <w:rPr>
                  <w:sz w:val="26"/>
                  <w:rPrChange w:id="2388" w:author="Etion Pinari [2]" w:date="2020-12-08T13:10:00Z">
                    <w:rPr>
                      <w:sz w:val="28"/>
                      <w:szCs w:val="28"/>
                    </w:rPr>
                  </w:rPrChange>
                </w:rPr>
                <w:t>R25</w:t>
              </w:r>
            </w:ins>
          </w:p>
        </w:tc>
        <w:tc>
          <w:tcPr>
            <w:tcW w:w="4369" w:type="pct"/>
            <w:tcPrChange w:id="2389" w:author="Etion Pinari [2]" w:date="2020-12-08T10:29:00Z">
              <w:tcPr>
                <w:tcW w:w="4369" w:type="pct"/>
              </w:tcPr>
            </w:tcPrChange>
          </w:tcPr>
          <w:p w14:paraId="216DE49E" w14:textId="05B1691C" w:rsidR="00000D4E" w:rsidRPr="00F83BB8" w:rsidRDefault="00000D4E" w:rsidP="00000D4E">
            <w:pPr>
              <w:pStyle w:val="ListParagraph"/>
              <w:spacing w:line="360" w:lineRule="auto"/>
              <w:ind w:left="0"/>
              <w:rPr>
                <w:ins w:id="2390" w:author="Etion Pinari [2]" w:date="2020-12-08T09:56:00Z"/>
                <w:b/>
                <w:sz w:val="26"/>
                <w:rPrChange w:id="2391" w:author="Etion Pinari [2]" w:date="2020-12-08T10:36:00Z">
                  <w:rPr>
                    <w:ins w:id="2392" w:author="Etion Pinari [2]" w:date="2020-12-08T09:56:00Z"/>
                    <w:b/>
                    <w:sz w:val="26"/>
                  </w:rPr>
                </w:rPrChange>
              </w:rPr>
            </w:pPr>
            <w:ins w:id="2393" w:author="Etion Pinari [2]" w:date="2020-12-08T09:56:00Z">
              <w:r w:rsidRPr="00F83BB8">
                <w:rPr>
                  <w:b/>
                  <w:sz w:val="26"/>
                  <w:rPrChange w:id="2394" w:author="Etion Pinari [2]" w:date="2020-12-08T10:36:00Z">
                    <w:rPr>
                      <w:b/>
                      <w:sz w:val="26"/>
                    </w:rPr>
                  </w:rPrChange>
                </w:rPr>
                <w:t>The system shall</w:t>
              </w:r>
              <w:r w:rsidRPr="00F83BB8">
                <w:rPr>
                  <w:sz w:val="26"/>
                  <w:rPrChange w:id="2395" w:author="Etion Pinari [2]" w:date="2020-12-08T10:36:00Z">
                    <w:rPr>
                      <w:sz w:val="26"/>
                    </w:rPr>
                  </w:rPrChange>
                </w:rPr>
                <w:t xml:space="preserve"> allow store managers to register their stores </w:t>
              </w:r>
            </w:ins>
          </w:p>
        </w:tc>
      </w:tr>
      <w:tr w:rsidR="00000D4E" w14:paraId="3EC1BC39" w14:textId="77777777" w:rsidTr="006E4D1D">
        <w:trPr>
          <w:ins w:id="2396" w:author="Etion Pinari [2]" w:date="2020-12-08T09:57:00Z"/>
        </w:trPr>
        <w:tc>
          <w:tcPr>
            <w:tcW w:w="631" w:type="pct"/>
            <w:shd w:val="clear" w:color="auto" w:fill="A8D08D" w:themeFill="accent6" w:themeFillTint="99"/>
            <w:tcPrChange w:id="2397" w:author="Etion Pinari [2]" w:date="2020-12-08T10:29:00Z">
              <w:tcPr>
                <w:tcW w:w="631" w:type="pct"/>
              </w:tcPr>
            </w:tcPrChange>
          </w:tcPr>
          <w:p w14:paraId="3303C947" w14:textId="0F9E1E7C" w:rsidR="00000D4E" w:rsidRPr="004F5952" w:rsidRDefault="00000D4E" w:rsidP="00000D4E">
            <w:pPr>
              <w:pStyle w:val="ListParagraph"/>
              <w:spacing w:line="360" w:lineRule="auto"/>
              <w:ind w:left="0"/>
              <w:rPr>
                <w:ins w:id="2398" w:author="Etion Pinari [2]" w:date="2020-12-08T09:57:00Z"/>
                <w:sz w:val="26"/>
                <w:rPrChange w:id="2399" w:author="Etion Pinari [2]" w:date="2020-12-08T13:10:00Z">
                  <w:rPr>
                    <w:ins w:id="2400" w:author="Etion Pinari [2]" w:date="2020-12-08T09:57:00Z"/>
                    <w:sz w:val="28"/>
                    <w:szCs w:val="28"/>
                  </w:rPr>
                </w:rPrChange>
              </w:rPr>
            </w:pPr>
            <w:ins w:id="2401" w:author="Etion Pinari [2]" w:date="2020-12-08T09:57:00Z">
              <w:r w:rsidRPr="004F5952">
                <w:rPr>
                  <w:sz w:val="26"/>
                  <w:rPrChange w:id="2402" w:author="Etion Pinari [2]" w:date="2020-12-08T13:10:00Z">
                    <w:rPr>
                      <w:sz w:val="28"/>
                      <w:szCs w:val="28"/>
                    </w:rPr>
                  </w:rPrChange>
                </w:rPr>
                <w:t>R26</w:t>
              </w:r>
            </w:ins>
          </w:p>
        </w:tc>
        <w:tc>
          <w:tcPr>
            <w:tcW w:w="4369" w:type="pct"/>
            <w:tcPrChange w:id="2403" w:author="Etion Pinari [2]" w:date="2020-12-08T10:29:00Z">
              <w:tcPr>
                <w:tcW w:w="4369" w:type="pct"/>
              </w:tcPr>
            </w:tcPrChange>
          </w:tcPr>
          <w:p w14:paraId="334D7D03" w14:textId="4004399D" w:rsidR="00000D4E" w:rsidRPr="00F83BB8" w:rsidRDefault="00000D4E" w:rsidP="00000D4E">
            <w:pPr>
              <w:pStyle w:val="ListParagraph"/>
              <w:spacing w:line="360" w:lineRule="auto"/>
              <w:ind w:left="0"/>
              <w:rPr>
                <w:ins w:id="2404" w:author="Etion Pinari [2]" w:date="2020-12-08T09:57:00Z"/>
                <w:b/>
                <w:sz w:val="26"/>
                <w:rPrChange w:id="2405" w:author="Etion Pinari [2]" w:date="2020-12-08T10:36:00Z">
                  <w:rPr>
                    <w:ins w:id="2406" w:author="Etion Pinari [2]" w:date="2020-12-08T09:57:00Z"/>
                    <w:b/>
                    <w:sz w:val="26"/>
                  </w:rPr>
                </w:rPrChange>
              </w:rPr>
            </w:pPr>
            <w:ins w:id="2407" w:author="Etion Pinari [2]" w:date="2020-12-08T09:57:00Z">
              <w:r w:rsidRPr="00F83BB8">
                <w:rPr>
                  <w:b/>
                  <w:sz w:val="26"/>
                  <w:rPrChange w:id="2408" w:author="Etion Pinari [2]" w:date="2020-12-08T10:36:00Z">
                    <w:rPr>
                      <w:b/>
                      <w:sz w:val="26"/>
                    </w:rPr>
                  </w:rPrChange>
                </w:rPr>
                <w:t xml:space="preserve">The system shall </w:t>
              </w:r>
              <w:r w:rsidRPr="00F83BB8">
                <w:rPr>
                  <w:sz w:val="26"/>
                  <w:rPrChange w:id="2409" w:author="Etion Pinari [2]" w:date="2020-12-08T10:36:00Z">
                    <w:rPr>
                      <w:sz w:val="26"/>
                    </w:rPr>
                  </w:rPrChange>
                </w:rPr>
                <w:t>allow store managers to input the store’s location</w:t>
              </w:r>
            </w:ins>
          </w:p>
        </w:tc>
      </w:tr>
    </w:tbl>
    <w:p w14:paraId="50244342" w14:textId="22F1E18C" w:rsidR="008750D2" w:rsidRDefault="008750D2">
      <w:pPr>
        <w:rPr>
          <w:ins w:id="2410" w:author="Etion Pinari [2]" w:date="2020-12-08T12:19:00Z"/>
        </w:rPr>
      </w:pPr>
    </w:p>
    <w:p w14:paraId="34667A8C" w14:textId="5877D545" w:rsidR="007F6E18" w:rsidRDefault="00625199">
      <w:pPr>
        <w:rPr>
          <w:ins w:id="2411" w:author="Etion Pinari [2]" w:date="2020-12-08T12:24:00Z"/>
        </w:rPr>
      </w:pPr>
      <w:ins w:id="2412" w:author="Etion Pinari [2]" w:date="2020-12-08T12:20:00Z">
        <w:r>
          <w:t>Supposing that the monitoring of entrances and exits</w:t>
        </w:r>
      </w:ins>
      <w:ins w:id="2413" w:author="Etion Pinari [2]" w:date="2020-12-08T12:21:00Z">
        <w:r>
          <w:t xml:space="preserve"> (R21, A5</w:t>
        </w:r>
      </w:ins>
      <w:ins w:id="2414" w:author="Etion Pinari [2]" w:date="2020-12-08T12:22:00Z">
        <w:r>
          <w:t>, A3</w:t>
        </w:r>
      </w:ins>
      <w:ins w:id="2415" w:author="Etion Pinari [2]" w:date="2020-12-08T12:21:00Z">
        <w:r>
          <w:t xml:space="preserve">) works correctly as specified in the goals above, </w:t>
        </w:r>
      </w:ins>
      <w:ins w:id="2416" w:author="Etion Pinari [2]" w:date="2020-12-08T12:22:00Z">
        <w:r>
          <w:t xml:space="preserve">the requirements (R4, </w:t>
        </w:r>
      </w:ins>
      <w:ins w:id="2417" w:author="Etion Pinari [2]" w:date="2020-12-08T12:30:00Z">
        <w:r w:rsidR="008F5ADD">
          <w:t>R8.1</w:t>
        </w:r>
      </w:ins>
      <w:ins w:id="2418" w:author="Etion Pinari [2]" w:date="2020-12-08T12:41:00Z">
        <w:r w:rsidR="00000D4E">
          <w:t>, R8.2</w:t>
        </w:r>
      </w:ins>
      <w:ins w:id="2419" w:author="Etion Pinari [2]" w:date="2020-12-08T12:22:00Z">
        <w:r>
          <w:t>, R12-R12.3) provide to t</w:t>
        </w:r>
      </w:ins>
      <w:ins w:id="2420" w:author="Etion Pinari [2]" w:date="2020-12-08T12:23:00Z">
        <w:r>
          <w:t>he user a way to check</w:t>
        </w:r>
      </w:ins>
      <w:ins w:id="2421" w:author="Etion Pinari [2]" w:date="2020-12-08T12:25:00Z">
        <w:r>
          <w:t xml:space="preserve"> and be notified of</w:t>
        </w:r>
      </w:ins>
      <w:ins w:id="2422" w:author="Etion Pinari [2]" w:date="2020-12-08T12:23:00Z">
        <w:r>
          <w:t xml:space="preserve"> all the registered stores (R25) that have available spaces and their locations (R26)</w:t>
        </w:r>
      </w:ins>
      <w:ins w:id="2423" w:author="Etion Pinari [2]" w:date="2020-12-08T12:24:00Z">
        <w:r>
          <w:t>. fulfilling sub-goal (Sub-G8)</w:t>
        </w:r>
      </w:ins>
      <w:ins w:id="2424" w:author="Etion Pinari [2]" w:date="2020-12-08T12:23:00Z">
        <w:r>
          <w:t>.</w:t>
        </w:r>
      </w:ins>
    </w:p>
    <w:p w14:paraId="740B5613" w14:textId="71F217A0" w:rsidR="00625199" w:rsidRDefault="00625199">
      <w:pPr>
        <w:rPr>
          <w:ins w:id="2425" w:author="Etion Pinari [2]" w:date="2020-12-08T12:24:00Z"/>
        </w:rPr>
      </w:pPr>
    </w:p>
    <w:p w14:paraId="6F8157B9" w14:textId="500F4520" w:rsidR="00625199" w:rsidRDefault="00625199">
      <w:pPr>
        <w:rPr>
          <w:ins w:id="2426" w:author="Etion Pinari [2]" w:date="2020-12-08T12:24:00Z"/>
        </w:rPr>
      </w:pPr>
    </w:p>
    <w:p w14:paraId="74DBAC45" w14:textId="77777777" w:rsidR="00625199" w:rsidRDefault="00625199">
      <w:pPr>
        <w:rPr>
          <w:ins w:id="2427" w:author="Etion Pinari [2]" w:date="2020-12-07T21:41:00Z"/>
        </w:rPr>
      </w:pPr>
    </w:p>
    <w:tbl>
      <w:tblPr>
        <w:tblStyle w:val="TableGrid"/>
        <w:tblW w:w="4995" w:type="pct"/>
        <w:tblLook w:val="04A0" w:firstRow="1" w:lastRow="0" w:firstColumn="1" w:lastColumn="0" w:noHBand="0" w:noVBand="1"/>
        <w:tblPrChange w:id="2428" w:author="Etion Pinari [2]" w:date="2020-12-08T10:14:00Z">
          <w:tblPr>
            <w:tblStyle w:val="TableGrid"/>
            <w:tblW w:w="4995" w:type="pct"/>
            <w:tblLook w:val="04A0" w:firstRow="1" w:lastRow="0" w:firstColumn="1" w:lastColumn="0" w:noHBand="0" w:noVBand="1"/>
          </w:tblPr>
        </w:tblPrChange>
      </w:tblPr>
      <w:tblGrid>
        <w:gridCol w:w="1346"/>
        <w:gridCol w:w="8606"/>
        <w:tblGridChange w:id="2429">
          <w:tblGrid>
            <w:gridCol w:w="1256"/>
            <w:gridCol w:w="90"/>
            <w:gridCol w:w="8606"/>
          </w:tblGrid>
        </w:tblGridChange>
      </w:tblGrid>
      <w:tr w:rsidR="008750D2" w14:paraId="67ADDCDC" w14:textId="77777777" w:rsidTr="000812D5">
        <w:trPr>
          <w:ins w:id="2430" w:author="Etion Pinari [2]" w:date="2020-12-07T21:37:00Z"/>
        </w:trPr>
        <w:tc>
          <w:tcPr>
            <w:tcW w:w="676" w:type="pct"/>
            <w:shd w:val="clear" w:color="auto" w:fill="B4C6E7" w:themeFill="accent1" w:themeFillTint="66"/>
            <w:tcPrChange w:id="2431" w:author="Etion Pinari [2]" w:date="2020-12-08T10:14:00Z">
              <w:tcPr>
                <w:tcW w:w="631" w:type="pct"/>
              </w:tcPr>
            </w:tcPrChange>
          </w:tcPr>
          <w:p w14:paraId="20A6B5AA" w14:textId="750F1475" w:rsidR="008750D2" w:rsidRPr="008750D2" w:rsidRDefault="008750D2" w:rsidP="008750D2">
            <w:pPr>
              <w:pStyle w:val="ListParagraph"/>
              <w:spacing w:line="360" w:lineRule="auto"/>
              <w:ind w:left="0"/>
              <w:rPr>
                <w:ins w:id="2432" w:author="Etion Pinari [2]" w:date="2020-12-07T21:37:00Z"/>
                <w:rStyle w:val="SubtleEmphasis"/>
                <w:b/>
                <w:bCs w:val="0"/>
                <w:i w:val="0"/>
                <w:iCs w:val="0"/>
                <w:szCs w:val="24"/>
                <w:rPrChange w:id="2433" w:author="Etion Pinari [2]" w:date="2020-12-07T21:41:00Z">
                  <w:rPr>
                    <w:ins w:id="2434" w:author="Etion Pinari [2]" w:date="2020-12-07T21:37:00Z"/>
                    <w:rStyle w:val="SubtleEmphasis"/>
                    <w:i w:val="0"/>
                    <w:iCs w:val="0"/>
                    <w:szCs w:val="24"/>
                  </w:rPr>
                </w:rPrChange>
              </w:rPr>
            </w:pPr>
            <w:ins w:id="2435" w:author="Etion Pinari [2]" w:date="2020-12-07T21:41:00Z">
              <w:r w:rsidRPr="008750D2">
                <w:rPr>
                  <w:rStyle w:val="SubtleEmphasis"/>
                  <w:b/>
                  <w:bCs w:val="0"/>
                  <w:i w:val="0"/>
                  <w:iCs w:val="0"/>
                  <w:sz w:val="28"/>
                  <w:szCs w:val="28"/>
                  <w:rPrChange w:id="2436" w:author="Etion Pinari [2]" w:date="2020-12-07T21:41:00Z">
                    <w:rPr>
                      <w:rStyle w:val="SubtleEmphasis"/>
                      <w:i w:val="0"/>
                      <w:iCs w:val="0"/>
                      <w:szCs w:val="24"/>
                    </w:rPr>
                  </w:rPrChange>
                </w:rPr>
                <w:t>Sub-G9</w:t>
              </w:r>
            </w:ins>
          </w:p>
        </w:tc>
        <w:tc>
          <w:tcPr>
            <w:tcW w:w="4324" w:type="pct"/>
            <w:tcPrChange w:id="2437" w:author="Etion Pinari [2]" w:date="2020-12-08T10:14:00Z">
              <w:tcPr>
                <w:tcW w:w="4369" w:type="pct"/>
                <w:gridSpan w:val="2"/>
              </w:tcPr>
            </w:tcPrChange>
          </w:tcPr>
          <w:p w14:paraId="369405C3" w14:textId="2AA67D5E" w:rsidR="008750D2" w:rsidRPr="00F83BB8" w:rsidRDefault="008750D2" w:rsidP="008750D2">
            <w:pPr>
              <w:pStyle w:val="ListParagraph"/>
              <w:spacing w:line="360" w:lineRule="auto"/>
              <w:ind w:left="0"/>
              <w:rPr>
                <w:ins w:id="2438" w:author="Etion Pinari [2]" w:date="2020-12-07T21:37:00Z"/>
                <w:rStyle w:val="SubtleEmphasis"/>
                <w:i w:val="0"/>
                <w:iCs w:val="0"/>
                <w:sz w:val="26"/>
                <w:rPrChange w:id="2439" w:author="Etion Pinari [2]" w:date="2020-12-08T10:36:00Z">
                  <w:rPr>
                    <w:ins w:id="2440" w:author="Etion Pinari [2]" w:date="2020-12-07T21:37:00Z"/>
                    <w:rStyle w:val="SubtleEmphasis"/>
                    <w:i w:val="0"/>
                    <w:iCs w:val="0"/>
                    <w:szCs w:val="24"/>
                  </w:rPr>
                </w:rPrChange>
              </w:rPr>
            </w:pPr>
            <w:ins w:id="2441" w:author="Etion Pinari [2]" w:date="2020-12-07T21:41:00Z">
              <w:r w:rsidRPr="00F83BB8">
                <w:rPr>
                  <w:rStyle w:val="SubtleEmphasis"/>
                  <w:i w:val="0"/>
                  <w:iCs w:val="0"/>
                  <w:sz w:val="26"/>
                  <w:rPrChange w:id="2442" w:author="Etion Pinari [2]" w:date="2020-12-08T10:36:00Z">
                    <w:rPr>
                      <w:rStyle w:val="SubtleEmphasis"/>
                      <w:i w:val="0"/>
                      <w:iCs w:val="0"/>
                      <w:szCs w:val="24"/>
                    </w:rPr>
                  </w:rPrChange>
                </w:rPr>
                <w:t>Customers should be suggested different available stores to go to, if their requested one has no available spaces</w:t>
              </w:r>
            </w:ins>
          </w:p>
        </w:tc>
      </w:tr>
      <w:tr w:rsidR="00625199" w14:paraId="78C08BA1" w14:textId="77777777" w:rsidTr="00625199">
        <w:trPr>
          <w:ins w:id="2443" w:author="Etion Pinari [2]" w:date="2020-12-08T09:32:00Z"/>
        </w:trPr>
        <w:tc>
          <w:tcPr>
            <w:tcW w:w="676" w:type="pct"/>
            <w:shd w:val="clear" w:color="auto" w:fill="F7CAAC" w:themeFill="accent2" w:themeFillTint="66"/>
            <w:tcPrChange w:id="2444" w:author="Etion Pinari [2]" w:date="2020-12-08T12:19:00Z">
              <w:tcPr>
                <w:tcW w:w="631" w:type="pct"/>
              </w:tcPr>
            </w:tcPrChange>
          </w:tcPr>
          <w:p w14:paraId="1FA8778B" w14:textId="20699B78" w:rsidR="00625199" w:rsidRPr="004F5952" w:rsidRDefault="00625199" w:rsidP="00625199">
            <w:pPr>
              <w:pStyle w:val="ListParagraph"/>
              <w:tabs>
                <w:tab w:val="left" w:pos="914"/>
              </w:tabs>
              <w:spacing w:line="360" w:lineRule="auto"/>
              <w:ind w:left="0"/>
              <w:rPr>
                <w:ins w:id="2445" w:author="Etion Pinari [2]" w:date="2020-12-08T09:32:00Z"/>
                <w:rStyle w:val="SubtleEmphasis"/>
                <w:i w:val="0"/>
                <w:iCs w:val="0"/>
                <w:sz w:val="26"/>
                <w:rPrChange w:id="2446" w:author="Etion Pinari [2]" w:date="2020-12-08T13:10:00Z">
                  <w:rPr>
                    <w:ins w:id="2447" w:author="Etion Pinari [2]" w:date="2020-12-08T09:32:00Z"/>
                    <w:rStyle w:val="SubtleEmphasis"/>
                    <w:i w:val="0"/>
                    <w:iCs w:val="0"/>
                    <w:szCs w:val="24"/>
                  </w:rPr>
                </w:rPrChange>
              </w:rPr>
              <w:pPrChange w:id="2448" w:author="Etion Pinari [2]" w:date="2020-12-08T12:19:00Z">
                <w:pPr>
                  <w:pStyle w:val="ListParagraph"/>
                  <w:spacing w:line="360" w:lineRule="auto"/>
                  <w:ind w:left="0"/>
                </w:pPr>
              </w:pPrChange>
            </w:pPr>
            <w:ins w:id="2449" w:author="Etion Pinari [2]" w:date="2020-12-08T12:19:00Z">
              <w:r w:rsidRPr="004F5952">
                <w:rPr>
                  <w:rStyle w:val="SubtleEmphasis"/>
                  <w:i w:val="0"/>
                  <w:iCs w:val="0"/>
                  <w:sz w:val="26"/>
                  <w:rPrChange w:id="2450" w:author="Etion Pinari [2]" w:date="2020-12-08T13:10:00Z">
                    <w:rPr>
                      <w:rStyle w:val="SubtleEmphasis"/>
                      <w:i w:val="0"/>
                      <w:iCs w:val="0"/>
                      <w:sz w:val="26"/>
                    </w:rPr>
                  </w:rPrChange>
                </w:rPr>
                <w:t>A3</w:t>
              </w:r>
            </w:ins>
          </w:p>
        </w:tc>
        <w:tc>
          <w:tcPr>
            <w:tcW w:w="4324" w:type="pct"/>
            <w:tcPrChange w:id="2451" w:author="Etion Pinari [2]" w:date="2020-12-08T12:19:00Z">
              <w:tcPr>
                <w:tcW w:w="4369" w:type="pct"/>
                <w:gridSpan w:val="2"/>
              </w:tcPr>
            </w:tcPrChange>
          </w:tcPr>
          <w:p w14:paraId="1CFEDF13" w14:textId="0E7E062A" w:rsidR="00625199" w:rsidRPr="00F83BB8" w:rsidRDefault="00625199" w:rsidP="00625199">
            <w:pPr>
              <w:pStyle w:val="ListParagraph"/>
              <w:spacing w:line="360" w:lineRule="auto"/>
              <w:ind w:left="0"/>
              <w:rPr>
                <w:ins w:id="2452" w:author="Etion Pinari [2]" w:date="2020-12-08T09:32:00Z"/>
                <w:rStyle w:val="SubtleEmphasis"/>
                <w:i w:val="0"/>
                <w:iCs w:val="0"/>
                <w:sz w:val="26"/>
                <w:rPrChange w:id="2453" w:author="Etion Pinari [2]" w:date="2020-12-08T10:36:00Z">
                  <w:rPr>
                    <w:ins w:id="2454" w:author="Etion Pinari [2]" w:date="2020-12-08T09:32:00Z"/>
                    <w:rStyle w:val="SubtleEmphasis"/>
                    <w:i w:val="0"/>
                    <w:iCs w:val="0"/>
                    <w:szCs w:val="24"/>
                  </w:rPr>
                </w:rPrChange>
              </w:rPr>
            </w:pPr>
            <w:ins w:id="2455" w:author="Etion Pinari [2]" w:date="2020-12-08T12:19:00Z">
              <w:r w:rsidRPr="003F5A77">
                <w:rPr>
                  <w:rStyle w:val="SubtleEmphasis"/>
                  <w:i w:val="0"/>
                  <w:iCs w:val="0"/>
                  <w:sz w:val="26"/>
                </w:rPr>
                <w:t>Data about the store’s location, store departments and items collocation in departments are correct</w:t>
              </w:r>
            </w:ins>
          </w:p>
        </w:tc>
      </w:tr>
      <w:tr w:rsidR="00625199" w14:paraId="472A28B2" w14:textId="77777777" w:rsidTr="00625199">
        <w:trPr>
          <w:ins w:id="2456" w:author="Etion Pinari [2]" w:date="2020-12-08T12:19:00Z"/>
        </w:trPr>
        <w:tc>
          <w:tcPr>
            <w:tcW w:w="676" w:type="pct"/>
            <w:shd w:val="clear" w:color="auto" w:fill="F7CAAC" w:themeFill="accent2" w:themeFillTint="66"/>
            <w:tcPrChange w:id="2457" w:author="Etion Pinari [2]" w:date="2020-12-08T12:19:00Z">
              <w:tcPr>
                <w:tcW w:w="676" w:type="pct"/>
                <w:gridSpan w:val="2"/>
              </w:tcPr>
            </w:tcPrChange>
          </w:tcPr>
          <w:p w14:paraId="52E17F8B" w14:textId="13BF3C3F" w:rsidR="00625199" w:rsidRPr="004F5952" w:rsidRDefault="00625199" w:rsidP="00625199">
            <w:pPr>
              <w:pStyle w:val="ListParagraph"/>
              <w:tabs>
                <w:tab w:val="left" w:pos="914"/>
              </w:tabs>
              <w:spacing w:line="360" w:lineRule="auto"/>
              <w:ind w:left="0"/>
              <w:rPr>
                <w:ins w:id="2458" w:author="Etion Pinari [2]" w:date="2020-12-08T12:19:00Z"/>
                <w:rStyle w:val="SubtleEmphasis"/>
                <w:i w:val="0"/>
                <w:iCs w:val="0"/>
                <w:sz w:val="26"/>
                <w:rPrChange w:id="2459" w:author="Etion Pinari [2]" w:date="2020-12-08T13:10:00Z">
                  <w:rPr>
                    <w:ins w:id="2460" w:author="Etion Pinari [2]" w:date="2020-12-08T12:19:00Z"/>
                    <w:rStyle w:val="SubtleEmphasis"/>
                    <w:i w:val="0"/>
                    <w:iCs w:val="0"/>
                    <w:sz w:val="26"/>
                  </w:rPr>
                </w:rPrChange>
              </w:rPr>
            </w:pPr>
            <w:ins w:id="2461" w:author="Etion Pinari [2]" w:date="2020-12-08T12:19:00Z">
              <w:r w:rsidRPr="004F5952">
                <w:rPr>
                  <w:rStyle w:val="SubtleEmphasis"/>
                  <w:i w:val="0"/>
                  <w:iCs w:val="0"/>
                  <w:sz w:val="26"/>
                  <w:rPrChange w:id="2462" w:author="Etion Pinari [2]" w:date="2020-12-08T13:10:00Z">
                    <w:rPr>
                      <w:rStyle w:val="SubtleEmphasis"/>
                      <w:i w:val="0"/>
                      <w:iCs w:val="0"/>
                      <w:sz w:val="26"/>
                    </w:rPr>
                  </w:rPrChange>
                </w:rPr>
                <w:t>A5</w:t>
              </w:r>
            </w:ins>
          </w:p>
        </w:tc>
        <w:tc>
          <w:tcPr>
            <w:tcW w:w="4324" w:type="pct"/>
            <w:tcPrChange w:id="2463" w:author="Etion Pinari [2]" w:date="2020-12-08T12:19:00Z">
              <w:tcPr>
                <w:tcW w:w="4324" w:type="pct"/>
              </w:tcPr>
            </w:tcPrChange>
          </w:tcPr>
          <w:p w14:paraId="2FE6DFF3" w14:textId="2A76FF33" w:rsidR="00625199" w:rsidRPr="00F83BB8" w:rsidRDefault="00625199" w:rsidP="00625199">
            <w:pPr>
              <w:pStyle w:val="ListParagraph"/>
              <w:spacing w:line="360" w:lineRule="auto"/>
              <w:ind w:left="0"/>
              <w:rPr>
                <w:ins w:id="2464" w:author="Etion Pinari [2]" w:date="2020-12-08T12:19:00Z"/>
                <w:rStyle w:val="SubtleEmphasis"/>
                <w:i w:val="0"/>
                <w:iCs w:val="0"/>
                <w:sz w:val="26"/>
                <w:rPrChange w:id="2465" w:author="Etion Pinari [2]" w:date="2020-12-08T10:36:00Z">
                  <w:rPr>
                    <w:ins w:id="2466" w:author="Etion Pinari [2]" w:date="2020-12-08T12:19:00Z"/>
                    <w:rStyle w:val="SubtleEmphasis"/>
                    <w:i w:val="0"/>
                    <w:iCs w:val="0"/>
                    <w:sz w:val="26"/>
                  </w:rPr>
                </w:rPrChange>
              </w:rPr>
            </w:pPr>
            <w:ins w:id="2467" w:author="Etion Pinari [2]" w:date="2020-12-08T12:19:00Z">
              <w:r w:rsidRPr="003F5A77">
                <w:rPr>
                  <w:rStyle w:val="SubtleEmphasis"/>
                  <w:i w:val="0"/>
                  <w:iCs w:val="0"/>
                  <w:sz w:val="26"/>
                </w:rPr>
                <w:t>Only one person will enter the store per ticket</w:t>
              </w:r>
            </w:ins>
          </w:p>
        </w:tc>
      </w:tr>
      <w:tr w:rsidR="008750D2" w14:paraId="5ABC1B8C" w14:textId="77777777" w:rsidTr="006E4D1D">
        <w:trPr>
          <w:ins w:id="2468" w:author="Etion Pinari [2]" w:date="2020-12-07T21:37:00Z"/>
        </w:trPr>
        <w:tc>
          <w:tcPr>
            <w:tcW w:w="676" w:type="pct"/>
            <w:shd w:val="clear" w:color="auto" w:fill="FF7C80"/>
            <w:tcPrChange w:id="2469" w:author="Etion Pinari [2]" w:date="2020-12-08T10:29:00Z">
              <w:tcPr>
                <w:tcW w:w="631" w:type="pct"/>
              </w:tcPr>
            </w:tcPrChange>
          </w:tcPr>
          <w:p w14:paraId="13FEC7A8" w14:textId="5308BC5F" w:rsidR="008750D2" w:rsidRPr="004F5952" w:rsidRDefault="008F5ADD" w:rsidP="008750D2">
            <w:pPr>
              <w:pStyle w:val="ListParagraph"/>
              <w:spacing w:line="360" w:lineRule="auto"/>
              <w:ind w:left="0"/>
              <w:rPr>
                <w:ins w:id="2470" w:author="Etion Pinari [2]" w:date="2020-12-07T21:37:00Z"/>
                <w:rStyle w:val="SubtleEmphasis"/>
                <w:i w:val="0"/>
                <w:iCs w:val="0"/>
                <w:sz w:val="26"/>
                <w:rPrChange w:id="2471" w:author="Etion Pinari [2]" w:date="2020-12-08T13:10:00Z">
                  <w:rPr>
                    <w:ins w:id="2472" w:author="Etion Pinari [2]" w:date="2020-12-07T21:37:00Z"/>
                    <w:rStyle w:val="SubtleEmphasis"/>
                    <w:i w:val="0"/>
                    <w:iCs w:val="0"/>
                    <w:szCs w:val="24"/>
                  </w:rPr>
                </w:rPrChange>
              </w:rPr>
            </w:pPr>
            <w:ins w:id="2473" w:author="Etion Pinari [2]" w:date="2020-12-08T12:30:00Z">
              <w:r w:rsidRPr="004F5952">
                <w:rPr>
                  <w:rStyle w:val="SubtleEmphasis"/>
                  <w:i w:val="0"/>
                  <w:iCs w:val="0"/>
                  <w:sz w:val="26"/>
                  <w:rPrChange w:id="2474" w:author="Etion Pinari [2]" w:date="2020-12-08T13:10:00Z">
                    <w:rPr>
                      <w:rStyle w:val="SubtleEmphasis"/>
                      <w:i w:val="0"/>
                      <w:iCs w:val="0"/>
                      <w:sz w:val="26"/>
                    </w:rPr>
                  </w:rPrChange>
                </w:rPr>
                <w:t>R8.1</w:t>
              </w:r>
            </w:ins>
          </w:p>
        </w:tc>
        <w:tc>
          <w:tcPr>
            <w:tcW w:w="4324" w:type="pct"/>
            <w:tcPrChange w:id="2475" w:author="Etion Pinari [2]" w:date="2020-12-08T10:29:00Z">
              <w:tcPr>
                <w:tcW w:w="4369" w:type="pct"/>
                <w:gridSpan w:val="2"/>
              </w:tcPr>
            </w:tcPrChange>
          </w:tcPr>
          <w:p w14:paraId="303E2271" w14:textId="533A56AA" w:rsidR="008750D2" w:rsidRPr="00F83BB8" w:rsidRDefault="00AD6669" w:rsidP="008750D2">
            <w:pPr>
              <w:pStyle w:val="ListParagraph"/>
              <w:spacing w:line="360" w:lineRule="auto"/>
              <w:ind w:left="0"/>
              <w:rPr>
                <w:ins w:id="2476" w:author="Etion Pinari [2]" w:date="2020-12-07T21:37:00Z"/>
                <w:rStyle w:val="SubtleEmphasis"/>
                <w:i w:val="0"/>
                <w:iCs w:val="0"/>
                <w:sz w:val="26"/>
                <w:rPrChange w:id="2477" w:author="Etion Pinari [2]" w:date="2020-12-08T10:36:00Z">
                  <w:rPr>
                    <w:ins w:id="2478" w:author="Etion Pinari [2]" w:date="2020-12-07T21:37:00Z"/>
                    <w:rStyle w:val="SubtleEmphasis"/>
                    <w:i w:val="0"/>
                    <w:iCs w:val="0"/>
                    <w:szCs w:val="24"/>
                  </w:rPr>
                </w:rPrChange>
              </w:rPr>
            </w:pPr>
            <w:ins w:id="2479" w:author="Etion Pinari [2]" w:date="2020-12-08T09:30:00Z">
              <w:r w:rsidRPr="00F83BB8">
                <w:rPr>
                  <w:rStyle w:val="SubtleEmphasis"/>
                  <w:b/>
                  <w:bCs w:val="0"/>
                  <w:i w:val="0"/>
                  <w:iCs w:val="0"/>
                  <w:sz w:val="26"/>
                  <w:rPrChange w:id="2480" w:author="Etion Pinari [2]" w:date="2020-12-08T10:36:00Z">
                    <w:rPr>
                      <w:rStyle w:val="SubtleEmphasis"/>
                      <w:i w:val="0"/>
                      <w:iCs w:val="0"/>
                      <w:szCs w:val="24"/>
                    </w:rPr>
                  </w:rPrChange>
                </w:rPr>
                <w:t>The system shall</w:t>
              </w:r>
              <w:r w:rsidRPr="00F83BB8">
                <w:rPr>
                  <w:rStyle w:val="SubtleEmphasis"/>
                  <w:i w:val="0"/>
                  <w:iCs w:val="0"/>
                  <w:sz w:val="26"/>
                  <w:rPrChange w:id="2481" w:author="Etion Pinari [2]" w:date="2020-12-08T10:36:00Z">
                    <w:rPr>
                      <w:rStyle w:val="SubtleEmphasis"/>
                      <w:i w:val="0"/>
                      <w:iCs w:val="0"/>
                      <w:szCs w:val="24"/>
                    </w:rPr>
                  </w:rPrChange>
                </w:rPr>
                <w:t xml:space="preserve"> notify the user who has been inactive for 30 seconds while on the confirmation page of booking a ticket, on other available stores he could go to and other timeslots of the same store</w:t>
              </w:r>
            </w:ins>
          </w:p>
        </w:tc>
      </w:tr>
      <w:tr w:rsidR="00000D4E" w14:paraId="4E31A330" w14:textId="77777777" w:rsidTr="006E4D1D">
        <w:trPr>
          <w:ins w:id="2482" w:author="Etion Pinari [2]" w:date="2020-12-08T12:41:00Z"/>
        </w:trPr>
        <w:tc>
          <w:tcPr>
            <w:tcW w:w="676" w:type="pct"/>
            <w:shd w:val="clear" w:color="auto" w:fill="FF7C80"/>
          </w:tcPr>
          <w:p w14:paraId="704D48B2" w14:textId="6CEF6A54" w:rsidR="00000D4E" w:rsidRPr="004F5952" w:rsidRDefault="00000D4E" w:rsidP="00000D4E">
            <w:pPr>
              <w:pStyle w:val="ListParagraph"/>
              <w:spacing w:line="360" w:lineRule="auto"/>
              <w:ind w:left="0"/>
              <w:rPr>
                <w:ins w:id="2483" w:author="Etion Pinari [2]" w:date="2020-12-08T12:41:00Z"/>
                <w:rStyle w:val="SubtleEmphasis"/>
                <w:i w:val="0"/>
                <w:iCs w:val="0"/>
                <w:sz w:val="26"/>
                <w:rPrChange w:id="2484" w:author="Etion Pinari [2]" w:date="2020-12-08T13:10:00Z">
                  <w:rPr>
                    <w:ins w:id="2485" w:author="Etion Pinari [2]" w:date="2020-12-08T12:41:00Z"/>
                    <w:rStyle w:val="SubtleEmphasis"/>
                    <w:i w:val="0"/>
                    <w:iCs w:val="0"/>
                    <w:sz w:val="26"/>
                  </w:rPr>
                </w:rPrChange>
              </w:rPr>
            </w:pPr>
            <w:ins w:id="2486" w:author="Etion Pinari [2]" w:date="2020-12-08T12:41:00Z">
              <w:r w:rsidRPr="004F5952">
                <w:rPr>
                  <w:rStyle w:val="SubtleEmphasis"/>
                  <w:i w:val="0"/>
                  <w:iCs w:val="0"/>
                  <w:sz w:val="26"/>
                  <w:rPrChange w:id="2487" w:author="Etion Pinari [2]" w:date="2020-12-08T13:10:00Z">
                    <w:rPr>
                      <w:rStyle w:val="SubtleEmphasis"/>
                      <w:i w:val="0"/>
                      <w:iCs w:val="0"/>
                      <w:sz w:val="26"/>
                    </w:rPr>
                  </w:rPrChange>
                </w:rPr>
                <w:t>R8.2</w:t>
              </w:r>
            </w:ins>
          </w:p>
        </w:tc>
        <w:tc>
          <w:tcPr>
            <w:tcW w:w="4324" w:type="pct"/>
          </w:tcPr>
          <w:p w14:paraId="5FEACFC5" w14:textId="37CEF727" w:rsidR="00000D4E" w:rsidRPr="00F83BB8" w:rsidRDefault="00000D4E" w:rsidP="00000D4E">
            <w:pPr>
              <w:pStyle w:val="ListParagraph"/>
              <w:spacing w:line="360" w:lineRule="auto"/>
              <w:ind w:left="0"/>
              <w:rPr>
                <w:ins w:id="2488" w:author="Etion Pinari [2]" w:date="2020-12-08T12:41:00Z"/>
                <w:rStyle w:val="SubtleEmphasis"/>
                <w:b/>
                <w:bCs w:val="0"/>
                <w:i w:val="0"/>
                <w:iCs w:val="0"/>
                <w:sz w:val="26"/>
                <w:rPrChange w:id="2489" w:author="Etion Pinari [2]" w:date="2020-12-08T10:36:00Z">
                  <w:rPr>
                    <w:ins w:id="2490" w:author="Etion Pinari [2]" w:date="2020-12-08T12:41:00Z"/>
                    <w:rStyle w:val="SubtleEmphasis"/>
                    <w:b/>
                    <w:bCs w:val="0"/>
                    <w:i w:val="0"/>
                    <w:iCs w:val="0"/>
                    <w:sz w:val="26"/>
                  </w:rPr>
                </w:rPrChange>
              </w:rPr>
            </w:pPr>
            <w:ins w:id="2491" w:author="Etion Pinari [2]" w:date="2020-12-08T12:41:00Z">
              <w:r>
                <w:rPr>
                  <w:rStyle w:val="SubtleEmphasis"/>
                  <w:b/>
                  <w:bCs w:val="0"/>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000D4E" w14:paraId="16DDBA54" w14:textId="77777777" w:rsidTr="006E4D1D">
        <w:trPr>
          <w:ins w:id="2492" w:author="Etion Pinari [2]" w:date="2020-12-08T12:30:00Z"/>
        </w:trPr>
        <w:tc>
          <w:tcPr>
            <w:tcW w:w="676" w:type="pct"/>
            <w:shd w:val="clear" w:color="auto" w:fill="A8D08D" w:themeFill="accent6" w:themeFillTint="99"/>
          </w:tcPr>
          <w:p w14:paraId="50CD1D4D" w14:textId="12838D7A" w:rsidR="00000D4E" w:rsidRPr="004F5952" w:rsidRDefault="00000D4E" w:rsidP="00000D4E">
            <w:pPr>
              <w:pStyle w:val="ListParagraph"/>
              <w:spacing w:line="360" w:lineRule="auto"/>
              <w:ind w:left="0"/>
              <w:rPr>
                <w:ins w:id="2493" w:author="Etion Pinari [2]" w:date="2020-12-08T12:30:00Z"/>
                <w:sz w:val="26"/>
                <w:rPrChange w:id="2494" w:author="Etion Pinari [2]" w:date="2020-12-08T13:10:00Z">
                  <w:rPr>
                    <w:ins w:id="2495" w:author="Etion Pinari [2]" w:date="2020-12-08T12:30:00Z"/>
                    <w:sz w:val="28"/>
                    <w:szCs w:val="28"/>
                  </w:rPr>
                </w:rPrChange>
              </w:rPr>
            </w:pPr>
            <w:ins w:id="2496" w:author="Etion Pinari [2]" w:date="2020-12-08T12:30:00Z">
              <w:r w:rsidRPr="004F5952">
                <w:rPr>
                  <w:rStyle w:val="SubtleEmphasis"/>
                  <w:i w:val="0"/>
                  <w:iCs w:val="0"/>
                  <w:sz w:val="26"/>
                  <w:rPrChange w:id="2497" w:author="Etion Pinari [2]" w:date="2020-12-08T13:10:00Z">
                    <w:rPr>
                      <w:rStyle w:val="SubtleEmphasis"/>
                      <w:i w:val="0"/>
                      <w:iCs w:val="0"/>
                      <w:sz w:val="26"/>
                    </w:rPr>
                  </w:rPrChange>
                </w:rPr>
                <w:t>R</w:t>
              </w:r>
              <w:r w:rsidRPr="004F5952">
                <w:rPr>
                  <w:rStyle w:val="SubtleEmphasis"/>
                  <w:i w:val="0"/>
                  <w:sz w:val="26"/>
                  <w:rPrChange w:id="2498" w:author="Etion Pinari [2]" w:date="2020-12-08T13:10:00Z">
                    <w:rPr>
                      <w:rStyle w:val="SubtleEmphasis"/>
                      <w:sz w:val="26"/>
                    </w:rPr>
                  </w:rPrChange>
                </w:rPr>
                <w:t>21</w:t>
              </w:r>
            </w:ins>
          </w:p>
        </w:tc>
        <w:tc>
          <w:tcPr>
            <w:tcW w:w="4324" w:type="pct"/>
          </w:tcPr>
          <w:p w14:paraId="67E9FEB8" w14:textId="5BD73B17" w:rsidR="00000D4E" w:rsidRPr="00F83BB8" w:rsidRDefault="00000D4E" w:rsidP="00000D4E">
            <w:pPr>
              <w:pStyle w:val="ListParagraph"/>
              <w:spacing w:line="360" w:lineRule="auto"/>
              <w:ind w:left="0"/>
              <w:rPr>
                <w:ins w:id="2499" w:author="Etion Pinari [2]" w:date="2020-12-08T12:30:00Z"/>
                <w:b/>
                <w:sz w:val="26"/>
                <w:rPrChange w:id="2500" w:author="Etion Pinari [2]" w:date="2020-12-08T10:36:00Z">
                  <w:rPr>
                    <w:ins w:id="2501" w:author="Etion Pinari [2]" w:date="2020-12-08T12:30:00Z"/>
                    <w:b/>
                    <w:sz w:val="26"/>
                  </w:rPr>
                </w:rPrChange>
              </w:rPr>
            </w:pPr>
            <w:ins w:id="2502" w:author="Etion Pinari [2]" w:date="2020-12-08T12:30:00Z">
              <w:r w:rsidRPr="003F5A77">
                <w:rPr>
                  <w:rStyle w:val="SubtleEmphasis"/>
                  <w:b/>
                  <w:bCs w:val="0"/>
                  <w:i w:val="0"/>
                  <w:iCs w:val="0"/>
                  <w:sz w:val="26"/>
                </w:rPr>
                <w:t>The system shall</w:t>
              </w:r>
              <w:r w:rsidRPr="003F5A77">
                <w:rPr>
                  <w:rStyle w:val="SubtleEmphasis"/>
                  <w:i w:val="0"/>
                  <w:iCs w:val="0"/>
                  <w:sz w:val="26"/>
                </w:rPr>
                <w:t xml:space="preserve"> count the number of entrances and exits each day, for each market</w:t>
              </w:r>
            </w:ins>
          </w:p>
        </w:tc>
      </w:tr>
      <w:tr w:rsidR="00000D4E" w14:paraId="45D15642" w14:textId="77777777" w:rsidTr="006E4D1D">
        <w:trPr>
          <w:ins w:id="2503" w:author="Etion Pinari [2]" w:date="2020-12-07T21:37:00Z"/>
        </w:trPr>
        <w:tc>
          <w:tcPr>
            <w:tcW w:w="676" w:type="pct"/>
            <w:shd w:val="clear" w:color="auto" w:fill="A8D08D" w:themeFill="accent6" w:themeFillTint="99"/>
            <w:tcPrChange w:id="2504" w:author="Etion Pinari [2]" w:date="2020-12-08T10:29:00Z">
              <w:tcPr>
                <w:tcW w:w="631" w:type="pct"/>
              </w:tcPr>
            </w:tcPrChange>
          </w:tcPr>
          <w:p w14:paraId="7D79A32C" w14:textId="173AA5F2" w:rsidR="00000D4E" w:rsidRPr="004F5952" w:rsidRDefault="00000D4E" w:rsidP="00000D4E">
            <w:pPr>
              <w:pStyle w:val="ListParagraph"/>
              <w:spacing w:line="360" w:lineRule="auto"/>
              <w:ind w:left="0"/>
              <w:rPr>
                <w:ins w:id="2505" w:author="Etion Pinari [2]" w:date="2020-12-07T21:37:00Z"/>
                <w:rStyle w:val="SubtleEmphasis"/>
                <w:i w:val="0"/>
                <w:iCs w:val="0"/>
                <w:sz w:val="26"/>
                <w:rPrChange w:id="2506" w:author="Etion Pinari [2]" w:date="2020-12-08T13:10:00Z">
                  <w:rPr>
                    <w:ins w:id="2507" w:author="Etion Pinari [2]" w:date="2020-12-07T21:37:00Z"/>
                    <w:rStyle w:val="SubtleEmphasis"/>
                    <w:i w:val="0"/>
                    <w:iCs w:val="0"/>
                    <w:szCs w:val="24"/>
                  </w:rPr>
                </w:rPrChange>
              </w:rPr>
            </w:pPr>
            <w:ins w:id="2508" w:author="Etion Pinari [2]" w:date="2020-12-08T09:56:00Z">
              <w:r w:rsidRPr="004F5952">
                <w:rPr>
                  <w:sz w:val="26"/>
                  <w:rPrChange w:id="2509" w:author="Etion Pinari [2]" w:date="2020-12-08T13:10:00Z">
                    <w:rPr>
                      <w:sz w:val="28"/>
                      <w:szCs w:val="28"/>
                    </w:rPr>
                  </w:rPrChange>
                </w:rPr>
                <w:t>R25</w:t>
              </w:r>
            </w:ins>
          </w:p>
        </w:tc>
        <w:tc>
          <w:tcPr>
            <w:tcW w:w="4324" w:type="pct"/>
            <w:tcPrChange w:id="2510" w:author="Etion Pinari [2]" w:date="2020-12-08T10:29:00Z">
              <w:tcPr>
                <w:tcW w:w="4369" w:type="pct"/>
                <w:gridSpan w:val="2"/>
              </w:tcPr>
            </w:tcPrChange>
          </w:tcPr>
          <w:p w14:paraId="3E75BC9B" w14:textId="68C1A414" w:rsidR="00000D4E" w:rsidRPr="00F83BB8" w:rsidRDefault="00000D4E" w:rsidP="00000D4E">
            <w:pPr>
              <w:pStyle w:val="ListParagraph"/>
              <w:spacing w:line="360" w:lineRule="auto"/>
              <w:ind w:left="0"/>
              <w:rPr>
                <w:ins w:id="2511" w:author="Etion Pinari [2]" w:date="2020-12-07T21:37:00Z"/>
                <w:rStyle w:val="SubtleEmphasis"/>
                <w:i w:val="0"/>
                <w:iCs w:val="0"/>
                <w:sz w:val="26"/>
                <w:rPrChange w:id="2512" w:author="Etion Pinari [2]" w:date="2020-12-08T10:36:00Z">
                  <w:rPr>
                    <w:ins w:id="2513" w:author="Etion Pinari [2]" w:date="2020-12-07T21:37:00Z"/>
                    <w:rStyle w:val="SubtleEmphasis"/>
                    <w:i w:val="0"/>
                    <w:iCs w:val="0"/>
                    <w:szCs w:val="24"/>
                  </w:rPr>
                </w:rPrChange>
              </w:rPr>
            </w:pPr>
            <w:ins w:id="2514" w:author="Etion Pinari [2]" w:date="2020-12-08T09:56:00Z">
              <w:r w:rsidRPr="00F83BB8">
                <w:rPr>
                  <w:b/>
                  <w:sz w:val="26"/>
                  <w:rPrChange w:id="2515" w:author="Etion Pinari [2]" w:date="2020-12-08T10:36:00Z">
                    <w:rPr>
                      <w:b/>
                      <w:sz w:val="26"/>
                    </w:rPr>
                  </w:rPrChange>
                </w:rPr>
                <w:t>The system shall</w:t>
              </w:r>
              <w:r w:rsidRPr="00F83BB8">
                <w:rPr>
                  <w:sz w:val="26"/>
                  <w:rPrChange w:id="2516" w:author="Etion Pinari [2]" w:date="2020-12-08T10:36:00Z">
                    <w:rPr>
                      <w:sz w:val="26"/>
                    </w:rPr>
                  </w:rPrChange>
                </w:rPr>
                <w:t xml:space="preserve"> allow store managers to register their stores </w:t>
              </w:r>
            </w:ins>
          </w:p>
        </w:tc>
      </w:tr>
      <w:tr w:rsidR="00000D4E" w14:paraId="1A5A7194" w14:textId="77777777" w:rsidTr="006E4D1D">
        <w:trPr>
          <w:ins w:id="2517" w:author="Etion Pinari [2]" w:date="2020-12-07T21:37:00Z"/>
        </w:trPr>
        <w:tc>
          <w:tcPr>
            <w:tcW w:w="676" w:type="pct"/>
            <w:shd w:val="clear" w:color="auto" w:fill="A8D08D" w:themeFill="accent6" w:themeFillTint="99"/>
            <w:tcPrChange w:id="2518" w:author="Etion Pinari [2]" w:date="2020-12-08T10:29:00Z">
              <w:tcPr>
                <w:tcW w:w="631" w:type="pct"/>
              </w:tcPr>
            </w:tcPrChange>
          </w:tcPr>
          <w:p w14:paraId="0AE6F48D" w14:textId="21DE871B" w:rsidR="00000D4E" w:rsidRPr="004F5952" w:rsidRDefault="00000D4E" w:rsidP="00000D4E">
            <w:pPr>
              <w:pStyle w:val="ListParagraph"/>
              <w:spacing w:line="360" w:lineRule="auto"/>
              <w:ind w:left="0"/>
              <w:rPr>
                <w:ins w:id="2519" w:author="Etion Pinari [2]" w:date="2020-12-07T21:37:00Z"/>
                <w:rStyle w:val="SubtleEmphasis"/>
                <w:i w:val="0"/>
                <w:iCs w:val="0"/>
                <w:sz w:val="26"/>
                <w:rPrChange w:id="2520" w:author="Etion Pinari [2]" w:date="2020-12-08T13:10:00Z">
                  <w:rPr>
                    <w:ins w:id="2521" w:author="Etion Pinari [2]" w:date="2020-12-07T21:37:00Z"/>
                    <w:rStyle w:val="SubtleEmphasis"/>
                    <w:i w:val="0"/>
                    <w:iCs w:val="0"/>
                    <w:szCs w:val="24"/>
                  </w:rPr>
                </w:rPrChange>
              </w:rPr>
            </w:pPr>
            <w:ins w:id="2522" w:author="Etion Pinari [2]" w:date="2020-12-08T09:57:00Z">
              <w:r w:rsidRPr="004F5952">
                <w:rPr>
                  <w:sz w:val="26"/>
                  <w:rPrChange w:id="2523" w:author="Etion Pinari [2]" w:date="2020-12-08T13:10:00Z">
                    <w:rPr>
                      <w:sz w:val="28"/>
                      <w:szCs w:val="28"/>
                    </w:rPr>
                  </w:rPrChange>
                </w:rPr>
                <w:t>R26</w:t>
              </w:r>
            </w:ins>
          </w:p>
        </w:tc>
        <w:tc>
          <w:tcPr>
            <w:tcW w:w="4324" w:type="pct"/>
            <w:tcPrChange w:id="2524" w:author="Etion Pinari [2]" w:date="2020-12-08T10:29:00Z">
              <w:tcPr>
                <w:tcW w:w="4369" w:type="pct"/>
                <w:gridSpan w:val="2"/>
              </w:tcPr>
            </w:tcPrChange>
          </w:tcPr>
          <w:p w14:paraId="59407F24" w14:textId="70F1DA64" w:rsidR="00000D4E" w:rsidRPr="00F83BB8" w:rsidRDefault="00000D4E" w:rsidP="00000D4E">
            <w:pPr>
              <w:pStyle w:val="ListParagraph"/>
              <w:spacing w:line="360" w:lineRule="auto"/>
              <w:ind w:left="0"/>
              <w:rPr>
                <w:ins w:id="2525" w:author="Etion Pinari [2]" w:date="2020-12-07T21:37:00Z"/>
                <w:rStyle w:val="SubtleEmphasis"/>
                <w:i w:val="0"/>
                <w:iCs w:val="0"/>
                <w:sz w:val="26"/>
                <w:rPrChange w:id="2526" w:author="Etion Pinari [2]" w:date="2020-12-08T10:36:00Z">
                  <w:rPr>
                    <w:ins w:id="2527" w:author="Etion Pinari [2]" w:date="2020-12-07T21:37:00Z"/>
                    <w:rStyle w:val="SubtleEmphasis"/>
                    <w:i w:val="0"/>
                    <w:iCs w:val="0"/>
                    <w:szCs w:val="24"/>
                  </w:rPr>
                </w:rPrChange>
              </w:rPr>
            </w:pPr>
            <w:ins w:id="2528" w:author="Etion Pinari [2]" w:date="2020-12-08T09:57:00Z">
              <w:r w:rsidRPr="00F83BB8">
                <w:rPr>
                  <w:b/>
                  <w:sz w:val="26"/>
                  <w:rPrChange w:id="2529" w:author="Etion Pinari [2]" w:date="2020-12-08T10:36:00Z">
                    <w:rPr>
                      <w:b/>
                      <w:sz w:val="26"/>
                    </w:rPr>
                  </w:rPrChange>
                </w:rPr>
                <w:t xml:space="preserve">The system shall </w:t>
              </w:r>
              <w:r w:rsidRPr="00F83BB8">
                <w:rPr>
                  <w:sz w:val="26"/>
                  <w:rPrChange w:id="2530" w:author="Etion Pinari [2]" w:date="2020-12-08T10:36:00Z">
                    <w:rPr>
                      <w:sz w:val="26"/>
                    </w:rPr>
                  </w:rPrChange>
                </w:rPr>
                <w:t>allow store managers to input the store’s location</w:t>
              </w:r>
            </w:ins>
          </w:p>
        </w:tc>
      </w:tr>
    </w:tbl>
    <w:p w14:paraId="2A6CD67E" w14:textId="083DAB3C" w:rsidR="00625199" w:rsidRDefault="00625199">
      <w:pPr>
        <w:rPr>
          <w:ins w:id="2531" w:author="Etion Pinari [2]" w:date="2020-12-08T12:42:00Z"/>
        </w:rPr>
      </w:pPr>
    </w:p>
    <w:p w14:paraId="40DED73E" w14:textId="72E55D94" w:rsidR="00000D4E" w:rsidRDefault="00000D4E">
      <w:pPr>
        <w:rPr>
          <w:ins w:id="2532" w:author="Etion Pinari [2]" w:date="2020-12-08T13:06:00Z"/>
        </w:rPr>
      </w:pPr>
      <w:ins w:id="2533" w:author="Etion Pinari [2]" w:date="2020-12-08T12:42:00Z">
        <w:r>
          <w:lastRenderedPageBreak/>
          <w:t xml:space="preserve">Supposing that the information regarding stores (A3) are correct and the monitoring (R21, A5) of the store is working correctly, </w:t>
        </w:r>
      </w:ins>
      <w:ins w:id="2534" w:author="Etion Pinari [2]" w:date="2020-12-08T12:43:00Z">
        <w:r>
          <w:t xml:space="preserve">the system shall suggest (R8.1-R8.2) other available registered stores (R25, R26) to the user, fulfilling sub-goal </w:t>
        </w:r>
      </w:ins>
      <w:ins w:id="2535" w:author="Etion Pinari [2]" w:date="2020-12-08T12:44:00Z">
        <w:r>
          <w:t>(</w:t>
        </w:r>
      </w:ins>
      <w:ins w:id="2536" w:author="Etion Pinari [2]" w:date="2020-12-08T12:43:00Z">
        <w:r>
          <w:t>Sub-G9</w:t>
        </w:r>
      </w:ins>
      <w:ins w:id="2537" w:author="Etion Pinari [2]" w:date="2020-12-08T12:44:00Z">
        <w:r>
          <w:t>)</w:t>
        </w:r>
      </w:ins>
      <w:ins w:id="2538" w:author="Etion Pinari [2]" w:date="2020-12-08T12:43:00Z">
        <w:r>
          <w:t>.</w:t>
        </w:r>
      </w:ins>
    </w:p>
    <w:p w14:paraId="6443DCBE" w14:textId="1A78471B" w:rsidR="004F5952" w:rsidRDefault="004F5952">
      <w:pPr>
        <w:rPr>
          <w:ins w:id="2539" w:author="Etion Pinari [2]" w:date="2020-12-08T13:06:00Z"/>
        </w:rPr>
      </w:pPr>
    </w:p>
    <w:p w14:paraId="134CA7BC" w14:textId="7ECB915D" w:rsidR="004F5952" w:rsidRDefault="004F5952">
      <w:pPr>
        <w:rPr>
          <w:ins w:id="2540" w:author="Etion Pinari [2]" w:date="2020-12-08T13:06:00Z"/>
        </w:rPr>
      </w:pPr>
    </w:p>
    <w:p w14:paraId="62949438" w14:textId="790716DC" w:rsidR="004F5952" w:rsidRDefault="004F5952">
      <w:pPr>
        <w:rPr>
          <w:ins w:id="2541" w:author="Etion Pinari [2]" w:date="2020-12-08T13:06:00Z"/>
        </w:rPr>
      </w:pPr>
    </w:p>
    <w:p w14:paraId="2004F30E" w14:textId="78ED20BF" w:rsidR="004F5952" w:rsidRDefault="004F5952">
      <w:pPr>
        <w:rPr>
          <w:ins w:id="2542" w:author="Etion Pinari [2]" w:date="2020-12-08T13:06:00Z"/>
        </w:rPr>
      </w:pPr>
    </w:p>
    <w:p w14:paraId="3C0E3639" w14:textId="084305D9" w:rsidR="004F5952" w:rsidRDefault="004F5952">
      <w:pPr>
        <w:rPr>
          <w:ins w:id="2543" w:author="Etion Pinari [2]" w:date="2020-12-08T13:06:00Z"/>
        </w:rPr>
      </w:pPr>
    </w:p>
    <w:p w14:paraId="0E4400D8" w14:textId="77777777" w:rsidR="004F5952" w:rsidRDefault="004F5952">
      <w:pPr>
        <w:rPr>
          <w:ins w:id="2544" w:author="Etion Pinari [2]" w:date="2020-12-08T12:24:00Z"/>
        </w:rPr>
      </w:pPr>
    </w:p>
    <w:tbl>
      <w:tblPr>
        <w:tblStyle w:val="TableGrid"/>
        <w:tblW w:w="4995" w:type="pct"/>
        <w:tblLook w:val="04A0" w:firstRow="1" w:lastRow="0" w:firstColumn="1" w:lastColumn="0" w:noHBand="0" w:noVBand="1"/>
        <w:tblPrChange w:id="2545" w:author="Etion Pinari [2]" w:date="2020-12-08T10:14:00Z">
          <w:tblPr>
            <w:tblStyle w:val="TableGrid"/>
            <w:tblW w:w="4995" w:type="pct"/>
            <w:tblLook w:val="04A0" w:firstRow="1" w:lastRow="0" w:firstColumn="1" w:lastColumn="0" w:noHBand="0" w:noVBand="1"/>
          </w:tblPr>
        </w:tblPrChange>
      </w:tblPr>
      <w:tblGrid>
        <w:gridCol w:w="1346"/>
        <w:gridCol w:w="8606"/>
        <w:tblGridChange w:id="2546">
          <w:tblGrid>
            <w:gridCol w:w="1256"/>
            <w:gridCol w:w="90"/>
            <w:gridCol w:w="8606"/>
          </w:tblGrid>
        </w:tblGridChange>
      </w:tblGrid>
      <w:tr w:rsidR="0002329A" w14:paraId="2A04E001" w14:textId="77777777" w:rsidTr="000812D5">
        <w:trPr>
          <w:ins w:id="2547" w:author="Etion Pinari [2]" w:date="2020-12-07T21:38:00Z"/>
        </w:trPr>
        <w:tc>
          <w:tcPr>
            <w:tcW w:w="676" w:type="pct"/>
            <w:shd w:val="clear" w:color="auto" w:fill="B4C6E7" w:themeFill="accent1" w:themeFillTint="66"/>
            <w:tcPrChange w:id="2548" w:author="Etion Pinari [2]" w:date="2020-12-08T10:14:00Z">
              <w:tcPr>
                <w:tcW w:w="631" w:type="pct"/>
              </w:tcPr>
            </w:tcPrChange>
          </w:tcPr>
          <w:p w14:paraId="77E273FE" w14:textId="2EEDB596" w:rsidR="0002329A" w:rsidRPr="000812D5" w:rsidRDefault="000812D5" w:rsidP="0002329A">
            <w:pPr>
              <w:pStyle w:val="ListParagraph"/>
              <w:spacing w:line="360" w:lineRule="auto"/>
              <w:ind w:left="0"/>
              <w:rPr>
                <w:ins w:id="2549" w:author="Etion Pinari [2]" w:date="2020-12-07T21:38:00Z"/>
                <w:rStyle w:val="SubtleEmphasis"/>
                <w:b/>
                <w:bCs w:val="0"/>
                <w:i w:val="0"/>
                <w:iCs w:val="0"/>
                <w:sz w:val="26"/>
                <w:rPrChange w:id="2550" w:author="Etion Pinari [2]" w:date="2020-12-08T10:13:00Z">
                  <w:rPr>
                    <w:ins w:id="2551" w:author="Etion Pinari [2]" w:date="2020-12-07T21:38:00Z"/>
                    <w:rStyle w:val="SubtleEmphasis"/>
                    <w:i w:val="0"/>
                    <w:iCs w:val="0"/>
                    <w:szCs w:val="24"/>
                  </w:rPr>
                </w:rPrChange>
              </w:rPr>
            </w:pPr>
            <w:ins w:id="2552" w:author="Etion Pinari [2]" w:date="2020-12-08T10:08:00Z">
              <w:r w:rsidRPr="000812D5">
                <w:rPr>
                  <w:rStyle w:val="SubtleEmphasis"/>
                  <w:b/>
                  <w:bCs w:val="0"/>
                  <w:i w:val="0"/>
                  <w:iCs w:val="0"/>
                  <w:sz w:val="28"/>
                  <w:szCs w:val="28"/>
                  <w:rPrChange w:id="2553" w:author="Etion Pinari [2]" w:date="2020-12-08T10:14:00Z">
                    <w:rPr>
                      <w:rStyle w:val="SubtleEmphasis"/>
                      <w:i w:val="0"/>
                      <w:iCs w:val="0"/>
                      <w:sz w:val="26"/>
                    </w:rPr>
                  </w:rPrChange>
                </w:rPr>
                <w:t>S</w:t>
              </w:r>
              <w:r w:rsidRPr="000812D5">
                <w:rPr>
                  <w:rStyle w:val="SubtleEmphasis"/>
                  <w:b/>
                  <w:bCs w:val="0"/>
                  <w:i w:val="0"/>
                  <w:iCs w:val="0"/>
                  <w:sz w:val="28"/>
                  <w:szCs w:val="28"/>
                  <w:rPrChange w:id="2554" w:author="Etion Pinari [2]" w:date="2020-12-08T10:14:00Z">
                    <w:rPr>
                      <w:rStyle w:val="SubtleEmphasis"/>
                      <w:sz w:val="26"/>
                    </w:rPr>
                  </w:rPrChange>
                </w:rPr>
                <w:t>ub-G10</w:t>
              </w:r>
            </w:ins>
          </w:p>
        </w:tc>
        <w:tc>
          <w:tcPr>
            <w:tcW w:w="4324" w:type="pct"/>
            <w:tcPrChange w:id="2555" w:author="Etion Pinari [2]" w:date="2020-12-08T10:14:00Z">
              <w:tcPr>
                <w:tcW w:w="4369" w:type="pct"/>
                <w:gridSpan w:val="2"/>
              </w:tcPr>
            </w:tcPrChange>
          </w:tcPr>
          <w:p w14:paraId="4588BE99" w14:textId="7A4C75F2" w:rsidR="0002329A" w:rsidRPr="00F83BB8" w:rsidRDefault="000812D5" w:rsidP="0002329A">
            <w:pPr>
              <w:pStyle w:val="ListParagraph"/>
              <w:spacing w:line="360" w:lineRule="auto"/>
              <w:ind w:left="0"/>
              <w:rPr>
                <w:ins w:id="2556" w:author="Etion Pinari [2]" w:date="2020-12-07T21:38:00Z"/>
                <w:rStyle w:val="SubtleEmphasis"/>
                <w:i w:val="0"/>
                <w:iCs w:val="0"/>
                <w:sz w:val="26"/>
                <w:rPrChange w:id="2557" w:author="Etion Pinari [2]" w:date="2020-12-08T10:36:00Z">
                  <w:rPr>
                    <w:ins w:id="2558" w:author="Etion Pinari [2]" w:date="2020-12-07T21:38:00Z"/>
                    <w:rStyle w:val="SubtleEmphasis"/>
                    <w:i w:val="0"/>
                    <w:iCs w:val="0"/>
                    <w:szCs w:val="24"/>
                  </w:rPr>
                </w:rPrChange>
              </w:rPr>
            </w:pPr>
            <w:ins w:id="2559" w:author="Etion Pinari [2]" w:date="2020-12-08T10:13:00Z">
              <w:r w:rsidRPr="00F83BB8">
                <w:rPr>
                  <w:rStyle w:val="SubtleEmphasis"/>
                  <w:i w:val="0"/>
                  <w:iCs w:val="0"/>
                  <w:sz w:val="26"/>
                  <w:rPrChange w:id="2560" w:author="Etion Pinari [2]" w:date="2020-12-08T10:36:00Z">
                    <w:rPr>
                      <w:rStyle w:val="SubtleEmphasis"/>
                      <w:i w:val="0"/>
                      <w:iCs w:val="0"/>
                      <w:szCs w:val="24"/>
                    </w:rPr>
                  </w:rPrChange>
                </w:rPr>
                <w:t xml:space="preserve">Customers should be notified when they need to leave their location to reach the </w:t>
              </w:r>
              <w:proofErr w:type="gramStart"/>
              <w:r w:rsidRPr="00F83BB8">
                <w:rPr>
                  <w:rStyle w:val="SubtleEmphasis"/>
                  <w:i w:val="0"/>
                  <w:iCs w:val="0"/>
                  <w:sz w:val="26"/>
                  <w:rPrChange w:id="2561" w:author="Etion Pinari [2]" w:date="2020-12-08T10:36:00Z">
                    <w:rPr>
                      <w:rStyle w:val="SubtleEmphasis"/>
                      <w:i w:val="0"/>
                      <w:iCs w:val="0"/>
                      <w:szCs w:val="24"/>
                    </w:rPr>
                  </w:rPrChange>
                </w:rPr>
                <w:t>store</w:t>
              </w:r>
              <w:proofErr w:type="gramEnd"/>
              <w:r w:rsidRPr="00F83BB8">
                <w:rPr>
                  <w:rStyle w:val="SubtleEmphasis"/>
                  <w:i w:val="0"/>
                  <w:iCs w:val="0"/>
                  <w:sz w:val="26"/>
                  <w:rPrChange w:id="2562" w:author="Etion Pinari [2]" w:date="2020-12-08T10:36:00Z">
                    <w:rPr>
                      <w:rStyle w:val="SubtleEmphasis"/>
                      <w:i w:val="0"/>
                      <w:iCs w:val="0"/>
                      <w:szCs w:val="24"/>
                    </w:rPr>
                  </w:rPrChange>
                </w:rPr>
                <w:t xml:space="preserve"> they have an appointment to</w:t>
              </w:r>
            </w:ins>
          </w:p>
        </w:tc>
      </w:tr>
      <w:tr w:rsidR="0002329A" w14:paraId="7AB350FE" w14:textId="77777777" w:rsidTr="006E4D1D">
        <w:trPr>
          <w:ins w:id="2563" w:author="Etion Pinari [2]" w:date="2020-12-07T21:38:00Z"/>
        </w:trPr>
        <w:tc>
          <w:tcPr>
            <w:tcW w:w="676" w:type="pct"/>
            <w:shd w:val="clear" w:color="auto" w:fill="F7CAAC" w:themeFill="accent2" w:themeFillTint="66"/>
            <w:tcPrChange w:id="2564" w:author="Etion Pinari [2]" w:date="2020-12-08T10:31:00Z">
              <w:tcPr>
                <w:tcW w:w="631" w:type="pct"/>
              </w:tcPr>
            </w:tcPrChange>
          </w:tcPr>
          <w:p w14:paraId="181259D6" w14:textId="2018734A" w:rsidR="0002329A" w:rsidRPr="004F5952" w:rsidRDefault="0066394C" w:rsidP="0002329A">
            <w:pPr>
              <w:pStyle w:val="ListParagraph"/>
              <w:spacing w:line="360" w:lineRule="auto"/>
              <w:ind w:left="0"/>
              <w:rPr>
                <w:ins w:id="2565" w:author="Etion Pinari [2]" w:date="2020-12-07T21:38:00Z"/>
                <w:rStyle w:val="SubtleEmphasis"/>
                <w:i w:val="0"/>
                <w:iCs w:val="0"/>
                <w:sz w:val="26"/>
                <w:rPrChange w:id="2566" w:author="Etion Pinari [2]" w:date="2020-12-08T13:09:00Z">
                  <w:rPr>
                    <w:ins w:id="2567" w:author="Etion Pinari [2]" w:date="2020-12-07T21:38:00Z"/>
                    <w:rStyle w:val="SubtleEmphasis"/>
                    <w:i w:val="0"/>
                    <w:iCs w:val="0"/>
                    <w:szCs w:val="24"/>
                  </w:rPr>
                </w:rPrChange>
              </w:rPr>
            </w:pPr>
            <w:ins w:id="2568" w:author="Etion Pinari [2]" w:date="2020-12-08T10:20:00Z">
              <w:r w:rsidRPr="004F5952">
                <w:rPr>
                  <w:rStyle w:val="SubtleEmphasis"/>
                  <w:i w:val="0"/>
                  <w:iCs w:val="0"/>
                  <w:sz w:val="26"/>
                  <w:rPrChange w:id="2569" w:author="Etion Pinari [2]" w:date="2020-12-08T13:09:00Z">
                    <w:rPr>
                      <w:rStyle w:val="SubtleEmphasis"/>
                      <w:i w:val="0"/>
                      <w:iCs w:val="0"/>
                      <w:szCs w:val="24"/>
                    </w:rPr>
                  </w:rPrChange>
                </w:rPr>
                <w:t>A1</w:t>
              </w:r>
            </w:ins>
          </w:p>
        </w:tc>
        <w:tc>
          <w:tcPr>
            <w:tcW w:w="4324" w:type="pct"/>
            <w:tcPrChange w:id="2570" w:author="Etion Pinari [2]" w:date="2020-12-08T10:31:00Z">
              <w:tcPr>
                <w:tcW w:w="4369" w:type="pct"/>
                <w:gridSpan w:val="2"/>
              </w:tcPr>
            </w:tcPrChange>
          </w:tcPr>
          <w:p w14:paraId="130D278F" w14:textId="3C83B064" w:rsidR="0002329A" w:rsidRPr="00F83BB8" w:rsidRDefault="0066394C" w:rsidP="0002329A">
            <w:pPr>
              <w:pStyle w:val="ListParagraph"/>
              <w:spacing w:line="360" w:lineRule="auto"/>
              <w:ind w:left="0"/>
              <w:rPr>
                <w:ins w:id="2571" w:author="Etion Pinari [2]" w:date="2020-12-07T21:38:00Z"/>
                <w:rStyle w:val="SubtleEmphasis"/>
                <w:i w:val="0"/>
                <w:iCs w:val="0"/>
                <w:sz w:val="26"/>
                <w:rPrChange w:id="2572" w:author="Etion Pinari [2]" w:date="2020-12-08T10:36:00Z">
                  <w:rPr>
                    <w:ins w:id="2573" w:author="Etion Pinari [2]" w:date="2020-12-07T21:38:00Z"/>
                    <w:rStyle w:val="SubtleEmphasis"/>
                    <w:i w:val="0"/>
                    <w:iCs w:val="0"/>
                    <w:szCs w:val="24"/>
                  </w:rPr>
                </w:rPrChange>
              </w:rPr>
            </w:pPr>
            <w:commentRangeStart w:id="2574"/>
            <w:commentRangeStart w:id="2575"/>
            <w:ins w:id="2576" w:author="Etion Pinari [2]" w:date="2020-12-08T10:20:00Z">
              <w:r w:rsidRPr="00F83BB8">
                <w:rPr>
                  <w:sz w:val="26"/>
                  <w:shd w:val="clear" w:color="auto" w:fill="FFFFFF"/>
                  <w:rPrChange w:id="2577" w:author="Etion Pinari [2]" w:date="2020-12-08T10:36:00Z">
                    <w:rPr>
                      <w:szCs w:val="24"/>
                      <w:shd w:val="clear" w:color="auto" w:fill="FFFFFF"/>
                    </w:rPr>
                  </w:rPrChange>
                </w:rPr>
                <w:t>Users will take the shortest path to shops</w:t>
              </w:r>
              <w:commentRangeEnd w:id="2574"/>
              <w:r w:rsidRPr="00F83BB8">
                <w:rPr>
                  <w:rStyle w:val="CommentReference"/>
                  <w:sz w:val="26"/>
                  <w:szCs w:val="26"/>
                  <w:rPrChange w:id="2578" w:author="Etion Pinari [2]" w:date="2020-12-08T10:36:00Z">
                    <w:rPr>
                      <w:rStyle w:val="CommentReference"/>
                    </w:rPr>
                  </w:rPrChange>
                </w:rPr>
                <w:commentReference w:id="2574"/>
              </w:r>
              <w:commentRangeEnd w:id="2575"/>
              <w:r w:rsidRPr="00F83BB8">
                <w:rPr>
                  <w:rStyle w:val="CommentReference"/>
                  <w:sz w:val="26"/>
                  <w:szCs w:val="26"/>
                  <w:rPrChange w:id="2579" w:author="Etion Pinari [2]" w:date="2020-12-08T10:36:00Z">
                    <w:rPr>
                      <w:rStyle w:val="CommentReference"/>
                    </w:rPr>
                  </w:rPrChange>
                </w:rPr>
                <w:commentReference w:id="2575"/>
              </w:r>
            </w:ins>
          </w:p>
        </w:tc>
      </w:tr>
      <w:tr w:rsidR="0066394C" w14:paraId="7306722C" w14:textId="77777777" w:rsidTr="006E4D1D">
        <w:trPr>
          <w:ins w:id="2580" w:author="Etion Pinari [2]" w:date="2020-12-08T10:21:00Z"/>
        </w:trPr>
        <w:tc>
          <w:tcPr>
            <w:tcW w:w="676" w:type="pct"/>
            <w:shd w:val="clear" w:color="auto" w:fill="F7CAAC" w:themeFill="accent2" w:themeFillTint="66"/>
            <w:tcPrChange w:id="2581" w:author="Etion Pinari [2]" w:date="2020-12-08T10:31:00Z">
              <w:tcPr>
                <w:tcW w:w="676" w:type="pct"/>
                <w:gridSpan w:val="2"/>
              </w:tcPr>
            </w:tcPrChange>
          </w:tcPr>
          <w:p w14:paraId="3F837260" w14:textId="0902042F" w:rsidR="0066394C" w:rsidRPr="004F5952" w:rsidRDefault="0066394C" w:rsidP="000812D5">
            <w:pPr>
              <w:pStyle w:val="ListParagraph"/>
              <w:spacing w:line="360" w:lineRule="auto"/>
              <w:ind w:left="0"/>
              <w:rPr>
                <w:ins w:id="2582" w:author="Etion Pinari [2]" w:date="2020-12-08T10:21:00Z"/>
                <w:sz w:val="26"/>
                <w:rPrChange w:id="2583" w:author="Etion Pinari [2]" w:date="2020-12-08T13:09:00Z">
                  <w:rPr>
                    <w:ins w:id="2584" w:author="Etion Pinari [2]" w:date="2020-12-08T10:21:00Z"/>
                    <w:sz w:val="28"/>
                    <w:szCs w:val="28"/>
                  </w:rPr>
                </w:rPrChange>
              </w:rPr>
            </w:pPr>
            <w:ins w:id="2585" w:author="Etion Pinari [2]" w:date="2020-12-08T10:22:00Z">
              <w:r w:rsidRPr="004F5952">
                <w:rPr>
                  <w:sz w:val="26"/>
                  <w:rPrChange w:id="2586" w:author="Etion Pinari [2]" w:date="2020-12-08T13:09:00Z">
                    <w:rPr>
                      <w:sz w:val="28"/>
                      <w:szCs w:val="28"/>
                    </w:rPr>
                  </w:rPrChange>
                </w:rPr>
                <w:t>A3</w:t>
              </w:r>
            </w:ins>
          </w:p>
        </w:tc>
        <w:tc>
          <w:tcPr>
            <w:tcW w:w="4324" w:type="pct"/>
            <w:tcPrChange w:id="2587" w:author="Etion Pinari [2]" w:date="2020-12-08T10:31:00Z">
              <w:tcPr>
                <w:tcW w:w="4324" w:type="pct"/>
              </w:tcPr>
            </w:tcPrChange>
          </w:tcPr>
          <w:p w14:paraId="30C790B0" w14:textId="69C36BA3" w:rsidR="0066394C" w:rsidRPr="00F83BB8" w:rsidRDefault="0066394C" w:rsidP="000812D5">
            <w:pPr>
              <w:pStyle w:val="ListParagraph"/>
              <w:spacing w:line="360" w:lineRule="auto"/>
              <w:ind w:left="0"/>
              <w:rPr>
                <w:ins w:id="2588" w:author="Etion Pinari [2]" w:date="2020-12-08T10:21:00Z"/>
                <w:b/>
                <w:bCs w:val="0"/>
                <w:sz w:val="26"/>
                <w:rPrChange w:id="2589" w:author="Etion Pinari [2]" w:date="2020-12-08T10:36:00Z">
                  <w:rPr>
                    <w:ins w:id="2590" w:author="Etion Pinari [2]" w:date="2020-12-08T10:21:00Z"/>
                    <w:b/>
                    <w:bCs w:val="0"/>
                    <w:sz w:val="26"/>
                  </w:rPr>
                </w:rPrChange>
              </w:rPr>
            </w:pPr>
            <w:ins w:id="2591" w:author="Etion Pinari [2]" w:date="2020-12-08T10:23:00Z">
              <w:r w:rsidRPr="00F83BB8">
                <w:rPr>
                  <w:rStyle w:val="SubtleEmphasis"/>
                  <w:i w:val="0"/>
                  <w:iCs w:val="0"/>
                  <w:sz w:val="26"/>
                  <w:rPrChange w:id="2592" w:author="Etion Pinari [2]" w:date="2020-12-08T10:36:00Z">
                    <w:rPr>
                      <w:rStyle w:val="SubtleEmphasis"/>
                      <w:i w:val="0"/>
                      <w:iCs w:val="0"/>
                      <w:szCs w:val="24"/>
                    </w:rPr>
                  </w:rPrChange>
                </w:rPr>
                <w:t>Data about the store’s location, store departments and items collocation in departments are correct</w:t>
              </w:r>
            </w:ins>
          </w:p>
        </w:tc>
      </w:tr>
      <w:tr w:rsidR="0066394C" w14:paraId="5B4DCD30" w14:textId="77777777" w:rsidTr="006E4D1D">
        <w:trPr>
          <w:ins w:id="2593" w:author="Etion Pinari [2]" w:date="2020-12-08T10:20:00Z"/>
        </w:trPr>
        <w:tc>
          <w:tcPr>
            <w:tcW w:w="676" w:type="pct"/>
            <w:shd w:val="clear" w:color="auto" w:fill="FF7C80"/>
            <w:tcPrChange w:id="2594" w:author="Etion Pinari [2]" w:date="2020-12-08T10:29:00Z">
              <w:tcPr>
                <w:tcW w:w="676" w:type="pct"/>
                <w:gridSpan w:val="2"/>
              </w:tcPr>
            </w:tcPrChange>
          </w:tcPr>
          <w:p w14:paraId="6E7EF842" w14:textId="5BA1B063" w:rsidR="0066394C" w:rsidRPr="004F5952" w:rsidRDefault="0066394C" w:rsidP="000812D5">
            <w:pPr>
              <w:pStyle w:val="ListParagraph"/>
              <w:spacing w:line="360" w:lineRule="auto"/>
              <w:ind w:left="0"/>
              <w:rPr>
                <w:ins w:id="2595" w:author="Etion Pinari [2]" w:date="2020-12-08T10:20:00Z"/>
                <w:sz w:val="26"/>
                <w:rPrChange w:id="2596" w:author="Etion Pinari [2]" w:date="2020-12-08T13:09:00Z">
                  <w:rPr>
                    <w:ins w:id="2597" w:author="Etion Pinari [2]" w:date="2020-12-08T10:20:00Z"/>
                    <w:sz w:val="28"/>
                    <w:szCs w:val="28"/>
                  </w:rPr>
                </w:rPrChange>
              </w:rPr>
            </w:pPr>
            <w:ins w:id="2598" w:author="Etion Pinari [2]" w:date="2020-12-08T10:21:00Z">
              <w:r w:rsidRPr="004F5952">
                <w:rPr>
                  <w:sz w:val="26"/>
                  <w:rPrChange w:id="2599" w:author="Etion Pinari [2]" w:date="2020-12-08T13:09:00Z">
                    <w:rPr>
                      <w:sz w:val="28"/>
                      <w:szCs w:val="28"/>
                    </w:rPr>
                  </w:rPrChange>
                </w:rPr>
                <w:t>R17</w:t>
              </w:r>
            </w:ins>
          </w:p>
        </w:tc>
        <w:tc>
          <w:tcPr>
            <w:tcW w:w="4324" w:type="pct"/>
            <w:tcPrChange w:id="2600" w:author="Etion Pinari [2]" w:date="2020-12-08T10:29:00Z">
              <w:tcPr>
                <w:tcW w:w="4324" w:type="pct"/>
              </w:tcPr>
            </w:tcPrChange>
          </w:tcPr>
          <w:p w14:paraId="1806E361" w14:textId="39F0C0D1" w:rsidR="0066394C" w:rsidRPr="00F83BB8" w:rsidRDefault="0066394C" w:rsidP="000812D5">
            <w:pPr>
              <w:pStyle w:val="ListParagraph"/>
              <w:spacing w:line="360" w:lineRule="auto"/>
              <w:ind w:left="0"/>
              <w:rPr>
                <w:ins w:id="2601" w:author="Etion Pinari [2]" w:date="2020-12-08T10:20:00Z"/>
                <w:b/>
                <w:bCs w:val="0"/>
                <w:sz w:val="26"/>
                <w:rPrChange w:id="2602" w:author="Etion Pinari [2]" w:date="2020-12-08T10:36:00Z">
                  <w:rPr>
                    <w:ins w:id="2603" w:author="Etion Pinari [2]" w:date="2020-12-08T10:20:00Z"/>
                    <w:b/>
                    <w:bCs w:val="0"/>
                    <w:sz w:val="26"/>
                  </w:rPr>
                </w:rPrChange>
              </w:rPr>
            </w:pPr>
            <w:commentRangeStart w:id="2604"/>
            <w:commentRangeStart w:id="2605"/>
            <w:ins w:id="2606" w:author="Etion Pinari [2]" w:date="2020-12-08T10:20:00Z">
              <w:r w:rsidRPr="00F83BB8">
                <w:rPr>
                  <w:b/>
                  <w:bCs w:val="0"/>
                  <w:sz w:val="26"/>
                  <w:rPrChange w:id="2607" w:author="Etion Pinari [2]" w:date="2020-12-08T10:36:00Z">
                    <w:rPr>
                      <w:b/>
                      <w:bCs w:val="0"/>
                      <w:sz w:val="26"/>
                    </w:rPr>
                  </w:rPrChange>
                </w:rPr>
                <w:t xml:space="preserve">The system shall </w:t>
              </w:r>
              <w:r w:rsidRPr="00F83BB8">
                <w:rPr>
                  <w:sz w:val="26"/>
                  <w:rPrChange w:id="2608" w:author="Etion Pinari [2]" w:date="2020-12-08T10:36:00Z">
                    <w:rPr>
                      <w:sz w:val="26"/>
                    </w:rPr>
                  </w:rPrChange>
                </w:rPr>
                <w:t xml:space="preserve">send a </w:t>
              </w:r>
            </w:ins>
            <w:commentRangeEnd w:id="2604"/>
            <w:ins w:id="2609" w:author="Etion Pinari [2]" w:date="2020-12-08T13:32:00Z">
              <w:r w:rsidR="00FF4689">
                <w:rPr>
                  <w:sz w:val="26"/>
                </w:rPr>
                <w:t>reminder to the user when it is time for him to leave so that he can arrive at the store in time</w:t>
              </w:r>
            </w:ins>
            <w:ins w:id="2610" w:author="Etion Pinari [2]" w:date="2020-12-08T10:20:00Z">
              <w:r w:rsidRPr="00F83BB8">
                <w:rPr>
                  <w:rStyle w:val="CommentReference"/>
                  <w:sz w:val="26"/>
                  <w:szCs w:val="26"/>
                  <w:rPrChange w:id="2611" w:author="Etion Pinari [2]" w:date="2020-12-08T10:36:00Z">
                    <w:rPr>
                      <w:rStyle w:val="CommentReference"/>
                    </w:rPr>
                  </w:rPrChange>
                </w:rPr>
                <w:commentReference w:id="2604"/>
              </w:r>
              <w:commentRangeEnd w:id="2605"/>
              <w:r w:rsidRPr="00F83BB8">
                <w:rPr>
                  <w:rStyle w:val="CommentReference"/>
                  <w:sz w:val="26"/>
                  <w:szCs w:val="26"/>
                  <w:rPrChange w:id="2612" w:author="Etion Pinari [2]" w:date="2020-12-08T10:36:00Z">
                    <w:rPr>
                      <w:rStyle w:val="CommentReference"/>
                    </w:rPr>
                  </w:rPrChange>
                </w:rPr>
                <w:commentReference w:id="2605"/>
              </w:r>
            </w:ins>
          </w:p>
        </w:tc>
      </w:tr>
      <w:tr w:rsidR="000812D5" w14:paraId="326BDDF8" w14:textId="77777777" w:rsidTr="006E4D1D">
        <w:trPr>
          <w:ins w:id="2613" w:author="Etion Pinari [2]" w:date="2020-12-07T21:38:00Z"/>
        </w:trPr>
        <w:tc>
          <w:tcPr>
            <w:tcW w:w="676" w:type="pct"/>
            <w:shd w:val="clear" w:color="auto" w:fill="FF7C80"/>
            <w:tcPrChange w:id="2614" w:author="Etion Pinari [2]" w:date="2020-12-08T10:29:00Z">
              <w:tcPr>
                <w:tcW w:w="631" w:type="pct"/>
              </w:tcPr>
            </w:tcPrChange>
          </w:tcPr>
          <w:p w14:paraId="4C371B61" w14:textId="73591933" w:rsidR="000812D5" w:rsidRPr="004F5952" w:rsidRDefault="000812D5" w:rsidP="000812D5">
            <w:pPr>
              <w:pStyle w:val="ListParagraph"/>
              <w:spacing w:line="360" w:lineRule="auto"/>
              <w:ind w:left="0"/>
              <w:rPr>
                <w:ins w:id="2615" w:author="Etion Pinari [2]" w:date="2020-12-07T21:38:00Z"/>
                <w:rStyle w:val="SubtleEmphasis"/>
                <w:i w:val="0"/>
                <w:iCs w:val="0"/>
                <w:sz w:val="26"/>
                <w:rPrChange w:id="2616" w:author="Etion Pinari [2]" w:date="2020-12-08T13:09:00Z">
                  <w:rPr>
                    <w:ins w:id="2617" w:author="Etion Pinari [2]" w:date="2020-12-07T21:38:00Z"/>
                    <w:rStyle w:val="SubtleEmphasis"/>
                    <w:i w:val="0"/>
                    <w:iCs w:val="0"/>
                    <w:szCs w:val="24"/>
                  </w:rPr>
                </w:rPrChange>
              </w:rPr>
            </w:pPr>
            <w:ins w:id="2618" w:author="Etion Pinari [2]" w:date="2020-12-08T10:08:00Z">
              <w:r w:rsidRPr="004F5952">
                <w:rPr>
                  <w:sz w:val="26"/>
                  <w:rPrChange w:id="2619" w:author="Etion Pinari [2]" w:date="2020-12-08T13:09:00Z">
                    <w:rPr>
                      <w:sz w:val="28"/>
                      <w:szCs w:val="28"/>
                    </w:rPr>
                  </w:rPrChange>
                </w:rPr>
                <w:t>R18</w:t>
              </w:r>
            </w:ins>
          </w:p>
        </w:tc>
        <w:tc>
          <w:tcPr>
            <w:tcW w:w="4324" w:type="pct"/>
            <w:tcPrChange w:id="2620" w:author="Etion Pinari [2]" w:date="2020-12-08T10:29:00Z">
              <w:tcPr>
                <w:tcW w:w="4369" w:type="pct"/>
                <w:gridSpan w:val="2"/>
              </w:tcPr>
            </w:tcPrChange>
          </w:tcPr>
          <w:p w14:paraId="792242DC" w14:textId="3C28AD38" w:rsidR="000812D5" w:rsidRPr="00F83BB8" w:rsidRDefault="000812D5" w:rsidP="000812D5">
            <w:pPr>
              <w:pStyle w:val="ListParagraph"/>
              <w:spacing w:line="360" w:lineRule="auto"/>
              <w:ind w:left="0"/>
              <w:rPr>
                <w:ins w:id="2621" w:author="Etion Pinari [2]" w:date="2020-12-07T21:38:00Z"/>
                <w:rStyle w:val="SubtleEmphasis"/>
                <w:b/>
                <w:bCs w:val="0"/>
                <w:i w:val="0"/>
                <w:iCs w:val="0"/>
                <w:sz w:val="26"/>
                <w:rPrChange w:id="2622" w:author="Etion Pinari [2]" w:date="2020-12-08T10:36:00Z">
                  <w:rPr>
                    <w:ins w:id="2623" w:author="Etion Pinari [2]" w:date="2020-12-07T21:38:00Z"/>
                    <w:rStyle w:val="SubtleEmphasis"/>
                    <w:i w:val="0"/>
                    <w:iCs w:val="0"/>
                    <w:szCs w:val="24"/>
                  </w:rPr>
                </w:rPrChange>
              </w:rPr>
            </w:pPr>
            <w:ins w:id="2624" w:author="Etion Pinari [2]" w:date="2020-12-08T10:08:00Z">
              <w:r w:rsidRPr="00F83BB8">
                <w:rPr>
                  <w:b/>
                  <w:bCs w:val="0"/>
                  <w:sz w:val="26"/>
                  <w:rPrChange w:id="2625" w:author="Etion Pinari [2]" w:date="2020-12-08T10:36:00Z">
                    <w:rPr>
                      <w:b/>
                      <w:bCs w:val="0"/>
                      <w:sz w:val="26"/>
                    </w:rPr>
                  </w:rPrChange>
                </w:rPr>
                <w:t xml:space="preserve">The system shall </w:t>
              </w:r>
              <w:r w:rsidRPr="00F83BB8">
                <w:rPr>
                  <w:sz w:val="26"/>
                  <w:rPrChange w:id="2626" w:author="Etion Pinari [2]" w:date="2020-12-08T10:36:00Z">
                    <w:rPr>
                      <w:sz w:val="26"/>
                    </w:rPr>
                  </w:rPrChange>
                </w:rPr>
                <w:t>calculate the time it takes the user to go to a shop in which he has an appointment</w:t>
              </w:r>
            </w:ins>
          </w:p>
        </w:tc>
      </w:tr>
      <w:tr w:rsidR="0066394C" w14:paraId="1D2E839D" w14:textId="77777777" w:rsidTr="006E4D1D">
        <w:trPr>
          <w:ins w:id="2627" w:author="Etion Pinari [2]" w:date="2020-12-07T21:38:00Z"/>
        </w:trPr>
        <w:tc>
          <w:tcPr>
            <w:tcW w:w="676" w:type="pct"/>
            <w:shd w:val="clear" w:color="auto" w:fill="A8D08D" w:themeFill="accent6" w:themeFillTint="99"/>
            <w:tcPrChange w:id="2628" w:author="Etion Pinari [2]" w:date="2020-12-08T10:29:00Z">
              <w:tcPr>
                <w:tcW w:w="631" w:type="pct"/>
              </w:tcPr>
            </w:tcPrChange>
          </w:tcPr>
          <w:p w14:paraId="6F2F4A3C" w14:textId="479F5C54" w:rsidR="0066394C" w:rsidRPr="004F5952" w:rsidRDefault="0066394C" w:rsidP="0066394C">
            <w:pPr>
              <w:pStyle w:val="ListParagraph"/>
              <w:spacing w:line="360" w:lineRule="auto"/>
              <w:ind w:left="0"/>
              <w:rPr>
                <w:ins w:id="2629" w:author="Etion Pinari [2]" w:date="2020-12-07T21:38:00Z"/>
                <w:rStyle w:val="SubtleEmphasis"/>
                <w:i w:val="0"/>
                <w:iCs w:val="0"/>
                <w:sz w:val="26"/>
                <w:rPrChange w:id="2630" w:author="Etion Pinari [2]" w:date="2020-12-08T13:09:00Z">
                  <w:rPr>
                    <w:ins w:id="2631" w:author="Etion Pinari [2]" w:date="2020-12-07T21:38:00Z"/>
                    <w:rStyle w:val="SubtleEmphasis"/>
                    <w:i w:val="0"/>
                    <w:iCs w:val="0"/>
                    <w:szCs w:val="24"/>
                  </w:rPr>
                </w:rPrChange>
              </w:rPr>
            </w:pPr>
            <w:ins w:id="2632" w:author="Etion Pinari [2]" w:date="2020-12-08T10:21:00Z">
              <w:r w:rsidRPr="004F5952">
                <w:rPr>
                  <w:sz w:val="26"/>
                  <w:rPrChange w:id="2633" w:author="Etion Pinari [2]" w:date="2020-12-08T13:09:00Z">
                    <w:rPr>
                      <w:b/>
                      <w:bCs w:val="0"/>
                      <w:sz w:val="28"/>
                      <w:szCs w:val="28"/>
                    </w:rPr>
                  </w:rPrChange>
                </w:rPr>
                <w:t>R26</w:t>
              </w:r>
            </w:ins>
          </w:p>
        </w:tc>
        <w:tc>
          <w:tcPr>
            <w:tcW w:w="4324" w:type="pct"/>
            <w:tcPrChange w:id="2634" w:author="Etion Pinari [2]" w:date="2020-12-08T10:29:00Z">
              <w:tcPr>
                <w:tcW w:w="4369" w:type="pct"/>
                <w:gridSpan w:val="2"/>
              </w:tcPr>
            </w:tcPrChange>
          </w:tcPr>
          <w:p w14:paraId="043FC328" w14:textId="47A5D6CF" w:rsidR="0066394C" w:rsidRPr="00F83BB8" w:rsidRDefault="0066394C" w:rsidP="0066394C">
            <w:pPr>
              <w:pStyle w:val="ListParagraph"/>
              <w:spacing w:line="360" w:lineRule="auto"/>
              <w:ind w:left="0"/>
              <w:rPr>
                <w:ins w:id="2635" w:author="Etion Pinari [2]" w:date="2020-12-07T21:38:00Z"/>
                <w:rStyle w:val="SubtleEmphasis"/>
                <w:i w:val="0"/>
                <w:iCs w:val="0"/>
                <w:sz w:val="26"/>
                <w:rPrChange w:id="2636" w:author="Etion Pinari [2]" w:date="2020-12-08T10:36:00Z">
                  <w:rPr>
                    <w:ins w:id="2637" w:author="Etion Pinari [2]" w:date="2020-12-07T21:38:00Z"/>
                    <w:rStyle w:val="SubtleEmphasis"/>
                    <w:i w:val="0"/>
                    <w:iCs w:val="0"/>
                    <w:szCs w:val="24"/>
                  </w:rPr>
                </w:rPrChange>
              </w:rPr>
            </w:pPr>
            <w:ins w:id="2638" w:author="Etion Pinari [2]" w:date="2020-12-08T10:21:00Z">
              <w:r w:rsidRPr="00F83BB8">
                <w:rPr>
                  <w:b/>
                  <w:sz w:val="26"/>
                  <w:rPrChange w:id="2639" w:author="Etion Pinari [2]" w:date="2020-12-08T10:36:00Z">
                    <w:rPr>
                      <w:b/>
                      <w:sz w:val="26"/>
                    </w:rPr>
                  </w:rPrChange>
                </w:rPr>
                <w:t xml:space="preserve">The system shall </w:t>
              </w:r>
              <w:r w:rsidRPr="00F83BB8">
                <w:rPr>
                  <w:sz w:val="26"/>
                  <w:rPrChange w:id="2640" w:author="Etion Pinari [2]" w:date="2020-12-08T10:36:00Z">
                    <w:rPr>
                      <w:sz w:val="26"/>
                    </w:rPr>
                  </w:rPrChange>
                </w:rPr>
                <w:t>allow store managers to input the store’s location</w:t>
              </w:r>
            </w:ins>
          </w:p>
        </w:tc>
      </w:tr>
    </w:tbl>
    <w:p w14:paraId="42294BFD" w14:textId="66753C82" w:rsidR="00057712" w:rsidRDefault="00057712" w:rsidP="00207E23">
      <w:pPr>
        <w:pStyle w:val="ListParagraph"/>
        <w:spacing w:line="360" w:lineRule="auto"/>
        <w:ind w:left="0"/>
        <w:rPr>
          <w:ins w:id="2641" w:author="Etion Pinari [2]" w:date="2020-12-08T13:05:00Z"/>
          <w:rStyle w:val="SubtleEmphasis"/>
          <w:i w:val="0"/>
          <w:iCs w:val="0"/>
          <w:szCs w:val="24"/>
        </w:rPr>
      </w:pPr>
    </w:p>
    <w:p w14:paraId="3A9F22F0" w14:textId="77777777" w:rsidR="004F5952" w:rsidRDefault="004F5952" w:rsidP="00207E23">
      <w:pPr>
        <w:pStyle w:val="ListParagraph"/>
        <w:spacing w:line="360" w:lineRule="auto"/>
        <w:ind w:left="0"/>
        <w:rPr>
          <w:ins w:id="2642" w:author="Etion Pinari [2]" w:date="2020-12-07T20:10:00Z"/>
          <w:rStyle w:val="SubtleEmphasis"/>
          <w:i w:val="0"/>
          <w:iCs w:val="0"/>
          <w:szCs w:val="24"/>
        </w:rPr>
      </w:pPr>
    </w:p>
    <w:p w14:paraId="2A1CFE75" w14:textId="036B2870" w:rsidR="00207E23" w:rsidRPr="00207E23" w:rsidRDefault="007376E9" w:rsidP="00207E23">
      <w:pPr>
        <w:pStyle w:val="ListParagraph"/>
        <w:spacing w:line="360" w:lineRule="auto"/>
        <w:ind w:left="0"/>
        <w:rPr>
          <w:ins w:id="2643" w:author="Etion Pinari [2]" w:date="2020-12-07T20:10:00Z"/>
          <w:rStyle w:val="SubtleEmphasis"/>
          <w:i w:val="0"/>
          <w:iCs w:val="0"/>
          <w:szCs w:val="24"/>
          <w:rPrChange w:id="2644" w:author="Etion Pinari [2]" w:date="2020-12-07T20:10:00Z">
            <w:rPr>
              <w:ins w:id="2645" w:author="Etion Pinari [2]" w:date="2020-12-07T20:10:00Z"/>
              <w:rStyle w:val="SubtleEmphasis"/>
              <w:sz w:val="32"/>
              <w:szCs w:val="32"/>
            </w:rPr>
          </w:rPrChange>
        </w:rPr>
      </w:pPr>
      <w:ins w:id="2646" w:author="Etion Pinari [2]" w:date="2020-12-08T13:18:00Z">
        <w:r>
          <w:rPr>
            <w:rStyle w:val="SubtleEmphasis"/>
            <w:i w:val="0"/>
            <w:iCs w:val="0"/>
            <w:szCs w:val="24"/>
          </w:rPr>
          <w:t>Assuming that (A1)</w:t>
        </w:r>
      </w:ins>
      <w:ins w:id="2647" w:author="Etion Pinari [2]" w:date="2020-12-08T13:19:00Z">
        <w:r>
          <w:rPr>
            <w:rStyle w:val="SubtleEmphasis"/>
            <w:i w:val="0"/>
            <w:iCs w:val="0"/>
            <w:szCs w:val="24"/>
          </w:rPr>
          <w:t xml:space="preserve"> users </w:t>
        </w:r>
      </w:ins>
      <w:ins w:id="2648" w:author="Etion Pinari [2]" w:date="2020-12-08T13:20:00Z">
        <w:r>
          <w:rPr>
            <w:rStyle w:val="SubtleEmphasis"/>
            <w:i w:val="0"/>
            <w:iCs w:val="0"/>
            <w:szCs w:val="24"/>
          </w:rPr>
          <w:t>will take the shortest path to the s</w:t>
        </w:r>
      </w:ins>
      <w:ins w:id="2649" w:author="Etion Pinari [2]" w:date="2020-12-08T13:21:00Z">
        <w:r>
          <w:rPr>
            <w:rStyle w:val="SubtleEmphasis"/>
            <w:i w:val="0"/>
            <w:iCs w:val="0"/>
            <w:szCs w:val="24"/>
          </w:rPr>
          <w:t xml:space="preserve">tore, and the location inserted </w:t>
        </w:r>
      </w:ins>
      <w:ins w:id="2650" w:author="Etion Pinari [2]" w:date="2020-12-08T13:22:00Z">
        <w:r>
          <w:rPr>
            <w:rStyle w:val="SubtleEmphasis"/>
            <w:i w:val="0"/>
            <w:iCs w:val="0"/>
            <w:szCs w:val="24"/>
          </w:rPr>
          <w:t xml:space="preserve">through the requirement </w:t>
        </w:r>
      </w:ins>
      <w:ins w:id="2651" w:author="Etion Pinari [2]" w:date="2020-12-08T13:21:00Z">
        <w:r>
          <w:rPr>
            <w:rStyle w:val="SubtleEmphasis"/>
            <w:i w:val="0"/>
            <w:iCs w:val="0"/>
            <w:szCs w:val="24"/>
          </w:rPr>
          <w:t xml:space="preserve">(R26) </w:t>
        </w:r>
      </w:ins>
      <w:ins w:id="2652" w:author="Etion Pinari [2]" w:date="2020-12-08T13:28:00Z">
        <w:r w:rsidR="00FF4689">
          <w:rPr>
            <w:rStyle w:val="SubtleEmphasis"/>
            <w:i w:val="0"/>
            <w:iCs w:val="0"/>
            <w:szCs w:val="24"/>
          </w:rPr>
          <w:t>is</w:t>
        </w:r>
      </w:ins>
      <w:ins w:id="2653" w:author="Etion Pinari [2]" w:date="2020-12-08T13:21:00Z">
        <w:r>
          <w:rPr>
            <w:rStyle w:val="SubtleEmphasis"/>
            <w:i w:val="0"/>
            <w:iCs w:val="0"/>
            <w:szCs w:val="24"/>
          </w:rPr>
          <w:t xml:space="preserve"> correct</w:t>
        </w:r>
      </w:ins>
      <w:ins w:id="2654" w:author="Etion Pinari [2]" w:date="2020-12-08T13:29:00Z">
        <w:r w:rsidR="00FF4689">
          <w:rPr>
            <w:rStyle w:val="SubtleEmphasis"/>
            <w:i w:val="0"/>
            <w:iCs w:val="0"/>
            <w:szCs w:val="24"/>
          </w:rPr>
          <w:t xml:space="preserve"> (A3)</w:t>
        </w:r>
      </w:ins>
      <w:ins w:id="2655" w:author="Etion Pinari [2]" w:date="2020-12-08T13:24:00Z">
        <w:r>
          <w:rPr>
            <w:rStyle w:val="SubtleEmphasis"/>
            <w:i w:val="0"/>
            <w:iCs w:val="0"/>
            <w:szCs w:val="24"/>
          </w:rPr>
          <w:t>,</w:t>
        </w:r>
      </w:ins>
      <w:ins w:id="2656" w:author="Etion Pinari [2]" w:date="2020-12-08T13:29:00Z">
        <w:r w:rsidR="00FF4689">
          <w:rPr>
            <w:rStyle w:val="SubtleEmphasis"/>
            <w:i w:val="0"/>
            <w:iCs w:val="0"/>
            <w:szCs w:val="24"/>
          </w:rPr>
          <w:t xml:space="preserve"> the system reminds the user </w:t>
        </w:r>
      </w:ins>
      <w:ins w:id="2657" w:author="Etion Pinari [2]" w:date="2020-12-08T13:30:00Z">
        <w:r w:rsidR="00FF4689">
          <w:rPr>
            <w:rStyle w:val="SubtleEmphasis"/>
            <w:i w:val="0"/>
            <w:iCs w:val="0"/>
            <w:szCs w:val="24"/>
          </w:rPr>
          <w:t>that they need to leave (R17)</w:t>
        </w:r>
      </w:ins>
      <w:ins w:id="2658" w:author="Etion Pinari [2]" w:date="2020-12-08T13:32:00Z">
        <w:r w:rsidR="00FF4689">
          <w:rPr>
            <w:rStyle w:val="SubtleEmphasis"/>
            <w:i w:val="0"/>
            <w:iCs w:val="0"/>
            <w:szCs w:val="24"/>
          </w:rPr>
          <w:t xml:space="preserve"> based on the </w:t>
        </w:r>
      </w:ins>
      <w:ins w:id="2659" w:author="Etion Pinari [2]" w:date="2020-12-08T13:33:00Z">
        <w:r w:rsidR="00FF4689">
          <w:rPr>
            <w:rStyle w:val="SubtleEmphasis"/>
            <w:i w:val="0"/>
            <w:iCs w:val="0"/>
            <w:szCs w:val="24"/>
          </w:rPr>
          <w:t>distance between the location of the user and that of the store (R18). In this way the sub-goal (sub-G10) is accomplished.</w:t>
        </w:r>
      </w:ins>
    </w:p>
    <w:p w14:paraId="083836CB" w14:textId="12B9DDE1" w:rsidR="00207E23" w:rsidRDefault="00207E23" w:rsidP="00207E23">
      <w:pPr>
        <w:pStyle w:val="ListParagraph"/>
        <w:spacing w:line="360" w:lineRule="auto"/>
        <w:ind w:left="0"/>
        <w:rPr>
          <w:ins w:id="2660" w:author="Etion Pinari [2]" w:date="2020-12-07T20:10:00Z"/>
          <w:rStyle w:val="SubtleEmphasis"/>
          <w:sz w:val="32"/>
          <w:szCs w:val="32"/>
        </w:rPr>
      </w:pPr>
    </w:p>
    <w:p w14:paraId="11F1CE27" w14:textId="6F9ABE91" w:rsidR="00207E23" w:rsidRDefault="00207E23">
      <w:pPr>
        <w:pStyle w:val="ListParagraph"/>
        <w:spacing w:line="360" w:lineRule="auto"/>
        <w:ind w:left="0"/>
        <w:rPr>
          <w:ins w:id="2661" w:author="Etion Pinari [2]" w:date="2020-12-07T20:08:00Z"/>
          <w:rStyle w:val="SubtleEmphasis"/>
          <w:sz w:val="32"/>
          <w:szCs w:val="32"/>
        </w:rPr>
        <w:pPrChange w:id="2662" w:author="Etion Pinari [2]" w:date="2020-12-07T20:09:00Z">
          <w:pPr>
            <w:pStyle w:val="ListParagraph"/>
            <w:numPr>
              <w:numId w:val="41"/>
            </w:numPr>
            <w:spacing w:line="360" w:lineRule="auto"/>
            <w:ind w:left="785" w:hanging="360"/>
          </w:pPr>
        </w:pPrChange>
      </w:pPr>
      <w:ins w:id="2663" w:author="Etion Pinari [2]" w:date="2020-12-07T20:09:00Z">
        <w:r>
          <w:rPr>
            <w:rStyle w:val="SubtleEmphasis"/>
            <w:sz w:val="32"/>
            <w:szCs w:val="32"/>
          </w:rPr>
          <w:t xml:space="preserve"> </w:t>
        </w:r>
      </w:ins>
    </w:p>
    <w:p w14:paraId="21A3EE3E" w14:textId="77777777" w:rsidR="00207E23" w:rsidRDefault="00207E23">
      <w:pPr>
        <w:pStyle w:val="ListParagraph"/>
        <w:spacing w:line="360" w:lineRule="auto"/>
        <w:ind w:left="785"/>
        <w:rPr>
          <w:ins w:id="2664" w:author="Etion Pinari [2]" w:date="2020-12-07T20:08:00Z"/>
          <w:rStyle w:val="SubtleEmphasis"/>
          <w:sz w:val="32"/>
          <w:szCs w:val="32"/>
        </w:rPr>
        <w:pPrChange w:id="2665" w:author="Etion Pinari [2]" w:date="2020-12-07T20:08:00Z">
          <w:pPr>
            <w:pStyle w:val="ListParagraph"/>
            <w:numPr>
              <w:numId w:val="41"/>
            </w:numPr>
            <w:spacing w:line="360" w:lineRule="auto"/>
            <w:ind w:left="785" w:hanging="360"/>
          </w:pPr>
        </w:pPrChange>
      </w:pPr>
    </w:p>
    <w:p w14:paraId="5B151934" w14:textId="77777777" w:rsidR="00207E23" w:rsidRPr="00207E23" w:rsidRDefault="00207E23">
      <w:pPr>
        <w:spacing w:line="360" w:lineRule="auto"/>
        <w:ind w:left="425"/>
        <w:rPr>
          <w:ins w:id="2666" w:author="Etion Pinari [2]" w:date="2020-12-07T20:07:00Z"/>
          <w:rStyle w:val="SubtleEmphasis"/>
          <w:sz w:val="32"/>
          <w:szCs w:val="32"/>
        </w:rPr>
        <w:pPrChange w:id="2667" w:author="Etion Pinari [2]" w:date="2020-12-07T20:08:00Z">
          <w:pPr>
            <w:pStyle w:val="ListParagraph"/>
            <w:numPr>
              <w:numId w:val="41"/>
            </w:numPr>
            <w:spacing w:line="360" w:lineRule="auto"/>
            <w:ind w:left="785" w:hanging="360"/>
          </w:pPr>
        </w:pPrChange>
      </w:pPr>
    </w:p>
    <w:p w14:paraId="27549A29" w14:textId="77777777" w:rsidR="00207E23" w:rsidRDefault="00207E23">
      <w:pPr>
        <w:rPr>
          <w:ins w:id="2668" w:author="Etion Pinari [2]" w:date="2020-12-07T20:07:00Z"/>
          <w:rStyle w:val="SubtleEmphasis"/>
          <w:sz w:val="32"/>
          <w:szCs w:val="32"/>
        </w:rPr>
      </w:pPr>
      <w:ins w:id="2669" w:author="Etion Pinari [2]" w:date="2020-12-07T20:07:00Z">
        <w:r>
          <w:rPr>
            <w:rStyle w:val="SubtleEmphasis"/>
            <w:sz w:val="32"/>
            <w:szCs w:val="32"/>
          </w:rPr>
          <w:lastRenderedPageBreak/>
          <w:br w:type="page"/>
        </w:r>
      </w:ins>
    </w:p>
    <w:p w14:paraId="11ED2F87" w14:textId="69F338EA" w:rsidR="009C27DC" w:rsidRPr="004F5952" w:rsidDel="009C27DC" w:rsidRDefault="009C27DC" w:rsidP="004F5952">
      <w:pPr>
        <w:rPr>
          <w:del w:id="2670" w:author="Etion Pinari [2]" w:date="2020-12-06T12:03:00Z"/>
          <w:rStyle w:val="SubtleEmphasis"/>
          <w:sz w:val="36"/>
          <w:szCs w:val="36"/>
          <w:rPrChange w:id="2671" w:author="Etion Pinari [2]" w:date="2020-12-08T13:07:00Z">
            <w:rPr>
              <w:del w:id="2672" w:author="Etion Pinari [2]" w:date="2020-12-06T12:03:00Z"/>
              <w:rStyle w:val="SubtleEmphasis"/>
              <w:sz w:val="32"/>
              <w:szCs w:val="32"/>
            </w:rPr>
          </w:rPrChange>
        </w:rPr>
        <w:pPrChange w:id="2673" w:author="Etion Pinari [2]" w:date="2020-12-08T13:07:00Z">
          <w:pPr>
            <w:spacing w:line="360" w:lineRule="auto"/>
          </w:pPr>
        </w:pPrChange>
      </w:pPr>
      <w:ins w:id="2674" w:author="Etion Pinari [2]" w:date="2020-12-06T12:03:00Z">
        <w:r w:rsidRPr="004F5952">
          <w:rPr>
            <w:rStyle w:val="SubtleEmphasis"/>
            <w:sz w:val="32"/>
            <w:szCs w:val="32"/>
            <w:rPrChange w:id="2675" w:author="Etion Pinari [2]" w:date="2020-12-08T13:07:00Z">
              <w:rPr>
                <w:rStyle w:val="SubtleEmphasis"/>
                <w:sz w:val="32"/>
                <w:szCs w:val="32"/>
              </w:rPr>
            </w:rPrChange>
          </w:rPr>
          <w:lastRenderedPageBreak/>
          <w:br w:type="page"/>
        </w:r>
      </w:ins>
      <w:ins w:id="2676" w:author="Etion Pinari [2]" w:date="2020-12-08T13:07:00Z">
        <w:r w:rsidR="004F5952">
          <w:rPr>
            <w:rStyle w:val="SubtleEmphasis"/>
            <w:sz w:val="32"/>
            <w:szCs w:val="32"/>
          </w:rPr>
          <w:lastRenderedPageBreak/>
          <w:t>B.2)</w:t>
        </w:r>
        <w:r w:rsidR="004F5952">
          <w:rPr>
            <w:rStyle w:val="SubtleEmphasis"/>
            <w:sz w:val="32"/>
            <w:szCs w:val="32"/>
          </w:rPr>
          <w:tab/>
        </w:r>
      </w:ins>
    </w:p>
    <w:bookmarkEnd w:id="566"/>
    <w:p w14:paraId="047DB488" w14:textId="77777777" w:rsidR="00290739" w:rsidRPr="00D62BEC" w:rsidRDefault="00290739" w:rsidP="004F5952">
      <w:pPr>
        <w:rPr>
          <w:rStyle w:val="SubtleEmphasis"/>
          <w:sz w:val="36"/>
          <w:szCs w:val="36"/>
          <w:rPrChange w:id="2677" w:author="Giorgio Romeo" w:date="2020-12-06T23:23:00Z">
            <w:rPr>
              <w:rStyle w:val="SubtleEmphasis"/>
              <w:sz w:val="32"/>
              <w:szCs w:val="32"/>
            </w:rPr>
          </w:rPrChange>
        </w:rPr>
        <w:pPrChange w:id="2678" w:author="Etion Pinari [2]" w:date="2020-12-08T13:07:00Z">
          <w:pPr>
            <w:pStyle w:val="ListParagraph"/>
            <w:numPr>
              <w:numId w:val="41"/>
            </w:numPr>
            <w:spacing w:line="360" w:lineRule="auto"/>
            <w:ind w:left="785" w:hanging="360"/>
          </w:pPr>
        </w:pPrChange>
      </w:pPr>
      <w:r w:rsidRPr="00D62BEC">
        <w:rPr>
          <w:rStyle w:val="SubtleEmphasis"/>
          <w:sz w:val="36"/>
          <w:szCs w:val="36"/>
          <w:rPrChange w:id="2679" w:author="Giorgio Romeo" w:date="2020-12-06T23:23:00Z">
            <w:rPr>
              <w:rStyle w:val="SubtleEmphasis"/>
              <w:sz w:val="32"/>
              <w:szCs w:val="32"/>
            </w:rPr>
          </w:rPrChange>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290739">
            <w:pPr>
              <w:pStyle w:val="ListParagraph"/>
              <w:ind w:left="0"/>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 inserts not valid information in one or more fields</w:t>
            </w:r>
          </w:p>
          <w:p w14:paraId="36D021AC" w14:textId="77777777" w:rsidR="00290739" w:rsidRPr="002967F3" w:rsidRDefault="00290739" w:rsidP="00290739">
            <w:pPr>
              <w:rPr>
                <w:rStyle w:val="SubtleEmphasis"/>
                <w:i w:val="0"/>
                <w:iCs w:val="0"/>
                <w:sz w:val="28"/>
                <w:szCs w:val="28"/>
              </w:rPr>
            </w:pPr>
            <w:r>
              <w:rPr>
                <w:rStyle w:val="SubtleEmphasis"/>
                <w:i w:val="0"/>
                <w:iCs w:val="0"/>
                <w:sz w:val="28"/>
                <w:szCs w:val="28"/>
              </w:rPr>
              <w:t>For all the exceptions the system notifies the user that an error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ListParagraph"/>
              <w:numPr>
                <w:ilvl w:val="0"/>
                <w:numId w:val="66"/>
              </w:numPr>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ins w:id="2680" w:author="Etion Pinari [2]" w:date="2020-12-06T12:28:00Z"/>
          <w:rStyle w:val="SubtleEmphasis"/>
          <w:sz w:val="28"/>
          <w:szCs w:val="28"/>
        </w:rPr>
      </w:pPr>
    </w:p>
    <w:p w14:paraId="70B3BFBE" w14:textId="3ACFC9A5" w:rsidR="00073837" w:rsidRDefault="00073837" w:rsidP="00D01022">
      <w:pPr>
        <w:spacing w:line="240" w:lineRule="auto"/>
        <w:rPr>
          <w:ins w:id="2681" w:author="Etion Pinari [2]" w:date="2020-12-06T12:28:00Z"/>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ticket dispenser prints</w:t>
            </w:r>
            <w:commentRangeStart w:id="2682"/>
            <w:r w:rsidRPr="00B46C39">
              <w:rPr>
                <w:rStyle w:val="SubtleEmphasis"/>
                <w:i w:val="0"/>
                <w:iCs w:val="0"/>
                <w:sz w:val="28"/>
                <w:szCs w:val="28"/>
              </w:rPr>
              <w:t xml:space="preserve"> </w:t>
            </w:r>
            <w:commentRangeEnd w:id="2682"/>
            <w:r w:rsidRPr="00B46C39">
              <w:rPr>
                <w:rStyle w:val="CommentReference"/>
                <w:i/>
              </w:rPr>
              <w:commentReference w:id="2682"/>
            </w:r>
            <w:r w:rsidRPr="00B46C39">
              <w:rPr>
                <w:rStyle w:val="SubtleEmphasis"/>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i w:val="0"/>
                <w:iCs w:val="0"/>
                <w:sz w:val="28"/>
                <w:szCs w:val="28"/>
              </w:rPr>
            </w:pPr>
            <w:r w:rsidRPr="00701CE5">
              <w:rPr>
                <w:rStyle w:val="SubtleEmphasis"/>
                <w:i w:val="0"/>
                <w:iCs w:val="0"/>
                <w:sz w:val="28"/>
                <w:szCs w:val="28"/>
              </w:rPr>
              <w:t>The user’s selected</w:t>
            </w:r>
            <w:r>
              <w:rPr>
                <w:rStyle w:val="SubtleEmphasis"/>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775C1D">
            <w:pPr>
              <w:pStyle w:val="ListParagraph"/>
              <w:ind w:left="357"/>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775C1D">
            <w:pPr>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31E41D90" w:rsidR="00B83466" w:rsidRDefault="00B83466"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does not click on the notification.</w:t>
            </w:r>
          </w:p>
          <w:p w14:paraId="5311FE2F"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p w14:paraId="74512CB5" w14:textId="77777777" w:rsidR="000A111F" w:rsidRPr="006C6F3F" w:rsidRDefault="000A111F" w:rsidP="000A111F">
            <w:pPr>
              <w:rPr>
                <w:rStyle w:val="SubtleEmphasis"/>
                <w:i w:val="0"/>
                <w:iCs w:val="0"/>
                <w:sz w:val="28"/>
                <w:szCs w:val="28"/>
              </w:rPr>
            </w:pP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commentRangeStart w:id="2683"/>
      <w:r>
        <w:rPr>
          <w:rStyle w:val="SubtleEmphasis"/>
          <w:sz w:val="28"/>
          <w:szCs w:val="28"/>
        </w:rPr>
        <w:lastRenderedPageBreak/>
        <w:t>Enter/Exit Store</w:t>
      </w:r>
      <w:commentRangeEnd w:id="2683"/>
      <w:r>
        <w:rPr>
          <w:rStyle w:val="CommentReference"/>
        </w:rPr>
        <w:commentReference w:id="2683"/>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Exceptions</w:t>
            </w:r>
          </w:p>
        </w:tc>
        <w:tc>
          <w:tcPr>
            <w:tcW w:w="6815" w:type="dxa"/>
          </w:tcPr>
          <w:p w14:paraId="4BDCF740" w14:textId="5C9862FB"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 xml:space="preserve">The user arrives to the store </w:t>
            </w:r>
            <w:del w:id="2684" w:author="Etion Pinari [2]" w:date="2020-12-07T19:43:00Z">
              <w:r w:rsidRPr="00631266" w:rsidDel="00CC5FD6">
                <w:rPr>
                  <w:rStyle w:val="SubtleEmphasis"/>
                  <w:i w:val="0"/>
                  <w:iCs w:val="0"/>
                  <w:sz w:val="28"/>
                  <w:szCs w:val="28"/>
                </w:rPr>
                <w:delText xml:space="preserve">5 </w:delText>
              </w:r>
            </w:del>
            <w:ins w:id="2685" w:author="Etion Pinari [2]" w:date="2020-12-07T19:43:00Z">
              <w:r w:rsidR="00CC5FD6">
                <w:rPr>
                  <w:rStyle w:val="SubtleEmphasis"/>
                  <w:i w:val="0"/>
                  <w:iCs w:val="0"/>
                  <w:sz w:val="28"/>
                  <w:szCs w:val="28"/>
                </w:rPr>
                <w:t>6</w:t>
              </w:r>
              <w:r w:rsidR="00CC5FD6" w:rsidRPr="00631266">
                <w:rPr>
                  <w:rStyle w:val="SubtleEmphasis"/>
                  <w:i w:val="0"/>
                  <w:iCs w:val="0"/>
                  <w:sz w:val="28"/>
                  <w:szCs w:val="28"/>
                </w:rPr>
                <w:t xml:space="preserve"> </w:t>
              </w:r>
            </w:ins>
            <w:r w:rsidRPr="00631266">
              <w:rPr>
                <w:rStyle w:val="SubtleEmphasis"/>
                <w:i w:val="0"/>
                <w:iCs w:val="0"/>
                <w:sz w:val="28"/>
                <w:szCs w:val="28"/>
              </w:rPr>
              <w:t>minutes or more after the time slot indicated in his ticket.</w:t>
            </w:r>
          </w:p>
          <w:p w14:paraId="770625CB"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ListParagraph"/>
              <w:numPr>
                <w:ilvl w:val="0"/>
                <w:numId w:val="71"/>
              </w:numPr>
              <w:ind w:left="357" w:hanging="357"/>
              <w:rPr>
                <w:rStyle w:val="SubtleEmphasis"/>
                <w:i w:val="0"/>
                <w:iCs w:val="0"/>
                <w:sz w:val="28"/>
                <w:szCs w:val="28"/>
              </w:rPr>
            </w:pPr>
            <w:commentRangeStart w:id="2686"/>
            <w:r w:rsidRPr="00631266">
              <w:rPr>
                <w:rStyle w:val="SubtleEmphasis"/>
                <w:i w:val="0"/>
                <w:iCs w:val="0"/>
                <w:sz w:val="28"/>
                <w:szCs w:val="28"/>
              </w:rPr>
              <w:t>After the user enters the store, his physical ticket is lost</w:t>
            </w:r>
            <w:ins w:id="2687" w:author="Etion Pinari [2]" w:date="2020-12-07T19:43:00Z">
              <w:r w:rsidR="00CC5FD6">
                <w:rPr>
                  <w:rStyle w:val="SubtleEmphasis"/>
                  <w:i w:val="0"/>
                  <w:iCs w:val="0"/>
                  <w:sz w:val="28"/>
                  <w:szCs w:val="28"/>
                </w:rPr>
                <w:t>,</w:t>
              </w:r>
            </w:ins>
            <w:r w:rsidRPr="00631266">
              <w:rPr>
                <w:rStyle w:val="SubtleEmphasis"/>
                <w:i w:val="0"/>
                <w:iCs w:val="0"/>
                <w:sz w:val="28"/>
                <w:szCs w:val="28"/>
              </w:rPr>
              <w:t xml:space="preserve"> or his virtual ticket becomes unavailable</w:t>
            </w:r>
            <w:commentRangeEnd w:id="2686"/>
            <w:r w:rsidRPr="00631266">
              <w:rPr>
                <w:rStyle w:val="CommentReference"/>
                <w:i/>
              </w:rPr>
              <w:commentReference w:id="2686"/>
            </w:r>
            <w:r w:rsidRPr="00631266">
              <w:rPr>
                <w:rStyle w:val="SubtleEmphasis"/>
                <w:i w:val="0"/>
                <w:iCs w:val="0"/>
                <w:sz w:val="28"/>
                <w:szCs w:val="28"/>
              </w:rPr>
              <w:t>.</w:t>
            </w:r>
          </w:p>
          <w:p w14:paraId="2E41B743"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775C1D">
            <w:pPr>
              <w:pStyle w:val="ListParagraph"/>
              <w:ind w:left="360"/>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i w:val="0"/>
                <w:iCs w:val="0"/>
                <w:sz w:val="28"/>
                <w:szCs w:val="28"/>
              </w:rPr>
            </w:pP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64AC87C1" w:rsidR="00290739" w:rsidRDefault="00290739" w:rsidP="00290739">
      <w:pPr>
        <w:spacing w:line="240" w:lineRule="auto"/>
        <w:rPr>
          <w:rStyle w:val="SubtleEmphasis"/>
          <w:sz w:val="36"/>
          <w:szCs w:val="36"/>
        </w:rPr>
      </w:pPr>
    </w:p>
    <w:p w14:paraId="317DB6DE" w14:textId="1060A054" w:rsidR="00D62BEC" w:rsidRDefault="00D62BEC" w:rsidP="00290739">
      <w:pPr>
        <w:spacing w:line="240" w:lineRule="auto"/>
        <w:rPr>
          <w:ins w:id="2688" w:author="Giorgio Romeo" w:date="2020-12-06T23:27:00Z"/>
          <w:rStyle w:val="SubtleEmphasis"/>
          <w:sz w:val="36"/>
          <w:szCs w:val="36"/>
        </w:rPr>
      </w:pPr>
    </w:p>
    <w:p w14:paraId="57832932" w14:textId="0FBFA705" w:rsidR="00D62BEC" w:rsidRDefault="00D62BEC" w:rsidP="008F5ADD">
      <w:pPr>
        <w:pStyle w:val="ListParagraph"/>
        <w:numPr>
          <w:ilvl w:val="0"/>
          <w:numId w:val="22"/>
        </w:numPr>
        <w:spacing w:line="360" w:lineRule="auto"/>
        <w:rPr>
          <w:ins w:id="2689" w:author="Giorgio Romeo" w:date="2020-12-06T23:28:00Z"/>
          <w:rStyle w:val="SubtleEmphasis"/>
          <w:sz w:val="32"/>
          <w:szCs w:val="32"/>
        </w:rPr>
        <w:pPrChange w:id="2690" w:author="Etion Pinari [2]" w:date="2020-12-08T12:39:00Z">
          <w:pPr>
            <w:pStyle w:val="ListParagraph"/>
            <w:numPr>
              <w:numId w:val="41"/>
            </w:numPr>
            <w:spacing w:line="360" w:lineRule="auto"/>
            <w:ind w:left="785" w:hanging="360"/>
          </w:pPr>
        </w:pPrChange>
      </w:pPr>
      <w:ins w:id="2691" w:author="Giorgio Romeo" w:date="2020-12-06T23:28:00Z">
        <w:r>
          <w:rPr>
            <w:rStyle w:val="SubtleEmphasis"/>
            <w:sz w:val="32"/>
            <w:szCs w:val="32"/>
          </w:rPr>
          <w:lastRenderedPageBreak/>
          <w:t>Sequence Diagrams</w:t>
        </w:r>
      </w:ins>
    </w:p>
    <w:p w14:paraId="0684B062" w14:textId="69E8FE71" w:rsidR="00D62BEC" w:rsidRDefault="00B03444" w:rsidP="00B03444">
      <w:pPr>
        <w:pStyle w:val="ListParagraph"/>
        <w:numPr>
          <w:ilvl w:val="0"/>
          <w:numId w:val="87"/>
        </w:numPr>
        <w:spacing w:line="360" w:lineRule="auto"/>
        <w:ind w:left="1321" w:hanging="357"/>
        <w:rPr>
          <w:ins w:id="2692" w:author="Giorgio Romeo" w:date="2020-12-06T23:31:00Z"/>
          <w:rStyle w:val="SubtleEmphasis"/>
          <w:sz w:val="32"/>
          <w:szCs w:val="32"/>
        </w:rPr>
      </w:pPr>
      <w:ins w:id="2693"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2694" w:author="Giorgio Romeo" w:date="2020-12-06T23:31:00Z">
        <w:r>
          <w:rPr>
            <w:rStyle w:val="SubtleEmphasis"/>
            <w:sz w:val="32"/>
            <w:szCs w:val="32"/>
          </w:rPr>
          <w:t>Register Account</w:t>
        </w:r>
      </w:ins>
    </w:p>
    <w:p w14:paraId="6EC5C7A1" w14:textId="6BA30943" w:rsidR="00B03444" w:rsidRDefault="00B03444" w:rsidP="00B03444">
      <w:pPr>
        <w:spacing w:line="360" w:lineRule="auto"/>
        <w:rPr>
          <w:ins w:id="2695" w:author="Giorgio Romeo" w:date="2020-12-06T23:31:00Z"/>
          <w:rStyle w:val="SubtleEmphasis"/>
          <w:sz w:val="32"/>
          <w:szCs w:val="32"/>
        </w:rPr>
      </w:pPr>
    </w:p>
    <w:p w14:paraId="68A73C22" w14:textId="77777777" w:rsidR="00B03444" w:rsidRPr="00B03444" w:rsidRDefault="00B03444">
      <w:pPr>
        <w:spacing w:line="360" w:lineRule="auto"/>
        <w:rPr>
          <w:ins w:id="2696" w:author="Giorgio Romeo" w:date="2020-12-06T23:31:00Z"/>
          <w:rStyle w:val="SubtleEmphasis"/>
          <w:sz w:val="32"/>
          <w:szCs w:val="32"/>
        </w:rPr>
        <w:pPrChange w:id="2697" w:author="Giorgio Romeo" w:date="2020-12-06T23:31:00Z">
          <w:pPr>
            <w:pStyle w:val="ListParagraph"/>
            <w:numPr>
              <w:numId w:val="87"/>
            </w:numPr>
            <w:spacing w:line="360" w:lineRule="auto"/>
            <w:ind w:left="1321" w:hanging="357"/>
          </w:pPr>
        </w:pPrChange>
      </w:pPr>
    </w:p>
    <w:p w14:paraId="0CCF0341" w14:textId="68D7D5D1" w:rsidR="00B03444" w:rsidRDefault="00B03444" w:rsidP="00B03444">
      <w:pPr>
        <w:pStyle w:val="ListParagraph"/>
        <w:numPr>
          <w:ilvl w:val="0"/>
          <w:numId w:val="87"/>
        </w:numPr>
        <w:spacing w:line="360" w:lineRule="auto"/>
        <w:ind w:left="1321" w:hanging="357"/>
        <w:rPr>
          <w:ins w:id="2698" w:author="Giorgio Romeo" w:date="2020-12-06T23:34:00Z"/>
          <w:rStyle w:val="SubtleEmphasis"/>
          <w:sz w:val="32"/>
          <w:szCs w:val="32"/>
        </w:rPr>
      </w:pPr>
      <w:ins w:id="2699"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2700" w:author="Giorgio Romeo" w:date="2020-12-06T23:33:00Z">
        <w:r>
          <w:rPr>
            <w:rStyle w:val="SubtleEmphasis"/>
            <w:sz w:val="32"/>
            <w:szCs w:val="32"/>
          </w:rPr>
          <w:t>Login into Account</w:t>
        </w:r>
      </w:ins>
    </w:p>
    <w:p w14:paraId="3B3294B5" w14:textId="4E8D97C2" w:rsidR="00B03444" w:rsidRDefault="00B03444" w:rsidP="00B03444">
      <w:pPr>
        <w:spacing w:line="360" w:lineRule="auto"/>
        <w:rPr>
          <w:ins w:id="2701" w:author="Giorgio Romeo" w:date="2020-12-06T23:34:00Z"/>
          <w:rStyle w:val="SubtleEmphasis"/>
          <w:sz w:val="32"/>
          <w:szCs w:val="32"/>
        </w:rPr>
      </w:pPr>
    </w:p>
    <w:p w14:paraId="2903CF56" w14:textId="77777777" w:rsidR="00B03444" w:rsidRPr="00B03444" w:rsidRDefault="00B03444">
      <w:pPr>
        <w:spacing w:line="360" w:lineRule="auto"/>
        <w:rPr>
          <w:ins w:id="2702" w:author="Giorgio Romeo" w:date="2020-12-06T23:34:00Z"/>
          <w:rStyle w:val="SubtleEmphasis"/>
          <w:sz w:val="32"/>
          <w:szCs w:val="32"/>
        </w:rPr>
        <w:pPrChange w:id="2703" w:author="Giorgio Romeo" w:date="2020-12-06T23:34:00Z">
          <w:pPr>
            <w:pStyle w:val="ListParagraph"/>
            <w:numPr>
              <w:numId w:val="87"/>
            </w:numPr>
            <w:spacing w:line="360" w:lineRule="auto"/>
            <w:ind w:left="1321" w:hanging="357"/>
          </w:pPr>
        </w:pPrChange>
      </w:pPr>
    </w:p>
    <w:p w14:paraId="3BBD50F7" w14:textId="2DB48E5D" w:rsidR="00B03444" w:rsidRDefault="008A37D2" w:rsidP="00B03444">
      <w:pPr>
        <w:pStyle w:val="ListParagraph"/>
        <w:numPr>
          <w:ilvl w:val="0"/>
          <w:numId w:val="87"/>
        </w:numPr>
        <w:spacing w:line="360" w:lineRule="auto"/>
        <w:ind w:left="1321" w:hanging="357"/>
        <w:rPr>
          <w:ins w:id="2704" w:author="Giorgio Romeo" w:date="2020-12-06T23:34:00Z"/>
          <w:rStyle w:val="SubtleEmphasis"/>
          <w:sz w:val="32"/>
          <w:szCs w:val="32"/>
        </w:rPr>
      </w:pPr>
      <w:ins w:id="2705"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2706" w:author="Giorgio Romeo" w:date="2020-12-06T23:34:00Z">
        <w:r w:rsidR="00B03444">
          <w:rPr>
            <w:rStyle w:val="SubtleEmphasis"/>
            <w:sz w:val="32"/>
            <w:szCs w:val="32"/>
          </w:rPr>
          <w:t>Get Virtual Ticket</w:t>
        </w:r>
      </w:ins>
    </w:p>
    <w:p w14:paraId="6386629B" w14:textId="2EAD2B50" w:rsidR="00B03444" w:rsidRDefault="00B03444" w:rsidP="00B03444">
      <w:pPr>
        <w:spacing w:line="360" w:lineRule="auto"/>
        <w:rPr>
          <w:ins w:id="2707" w:author="Giorgio Romeo" w:date="2020-12-06T23:34:00Z"/>
          <w:rStyle w:val="SubtleEmphasis"/>
          <w:sz w:val="32"/>
          <w:szCs w:val="32"/>
        </w:rPr>
      </w:pPr>
    </w:p>
    <w:p w14:paraId="5412FF94" w14:textId="0D16AD4C" w:rsidR="00B03444" w:rsidRDefault="00B03444" w:rsidP="00B03444">
      <w:pPr>
        <w:spacing w:line="360" w:lineRule="auto"/>
        <w:rPr>
          <w:ins w:id="2708" w:author="Giorgio Romeo" w:date="2020-12-06T23:34:00Z"/>
          <w:rStyle w:val="SubtleEmphasis"/>
          <w:sz w:val="32"/>
          <w:szCs w:val="32"/>
        </w:rPr>
      </w:pPr>
    </w:p>
    <w:p w14:paraId="778D0604" w14:textId="36821C94" w:rsidR="00B03444" w:rsidRPr="00B03444" w:rsidRDefault="00B03444">
      <w:pPr>
        <w:spacing w:line="360" w:lineRule="auto"/>
        <w:rPr>
          <w:ins w:id="2709" w:author="Giorgio Romeo" w:date="2020-12-06T23:34:00Z"/>
          <w:rStyle w:val="SubtleEmphasis"/>
          <w:sz w:val="32"/>
          <w:szCs w:val="32"/>
        </w:rPr>
        <w:pPrChange w:id="2710" w:author="Giorgio Romeo" w:date="2020-12-06T23:34:00Z">
          <w:pPr>
            <w:pStyle w:val="ListParagraph"/>
            <w:numPr>
              <w:numId w:val="87"/>
            </w:numPr>
            <w:spacing w:line="360" w:lineRule="auto"/>
            <w:ind w:left="1321" w:hanging="357"/>
          </w:pPr>
        </w:pPrChange>
      </w:pPr>
    </w:p>
    <w:p w14:paraId="3A3C5F65" w14:textId="388F3375" w:rsidR="00B03444" w:rsidRPr="00D62BEC" w:rsidRDefault="008A37D2">
      <w:pPr>
        <w:pStyle w:val="ListParagraph"/>
        <w:numPr>
          <w:ilvl w:val="0"/>
          <w:numId w:val="87"/>
        </w:numPr>
        <w:spacing w:line="360" w:lineRule="auto"/>
        <w:ind w:left="1321" w:hanging="357"/>
        <w:rPr>
          <w:ins w:id="2711" w:author="Giorgio Romeo" w:date="2020-12-06T23:28:00Z"/>
          <w:rStyle w:val="SubtleEmphasis"/>
          <w:sz w:val="32"/>
          <w:szCs w:val="32"/>
        </w:rPr>
        <w:pPrChange w:id="2712" w:author="Giorgio Romeo" w:date="2020-12-06T23:29:00Z">
          <w:pPr>
            <w:pStyle w:val="ListParagraph"/>
            <w:numPr>
              <w:numId w:val="84"/>
            </w:numPr>
            <w:spacing w:line="360" w:lineRule="auto"/>
            <w:ind w:left="785" w:hanging="360"/>
          </w:pPr>
        </w:pPrChange>
      </w:pPr>
      <w:ins w:id="2713"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2714" w:author="Giorgio Romeo" w:date="2020-12-06T23:34:00Z">
        <w:r w:rsidR="00B03444">
          <w:rPr>
            <w:rStyle w:val="SubtleEmphasis"/>
            <w:sz w:val="32"/>
            <w:szCs w:val="32"/>
          </w:rPr>
          <w:t>Book Visit</w:t>
        </w:r>
      </w:ins>
    </w:p>
    <w:p w14:paraId="2BBE5E04" w14:textId="58252895" w:rsidR="00D62BEC" w:rsidDel="008A37D2" w:rsidRDefault="00D62BEC" w:rsidP="00290739">
      <w:pPr>
        <w:spacing w:line="240" w:lineRule="auto"/>
        <w:rPr>
          <w:del w:id="2715" w:author="Giorgio Romeo" w:date="2020-12-06T23:52:00Z"/>
          <w:rStyle w:val="SubtleEmphasis"/>
          <w:sz w:val="36"/>
          <w:szCs w:val="36"/>
        </w:rPr>
      </w:pPr>
    </w:p>
    <w:p w14:paraId="23F22AD3" w14:textId="77777777" w:rsidR="00A3231B" w:rsidRPr="00D01022"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rsidP="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rsidP="00D01022">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rsidP="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rsidP="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29"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rsidP="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3DC452B6" w14:textId="13E697AD" w:rsidR="00B61E5A" w:rsidDel="001E571D" w:rsidRDefault="00CA1658" w:rsidP="00B61E5A">
      <w:pPr>
        <w:spacing w:line="240" w:lineRule="auto"/>
        <w:rPr>
          <w:del w:id="2716" w:author="Cristian Sbrolli" w:date="2020-12-04T21:57:00Z"/>
          <w:rStyle w:val="SubtleEmphasis"/>
          <w:i w:val="0"/>
          <w:iCs w:val="0"/>
          <w:szCs w:val="24"/>
        </w:rPr>
      </w:pPr>
      <w:del w:id="2717" w:author="Cristian Sbrolli" w:date="2020-12-04T21:57:00Z">
        <w:r w:rsidDel="001E571D">
          <w:rPr>
            <w:rStyle w:val="SubtleEmphasis"/>
            <w:i w:val="0"/>
            <w:iCs w:val="0"/>
            <w:szCs w:val="24"/>
          </w:rPr>
          <w:delText>For example, the dispenser will only have two buttons and a non-touch screen so the system cannot be much interactive</w:delText>
        </w:r>
        <w:r w:rsidR="00B61E5A" w:rsidDel="001E571D">
          <w:rPr>
            <w:rStyle w:val="SubtleEmphasis"/>
            <w:i w:val="0"/>
            <w:iCs w:val="0"/>
            <w:szCs w:val="24"/>
          </w:rPr>
          <w:delText>.</w:delText>
        </w:r>
      </w:del>
    </w:p>
    <w:p w14:paraId="290BE535" w14:textId="24A954F5"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del w:id="2718" w:author="Etion Pinari [2]" w:date="2020-12-07T19:44:00Z">
        <w:r w:rsidDel="00553415">
          <w:rPr>
            <w:rStyle w:val="SubtleEmphasis"/>
            <w:i w:val="0"/>
            <w:iCs w:val="0"/>
            <w:szCs w:val="24"/>
          </w:rPr>
          <w:delText>.</w:delText>
        </w:r>
      </w:del>
      <w:ins w:id="2719" w:author="Etion Pinari [2]" w:date="2020-12-07T19:44:00Z">
        <w:r w:rsidR="00553415" w:rsidRPr="00C76CDC">
          <w:rPr>
            <w:rStyle w:val="SubtleEmphasis"/>
            <w:sz w:val="36"/>
            <w:szCs w:val="36"/>
          </w:rPr>
          <w:t xml:space="preserve"> </w:t>
        </w:r>
      </w:ins>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rsidP="00DF3309">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rsidP="00C76CDC">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rsidP="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ins w:id="2720" w:author="Etion Pinari [2]" w:date="2020-12-07T20:03:00Z">
        <w:r w:rsidR="00166CDA">
          <w:rPr>
            <w:rStyle w:val="SubtleEmphasis"/>
            <w:i w:val="0"/>
            <w:szCs w:val="24"/>
          </w:rPr>
          <w:t xml:space="preserve"> virtual</w:t>
        </w:r>
      </w:ins>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rsidP="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ins w:id="2721" w:author="Cristian Sbrolli" w:date="2020-12-04T22:04:00Z"/>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ins w:id="2722" w:author="Cristian Sbrolli" w:date="2020-12-04T22:04:00Z"/>
          <w:rStyle w:val="SubtleEmphasis"/>
          <w:szCs w:val="24"/>
        </w:rPr>
      </w:pPr>
    </w:p>
    <w:p w14:paraId="1BFF6FE0" w14:textId="0F2D0B41" w:rsidR="00F11FCF" w:rsidRDefault="005432E1" w:rsidP="00F11FCF">
      <w:pPr>
        <w:pStyle w:val="ListParagraph"/>
        <w:spacing w:line="240" w:lineRule="auto"/>
        <w:ind w:left="360"/>
        <w:rPr>
          <w:ins w:id="2723" w:author="Cristian Sbrolli" w:date="2020-12-04T22:31:00Z"/>
          <w:rStyle w:val="SubtleEmphasis"/>
          <w:szCs w:val="24"/>
        </w:rPr>
      </w:pPr>
      <w:ins w:id="2724" w:author="Cristian Sbrolli" w:date="2020-12-04T22:06:00Z">
        <w:r w:rsidRPr="002C295C">
          <w:rPr>
            <w:rStyle w:val="SubtleEmphasis"/>
            <w:szCs w:val="24"/>
          </w:rPr>
          <w:t xml:space="preserve">The following alloy formal analysis has the goal to prove the correct functionality </w:t>
        </w:r>
        <w:del w:id="2725" w:author="Etion Pinari [2]" w:date="2020-12-07T19:45:00Z">
          <w:r w:rsidR="00F11FCF" w:rsidDel="00553415">
            <w:rPr>
              <w:rStyle w:val="SubtleEmphasis"/>
              <w:szCs w:val="24"/>
            </w:rPr>
            <w:delText xml:space="preserve"> </w:delText>
          </w:r>
        </w:del>
        <w:r w:rsidR="00F11FCF">
          <w:rPr>
            <w:rStyle w:val="SubtleEmphasis"/>
            <w:szCs w:val="24"/>
          </w:rPr>
          <w:t xml:space="preserve">and the </w:t>
        </w:r>
      </w:ins>
      <w:ins w:id="2726" w:author="Cristian Sbrolli" w:date="2020-12-04T22:07:00Z">
        <w:r w:rsidR="00F11FCF">
          <w:rPr>
            <w:rStyle w:val="SubtleEmphasis"/>
            <w:szCs w:val="24"/>
          </w:rPr>
          <w:t xml:space="preserve">formal proof </w:t>
        </w:r>
      </w:ins>
      <w:ins w:id="2727" w:author="Cristian Sbrolli" w:date="2020-12-04T22:06:00Z">
        <w:r w:rsidRPr="002C295C">
          <w:rPr>
            <w:rStyle w:val="SubtleEmphasis"/>
            <w:szCs w:val="24"/>
          </w:rPr>
          <w:t>of</w:t>
        </w:r>
      </w:ins>
      <w:ins w:id="2728" w:author="Cristian Sbrolli" w:date="2020-12-04T22:07:00Z">
        <w:r w:rsidR="00F11FCF">
          <w:rPr>
            <w:rStyle w:val="SubtleEmphasis"/>
            <w:szCs w:val="24"/>
          </w:rPr>
          <w:t xml:space="preserve"> </w:t>
        </w:r>
      </w:ins>
      <w:ins w:id="2729" w:author="Cristian Sbrolli" w:date="2020-12-04T22:47:00Z">
        <w:r w:rsidR="002158F3">
          <w:rPr>
            <w:rStyle w:val="SubtleEmphasis"/>
            <w:szCs w:val="24"/>
          </w:rPr>
          <w:t xml:space="preserve">some of </w:t>
        </w:r>
      </w:ins>
      <w:ins w:id="2730" w:author="Cristian Sbrolli" w:date="2020-12-04T22:07:00Z">
        <w:r w:rsidR="00F11FCF">
          <w:rPr>
            <w:rStyle w:val="SubtleEmphasis"/>
            <w:szCs w:val="24"/>
          </w:rPr>
          <w:t>the defined goals for</w:t>
        </w:r>
      </w:ins>
      <w:ins w:id="2731" w:author="Cristian Sbrolli" w:date="2020-12-04T22:06:00Z">
        <w:r w:rsidRPr="002C295C">
          <w:rPr>
            <w:rStyle w:val="SubtleEmphasis"/>
            <w:szCs w:val="24"/>
          </w:rPr>
          <w:t xml:space="preserve"> the proposed system. We focus on:</w:t>
        </w:r>
      </w:ins>
    </w:p>
    <w:p w14:paraId="1CF2E949" w14:textId="77777777" w:rsidR="00192850" w:rsidRDefault="00192850" w:rsidP="00F11FCF">
      <w:pPr>
        <w:pStyle w:val="ListParagraph"/>
        <w:spacing w:line="240" w:lineRule="auto"/>
        <w:ind w:left="360"/>
        <w:rPr>
          <w:ins w:id="2732" w:author="Cristian Sbrolli" w:date="2020-12-04T22:07:00Z"/>
          <w:rStyle w:val="SubtleEmphasis"/>
          <w:szCs w:val="24"/>
        </w:rPr>
      </w:pPr>
    </w:p>
    <w:p w14:paraId="4613DD8A" w14:textId="6EB1AF67" w:rsidR="005432E1" w:rsidRPr="00F11FCF" w:rsidRDefault="00F11FCF">
      <w:pPr>
        <w:pStyle w:val="ListParagraph"/>
        <w:numPr>
          <w:ilvl w:val="0"/>
          <w:numId w:val="73"/>
        </w:numPr>
        <w:spacing w:line="240" w:lineRule="auto"/>
        <w:rPr>
          <w:ins w:id="2733" w:author="Cristian Sbrolli" w:date="2020-12-04T22:06:00Z"/>
          <w:rStyle w:val="SubtleEmphasis"/>
          <w:szCs w:val="24"/>
        </w:rPr>
        <w:pPrChange w:id="2734" w:author="Cristian Sbrolli" w:date="2020-12-04T22:07:00Z">
          <w:pPr>
            <w:pStyle w:val="ListParagraph"/>
            <w:spacing w:line="240" w:lineRule="auto"/>
            <w:ind w:left="360"/>
          </w:pPr>
        </w:pPrChange>
      </w:pPr>
      <w:ins w:id="2735" w:author="Cristian Sbrolli" w:date="2020-12-04T22:11:00Z">
        <w:r>
          <w:rPr>
            <w:rStyle w:val="SubtleEmphasis"/>
            <w:szCs w:val="24"/>
          </w:rPr>
          <w:t>(G</w:t>
        </w:r>
      </w:ins>
      <w:ins w:id="2736" w:author="Cristian Sbrolli" w:date="2020-12-04T22:31:00Z">
        <w:r w:rsidR="004928AA">
          <w:rPr>
            <w:rStyle w:val="SubtleEmphasis"/>
            <w:szCs w:val="24"/>
          </w:rPr>
          <w:t>3</w:t>
        </w:r>
      </w:ins>
      <w:ins w:id="2737" w:author="Cristian Sbrolli" w:date="2020-12-04T22:11:00Z">
        <w:r>
          <w:rPr>
            <w:rStyle w:val="SubtleEmphasis"/>
            <w:szCs w:val="24"/>
          </w:rPr>
          <w:t>)</w:t>
        </w:r>
      </w:ins>
      <w:ins w:id="2738" w:author="Etion Pinari [2]" w:date="2020-12-07T19:45:00Z">
        <w:r w:rsidR="00553415">
          <w:rPr>
            <w:rStyle w:val="SubtleEmphasis"/>
            <w:szCs w:val="24"/>
          </w:rPr>
          <w:t xml:space="preserve"> </w:t>
        </w:r>
      </w:ins>
      <w:ins w:id="2739" w:author="Cristian Sbrolli" w:date="2020-12-04T22:11:00Z">
        <w:r>
          <w:rPr>
            <w:rStyle w:val="SubtleEmphasis"/>
            <w:szCs w:val="24"/>
          </w:rPr>
          <w:t>T</w:t>
        </w:r>
      </w:ins>
      <w:ins w:id="2740" w:author="Cristian Sbrolli" w:date="2020-12-04T22:06:00Z">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del w:id="2741" w:author="Etion Pinari [2]" w:date="2020-12-07T20:11:00Z">
          <w:r w:rsidR="005432E1" w:rsidRPr="00F11FCF" w:rsidDel="00207E23">
            <w:rPr>
              <w:rStyle w:val="SubtleEmphasis"/>
              <w:szCs w:val="24"/>
            </w:rPr>
            <w:delText>5</w:delText>
          </w:r>
        </w:del>
      </w:ins>
      <w:ins w:id="2742" w:author="Etion Pinari [2]" w:date="2020-12-07T20:11:00Z">
        <w:r w:rsidR="00207E23">
          <w:rPr>
            <w:rStyle w:val="SubtleEmphasis"/>
            <w:szCs w:val="24"/>
          </w:rPr>
          <w:t>4</w:t>
        </w:r>
      </w:ins>
      <w:ins w:id="2743" w:author="Cristian Sbrolli" w:date="2020-12-04T22:06:00Z">
        <w:r w:rsidR="005432E1" w:rsidRPr="00F11FCF">
          <w:rPr>
            <w:rStyle w:val="SubtleEmphasis"/>
            <w:szCs w:val="24"/>
          </w:rPr>
          <w:t>).</w:t>
        </w:r>
      </w:ins>
    </w:p>
    <w:p w14:paraId="0326E009" w14:textId="4F09AE45" w:rsidR="005432E1" w:rsidRDefault="00F11FCF" w:rsidP="00F11FCF">
      <w:pPr>
        <w:pStyle w:val="ListParagraph"/>
        <w:numPr>
          <w:ilvl w:val="0"/>
          <w:numId w:val="73"/>
        </w:numPr>
        <w:spacing w:line="240" w:lineRule="auto"/>
        <w:rPr>
          <w:ins w:id="2744" w:author="Cristian Sbrolli" w:date="2020-12-04T22:47:00Z"/>
          <w:rStyle w:val="SubtleEmphasis"/>
          <w:szCs w:val="24"/>
        </w:rPr>
      </w:pPr>
      <w:ins w:id="2745" w:author="Cristian Sbrolli" w:date="2020-12-04T22:12:00Z">
        <w:r>
          <w:rPr>
            <w:rStyle w:val="SubtleEmphasis"/>
            <w:szCs w:val="24"/>
          </w:rPr>
          <w:t>(G6</w:t>
        </w:r>
      </w:ins>
      <w:ins w:id="2746" w:author="Cristian Sbrolli" w:date="2020-12-04T22:13:00Z">
        <w:r>
          <w:rPr>
            <w:rStyle w:val="SubtleEmphasis"/>
            <w:szCs w:val="24"/>
          </w:rPr>
          <w:t>,</w:t>
        </w:r>
      </w:ins>
      <w:ins w:id="2747" w:author="Cristian Sbrolli" w:date="2020-12-04T22:12:00Z">
        <w:r>
          <w:rPr>
            <w:rStyle w:val="SubtleEmphasis"/>
            <w:szCs w:val="24"/>
          </w:rPr>
          <w:t xml:space="preserve"> G7</w:t>
        </w:r>
      </w:ins>
      <w:ins w:id="2748" w:author="Cristian Sbrolli" w:date="2020-12-04T22:31:00Z">
        <w:r w:rsidR="00C750AB">
          <w:rPr>
            <w:rStyle w:val="SubtleEmphasis"/>
            <w:szCs w:val="24"/>
          </w:rPr>
          <w:t>,</w:t>
        </w:r>
        <w:del w:id="2749" w:author="Etion Pinari [2]" w:date="2020-12-07T20:12:00Z">
          <w:r w:rsidR="00C750AB" w:rsidDel="00207E23">
            <w:rPr>
              <w:rStyle w:val="SubtleEmphasis"/>
              <w:szCs w:val="24"/>
            </w:rPr>
            <w:delText xml:space="preserve"> G8</w:delText>
          </w:r>
        </w:del>
      </w:ins>
      <w:ins w:id="2750" w:author="Etion Pinari [2]" w:date="2020-12-07T20:11:00Z">
        <w:r w:rsidR="00207E23">
          <w:rPr>
            <w:rStyle w:val="SubtleEmphasis"/>
            <w:szCs w:val="24"/>
          </w:rPr>
          <w:t xml:space="preserve"> sub-G9</w:t>
        </w:r>
      </w:ins>
      <w:ins w:id="2751" w:author="Cristian Sbrolli" w:date="2020-12-04T22:12:00Z">
        <w:r>
          <w:rPr>
            <w:rStyle w:val="SubtleEmphasis"/>
            <w:szCs w:val="24"/>
          </w:rPr>
          <w:t>)</w:t>
        </w:r>
      </w:ins>
      <w:ins w:id="2752" w:author="Etion Pinari [2]" w:date="2020-12-07T19:45:00Z">
        <w:r w:rsidR="00553415">
          <w:rPr>
            <w:rStyle w:val="SubtleEmphasis"/>
            <w:szCs w:val="24"/>
          </w:rPr>
          <w:t xml:space="preserve"> </w:t>
        </w:r>
      </w:ins>
      <w:ins w:id="2753" w:author="Cristian Sbrolli" w:date="2020-12-04T22:11:00Z">
        <w:r>
          <w:rPr>
            <w:rStyle w:val="SubtleEmphasis"/>
            <w:szCs w:val="24"/>
          </w:rPr>
          <w:t>T</w:t>
        </w:r>
      </w:ins>
      <w:ins w:id="2754" w:author="Cristian Sbrolli" w:date="2020-12-04T22:06:00Z">
        <w:r w:rsidR="005432E1" w:rsidRPr="002C295C">
          <w:rPr>
            <w:rStyle w:val="SubtleEmphasis"/>
            <w:szCs w:val="24"/>
          </w:rPr>
          <w:t>he goals of the users about being able to get tickets and visits in available time slots</w:t>
        </w:r>
      </w:ins>
      <w:ins w:id="2755" w:author="Cristian Sbrolli" w:date="2020-12-04T22:32:00Z">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ins>
      <w:ins w:id="2756" w:author="Cristian Sbrolli" w:date="2020-12-04T22:06:00Z">
        <w:r w:rsidR="005432E1" w:rsidRPr="002C295C">
          <w:rPr>
            <w:rStyle w:val="SubtleEmphasis"/>
            <w:szCs w:val="24"/>
          </w:rPr>
          <w:t>Th</w:t>
        </w:r>
      </w:ins>
      <w:ins w:id="2757" w:author="Cristian Sbrolli" w:date="2020-12-04T22:08:00Z">
        <w:r>
          <w:rPr>
            <w:rStyle w:val="SubtleEmphasis"/>
            <w:szCs w:val="24"/>
          </w:rPr>
          <w:t xml:space="preserve">ese </w:t>
        </w:r>
      </w:ins>
      <w:ins w:id="2758" w:author="Cristian Sbrolli" w:date="2020-12-04T22:32:00Z">
        <w:r w:rsidR="00192850">
          <w:rPr>
            <w:rStyle w:val="SubtleEmphasis"/>
            <w:szCs w:val="24"/>
          </w:rPr>
          <w:t xml:space="preserve">goals </w:t>
        </w:r>
      </w:ins>
      <w:ins w:id="2759" w:author="Cristian Sbrolli" w:date="2020-12-04T22:08:00Z">
        <w:r>
          <w:rPr>
            <w:rStyle w:val="SubtleEmphasis"/>
            <w:szCs w:val="24"/>
          </w:rPr>
          <w:t xml:space="preserve">are modelled through predicates, </w:t>
        </w:r>
      </w:ins>
      <w:ins w:id="2760" w:author="Cristian Sbrolli" w:date="2020-12-04T22:09:00Z">
        <w:r>
          <w:rPr>
            <w:rStyle w:val="SubtleEmphasis"/>
            <w:szCs w:val="24"/>
          </w:rPr>
          <w:t>showing the correct working of the system, that can give tickets to users both physically through a dispenser and vi</w:t>
        </w:r>
      </w:ins>
      <w:ins w:id="2761" w:author="Cristian Sbrolli" w:date="2020-12-04T22:10:00Z">
        <w:r>
          <w:rPr>
            <w:rStyle w:val="SubtleEmphasis"/>
            <w:szCs w:val="24"/>
          </w:rPr>
          <w:t>rtually through their devices. Moreover, the advanced functionality of booking a visit is modelled too, with the user choosing both the date and the time slot. The system is shown to work correctly giving ticket</w:t>
        </w:r>
      </w:ins>
      <w:ins w:id="2762" w:author="Cristian Sbrolli" w:date="2020-12-04T22:11:00Z">
        <w:r>
          <w:rPr>
            <w:rStyle w:val="SubtleEmphasis"/>
            <w:szCs w:val="24"/>
          </w:rPr>
          <w:t xml:space="preserve">s only </w:t>
        </w:r>
      </w:ins>
      <w:ins w:id="2763" w:author="Cristian Sbrolli" w:date="2020-12-04T22:32:00Z">
        <w:r w:rsidR="000B46DD">
          <w:rPr>
            <w:rStyle w:val="SubtleEmphasis"/>
            <w:szCs w:val="24"/>
          </w:rPr>
          <w:t>for</w:t>
        </w:r>
        <w:r w:rsidR="000B46DD" w:rsidRPr="000B46DD">
          <w:rPr>
            <w:rStyle w:val="SubtleEmphasis"/>
            <w:szCs w:val="24"/>
          </w:rPr>
          <w:t xml:space="preserve"> </w:t>
        </w:r>
        <w:r w:rsidR="000B46DD">
          <w:rPr>
            <w:rStyle w:val="SubtleEmphasis"/>
            <w:szCs w:val="24"/>
          </w:rPr>
          <w:t>available</w:t>
        </w:r>
      </w:ins>
      <w:ins w:id="2764" w:author="Cristian Sbrolli" w:date="2020-12-04T22:11:00Z">
        <w:r>
          <w:rPr>
            <w:rStyle w:val="SubtleEmphasis"/>
            <w:szCs w:val="24"/>
          </w:rPr>
          <w:t xml:space="preserve"> time slots.</w:t>
        </w:r>
      </w:ins>
    </w:p>
    <w:p w14:paraId="66C324C3" w14:textId="6A7184E3" w:rsidR="008F6D57" w:rsidRDefault="008F6D57" w:rsidP="00F11FCF">
      <w:pPr>
        <w:pStyle w:val="ListParagraph"/>
        <w:numPr>
          <w:ilvl w:val="0"/>
          <w:numId w:val="73"/>
        </w:numPr>
        <w:spacing w:line="240" w:lineRule="auto"/>
        <w:rPr>
          <w:ins w:id="2765" w:author="Cristian Sbrolli" w:date="2020-12-04T22:11:00Z"/>
          <w:rStyle w:val="SubtleEmphasis"/>
          <w:szCs w:val="24"/>
        </w:rPr>
      </w:pPr>
      <w:ins w:id="2766" w:author="Cristian Sbrolli" w:date="2020-12-04T22:47:00Z">
        <w:r>
          <w:rPr>
            <w:rStyle w:val="SubtleEmphasis"/>
            <w:szCs w:val="24"/>
          </w:rPr>
          <w:t xml:space="preserve">(G1, G2) The </w:t>
        </w:r>
      </w:ins>
      <w:ins w:id="2767" w:author="Cristian Sbrolli" w:date="2020-12-04T22:48:00Z">
        <w:r>
          <w:rPr>
            <w:rStyle w:val="SubtleEmphasis"/>
            <w:szCs w:val="24"/>
          </w:rPr>
          <w:t xml:space="preserve">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ins>
      <w:ins w:id="2768" w:author="Cristian Sbrolli" w:date="2020-12-04T22:49:00Z">
        <w:r w:rsidR="00127BF4">
          <w:rPr>
            <w:rStyle w:val="SubtleEmphasis"/>
            <w:szCs w:val="24"/>
          </w:rPr>
          <w:t xml:space="preserve">to monitor </w:t>
        </w:r>
      </w:ins>
      <w:ins w:id="2769" w:author="Cristian Sbrolli" w:date="2020-12-04T22:50:00Z">
        <w:r w:rsidR="00127BF4">
          <w:rPr>
            <w:rStyle w:val="SubtleEmphasis"/>
            <w:szCs w:val="24"/>
          </w:rPr>
          <w:t>and regulate the maximum number of people admitted inside the store at each timeslot</w:t>
        </w:r>
        <w:r w:rsidR="003E2F26">
          <w:rPr>
            <w:rStyle w:val="SubtleEmphasis"/>
            <w:szCs w:val="24"/>
          </w:rPr>
          <w:t xml:space="preserve"> an</w:t>
        </w:r>
      </w:ins>
      <w:ins w:id="2770" w:author="Cristian Sbrolli" w:date="2020-12-04T22:51:00Z">
        <w:r w:rsidR="003E2F26">
          <w:rPr>
            <w:rStyle w:val="SubtleEmphasis"/>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2771" w:author="Cristian Sbrolli" w:date="2020-12-04T22:35:00Z"/>
          <w:rStyle w:val="SubtleEmphasis"/>
          <w:szCs w:val="24"/>
        </w:rPr>
      </w:pPr>
      <w:ins w:id="2772" w:author="Cristian Sbrolli" w:date="2020-12-04T22:35:00Z">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 xml:space="preserve">This is modelled </w:t>
        </w:r>
      </w:ins>
      <w:ins w:id="2773" w:author="Cristian Sbrolli" w:date="2020-12-04T22:36:00Z">
        <w:r w:rsidR="00D90DC9">
          <w:rPr>
            <w:rStyle w:val="SubtleEmphasis"/>
            <w:szCs w:val="24"/>
          </w:rPr>
          <w:t>with a predicate</w:t>
        </w:r>
        <w:r w:rsidR="00096100">
          <w:rPr>
            <w:rStyle w:val="SubtleEmphasis"/>
            <w:szCs w:val="24"/>
          </w:rPr>
          <w:t xml:space="preserve">. </w:t>
        </w:r>
      </w:ins>
      <w:ins w:id="2774" w:author="Cristian Sbrolli" w:date="2020-12-04T22:35:00Z">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ins>
    </w:p>
    <w:p w14:paraId="7DA96D9A" w14:textId="0D6748C0" w:rsidR="00F11FCF" w:rsidRPr="002C295C" w:rsidRDefault="00F11FCF">
      <w:pPr>
        <w:pStyle w:val="ListParagraph"/>
        <w:spacing w:line="240" w:lineRule="auto"/>
        <w:ind w:left="1080"/>
        <w:rPr>
          <w:ins w:id="2775" w:author="Cristian Sbrolli" w:date="2020-12-04T22:06:00Z"/>
          <w:rStyle w:val="SubtleEmphasis"/>
          <w:szCs w:val="24"/>
        </w:rPr>
        <w:pPrChange w:id="2776"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2777" w:author="Cristian Sbrolli" w:date="2020-12-04T22:03:00Z"/>
          <w:rStyle w:val="SubtleEmphasis"/>
          <w:sz w:val="44"/>
          <w:szCs w:val="44"/>
        </w:rPr>
        <w:pPrChange w:id="2778" w:author="Cristian Sbrolli" w:date="2020-12-05T00:04:00Z">
          <w:pPr>
            <w:pStyle w:val="ListParagraph"/>
            <w:numPr>
              <w:numId w:val="9"/>
            </w:numPr>
            <w:spacing w:line="240" w:lineRule="auto"/>
            <w:ind w:left="360" w:hanging="360"/>
          </w:pPr>
        </w:pPrChange>
      </w:pPr>
      <w:ins w:id="2779" w:author="Cristian Sbrolli" w:date="2020-12-05T00:05:00Z">
        <w:r>
          <w:rPr>
            <w:rStyle w:val="SubtleEmphasis"/>
            <w:sz w:val="44"/>
            <w:szCs w:val="44"/>
          </w:rPr>
          <w:t>Signa</w:t>
        </w:r>
      </w:ins>
      <w:ins w:id="2780" w:author="Cristian Sbrolli" w:date="2020-12-05T00:06:00Z">
        <w:r>
          <w:rPr>
            <w:rStyle w:val="SubtleEmphasis"/>
            <w:sz w:val="44"/>
            <w:szCs w:val="44"/>
          </w:rPr>
          <w:t>tures</w:t>
        </w:r>
      </w:ins>
    </w:p>
    <w:p w14:paraId="72C2CA4F" w14:textId="77777777" w:rsidR="005432E1" w:rsidRPr="005432E1" w:rsidRDefault="005432E1" w:rsidP="005432E1">
      <w:pPr>
        <w:pStyle w:val="ListParagraph"/>
        <w:spacing w:line="240" w:lineRule="auto"/>
        <w:ind w:left="360"/>
        <w:rPr>
          <w:ins w:id="2781" w:author="Cristian Sbrolli" w:date="2020-12-04T22:03:00Z"/>
          <w:rStyle w:val="SubtleEmphasis"/>
          <w:rFonts w:asciiTheme="minorHAnsi" w:hAnsiTheme="minorHAnsi" w:cstheme="minorHAnsi"/>
          <w:szCs w:val="24"/>
          <w:rPrChange w:id="2782" w:author="Cristian Sbrolli" w:date="2020-12-04T22:04:00Z">
            <w:rPr>
              <w:ins w:id="2783" w:author="Cristian Sbrolli" w:date="2020-12-04T22:03:00Z"/>
              <w:rStyle w:val="SubtleEmphasis"/>
              <w:sz w:val="44"/>
              <w:szCs w:val="44"/>
            </w:rPr>
          </w:rPrChange>
        </w:rPr>
      </w:pPr>
      <w:ins w:id="2784" w:author="Cristian Sbrolli" w:date="2020-12-04T22:03:00Z">
        <w:r w:rsidRPr="005432E1">
          <w:rPr>
            <w:rStyle w:val="SubtleEmphasis"/>
            <w:rFonts w:asciiTheme="minorHAnsi" w:hAnsiTheme="minorHAnsi" w:cstheme="minorHAnsi"/>
            <w:szCs w:val="24"/>
            <w:rPrChange w:id="2785"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786" w:author="Cristian Sbrolli" w:date="2020-12-04T22:04:00Z">
              <w:rPr>
                <w:rStyle w:val="SubtleEmphasis"/>
                <w:sz w:val="44"/>
                <w:szCs w:val="44"/>
              </w:rPr>
            </w:rPrChange>
          </w:rPr>
          <w:t>Market{</w:t>
        </w:r>
        <w:proofErr w:type="gramEnd"/>
      </w:ins>
    </w:p>
    <w:p w14:paraId="35D83EBF" w14:textId="77777777" w:rsidR="005432E1" w:rsidRPr="005432E1" w:rsidRDefault="005432E1" w:rsidP="005432E1">
      <w:pPr>
        <w:pStyle w:val="ListParagraph"/>
        <w:spacing w:line="240" w:lineRule="auto"/>
        <w:ind w:left="360"/>
        <w:rPr>
          <w:ins w:id="2787" w:author="Cristian Sbrolli" w:date="2020-12-04T22:03:00Z"/>
          <w:rStyle w:val="SubtleEmphasis"/>
          <w:rFonts w:asciiTheme="minorHAnsi" w:hAnsiTheme="minorHAnsi" w:cstheme="minorHAnsi"/>
          <w:szCs w:val="24"/>
          <w:rPrChange w:id="2788" w:author="Cristian Sbrolli" w:date="2020-12-04T22:04:00Z">
            <w:rPr>
              <w:ins w:id="2789" w:author="Cristian Sbrolli" w:date="2020-12-04T22:03:00Z"/>
              <w:rStyle w:val="SubtleEmphasis"/>
              <w:sz w:val="44"/>
              <w:szCs w:val="44"/>
            </w:rPr>
          </w:rPrChange>
        </w:rPr>
      </w:pPr>
      <w:ins w:id="2790" w:author="Cristian Sbrolli" w:date="2020-12-04T22:03:00Z">
        <w:r w:rsidRPr="005432E1">
          <w:rPr>
            <w:rStyle w:val="SubtleEmphasis"/>
            <w:rFonts w:asciiTheme="minorHAnsi" w:hAnsiTheme="minorHAnsi" w:cstheme="minorHAnsi"/>
            <w:szCs w:val="24"/>
            <w:rPrChange w:id="2791" w:author="Cristian Sbrolli" w:date="2020-12-04T22:04:00Z">
              <w:rPr>
                <w:rStyle w:val="SubtleEmphasis"/>
                <w:sz w:val="44"/>
                <w:szCs w:val="44"/>
              </w:rPr>
            </w:rPrChange>
          </w:rPr>
          <w:t xml:space="preserve">dispensers: some </w:t>
        </w:r>
        <w:proofErr w:type="spellStart"/>
        <w:r w:rsidRPr="005432E1">
          <w:rPr>
            <w:rStyle w:val="SubtleEmphasis"/>
            <w:rFonts w:asciiTheme="minorHAnsi" w:hAnsiTheme="minorHAnsi" w:cstheme="minorHAnsi"/>
            <w:szCs w:val="24"/>
            <w:rPrChange w:id="2792"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2793" w:author="Cristian Sbrolli" w:date="2020-12-04T22:04:00Z">
              <w:rPr>
                <w:rStyle w:val="SubtleEmphasis"/>
                <w:sz w:val="44"/>
                <w:szCs w:val="44"/>
              </w:rPr>
            </w:rPrChange>
          </w:rPr>
          <w:t>,</w:t>
        </w:r>
      </w:ins>
    </w:p>
    <w:p w14:paraId="43EBFD94" w14:textId="77777777" w:rsidR="005432E1" w:rsidRPr="005432E1" w:rsidRDefault="005432E1" w:rsidP="005432E1">
      <w:pPr>
        <w:pStyle w:val="ListParagraph"/>
        <w:spacing w:line="240" w:lineRule="auto"/>
        <w:ind w:left="360"/>
        <w:rPr>
          <w:ins w:id="2794" w:author="Cristian Sbrolli" w:date="2020-12-04T22:03:00Z"/>
          <w:rStyle w:val="SubtleEmphasis"/>
          <w:rFonts w:asciiTheme="minorHAnsi" w:hAnsiTheme="minorHAnsi" w:cstheme="minorHAnsi"/>
          <w:szCs w:val="24"/>
          <w:rPrChange w:id="2795" w:author="Cristian Sbrolli" w:date="2020-12-04T22:04:00Z">
            <w:rPr>
              <w:ins w:id="2796" w:author="Cristian Sbrolli" w:date="2020-12-04T22:03:00Z"/>
              <w:rStyle w:val="SubtleEmphasis"/>
              <w:sz w:val="44"/>
              <w:szCs w:val="44"/>
            </w:rPr>
          </w:rPrChange>
        </w:rPr>
      </w:pPr>
      <w:proofErr w:type="spellStart"/>
      <w:ins w:id="2797" w:author="Cristian Sbrolli" w:date="2020-12-04T22:03:00Z">
        <w:r w:rsidRPr="005432E1">
          <w:rPr>
            <w:rStyle w:val="SubtleEmphasis"/>
            <w:rFonts w:asciiTheme="minorHAnsi" w:hAnsiTheme="minorHAnsi" w:cstheme="minorHAnsi"/>
            <w:szCs w:val="24"/>
            <w:rPrChange w:id="2798" w:author="Cristian Sbrolli" w:date="2020-12-04T22:04:00Z">
              <w:rPr>
                <w:rStyle w:val="SubtleEmphasis"/>
                <w:sz w:val="44"/>
                <w:szCs w:val="44"/>
              </w:rPr>
            </w:rPrChange>
          </w:rPr>
          <w:t>cashDesks</w:t>
        </w:r>
        <w:proofErr w:type="spellEnd"/>
        <w:r w:rsidRPr="005432E1">
          <w:rPr>
            <w:rStyle w:val="SubtleEmphasis"/>
            <w:rFonts w:asciiTheme="minorHAnsi" w:hAnsiTheme="minorHAnsi" w:cstheme="minorHAnsi"/>
            <w:szCs w:val="24"/>
            <w:rPrChange w:id="2799"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800"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801" w:author="Cristian Sbrolli" w:date="2020-12-04T22:04:00Z">
              <w:rPr>
                <w:rStyle w:val="SubtleEmphasis"/>
                <w:sz w:val="44"/>
                <w:szCs w:val="44"/>
              </w:rPr>
            </w:rPrChange>
          </w:rPr>
          <w:t>,</w:t>
        </w:r>
      </w:ins>
    </w:p>
    <w:p w14:paraId="4F6BE896" w14:textId="77777777" w:rsidR="005432E1" w:rsidRPr="005432E1" w:rsidRDefault="005432E1" w:rsidP="005432E1">
      <w:pPr>
        <w:pStyle w:val="ListParagraph"/>
        <w:spacing w:line="240" w:lineRule="auto"/>
        <w:ind w:left="360"/>
        <w:rPr>
          <w:ins w:id="2802" w:author="Cristian Sbrolli" w:date="2020-12-04T22:03:00Z"/>
          <w:rStyle w:val="SubtleEmphasis"/>
          <w:rFonts w:asciiTheme="minorHAnsi" w:hAnsiTheme="minorHAnsi" w:cstheme="minorHAnsi"/>
          <w:szCs w:val="24"/>
          <w:rPrChange w:id="2803" w:author="Cristian Sbrolli" w:date="2020-12-04T22:04:00Z">
            <w:rPr>
              <w:ins w:id="2804" w:author="Cristian Sbrolli" w:date="2020-12-04T22:03:00Z"/>
              <w:rStyle w:val="SubtleEmphasis"/>
              <w:sz w:val="44"/>
              <w:szCs w:val="44"/>
            </w:rPr>
          </w:rPrChange>
        </w:rPr>
      </w:pPr>
      <w:ins w:id="2805" w:author="Cristian Sbrolli" w:date="2020-12-04T22:03:00Z">
        <w:r w:rsidRPr="005432E1">
          <w:rPr>
            <w:rStyle w:val="SubtleEmphasis"/>
            <w:rFonts w:asciiTheme="minorHAnsi" w:hAnsiTheme="minorHAnsi" w:cstheme="minorHAnsi"/>
            <w:szCs w:val="24"/>
            <w:rPrChange w:id="2806" w:author="Cristian Sbrolli" w:date="2020-12-04T22:04:00Z">
              <w:rPr>
                <w:rStyle w:val="SubtleEmphasis"/>
                <w:sz w:val="44"/>
                <w:szCs w:val="44"/>
              </w:rPr>
            </w:rPrChange>
          </w:rPr>
          <w:t xml:space="preserve">entrances: some </w:t>
        </w:r>
        <w:proofErr w:type="spellStart"/>
        <w:r w:rsidRPr="005432E1">
          <w:rPr>
            <w:rStyle w:val="SubtleEmphasis"/>
            <w:rFonts w:asciiTheme="minorHAnsi" w:hAnsiTheme="minorHAnsi" w:cstheme="minorHAnsi"/>
            <w:szCs w:val="24"/>
            <w:rPrChange w:id="280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808" w:author="Cristian Sbrolli" w:date="2020-12-04T22:04:00Z">
              <w:rPr>
                <w:rStyle w:val="SubtleEmphasis"/>
                <w:sz w:val="44"/>
                <w:szCs w:val="44"/>
              </w:rPr>
            </w:rPrChange>
          </w:rPr>
          <w:t xml:space="preserve">, //Representing the entrance of the market, with turnstiles and relative </w:t>
        </w:r>
        <w:proofErr w:type="spellStart"/>
        <w:r w:rsidRPr="005432E1">
          <w:rPr>
            <w:rStyle w:val="SubtleEmphasis"/>
            <w:rFonts w:asciiTheme="minorHAnsi" w:hAnsiTheme="minorHAnsi" w:cstheme="minorHAnsi"/>
            <w:szCs w:val="24"/>
            <w:rPrChange w:id="2809"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810" w:author="Cristian Sbrolli" w:date="2020-12-04T22:04:00Z">
              <w:rPr>
                <w:rStyle w:val="SubtleEmphasis"/>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2811" w:author="Cristian Sbrolli" w:date="2020-12-04T22:03:00Z"/>
          <w:rStyle w:val="SubtleEmphasis"/>
          <w:rFonts w:asciiTheme="minorHAnsi" w:hAnsiTheme="minorHAnsi" w:cstheme="minorHAnsi"/>
          <w:szCs w:val="24"/>
          <w:rPrChange w:id="2812" w:author="Cristian Sbrolli" w:date="2020-12-04T22:04:00Z">
            <w:rPr>
              <w:ins w:id="2813" w:author="Cristian Sbrolli" w:date="2020-12-04T22:03:00Z"/>
              <w:rStyle w:val="SubtleEmphasis"/>
              <w:sz w:val="44"/>
              <w:szCs w:val="44"/>
            </w:rPr>
          </w:rPrChange>
        </w:rPr>
      </w:pPr>
      <w:proofErr w:type="spellStart"/>
      <w:ins w:id="2814" w:author="Cristian Sbrolli" w:date="2020-12-04T22:03:00Z">
        <w:r w:rsidRPr="005432E1">
          <w:rPr>
            <w:rStyle w:val="SubtleEmphasis"/>
            <w:rFonts w:asciiTheme="minorHAnsi" w:hAnsiTheme="minorHAnsi" w:cstheme="minorHAnsi"/>
            <w:szCs w:val="24"/>
            <w:rPrChange w:id="2815"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816"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81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818"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819" w:author="Cristian Sbrolli" w:date="2020-12-04T22:04:00Z">
              <w:rPr>
                <w:rStyle w:val="SubtleEmphasis"/>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2820" w:author="Cristian Sbrolli" w:date="2020-12-04T22:03:00Z"/>
          <w:rStyle w:val="SubtleEmphasis"/>
          <w:rFonts w:asciiTheme="minorHAnsi" w:hAnsiTheme="minorHAnsi" w:cstheme="minorHAnsi"/>
          <w:szCs w:val="24"/>
          <w:rPrChange w:id="2821" w:author="Cristian Sbrolli" w:date="2020-12-04T22:04:00Z">
            <w:rPr>
              <w:ins w:id="2822" w:author="Cristian Sbrolli" w:date="2020-12-04T22:03:00Z"/>
              <w:rStyle w:val="SubtleEmphasis"/>
              <w:sz w:val="44"/>
              <w:szCs w:val="44"/>
            </w:rPr>
          </w:rPrChange>
        </w:rPr>
      </w:pPr>
      <w:ins w:id="2823" w:author="Cristian Sbrolli" w:date="2020-12-04T22:03:00Z">
        <w:r w:rsidRPr="005432E1">
          <w:rPr>
            <w:rStyle w:val="SubtleEmphasis"/>
            <w:rFonts w:asciiTheme="minorHAnsi" w:hAnsiTheme="minorHAnsi" w:cstheme="minorHAnsi"/>
            <w:szCs w:val="24"/>
            <w:rPrChange w:id="2824" w:author="Cristian Sbrolli" w:date="2020-12-04T22:04:00Z">
              <w:rPr>
                <w:rStyle w:val="SubtleEmphasis"/>
                <w:sz w:val="44"/>
                <w:szCs w:val="44"/>
              </w:rPr>
            </w:rPrChange>
          </w:rPr>
          <w:t xml:space="preserve">manager: one </w:t>
        </w:r>
        <w:proofErr w:type="spellStart"/>
        <w:r w:rsidRPr="005432E1">
          <w:rPr>
            <w:rStyle w:val="SubtleEmphasis"/>
            <w:rFonts w:asciiTheme="minorHAnsi" w:hAnsiTheme="minorHAnsi" w:cstheme="minorHAnsi"/>
            <w:szCs w:val="24"/>
            <w:rPrChange w:id="2825" w:author="Cristian Sbrolli" w:date="2020-12-04T22:04:00Z">
              <w:rPr>
                <w:rStyle w:val="SubtleEmphasis"/>
                <w:sz w:val="44"/>
                <w:szCs w:val="44"/>
              </w:rPr>
            </w:rPrChange>
          </w:rPr>
          <w:t>StoreManager</w:t>
        </w:r>
        <w:proofErr w:type="spellEnd"/>
        <w:r w:rsidRPr="005432E1">
          <w:rPr>
            <w:rStyle w:val="SubtleEmphasis"/>
            <w:rFonts w:asciiTheme="minorHAnsi" w:hAnsiTheme="minorHAnsi" w:cstheme="minorHAnsi"/>
            <w:szCs w:val="24"/>
            <w:rPrChange w:id="2826"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827" w:author="Cristian Sbrolli" w:date="2020-12-04T22:04:00Z">
              <w:rPr>
                <w:rStyle w:val="SubtleEmphasis"/>
                <w:sz w:val="44"/>
                <w:szCs w:val="44"/>
              </w:rPr>
            </w:rPrChange>
          </w:rPr>
          <w:tab/>
        </w:r>
      </w:ins>
    </w:p>
    <w:p w14:paraId="6A1D8114" w14:textId="77777777" w:rsidR="005432E1" w:rsidRPr="005432E1" w:rsidRDefault="005432E1" w:rsidP="005432E1">
      <w:pPr>
        <w:pStyle w:val="ListParagraph"/>
        <w:spacing w:line="240" w:lineRule="auto"/>
        <w:ind w:left="360"/>
        <w:rPr>
          <w:ins w:id="2828" w:author="Cristian Sbrolli" w:date="2020-12-04T22:03:00Z"/>
          <w:rStyle w:val="SubtleEmphasis"/>
          <w:rFonts w:asciiTheme="minorHAnsi" w:hAnsiTheme="minorHAnsi" w:cstheme="minorHAnsi"/>
          <w:szCs w:val="24"/>
          <w:rPrChange w:id="2829" w:author="Cristian Sbrolli" w:date="2020-12-04T22:04:00Z">
            <w:rPr>
              <w:ins w:id="2830" w:author="Cristian Sbrolli" w:date="2020-12-04T22:03:00Z"/>
              <w:rStyle w:val="SubtleEmphasis"/>
              <w:sz w:val="44"/>
              <w:szCs w:val="44"/>
            </w:rPr>
          </w:rPrChange>
        </w:rPr>
      </w:pPr>
      <w:ins w:id="2831" w:author="Cristian Sbrolli" w:date="2020-12-04T22:03:00Z">
        <w:r w:rsidRPr="005432E1">
          <w:rPr>
            <w:rStyle w:val="SubtleEmphasis"/>
            <w:rFonts w:asciiTheme="minorHAnsi" w:hAnsiTheme="minorHAnsi" w:cstheme="minorHAnsi"/>
            <w:szCs w:val="24"/>
            <w:rPrChange w:id="2832" w:author="Cristian Sbrolli" w:date="2020-12-04T22:04:00Z">
              <w:rPr>
                <w:rStyle w:val="SubtleEmphasis"/>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2833" w:author="Cristian Sbrolli" w:date="2020-12-04T22:03:00Z"/>
          <w:rStyle w:val="SubtleEmphasis"/>
          <w:rFonts w:asciiTheme="minorHAnsi" w:hAnsiTheme="minorHAnsi" w:cstheme="minorHAnsi"/>
          <w:szCs w:val="24"/>
          <w:rPrChange w:id="2834" w:author="Cristian Sbrolli" w:date="2020-12-04T22:04:00Z">
            <w:rPr>
              <w:ins w:id="2835" w:author="Cristian Sbrolli" w:date="2020-12-04T22:03:00Z"/>
              <w:rStyle w:val="SubtleEmphasis"/>
              <w:sz w:val="44"/>
              <w:szCs w:val="44"/>
            </w:rPr>
          </w:rPrChange>
        </w:rPr>
      </w:pPr>
      <w:proofErr w:type="spellStart"/>
      <w:proofErr w:type="gramStart"/>
      <w:ins w:id="2836" w:author="Cristian Sbrolli" w:date="2020-12-04T22:03:00Z">
        <w:r w:rsidRPr="005432E1">
          <w:rPr>
            <w:rStyle w:val="SubtleEmphasis"/>
            <w:rFonts w:asciiTheme="minorHAnsi" w:hAnsiTheme="minorHAnsi" w:cstheme="minorHAnsi"/>
            <w:szCs w:val="24"/>
            <w:rPrChange w:id="2837"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2838"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839"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840" w:author="Cristian Sbrolli" w:date="2020-12-04T22:04:00Z">
              <w:rPr>
                <w:rStyle w:val="SubtleEmphasis"/>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2841" w:author="Cristian Sbrolli" w:date="2020-12-04T22:03:00Z"/>
          <w:rStyle w:val="SubtleEmphasis"/>
          <w:rFonts w:asciiTheme="minorHAnsi" w:hAnsiTheme="minorHAnsi" w:cstheme="minorHAnsi"/>
          <w:szCs w:val="24"/>
          <w:rPrChange w:id="2842" w:author="Cristian Sbrolli" w:date="2020-12-04T22:04:00Z">
            <w:rPr>
              <w:ins w:id="2843" w:author="Cristian Sbrolli" w:date="2020-12-04T22:03:00Z"/>
              <w:rStyle w:val="SubtleEmphasis"/>
              <w:sz w:val="44"/>
              <w:szCs w:val="44"/>
            </w:rPr>
          </w:rPrChange>
        </w:rPr>
      </w:pPr>
      <w:ins w:id="2844" w:author="Cristian Sbrolli" w:date="2020-12-04T22:03:00Z">
        <w:r w:rsidRPr="005432E1">
          <w:rPr>
            <w:rStyle w:val="SubtleEmphasis"/>
            <w:rFonts w:asciiTheme="minorHAnsi" w:hAnsiTheme="minorHAnsi" w:cstheme="minorHAnsi"/>
            <w:szCs w:val="24"/>
            <w:rPrChange w:id="2845" w:author="Cristian Sbrolli" w:date="2020-12-04T22:04:00Z">
              <w:rPr>
                <w:rStyle w:val="SubtleEmphasis"/>
                <w:sz w:val="44"/>
                <w:szCs w:val="44"/>
              </w:rPr>
            </w:rPrChange>
          </w:rPr>
          <w:t>}{</w:t>
        </w:r>
      </w:ins>
    </w:p>
    <w:p w14:paraId="3A4EC743" w14:textId="77777777" w:rsidR="005432E1" w:rsidRPr="005432E1" w:rsidRDefault="005432E1" w:rsidP="005432E1">
      <w:pPr>
        <w:pStyle w:val="ListParagraph"/>
        <w:spacing w:line="240" w:lineRule="auto"/>
        <w:ind w:left="360"/>
        <w:rPr>
          <w:ins w:id="2846" w:author="Cristian Sbrolli" w:date="2020-12-04T22:03:00Z"/>
          <w:rStyle w:val="SubtleEmphasis"/>
          <w:rFonts w:asciiTheme="minorHAnsi" w:hAnsiTheme="minorHAnsi" w:cstheme="minorHAnsi"/>
          <w:szCs w:val="24"/>
          <w:rPrChange w:id="2847" w:author="Cristian Sbrolli" w:date="2020-12-04T22:04:00Z">
            <w:rPr>
              <w:ins w:id="2848" w:author="Cristian Sbrolli" w:date="2020-12-04T22:03:00Z"/>
              <w:rStyle w:val="SubtleEmphasis"/>
              <w:sz w:val="44"/>
              <w:szCs w:val="44"/>
            </w:rPr>
          </w:rPrChange>
        </w:rPr>
      </w:pPr>
      <w:proofErr w:type="spellStart"/>
      <w:ins w:id="2849" w:author="Cristian Sbrolli" w:date="2020-12-04T22:03:00Z">
        <w:r w:rsidRPr="005432E1">
          <w:rPr>
            <w:rStyle w:val="SubtleEmphasis"/>
            <w:rFonts w:asciiTheme="minorHAnsi" w:hAnsiTheme="minorHAnsi" w:cstheme="minorHAnsi"/>
            <w:szCs w:val="24"/>
            <w:rPrChange w:id="2850"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851" w:author="Cristian Sbrolli" w:date="2020-12-04T22:04:00Z">
              <w:rPr>
                <w:rStyle w:val="SubtleEmphasis"/>
                <w:sz w:val="44"/>
                <w:szCs w:val="44"/>
              </w:rPr>
            </w:rPrChange>
          </w:rPr>
          <w:t xml:space="preserve"> &amp; </w:t>
        </w:r>
        <w:proofErr w:type="gramStart"/>
        <w:r w:rsidRPr="005432E1">
          <w:rPr>
            <w:rStyle w:val="SubtleEmphasis"/>
            <w:rFonts w:asciiTheme="minorHAnsi" w:hAnsiTheme="minorHAnsi" w:cstheme="minorHAnsi"/>
            <w:szCs w:val="24"/>
            <w:rPrChange w:id="2852" w:author="Cristian Sbrolli" w:date="2020-12-04T22:04:00Z">
              <w:rPr>
                <w:rStyle w:val="SubtleEmphasis"/>
                <w:sz w:val="44"/>
                <w:szCs w:val="44"/>
              </w:rPr>
            </w:rPrChange>
          </w:rPr>
          <w:t>entrances  =</w:t>
        </w:r>
        <w:proofErr w:type="gramEnd"/>
        <w:r w:rsidRPr="005432E1">
          <w:rPr>
            <w:rStyle w:val="SubtleEmphasis"/>
            <w:rFonts w:asciiTheme="minorHAnsi" w:hAnsiTheme="minorHAnsi" w:cstheme="minorHAnsi"/>
            <w:szCs w:val="24"/>
            <w:rPrChange w:id="2853" w:author="Cristian Sbrolli" w:date="2020-12-04T22:04:00Z">
              <w:rPr>
                <w:rStyle w:val="SubtleEmphasis"/>
                <w:sz w:val="44"/>
                <w:szCs w:val="44"/>
              </w:rPr>
            </w:rPrChange>
          </w:rPr>
          <w:t xml:space="preserve"> none</w:t>
        </w:r>
      </w:ins>
    </w:p>
    <w:p w14:paraId="7B3F2715" w14:textId="77777777" w:rsidR="005432E1" w:rsidRPr="005432E1" w:rsidRDefault="005432E1" w:rsidP="005432E1">
      <w:pPr>
        <w:pStyle w:val="ListParagraph"/>
        <w:spacing w:line="240" w:lineRule="auto"/>
        <w:ind w:left="360"/>
        <w:rPr>
          <w:ins w:id="2854" w:author="Cristian Sbrolli" w:date="2020-12-04T22:03:00Z"/>
          <w:rStyle w:val="SubtleEmphasis"/>
          <w:rFonts w:asciiTheme="minorHAnsi" w:hAnsiTheme="minorHAnsi" w:cstheme="minorHAnsi"/>
          <w:szCs w:val="24"/>
          <w:rPrChange w:id="2855" w:author="Cristian Sbrolli" w:date="2020-12-04T22:04:00Z">
            <w:rPr>
              <w:ins w:id="2856" w:author="Cristian Sbrolli" w:date="2020-12-04T22:03:00Z"/>
              <w:rStyle w:val="SubtleEmphasis"/>
              <w:sz w:val="44"/>
              <w:szCs w:val="44"/>
            </w:rPr>
          </w:rPrChange>
        </w:rPr>
      </w:pPr>
      <w:proofErr w:type="spellStart"/>
      <w:ins w:id="2857" w:author="Cristian Sbrolli" w:date="2020-12-04T22:03:00Z">
        <w:r w:rsidRPr="005432E1">
          <w:rPr>
            <w:rStyle w:val="SubtleEmphasis"/>
            <w:rFonts w:asciiTheme="minorHAnsi" w:hAnsiTheme="minorHAnsi" w:cstheme="minorHAnsi"/>
            <w:szCs w:val="24"/>
            <w:rPrChange w:id="2858"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859"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860"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861" w:author="Cristian Sbrolli" w:date="2020-12-04T22:04:00Z">
              <w:rPr>
                <w:rStyle w:val="SubtleEmphasis"/>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2862" w:author="Cristian Sbrolli" w:date="2020-12-04T22:03:00Z"/>
          <w:rStyle w:val="SubtleEmphasis"/>
          <w:rFonts w:asciiTheme="minorHAnsi" w:hAnsiTheme="minorHAnsi" w:cstheme="minorHAnsi"/>
          <w:szCs w:val="24"/>
          <w:rPrChange w:id="2863" w:author="Cristian Sbrolli" w:date="2020-12-04T22:04:00Z">
            <w:rPr>
              <w:ins w:id="2864" w:author="Cristian Sbrolli" w:date="2020-12-04T22:03:00Z"/>
              <w:rStyle w:val="SubtleEmphasis"/>
              <w:sz w:val="44"/>
              <w:szCs w:val="44"/>
            </w:rPr>
          </w:rPrChange>
        </w:rPr>
      </w:pPr>
      <w:ins w:id="2865" w:author="Cristian Sbrolli" w:date="2020-12-04T22:03:00Z">
        <w:r w:rsidRPr="005432E1">
          <w:rPr>
            <w:rStyle w:val="SubtleEmphasis"/>
            <w:rFonts w:asciiTheme="minorHAnsi" w:hAnsiTheme="minorHAnsi" w:cstheme="minorHAnsi"/>
            <w:szCs w:val="24"/>
            <w:rPrChange w:id="2866" w:author="Cristian Sbrolli" w:date="2020-12-04T22:04:00Z">
              <w:rPr>
                <w:rStyle w:val="SubtleEmphasis"/>
                <w:sz w:val="44"/>
                <w:szCs w:val="44"/>
              </w:rPr>
            </w:rPrChange>
          </w:rPr>
          <w:t xml:space="preserve">entrances &amp; </w:t>
        </w:r>
        <w:proofErr w:type="spellStart"/>
        <w:r w:rsidRPr="005432E1">
          <w:rPr>
            <w:rStyle w:val="SubtleEmphasis"/>
            <w:rFonts w:asciiTheme="minorHAnsi" w:hAnsiTheme="minorHAnsi" w:cstheme="minorHAnsi"/>
            <w:szCs w:val="24"/>
            <w:rPrChange w:id="2867"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868" w:author="Cristian Sbrolli" w:date="2020-12-04T22:04:00Z">
              <w:rPr>
                <w:rStyle w:val="SubtleEmphasis"/>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2869" w:author="Cristian Sbrolli" w:date="2020-12-04T22:03:00Z"/>
          <w:rStyle w:val="SubtleEmphasis"/>
          <w:rFonts w:asciiTheme="minorHAnsi" w:hAnsiTheme="minorHAnsi" w:cstheme="minorHAnsi"/>
          <w:szCs w:val="24"/>
          <w:rPrChange w:id="2870" w:author="Cristian Sbrolli" w:date="2020-12-04T22:04:00Z">
            <w:rPr>
              <w:ins w:id="2871" w:author="Cristian Sbrolli" w:date="2020-12-04T22:03:00Z"/>
              <w:rStyle w:val="SubtleEmphasis"/>
              <w:sz w:val="44"/>
              <w:szCs w:val="44"/>
            </w:rPr>
          </w:rPrChange>
        </w:rPr>
      </w:pPr>
      <w:ins w:id="2872" w:author="Cristian Sbrolli" w:date="2020-12-04T22:03:00Z">
        <w:r w:rsidRPr="005432E1">
          <w:rPr>
            <w:rStyle w:val="SubtleEmphasis"/>
            <w:rFonts w:asciiTheme="minorHAnsi" w:hAnsiTheme="minorHAnsi" w:cstheme="minorHAnsi"/>
            <w:szCs w:val="24"/>
            <w:rPrChange w:id="2873" w:author="Cristian Sbrolli" w:date="2020-12-04T22:04:00Z">
              <w:rPr>
                <w:rStyle w:val="SubtleEmphasis"/>
                <w:sz w:val="44"/>
                <w:szCs w:val="44"/>
              </w:rPr>
            </w:rPrChange>
          </w:rPr>
          <w:t>}</w:t>
        </w:r>
      </w:ins>
    </w:p>
    <w:p w14:paraId="42030157" w14:textId="1768387C" w:rsidR="005432E1" w:rsidRDefault="005432E1" w:rsidP="005432E1">
      <w:pPr>
        <w:pStyle w:val="ListParagraph"/>
        <w:spacing w:line="240" w:lineRule="auto"/>
        <w:ind w:left="360"/>
        <w:rPr>
          <w:ins w:id="2874" w:author="Cristian Sbrolli" w:date="2020-12-05T00:06:00Z"/>
          <w:rStyle w:val="SubtleEmphasis"/>
          <w:rFonts w:cstheme="minorHAnsi"/>
          <w:szCs w:val="24"/>
        </w:rPr>
      </w:pPr>
    </w:p>
    <w:p w14:paraId="144BB08F" w14:textId="77777777" w:rsidR="002D5882" w:rsidRPr="005432E1" w:rsidRDefault="002D5882" w:rsidP="005432E1">
      <w:pPr>
        <w:pStyle w:val="ListParagraph"/>
        <w:spacing w:line="240" w:lineRule="auto"/>
        <w:ind w:left="360"/>
        <w:rPr>
          <w:ins w:id="2875" w:author="Cristian Sbrolli" w:date="2020-12-04T22:03:00Z"/>
          <w:rStyle w:val="SubtleEmphasis"/>
          <w:rFonts w:asciiTheme="minorHAnsi" w:hAnsiTheme="minorHAnsi" w:cstheme="minorHAnsi"/>
          <w:szCs w:val="24"/>
          <w:rPrChange w:id="2876" w:author="Cristian Sbrolli" w:date="2020-12-04T22:04:00Z">
            <w:rPr>
              <w:ins w:id="2877" w:author="Cristian Sbrolli" w:date="2020-12-04T22:03:00Z"/>
              <w:rStyle w:val="SubtleEmphasis"/>
              <w:sz w:val="44"/>
              <w:szCs w:val="44"/>
            </w:rPr>
          </w:rPrChange>
        </w:rPr>
      </w:pPr>
    </w:p>
    <w:p w14:paraId="08574D30" w14:textId="77777777" w:rsidR="005432E1" w:rsidRPr="005432E1" w:rsidRDefault="005432E1" w:rsidP="005432E1">
      <w:pPr>
        <w:pStyle w:val="ListParagraph"/>
        <w:spacing w:line="240" w:lineRule="auto"/>
        <w:ind w:left="360"/>
        <w:rPr>
          <w:ins w:id="2878" w:author="Cristian Sbrolli" w:date="2020-12-04T22:03:00Z"/>
          <w:rStyle w:val="SubtleEmphasis"/>
          <w:rFonts w:asciiTheme="minorHAnsi" w:hAnsiTheme="minorHAnsi" w:cstheme="minorHAnsi"/>
          <w:szCs w:val="24"/>
          <w:rPrChange w:id="2879" w:author="Cristian Sbrolli" w:date="2020-12-04T22:04:00Z">
            <w:rPr>
              <w:ins w:id="2880" w:author="Cristian Sbrolli" w:date="2020-12-04T22:03:00Z"/>
              <w:rStyle w:val="SubtleEmphasis"/>
              <w:sz w:val="44"/>
              <w:szCs w:val="44"/>
            </w:rPr>
          </w:rPrChange>
        </w:rPr>
      </w:pPr>
      <w:ins w:id="2881" w:author="Cristian Sbrolli" w:date="2020-12-04T22:03:00Z">
        <w:r w:rsidRPr="005432E1">
          <w:rPr>
            <w:rStyle w:val="SubtleEmphasis"/>
            <w:rFonts w:asciiTheme="minorHAnsi" w:hAnsiTheme="minorHAnsi" w:cstheme="minorHAnsi"/>
            <w:szCs w:val="24"/>
            <w:rPrChange w:id="2882" w:author="Cristian Sbrolli" w:date="2020-12-04T22:04:00Z">
              <w:rPr>
                <w:rStyle w:val="SubtleEmphasis"/>
                <w:sz w:val="44"/>
                <w:szCs w:val="44"/>
              </w:rPr>
            </w:rPrChange>
          </w:rPr>
          <w:lastRenderedPageBreak/>
          <w:t xml:space="preserve">sig </w:t>
        </w:r>
        <w:proofErr w:type="spellStart"/>
        <w:proofErr w:type="gramStart"/>
        <w:r w:rsidRPr="005432E1">
          <w:rPr>
            <w:rStyle w:val="SubtleEmphasis"/>
            <w:rFonts w:asciiTheme="minorHAnsi" w:hAnsiTheme="minorHAnsi" w:cstheme="minorHAnsi"/>
            <w:szCs w:val="24"/>
            <w:rPrChange w:id="2883"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884" w:author="Cristian Sbrolli" w:date="2020-12-04T22:04:00Z">
              <w:rPr>
                <w:rStyle w:val="SubtleEmphasis"/>
                <w:sz w:val="44"/>
                <w:szCs w:val="44"/>
              </w:rPr>
            </w:rPrChange>
          </w:rPr>
          <w:t>{</w:t>
        </w:r>
        <w:proofErr w:type="gramEnd"/>
      </w:ins>
    </w:p>
    <w:p w14:paraId="1838D11A" w14:textId="77777777" w:rsidR="005432E1" w:rsidRPr="005432E1" w:rsidRDefault="005432E1" w:rsidP="005432E1">
      <w:pPr>
        <w:pStyle w:val="ListParagraph"/>
        <w:spacing w:line="240" w:lineRule="auto"/>
        <w:ind w:left="360"/>
        <w:rPr>
          <w:ins w:id="2885" w:author="Cristian Sbrolli" w:date="2020-12-04T22:03:00Z"/>
          <w:rStyle w:val="SubtleEmphasis"/>
          <w:rFonts w:asciiTheme="minorHAnsi" w:hAnsiTheme="minorHAnsi" w:cstheme="minorHAnsi"/>
          <w:szCs w:val="24"/>
          <w:rPrChange w:id="2886" w:author="Cristian Sbrolli" w:date="2020-12-04T22:04:00Z">
            <w:rPr>
              <w:ins w:id="2887" w:author="Cristian Sbrolli" w:date="2020-12-04T22:03:00Z"/>
              <w:rStyle w:val="SubtleEmphasis"/>
              <w:sz w:val="44"/>
              <w:szCs w:val="44"/>
            </w:rPr>
          </w:rPrChange>
        </w:rPr>
      </w:pPr>
      <w:proofErr w:type="spellStart"/>
      <w:ins w:id="2888" w:author="Cristian Sbrolli" w:date="2020-12-04T22:03:00Z">
        <w:r w:rsidRPr="005432E1">
          <w:rPr>
            <w:rStyle w:val="SubtleEmphasis"/>
            <w:rFonts w:asciiTheme="minorHAnsi" w:hAnsiTheme="minorHAnsi" w:cstheme="minorHAnsi"/>
            <w:szCs w:val="24"/>
            <w:rPrChange w:id="2889"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890" w:author="Cristian Sbrolli" w:date="2020-12-04T22:04:00Z">
              <w:rPr>
                <w:rStyle w:val="SubtleEmphasis"/>
                <w:sz w:val="44"/>
                <w:szCs w:val="44"/>
              </w:rPr>
            </w:rPrChange>
          </w:rPr>
          <w:t>: one Int,</w:t>
        </w:r>
      </w:ins>
    </w:p>
    <w:p w14:paraId="56BAA1CB" w14:textId="77777777" w:rsidR="005432E1" w:rsidRPr="005432E1" w:rsidRDefault="005432E1" w:rsidP="005432E1">
      <w:pPr>
        <w:pStyle w:val="ListParagraph"/>
        <w:spacing w:line="240" w:lineRule="auto"/>
        <w:ind w:left="360"/>
        <w:rPr>
          <w:ins w:id="2891" w:author="Cristian Sbrolli" w:date="2020-12-04T22:03:00Z"/>
          <w:rStyle w:val="SubtleEmphasis"/>
          <w:rFonts w:asciiTheme="minorHAnsi" w:hAnsiTheme="minorHAnsi" w:cstheme="minorHAnsi"/>
          <w:szCs w:val="24"/>
          <w:rPrChange w:id="2892" w:author="Cristian Sbrolli" w:date="2020-12-04T22:04:00Z">
            <w:rPr>
              <w:ins w:id="2893" w:author="Cristian Sbrolli" w:date="2020-12-04T22:03:00Z"/>
              <w:rStyle w:val="SubtleEmphasis"/>
              <w:sz w:val="44"/>
              <w:szCs w:val="44"/>
            </w:rPr>
          </w:rPrChange>
        </w:rPr>
      </w:pPr>
      <w:proofErr w:type="spellStart"/>
      <w:ins w:id="2894" w:author="Cristian Sbrolli" w:date="2020-12-04T22:03:00Z">
        <w:r w:rsidRPr="005432E1">
          <w:rPr>
            <w:rStyle w:val="SubtleEmphasis"/>
            <w:rFonts w:asciiTheme="minorHAnsi" w:hAnsiTheme="minorHAnsi" w:cstheme="minorHAnsi"/>
            <w:szCs w:val="24"/>
            <w:rPrChange w:id="2895"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896" w:author="Cristian Sbrolli" w:date="2020-12-04T22:04:00Z">
              <w:rPr>
                <w:rStyle w:val="SubtleEmphasis"/>
                <w:sz w:val="44"/>
                <w:szCs w:val="44"/>
              </w:rPr>
            </w:rPrChange>
          </w:rPr>
          <w:t>: set Ticket,</w:t>
        </w:r>
      </w:ins>
    </w:p>
    <w:p w14:paraId="50DDD04C" w14:textId="77777777" w:rsidR="005432E1" w:rsidRPr="005432E1" w:rsidRDefault="005432E1" w:rsidP="005432E1">
      <w:pPr>
        <w:pStyle w:val="ListParagraph"/>
        <w:spacing w:line="240" w:lineRule="auto"/>
        <w:ind w:left="360"/>
        <w:rPr>
          <w:ins w:id="2897" w:author="Cristian Sbrolli" w:date="2020-12-04T22:03:00Z"/>
          <w:rStyle w:val="SubtleEmphasis"/>
          <w:rFonts w:asciiTheme="minorHAnsi" w:hAnsiTheme="minorHAnsi" w:cstheme="minorHAnsi"/>
          <w:szCs w:val="24"/>
          <w:rPrChange w:id="2898" w:author="Cristian Sbrolli" w:date="2020-12-04T22:04:00Z">
            <w:rPr>
              <w:ins w:id="2899" w:author="Cristian Sbrolli" w:date="2020-12-04T22:03:00Z"/>
              <w:rStyle w:val="SubtleEmphasis"/>
              <w:sz w:val="44"/>
              <w:szCs w:val="44"/>
            </w:rPr>
          </w:rPrChange>
        </w:rPr>
      </w:pPr>
      <w:ins w:id="2900" w:author="Cristian Sbrolli" w:date="2020-12-04T22:03:00Z">
        <w:r w:rsidRPr="005432E1">
          <w:rPr>
            <w:rStyle w:val="SubtleEmphasis"/>
            <w:rFonts w:asciiTheme="minorHAnsi" w:hAnsiTheme="minorHAnsi" w:cstheme="minorHAnsi"/>
            <w:szCs w:val="24"/>
            <w:rPrChange w:id="2901" w:author="Cristian Sbrolli" w:date="2020-12-04T22:04:00Z">
              <w:rPr>
                <w:rStyle w:val="SubtleEmphasis"/>
                <w:sz w:val="44"/>
                <w:szCs w:val="44"/>
              </w:rPr>
            </w:rPrChange>
          </w:rPr>
          <w:t>line: set Ticket,</w:t>
        </w:r>
      </w:ins>
    </w:p>
    <w:p w14:paraId="688CCE7F" w14:textId="77777777" w:rsidR="005432E1" w:rsidRPr="005432E1" w:rsidRDefault="005432E1" w:rsidP="005432E1">
      <w:pPr>
        <w:pStyle w:val="ListParagraph"/>
        <w:spacing w:line="240" w:lineRule="auto"/>
        <w:ind w:left="360"/>
        <w:rPr>
          <w:ins w:id="2902" w:author="Cristian Sbrolli" w:date="2020-12-04T22:03:00Z"/>
          <w:rStyle w:val="SubtleEmphasis"/>
          <w:rFonts w:asciiTheme="minorHAnsi" w:hAnsiTheme="minorHAnsi" w:cstheme="minorHAnsi"/>
          <w:szCs w:val="24"/>
          <w:rPrChange w:id="2903" w:author="Cristian Sbrolli" w:date="2020-12-04T22:04:00Z">
            <w:rPr>
              <w:ins w:id="2904" w:author="Cristian Sbrolli" w:date="2020-12-04T22:03:00Z"/>
              <w:rStyle w:val="SubtleEmphasis"/>
              <w:sz w:val="44"/>
              <w:szCs w:val="44"/>
            </w:rPr>
          </w:rPrChange>
        </w:rPr>
      </w:pPr>
      <w:proofErr w:type="spellStart"/>
      <w:ins w:id="2905" w:author="Cristian Sbrolli" w:date="2020-12-04T22:03:00Z">
        <w:r w:rsidRPr="005432E1">
          <w:rPr>
            <w:rStyle w:val="SubtleEmphasis"/>
            <w:rFonts w:asciiTheme="minorHAnsi" w:hAnsiTheme="minorHAnsi" w:cstheme="minorHAnsi"/>
            <w:szCs w:val="24"/>
            <w:rPrChange w:id="2906"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907" w:author="Cristian Sbrolli" w:date="2020-12-04T22:04:00Z">
              <w:rPr>
                <w:rStyle w:val="SubtleEmphasis"/>
                <w:sz w:val="44"/>
                <w:szCs w:val="44"/>
              </w:rPr>
            </w:rPrChange>
          </w:rPr>
          <w:t>: set Ticket,</w:t>
        </w:r>
      </w:ins>
    </w:p>
    <w:p w14:paraId="7CDAC4A3" w14:textId="77777777" w:rsidR="005432E1" w:rsidRPr="005432E1" w:rsidRDefault="005432E1" w:rsidP="005432E1">
      <w:pPr>
        <w:pStyle w:val="ListParagraph"/>
        <w:spacing w:line="240" w:lineRule="auto"/>
        <w:ind w:left="360"/>
        <w:rPr>
          <w:ins w:id="2908" w:author="Cristian Sbrolli" w:date="2020-12-04T22:03:00Z"/>
          <w:rStyle w:val="SubtleEmphasis"/>
          <w:rFonts w:asciiTheme="minorHAnsi" w:hAnsiTheme="minorHAnsi" w:cstheme="minorHAnsi"/>
          <w:szCs w:val="24"/>
          <w:rPrChange w:id="2909" w:author="Cristian Sbrolli" w:date="2020-12-04T22:04:00Z">
            <w:rPr>
              <w:ins w:id="2910" w:author="Cristian Sbrolli" w:date="2020-12-04T22:03:00Z"/>
              <w:rStyle w:val="SubtleEmphasis"/>
              <w:sz w:val="44"/>
              <w:szCs w:val="44"/>
            </w:rPr>
          </w:rPrChange>
        </w:rPr>
      </w:pPr>
      <w:proofErr w:type="spellStart"/>
      <w:ins w:id="2911" w:author="Cristian Sbrolli" w:date="2020-12-04T22:03:00Z">
        <w:r w:rsidRPr="005432E1">
          <w:rPr>
            <w:rStyle w:val="SubtleEmphasis"/>
            <w:rFonts w:asciiTheme="minorHAnsi" w:hAnsiTheme="minorHAnsi" w:cstheme="minorHAnsi"/>
            <w:szCs w:val="24"/>
            <w:rPrChange w:id="2912"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913"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914"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915" w:author="Cristian Sbrolli" w:date="2020-12-04T22:04:00Z">
              <w:rPr>
                <w:rStyle w:val="SubtleEmphasis"/>
                <w:sz w:val="44"/>
                <w:szCs w:val="44"/>
              </w:rPr>
            </w:rPrChange>
          </w:rPr>
          <w:t>,</w:t>
        </w:r>
      </w:ins>
    </w:p>
    <w:p w14:paraId="6FB68DA2" w14:textId="77777777" w:rsidR="005432E1" w:rsidRPr="005432E1" w:rsidRDefault="005432E1" w:rsidP="005432E1">
      <w:pPr>
        <w:pStyle w:val="ListParagraph"/>
        <w:spacing w:line="240" w:lineRule="auto"/>
        <w:ind w:left="360"/>
        <w:rPr>
          <w:ins w:id="2916" w:author="Cristian Sbrolli" w:date="2020-12-04T22:03:00Z"/>
          <w:rStyle w:val="SubtleEmphasis"/>
          <w:rFonts w:asciiTheme="minorHAnsi" w:hAnsiTheme="minorHAnsi" w:cstheme="minorHAnsi"/>
          <w:szCs w:val="24"/>
          <w:rPrChange w:id="2917" w:author="Cristian Sbrolli" w:date="2020-12-04T22:04:00Z">
            <w:rPr>
              <w:ins w:id="2918" w:author="Cristian Sbrolli" w:date="2020-12-04T22:03:00Z"/>
              <w:rStyle w:val="SubtleEmphasis"/>
              <w:sz w:val="44"/>
              <w:szCs w:val="44"/>
            </w:rPr>
          </w:rPrChange>
        </w:rPr>
      </w:pPr>
      <w:proofErr w:type="spellStart"/>
      <w:ins w:id="2919" w:author="Cristian Sbrolli" w:date="2020-12-04T22:03:00Z">
        <w:r w:rsidRPr="005432E1">
          <w:rPr>
            <w:rStyle w:val="SubtleEmphasis"/>
            <w:rFonts w:asciiTheme="minorHAnsi" w:hAnsiTheme="minorHAnsi" w:cstheme="minorHAnsi"/>
            <w:szCs w:val="24"/>
            <w:rPrChange w:id="2920"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921" w:author="Cristian Sbrolli" w:date="2020-12-04T22:04:00Z">
              <w:rPr>
                <w:rStyle w:val="SubtleEmphasis"/>
                <w:sz w:val="44"/>
                <w:szCs w:val="44"/>
              </w:rPr>
            </w:rPrChange>
          </w:rPr>
          <w:t>: one Date,</w:t>
        </w:r>
      </w:ins>
    </w:p>
    <w:p w14:paraId="496479C2" w14:textId="77777777" w:rsidR="005432E1" w:rsidRPr="005432E1" w:rsidRDefault="005432E1" w:rsidP="005432E1">
      <w:pPr>
        <w:pStyle w:val="ListParagraph"/>
        <w:spacing w:line="240" w:lineRule="auto"/>
        <w:ind w:left="360"/>
        <w:rPr>
          <w:ins w:id="2922" w:author="Cristian Sbrolli" w:date="2020-12-04T22:03:00Z"/>
          <w:rStyle w:val="SubtleEmphasis"/>
          <w:rFonts w:asciiTheme="minorHAnsi" w:hAnsiTheme="minorHAnsi" w:cstheme="minorHAnsi"/>
          <w:szCs w:val="24"/>
          <w:rPrChange w:id="2923" w:author="Cristian Sbrolli" w:date="2020-12-04T22:04:00Z">
            <w:rPr>
              <w:ins w:id="2924" w:author="Cristian Sbrolli" w:date="2020-12-04T22:03:00Z"/>
              <w:rStyle w:val="SubtleEmphasis"/>
              <w:sz w:val="44"/>
              <w:szCs w:val="44"/>
            </w:rPr>
          </w:rPrChange>
        </w:rPr>
      </w:pPr>
      <w:proofErr w:type="spellStart"/>
      <w:ins w:id="2925" w:author="Cristian Sbrolli" w:date="2020-12-04T22:03:00Z">
        <w:r w:rsidRPr="005432E1">
          <w:rPr>
            <w:rStyle w:val="SubtleEmphasis"/>
            <w:rFonts w:asciiTheme="minorHAnsi" w:hAnsiTheme="minorHAnsi" w:cstheme="minorHAnsi"/>
            <w:szCs w:val="24"/>
            <w:rPrChange w:id="2926"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927" w:author="Cristian Sbrolli" w:date="2020-12-04T22:04:00Z">
              <w:rPr>
                <w:rStyle w:val="SubtleEmphasis"/>
                <w:sz w:val="44"/>
                <w:szCs w:val="44"/>
              </w:rPr>
            </w:rPrChange>
          </w:rPr>
          <w:t xml:space="preserve">: Date -&gt; </w:t>
        </w:r>
        <w:proofErr w:type="spellStart"/>
        <w:r w:rsidRPr="005432E1">
          <w:rPr>
            <w:rStyle w:val="SubtleEmphasis"/>
            <w:rFonts w:asciiTheme="minorHAnsi" w:hAnsiTheme="minorHAnsi" w:cstheme="minorHAnsi"/>
            <w:szCs w:val="24"/>
            <w:rPrChange w:id="2928" w:author="Cristian Sbrolli" w:date="2020-12-04T22:04:00Z">
              <w:rPr>
                <w:rStyle w:val="SubtleEmphasis"/>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2929" w:author="Cristian Sbrolli" w:date="2020-12-04T22:03:00Z"/>
          <w:rStyle w:val="SubtleEmphasis"/>
          <w:rFonts w:asciiTheme="minorHAnsi" w:hAnsiTheme="minorHAnsi" w:cstheme="minorHAnsi"/>
          <w:szCs w:val="24"/>
          <w:rPrChange w:id="2930" w:author="Cristian Sbrolli" w:date="2020-12-04T22:04:00Z">
            <w:rPr>
              <w:ins w:id="2931" w:author="Cristian Sbrolli" w:date="2020-12-04T22:03:00Z"/>
              <w:rStyle w:val="SubtleEmphasis"/>
              <w:sz w:val="44"/>
              <w:szCs w:val="44"/>
            </w:rPr>
          </w:rPrChange>
        </w:rPr>
      </w:pPr>
      <w:proofErr w:type="gramStart"/>
      <w:ins w:id="2932" w:author="Cristian Sbrolli" w:date="2020-12-04T22:03:00Z">
        <w:r w:rsidRPr="005432E1">
          <w:rPr>
            <w:rStyle w:val="SubtleEmphasis"/>
            <w:rFonts w:asciiTheme="minorHAnsi" w:hAnsiTheme="minorHAnsi" w:cstheme="minorHAnsi"/>
            <w:szCs w:val="24"/>
            <w:rPrChange w:id="2933"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2934" w:author="Cristian Sbrolli" w:date="2020-12-04T22:04:00Z">
              <w:rPr>
                <w:rStyle w:val="SubtleEmphasis"/>
                <w:sz w:val="44"/>
                <w:szCs w:val="44"/>
              </w:rPr>
            </w:rPrChange>
          </w:rPr>
          <w:t>/no ticket is in more different states at the same time</w:t>
        </w:r>
      </w:ins>
    </w:p>
    <w:p w14:paraId="49A18EEC" w14:textId="77777777" w:rsidR="005432E1" w:rsidRPr="005432E1" w:rsidRDefault="005432E1" w:rsidP="005432E1">
      <w:pPr>
        <w:pStyle w:val="ListParagraph"/>
        <w:spacing w:line="240" w:lineRule="auto"/>
        <w:ind w:left="360"/>
        <w:rPr>
          <w:ins w:id="2935" w:author="Cristian Sbrolli" w:date="2020-12-04T22:03:00Z"/>
          <w:rStyle w:val="SubtleEmphasis"/>
          <w:rFonts w:asciiTheme="minorHAnsi" w:hAnsiTheme="minorHAnsi" w:cstheme="minorHAnsi"/>
          <w:szCs w:val="24"/>
          <w:rPrChange w:id="2936" w:author="Cristian Sbrolli" w:date="2020-12-04T22:04:00Z">
            <w:rPr>
              <w:ins w:id="2937" w:author="Cristian Sbrolli" w:date="2020-12-04T22:03:00Z"/>
              <w:rStyle w:val="SubtleEmphasis"/>
              <w:sz w:val="44"/>
              <w:szCs w:val="44"/>
            </w:rPr>
          </w:rPrChange>
        </w:rPr>
      </w:pPr>
      <w:proofErr w:type="gramStart"/>
      <w:ins w:id="2938" w:author="Cristian Sbrolli" w:date="2020-12-04T22:03:00Z">
        <w:r w:rsidRPr="005432E1">
          <w:rPr>
            <w:rStyle w:val="SubtleEmphasis"/>
            <w:rFonts w:asciiTheme="minorHAnsi" w:hAnsiTheme="minorHAnsi" w:cstheme="minorHAnsi"/>
            <w:szCs w:val="24"/>
            <w:rPrChange w:id="293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40" w:author="Cristian Sbrolli" w:date="2020-12-04T22:04:00Z">
              <w:rPr>
                <w:rStyle w:val="SubtleEmphasis"/>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941" w:author="Cristian Sbrolli" w:date="2020-12-04T22:03:00Z"/>
          <w:rStyle w:val="SubtleEmphasis"/>
          <w:rFonts w:asciiTheme="minorHAnsi" w:hAnsiTheme="minorHAnsi" w:cstheme="minorHAnsi"/>
          <w:szCs w:val="24"/>
          <w:rPrChange w:id="2942" w:author="Cristian Sbrolli" w:date="2020-12-04T22:04:00Z">
            <w:rPr>
              <w:ins w:id="2943" w:author="Cristian Sbrolli" w:date="2020-12-04T22:03:00Z"/>
              <w:rStyle w:val="SubtleEmphasis"/>
              <w:sz w:val="44"/>
              <w:szCs w:val="44"/>
            </w:rPr>
          </w:rPrChange>
        </w:rPr>
      </w:pPr>
      <w:proofErr w:type="gramStart"/>
      <w:ins w:id="2944" w:author="Cristian Sbrolli" w:date="2020-12-04T22:03:00Z">
        <w:r w:rsidRPr="005432E1">
          <w:rPr>
            <w:rStyle w:val="SubtleEmphasis"/>
            <w:rFonts w:asciiTheme="minorHAnsi" w:hAnsiTheme="minorHAnsi" w:cstheme="minorHAnsi"/>
            <w:szCs w:val="24"/>
            <w:rPrChange w:id="294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46" w:author="Cristian Sbrolli" w:date="2020-12-04T22:04:00Z">
              <w:rPr>
                <w:rStyle w:val="SubtleEmphasis"/>
                <w:sz w:val="44"/>
                <w:szCs w:val="44"/>
              </w:rPr>
            </w:rPrChange>
          </w:rPr>
          <w:t xml:space="preserve">insideMarket &amp; </w:t>
        </w:r>
        <w:proofErr w:type="spellStart"/>
        <w:r w:rsidRPr="005432E1">
          <w:rPr>
            <w:rStyle w:val="SubtleEmphasis"/>
            <w:rFonts w:asciiTheme="minorHAnsi" w:hAnsiTheme="minorHAnsi" w:cstheme="minorHAnsi"/>
            <w:szCs w:val="24"/>
            <w:rPrChange w:id="2947"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948" w:author="Cristian Sbrolli" w:date="2020-12-04T22:04:00Z">
              <w:rPr>
                <w:rStyle w:val="SubtleEmphasis"/>
                <w:sz w:val="44"/>
                <w:szCs w:val="44"/>
              </w:rPr>
            </w:rPrChange>
          </w:rPr>
          <w:t>)=0</w:t>
        </w:r>
      </w:ins>
    </w:p>
    <w:p w14:paraId="2A2C2156" w14:textId="77777777" w:rsidR="005432E1" w:rsidRPr="005432E1" w:rsidRDefault="005432E1" w:rsidP="005432E1">
      <w:pPr>
        <w:pStyle w:val="ListParagraph"/>
        <w:spacing w:line="240" w:lineRule="auto"/>
        <w:ind w:left="360"/>
        <w:rPr>
          <w:ins w:id="2949" w:author="Cristian Sbrolli" w:date="2020-12-04T22:03:00Z"/>
          <w:rStyle w:val="SubtleEmphasis"/>
          <w:rFonts w:asciiTheme="minorHAnsi" w:hAnsiTheme="minorHAnsi" w:cstheme="minorHAnsi"/>
          <w:szCs w:val="24"/>
          <w:rPrChange w:id="2950" w:author="Cristian Sbrolli" w:date="2020-12-04T22:04:00Z">
            <w:rPr>
              <w:ins w:id="2951" w:author="Cristian Sbrolli" w:date="2020-12-04T22:03:00Z"/>
              <w:rStyle w:val="SubtleEmphasis"/>
              <w:sz w:val="44"/>
              <w:szCs w:val="44"/>
            </w:rPr>
          </w:rPrChange>
        </w:rPr>
      </w:pPr>
      <w:proofErr w:type="gramStart"/>
      <w:ins w:id="2952" w:author="Cristian Sbrolli" w:date="2020-12-04T22:03:00Z">
        <w:r w:rsidRPr="005432E1">
          <w:rPr>
            <w:rStyle w:val="SubtleEmphasis"/>
            <w:rFonts w:asciiTheme="minorHAnsi" w:hAnsiTheme="minorHAnsi" w:cstheme="minorHAnsi"/>
            <w:szCs w:val="24"/>
            <w:rPrChange w:id="295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54" w:author="Cristian Sbrolli" w:date="2020-12-04T22:04:00Z">
              <w:rPr>
                <w:rStyle w:val="SubtleEmphasis"/>
                <w:sz w:val="44"/>
                <w:szCs w:val="44"/>
              </w:rPr>
            </w:rPrChange>
          </w:rPr>
          <w:t xml:space="preserve">line &amp; </w:t>
        </w:r>
        <w:proofErr w:type="spellStart"/>
        <w:r w:rsidRPr="005432E1">
          <w:rPr>
            <w:rStyle w:val="SubtleEmphasis"/>
            <w:rFonts w:asciiTheme="minorHAnsi" w:hAnsiTheme="minorHAnsi" w:cstheme="minorHAnsi"/>
            <w:szCs w:val="24"/>
            <w:rPrChange w:id="2955"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956" w:author="Cristian Sbrolli" w:date="2020-12-04T22:04:00Z">
              <w:rPr>
                <w:rStyle w:val="SubtleEmphasis"/>
                <w:sz w:val="44"/>
                <w:szCs w:val="44"/>
              </w:rPr>
            </w:rPrChange>
          </w:rPr>
          <w:t>)=0</w:t>
        </w:r>
      </w:ins>
    </w:p>
    <w:p w14:paraId="7A07AD31" w14:textId="77777777" w:rsidR="005432E1" w:rsidRPr="005432E1" w:rsidRDefault="005432E1" w:rsidP="005432E1">
      <w:pPr>
        <w:pStyle w:val="ListParagraph"/>
        <w:spacing w:line="240" w:lineRule="auto"/>
        <w:ind w:left="360"/>
        <w:rPr>
          <w:ins w:id="2957" w:author="Cristian Sbrolli" w:date="2020-12-04T22:03:00Z"/>
          <w:rStyle w:val="SubtleEmphasis"/>
          <w:rFonts w:asciiTheme="minorHAnsi" w:hAnsiTheme="minorHAnsi" w:cstheme="minorHAnsi"/>
          <w:szCs w:val="24"/>
          <w:rPrChange w:id="2958" w:author="Cristian Sbrolli" w:date="2020-12-04T22:04:00Z">
            <w:rPr>
              <w:ins w:id="2959" w:author="Cristian Sbrolli" w:date="2020-12-04T22:03:00Z"/>
              <w:rStyle w:val="SubtleEmphasis"/>
              <w:sz w:val="44"/>
              <w:szCs w:val="44"/>
            </w:rPr>
          </w:rPrChange>
        </w:rPr>
      </w:pPr>
      <w:ins w:id="2960" w:author="Cristian Sbrolli" w:date="2020-12-04T22:03:00Z">
        <w:r w:rsidRPr="005432E1">
          <w:rPr>
            <w:rStyle w:val="SubtleEmphasis"/>
            <w:rFonts w:asciiTheme="minorHAnsi" w:hAnsiTheme="minorHAnsi" w:cstheme="minorHAnsi"/>
            <w:szCs w:val="24"/>
            <w:rPrChange w:id="2961" w:author="Cristian Sbrolli" w:date="2020-12-04T22:04:00Z">
              <w:rPr>
                <w:rStyle w:val="SubtleEmphasis"/>
                <w:sz w:val="44"/>
                <w:szCs w:val="44"/>
              </w:rPr>
            </w:rPrChange>
          </w:rPr>
          <w:t xml:space="preserve">//all tickets </w:t>
        </w:r>
        <w:proofErr w:type="spellStart"/>
        <w:r w:rsidRPr="005432E1">
          <w:rPr>
            <w:rStyle w:val="SubtleEmphasis"/>
            <w:rFonts w:asciiTheme="minorHAnsi" w:hAnsiTheme="minorHAnsi" w:cstheme="minorHAnsi"/>
            <w:szCs w:val="24"/>
            <w:rPrChange w:id="2962"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963" w:author="Cristian Sbrolli" w:date="2020-12-04T22:04:00Z">
              <w:rPr>
                <w:rStyle w:val="SubtleEmphasis"/>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2964" w:author="Cristian Sbrolli" w:date="2020-12-04T22:03:00Z"/>
          <w:rStyle w:val="SubtleEmphasis"/>
          <w:rFonts w:asciiTheme="minorHAnsi" w:hAnsiTheme="minorHAnsi" w:cstheme="minorHAnsi"/>
          <w:szCs w:val="24"/>
          <w:rPrChange w:id="2965" w:author="Cristian Sbrolli" w:date="2020-12-04T22:04:00Z">
            <w:rPr>
              <w:ins w:id="2966" w:author="Cristian Sbrolli" w:date="2020-12-04T22:03:00Z"/>
              <w:rStyle w:val="SubtleEmphasis"/>
              <w:sz w:val="44"/>
              <w:szCs w:val="44"/>
            </w:rPr>
          </w:rPrChange>
        </w:rPr>
      </w:pPr>
      <w:ins w:id="2967" w:author="Cristian Sbrolli" w:date="2020-12-04T22:03:00Z">
        <w:r w:rsidRPr="005432E1">
          <w:rPr>
            <w:rStyle w:val="SubtleEmphasis"/>
            <w:rFonts w:asciiTheme="minorHAnsi" w:hAnsiTheme="minorHAnsi" w:cstheme="minorHAnsi"/>
            <w:szCs w:val="24"/>
            <w:rPrChange w:id="2968" w:author="Cristian Sbrolli" w:date="2020-12-04T22:04:00Z">
              <w:rPr>
                <w:rStyle w:val="SubtleEmphasis"/>
                <w:sz w:val="44"/>
                <w:szCs w:val="44"/>
              </w:rPr>
            </w:rPrChange>
          </w:rPr>
          <w:t xml:space="preserve">all t: Ticket | t in </w:t>
        </w:r>
        <w:proofErr w:type="spellStart"/>
        <w:r w:rsidRPr="005432E1">
          <w:rPr>
            <w:rStyle w:val="SubtleEmphasis"/>
            <w:rFonts w:asciiTheme="minorHAnsi" w:hAnsiTheme="minorHAnsi" w:cstheme="minorHAnsi"/>
            <w:szCs w:val="24"/>
            <w:rPrChange w:id="2969"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970" w:author="Cristian Sbrolli" w:date="2020-12-04T22:04:00Z">
              <w:rPr>
                <w:rStyle w:val="SubtleEmphasis"/>
                <w:sz w:val="44"/>
                <w:szCs w:val="44"/>
              </w:rPr>
            </w:rPrChange>
          </w:rPr>
          <w:t xml:space="preserve"> implies (</w:t>
        </w:r>
        <w:proofErr w:type="spellStart"/>
        <w:proofErr w:type="gramStart"/>
        <w:r w:rsidRPr="005432E1">
          <w:rPr>
            <w:rStyle w:val="SubtleEmphasis"/>
            <w:rFonts w:asciiTheme="minorHAnsi" w:hAnsiTheme="minorHAnsi" w:cstheme="minorHAnsi"/>
            <w:szCs w:val="24"/>
            <w:rPrChange w:id="2971"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297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973"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974"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975"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97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977"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978" w:author="Cristian Sbrolli" w:date="2020-12-04T22:04:00Z">
              <w:rPr>
                <w:rStyle w:val="SubtleEmphasis"/>
                <w:sz w:val="44"/>
                <w:szCs w:val="44"/>
              </w:rPr>
            </w:rPrChange>
          </w:rPr>
          <w:t>)</w:t>
        </w:r>
      </w:ins>
    </w:p>
    <w:p w14:paraId="01A30352" w14:textId="77777777" w:rsidR="005432E1" w:rsidRPr="005432E1" w:rsidRDefault="005432E1" w:rsidP="005432E1">
      <w:pPr>
        <w:pStyle w:val="ListParagraph"/>
        <w:spacing w:line="240" w:lineRule="auto"/>
        <w:ind w:left="360"/>
        <w:rPr>
          <w:ins w:id="2979" w:author="Cristian Sbrolli" w:date="2020-12-04T22:03:00Z"/>
          <w:rStyle w:val="SubtleEmphasis"/>
          <w:rFonts w:asciiTheme="minorHAnsi" w:hAnsiTheme="minorHAnsi" w:cstheme="minorHAnsi"/>
          <w:szCs w:val="24"/>
          <w:rPrChange w:id="2980" w:author="Cristian Sbrolli" w:date="2020-12-04T22:04:00Z">
            <w:rPr>
              <w:ins w:id="2981" w:author="Cristian Sbrolli" w:date="2020-12-04T22:03:00Z"/>
              <w:rStyle w:val="SubtleEmphasis"/>
              <w:sz w:val="44"/>
              <w:szCs w:val="44"/>
            </w:rPr>
          </w:rPrChange>
        </w:rPr>
      </w:pPr>
      <w:ins w:id="2982" w:author="Cristian Sbrolli" w:date="2020-12-04T22:03:00Z">
        <w:r w:rsidRPr="005432E1">
          <w:rPr>
            <w:rStyle w:val="SubtleEmphasis"/>
            <w:rFonts w:asciiTheme="minorHAnsi" w:hAnsiTheme="minorHAnsi" w:cstheme="minorHAnsi"/>
            <w:szCs w:val="24"/>
            <w:rPrChange w:id="2983" w:author="Cristian Sbrolli" w:date="2020-12-04T22:04:00Z">
              <w:rPr>
                <w:rStyle w:val="SubtleEmphasis"/>
                <w:sz w:val="44"/>
                <w:szCs w:val="44"/>
              </w:rPr>
            </w:rPrChange>
          </w:rPr>
          <w:t xml:space="preserve">//Available Dates and Time Slots are the ones for which the number of tickets is less than the max number admitted </w:t>
        </w:r>
        <w:proofErr w:type="gramStart"/>
        <w:r w:rsidRPr="005432E1">
          <w:rPr>
            <w:rStyle w:val="SubtleEmphasis"/>
            <w:rFonts w:asciiTheme="minorHAnsi" w:hAnsiTheme="minorHAnsi" w:cstheme="minorHAnsi"/>
            <w:szCs w:val="24"/>
            <w:rPrChange w:id="2984" w:author="Cristian Sbrolli" w:date="2020-12-04T22:04:00Z">
              <w:rPr>
                <w:rStyle w:val="SubtleEmphasis"/>
                <w:sz w:val="44"/>
                <w:szCs w:val="44"/>
              </w:rPr>
            </w:rPrChange>
          </w:rPr>
          <w:t>to grant</w:t>
        </w:r>
        <w:proofErr w:type="gramEnd"/>
        <w:r w:rsidRPr="005432E1">
          <w:rPr>
            <w:rStyle w:val="SubtleEmphasis"/>
            <w:rFonts w:asciiTheme="minorHAnsi" w:hAnsiTheme="minorHAnsi" w:cstheme="minorHAnsi"/>
            <w:szCs w:val="24"/>
            <w:rPrChange w:id="2985" w:author="Cristian Sbrolli" w:date="2020-12-04T22:04:00Z">
              <w:rPr>
                <w:rStyle w:val="SubtleEmphasis"/>
                <w:sz w:val="44"/>
                <w:szCs w:val="44"/>
              </w:rPr>
            </w:rPrChange>
          </w:rPr>
          <w:t xml:space="preserve"> safety and that</w:t>
        </w:r>
      </w:ins>
    </w:p>
    <w:p w14:paraId="65C322E0" w14:textId="77777777" w:rsidR="005432E1" w:rsidRPr="005432E1" w:rsidRDefault="005432E1" w:rsidP="005432E1">
      <w:pPr>
        <w:pStyle w:val="ListParagraph"/>
        <w:spacing w:line="240" w:lineRule="auto"/>
        <w:ind w:left="360"/>
        <w:rPr>
          <w:ins w:id="2986" w:author="Cristian Sbrolli" w:date="2020-12-04T22:03:00Z"/>
          <w:rStyle w:val="SubtleEmphasis"/>
          <w:rFonts w:asciiTheme="minorHAnsi" w:hAnsiTheme="minorHAnsi" w:cstheme="minorHAnsi"/>
          <w:szCs w:val="24"/>
          <w:rPrChange w:id="2987" w:author="Cristian Sbrolli" w:date="2020-12-04T22:04:00Z">
            <w:rPr>
              <w:ins w:id="2988" w:author="Cristian Sbrolli" w:date="2020-12-04T22:03:00Z"/>
              <w:rStyle w:val="SubtleEmphasis"/>
              <w:sz w:val="44"/>
              <w:szCs w:val="44"/>
            </w:rPr>
          </w:rPrChange>
        </w:rPr>
      </w:pPr>
      <w:ins w:id="2989" w:author="Cristian Sbrolli" w:date="2020-12-04T22:03:00Z">
        <w:r w:rsidRPr="005432E1">
          <w:rPr>
            <w:rStyle w:val="SubtleEmphasis"/>
            <w:rFonts w:asciiTheme="minorHAnsi" w:hAnsiTheme="minorHAnsi" w:cstheme="minorHAnsi"/>
            <w:szCs w:val="24"/>
            <w:rPrChange w:id="2990" w:author="Cristian Sbrolli" w:date="2020-12-04T22:04:00Z">
              <w:rPr>
                <w:rStyle w:val="SubtleEmphasis"/>
                <w:sz w:val="44"/>
                <w:szCs w:val="44"/>
              </w:rPr>
            </w:rPrChange>
          </w:rPr>
          <w:t xml:space="preserve">// are </w:t>
        </w:r>
        <w:proofErr w:type="gramStart"/>
        <w:r w:rsidRPr="005432E1">
          <w:rPr>
            <w:rStyle w:val="SubtleEmphasis"/>
            <w:rFonts w:asciiTheme="minorHAnsi" w:hAnsiTheme="minorHAnsi" w:cstheme="minorHAnsi"/>
            <w:szCs w:val="24"/>
            <w:rPrChange w:id="2991" w:author="Cristian Sbrolli" w:date="2020-12-04T22:04:00Z">
              <w:rPr>
                <w:rStyle w:val="SubtleEmphasis"/>
                <w:sz w:val="44"/>
                <w:szCs w:val="44"/>
              </w:rPr>
            </w:rPrChange>
          </w:rPr>
          <w:t>not  Dates</w:t>
        </w:r>
        <w:proofErr w:type="gramEnd"/>
        <w:r w:rsidRPr="005432E1">
          <w:rPr>
            <w:rStyle w:val="SubtleEmphasis"/>
            <w:rFonts w:asciiTheme="minorHAnsi" w:hAnsiTheme="minorHAnsi" w:cstheme="minorHAnsi"/>
            <w:szCs w:val="24"/>
            <w:rPrChange w:id="2992" w:author="Cristian Sbrolli" w:date="2020-12-04T22:04:00Z">
              <w:rPr>
                <w:rStyle w:val="SubtleEmphasis"/>
                <w:sz w:val="44"/>
                <w:szCs w:val="44"/>
              </w:rPr>
            </w:rPrChange>
          </w:rPr>
          <w:t xml:space="preserve">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2993" w:author="Cristian Sbrolli" w:date="2020-12-04T22:03:00Z"/>
          <w:rStyle w:val="SubtleEmphasis"/>
          <w:rFonts w:asciiTheme="minorHAnsi" w:hAnsiTheme="minorHAnsi" w:cstheme="minorHAnsi"/>
          <w:szCs w:val="24"/>
          <w:rPrChange w:id="2994" w:author="Cristian Sbrolli" w:date="2020-12-04T22:04:00Z">
            <w:rPr>
              <w:ins w:id="2995" w:author="Cristian Sbrolli" w:date="2020-12-04T22:03:00Z"/>
              <w:rStyle w:val="SubtleEmphasis"/>
              <w:sz w:val="44"/>
              <w:szCs w:val="44"/>
            </w:rPr>
          </w:rPrChange>
        </w:rPr>
      </w:pPr>
      <w:ins w:id="2996" w:author="Cristian Sbrolli" w:date="2020-12-04T22:03:00Z">
        <w:r w:rsidRPr="005432E1">
          <w:rPr>
            <w:rStyle w:val="SubtleEmphasis"/>
            <w:rFonts w:asciiTheme="minorHAnsi" w:hAnsiTheme="minorHAnsi" w:cstheme="minorHAnsi"/>
            <w:szCs w:val="24"/>
            <w:rPrChange w:id="2997" w:author="Cristian Sbrolli" w:date="2020-12-04T22:04:00Z">
              <w:rPr>
                <w:rStyle w:val="SubtleEmphasis"/>
                <w:sz w:val="44"/>
                <w:szCs w:val="44"/>
              </w:rPr>
            </w:rPrChange>
          </w:rPr>
          <w:t xml:space="preserve">all </w:t>
        </w:r>
        <w:proofErr w:type="gramStart"/>
        <w:r w:rsidRPr="005432E1">
          <w:rPr>
            <w:rStyle w:val="SubtleEmphasis"/>
            <w:rFonts w:asciiTheme="minorHAnsi" w:hAnsiTheme="minorHAnsi" w:cstheme="minorHAnsi"/>
            <w:szCs w:val="24"/>
            <w:rPrChange w:id="2998" w:author="Cristian Sbrolli" w:date="2020-12-04T22:04:00Z">
              <w:rPr>
                <w:rStyle w:val="SubtleEmphasis"/>
                <w:sz w:val="44"/>
                <w:szCs w:val="44"/>
              </w:rPr>
            </w:rPrChange>
          </w:rPr>
          <w:t>d:Date</w:t>
        </w:r>
        <w:proofErr w:type="gramEnd"/>
        <w:r w:rsidRPr="005432E1">
          <w:rPr>
            <w:rStyle w:val="SubtleEmphasis"/>
            <w:rFonts w:asciiTheme="minorHAnsi" w:hAnsiTheme="minorHAnsi" w:cstheme="minorHAnsi"/>
            <w:szCs w:val="24"/>
            <w:rPrChange w:id="299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00" w:author="Cristian Sbrolli" w:date="2020-12-04T22:04:00Z">
              <w:rPr>
                <w:rStyle w:val="SubtleEmphasis"/>
                <w:sz w:val="44"/>
                <w:szCs w:val="44"/>
              </w:rPr>
            </w:rPrChange>
          </w:rPr>
          <w:t>ts:TimeSlot</w:t>
        </w:r>
        <w:proofErr w:type="spellEnd"/>
        <w:r w:rsidRPr="005432E1">
          <w:rPr>
            <w:rStyle w:val="SubtleEmphasis"/>
            <w:rFonts w:asciiTheme="minorHAnsi" w:hAnsiTheme="minorHAnsi" w:cstheme="minorHAnsi"/>
            <w:szCs w:val="24"/>
            <w:rPrChange w:id="3001" w:author="Cristian Sbrolli" w:date="2020-12-04T22:04:00Z">
              <w:rPr>
                <w:rStyle w:val="SubtleEmphasis"/>
                <w:sz w:val="44"/>
                <w:szCs w:val="44"/>
              </w:rPr>
            </w:rPrChange>
          </w:rPr>
          <w:t xml:space="preserve"> | (d-&gt;</w:t>
        </w:r>
        <w:proofErr w:type="spellStart"/>
        <w:r w:rsidRPr="005432E1">
          <w:rPr>
            <w:rStyle w:val="SubtleEmphasis"/>
            <w:rFonts w:asciiTheme="minorHAnsi" w:hAnsiTheme="minorHAnsi" w:cstheme="minorHAnsi"/>
            <w:szCs w:val="24"/>
            <w:rPrChange w:id="3002"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003"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3004"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300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06"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007" w:author="Cristian Sbrolli" w:date="2020-12-04T22:04:00Z">
              <w:rPr>
                <w:rStyle w:val="SubtleEmphasis"/>
                <w:sz w:val="44"/>
                <w:szCs w:val="44"/>
              </w:rPr>
            </w:rPrChange>
          </w:rPr>
          <w:t xml:space="preserve"> (#((insideMarket + line) &amp;  </w:t>
        </w:r>
        <w:proofErr w:type="spellStart"/>
        <w:r w:rsidRPr="005432E1">
          <w:rPr>
            <w:rStyle w:val="SubtleEmphasis"/>
            <w:rFonts w:asciiTheme="minorHAnsi" w:hAnsiTheme="minorHAnsi" w:cstheme="minorHAnsi"/>
            <w:szCs w:val="24"/>
            <w:rPrChange w:id="3008"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3009"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3010" w:author="Cristian Sbrolli" w:date="2020-12-04T22:04:00Z">
              <w:rPr>
                <w:rStyle w:val="SubtleEmphasis"/>
                <w:sz w:val="44"/>
                <w:szCs w:val="44"/>
              </w:rPr>
            </w:rPrChange>
          </w:rPr>
          <w:t>ticketTimeSlot.ts</w:t>
        </w:r>
        <w:proofErr w:type="spellEnd"/>
        <w:r w:rsidRPr="005432E1">
          <w:rPr>
            <w:rStyle w:val="SubtleEmphasis"/>
            <w:rFonts w:asciiTheme="minorHAnsi" w:hAnsiTheme="minorHAnsi" w:cstheme="minorHAnsi"/>
            <w:szCs w:val="24"/>
            <w:rPrChange w:id="3011" w:author="Cristian Sbrolli" w:date="2020-12-04T22:04:00Z">
              <w:rPr>
                <w:rStyle w:val="SubtleEmphasis"/>
                <w:sz w:val="44"/>
                <w:szCs w:val="44"/>
              </w:rPr>
            </w:rPrChange>
          </w:rPr>
          <w:t xml:space="preserve">) &lt; </w:t>
        </w:r>
        <w:proofErr w:type="spellStart"/>
        <w:r w:rsidRPr="005432E1">
          <w:rPr>
            <w:rStyle w:val="SubtleEmphasis"/>
            <w:rFonts w:asciiTheme="minorHAnsi" w:hAnsiTheme="minorHAnsi" w:cstheme="minorHAnsi"/>
            <w:szCs w:val="24"/>
            <w:rPrChange w:id="3012"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3013" w:author="Cristian Sbrolli" w:date="2020-12-04T22:04:00Z">
              <w:rPr>
                <w:rStyle w:val="SubtleEmphasis"/>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3014" w:author="Cristian Sbrolli" w:date="2020-12-04T22:03:00Z"/>
          <w:rStyle w:val="SubtleEmphasis"/>
          <w:rFonts w:asciiTheme="minorHAnsi" w:hAnsiTheme="minorHAnsi" w:cstheme="minorHAnsi"/>
          <w:szCs w:val="24"/>
          <w:rPrChange w:id="3015" w:author="Cristian Sbrolli" w:date="2020-12-04T22:04:00Z">
            <w:rPr>
              <w:ins w:id="3016" w:author="Cristian Sbrolli" w:date="2020-12-04T22:03:00Z"/>
              <w:rStyle w:val="SubtleEmphasis"/>
              <w:sz w:val="44"/>
              <w:szCs w:val="44"/>
            </w:rPr>
          </w:rPrChange>
        </w:rPr>
      </w:pPr>
      <w:ins w:id="3017" w:author="Cristian Sbrolli" w:date="2020-12-04T22:03:00Z">
        <w:r w:rsidRPr="005432E1">
          <w:rPr>
            <w:rStyle w:val="SubtleEmphasis"/>
            <w:rFonts w:asciiTheme="minorHAnsi" w:hAnsiTheme="minorHAnsi" w:cstheme="minorHAnsi"/>
            <w:szCs w:val="24"/>
            <w:rPrChange w:id="301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1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28"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3029" w:author="Cristian Sbrolli" w:date="2020-12-04T22:04:00Z">
              <w:rPr>
                <w:rStyle w:val="SubtleEmphasis"/>
                <w:sz w:val="44"/>
                <w:szCs w:val="44"/>
              </w:rPr>
            </w:rPrChange>
          </w:rPr>
          <w:t>no t</w:t>
        </w:r>
        <w:proofErr w:type="spellEnd"/>
        <w:r w:rsidRPr="005432E1">
          <w:rPr>
            <w:rStyle w:val="SubtleEmphasis"/>
            <w:rFonts w:asciiTheme="minorHAnsi" w:hAnsiTheme="minorHAnsi" w:cstheme="minorHAnsi"/>
            <w:szCs w:val="24"/>
            <w:rPrChange w:id="3030" w:author="Cristian Sbrolli" w:date="2020-12-04T22:04:00Z">
              <w:rPr>
                <w:rStyle w:val="SubtleEmphasis"/>
                <w:sz w:val="44"/>
                <w:szCs w:val="44"/>
              </w:rPr>
            </w:rPrChange>
          </w:rPr>
          <w:t xml:space="preserve">: Ticket | t in </w:t>
        </w:r>
        <w:proofErr w:type="spellStart"/>
        <w:r w:rsidRPr="005432E1">
          <w:rPr>
            <w:rStyle w:val="SubtleEmphasis"/>
            <w:rFonts w:asciiTheme="minorHAnsi" w:hAnsiTheme="minorHAnsi" w:cstheme="minorHAnsi"/>
            <w:szCs w:val="24"/>
            <w:rPrChange w:id="3031"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032" w:author="Cristian Sbrolli" w:date="2020-12-04T22:04:00Z">
              <w:rPr>
                <w:rStyle w:val="SubtleEmphasis"/>
                <w:sz w:val="44"/>
                <w:szCs w:val="44"/>
              </w:rPr>
            </w:rPrChange>
          </w:rPr>
          <w:t xml:space="preserve"> and (</w:t>
        </w:r>
        <w:proofErr w:type="spellStart"/>
        <w:proofErr w:type="gramStart"/>
        <w:r w:rsidRPr="005432E1">
          <w:rPr>
            <w:rStyle w:val="SubtleEmphasis"/>
            <w:rFonts w:asciiTheme="minorHAnsi" w:hAnsiTheme="minorHAnsi" w:cstheme="minorHAnsi"/>
            <w:szCs w:val="24"/>
            <w:rPrChange w:id="3033"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303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35"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3036"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3037"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038" w:author="Cristian Sbrolli" w:date="2020-12-04T22:04:00Z">
              <w:rPr>
                <w:rStyle w:val="SubtleEmphasis"/>
                <w:sz w:val="44"/>
                <w:szCs w:val="44"/>
              </w:rPr>
            </w:rPrChange>
          </w:rPr>
          <w:t xml:space="preserve"> or </w:t>
        </w:r>
        <w:proofErr w:type="spellStart"/>
        <w:r w:rsidRPr="005432E1">
          <w:rPr>
            <w:rStyle w:val="SubtleEmphasis"/>
            <w:rFonts w:asciiTheme="minorHAnsi" w:hAnsiTheme="minorHAnsi" w:cstheme="minorHAnsi"/>
            <w:szCs w:val="24"/>
            <w:rPrChange w:id="3039"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3040"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41"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3042"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3043"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044"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045"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046"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047"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3048" w:author="Cristian Sbrolli" w:date="2020-12-04T22:04:00Z">
              <w:rPr>
                <w:rStyle w:val="SubtleEmphasis"/>
                <w:sz w:val="44"/>
                <w:szCs w:val="44"/>
              </w:rPr>
            </w:rPrChange>
          </w:rPr>
          <w:t xml:space="preserve">  ))</w:t>
        </w:r>
      </w:ins>
    </w:p>
    <w:p w14:paraId="23B6A4AF" w14:textId="77777777" w:rsidR="005432E1" w:rsidRPr="005432E1" w:rsidRDefault="005432E1" w:rsidP="005432E1">
      <w:pPr>
        <w:pStyle w:val="ListParagraph"/>
        <w:spacing w:line="240" w:lineRule="auto"/>
        <w:ind w:left="360"/>
        <w:rPr>
          <w:ins w:id="3049" w:author="Cristian Sbrolli" w:date="2020-12-04T22:03:00Z"/>
          <w:rStyle w:val="SubtleEmphasis"/>
          <w:rFonts w:asciiTheme="minorHAnsi" w:hAnsiTheme="minorHAnsi" w:cstheme="minorHAnsi"/>
          <w:szCs w:val="24"/>
          <w:rPrChange w:id="3050" w:author="Cristian Sbrolli" w:date="2020-12-04T22:04:00Z">
            <w:rPr>
              <w:ins w:id="3051" w:author="Cristian Sbrolli" w:date="2020-12-04T22:03:00Z"/>
              <w:rStyle w:val="SubtleEmphasis"/>
              <w:sz w:val="44"/>
              <w:szCs w:val="44"/>
            </w:rPr>
          </w:rPrChange>
        </w:rPr>
      </w:pPr>
      <w:proofErr w:type="spellStart"/>
      <w:ins w:id="3052" w:author="Cristian Sbrolli" w:date="2020-12-04T22:03:00Z">
        <w:r w:rsidRPr="005432E1">
          <w:rPr>
            <w:rStyle w:val="SubtleEmphasis"/>
            <w:rFonts w:asciiTheme="minorHAnsi" w:hAnsiTheme="minorHAnsi" w:cstheme="minorHAnsi"/>
            <w:szCs w:val="24"/>
            <w:rPrChange w:id="3053"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3054" w:author="Cristian Sbrolli" w:date="2020-12-04T22:04:00Z">
              <w:rPr>
                <w:rStyle w:val="SubtleEmphasis"/>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3055" w:author="Cristian Sbrolli" w:date="2020-12-04T22:03:00Z"/>
          <w:rStyle w:val="SubtleEmphasis"/>
          <w:rFonts w:asciiTheme="minorHAnsi" w:hAnsiTheme="minorHAnsi" w:cstheme="minorHAnsi"/>
          <w:szCs w:val="24"/>
          <w:rPrChange w:id="3056" w:author="Cristian Sbrolli" w:date="2020-12-04T22:04:00Z">
            <w:rPr>
              <w:ins w:id="3057" w:author="Cristian Sbrolli" w:date="2020-12-04T22:03:00Z"/>
              <w:rStyle w:val="SubtleEmphasis"/>
              <w:sz w:val="44"/>
              <w:szCs w:val="44"/>
            </w:rPr>
          </w:rPrChange>
        </w:rPr>
      </w:pPr>
      <w:ins w:id="3058" w:author="Cristian Sbrolli" w:date="2020-12-04T22:03:00Z">
        <w:r w:rsidRPr="005432E1">
          <w:rPr>
            <w:rStyle w:val="SubtleEmphasis"/>
            <w:rFonts w:asciiTheme="minorHAnsi" w:hAnsiTheme="minorHAnsi" w:cstheme="minorHAnsi"/>
            <w:szCs w:val="24"/>
            <w:rPrChange w:id="3059" w:author="Cristian Sbrolli" w:date="2020-12-04T22:04:00Z">
              <w:rPr>
                <w:rStyle w:val="SubtleEmphasis"/>
                <w:sz w:val="44"/>
                <w:szCs w:val="44"/>
              </w:rPr>
            </w:rPrChange>
          </w:rPr>
          <w:t>}</w:t>
        </w:r>
      </w:ins>
    </w:p>
    <w:p w14:paraId="7E908DBC" w14:textId="77777777" w:rsidR="005432E1" w:rsidRPr="005432E1" w:rsidRDefault="005432E1" w:rsidP="005432E1">
      <w:pPr>
        <w:pStyle w:val="ListParagraph"/>
        <w:spacing w:line="240" w:lineRule="auto"/>
        <w:ind w:left="360"/>
        <w:rPr>
          <w:ins w:id="3060" w:author="Cristian Sbrolli" w:date="2020-12-04T22:03:00Z"/>
          <w:rStyle w:val="SubtleEmphasis"/>
          <w:rFonts w:asciiTheme="minorHAnsi" w:hAnsiTheme="minorHAnsi" w:cstheme="minorHAnsi"/>
          <w:szCs w:val="24"/>
          <w:rPrChange w:id="3061" w:author="Cristian Sbrolli" w:date="2020-12-04T22:04:00Z">
            <w:rPr>
              <w:ins w:id="3062" w:author="Cristian Sbrolli" w:date="2020-12-04T22:03:00Z"/>
              <w:rStyle w:val="SubtleEmphasis"/>
              <w:sz w:val="44"/>
              <w:szCs w:val="44"/>
            </w:rPr>
          </w:rPrChange>
        </w:rPr>
      </w:pPr>
    </w:p>
    <w:p w14:paraId="0A9A5877" w14:textId="77777777" w:rsidR="005432E1" w:rsidRPr="005432E1" w:rsidRDefault="005432E1" w:rsidP="005432E1">
      <w:pPr>
        <w:pStyle w:val="ListParagraph"/>
        <w:spacing w:line="240" w:lineRule="auto"/>
        <w:ind w:left="360"/>
        <w:rPr>
          <w:ins w:id="3063" w:author="Cristian Sbrolli" w:date="2020-12-04T22:03:00Z"/>
          <w:rStyle w:val="SubtleEmphasis"/>
          <w:rFonts w:asciiTheme="minorHAnsi" w:hAnsiTheme="minorHAnsi" w:cstheme="minorHAnsi"/>
          <w:szCs w:val="24"/>
          <w:rPrChange w:id="3064" w:author="Cristian Sbrolli" w:date="2020-12-04T22:04:00Z">
            <w:rPr>
              <w:ins w:id="3065" w:author="Cristian Sbrolli" w:date="2020-12-04T22:03:00Z"/>
              <w:rStyle w:val="SubtleEmphasis"/>
              <w:sz w:val="44"/>
              <w:szCs w:val="44"/>
            </w:rPr>
          </w:rPrChange>
        </w:rPr>
      </w:pPr>
      <w:ins w:id="3066" w:author="Cristian Sbrolli" w:date="2020-12-04T22:03:00Z">
        <w:r w:rsidRPr="005432E1">
          <w:rPr>
            <w:rStyle w:val="SubtleEmphasis"/>
            <w:rFonts w:asciiTheme="minorHAnsi" w:hAnsiTheme="minorHAnsi" w:cstheme="minorHAnsi"/>
            <w:szCs w:val="24"/>
            <w:rPrChange w:id="3067"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3068"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069" w:author="Cristian Sbrolli" w:date="2020-12-04T22:04:00Z">
              <w:rPr>
                <w:rStyle w:val="SubtleEmphasis"/>
                <w:sz w:val="44"/>
                <w:szCs w:val="44"/>
              </w:rPr>
            </w:rPrChange>
          </w:rPr>
          <w:t>{</w:t>
        </w:r>
        <w:proofErr w:type="gramEnd"/>
      </w:ins>
    </w:p>
    <w:p w14:paraId="5E4087BF" w14:textId="77777777" w:rsidR="005432E1" w:rsidRPr="005432E1" w:rsidRDefault="005432E1" w:rsidP="005432E1">
      <w:pPr>
        <w:pStyle w:val="ListParagraph"/>
        <w:spacing w:line="240" w:lineRule="auto"/>
        <w:ind w:left="360"/>
        <w:rPr>
          <w:ins w:id="3070" w:author="Cristian Sbrolli" w:date="2020-12-04T22:03:00Z"/>
          <w:rStyle w:val="SubtleEmphasis"/>
          <w:rFonts w:asciiTheme="minorHAnsi" w:hAnsiTheme="minorHAnsi" w:cstheme="minorHAnsi"/>
          <w:szCs w:val="24"/>
          <w:rPrChange w:id="3071" w:author="Cristian Sbrolli" w:date="2020-12-04T22:04:00Z">
            <w:rPr>
              <w:ins w:id="3072" w:author="Cristian Sbrolli" w:date="2020-12-04T22:03:00Z"/>
              <w:rStyle w:val="SubtleEmphasis"/>
              <w:sz w:val="44"/>
              <w:szCs w:val="44"/>
            </w:rPr>
          </w:rPrChange>
        </w:rPr>
      </w:pPr>
      <w:proofErr w:type="spellStart"/>
      <w:ins w:id="3073" w:author="Cristian Sbrolli" w:date="2020-12-04T22:03:00Z">
        <w:r w:rsidRPr="005432E1">
          <w:rPr>
            <w:rStyle w:val="SubtleEmphasis"/>
            <w:rFonts w:asciiTheme="minorHAnsi" w:hAnsiTheme="minorHAnsi" w:cstheme="minorHAnsi"/>
            <w:szCs w:val="24"/>
            <w:rPrChange w:id="3074" w:author="Cristian Sbrolli" w:date="2020-12-04T22:04:00Z">
              <w:rPr>
                <w:rStyle w:val="SubtleEmphasis"/>
                <w:sz w:val="44"/>
                <w:szCs w:val="44"/>
              </w:rPr>
            </w:rPrChange>
          </w:rPr>
          <w:t>distributedTickets</w:t>
        </w:r>
        <w:proofErr w:type="spellEnd"/>
        <w:r w:rsidRPr="005432E1">
          <w:rPr>
            <w:rStyle w:val="SubtleEmphasis"/>
            <w:rFonts w:asciiTheme="minorHAnsi" w:hAnsiTheme="minorHAnsi" w:cstheme="minorHAnsi"/>
            <w:szCs w:val="24"/>
            <w:rPrChange w:id="3075"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3076" w:author="Cristian Sbrolli" w:date="2020-12-04T22:04:00Z">
              <w:rPr>
                <w:rStyle w:val="SubtleEmphasis"/>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3077" w:author="Cristian Sbrolli" w:date="2020-12-04T22:03:00Z"/>
          <w:rStyle w:val="SubtleEmphasis"/>
          <w:rFonts w:asciiTheme="minorHAnsi" w:hAnsiTheme="minorHAnsi" w:cstheme="minorHAnsi"/>
          <w:szCs w:val="24"/>
          <w:rPrChange w:id="3078" w:author="Cristian Sbrolli" w:date="2020-12-04T22:04:00Z">
            <w:rPr>
              <w:ins w:id="3079" w:author="Cristian Sbrolli" w:date="2020-12-04T22:03:00Z"/>
              <w:rStyle w:val="SubtleEmphasis"/>
              <w:sz w:val="44"/>
              <w:szCs w:val="44"/>
            </w:rPr>
          </w:rPrChange>
        </w:rPr>
      </w:pPr>
      <w:ins w:id="3080" w:author="Cristian Sbrolli" w:date="2020-12-04T22:03:00Z">
        <w:r w:rsidRPr="005432E1">
          <w:rPr>
            <w:rStyle w:val="SubtleEmphasis"/>
            <w:rFonts w:asciiTheme="minorHAnsi" w:hAnsiTheme="minorHAnsi" w:cstheme="minorHAnsi"/>
            <w:szCs w:val="24"/>
            <w:rPrChange w:id="3081" w:author="Cristian Sbrolli" w:date="2020-12-04T22:04:00Z">
              <w:rPr>
                <w:rStyle w:val="SubtleEmphasis"/>
                <w:sz w:val="44"/>
                <w:szCs w:val="44"/>
              </w:rPr>
            </w:rPrChange>
          </w:rPr>
          <w:t>}</w:t>
        </w:r>
      </w:ins>
    </w:p>
    <w:p w14:paraId="03651DB7" w14:textId="77777777" w:rsidR="005432E1" w:rsidRPr="005432E1" w:rsidRDefault="005432E1" w:rsidP="005432E1">
      <w:pPr>
        <w:pStyle w:val="ListParagraph"/>
        <w:spacing w:line="240" w:lineRule="auto"/>
        <w:ind w:left="360"/>
        <w:rPr>
          <w:ins w:id="3082" w:author="Cristian Sbrolli" w:date="2020-12-04T22:03:00Z"/>
          <w:rStyle w:val="SubtleEmphasis"/>
          <w:rFonts w:asciiTheme="minorHAnsi" w:hAnsiTheme="minorHAnsi" w:cstheme="minorHAnsi"/>
          <w:szCs w:val="24"/>
          <w:rPrChange w:id="3083" w:author="Cristian Sbrolli" w:date="2020-12-04T22:04:00Z">
            <w:rPr>
              <w:ins w:id="3084" w:author="Cristian Sbrolli" w:date="2020-12-04T22:03:00Z"/>
              <w:rStyle w:val="SubtleEmphasis"/>
              <w:sz w:val="44"/>
              <w:szCs w:val="44"/>
            </w:rPr>
          </w:rPrChange>
        </w:rPr>
      </w:pPr>
    </w:p>
    <w:p w14:paraId="59319A45" w14:textId="77777777" w:rsidR="005432E1" w:rsidRPr="005432E1" w:rsidRDefault="005432E1" w:rsidP="005432E1">
      <w:pPr>
        <w:pStyle w:val="ListParagraph"/>
        <w:spacing w:line="240" w:lineRule="auto"/>
        <w:ind w:left="360"/>
        <w:rPr>
          <w:ins w:id="3085" w:author="Cristian Sbrolli" w:date="2020-12-04T22:03:00Z"/>
          <w:rStyle w:val="SubtleEmphasis"/>
          <w:rFonts w:asciiTheme="minorHAnsi" w:hAnsiTheme="minorHAnsi" w:cstheme="minorHAnsi"/>
          <w:szCs w:val="24"/>
          <w:rPrChange w:id="3086" w:author="Cristian Sbrolli" w:date="2020-12-04T22:04:00Z">
            <w:rPr>
              <w:ins w:id="3087" w:author="Cristian Sbrolli" w:date="2020-12-04T22:03:00Z"/>
              <w:rStyle w:val="SubtleEmphasis"/>
              <w:sz w:val="44"/>
              <w:szCs w:val="44"/>
            </w:rPr>
          </w:rPrChange>
        </w:rPr>
      </w:pPr>
      <w:ins w:id="3088" w:author="Cristian Sbrolli" w:date="2020-12-04T22:03:00Z">
        <w:r w:rsidRPr="005432E1">
          <w:rPr>
            <w:rStyle w:val="SubtleEmphasis"/>
            <w:rFonts w:asciiTheme="minorHAnsi" w:hAnsiTheme="minorHAnsi" w:cstheme="minorHAnsi"/>
            <w:szCs w:val="24"/>
            <w:rPrChange w:id="3089"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3090"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09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092" w:author="Cristian Sbrolli" w:date="2020-12-04T22:04:00Z">
              <w:rPr>
                <w:rStyle w:val="SubtleEmphasis"/>
                <w:sz w:val="44"/>
                <w:szCs w:val="44"/>
              </w:rPr>
            </w:rPrChange>
          </w:rPr>
          <w:t>}</w:t>
        </w:r>
      </w:ins>
    </w:p>
    <w:p w14:paraId="5EF82A06" w14:textId="77777777" w:rsidR="005432E1" w:rsidRPr="005432E1" w:rsidRDefault="005432E1" w:rsidP="005432E1">
      <w:pPr>
        <w:pStyle w:val="ListParagraph"/>
        <w:spacing w:line="240" w:lineRule="auto"/>
        <w:ind w:left="360"/>
        <w:rPr>
          <w:ins w:id="3093" w:author="Cristian Sbrolli" w:date="2020-12-04T22:03:00Z"/>
          <w:rStyle w:val="SubtleEmphasis"/>
          <w:rFonts w:asciiTheme="minorHAnsi" w:hAnsiTheme="minorHAnsi" w:cstheme="minorHAnsi"/>
          <w:szCs w:val="24"/>
          <w:rPrChange w:id="3094" w:author="Cristian Sbrolli" w:date="2020-12-04T22:04:00Z">
            <w:rPr>
              <w:ins w:id="3095" w:author="Cristian Sbrolli" w:date="2020-12-04T22:03:00Z"/>
              <w:rStyle w:val="SubtleEmphasis"/>
              <w:sz w:val="44"/>
              <w:szCs w:val="44"/>
            </w:rPr>
          </w:rPrChange>
        </w:rPr>
      </w:pPr>
    </w:p>
    <w:p w14:paraId="717103AA" w14:textId="77777777" w:rsidR="005432E1" w:rsidRPr="005432E1" w:rsidRDefault="005432E1" w:rsidP="005432E1">
      <w:pPr>
        <w:pStyle w:val="ListParagraph"/>
        <w:spacing w:line="240" w:lineRule="auto"/>
        <w:ind w:left="360"/>
        <w:rPr>
          <w:ins w:id="3096" w:author="Cristian Sbrolli" w:date="2020-12-04T22:03:00Z"/>
          <w:rStyle w:val="SubtleEmphasis"/>
          <w:rFonts w:asciiTheme="minorHAnsi" w:hAnsiTheme="minorHAnsi" w:cstheme="minorHAnsi"/>
          <w:szCs w:val="24"/>
          <w:rPrChange w:id="3097" w:author="Cristian Sbrolli" w:date="2020-12-04T22:04:00Z">
            <w:rPr>
              <w:ins w:id="3098" w:author="Cristian Sbrolli" w:date="2020-12-04T22:03:00Z"/>
              <w:rStyle w:val="SubtleEmphasis"/>
              <w:sz w:val="44"/>
              <w:szCs w:val="44"/>
            </w:rPr>
          </w:rPrChange>
        </w:rPr>
      </w:pPr>
      <w:ins w:id="3099" w:author="Cristian Sbrolli" w:date="2020-12-04T22:03:00Z">
        <w:r w:rsidRPr="005432E1">
          <w:rPr>
            <w:rStyle w:val="SubtleEmphasis"/>
            <w:rFonts w:asciiTheme="minorHAnsi" w:hAnsiTheme="minorHAnsi" w:cstheme="minorHAnsi"/>
            <w:szCs w:val="24"/>
            <w:rPrChange w:id="3100"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3101"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3102" w:author="Cristian Sbrolli" w:date="2020-12-04T22:04:00Z">
              <w:rPr>
                <w:rStyle w:val="SubtleEmphasis"/>
                <w:sz w:val="44"/>
                <w:szCs w:val="44"/>
              </w:rPr>
            </w:rPrChange>
          </w:rPr>
          <w:t>{</w:t>
        </w:r>
        <w:proofErr w:type="gramEnd"/>
      </w:ins>
    </w:p>
    <w:p w14:paraId="17A688A5" w14:textId="77777777" w:rsidR="005432E1" w:rsidRPr="005432E1" w:rsidRDefault="005432E1" w:rsidP="005432E1">
      <w:pPr>
        <w:pStyle w:val="ListParagraph"/>
        <w:spacing w:line="240" w:lineRule="auto"/>
        <w:ind w:left="360"/>
        <w:rPr>
          <w:ins w:id="3103" w:author="Cristian Sbrolli" w:date="2020-12-04T22:03:00Z"/>
          <w:rStyle w:val="SubtleEmphasis"/>
          <w:rFonts w:asciiTheme="minorHAnsi" w:hAnsiTheme="minorHAnsi" w:cstheme="minorHAnsi"/>
          <w:szCs w:val="24"/>
          <w:rPrChange w:id="3104" w:author="Cristian Sbrolli" w:date="2020-12-04T22:04:00Z">
            <w:rPr>
              <w:ins w:id="3105" w:author="Cristian Sbrolli" w:date="2020-12-04T22:03:00Z"/>
              <w:rStyle w:val="SubtleEmphasis"/>
              <w:sz w:val="44"/>
              <w:szCs w:val="44"/>
            </w:rPr>
          </w:rPrChange>
        </w:rPr>
      </w:pPr>
      <w:ins w:id="3106" w:author="Cristian Sbrolli" w:date="2020-12-04T22:03:00Z">
        <w:r w:rsidRPr="005432E1">
          <w:rPr>
            <w:rStyle w:val="SubtleEmphasis"/>
            <w:rFonts w:asciiTheme="minorHAnsi" w:hAnsiTheme="minorHAnsi" w:cstheme="minorHAnsi"/>
            <w:szCs w:val="24"/>
            <w:rPrChange w:id="3107" w:author="Cristian Sbrolli" w:date="2020-12-04T22:04:00Z">
              <w:rPr>
                <w:rStyle w:val="SubtleEmphasis"/>
                <w:sz w:val="44"/>
                <w:szCs w:val="44"/>
              </w:rPr>
            </w:rPrChange>
          </w:rPr>
          <w:t xml:space="preserve">scanned: set </w:t>
        </w:r>
        <w:proofErr w:type="spellStart"/>
        <w:r w:rsidRPr="005432E1">
          <w:rPr>
            <w:rStyle w:val="SubtleEmphasis"/>
            <w:rFonts w:asciiTheme="minorHAnsi" w:hAnsiTheme="minorHAnsi" w:cstheme="minorHAnsi"/>
            <w:szCs w:val="24"/>
            <w:rPrChange w:id="3108" w:author="Cristian Sbrolli" w:date="2020-12-04T22:04:00Z">
              <w:rPr>
                <w:rStyle w:val="SubtleEmphasis"/>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3109" w:author="Cristian Sbrolli" w:date="2020-12-04T22:03:00Z"/>
          <w:rStyle w:val="SubtleEmphasis"/>
          <w:rFonts w:asciiTheme="minorHAnsi" w:hAnsiTheme="minorHAnsi" w:cstheme="minorHAnsi"/>
          <w:szCs w:val="24"/>
          <w:rPrChange w:id="3110" w:author="Cristian Sbrolli" w:date="2020-12-04T22:04:00Z">
            <w:rPr>
              <w:ins w:id="3111" w:author="Cristian Sbrolli" w:date="2020-12-04T22:03:00Z"/>
              <w:rStyle w:val="SubtleEmphasis"/>
              <w:sz w:val="44"/>
              <w:szCs w:val="44"/>
            </w:rPr>
          </w:rPrChange>
        </w:rPr>
      </w:pPr>
      <w:ins w:id="3112" w:author="Cristian Sbrolli" w:date="2020-12-04T22:03:00Z">
        <w:r w:rsidRPr="005432E1">
          <w:rPr>
            <w:rStyle w:val="SubtleEmphasis"/>
            <w:rFonts w:asciiTheme="minorHAnsi" w:hAnsiTheme="minorHAnsi" w:cstheme="minorHAnsi"/>
            <w:szCs w:val="24"/>
            <w:rPrChange w:id="3113" w:author="Cristian Sbrolli" w:date="2020-12-04T22:04:00Z">
              <w:rPr>
                <w:rStyle w:val="SubtleEmphasis"/>
                <w:sz w:val="44"/>
                <w:szCs w:val="44"/>
              </w:rPr>
            </w:rPrChange>
          </w:rPr>
          <w:t>}</w:t>
        </w:r>
      </w:ins>
    </w:p>
    <w:p w14:paraId="05A4122A" w14:textId="77777777" w:rsidR="005432E1" w:rsidRPr="005432E1" w:rsidRDefault="005432E1" w:rsidP="005432E1">
      <w:pPr>
        <w:pStyle w:val="ListParagraph"/>
        <w:spacing w:line="240" w:lineRule="auto"/>
        <w:ind w:left="360"/>
        <w:rPr>
          <w:ins w:id="3114" w:author="Cristian Sbrolli" w:date="2020-12-04T22:03:00Z"/>
          <w:rStyle w:val="SubtleEmphasis"/>
          <w:rFonts w:asciiTheme="minorHAnsi" w:hAnsiTheme="minorHAnsi" w:cstheme="minorHAnsi"/>
          <w:szCs w:val="24"/>
          <w:rPrChange w:id="3115" w:author="Cristian Sbrolli" w:date="2020-12-04T22:04:00Z">
            <w:rPr>
              <w:ins w:id="3116" w:author="Cristian Sbrolli" w:date="2020-12-04T22:03:00Z"/>
              <w:rStyle w:val="SubtleEmphasis"/>
              <w:sz w:val="44"/>
              <w:szCs w:val="44"/>
            </w:rPr>
          </w:rPrChange>
        </w:rPr>
      </w:pPr>
    </w:p>
    <w:p w14:paraId="02597A0D" w14:textId="77777777" w:rsidR="005432E1" w:rsidRPr="005432E1" w:rsidRDefault="005432E1" w:rsidP="005432E1">
      <w:pPr>
        <w:pStyle w:val="ListParagraph"/>
        <w:spacing w:line="240" w:lineRule="auto"/>
        <w:ind w:left="360"/>
        <w:rPr>
          <w:ins w:id="3117" w:author="Cristian Sbrolli" w:date="2020-12-04T22:03:00Z"/>
          <w:rStyle w:val="SubtleEmphasis"/>
          <w:rFonts w:asciiTheme="minorHAnsi" w:hAnsiTheme="minorHAnsi" w:cstheme="minorHAnsi"/>
          <w:szCs w:val="24"/>
          <w:rPrChange w:id="3118" w:author="Cristian Sbrolli" w:date="2020-12-04T22:04:00Z">
            <w:rPr>
              <w:ins w:id="3119" w:author="Cristian Sbrolli" w:date="2020-12-04T22:03:00Z"/>
              <w:rStyle w:val="SubtleEmphasis"/>
              <w:sz w:val="44"/>
              <w:szCs w:val="44"/>
            </w:rPr>
          </w:rPrChange>
        </w:rPr>
      </w:pPr>
      <w:ins w:id="3120" w:author="Cristian Sbrolli" w:date="2020-12-04T22:03:00Z">
        <w:r w:rsidRPr="005432E1">
          <w:rPr>
            <w:rStyle w:val="SubtleEmphasis"/>
            <w:rFonts w:asciiTheme="minorHAnsi" w:hAnsiTheme="minorHAnsi" w:cstheme="minorHAnsi"/>
            <w:szCs w:val="24"/>
            <w:rPrChange w:id="3121"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3122"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123" w:author="Cristian Sbrolli" w:date="2020-12-04T22:04:00Z">
              <w:rPr>
                <w:rStyle w:val="SubtleEmphasis"/>
                <w:sz w:val="44"/>
                <w:szCs w:val="44"/>
              </w:rPr>
            </w:rPrChange>
          </w:rPr>
          <w:t>{</w:t>
        </w:r>
        <w:proofErr w:type="gramEnd"/>
      </w:ins>
    </w:p>
    <w:p w14:paraId="3DABFF51" w14:textId="77777777" w:rsidR="005432E1" w:rsidRPr="005432E1" w:rsidRDefault="005432E1" w:rsidP="005432E1">
      <w:pPr>
        <w:pStyle w:val="ListParagraph"/>
        <w:spacing w:line="240" w:lineRule="auto"/>
        <w:ind w:left="360"/>
        <w:rPr>
          <w:ins w:id="3124" w:author="Cristian Sbrolli" w:date="2020-12-04T22:03:00Z"/>
          <w:rStyle w:val="SubtleEmphasis"/>
          <w:rFonts w:asciiTheme="minorHAnsi" w:hAnsiTheme="minorHAnsi" w:cstheme="minorHAnsi"/>
          <w:szCs w:val="24"/>
          <w:rPrChange w:id="3125" w:author="Cristian Sbrolli" w:date="2020-12-04T22:04:00Z">
            <w:rPr>
              <w:ins w:id="3126" w:author="Cristian Sbrolli" w:date="2020-12-04T22:03:00Z"/>
              <w:rStyle w:val="SubtleEmphasis"/>
              <w:sz w:val="44"/>
              <w:szCs w:val="44"/>
            </w:rPr>
          </w:rPrChange>
        </w:rPr>
      </w:pPr>
      <w:ins w:id="3127" w:author="Cristian Sbrolli" w:date="2020-12-04T22:03:00Z">
        <w:r w:rsidRPr="005432E1">
          <w:rPr>
            <w:rStyle w:val="SubtleEmphasis"/>
            <w:rFonts w:asciiTheme="minorHAnsi" w:hAnsiTheme="minorHAnsi" w:cstheme="minorHAnsi"/>
            <w:szCs w:val="24"/>
            <w:rPrChange w:id="3128" w:author="Cristian Sbrolli" w:date="2020-12-04T22:04:00Z">
              <w:rPr>
                <w:rStyle w:val="SubtleEmphasis"/>
                <w:sz w:val="44"/>
                <w:szCs w:val="44"/>
              </w:rPr>
            </w:rPrChange>
          </w:rPr>
          <w:t xml:space="preserve">reader: one </w:t>
        </w:r>
        <w:proofErr w:type="spellStart"/>
        <w:r w:rsidRPr="005432E1">
          <w:rPr>
            <w:rStyle w:val="SubtleEmphasis"/>
            <w:rFonts w:asciiTheme="minorHAnsi" w:hAnsiTheme="minorHAnsi" w:cstheme="minorHAnsi"/>
            <w:szCs w:val="24"/>
            <w:rPrChange w:id="3129" w:author="Cristian Sbrolli" w:date="2020-12-04T22:04:00Z">
              <w:rPr>
                <w:rStyle w:val="SubtleEmphasis"/>
                <w:sz w:val="44"/>
                <w:szCs w:val="44"/>
              </w:rPr>
            </w:rPrChange>
          </w:rPr>
          <w:t>QRCodeReader</w:t>
        </w:r>
        <w:proofErr w:type="spellEnd"/>
      </w:ins>
    </w:p>
    <w:p w14:paraId="46975DD3" w14:textId="3712FBA5" w:rsidR="005432E1" w:rsidRDefault="005432E1" w:rsidP="00C72F7C">
      <w:pPr>
        <w:pStyle w:val="ListParagraph"/>
        <w:spacing w:line="240" w:lineRule="auto"/>
        <w:ind w:left="360"/>
        <w:rPr>
          <w:ins w:id="3130" w:author="Cristian Sbrolli" w:date="2020-12-05T00:07:00Z"/>
          <w:rStyle w:val="SubtleEmphasis"/>
          <w:rFonts w:cstheme="minorHAnsi"/>
          <w:szCs w:val="24"/>
        </w:rPr>
      </w:pPr>
      <w:ins w:id="3131" w:author="Cristian Sbrolli" w:date="2020-12-04T22:03:00Z">
        <w:r w:rsidRPr="005432E1">
          <w:rPr>
            <w:rStyle w:val="SubtleEmphasis"/>
            <w:rFonts w:asciiTheme="minorHAnsi" w:hAnsiTheme="minorHAnsi" w:cstheme="minorHAnsi"/>
            <w:szCs w:val="24"/>
            <w:rPrChange w:id="3132" w:author="Cristian Sbrolli" w:date="2020-12-04T22:04:00Z">
              <w:rPr>
                <w:rStyle w:val="SubtleEmphasis"/>
                <w:sz w:val="44"/>
                <w:szCs w:val="44"/>
              </w:rPr>
            </w:rPrChange>
          </w:rPr>
          <w:t>}</w:t>
        </w:r>
      </w:ins>
    </w:p>
    <w:p w14:paraId="6E4CAA47" w14:textId="77777777" w:rsidR="00C72F7C" w:rsidRPr="00C72F7C" w:rsidRDefault="00C72F7C" w:rsidP="002C295C">
      <w:pPr>
        <w:pStyle w:val="ListParagraph"/>
        <w:spacing w:line="240" w:lineRule="auto"/>
        <w:ind w:left="360"/>
        <w:rPr>
          <w:ins w:id="3133" w:author="Cristian Sbrolli" w:date="2020-12-04T22:03:00Z"/>
          <w:rStyle w:val="SubtleEmphasis"/>
          <w:rFonts w:asciiTheme="minorHAnsi" w:hAnsiTheme="minorHAnsi" w:cstheme="minorHAnsi"/>
          <w:szCs w:val="24"/>
          <w:rPrChange w:id="3134" w:author="Cristian Sbrolli" w:date="2020-12-05T00:06:00Z">
            <w:rPr>
              <w:ins w:id="3135" w:author="Cristian Sbrolli" w:date="2020-12-04T22:03:00Z"/>
              <w:rStyle w:val="SubtleEmphasis"/>
              <w:sz w:val="44"/>
              <w:szCs w:val="44"/>
            </w:rPr>
          </w:rPrChange>
        </w:rPr>
      </w:pPr>
    </w:p>
    <w:p w14:paraId="215C4A2F" w14:textId="25D60C01" w:rsidR="005432E1" w:rsidRPr="00A53936" w:rsidRDefault="005432E1" w:rsidP="002C295C">
      <w:pPr>
        <w:pStyle w:val="ListParagraph"/>
        <w:spacing w:line="240" w:lineRule="auto"/>
        <w:ind w:left="360"/>
        <w:rPr>
          <w:ins w:id="3136" w:author="Cristian Sbrolli" w:date="2020-12-04T22:03:00Z"/>
          <w:rStyle w:val="SubtleEmphasis"/>
          <w:rFonts w:asciiTheme="minorHAnsi" w:hAnsiTheme="minorHAnsi" w:cstheme="minorHAnsi"/>
          <w:szCs w:val="24"/>
          <w:rPrChange w:id="3137" w:author="Cristian Sbrolli" w:date="2020-12-05T00:07:00Z">
            <w:rPr>
              <w:ins w:id="3138" w:author="Cristian Sbrolli" w:date="2020-12-04T22:03:00Z"/>
              <w:rStyle w:val="SubtleEmphasis"/>
              <w:sz w:val="44"/>
              <w:szCs w:val="44"/>
            </w:rPr>
          </w:rPrChange>
        </w:rPr>
      </w:pPr>
      <w:ins w:id="3139" w:author="Cristian Sbrolli" w:date="2020-12-04T22:03:00Z">
        <w:r w:rsidRPr="005432E1">
          <w:rPr>
            <w:rStyle w:val="SubtleEmphasis"/>
            <w:rFonts w:asciiTheme="minorHAnsi" w:hAnsiTheme="minorHAnsi" w:cstheme="minorHAnsi"/>
            <w:szCs w:val="24"/>
            <w:rPrChange w:id="3140"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3141" w:author="Cristian Sbrolli" w:date="2020-12-04T22:04:00Z">
              <w:rPr>
                <w:rStyle w:val="SubtleEmphasis"/>
                <w:sz w:val="44"/>
                <w:szCs w:val="44"/>
              </w:rPr>
            </w:rPrChange>
          </w:rPr>
          <w:t>StoreManager</w:t>
        </w:r>
      </w:ins>
      <w:proofErr w:type="spellEnd"/>
      <w:ins w:id="3142" w:author="Cristian Sbrolli" w:date="2020-12-05T00:06:00Z">
        <w:r w:rsidR="00C72F7C">
          <w:rPr>
            <w:rStyle w:val="SubtleEmphasis"/>
            <w:rFonts w:cstheme="minorHAnsi"/>
            <w:szCs w:val="24"/>
          </w:rPr>
          <w:t xml:space="preserve"> </w:t>
        </w:r>
      </w:ins>
      <w:ins w:id="3143" w:author="Cristian Sbrolli" w:date="2020-12-04T22:03:00Z">
        <w:r w:rsidRPr="005432E1">
          <w:rPr>
            <w:rStyle w:val="SubtleEmphasis"/>
            <w:rFonts w:asciiTheme="minorHAnsi" w:hAnsiTheme="minorHAnsi" w:cstheme="minorHAnsi"/>
            <w:szCs w:val="24"/>
            <w:rPrChange w:id="3144" w:author="Cristian Sbrolli" w:date="2020-12-04T22:04:00Z">
              <w:rPr>
                <w:rStyle w:val="SubtleEmphasis"/>
                <w:sz w:val="44"/>
                <w:szCs w:val="44"/>
              </w:rPr>
            </w:rPrChange>
          </w:rPr>
          <w:t>{}</w:t>
        </w:r>
      </w:ins>
    </w:p>
    <w:p w14:paraId="6C96AE8F" w14:textId="77777777" w:rsidR="005432E1" w:rsidRPr="005432E1" w:rsidRDefault="005432E1" w:rsidP="005432E1">
      <w:pPr>
        <w:pStyle w:val="ListParagraph"/>
        <w:spacing w:line="240" w:lineRule="auto"/>
        <w:ind w:left="360"/>
        <w:rPr>
          <w:ins w:id="3145" w:author="Cristian Sbrolli" w:date="2020-12-04T22:03:00Z"/>
          <w:rStyle w:val="SubtleEmphasis"/>
          <w:rFonts w:asciiTheme="minorHAnsi" w:hAnsiTheme="minorHAnsi" w:cstheme="minorHAnsi"/>
          <w:szCs w:val="24"/>
          <w:rPrChange w:id="3146" w:author="Cristian Sbrolli" w:date="2020-12-04T22:04:00Z">
            <w:rPr>
              <w:ins w:id="3147" w:author="Cristian Sbrolli" w:date="2020-12-04T22:03:00Z"/>
              <w:rStyle w:val="SubtleEmphasis"/>
              <w:sz w:val="44"/>
              <w:szCs w:val="44"/>
            </w:rPr>
          </w:rPrChange>
        </w:rPr>
      </w:pPr>
      <w:ins w:id="3148" w:author="Cristian Sbrolli" w:date="2020-12-04T22:03:00Z">
        <w:r w:rsidRPr="005432E1">
          <w:rPr>
            <w:rStyle w:val="SubtleEmphasis"/>
            <w:rFonts w:asciiTheme="minorHAnsi" w:hAnsiTheme="minorHAnsi" w:cstheme="minorHAnsi"/>
            <w:szCs w:val="24"/>
            <w:rPrChange w:id="3149" w:author="Cristian Sbrolli" w:date="2020-12-04T22:04:00Z">
              <w:rPr>
                <w:rStyle w:val="SubtleEmphasis"/>
                <w:sz w:val="44"/>
                <w:szCs w:val="44"/>
              </w:rPr>
            </w:rPrChange>
          </w:rPr>
          <w:t xml:space="preserve">abstract sig </w:t>
        </w:r>
        <w:proofErr w:type="spellStart"/>
        <w:proofErr w:type="gramStart"/>
        <w:r w:rsidRPr="005432E1">
          <w:rPr>
            <w:rStyle w:val="SubtleEmphasis"/>
            <w:rFonts w:asciiTheme="minorHAnsi" w:hAnsiTheme="minorHAnsi" w:cstheme="minorHAnsi"/>
            <w:szCs w:val="24"/>
            <w:rPrChange w:id="3150"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315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152" w:author="Cristian Sbrolli" w:date="2020-12-04T22:04:00Z">
              <w:rPr>
                <w:rStyle w:val="SubtleEmphasis"/>
                <w:sz w:val="44"/>
                <w:szCs w:val="44"/>
              </w:rPr>
            </w:rPrChange>
          </w:rPr>
          <w:t>}</w:t>
        </w:r>
      </w:ins>
    </w:p>
    <w:p w14:paraId="6BB39AB5" w14:textId="77777777" w:rsidR="005432E1" w:rsidRPr="005432E1" w:rsidRDefault="005432E1" w:rsidP="005432E1">
      <w:pPr>
        <w:pStyle w:val="ListParagraph"/>
        <w:spacing w:line="240" w:lineRule="auto"/>
        <w:ind w:left="360"/>
        <w:rPr>
          <w:ins w:id="3153" w:author="Cristian Sbrolli" w:date="2020-12-04T22:03:00Z"/>
          <w:rStyle w:val="SubtleEmphasis"/>
          <w:rFonts w:asciiTheme="minorHAnsi" w:hAnsiTheme="minorHAnsi" w:cstheme="minorHAnsi"/>
          <w:szCs w:val="24"/>
          <w:rPrChange w:id="3154" w:author="Cristian Sbrolli" w:date="2020-12-04T22:04:00Z">
            <w:rPr>
              <w:ins w:id="3155" w:author="Cristian Sbrolli" w:date="2020-12-04T22:03:00Z"/>
              <w:rStyle w:val="SubtleEmphasis"/>
              <w:sz w:val="44"/>
              <w:szCs w:val="44"/>
            </w:rPr>
          </w:rPrChange>
        </w:rPr>
      </w:pPr>
      <w:ins w:id="3156" w:author="Cristian Sbrolli" w:date="2020-12-04T22:03:00Z">
        <w:r w:rsidRPr="005432E1">
          <w:rPr>
            <w:rStyle w:val="SubtleEmphasis"/>
            <w:rFonts w:asciiTheme="minorHAnsi" w:hAnsiTheme="minorHAnsi" w:cstheme="minorHAnsi"/>
            <w:szCs w:val="24"/>
            <w:rPrChange w:id="3157" w:author="Cristian Sbrolli" w:date="2020-12-04T22:04:00Z">
              <w:rPr>
                <w:rStyle w:val="SubtleEmphasis"/>
                <w:sz w:val="44"/>
                <w:szCs w:val="44"/>
              </w:rPr>
            </w:rPrChange>
          </w:rPr>
          <w:t xml:space="preserve">one sig Safe extends </w:t>
        </w:r>
        <w:proofErr w:type="spellStart"/>
        <w:proofErr w:type="gramStart"/>
        <w:r w:rsidRPr="005432E1">
          <w:rPr>
            <w:rStyle w:val="SubtleEmphasis"/>
            <w:rFonts w:asciiTheme="minorHAnsi" w:hAnsiTheme="minorHAnsi" w:cstheme="minorHAnsi"/>
            <w:szCs w:val="24"/>
            <w:rPrChange w:id="3158"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315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160" w:author="Cristian Sbrolli" w:date="2020-12-04T22:04:00Z">
              <w:rPr>
                <w:rStyle w:val="SubtleEmphasis"/>
                <w:sz w:val="44"/>
                <w:szCs w:val="44"/>
              </w:rPr>
            </w:rPrChange>
          </w:rPr>
          <w:t>}</w:t>
        </w:r>
      </w:ins>
    </w:p>
    <w:p w14:paraId="64430E35" w14:textId="77777777" w:rsidR="005432E1" w:rsidRPr="005432E1" w:rsidRDefault="005432E1" w:rsidP="005432E1">
      <w:pPr>
        <w:pStyle w:val="ListParagraph"/>
        <w:spacing w:line="240" w:lineRule="auto"/>
        <w:ind w:left="360"/>
        <w:rPr>
          <w:ins w:id="3161" w:author="Cristian Sbrolli" w:date="2020-12-04T22:03:00Z"/>
          <w:rStyle w:val="SubtleEmphasis"/>
          <w:rFonts w:asciiTheme="minorHAnsi" w:hAnsiTheme="minorHAnsi" w:cstheme="minorHAnsi"/>
          <w:szCs w:val="24"/>
          <w:rPrChange w:id="3162" w:author="Cristian Sbrolli" w:date="2020-12-04T22:04:00Z">
            <w:rPr>
              <w:ins w:id="3163" w:author="Cristian Sbrolli" w:date="2020-12-04T22:03:00Z"/>
              <w:rStyle w:val="SubtleEmphasis"/>
              <w:sz w:val="44"/>
              <w:szCs w:val="44"/>
            </w:rPr>
          </w:rPrChange>
        </w:rPr>
      </w:pPr>
      <w:ins w:id="3164" w:author="Cristian Sbrolli" w:date="2020-12-04T22:03:00Z">
        <w:r w:rsidRPr="005432E1">
          <w:rPr>
            <w:rStyle w:val="SubtleEmphasis"/>
            <w:rFonts w:asciiTheme="minorHAnsi" w:hAnsiTheme="minorHAnsi" w:cstheme="minorHAnsi"/>
            <w:szCs w:val="24"/>
            <w:rPrChange w:id="3165" w:author="Cristian Sbrolli" w:date="2020-12-04T22:04:00Z">
              <w:rPr>
                <w:rStyle w:val="SubtleEmphasis"/>
                <w:sz w:val="44"/>
                <w:szCs w:val="44"/>
              </w:rPr>
            </w:rPrChange>
          </w:rPr>
          <w:t xml:space="preserve">one sig </w:t>
        </w:r>
        <w:proofErr w:type="spellStart"/>
        <w:r w:rsidRPr="005432E1">
          <w:rPr>
            <w:rStyle w:val="SubtleEmphasis"/>
            <w:rFonts w:asciiTheme="minorHAnsi" w:hAnsiTheme="minorHAnsi" w:cstheme="minorHAnsi"/>
            <w:szCs w:val="24"/>
            <w:rPrChange w:id="3166" w:author="Cristian Sbrolli" w:date="2020-12-04T22:04:00Z">
              <w:rPr>
                <w:rStyle w:val="SubtleEmphasis"/>
                <w:sz w:val="44"/>
                <w:szCs w:val="44"/>
              </w:rPr>
            </w:rPrChange>
          </w:rPr>
          <w:t>UnSafe</w:t>
        </w:r>
        <w:proofErr w:type="spellEnd"/>
        <w:r w:rsidRPr="005432E1">
          <w:rPr>
            <w:rStyle w:val="SubtleEmphasis"/>
            <w:rFonts w:asciiTheme="minorHAnsi" w:hAnsiTheme="minorHAnsi" w:cstheme="minorHAnsi"/>
            <w:szCs w:val="24"/>
            <w:rPrChange w:id="3167" w:author="Cristian Sbrolli" w:date="2020-12-04T22:04:00Z">
              <w:rPr>
                <w:rStyle w:val="SubtleEmphasis"/>
                <w:sz w:val="44"/>
                <w:szCs w:val="44"/>
              </w:rPr>
            </w:rPrChange>
          </w:rPr>
          <w:t xml:space="preserve"> extends </w:t>
        </w:r>
        <w:proofErr w:type="spellStart"/>
        <w:proofErr w:type="gramStart"/>
        <w:r w:rsidRPr="005432E1">
          <w:rPr>
            <w:rStyle w:val="SubtleEmphasis"/>
            <w:rFonts w:asciiTheme="minorHAnsi" w:hAnsiTheme="minorHAnsi" w:cstheme="minorHAnsi"/>
            <w:szCs w:val="24"/>
            <w:rPrChange w:id="3168"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316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170" w:author="Cristian Sbrolli" w:date="2020-12-04T22:04:00Z">
              <w:rPr>
                <w:rStyle w:val="SubtleEmphasis"/>
                <w:sz w:val="44"/>
                <w:szCs w:val="44"/>
              </w:rPr>
            </w:rPrChange>
          </w:rPr>
          <w:t>}</w:t>
        </w:r>
      </w:ins>
    </w:p>
    <w:p w14:paraId="7B84FC37" w14:textId="77777777" w:rsidR="005432E1" w:rsidRPr="005432E1" w:rsidRDefault="005432E1" w:rsidP="005432E1">
      <w:pPr>
        <w:pStyle w:val="ListParagraph"/>
        <w:spacing w:line="240" w:lineRule="auto"/>
        <w:ind w:left="360"/>
        <w:rPr>
          <w:ins w:id="3171" w:author="Cristian Sbrolli" w:date="2020-12-04T22:03:00Z"/>
          <w:rStyle w:val="SubtleEmphasis"/>
          <w:rFonts w:asciiTheme="minorHAnsi" w:hAnsiTheme="minorHAnsi" w:cstheme="minorHAnsi"/>
          <w:szCs w:val="24"/>
          <w:rPrChange w:id="3172" w:author="Cristian Sbrolli" w:date="2020-12-04T22:04:00Z">
            <w:rPr>
              <w:ins w:id="3173" w:author="Cristian Sbrolli" w:date="2020-12-04T22:03:00Z"/>
              <w:rStyle w:val="SubtleEmphasis"/>
              <w:sz w:val="44"/>
              <w:szCs w:val="44"/>
            </w:rPr>
          </w:rPrChange>
        </w:rPr>
      </w:pPr>
    </w:p>
    <w:p w14:paraId="37CCB893" w14:textId="668B8926" w:rsidR="005432E1" w:rsidRPr="005432E1" w:rsidRDefault="005432E1" w:rsidP="005432E1">
      <w:pPr>
        <w:pStyle w:val="ListParagraph"/>
        <w:spacing w:line="240" w:lineRule="auto"/>
        <w:ind w:left="360"/>
        <w:rPr>
          <w:ins w:id="3174" w:author="Cristian Sbrolli" w:date="2020-12-04T22:03:00Z"/>
          <w:rStyle w:val="SubtleEmphasis"/>
          <w:rFonts w:asciiTheme="minorHAnsi" w:hAnsiTheme="minorHAnsi" w:cstheme="minorHAnsi"/>
          <w:szCs w:val="24"/>
          <w:rPrChange w:id="3175" w:author="Cristian Sbrolli" w:date="2020-12-04T22:04:00Z">
            <w:rPr>
              <w:ins w:id="3176" w:author="Cristian Sbrolli" w:date="2020-12-04T22:03:00Z"/>
              <w:rStyle w:val="SubtleEmphasis"/>
              <w:sz w:val="44"/>
              <w:szCs w:val="44"/>
            </w:rPr>
          </w:rPrChange>
        </w:rPr>
      </w:pPr>
      <w:ins w:id="3177" w:author="Cristian Sbrolli" w:date="2020-12-04T22:03:00Z">
        <w:r w:rsidRPr="005432E1">
          <w:rPr>
            <w:rStyle w:val="SubtleEmphasis"/>
            <w:rFonts w:asciiTheme="minorHAnsi" w:hAnsiTheme="minorHAnsi" w:cstheme="minorHAnsi"/>
            <w:szCs w:val="24"/>
            <w:rPrChange w:id="3178" w:author="Cristian Sbrolli" w:date="2020-12-04T22:04:00Z">
              <w:rPr>
                <w:rStyle w:val="SubtleEmphasis"/>
                <w:sz w:val="44"/>
                <w:szCs w:val="44"/>
              </w:rPr>
            </w:rPrChange>
          </w:rPr>
          <w:t>abstract sig User</w:t>
        </w:r>
      </w:ins>
      <w:ins w:id="3179" w:author="Cristian Sbrolli" w:date="2020-12-05T01:55:00Z">
        <w:r w:rsidR="00A560BF">
          <w:rPr>
            <w:rStyle w:val="SubtleEmphasis"/>
            <w:rFonts w:cstheme="minorHAnsi"/>
            <w:szCs w:val="24"/>
          </w:rPr>
          <w:t xml:space="preserve"> </w:t>
        </w:r>
      </w:ins>
      <w:ins w:id="3180" w:author="Cristian Sbrolli" w:date="2020-12-04T22:03:00Z">
        <w:r w:rsidRPr="005432E1">
          <w:rPr>
            <w:rStyle w:val="SubtleEmphasis"/>
            <w:rFonts w:asciiTheme="minorHAnsi" w:hAnsiTheme="minorHAnsi" w:cstheme="minorHAnsi"/>
            <w:szCs w:val="24"/>
            <w:rPrChange w:id="3181" w:author="Cristian Sbrolli" w:date="2020-12-04T22:04:00Z">
              <w:rPr>
                <w:rStyle w:val="SubtleEmphasis"/>
                <w:sz w:val="44"/>
                <w:szCs w:val="44"/>
              </w:rPr>
            </w:rPrChange>
          </w:rPr>
          <w:t>{</w:t>
        </w:r>
      </w:ins>
    </w:p>
    <w:p w14:paraId="43D1BD23" w14:textId="77777777" w:rsidR="005432E1" w:rsidRPr="005432E1" w:rsidRDefault="005432E1" w:rsidP="005432E1">
      <w:pPr>
        <w:pStyle w:val="ListParagraph"/>
        <w:spacing w:line="240" w:lineRule="auto"/>
        <w:ind w:left="360"/>
        <w:rPr>
          <w:ins w:id="3182" w:author="Cristian Sbrolli" w:date="2020-12-04T22:03:00Z"/>
          <w:rStyle w:val="SubtleEmphasis"/>
          <w:rFonts w:asciiTheme="minorHAnsi" w:hAnsiTheme="minorHAnsi" w:cstheme="minorHAnsi"/>
          <w:szCs w:val="24"/>
          <w:rPrChange w:id="3183" w:author="Cristian Sbrolli" w:date="2020-12-04T22:04:00Z">
            <w:rPr>
              <w:ins w:id="3184" w:author="Cristian Sbrolli" w:date="2020-12-04T22:03:00Z"/>
              <w:rStyle w:val="SubtleEmphasis"/>
              <w:sz w:val="44"/>
              <w:szCs w:val="44"/>
            </w:rPr>
          </w:rPrChange>
        </w:rPr>
      </w:pPr>
      <w:proofErr w:type="spellStart"/>
      <w:ins w:id="3185" w:author="Cristian Sbrolli" w:date="2020-12-04T22:03:00Z">
        <w:r w:rsidRPr="005432E1">
          <w:rPr>
            <w:rStyle w:val="SubtleEmphasis"/>
            <w:rFonts w:asciiTheme="minorHAnsi" w:hAnsiTheme="minorHAnsi" w:cstheme="minorHAnsi"/>
            <w:szCs w:val="24"/>
            <w:rPrChange w:id="3186" w:author="Cristian Sbrolli" w:date="2020-12-04T22:04:00Z">
              <w:rPr>
                <w:rStyle w:val="SubtleEmphasis"/>
                <w:sz w:val="44"/>
                <w:szCs w:val="44"/>
              </w:rPr>
            </w:rPrChange>
          </w:rPr>
          <w:t>userStatus</w:t>
        </w:r>
        <w:proofErr w:type="spellEnd"/>
        <w:r w:rsidRPr="005432E1">
          <w:rPr>
            <w:rStyle w:val="SubtleEmphasis"/>
            <w:rFonts w:asciiTheme="minorHAnsi" w:hAnsiTheme="minorHAnsi" w:cstheme="minorHAnsi"/>
            <w:szCs w:val="24"/>
            <w:rPrChange w:id="3187"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3188" w:author="Cristian Sbrolli" w:date="2020-12-04T22:04:00Z">
              <w:rPr>
                <w:rStyle w:val="SubtleEmphasis"/>
                <w:sz w:val="44"/>
                <w:szCs w:val="44"/>
              </w:rPr>
            </w:rPrChange>
          </w:rPr>
          <w:t>SafetyStatus</w:t>
        </w:r>
        <w:proofErr w:type="spellEnd"/>
      </w:ins>
    </w:p>
    <w:p w14:paraId="6051CA78" w14:textId="4D4D8EE3" w:rsidR="005432E1" w:rsidRDefault="005432E1" w:rsidP="005432E1">
      <w:pPr>
        <w:pStyle w:val="ListParagraph"/>
        <w:spacing w:line="240" w:lineRule="auto"/>
        <w:ind w:left="360"/>
        <w:rPr>
          <w:ins w:id="3189" w:author="Cristian Sbrolli" w:date="2020-12-05T00:07:00Z"/>
          <w:rStyle w:val="SubtleEmphasis"/>
          <w:rFonts w:cstheme="minorHAnsi"/>
          <w:szCs w:val="24"/>
        </w:rPr>
      </w:pPr>
      <w:ins w:id="3190" w:author="Cristian Sbrolli" w:date="2020-12-04T22:03:00Z">
        <w:r w:rsidRPr="005432E1">
          <w:rPr>
            <w:rStyle w:val="SubtleEmphasis"/>
            <w:rFonts w:asciiTheme="minorHAnsi" w:hAnsiTheme="minorHAnsi" w:cstheme="minorHAnsi"/>
            <w:szCs w:val="24"/>
            <w:rPrChange w:id="3191" w:author="Cristian Sbrolli" w:date="2020-12-04T22:04:00Z">
              <w:rPr>
                <w:rStyle w:val="SubtleEmphasis"/>
                <w:sz w:val="44"/>
                <w:szCs w:val="44"/>
              </w:rPr>
            </w:rPrChange>
          </w:rPr>
          <w:t>}</w:t>
        </w:r>
      </w:ins>
    </w:p>
    <w:p w14:paraId="336F67CB" w14:textId="77777777" w:rsidR="00AF0044" w:rsidRPr="005432E1" w:rsidRDefault="00AF0044" w:rsidP="005432E1">
      <w:pPr>
        <w:pStyle w:val="ListParagraph"/>
        <w:spacing w:line="240" w:lineRule="auto"/>
        <w:ind w:left="360"/>
        <w:rPr>
          <w:ins w:id="3192" w:author="Cristian Sbrolli" w:date="2020-12-04T22:03:00Z"/>
          <w:rStyle w:val="SubtleEmphasis"/>
          <w:rFonts w:asciiTheme="minorHAnsi" w:hAnsiTheme="minorHAnsi" w:cstheme="minorHAnsi"/>
          <w:szCs w:val="24"/>
          <w:rPrChange w:id="3193" w:author="Cristian Sbrolli" w:date="2020-12-04T22:04:00Z">
            <w:rPr>
              <w:ins w:id="3194" w:author="Cristian Sbrolli" w:date="2020-12-04T22:03:00Z"/>
              <w:rStyle w:val="SubtleEmphasis"/>
              <w:sz w:val="44"/>
              <w:szCs w:val="44"/>
            </w:rPr>
          </w:rPrChange>
        </w:rPr>
      </w:pPr>
    </w:p>
    <w:p w14:paraId="3CD146DE" w14:textId="77777777" w:rsidR="005432E1" w:rsidRPr="005432E1" w:rsidRDefault="005432E1" w:rsidP="005432E1">
      <w:pPr>
        <w:pStyle w:val="ListParagraph"/>
        <w:spacing w:line="240" w:lineRule="auto"/>
        <w:ind w:left="360"/>
        <w:rPr>
          <w:ins w:id="3195" w:author="Cristian Sbrolli" w:date="2020-12-04T22:03:00Z"/>
          <w:rStyle w:val="SubtleEmphasis"/>
          <w:rFonts w:asciiTheme="minorHAnsi" w:hAnsiTheme="minorHAnsi" w:cstheme="minorHAnsi"/>
          <w:szCs w:val="24"/>
          <w:rPrChange w:id="3196" w:author="Cristian Sbrolli" w:date="2020-12-04T22:04:00Z">
            <w:rPr>
              <w:ins w:id="3197" w:author="Cristian Sbrolli" w:date="2020-12-04T22:03:00Z"/>
              <w:rStyle w:val="SubtleEmphasis"/>
              <w:sz w:val="44"/>
              <w:szCs w:val="44"/>
            </w:rPr>
          </w:rPrChange>
        </w:rPr>
      </w:pPr>
      <w:ins w:id="3198" w:author="Cristian Sbrolli" w:date="2020-12-04T22:03:00Z">
        <w:r w:rsidRPr="005432E1">
          <w:rPr>
            <w:rStyle w:val="SubtleEmphasis"/>
            <w:rFonts w:asciiTheme="minorHAnsi" w:hAnsiTheme="minorHAnsi" w:cstheme="minorHAnsi"/>
            <w:szCs w:val="24"/>
            <w:rPrChange w:id="3199"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3200"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201"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3202" w:author="Cristian Sbrolli" w:date="2020-12-04T22:04:00Z">
              <w:rPr>
                <w:rStyle w:val="SubtleEmphasis"/>
                <w:sz w:val="44"/>
                <w:szCs w:val="44"/>
              </w:rPr>
            </w:rPrChange>
          </w:rPr>
          <w:t>User{</w:t>
        </w:r>
        <w:proofErr w:type="gramEnd"/>
      </w:ins>
    </w:p>
    <w:p w14:paraId="4398945B" w14:textId="77777777" w:rsidR="005432E1" w:rsidRPr="005432E1" w:rsidRDefault="005432E1" w:rsidP="005432E1">
      <w:pPr>
        <w:pStyle w:val="ListParagraph"/>
        <w:spacing w:line="240" w:lineRule="auto"/>
        <w:ind w:left="360"/>
        <w:rPr>
          <w:ins w:id="3203" w:author="Cristian Sbrolli" w:date="2020-12-04T22:03:00Z"/>
          <w:rStyle w:val="SubtleEmphasis"/>
          <w:rFonts w:asciiTheme="minorHAnsi" w:hAnsiTheme="minorHAnsi" w:cstheme="minorHAnsi"/>
          <w:szCs w:val="24"/>
          <w:rPrChange w:id="3204" w:author="Cristian Sbrolli" w:date="2020-12-04T22:04:00Z">
            <w:rPr>
              <w:ins w:id="3205" w:author="Cristian Sbrolli" w:date="2020-12-04T22:03:00Z"/>
              <w:rStyle w:val="SubtleEmphasis"/>
              <w:sz w:val="44"/>
              <w:szCs w:val="44"/>
            </w:rPr>
          </w:rPrChange>
        </w:rPr>
      </w:pPr>
      <w:proofErr w:type="spellStart"/>
      <w:ins w:id="3206" w:author="Cristian Sbrolli" w:date="2020-12-04T22:03:00Z">
        <w:r w:rsidRPr="005432E1">
          <w:rPr>
            <w:rStyle w:val="SubtleEmphasis"/>
            <w:rFonts w:asciiTheme="minorHAnsi" w:hAnsiTheme="minorHAnsi" w:cstheme="minorHAnsi"/>
            <w:szCs w:val="24"/>
            <w:rPrChange w:id="3207"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3208"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3209"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3210" w:author="Cristian Sbrolli" w:date="2020-12-04T22:04:00Z">
              <w:rPr>
                <w:rStyle w:val="SubtleEmphasis"/>
                <w:sz w:val="44"/>
                <w:szCs w:val="44"/>
              </w:rPr>
            </w:rPrChange>
          </w:rPr>
          <w:t>,</w:t>
        </w:r>
      </w:ins>
    </w:p>
    <w:p w14:paraId="4F803B81" w14:textId="77777777" w:rsidR="005432E1" w:rsidRPr="005432E1" w:rsidRDefault="005432E1" w:rsidP="005432E1">
      <w:pPr>
        <w:pStyle w:val="ListParagraph"/>
        <w:spacing w:line="240" w:lineRule="auto"/>
        <w:ind w:left="360"/>
        <w:rPr>
          <w:ins w:id="3211" w:author="Cristian Sbrolli" w:date="2020-12-04T22:03:00Z"/>
          <w:rStyle w:val="SubtleEmphasis"/>
          <w:rFonts w:asciiTheme="minorHAnsi" w:hAnsiTheme="minorHAnsi" w:cstheme="minorHAnsi"/>
          <w:szCs w:val="24"/>
          <w:rPrChange w:id="3212" w:author="Cristian Sbrolli" w:date="2020-12-04T22:04:00Z">
            <w:rPr>
              <w:ins w:id="3213" w:author="Cristian Sbrolli" w:date="2020-12-04T22:03:00Z"/>
              <w:rStyle w:val="SubtleEmphasis"/>
              <w:sz w:val="44"/>
              <w:szCs w:val="44"/>
            </w:rPr>
          </w:rPrChange>
        </w:rPr>
      </w:pPr>
      <w:proofErr w:type="spellStart"/>
      <w:ins w:id="3214" w:author="Cristian Sbrolli" w:date="2020-12-04T22:03:00Z">
        <w:r w:rsidRPr="005432E1">
          <w:rPr>
            <w:rStyle w:val="SubtleEmphasis"/>
            <w:rFonts w:asciiTheme="minorHAnsi" w:hAnsiTheme="minorHAnsi" w:cstheme="minorHAnsi"/>
            <w:szCs w:val="24"/>
            <w:rPrChange w:id="3215"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3216" w:author="Cristian Sbrolli" w:date="2020-12-04T22:04:00Z">
              <w:rPr>
                <w:rStyle w:val="SubtleEmphasis"/>
                <w:sz w:val="44"/>
                <w:szCs w:val="44"/>
              </w:rPr>
            </w:rPrChange>
          </w:rPr>
          <w:t>: set Visit,</w:t>
        </w:r>
      </w:ins>
    </w:p>
    <w:p w14:paraId="0577928B" w14:textId="77777777" w:rsidR="005432E1" w:rsidRPr="005432E1" w:rsidRDefault="005432E1" w:rsidP="005432E1">
      <w:pPr>
        <w:pStyle w:val="ListParagraph"/>
        <w:spacing w:line="240" w:lineRule="auto"/>
        <w:ind w:left="360"/>
        <w:rPr>
          <w:ins w:id="3217" w:author="Cristian Sbrolli" w:date="2020-12-04T22:03:00Z"/>
          <w:rStyle w:val="SubtleEmphasis"/>
          <w:rFonts w:asciiTheme="minorHAnsi" w:hAnsiTheme="minorHAnsi" w:cstheme="minorHAnsi"/>
          <w:szCs w:val="24"/>
          <w:rPrChange w:id="3218" w:author="Cristian Sbrolli" w:date="2020-12-04T22:04:00Z">
            <w:rPr>
              <w:ins w:id="3219" w:author="Cristian Sbrolli" w:date="2020-12-04T22:03:00Z"/>
              <w:rStyle w:val="SubtleEmphasis"/>
              <w:sz w:val="44"/>
              <w:szCs w:val="44"/>
            </w:rPr>
          </w:rPrChange>
        </w:rPr>
      </w:pPr>
      <w:proofErr w:type="spellStart"/>
      <w:ins w:id="3220" w:author="Cristian Sbrolli" w:date="2020-12-04T22:03:00Z">
        <w:r w:rsidRPr="005432E1">
          <w:rPr>
            <w:rStyle w:val="SubtleEmphasis"/>
            <w:rFonts w:asciiTheme="minorHAnsi" w:hAnsiTheme="minorHAnsi" w:cstheme="minorHAnsi"/>
            <w:szCs w:val="24"/>
            <w:rPrChange w:id="3221" w:author="Cristian Sbrolli" w:date="2020-12-04T22:04:00Z">
              <w:rPr>
                <w:rStyle w:val="SubtleEmphasis"/>
                <w:sz w:val="44"/>
                <w:szCs w:val="44"/>
              </w:rPr>
            </w:rPrChange>
          </w:rPr>
          <w:t>userDevice</w:t>
        </w:r>
        <w:proofErr w:type="spellEnd"/>
        <w:r w:rsidRPr="005432E1">
          <w:rPr>
            <w:rStyle w:val="SubtleEmphasis"/>
            <w:rFonts w:asciiTheme="minorHAnsi" w:hAnsiTheme="minorHAnsi" w:cstheme="minorHAnsi"/>
            <w:szCs w:val="24"/>
            <w:rPrChange w:id="3222"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3223" w:author="Cristian Sbrolli" w:date="2020-12-04T22:04:00Z">
              <w:rPr>
                <w:rStyle w:val="SubtleEmphasis"/>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3224" w:author="Cristian Sbrolli" w:date="2020-12-04T22:03:00Z"/>
          <w:rStyle w:val="SubtleEmphasis"/>
          <w:rFonts w:asciiTheme="minorHAnsi" w:hAnsiTheme="minorHAnsi" w:cstheme="minorHAnsi"/>
          <w:szCs w:val="24"/>
          <w:rPrChange w:id="3225" w:author="Cristian Sbrolli" w:date="2020-12-04T22:04:00Z">
            <w:rPr>
              <w:ins w:id="3226" w:author="Cristian Sbrolli" w:date="2020-12-04T22:03:00Z"/>
              <w:rStyle w:val="SubtleEmphasis"/>
              <w:sz w:val="44"/>
              <w:szCs w:val="44"/>
            </w:rPr>
          </w:rPrChange>
        </w:rPr>
      </w:pPr>
      <w:ins w:id="3227" w:author="Cristian Sbrolli" w:date="2020-12-04T22:03:00Z">
        <w:r w:rsidRPr="005432E1">
          <w:rPr>
            <w:rStyle w:val="SubtleEmphasis"/>
            <w:rFonts w:asciiTheme="minorHAnsi" w:hAnsiTheme="minorHAnsi" w:cstheme="minorHAnsi"/>
            <w:szCs w:val="24"/>
            <w:rPrChange w:id="3228" w:author="Cristian Sbrolli" w:date="2020-12-04T22:04:00Z">
              <w:rPr>
                <w:rStyle w:val="SubtleEmphasis"/>
                <w:sz w:val="44"/>
                <w:szCs w:val="44"/>
              </w:rPr>
            </w:rPrChange>
          </w:rPr>
          <w:t>}</w:t>
        </w:r>
      </w:ins>
    </w:p>
    <w:p w14:paraId="6E7DA17E" w14:textId="77777777" w:rsidR="005432E1" w:rsidRPr="005432E1" w:rsidRDefault="005432E1" w:rsidP="005432E1">
      <w:pPr>
        <w:pStyle w:val="ListParagraph"/>
        <w:spacing w:line="240" w:lineRule="auto"/>
        <w:ind w:left="360"/>
        <w:rPr>
          <w:ins w:id="3229" w:author="Cristian Sbrolli" w:date="2020-12-04T22:03:00Z"/>
          <w:rStyle w:val="SubtleEmphasis"/>
          <w:rFonts w:asciiTheme="minorHAnsi" w:hAnsiTheme="minorHAnsi" w:cstheme="minorHAnsi"/>
          <w:szCs w:val="24"/>
          <w:rPrChange w:id="3230" w:author="Cristian Sbrolli" w:date="2020-12-04T22:04:00Z">
            <w:rPr>
              <w:ins w:id="3231" w:author="Cristian Sbrolli" w:date="2020-12-04T22:03:00Z"/>
              <w:rStyle w:val="SubtleEmphasis"/>
              <w:sz w:val="44"/>
              <w:szCs w:val="44"/>
            </w:rPr>
          </w:rPrChange>
        </w:rPr>
      </w:pPr>
    </w:p>
    <w:p w14:paraId="64A941E7" w14:textId="77777777" w:rsidR="005432E1" w:rsidRPr="005432E1" w:rsidRDefault="005432E1" w:rsidP="005432E1">
      <w:pPr>
        <w:pStyle w:val="ListParagraph"/>
        <w:spacing w:line="240" w:lineRule="auto"/>
        <w:ind w:left="360"/>
        <w:rPr>
          <w:ins w:id="3232" w:author="Cristian Sbrolli" w:date="2020-12-04T22:03:00Z"/>
          <w:rStyle w:val="SubtleEmphasis"/>
          <w:rFonts w:asciiTheme="minorHAnsi" w:hAnsiTheme="minorHAnsi" w:cstheme="minorHAnsi"/>
          <w:szCs w:val="24"/>
          <w:rPrChange w:id="3233" w:author="Cristian Sbrolli" w:date="2020-12-04T22:04:00Z">
            <w:rPr>
              <w:ins w:id="3234" w:author="Cristian Sbrolli" w:date="2020-12-04T22:03:00Z"/>
              <w:rStyle w:val="SubtleEmphasis"/>
              <w:sz w:val="44"/>
              <w:szCs w:val="44"/>
            </w:rPr>
          </w:rPrChange>
        </w:rPr>
      </w:pPr>
      <w:ins w:id="3235" w:author="Cristian Sbrolli" w:date="2020-12-04T22:03:00Z">
        <w:r w:rsidRPr="005432E1">
          <w:rPr>
            <w:rStyle w:val="SubtleEmphasis"/>
            <w:rFonts w:asciiTheme="minorHAnsi" w:hAnsiTheme="minorHAnsi" w:cstheme="minorHAnsi"/>
            <w:szCs w:val="24"/>
            <w:rPrChange w:id="3236"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3237"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238"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3239" w:author="Cristian Sbrolli" w:date="2020-12-04T22:04:00Z">
              <w:rPr>
                <w:rStyle w:val="SubtleEmphasis"/>
                <w:sz w:val="44"/>
                <w:szCs w:val="44"/>
              </w:rPr>
            </w:rPrChange>
          </w:rPr>
          <w:t>User{</w:t>
        </w:r>
        <w:proofErr w:type="gramEnd"/>
      </w:ins>
    </w:p>
    <w:p w14:paraId="4C5220BF" w14:textId="77777777" w:rsidR="005432E1" w:rsidRPr="005432E1" w:rsidRDefault="005432E1" w:rsidP="005432E1">
      <w:pPr>
        <w:pStyle w:val="ListParagraph"/>
        <w:spacing w:line="240" w:lineRule="auto"/>
        <w:ind w:left="360"/>
        <w:rPr>
          <w:ins w:id="3240" w:author="Cristian Sbrolli" w:date="2020-12-04T22:03:00Z"/>
          <w:rStyle w:val="SubtleEmphasis"/>
          <w:rFonts w:asciiTheme="minorHAnsi" w:hAnsiTheme="minorHAnsi" w:cstheme="minorHAnsi"/>
          <w:szCs w:val="24"/>
          <w:rPrChange w:id="3241" w:author="Cristian Sbrolli" w:date="2020-12-04T22:04:00Z">
            <w:rPr>
              <w:ins w:id="3242" w:author="Cristian Sbrolli" w:date="2020-12-04T22:03:00Z"/>
              <w:rStyle w:val="SubtleEmphasis"/>
              <w:sz w:val="44"/>
              <w:szCs w:val="44"/>
            </w:rPr>
          </w:rPrChange>
        </w:rPr>
      </w:pPr>
      <w:proofErr w:type="spellStart"/>
      <w:ins w:id="3243" w:author="Cristian Sbrolli" w:date="2020-12-04T22:03:00Z">
        <w:r w:rsidRPr="005432E1">
          <w:rPr>
            <w:rStyle w:val="SubtleEmphasis"/>
            <w:rFonts w:asciiTheme="minorHAnsi" w:hAnsiTheme="minorHAnsi" w:cstheme="minorHAnsi"/>
            <w:szCs w:val="24"/>
            <w:rPrChange w:id="3244" w:author="Cristian Sbrolli" w:date="2020-12-04T22:04:00Z">
              <w:rPr>
                <w:rStyle w:val="SubtleEmphasis"/>
                <w:sz w:val="44"/>
                <w:szCs w:val="44"/>
              </w:rPr>
            </w:rPrChange>
          </w:rPr>
          <w:t>userPTickets</w:t>
        </w:r>
        <w:proofErr w:type="spellEnd"/>
        <w:r w:rsidRPr="005432E1">
          <w:rPr>
            <w:rStyle w:val="SubtleEmphasis"/>
            <w:rFonts w:asciiTheme="minorHAnsi" w:hAnsiTheme="minorHAnsi" w:cstheme="minorHAnsi"/>
            <w:szCs w:val="24"/>
            <w:rPrChange w:id="3245"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3246" w:author="Cristian Sbrolli" w:date="2020-12-04T22:04:00Z">
              <w:rPr>
                <w:rStyle w:val="SubtleEmphasis"/>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3247" w:author="Cristian Sbrolli" w:date="2020-12-04T22:03:00Z"/>
          <w:rStyle w:val="SubtleEmphasis"/>
          <w:rFonts w:asciiTheme="minorHAnsi" w:hAnsiTheme="minorHAnsi" w:cstheme="minorHAnsi"/>
          <w:szCs w:val="24"/>
          <w:rPrChange w:id="3248" w:author="Cristian Sbrolli" w:date="2020-12-04T22:04:00Z">
            <w:rPr>
              <w:ins w:id="3249" w:author="Cristian Sbrolli" w:date="2020-12-04T22:03:00Z"/>
              <w:rStyle w:val="SubtleEmphasis"/>
              <w:sz w:val="44"/>
              <w:szCs w:val="44"/>
            </w:rPr>
          </w:rPrChange>
        </w:rPr>
      </w:pPr>
      <w:ins w:id="3250" w:author="Cristian Sbrolli" w:date="2020-12-04T22:03:00Z">
        <w:r w:rsidRPr="005432E1">
          <w:rPr>
            <w:rStyle w:val="SubtleEmphasis"/>
            <w:rFonts w:asciiTheme="minorHAnsi" w:hAnsiTheme="minorHAnsi" w:cstheme="minorHAnsi"/>
            <w:szCs w:val="24"/>
            <w:rPrChange w:id="3251" w:author="Cristian Sbrolli" w:date="2020-12-04T22:04:00Z">
              <w:rPr>
                <w:rStyle w:val="SubtleEmphasis"/>
                <w:sz w:val="44"/>
                <w:szCs w:val="44"/>
              </w:rPr>
            </w:rPrChange>
          </w:rPr>
          <w:t>}</w:t>
        </w:r>
      </w:ins>
    </w:p>
    <w:p w14:paraId="0E5A41B4" w14:textId="77777777" w:rsidR="005432E1" w:rsidRPr="005432E1" w:rsidRDefault="005432E1" w:rsidP="005432E1">
      <w:pPr>
        <w:pStyle w:val="ListParagraph"/>
        <w:spacing w:line="240" w:lineRule="auto"/>
        <w:ind w:left="360"/>
        <w:rPr>
          <w:ins w:id="3252" w:author="Cristian Sbrolli" w:date="2020-12-04T22:03:00Z"/>
          <w:rStyle w:val="SubtleEmphasis"/>
          <w:rFonts w:asciiTheme="minorHAnsi" w:hAnsiTheme="minorHAnsi" w:cstheme="minorHAnsi"/>
          <w:szCs w:val="24"/>
          <w:rPrChange w:id="3253" w:author="Cristian Sbrolli" w:date="2020-12-04T22:04:00Z">
            <w:rPr>
              <w:ins w:id="3254" w:author="Cristian Sbrolli" w:date="2020-12-04T22:03:00Z"/>
              <w:rStyle w:val="SubtleEmphasis"/>
              <w:sz w:val="44"/>
              <w:szCs w:val="44"/>
            </w:rPr>
          </w:rPrChange>
        </w:rPr>
      </w:pPr>
    </w:p>
    <w:p w14:paraId="379753D5" w14:textId="77777777" w:rsidR="005432E1" w:rsidRPr="005432E1" w:rsidRDefault="005432E1" w:rsidP="005432E1">
      <w:pPr>
        <w:pStyle w:val="ListParagraph"/>
        <w:spacing w:line="240" w:lineRule="auto"/>
        <w:ind w:left="360"/>
        <w:rPr>
          <w:ins w:id="3255" w:author="Cristian Sbrolli" w:date="2020-12-04T22:03:00Z"/>
          <w:rStyle w:val="SubtleEmphasis"/>
          <w:rFonts w:asciiTheme="minorHAnsi" w:hAnsiTheme="minorHAnsi" w:cstheme="minorHAnsi"/>
          <w:szCs w:val="24"/>
          <w:rPrChange w:id="3256" w:author="Cristian Sbrolli" w:date="2020-12-04T22:04:00Z">
            <w:rPr>
              <w:ins w:id="3257" w:author="Cristian Sbrolli" w:date="2020-12-04T22:03:00Z"/>
              <w:rStyle w:val="SubtleEmphasis"/>
              <w:sz w:val="44"/>
              <w:szCs w:val="44"/>
            </w:rPr>
          </w:rPrChange>
        </w:rPr>
      </w:pPr>
      <w:ins w:id="3258" w:author="Cristian Sbrolli" w:date="2020-12-04T22:03:00Z">
        <w:r w:rsidRPr="005432E1">
          <w:rPr>
            <w:rStyle w:val="SubtleEmphasis"/>
            <w:rFonts w:asciiTheme="minorHAnsi" w:hAnsiTheme="minorHAnsi" w:cstheme="minorHAnsi"/>
            <w:szCs w:val="24"/>
            <w:rPrChange w:id="3259"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3260" w:author="Cristian Sbrolli" w:date="2020-12-04T22:04:00Z">
              <w:rPr>
                <w:rStyle w:val="SubtleEmphasis"/>
                <w:sz w:val="44"/>
                <w:szCs w:val="44"/>
              </w:rPr>
            </w:rPrChange>
          </w:rPr>
          <w:t>Date{</w:t>
        </w:r>
        <w:proofErr w:type="gramEnd"/>
        <w:r w:rsidRPr="005432E1">
          <w:rPr>
            <w:rStyle w:val="SubtleEmphasis"/>
            <w:rFonts w:asciiTheme="minorHAnsi" w:hAnsiTheme="minorHAnsi" w:cstheme="minorHAnsi"/>
            <w:szCs w:val="24"/>
            <w:rPrChange w:id="3261" w:author="Cristian Sbrolli" w:date="2020-12-04T22:04:00Z">
              <w:rPr>
                <w:rStyle w:val="SubtleEmphasis"/>
                <w:sz w:val="44"/>
                <w:szCs w:val="44"/>
              </w:rPr>
            </w:rPrChange>
          </w:rPr>
          <w:t>}</w:t>
        </w:r>
      </w:ins>
    </w:p>
    <w:p w14:paraId="4377EA1F" w14:textId="77777777" w:rsidR="005432E1" w:rsidRPr="005432E1" w:rsidRDefault="005432E1" w:rsidP="005432E1">
      <w:pPr>
        <w:pStyle w:val="ListParagraph"/>
        <w:spacing w:line="240" w:lineRule="auto"/>
        <w:ind w:left="360"/>
        <w:rPr>
          <w:ins w:id="3262" w:author="Cristian Sbrolli" w:date="2020-12-04T22:03:00Z"/>
          <w:rStyle w:val="SubtleEmphasis"/>
          <w:rFonts w:asciiTheme="minorHAnsi" w:hAnsiTheme="minorHAnsi" w:cstheme="minorHAnsi"/>
          <w:szCs w:val="24"/>
          <w:rPrChange w:id="3263" w:author="Cristian Sbrolli" w:date="2020-12-04T22:04:00Z">
            <w:rPr>
              <w:ins w:id="3264" w:author="Cristian Sbrolli" w:date="2020-12-04T22:03:00Z"/>
              <w:rStyle w:val="SubtleEmphasis"/>
              <w:sz w:val="44"/>
              <w:szCs w:val="44"/>
            </w:rPr>
          </w:rPrChange>
        </w:rPr>
      </w:pPr>
      <w:ins w:id="3265" w:author="Cristian Sbrolli" w:date="2020-12-04T22:03:00Z">
        <w:r w:rsidRPr="005432E1">
          <w:rPr>
            <w:rStyle w:val="SubtleEmphasis"/>
            <w:rFonts w:asciiTheme="minorHAnsi" w:hAnsiTheme="minorHAnsi" w:cstheme="minorHAnsi"/>
            <w:szCs w:val="24"/>
            <w:rPrChange w:id="3266"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3267"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3268"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269" w:author="Cristian Sbrolli" w:date="2020-12-04T22:04:00Z">
              <w:rPr>
                <w:rStyle w:val="SubtleEmphasis"/>
                <w:sz w:val="44"/>
                <w:szCs w:val="44"/>
              </w:rPr>
            </w:rPrChange>
          </w:rPr>
          <w:t>}</w:t>
        </w:r>
      </w:ins>
    </w:p>
    <w:p w14:paraId="6A5D75A2" w14:textId="77777777" w:rsidR="005432E1" w:rsidRPr="005432E1" w:rsidRDefault="005432E1" w:rsidP="005432E1">
      <w:pPr>
        <w:pStyle w:val="ListParagraph"/>
        <w:spacing w:line="240" w:lineRule="auto"/>
        <w:ind w:left="360"/>
        <w:rPr>
          <w:ins w:id="3270" w:author="Cristian Sbrolli" w:date="2020-12-04T22:03:00Z"/>
          <w:rStyle w:val="SubtleEmphasis"/>
          <w:rFonts w:asciiTheme="minorHAnsi" w:hAnsiTheme="minorHAnsi" w:cstheme="minorHAnsi"/>
          <w:szCs w:val="24"/>
          <w:rPrChange w:id="3271" w:author="Cristian Sbrolli" w:date="2020-12-04T22:04:00Z">
            <w:rPr>
              <w:ins w:id="3272" w:author="Cristian Sbrolli" w:date="2020-12-04T22:03:00Z"/>
              <w:rStyle w:val="SubtleEmphasis"/>
              <w:sz w:val="44"/>
              <w:szCs w:val="44"/>
            </w:rPr>
          </w:rPrChange>
        </w:rPr>
      </w:pPr>
    </w:p>
    <w:p w14:paraId="1E76C7E8" w14:textId="77777777" w:rsidR="005432E1" w:rsidRPr="005432E1" w:rsidRDefault="005432E1" w:rsidP="005432E1">
      <w:pPr>
        <w:pStyle w:val="ListParagraph"/>
        <w:spacing w:line="240" w:lineRule="auto"/>
        <w:ind w:left="360"/>
        <w:rPr>
          <w:ins w:id="3273" w:author="Cristian Sbrolli" w:date="2020-12-04T22:03:00Z"/>
          <w:rStyle w:val="SubtleEmphasis"/>
          <w:rFonts w:asciiTheme="minorHAnsi" w:hAnsiTheme="minorHAnsi" w:cstheme="minorHAnsi"/>
          <w:szCs w:val="24"/>
          <w:rPrChange w:id="3274" w:author="Cristian Sbrolli" w:date="2020-12-04T22:04:00Z">
            <w:rPr>
              <w:ins w:id="3275" w:author="Cristian Sbrolli" w:date="2020-12-04T22:03:00Z"/>
              <w:rStyle w:val="SubtleEmphasis"/>
              <w:sz w:val="44"/>
              <w:szCs w:val="44"/>
            </w:rPr>
          </w:rPrChange>
        </w:rPr>
      </w:pPr>
      <w:ins w:id="3276" w:author="Cristian Sbrolli" w:date="2020-12-04T22:03:00Z">
        <w:r w:rsidRPr="005432E1">
          <w:rPr>
            <w:rStyle w:val="SubtleEmphasis"/>
            <w:rFonts w:asciiTheme="minorHAnsi" w:hAnsiTheme="minorHAnsi" w:cstheme="minorHAnsi"/>
            <w:szCs w:val="24"/>
            <w:rPrChange w:id="3277" w:author="Cristian Sbrolli" w:date="2020-12-04T22:04:00Z">
              <w:rPr>
                <w:rStyle w:val="SubtleEmphasis"/>
                <w:sz w:val="44"/>
                <w:szCs w:val="44"/>
              </w:rPr>
            </w:rPrChange>
          </w:rPr>
          <w:t xml:space="preserve">abstract sig </w:t>
        </w:r>
        <w:proofErr w:type="gramStart"/>
        <w:r w:rsidRPr="005432E1">
          <w:rPr>
            <w:rStyle w:val="SubtleEmphasis"/>
            <w:rFonts w:asciiTheme="minorHAnsi" w:hAnsiTheme="minorHAnsi" w:cstheme="minorHAnsi"/>
            <w:szCs w:val="24"/>
            <w:rPrChange w:id="3278" w:author="Cristian Sbrolli" w:date="2020-12-04T22:04:00Z">
              <w:rPr>
                <w:rStyle w:val="SubtleEmphasis"/>
                <w:sz w:val="44"/>
                <w:szCs w:val="44"/>
              </w:rPr>
            </w:rPrChange>
          </w:rPr>
          <w:t>Ticket{</w:t>
        </w:r>
        <w:proofErr w:type="gramEnd"/>
      </w:ins>
    </w:p>
    <w:p w14:paraId="4DDFD304" w14:textId="77777777" w:rsidR="005432E1" w:rsidRPr="005432E1" w:rsidRDefault="005432E1" w:rsidP="005432E1">
      <w:pPr>
        <w:pStyle w:val="ListParagraph"/>
        <w:spacing w:line="240" w:lineRule="auto"/>
        <w:ind w:left="360"/>
        <w:rPr>
          <w:ins w:id="3279" w:author="Cristian Sbrolli" w:date="2020-12-04T22:03:00Z"/>
          <w:rStyle w:val="SubtleEmphasis"/>
          <w:rFonts w:asciiTheme="minorHAnsi" w:hAnsiTheme="minorHAnsi" w:cstheme="minorHAnsi"/>
          <w:szCs w:val="24"/>
          <w:rPrChange w:id="3280" w:author="Cristian Sbrolli" w:date="2020-12-04T22:04:00Z">
            <w:rPr>
              <w:ins w:id="3281" w:author="Cristian Sbrolli" w:date="2020-12-04T22:03:00Z"/>
              <w:rStyle w:val="SubtleEmphasis"/>
              <w:sz w:val="44"/>
              <w:szCs w:val="44"/>
            </w:rPr>
          </w:rPrChange>
        </w:rPr>
      </w:pPr>
      <w:proofErr w:type="spellStart"/>
      <w:ins w:id="3282" w:author="Cristian Sbrolli" w:date="2020-12-04T22:03:00Z">
        <w:r w:rsidRPr="005432E1">
          <w:rPr>
            <w:rStyle w:val="SubtleEmphasis"/>
            <w:rFonts w:asciiTheme="minorHAnsi" w:hAnsiTheme="minorHAnsi" w:cstheme="minorHAnsi"/>
            <w:szCs w:val="24"/>
            <w:rPrChange w:id="3283" w:author="Cristian Sbrolli" w:date="2020-12-04T22:04:00Z">
              <w:rPr>
                <w:rStyle w:val="SubtleEmphasis"/>
                <w:sz w:val="44"/>
                <w:szCs w:val="44"/>
              </w:rPr>
            </w:rPrChange>
          </w:rPr>
          <w:t>ticketDate</w:t>
        </w:r>
        <w:proofErr w:type="spellEnd"/>
        <w:r w:rsidRPr="005432E1">
          <w:rPr>
            <w:rStyle w:val="SubtleEmphasis"/>
            <w:rFonts w:asciiTheme="minorHAnsi" w:hAnsiTheme="minorHAnsi" w:cstheme="minorHAnsi"/>
            <w:szCs w:val="24"/>
            <w:rPrChange w:id="3284" w:author="Cristian Sbrolli" w:date="2020-12-04T22:04:00Z">
              <w:rPr>
                <w:rStyle w:val="SubtleEmphasis"/>
                <w:sz w:val="44"/>
                <w:szCs w:val="44"/>
              </w:rPr>
            </w:rPrChange>
          </w:rPr>
          <w:t>: one Date,</w:t>
        </w:r>
      </w:ins>
    </w:p>
    <w:p w14:paraId="1EAF2216" w14:textId="77777777" w:rsidR="005432E1" w:rsidRPr="005432E1" w:rsidRDefault="005432E1" w:rsidP="005432E1">
      <w:pPr>
        <w:pStyle w:val="ListParagraph"/>
        <w:spacing w:line="240" w:lineRule="auto"/>
        <w:ind w:left="360"/>
        <w:rPr>
          <w:ins w:id="3285" w:author="Cristian Sbrolli" w:date="2020-12-04T22:03:00Z"/>
          <w:rStyle w:val="SubtleEmphasis"/>
          <w:rFonts w:asciiTheme="minorHAnsi" w:hAnsiTheme="minorHAnsi" w:cstheme="minorHAnsi"/>
          <w:szCs w:val="24"/>
          <w:rPrChange w:id="3286" w:author="Cristian Sbrolli" w:date="2020-12-04T22:04:00Z">
            <w:rPr>
              <w:ins w:id="3287" w:author="Cristian Sbrolli" w:date="2020-12-04T22:03:00Z"/>
              <w:rStyle w:val="SubtleEmphasis"/>
              <w:sz w:val="44"/>
              <w:szCs w:val="44"/>
            </w:rPr>
          </w:rPrChange>
        </w:rPr>
      </w:pPr>
      <w:proofErr w:type="spellStart"/>
      <w:ins w:id="3288" w:author="Cristian Sbrolli" w:date="2020-12-04T22:03:00Z">
        <w:r w:rsidRPr="005432E1">
          <w:rPr>
            <w:rStyle w:val="SubtleEmphasis"/>
            <w:rFonts w:asciiTheme="minorHAnsi" w:hAnsiTheme="minorHAnsi" w:cstheme="minorHAnsi"/>
            <w:szCs w:val="24"/>
            <w:rPrChange w:id="3289" w:author="Cristian Sbrolli" w:date="2020-12-04T22:04:00Z">
              <w:rPr>
                <w:rStyle w:val="SubtleEmphasis"/>
                <w:sz w:val="44"/>
                <w:szCs w:val="44"/>
              </w:rPr>
            </w:rPrChange>
          </w:rPr>
          <w:t>ticketTimeSlot</w:t>
        </w:r>
        <w:proofErr w:type="spellEnd"/>
        <w:r w:rsidRPr="005432E1">
          <w:rPr>
            <w:rStyle w:val="SubtleEmphasis"/>
            <w:rFonts w:asciiTheme="minorHAnsi" w:hAnsiTheme="minorHAnsi" w:cstheme="minorHAnsi"/>
            <w:szCs w:val="24"/>
            <w:rPrChange w:id="3290"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3291"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3292" w:author="Cristian Sbrolli" w:date="2020-12-04T22:04:00Z">
              <w:rPr>
                <w:rStyle w:val="SubtleEmphasis"/>
                <w:sz w:val="44"/>
                <w:szCs w:val="44"/>
              </w:rPr>
            </w:rPrChange>
          </w:rPr>
          <w:t>,</w:t>
        </w:r>
      </w:ins>
    </w:p>
    <w:p w14:paraId="3FBB7378" w14:textId="77777777" w:rsidR="005432E1" w:rsidRPr="005432E1" w:rsidRDefault="005432E1" w:rsidP="005432E1">
      <w:pPr>
        <w:pStyle w:val="ListParagraph"/>
        <w:spacing w:line="240" w:lineRule="auto"/>
        <w:ind w:left="360"/>
        <w:rPr>
          <w:ins w:id="3293" w:author="Cristian Sbrolli" w:date="2020-12-04T22:03:00Z"/>
          <w:rStyle w:val="SubtleEmphasis"/>
          <w:rFonts w:asciiTheme="minorHAnsi" w:hAnsiTheme="minorHAnsi" w:cstheme="minorHAnsi"/>
          <w:szCs w:val="24"/>
          <w:rPrChange w:id="3294" w:author="Cristian Sbrolli" w:date="2020-12-04T22:04:00Z">
            <w:rPr>
              <w:ins w:id="3295" w:author="Cristian Sbrolli" w:date="2020-12-04T22:03:00Z"/>
              <w:rStyle w:val="SubtleEmphasis"/>
              <w:sz w:val="44"/>
              <w:szCs w:val="44"/>
            </w:rPr>
          </w:rPrChange>
        </w:rPr>
      </w:pPr>
      <w:proofErr w:type="spellStart"/>
      <w:ins w:id="3296" w:author="Cristian Sbrolli" w:date="2020-12-04T22:03:00Z">
        <w:r w:rsidRPr="005432E1">
          <w:rPr>
            <w:rStyle w:val="SubtleEmphasis"/>
            <w:rFonts w:asciiTheme="minorHAnsi" w:hAnsiTheme="minorHAnsi" w:cstheme="minorHAnsi"/>
            <w:szCs w:val="24"/>
            <w:rPrChange w:id="3297" w:author="Cristian Sbrolli" w:date="2020-12-04T22:04:00Z">
              <w:rPr>
                <w:rStyle w:val="SubtleEmphasis"/>
                <w:sz w:val="44"/>
                <w:szCs w:val="44"/>
              </w:rPr>
            </w:rPrChange>
          </w:rPr>
          <w:t>ticketCode</w:t>
        </w:r>
        <w:proofErr w:type="spellEnd"/>
        <w:r w:rsidRPr="005432E1">
          <w:rPr>
            <w:rStyle w:val="SubtleEmphasis"/>
            <w:rFonts w:asciiTheme="minorHAnsi" w:hAnsiTheme="minorHAnsi" w:cstheme="minorHAnsi"/>
            <w:szCs w:val="24"/>
            <w:rPrChange w:id="3298"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3299" w:author="Cristian Sbrolli" w:date="2020-12-04T22:04:00Z">
              <w:rPr>
                <w:rStyle w:val="SubtleEmphasis"/>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3300" w:author="Cristian Sbrolli" w:date="2020-12-04T22:03:00Z"/>
          <w:rStyle w:val="SubtleEmphasis"/>
          <w:rFonts w:asciiTheme="minorHAnsi" w:hAnsiTheme="minorHAnsi" w:cstheme="minorHAnsi"/>
          <w:szCs w:val="24"/>
          <w:rPrChange w:id="3301" w:author="Cristian Sbrolli" w:date="2020-12-04T22:04:00Z">
            <w:rPr>
              <w:ins w:id="3302" w:author="Cristian Sbrolli" w:date="2020-12-04T22:03:00Z"/>
              <w:rStyle w:val="SubtleEmphasis"/>
              <w:sz w:val="44"/>
              <w:szCs w:val="44"/>
            </w:rPr>
          </w:rPrChange>
        </w:rPr>
      </w:pPr>
      <w:ins w:id="3303" w:author="Cristian Sbrolli" w:date="2020-12-04T22:03:00Z">
        <w:r w:rsidRPr="005432E1">
          <w:rPr>
            <w:rStyle w:val="SubtleEmphasis"/>
            <w:rFonts w:asciiTheme="minorHAnsi" w:hAnsiTheme="minorHAnsi" w:cstheme="minorHAnsi"/>
            <w:szCs w:val="24"/>
            <w:rPrChange w:id="3304" w:author="Cristian Sbrolli" w:date="2020-12-04T22:04:00Z">
              <w:rPr>
                <w:rStyle w:val="SubtleEmphasis"/>
                <w:sz w:val="44"/>
                <w:szCs w:val="44"/>
              </w:rPr>
            </w:rPrChange>
          </w:rPr>
          <w:t>}</w:t>
        </w:r>
      </w:ins>
    </w:p>
    <w:p w14:paraId="42F4EC27" w14:textId="77777777" w:rsidR="005432E1" w:rsidRPr="005432E1" w:rsidRDefault="005432E1" w:rsidP="005432E1">
      <w:pPr>
        <w:pStyle w:val="ListParagraph"/>
        <w:spacing w:line="240" w:lineRule="auto"/>
        <w:ind w:left="360"/>
        <w:rPr>
          <w:ins w:id="3305" w:author="Cristian Sbrolli" w:date="2020-12-04T22:03:00Z"/>
          <w:rStyle w:val="SubtleEmphasis"/>
          <w:rFonts w:asciiTheme="minorHAnsi" w:hAnsiTheme="minorHAnsi" w:cstheme="minorHAnsi"/>
          <w:szCs w:val="24"/>
          <w:rPrChange w:id="3306" w:author="Cristian Sbrolli" w:date="2020-12-04T22:04:00Z">
            <w:rPr>
              <w:ins w:id="3307" w:author="Cristian Sbrolli" w:date="2020-12-04T22:03:00Z"/>
              <w:rStyle w:val="SubtleEmphasis"/>
              <w:sz w:val="44"/>
              <w:szCs w:val="44"/>
            </w:rPr>
          </w:rPrChange>
        </w:rPr>
      </w:pPr>
      <w:ins w:id="3308" w:author="Cristian Sbrolli" w:date="2020-12-04T22:03:00Z">
        <w:r w:rsidRPr="005432E1">
          <w:rPr>
            <w:rStyle w:val="SubtleEmphasis"/>
            <w:rFonts w:asciiTheme="minorHAnsi" w:hAnsiTheme="minorHAnsi" w:cstheme="minorHAnsi"/>
            <w:szCs w:val="24"/>
            <w:rPrChange w:id="3309"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3310"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311"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3312" w:author="Cristian Sbrolli" w:date="2020-12-04T22:04:00Z">
              <w:rPr>
                <w:rStyle w:val="SubtleEmphasis"/>
                <w:sz w:val="44"/>
                <w:szCs w:val="44"/>
              </w:rPr>
            </w:rPrChange>
          </w:rPr>
          <w:t>Ticket{</w:t>
        </w:r>
        <w:proofErr w:type="gramEnd"/>
        <w:r w:rsidRPr="005432E1">
          <w:rPr>
            <w:rStyle w:val="SubtleEmphasis"/>
            <w:rFonts w:asciiTheme="minorHAnsi" w:hAnsiTheme="minorHAnsi" w:cstheme="minorHAnsi"/>
            <w:szCs w:val="24"/>
            <w:rPrChange w:id="3313" w:author="Cristian Sbrolli" w:date="2020-12-04T22:04:00Z">
              <w:rPr>
                <w:rStyle w:val="SubtleEmphasis"/>
                <w:sz w:val="44"/>
                <w:szCs w:val="44"/>
              </w:rPr>
            </w:rPrChange>
          </w:rPr>
          <w:t>}</w:t>
        </w:r>
      </w:ins>
    </w:p>
    <w:p w14:paraId="4914714E" w14:textId="77777777" w:rsidR="005432E1" w:rsidRPr="005432E1" w:rsidRDefault="005432E1" w:rsidP="005432E1">
      <w:pPr>
        <w:pStyle w:val="ListParagraph"/>
        <w:spacing w:line="240" w:lineRule="auto"/>
        <w:ind w:left="360"/>
        <w:rPr>
          <w:ins w:id="3314" w:author="Cristian Sbrolli" w:date="2020-12-04T22:03:00Z"/>
          <w:rStyle w:val="SubtleEmphasis"/>
          <w:rFonts w:asciiTheme="minorHAnsi" w:hAnsiTheme="minorHAnsi" w:cstheme="minorHAnsi"/>
          <w:szCs w:val="24"/>
          <w:rPrChange w:id="3315" w:author="Cristian Sbrolli" w:date="2020-12-04T22:04:00Z">
            <w:rPr>
              <w:ins w:id="3316" w:author="Cristian Sbrolli" w:date="2020-12-04T22:03:00Z"/>
              <w:rStyle w:val="SubtleEmphasis"/>
              <w:sz w:val="44"/>
              <w:szCs w:val="44"/>
            </w:rPr>
          </w:rPrChange>
        </w:rPr>
      </w:pPr>
      <w:ins w:id="3317" w:author="Cristian Sbrolli" w:date="2020-12-04T22:03:00Z">
        <w:r w:rsidRPr="005432E1">
          <w:rPr>
            <w:rStyle w:val="SubtleEmphasis"/>
            <w:rFonts w:asciiTheme="minorHAnsi" w:hAnsiTheme="minorHAnsi" w:cstheme="minorHAnsi"/>
            <w:szCs w:val="24"/>
            <w:rPrChange w:id="3318"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3319"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3320"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3321" w:author="Cristian Sbrolli" w:date="2020-12-04T22:04:00Z">
              <w:rPr>
                <w:rStyle w:val="SubtleEmphasis"/>
                <w:sz w:val="44"/>
                <w:szCs w:val="44"/>
              </w:rPr>
            </w:rPrChange>
          </w:rPr>
          <w:t>Ticket{</w:t>
        </w:r>
        <w:proofErr w:type="gramEnd"/>
        <w:r w:rsidRPr="005432E1">
          <w:rPr>
            <w:rStyle w:val="SubtleEmphasis"/>
            <w:rFonts w:asciiTheme="minorHAnsi" w:hAnsiTheme="minorHAnsi" w:cstheme="minorHAnsi"/>
            <w:szCs w:val="24"/>
            <w:rPrChange w:id="3322" w:author="Cristian Sbrolli" w:date="2020-12-04T22:04:00Z">
              <w:rPr>
                <w:rStyle w:val="SubtleEmphasis"/>
                <w:sz w:val="44"/>
                <w:szCs w:val="44"/>
              </w:rPr>
            </w:rPrChange>
          </w:rPr>
          <w:t>}</w:t>
        </w:r>
      </w:ins>
    </w:p>
    <w:p w14:paraId="304B8EB6" w14:textId="77777777" w:rsidR="005432E1" w:rsidRPr="005432E1" w:rsidRDefault="005432E1" w:rsidP="005432E1">
      <w:pPr>
        <w:pStyle w:val="ListParagraph"/>
        <w:spacing w:line="240" w:lineRule="auto"/>
        <w:ind w:left="360"/>
        <w:rPr>
          <w:ins w:id="3323" w:author="Cristian Sbrolli" w:date="2020-12-04T22:03:00Z"/>
          <w:rStyle w:val="SubtleEmphasis"/>
          <w:rFonts w:asciiTheme="minorHAnsi" w:hAnsiTheme="minorHAnsi" w:cstheme="minorHAnsi"/>
          <w:szCs w:val="24"/>
          <w:rPrChange w:id="3324" w:author="Cristian Sbrolli" w:date="2020-12-04T22:04:00Z">
            <w:rPr>
              <w:ins w:id="3325" w:author="Cristian Sbrolli" w:date="2020-12-04T22:03:00Z"/>
              <w:rStyle w:val="SubtleEmphasis"/>
              <w:sz w:val="44"/>
              <w:szCs w:val="44"/>
            </w:rPr>
          </w:rPrChange>
        </w:rPr>
      </w:pPr>
      <w:ins w:id="3326" w:author="Cristian Sbrolli" w:date="2020-12-04T22:03:00Z">
        <w:r w:rsidRPr="005432E1">
          <w:rPr>
            <w:rStyle w:val="SubtleEmphasis"/>
            <w:rFonts w:asciiTheme="minorHAnsi" w:hAnsiTheme="minorHAnsi" w:cstheme="minorHAnsi"/>
            <w:szCs w:val="24"/>
            <w:rPrChange w:id="3327" w:author="Cristian Sbrolli" w:date="2020-12-04T22:04:00Z">
              <w:rPr>
                <w:rStyle w:val="SubtleEmphasis"/>
                <w:sz w:val="44"/>
                <w:szCs w:val="44"/>
              </w:rPr>
            </w:rPrChange>
          </w:rPr>
          <w:t xml:space="preserve">sig Visit extends </w:t>
        </w:r>
        <w:proofErr w:type="gramStart"/>
        <w:r w:rsidRPr="005432E1">
          <w:rPr>
            <w:rStyle w:val="SubtleEmphasis"/>
            <w:rFonts w:asciiTheme="minorHAnsi" w:hAnsiTheme="minorHAnsi" w:cstheme="minorHAnsi"/>
            <w:szCs w:val="24"/>
            <w:rPrChange w:id="3328" w:author="Cristian Sbrolli" w:date="2020-12-04T22:04:00Z">
              <w:rPr>
                <w:rStyle w:val="SubtleEmphasis"/>
                <w:sz w:val="44"/>
                <w:szCs w:val="44"/>
              </w:rPr>
            </w:rPrChange>
          </w:rPr>
          <w:t>Ticket{</w:t>
        </w:r>
        <w:proofErr w:type="gramEnd"/>
      </w:ins>
    </w:p>
    <w:p w14:paraId="5DAE99A2" w14:textId="77777777" w:rsidR="005432E1" w:rsidRPr="005432E1" w:rsidRDefault="005432E1" w:rsidP="005432E1">
      <w:pPr>
        <w:pStyle w:val="ListParagraph"/>
        <w:spacing w:line="240" w:lineRule="auto"/>
        <w:ind w:left="360"/>
        <w:rPr>
          <w:ins w:id="3329" w:author="Cristian Sbrolli" w:date="2020-12-04T22:03:00Z"/>
          <w:rStyle w:val="SubtleEmphasis"/>
          <w:rFonts w:asciiTheme="minorHAnsi" w:hAnsiTheme="minorHAnsi" w:cstheme="minorHAnsi"/>
          <w:szCs w:val="24"/>
          <w:rPrChange w:id="3330" w:author="Cristian Sbrolli" w:date="2020-12-04T22:04:00Z">
            <w:rPr>
              <w:ins w:id="3331" w:author="Cristian Sbrolli" w:date="2020-12-04T22:03:00Z"/>
              <w:rStyle w:val="SubtleEmphasis"/>
              <w:sz w:val="44"/>
              <w:szCs w:val="44"/>
            </w:rPr>
          </w:rPrChange>
        </w:rPr>
      </w:pPr>
      <w:proofErr w:type="spellStart"/>
      <w:proofErr w:type="gramStart"/>
      <w:ins w:id="3332" w:author="Cristian Sbrolli" w:date="2020-12-04T22:03:00Z">
        <w:r w:rsidRPr="005432E1">
          <w:rPr>
            <w:rStyle w:val="SubtleEmphasis"/>
            <w:rFonts w:asciiTheme="minorHAnsi" w:hAnsiTheme="minorHAnsi" w:cstheme="minorHAnsi"/>
            <w:szCs w:val="24"/>
            <w:rPrChange w:id="3333" w:author="Cristian Sbrolli" w:date="2020-12-04T22:04:00Z">
              <w:rPr>
                <w:rStyle w:val="SubtleEmphasis"/>
                <w:sz w:val="44"/>
                <w:szCs w:val="44"/>
              </w:rPr>
            </w:rPrChange>
          </w:rPr>
          <w:t>shoppingListCategories</w:t>
        </w:r>
        <w:proofErr w:type="spellEnd"/>
        <w:r w:rsidRPr="005432E1">
          <w:rPr>
            <w:rStyle w:val="SubtleEmphasis"/>
            <w:rFonts w:asciiTheme="minorHAnsi" w:hAnsiTheme="minorHAnsi" w:cstheme="minorHAnsi"/>
            <w:szCs w:val="24"/>
            <w:rPrChange w:id="3334"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3335" w:author="Cristian Sbrolli" w:date="2020-12-04T22:04:00Z">
              <w:rPr>
                <w:rStyle w:val="SubtleEmphasis"/>
                <w:sz w:val="44"/>
                <w:szCs w:val="44"/>
              </w:rPr>
            </w:rPrChange>
          </w:rPr>
          <w:t xml:space="preserve"> set Category,</w:t>
        </w:r>
      </w:ins>
    </w:p>
    <w:p w14:paraId="0E48BA90" w14:textId="77777777" w:rsidR="005432E1" w:rsidRPr="005432E1" w:rsidRDefault="005432E1" w:rsidP="005432E1">
      <w:pPr>
        <w:pStyle w:val="ListParagraph"/>
        <w:spacing w:line="240" w:lineRule="auto"/>
        <w:ind w:left="360"/>
        <w:rPr>
          <w:ins w:id="3336" w:author="Cristian Sbrolli" w:date="2020-12-04T22:03:00Z"/>
          <w:rStyle w:val="SubtleEmphasis"/>
          <w:rFonts w:asciiTheme="minorHAnsi" w:hAnsiTheme="minorHAnsi" w:cstheme="minorHAnsi"/>
          <w:szCs w:val="24"/>
          <w:rPrChange w:id="3337" w:author="Cristian Sbrolli" w:date="2020-12-04T22:04:00Z">
            <w:rPr>
              <w:ins w:id="3338" w:author="Cristian Sbrolli" w:date="2020-12-04T22:03:00Z"/>
              <w:rStyle w:val="SubtleEmphasis"/>
              <w:sz w:val="44"/>
              <w:szCs w:val="44"/>
            </w:rPr>
          </w:rPrChange>
        </w:rPr>
      </w:pPr>
      <w:proofErr w:type="spellStart"/>
      <w:proofErr w:type="gramStart"/>
      <w:ins w:id="3339" w:author="Cristian Sbrolli" w:date="2020-12-04T22:03:00Z">
        <w:r w:rsidRPr="005432E1">
          <w:rPr>
            <w:rStyle w:val="SubtleEmphasis"/>
            <w:rFonts w:asciiTheme="minorHAnsi" w:hAnsiTheme="minorHAnsi" w:cstheme="minorHAnsi"/>
            <w:szCs w:val="24"/>
            <w:rPrChange w:id="3340" w:author="Cristian Sbrolli" w:date="2020-12-04T22:04:00Z">
              <w:rPr>
                <w:rStyle w:val="SubtleEmphasis"/>
                <w:sz w:val="44"/>
                <w:szCs w:val="44"/>
              </w:rPr>
            </w:rPrChange>
          </w:rPr>
          <w:t>shoppingListItems</w:t>
        </w:r>
        <w:proofErr w:type="spellEnd"/>
        <w:r w:rsidRPr="005432E1">
          <w:rPr>
            <w:rStyle w:val="SubtleEmphasis"/>
            <w:rFonts w:asciiTheme="minorHAnsi" w:hAnsiTheme="minorHAnsi" w:cstheme="minorHAnsi"/>
            <w:szCs w:val="24"/>
            <w:rPrChange w:id="3341"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3342" w:author="Cristian Sbrolli" w:date="2020-12-04T22:04:00Z">
              <w:rPr>
                <w:rStyle w:val="SubtleEmphasis"/>
                <w:sz w:val="44"/>
                <w:szCs w:val="44"/>
              </w:rPr>
            </w:rPrChange>
          </w:rPr>
          <w:t xml:space="preserve"> set Item</w:t>
        </w:r>
      </w:ins>
    </w:p>
    <w:p w14:paraId="1729F092" w14:textId="77777777" w:rsidR="005432E1" w:rsidRPr="005432E1" w:rsidRDefault="005432E1" w:rsidP="005432E1">
      <w:pPr>
        <w:pStyle w:val="ListParagraph"/>
        <w:spacing w:line="240" w:lineRule="auto"/>
        <w:ind w:left="360"/>
        <w:rPr>
          <w:ins w:id="3343" w:author="Cristian Sbrolli" w:date="2020-12-04T22:03:00Z"/>
          <w:rStyle w:val="SubtleEmphasis"/>
          <w:rFonts w:asciiTheme="minorHAnsi" w:hAnsiTheme="minorHAnsi" w:cstheme="minorHAnsi"/>
          <w:szCs w:val="24"/>
          <w:rPrChange w:id="3344" w:author="Cristian Sbrolli" w:date="2020-12-04T22:04:00Z">
            <w:rPr>
              <w:ins w:id="3345" w:author="Cristian Sbrolli" w:date="2020-12-04T22:03:00Z"/>
              <w:rStyle w:val="SubtleEmphasis"/>
              <w:sz w:val="44"/>
              <w:szCs w:val="44"/>
            </w:rPr>
          </w:rPrChange>
        </w:rPr>
      </w:pPr>
      <w:ins w:id="3346" w:author="Cristian Sbrolli" w:date="2020-12-04T22:03:00Z">
        <w:r w:rsidRPr="005432E1">
          <w:rPr>
            <w:rStyle w:val="SubtleEmphasis"/>
            <w:rFonts w:asciiTheme="minorHAnsi" w:hAnsiTheme="minorHAnsi" w:cstheme="minorHAnsi"/>
            <w:szCs w:val="24"/>
            <w:rPrChange w:id="3347" w:author="Cristian Sbrolli" w:date="2020-12-04T22:04:00Z">
              <w:rPr>
                <w:rStyle w:val="SubtleEmphasis"/>
                <w:sz w:val="44"/>
                <w:szCs w:val="44"/>
              </w:rPr>
            </w:rPrChange>
          </w:rPr>
          <w:t>}</w:t>
        </w:r>
      </w:ins>
    </w:p>
    <w:p w14:paraId="3EFEC4BD" w14:textId="77777777" w:rsidR="005432E1" w:rsidRPr="005432E1" w:rsidRDefault="005432E1" w:rsidP="005432E1">
      <w:pPr>
        <w:pStyle w:val="ListParagraph"/>
        <w:spacing w:line="240" w:lineRule="auto"/>
        <w:ind w:left="360"/>
        <w:rPr>
          <w:ins w:id="3348" w:author="Cristian Sbrolli" w:date="2020-12-04T22:03:00Z"/>
          <w:rStyle w:val="SubtleEmphasis"/>
          <w:rFonts w:asciiTheme="minorHAnsi" w:hAnsiTheme="minorHAnsi" w:cstheme="minorHAnsi"/>
          <w:szCs w:val="24"/>
          <w:rPrChange w:id="3349" w:author="Cristian Sbrolli" w:date="2020-12-04T22:04:00Z">
            <w:rPr>
              <w:ins w:id="3350" w:author="Cristian Sbrolli" w:date="2020-12-04T22:03:00Z"/>
              <w:rStyle w:val="SubtleEmphasis"/>
              <w:sz w:val="44"/>
              <w:szCs w:val="44"/>
            </w:rPr>
          </w:rPrChange>
        </w:rPr>
      </w:pPr>
    </w:p>
    <w:p w14:paraId="4ECE6D3D" w14:textId="77777777" w:rsidR="005432E1" w:rsidRPr="005432E1" w:rsidRDefault="005432E1" w:rsidP="005432E1">
      <w:pPr>
        <w:pStyle w:val="ListParagraph"/>
        <w:spacing w:line="240" w:lineRule="auto"/>
        <w:ind w:left="360"/>
        <w:rPr>
          <w:ins w:id="3351" w:author="Cristian Sbrolli" w:date="2020-12-04T22:03:00Z"/>
          <w:rStyle w:val="SubtleEmphasis"/>
          <w:rFonts w:asciiTheme="minorHAnsi" w:hAnsiTheme="minorHAnsi" w:cstheme="minorHAnsi"/>
          <w:szCs w:val="24"/>
          <w:rPrChange w:id="3352" w:author="Cristian Sbrolli" w:date="2020-12-04T22:04:00Z">
            <w:rPr>
              <w:ins w:id="3353" w:author="Cristian Sbrolli" w:date="2020-12-04T22:03:00Z"/>
              <w:rStyle w:val="SubtleEmphasis"/>
              <w:sz w:val="44"/>
              <w:szCs w:val="44"/>
            </w:rPr>
          </w:rPrChange>
        </w:rPr>
      </w:pPr>
      <w:ins w:id="3354" w:author="Cristian Sbrolli" w:date="2020-12-04T22:03:00Z">
        <w:r w:rsidRPr="005432E1">
          <w:rPr>
            <w:rStyle w:val="SubtleEmphasis"/>
            <w:rFonts w:asciiTheme="minorHAnsi" w:hAnsiTheme="minorHAnsi" w:cstheme="minorHAnsi"/>
            <w:szCs w:val="24"/>
            <w:rPrChange w:id="3355"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3356" w:author="Cristian Sbrolli" w:date="2020-12-04T22:04:00Z">
              <w:rPr>
                <w:rStyle w:val="SubtleEmphasis"/>
                <w:sz w:val="44"/>
                <w:szCs w:val="44"/>
              </w:rPr>
            </w:rPrChange>
          </w:rPr>
          <w:t>Item{</w:t>
        </w:r>
        <w:proofErr w:type="gramEnd"/>
        <w:r w:rsidRPr="005432E1">
          <w:rPr>
            <w:rStyle w:val="SubtleEmphasis"/>
            <w:rFonts w:asciiTheme="minorHAnsi" w:hAnsiTheme="minorHAnsi" w:cstheme="minorHAnsi"/>
            <w:szCs w:val="24"/>
            <w:rPrChange w:id="3357" w:author="Cristian Sbrolli" w:date="2020-12-04T22:04:00Z">
              <w:rPr>
                <w:rStyle w:val="SubtleEmphasis"/>
                <w:sz w:val="44"/>
                <w:szCs w:val="44"/>
              </w:rPr>
            </w:rPrChange>
          </w:rPr>
          <w:t>}</w:t>
        </w:r>
      </w:ins>
    </w:p>
    <w:p w14:paraId="60418A2F" w14:textId="77777777" w:rsidR="005432E1" w:rsidRPr="005432E1" w:rsidRDefault="005432E1" w:rsidP="005432E1">
      <w:pPr>
        <w:pStyle w:val="ListParagraph"/>
        <w:spacing w:line="240" w:lineRule="auto"/>
        <w:ind w:left="360"/>
        <w:rPr>
          <w:ins w:id="3358" w:author="Cristian Sbrolli" w:date="2020-12-04T22:03:00Z"/>
          <w:rStyle w:val="SubtleEmphasis"/>
          <w:rFonts w:asciiTheme="minorHAnsi" w:hAnsiTheme="minorHAnsi" w:cstheme="minorHAnsi"/>
          <w:szCs w:val="24"/>
          <w:rPrChange w:id="3359" w:author="Cristian Sbrolli" w:date="2020-12-04T22:04:00Z">
            <w:rPr>
              <w:ins w:id="3360" w:author="Cristian Sbrolli" w:date="2020-12-04T22:03:00Z"/>
              <w:rStyle w:val="SubtleEmphasis"/>
              <w:sz w:val="44"/>
              <w:szCs w:val="44"/>
            </w:rPr>
          </w:rPrChange>
        </w:rPr>
      </w:pPr>
    </w:p>
    <w:p w14:paraId="4D5F22C9" w14:textId="77777777" w:rsidR="005432E1" w:rsidRPr="005432E1" w:rsidRDefault="005432E1" w:rsidP="005432E1">
      <w:pPr>
        <w:pStyle w:val="ListParagraph"/>
        <w:spacing w:line="240" w:lineRule="auto"/>
        <w:ind w:left="360"/>
        <w:rPr>
          <w:ins w:id="3361" w:author="Cristian Sbrolli" w:date="2020-12-04T22:03:00Z"/>
          <w:rStyle w:val="SubtleEmphasis"/>
          <w:rFonts w:asciiTheme="minorHAnsi" w:hAnsiTheme="minorHAnsi" w:cstheme="minorHAnsi"/>
          <w:szCs w:val="24"/>
          <w:rPrChange w:id="3362" w:author="Cristian Sbrolli" w:date="2020-12-04T22:04:00Z">
            <w:rPr>
              <w:ins w:id="3363" w:author="Cristian Sbrolli" w:date="2020-12-04T22:03:00Z"/>
              <w:rStyle w:val="SubtleEmphasis"/>
              <w:sz w:val="44"/>
              <w:szCs w:val="44"/>
            </w:rPr>
          </w:rPrChange>
        </w:rPr>
      </w:pPr>
      <w:ins w:id="3364" w:author="Cristian Sbrolli" w:date="2020-12-04T22:03:00Z">
        <w:r w:rsidRPr="005432E1">
          <w:rPr>
            <w:rStyle w:val="SubtleEmphasis"/>
            <w:rFonts w:asciiTheme="minorHAnsi" w:hAnsiTheme="minorHAnsi" w:cstheme="minorHAnsi"/>
            <w:szCs w:val="24"/>
            <w:rPrChange w:id="3365"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3366" w:author="Cristian Sbrolli" w:date="2020-12-04T22:04:00Z">
              <w:rPr>
                <w:rStyle w:val="SubtleEmphasis"/>
                <w:sz w:val="44"/>
                <w:szCs w:val="44"/>
              </w:rPr>
            </w:rPrChange>
          </w:rPr>
          <w:t>Category{</w:t>
        </w:r>
        <w:proofErr w:type="gramEnd"/>
      </w:ins>
    </w:p>
    <w:p w14:paraId="55C66092" w14:textId="77777777" w:rsidR="005432E1" w:rsidRPr="005432E1" w:rsidRDefault="005432E1" w:rsidP="005432E1">
      <w:pPr>
        <w:pStyle w:val="ListParagraph"/>
        <w:spacing w:line="240" w:lineRule="auto"/>
        <w:ind w:left="360"/>
        <w:rPr>
          <w:ins w:id="3367" w:author="Cristian Sbrolli" w:date="2020-12-04T22:03:00Z"/>
          <w:rStyle w:val="SubtleEmphasis"/>
          <w:rFonts w:asciiTheme="minorHAnsi" w:hAnsiTheme="minorHAnsi" w:cstheme="minorHAnsi"/>
          <w:szCs w:val="24"/>
          <w:rPrChange w:id="3368" w:author="Cristian Sbrolli" w:date="2020-12-04T22:04:00Z">
            <w:rPr>
              <w:ins w:id="3369" w:author="Cristian Sbrolli" w:date="2020-12-04T22:03:00Z"/>
              <w:rStyle w:val="SubtleEmphasis"/>
              <w:sz w:val="44"/>
              <w:szCs w:val="44"/>
            </w:rPr>
          </w:rPrChange>
        </w:rPr>
      </w:pPr>
      <w:ins w:id="3370" w:author="Cristian Sbrolli" w:date="2020-12-04T22:03:00Z">
        <w:r w:rsidRPr="005432E1">
          <w:rPr>
            <w:rStyle w:val="SubtleEmphasis"/>
            <w:rFonts w:asciiTheme="minorHAnsi" w:hAnsiTheme="minorHAnsi" w:cstheme="minorHAnsi"/>
            <w:szCs w:val="24"/>
            <w:rPrChange w:id="3371" w:author="Cristian Sbrolli" w:date="2020-12-04T22:04:00Z">
              <w:rPr>
                <w:rStyle w:val="SubtleEmphasis"/>
                <w:sz w:val="44"/>
                <w:szCs w:val="44"/>
              </w:rPr>
            </w:rPrChange>
          </w:rPr>
          <w:t>products: some Item</w:t>
        </w:r>
      </w:ins>
    </w:p>
    <w:p w14:paraId="36739BEE" w14:textId="77777777" w:rsidR="005432E1" w:rsidRPr="005432E1" w:rsidRDefault="005432E1" w:rsidP="005432E1">
      <w:pPr>
        <w:pStyle w:val="ListParagraph"/>
        <w:spacing w:line="240" w:lineRule="auto"/>
        <w:ind w:left="360"/>
        <w:rPr>
          <w:ins w:id="3372" w:author="Cristian Sbrolli" w:date="2020-12-04T22:03:00Z"/>
          <w:rStyle w:val="SubtleEmphasis"/>
          <w:rFonts w:asciiTheme="minorHAnsi" w:hAnsiTheme="minorHAnsi" w:cstheme="minorHAnsi"/>
          <w:szCs w:val="24"/>
          <w:rPrChange w:id="3373" w:author="Cristian Sbrolli" w:date="2020-12-04T22:04:00Z">
            <w:rPr>
              <w:ins w:id="3374" w:author="Cristian Sbrolli" w:date="2020-12-04T22:03:00Z"/>
              <w:rStyle w:val="SubtleEmphasis"/>
              <w:sz w:val="44"/>
              <w:szCs w:val="44"/>
            </w:rPr>
          </w:rPrChange>
        </w:rPr>
      </w:pPr>
      <w:ins w:id="3375" w:author="Cristian Sbrolli" w:date="2020-12-04T22:03:00Z">
        <w:r w:rsidRPr="005432E1">
          <w:rPr>
            <w:rStyle w:val="SubtleEmphasis"/>
            <w:rFonts w:asciiTheme="minorHAnsi" w:hAnsiTheme="minorHAnsi" w:cstheme="minorHAnsi"/>
            <w:szCs w:val="24"/>
            <w:rPrChange w:id="3376" w:author="Cristian Sbrolli" w:date="2020-12-04T22:04:00Z">
              <w:rPr>
                <w:rStyle w:val="SubtleEmphasis"/>
                <w:sz w:val="44"/>
                <w:szCs w:val="44"/>
              </w:rPr>
            </w:rPrChange>
          </w:rPr>
          <w:t>}</w:t>
        </w:r>
      </w:ins>
    </w:p>
    <w:p w14:paraId="0C31B99A" w14:textId="77777777" w:rsidR="005432E1" w:rsidRPr="005432E1" w:rsidRDefault="005432E1" w:rsidP="005432E1">
      <w:pPr>
        <w:pStyle w:val="ListParagraph"/>
        <w:spacing w:line="240" w:lineRule="auto"/>
        <w:ind w:left="360"/>
        <w:rPr>
          <w:ins w:id="3377" w:author="Cristian Sbrolli" w:date="2020-12-04T22:03:00Z"/>
          <w:rStyle w:val="SubtleEmphasis"/>
          <w:rFonts w:asciiTheme="minorHAnsi" w:hAnsiTheme="minorHAnsi" w:cstheme="minorHAnsi"/>
          <w:szCs w:val="24"/>
          <w:rPrChange w:id="3378" w:author="Cristian Sbrolli" w:date="2020-12-04T22:04:00Z">
            <w:rPr>
              <w:ins w:id="3379" w:author="Cristian Sbrolli" w:date="2020-12-04T22:03:00Z"/>
              <w:rStyle w:val="SubtleEmphasis"/>
              <w:sz w:val="44"/>
              <w:szCs w:val="44"/>
            </w:rPr>
          </w:rPrChange>
        </w:rPr>
      </w:pPr>
    </w:p>
    <w:p w14:paraId="6AAA0F00" w14:textId="77777777" w:rsidR="005432E1" w:rsidRPr="005432E1" w:rsidRDefault="005432E1" w:rsidP="005432E1">
      <w:pPr>
        <w:pStyle w:val="ListParagraph"/>
        <w:spacing w:line="240" w:lineRule="auto"/>
        <w:ind w:left="360"/>
        <w:rPr>
          <w:ins w:id="3380" w:author="Cristian Sbrolli" w:date="2020-12-04T22:03:00Z"/>
          <w:rStyle w:val="SubtleEmphasis"/>
          <w:rFonts w:asciiTheme="minorHAnsi" w:hAnsiTheme="minorHAnsi" w:cstheme="minorHAnsi"/>
          <w:szCs w:val="24"/>
          <w:rPrChange w:id="3381" w:author="Cristian Sbrolli" w:date="2020-12-04T22:04:00Z">
            <w:rPr>
              <w:ins w:id="3382" w:author="Cristian Sbrolli" w:date="2020-12-04T22:03:00Z"/>
              <w:rStyle w:val="SubtleEmphasis"/>
              <w:sz w:val="44"/>
              <w:szCs w:val="44"/>
            </w:rPr>
          </w:rPrChange>
        </w:rPr>
      </w:pPr>
      <w:ins w:id="3383" w:author="Cristian Sbrolli" w:date="2020-12-04T22:03:00Z">
        <w:r w:rsidRPr="005432E1">
          <w:rPr>
            <w:rStyle w:val="SubtleEmphasis"/>
            <w:rFonts w:asciiTheme="minorHAnsi" w:hAnsiTheme="minorHAnsi" w:cstheme="minorHAnsi"/>
            <w:szCs w:val="24"/>
            <w:rPrChange w:id="3384"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3385" w:author="Cristian Sbrolli" w:date="2020-12-04T22:04:00Z">
              <w:rPr>
                <w:rStyle w:val="SubtleEmphasis"/>
                <w:sz w:val="44"/>
                <w:szCs w:val="44"/>
              </w:rPr>
            </w:rPrChange>
          </w:rPr>
          <w:t>Department{</w:t>
        </w:r>
        <w:proofErr w:type="gramEnd"/>
      </w:ins>
    </w:p>
    <w:p w14:paraId="190E6CD6" w14:textId="77777777" w:rsidR="005432E1" w:rsidRPr="005432E1" w:rsidRDefault="005432E1" w:rsidP="005432E1">
      <w:pPr>
        <w:pStyle w:val="ListParagraph"/>
        <w:spacing w:line="240" w:lineRule="auto"/>
        <w:ind w:left="360"/>
        <w:rPr>
          <w:ins w:id="3386" w:author="Cristian Sbrolli" w:date="2020-12-04T22:03:00Z"/>
          <w:rStyle w:val="SubtleEmphasis"/>
          <w:rFonts w:asciiTheme="minorHAnsi" w:hAnsiTheme="minorHAnsi" w:cstheme="minorHAnsi"/>
          <w:szCs w:val="24"/>
          <w:rPrChange w:id="3387" w:author="Cristian Sbrolli" w:date="2020-12-04T22:04:00Z">
            <w:rPr>
              <w:ins w:id="3388" w:author="Cristian Sbrolli" w:date="2020-12-04T22:03:00Z"/>
              <w:rStyle w:val="SubtleEmphasis"/>
              <w:sz w:val="44"/>
              <w:szCs w:val="44"/>
            </w:rPr>
          </w:rPrChange>
        </w:rPr>
      </w:pPr>
      <w:ins w:id="3389" w:author="Cristian Sbrolli" w:date="2020-12-04T22:03:00Z">
        <w:r w:rsidRPr="005432E1">
          <w:rPr>
            <w:rStyle w:val="SubtleEmphasis"/>
            <w:rFonts w:asciiTheme="minorHAnsi" w:hAnsiTheme="minorHAnsi" w:cstheme="minorHAnsi"/>
            <w:szCs w:val="24"/>
            <w:rPrChange w:id="3390" w:author="Cristian Sbrolli" w:date="2020-12-04T22:04:00Z">
              <w:rPr>
                <w:rStyle w:val="SubtleEmphasis"/>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3391" w:author="Cristian Sbrolli" w:date="2020-12-04T22:03:00Z"/>
          <w:rStyle w:val="SubtleEmphasis"/>
          <w:rFonts w:asciiTheme="minorHAnsi" w:hAnsiTheme="minorHAnsi" w:cstheme="minorHAnsi"/>
          <w:szCs w:val="24"/>
          <w:rPrChange w:id="3392" w:author="Cristian Sbrolli" w:date="2020-12-04T22:04:00Z">
            <w:rPr>
              <w:ins w:id="3393" w:author="Cristian Sbrolli" w:date="2020-12-04T22:03:00Z"/>
              <w:rStyle w:val="SubtleEmphasis"/>
              <w:sz w:val="44"/>
              <w:szCs w:val="44"/>
            </w:rPr>
          </w:rPrChange>
        </w:rPr>
      </w:pPr>
      <w:ins w:id="3394" w:author="Cristian Sbrolli" w:date="2020-12-04T22:03:00Z">
        <w:r w:rsidRPr="005432E1">
          <w:rPr>
            <w:rStyle w:val="SubtleEmphasis"/>
            <w:rFonts w:asciiTheme="minorHAnsi" w:hAnsiTheme="minorHAnsi" w:cstheme="minorHAnsi"/>
            <w:szCs w:val="24"/>
            <w:rPrChange w:id="3395" w:author="Cristian Sbrolli" w:date="2020-12-04T22:04:00Z">
              <w:rPr>
                <w:rStyle w:val="SubtleEmphasis"/>
                <w:sz w:val="44"/>
                <w:szCs w:val="44"/>
              </w:rPr>
            </w:rPrChange>
          </w:rPr>
          <w:t>}</w:t>
        </w:r>
      </w:ins>
    </w:p>
    <w:p w14:paraId="07A53C00" w14:textId="77777777" w:rsidR="005432E1" w:rsidRPr="005432E1" w:rsidRDefault="005432E1" w:rsidP="005432E1">
      <w:pPr>
        <w:pStyle w:val="ListParagraph"/>
        <w:spacing w:line="240" w:lineRule="auto"/>
        <w:ind w:left="360"/>
        <w:rPr>
          <w:ins w:id="3396" w:author="Cristian Sbrolli" w:date="2020-12-04T22:03:00Z"/>
          <w:rStyle w:val="SubtleEmphasis"/>
          <w:rFonts w:asciiTheme="minorHAnsi" w:hAnsiTheme="minorHAnsi" w:cstheme="minorHAnsi"/>
          <w:szCs w:val="24"/>
          <w:rPrChange w:id="3397" w:author="Cristian Sbrolli" w:date="2020-12-04T22:04:00Z">
            <w:rPr>
              <w:ins w:id="3398" w:author="Cristian Sbrolli" w:date="2020-12-04T22:03:00Z"/>
              <w:rStyle w:val="SubtleEmphasis"/>
              <w:sz w:val="44"/>
              <w:szCs w:val="44"/>
            </w:rPr>
          </w:rPrChange>
        </w:rPr>
      </w:pPr>
    </w:p>
    <w:p w14:paraId="68FB7A61" w14:textId="77777777" w:rsidR="005432E1" w:rsidRPr="005432E1" w:rsidRDefault="005432E1" w:rsidP="005432E1">
      <w:pPr>
        <w:pStyle w:val="ListParagraph"/>
        <w:spacing w:line="240" w:lineRule="auto"/>
        <w:ind w:left="360"/>
        <w:rPr>
          <w:ins w:id="3399" w:author="Cristian Sbrolli" w:date="2020-12-04T22:03:00Z"/>
          <w:rStyle w:val="SubtleEmphasis"/>
          <w:rFonts w:asciiTheme="minorHAnsi" w:hAnsiTheme="minorHAnsi" w:cstheme="minorHAnsi"/>
          <w:szCs w:val="24"/>
          <w:rPrChange w:id="3400" w:author="Cristian Sbrolli" w:date="2020-12-04T22:04:00Z">
            <w:rPr>
              <w:ins w:id="3401" w:author="Cristian Sbrolli" w:date="2020-12-04T22:03:00Z"/>
              <w:rStyle w:val="SubtleEmphasis"/>
              <w:sz w:val="44"/>
              <w:szCs w:val="44"/>
            </w:rPr>
          </w:rPrChange>
        </w:rPr>
      </w:pPr>
      <w:ins w:id="3402" w:author="Cristian Sbrolli" w:date="2020-12-04T22:03:00Z">
        <w:r w:rsidRPr="005432E1">
          <w:rPr>
            <w:rStyle w:val="SubtleEmphasis"/>
            <w:rFonts w:asciiTheme="minorHAnsi" w:hAnsiTheme="minorHAnsi" w:cstheme="minorHAnsi"/>
            <w:szCs w:val="24"/>
            <w:rPrChange w:id="3403"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3404"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405" w:author="Cristian Sbrolli" w:date="2020-12-04T22:04:00Z">
              <w:rPr>
                <w:rStyle w:val="SubtleEmphasis"/>
                <w:sz w:val="44"/>
                <w:szCs w:val="44"/>
              </w:rPr>
            </w:rPrChange>
          </w:rPr>
          <w:t>{</w:t>
        </w:r>
        <w:proofErr w:type="gramEnd"/>
      </w:ins>
    </w:p>
    <w:p w14:paraId="1292C5CA" w14:textId="77777777" w:rsidR="005432E1" w:rsidRPr="005432E1" w:rsidRDefault="005432E1" w:rsidP="005432E1">
      <w:pPr>
        <w:pStyle w:val="ListParagraph"/>
        <w:spacing w:line="240" w:lineRule="auto"/>
        <w:ind w:left="360"/>
        <w:rPr>
          <w:ins w:id="3406" w:author="Cristian Sbrolli" w:date="2020-12-04T22:03:00Z"/>
          <w:rStyle w:val="SubtleEmphasis"/>
          <w:rFonts w:asciiTheme="minorHAnsi" w:hAnsiTheme="minorHAnsi" w:cstheme="minorHAnsi"/>
          <w:szCs w:val="24"/>
          <w:rPrChange w:id="3407" w:author="Cristian Sbrolli" w:date="2020-12-04T22:04:00Z">
            <w:rPr>
              <w:ins w:id="3408" w:author="Cristian Sbrolli" w:date="2020-12-04T22:03:00Z"/>
              <w:rStyle w:val="SubtleEmphasis"/>
              <w:sz w:val="44"/>
              <w:szCs w:val="44"/>
            </w:rPr>
          </w:rPrChange>
        </w:rPr>
      </w:pPr>
      <w:proofErr w:type="spellStart"/>
      <w:ins w:id="3409" w:author="Cristian Sbrolli" w:date="2020-12-04T22:03:00Z">
        <w:r w:rsidRPr="005432E1">
          <w:rPr>
            <w:rStyle w:val="SubtleEmphasis"/>
            <w:rFonts w:asciiTheme="minorHAnsi" w:hAnsiTheme="minorHAnsi" w:cstheme="minorHAnsi"/>
            <w:szCs w:val="24"/>
            <w:rPrChange w:id="3410" w:author="Cristian Sbrolli" w:date="2020-12-04T22:04:00Z">
              <w:rPr>
                <w:rStyle w:val="SubtleEmphasis"/>
                <w:sz w:val="44"/>
                <w:szCs w:val="44"/>
              </w:rPr>
            </w:rPrChange>
          </w:rPr>
          <w:t>localizationDevice</w:t>
        </w:r>
        <w:proofErr w:type="spellEnd"/>
        <w:r w:rsidRPr="005432E1">
          <w:rPr>
            <w:rStyle w:val="SubtleEmphasis"/>
            <w:rFonts w:asciiTheme="minorHAnsi" w:hAnsiTheme="minorHAnsi" w:cstheme="minorHAnsi"/>
            <w:szCs w:val="24"/>
            <w:rPrChange w:id="3411" w:author="Cristian Sbrolli" w:date="2020-12-04T22:04:00Z">
              <w:rPr>
                <w:rStyle w:val="SubtleEmphasis"/>
                <w:sz w:val="44"/>
                <w:szCs w:val="44"/>
              </w:rPr>
            </w:rPrChange>
          </w:rPr>
          <w:t>: lone GPS</w:t>
        </w:r>
      </w:ins>
    </w:p>
    <w:p w14:paraId="23BA951A" w14:textId="77777777" w:rsidR="005432E1" w:rsidRPr="005432E1" w:rsidRDefault="005432E1" w:rsidP="005432E1">
      <w:pPr>
        <w:pStyle w:val="ListParagraph"/>
        <w:spacing w:line="240" w:lineRule="auto"/>
        <w:ind w:left="360"/>
        <w:rPr>
          <w:ins w:id="3412" w:author="Cristian Sbrolli" w:date="2020-12-04T22:03:00Z"/>
          <w:rStyle w:val="SubtleEmphasis"/>
          <w:rFonts w:asciiTheme="minorHAnsi" w:hAnsiTheme="minorHAnsi" w:cstheme="minorHAnsi"/>
          <w:szCs w:val="24"/>
          <w:rPrChange w:id="3413" w:author="Cristian Sbrolli" w:date="2020-12-04T22:04:00Z">
            <w:rPr>
              <w:ins w:id="3414" w:author="Cristian Sbrolli" w:date="2020-12-04T22:03:00Z"/>
              <w:rStyle w:val="SubtleEmphasis"/>
              <w:sz w:val="44"/>
              <w:szCs w:val="44"/>
            </w:rPr>
          </w:rPrChange>
        </w:rPr>
      </w:pPr>
      <w:ins w:id="3415" w:author="Cristian Sbrolli" w:date="2020-12-04T22:03:00Z">
        <w:r w:rsidRPr="005432E1">
          <w:rPr>
            <w:rStyle w:val="SubtleEmphasis"/>
            <w:rFonts w:asciiTheme="minorHAnsi" w:hAnsiTheme="minorHAnsi" w:cstheme="minorHAnsi"/>
            <w:szCs w:val="24"/>
            <w:rPrChange w:id="3416" w:author="Cristian Sbrolli" w:date="2020-12-04T22:04:00Z">
              <w:rPr>
                <w:rStyle w:val="SubtleEmphasis"/>
                <w:sz w:val="44"/>
                <w:szCs w:val="44"/>
              </w:rPr>
            </w:rPrChange>
          </w:rPr>
          <w:t>}</w:t>
        </w:r>
      </w:ins>
    </w:p>
    <w:p w14:paraId="47F6BB32" w14:textId="77777777" w:rsidR="005432E1" w:rsidRPr="005432E1" w:rsidRDefault="005432E1" w:rsidP="005432E1">
      <w:pPr>
        <w:pStyle w:val="ListParagraph"/>
        <w:spacing w:line="240" w:lineRule="auto"/>
        <w:ind w:left="360"/>
        <w:rPr>
          <w:ins w:id="3417" w:author="Cristian Sbrolli" w:date="2020-12-04T22:03:00Z"/>
          <w:rStyle w:val="SubtleEmphasis"/>
          <w:rFonts w:asciiTheme="minorHAnsi" w:hAnsiTheme="minorHAnsi" w:cstheme="minorHAnsi"/>
          <w:szCs w:val="24"/>
          <w:rPrChange w:id="3418" w:author="Cristian Sbrolli" w:date="2020-12-04T22:04:00Z">
            <w:rPr>
              <w:ins w:id="3419" w:author="Cristian Sbrolli" w:date="2020-12-04T22:03:00Z"/>
              <w:rStyle w:val="SubtleEmphasis"/>
              <w:sz w:val="44"/>
              <w:szCs w:val="44"/>
            </w:rPr>
          </w:rPrChange>
        </w:rPr>
      </w:pPr>
    </w:p>
    <w:p w14:paraId="5F784235" w14:textId="77777777" w:rsidR="005432E1" w:rsidRPr="005432E1" w:rsidRDefault="005432E1" w:rsidP="005432E1">
      <w:pPr>
        <w:pStyle w:val="ListParagraph"/>
        <w:spacing w:line="240" w:lineRule="auto"/>
        <w:ind w:left="360"/>
        <w:rPr>
          <w:ins w:id="3420" w:author="Cristian Sbrolli" w:date="2020-12-04T22:03:00Z"/>
          <w:rStyle w:val="SubtleEmphasis"/>
          <w:rFonts w:asciiTheme="minorHAnsi" w:hAnsiTheme="minorHAnsi" w:cstheme="minorHAnsi"/>
          <w:szCs w:val="24"/>
          <w:rPrChange w:id="3421" w:author="Cristian Sbrolli" w:date="2020-12-04T22:04:00Z">
            <w:rPr>
              <w:ins w:id="3422" w:author="Cristian Sbrolli" w:date="2020-12-04T22:03:00Z"/>
              <w:rStyle w:val="SubtleEmphasis"/>
              <w:sz w:val="44"/>
              <w:szCs w:val="44"/>
            </w:rPr>
          </w:rPrChange>
        </w:rPr>
      </w:pPr>
      <w:ins w:id="3423" w:author="Cristian Sbrolli" w:date="2020-12-04T22:03:00Z">
        <w:r w:rsidRPr="005432E1">
          <w:rPr>
            <w:rStyle w:val="SubtleEmphasis"/>
            <w:rFonts w:asciiTheme="minorHAnsi" w:hAnsiTheme="minorHAnsi" w:cstheme="minorHAnsi"/>
            <w:szCs w:val="24"/>
            <w:rPrChange w:id="3424"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3425" w:author="Cristian Sbrolli" w:date="2020-12-04T22:04:00Z">
              <w:rPr>
                <w:rStyle w:val="SubtleEmphasis"/>
                <w:sz w:val="44"/>
                <w:szCs w:val="44"/>
              </w:rPr>
            </w:rPrChange>
          </w:rPr>
          <w:t>GPS{</w:t>
        </w:r>
        <w:proofErr w:type="gramEnd"/>
        <w:r w:rsidRPr="005432E1">
          <w:rPr>
            <w:rStyle w:val="SubtleEmphasis"/>
            <w:rFonts w:asciiTheme="minorHAnsi" w:hAnsiTheme="minorHAnsi" w:cstheme="minorHAnsi"/>
            <w:szCs w:val="24"/>
            <w:rPrChange w:id="3426" w:author="Cristian Sbrolli" w:date="2020-12-04T22:04:00Z">
              <w:rPr>
                <w:rStyle w:val="SubtleEmphasis"/>
                <w:sz w:val="44"/>
                <w:szCs w:val="44"/>
              </w:rPr>
            </w:rPrChange>
          </w:rPr>
          <w:t>}</w:t>
        </w:r>
      </w:ins>
    </w:p>
    <w:p w14:paraId="2390CB50" w14:textId="77777777" w:rsidR="005432E1" w:rsidRPr="005432E1" w:rsidRDefault="005432E1" w:rsidP="005432E1">
      <w:pPr>
        <w:pStyle w:val="ListParagraph"/>
        <w:spacing w:line="240" w:lineRule="auto"/>
        <w:ind w:left="360"/>
        <w:rPr>
          <w:ins w:id="3427" w:author="Cristian Sbrolli" w:date="2020-12-04T22:03:00Z"/>
          <w:rStyle w:val="SubtleEmphasis"/>
          <w:rFonts w:asciiTheme="minorHAnsi" w:hAnsiTheme="minorHAnsi" w:cstheme="minorHAnsi"/>
          <w:szCs w:val="24"/>
          <w:rPrChange w:id="3428" w:author="Cristian Sbrolli" w:date="2020-12-04T22:04:00Z">
            <w:rPr>
              <w:ins w:id="3429" w:author="Cristian Sbrolli" w:date="2020-12-04T22:03:00Z"/>
              <w:rStyle w:val="SubtleEmphasis"/>
              <w:sz w:val="44"/>
              <w:szCs w:val="44"/>
            </w:rPr>
          </w:rPrChange>
        </w:rPr>
      </w:pPr>
    </w:p>
    <w:p w14:paraId="04D490A9" w14:textId="77777777" w:rsidR="005432E1" w:rsidRPr="005432E1" w:rsidRDefault="005432E1" w:rsidP="005432E1">
      <w:pPr>
        <w:pStyle w:val="ListParagraph"/>
        <w:spacing w:line="240" w:lineRule="auto"/>
        <w:ind w:left="360"/>
        <w:rPr>
          <w:ins w:id="3430" w:author="Cristian Sbrolli" w:date="2020-12-04T22:03:00Z"/>
          <w:rStyle w:val="SubtleEmphasis"/>
          <w:rFonts w:asciiTheme="minorHAnsi" w:hAnsiTheme="minorHAnsi" w:cstheme="minorHAnsi"/>
          <w:szCs w:val="24"/>
          <w:rPrChange w:id="3431" w:author="Cristian Sbrolli" w:date="2020-12-04T22:04:00Z">
            <w:rPr>
              <w:ins w:id="3432" w:author="Cristian Sbrolli" w:date="2020-12-04T22:03:00Z"/>
              <w:rStyle w:val="SubtleEmphasis"/>
              <w:sz w:val="44"/>
              <w:szCs w:val="44"/>
            </w:rPr>
          </w:rPrChange>
        </w:rPr>
      </w:pPr>
    </w:p>
    <w:p w14:paraId="7DF7B2EA" w14:textId="4C8C1E9D" w:rsidR="005432E1" w:rsidRPr="005F76ED" w:rsidRDefault="005F76ED">
      <w:pPr>
        <w:pStyle w:val="ListParagraph"/>
        <w:numPr>
          <w:ilvl w:val="0"/>
          <w:numId w:val="74"/>
        </w:numPr>
        <w:spacing w:line="240" w:lineRule="auto"/>
        <w:rPr>
          <w:ins w:id="3433" w:author="Cristian Sbrolli" w:date="2020-12-04T22:03:00Z"/>
          <w:rStyle w:val="SubtleEmphasis"/>
          <w:rFonts w:cstheme="minorHAnsi"/>
          <w:szCs w:val="24"/>
          <w:rPrChange w:id="3434" w:author="Cristian Sbrolli" w:date="2020-12-05T00:10:00Z">
            <w:rPr>
              <w:ins w:id="3435" w:author="Cristian Sbrolli" w:date="2020-12-04T22:03:00Z"/>
              <w:rStyle w:val="SubtleEmphasis"/>
              <w:sz w:val="44"/>
              <w:szCs w:val="44"/>
            </w:rPr>
          </w:rPrChange>
        </w:rPr>
        <w:pPrChange w:id="3436" w:author="Cristian Sbrolli" w:date="2020-12-05T00:09:00Z">
          <w:pPr>
            <w:pStyle w:val="ListParagraph"/>
            <w:spacing w:line="240" w:lineRule="auto"/>
            <w:ind w:left="360"/>
          </w:pPr>
        </w:pPrChange>
      </w:pPr>
      <w:ins w:id="3437" w:author="Cristian Sbrolli" w:date="2020-12-05T00:10:00Z">
        <w:r w:rsidRPr="000477F7">
          <w:rPr>
            <w:rStyle w:val="SubtleEmphasis"/>
            <w:rFonts w:cstheme="minorHAnsi"/>
            <w:sz w:val="44"/>
            <w:szCs w:val="44"/>
            <w:rPrChange w:id="3438" w:author="Cristian Sbrolli" w:date="2020-12-05T00:11:00Z">
              <w:rPr>
                <w:rStyle w:val="SubtleEmphasis"/>
                <w:rFonts w:cstheme="minorHAnsi"/>
                <w:szCs w:val="24"/>
              </w:rPr>
            </w:rPrChange>
          </w:rPr>
          <w:t>Utilities</w:t>
        </w:r>
        <w:r w:rsidRPr="005F76ED">
          <w:rPr>
            <w:rStyle w:val="SubtleEmphasis"/>
            <w:rFonts w:cstheme="minorHAnsi"/>
            <w:szCs w:val="24"/>
          </w:rPr>
          <w:br/>
        </w:r>
      </w:ins>
    </w:p>
    <w:p w14:paraId="2297BD76" w14:textId="77777777" w:rsidR="005432E1" w:rsidRPr="005432E1" w:rsidRDefault="005432E1" w:rsidP="005432E1">
      <w:pPr>
        <w:pStyle w:val="ListParagraph"/>
        <w:spacing w:line="240" w:lineRule="auto"/>
        <w:ind w:left="360"/>
        <w:rPr>
          <w:ins w:id="3439" w:author="Cristian Sbrolli" w:date="2020-12-04T22:03:00Z"/>
          <w:rStyle w:val="SubtleEmphasis"/>
          <w:rFonts w:asciiTheme="minorHAnsi" w:hAnsiTheme="minorHAnsi" w:cstheme="minorHAnsi"/>
          <w:szCs w:val="24"/>
          <w:rPrChange w:id="3440" w:author="Cristian Sbrolli" w:date="2020-12-04T22:04:00Z">
            <w:rPr>
              <w:ins w:id="3441" w:author="Cristian Sbrolli" w:date="2020-12-04T22:03:00Z"/>
              <w:rStyle w:val="SubtleEmphasis"/>
              <w:sz w:val="44"/>
              <w:szCs w:val="44"/>
            </w:rPr>
          </w:rPrChange>
        </w:rPr>
      </w:pPr>
      <w:ins w:id="3442" w:author="Cristian Sbrolli" w:date="2020-12-04T22:03:00Z">
        <w:r w:rsidRPr="005432E1">
          <w:rPr>
            <w:rStyle w:val="SubtleEmphasis"/>
            <w:rFonts w:asciiTheme="minorHAnsi" w:hAnsiTheme="minorHAnsi" w:cstheme="minorHAnsi"/>
            <w:szCs w:val="24"/>
            <w:rPrChange w:id="3443" w:author="Cristian Sbrolli" w:date="2020-12-04T22:04:00Z">
              <w:rPr>
                <w:rStyle w:val="SubtleEmphasis"/>
                <w:sz w:val="44"/>
                <w:szCs w:val="44"/>
              </w:rPr>
            </w:rPrChange>
          </w:rPr>
          <w:t xml:space="preserve">//gets all the </w:t>
        </w:r>
        <w:proofErr w:type="spellStart"/>
        <w:r w:rsidRPr="005432E1">
          <w:rPr>
            <w:rStyle w:val="SubtleEmphasis"/>
            <w:rFonts w:asciiTheme="minorHAnsi" w:hAnsiTheme="minorHAnsi" w:cstheme="minorHAnsi"/>
            <w:szCs w:val="24"/>
            <w:rPrChange w:id="3444"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3445" w:author="Cristian Sbrolli" w:date="2020-12-04T22:04:00Z">
              <w:rPr>
                <w:rStyle w:val="SubtleEmphasis"/>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3446" w:author="Cristian Sbrolli" w:date="2020-12-04T22:03:00Z"/>
          <w:rStyle w:val="SubtleEmphasis"/>
          <w:rFonts w:asciiTheme="minorHAnsi" w:hAnsiTheme="minorHAnsi" w:cstheme="minorHAnsi"/>
          <w:szCs w:val="24"/>
          <w:rPrChange w:id="3447" w:author="Cristian Sbrolli" w:date="2020-12-04T22:04:00Z">
            <w:rPr>
              <w:ins w:id="3448" w:author="Cristian Sbrolli" w:date="2020-12-04T22:03:00Z"/>
              <w:rStyle w:val="SubtleEmphasis"/>
              <w:sz w:val="44"/>
              <w:szCs w:val="44"/>
            </w:rPr>
          </w:rPrChange>
        </w:rPr>
      </w:pPr>
      <w:ins w:id="3449" w:author="Cristian Sbrolli" w:date="2020-12-04T22:03:00Z">
        <w:r w:rsidRPr="005432E1">
          <w:rPr>
            <w:rStyle w:val="SubtleEmphasis"/>
            <w:rFonts w:asciiTheme="minorHAnsi" w:hAnsiTheme="minorHAnsi" w:cstheme="minorHAnsi"/>
            <w:szCs w:val="24"/>
            <w:rPrChange w:id="3450"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3451" w:author="Cristian Sbrolli" w:date="2020-12-04T22:04:00Z">
              <w:rPr>
                <w:rStyle w:val="SubtleEmphasis"/>
                <w:sz w:val="44"/>
                <w:szCs w:val="44"/>
              </w:rPr>
            </w:rPrChange>
          </w:rPr>
          <w:t>scannedBy</w:t>
        </w:r>
        <w:proofErr w:type="spellEnd"/>
        <w:r w:rsidRPr="005432E1">
          <w:rPr>
            <w:rStyle w:val="SubtleEmphasis"/>
            <w:rFonts w:asciiTheme="minorHAnsi" w:hAnsiTheme="minorHAnsi" w:cstheme="minorHAnsi"/>
            <w:szCs w:val="24"/>
            <w:rPrChange w:id="345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453" w:author="Cristian Sbrolli" w:date="2020-12-04T22:04:00Z">
              <w:rPr>
                <w:rStyle w:val="SubtleEmphasis"/>
                <w:sz w:val="44"/>
                <w:szCs w:val="44"/>
              </w:rPr>
            </w:rPrChange>
          </w:rPr>
          <w:t xml:space="preserve">t: Ticket] : set </w:t>
        </w:r>
        <w:proofErr w:type="spellStart"/>
        <w:r w:rsidRPr="005432E1">
          <w:rPr>
            <w:rStyle w:val="SubtleEmphasis"/>
            <w:rFonts w:asciiTheme="minorHAnsi" w:hAnsiTheme="minorHAnsi" w:cstheme="minorHAnsi"/>
            <w:szCs w:val="24"/>
            <w:rPrChange w:id="3454"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3455" w:author="Cristian Sbrolli" w:date="2020-12-04T22:04:00Z">
              <w:rPr>
                <w:rStyle w:val="SubtleEmphasis"/>
                <w:sz w:val="44"/>
                <w:szCs w:val="44"/>
              </w:rPr>
            </w:rPrChange>
          </w:rPr>
          <w:t xml:space="preserve"> {</w:t>
        </w:r>
      </w:ins>
    </w:p>
    <w:p w14:paraId="2BBAB0DD" w14:textId="77777777" w:rsidR="005432E1" w:rsidRPr="005432E1" w:rsidRDefault="005432E1" w:rsidP="005432E1">
      <w:pPr>
        <w:pStyle w:val="ListParagraph"/>
        <w:spacing w:line="240" w:lineRule="auto"/>
        <w:ind w:left="360"/>
        <w:rPr>
          <w:ins w:id="3456" w:author="Cristian Sbrolli" w:date="2020-12-04T22:03:00Z"/>
          <w:rStyle w:val="SubtleEmphasis"/>
          <w:rFonts w:asciiTheme="minorHAnsi" w:hAnsiTheme="minorHAnsi" w:cstheme="minorHAnsi"/>
          <w:szCs w:val="24"/>
          <w:rPrChange w:id="3457" w:author="Cristian Sbrolli" w:date="2020-12-04T22:04:00Z">
            <w:rPr>
              <w:ins w:id="3458" w:author="Cristian Sbrolli" w:date="2020-12-04T22:03:00Z"/>
              <w:rStyle w:val="SubtleEmphasis"/>
              <w:sz w:val="44"/>
              <w:szCs w:val="44"/>
            </w:rPr>
          </w:rPrChange>
        </w:rPr>
      </w:pPr>
      <w:ins w:id="3459" w:author="Cristian Sbrolli" w:date="2020-12-04T22:03:00Z">
        <w:r w:rsidRPr="005432E1">
          <w:rPr>
            <w:rStyle w:val="SubtleEmphasis"/>
            <w:rFonts w:asciiTheme="minorHAnsi" w:hAnsiTheme="minorHAnsi" w:cstheme="minorHAnsi"/>
            <w:szCs w:val="24"/>
            <w:rPrChange w:id="3460" w:author="Cristian Sbrolli" w:date="2020-12-04T22:04:00Z">
              <w:rPr>
                <w:rStyle w:val="SubtleEmphasis"/>
                <w:sz w:val="44"/>
                <w:szCs w:val="44"/>
              </w:rPr>
            </w:rPrChange>
          </w:rPr>
          <w:t xml:space="preserve"> </w:t>
        </w:r>
        <w:proofErr w:type="gramStart"/>
        <w:r w:rsidRPr="005432E1">
          <w:rPr>
            <w:rStyle w:val="SubtleEmphasis"/>
            <w:rFonts w:asciiTheme="minorHAnsi" w:hAnsiTheme="minorHAnsi" w:cstheme="minorHAnsi"/>
            <w:szCs w:val="24"/>
            <w:rPrChange w:id="3461" w:author="Cristian Sbrolli" w:date="2020-12-04T22:04:00Z">
              <w:rPr>
                <w:rStyle w:val="SubtleEmphasis"/>
                <w:sz w:val="44"/>
                <w:szCs w:val="44"/>
              </w:rPr>
            </w:rPrChange>
          </w:rPr>
          <w:t>scanned.(</w:t>
        </w:r>
        <w:proofErr w:type="spellStart"/>
        <w:proofErr w:type="gramEnd"/>
        <w:r w:rsidRPr="005432E1">
          <w:rPr>
            <w:rStyle w:val="SubtleEmphasis"/>
            <w:rFonts w:asciiTheme="minorHAnsi" w:hAnsiTheme="minorHAnsi" w:cstheme="minorHAnsi"/>
            <w:szCs w:val="24"/>
            <w:rPrChange w:id="3462" w:author="Cristian Sbrolli" w:date="2020-12-04T22:04:00Z">
              <w:rPr>
                <w:rStyle w:val="SubtleEmphasis"/>
                <w:sz w:val="44"/>
                <w:szCs w:val="44"/>
              </w:rPr>
            </w:rPrChange>
          </w:rPr>
          <w:t>t.ticketCode</w:t>
        </w:r>
        <w:proofErr w:type="spellEnd"/>
        <w:r w:rsidRPr="005432E1">
          <w:rPr>
            <w:rStyle w:val="SubtleEmphasis"/>
            <w:rFonts w:asciiTheme="minorHAnsi" w:hAnsiTheme="minorHAnsi" w:cstheme="minorHAnsi"/>
            <w:szCs w:val="24"/>
            <w:rPrChange w:id="3463" w:author="Cristian Sbrolli" w:date="2020-12-04T22:04:00Z">
              <w:rPr>
                <w:rStyle w:val="SubtleEmphasis"/>
                <w:sz w:val="44"/>
                <w:szCs w:val="44"/>
              </w:rPr>
            </w:rPrChange>
          </w:rPr>
          <w:t>)</w:t>
        </w:r>
      </w:ins>
    </w:p>
    <w:p w14:paraId="341FE3A1" w14:textId="77777777" w:rsidR="005432E1" w:rsidRPr="005432E1" w:rsidRDefault="005432E1" w:rsidP="005432E1">
      <w:pPr>
        <w:pStyle w:val="ListParagraph"/>
        <w:spacing w:line="240" w:lineRule="auto"/>
        <w:ind w:left="360"/>
        <w:rPr>
          <w:ins w:id="3464" w:author="Cristian Sbrolli" w:date="2020-12-04T22:03:00Z"/>
          <w:rStyle w:val="SubtleEmphasis"/>
          <w:rFonts w:asciiTheme="minorHAnsi" w:hAnsiTheme="minorHAnsi" w:cstheme="minorHAnsi"/>
          <w:szCs w:val="24"/>
          <w:rPrChange w:id="3465" w:author="Cristian Sbrolli" w:date="2020-12-04T22:04:00Z">
            <w:rPr>
              <w:ins w:id="3466" w:author="Cristian Sbrolli" w:date="2020-12-04T22:03:00Z"/>
              <w:rStyle w:val="SubtleEmphasis"/>
              <w:sz w:val="44"/>
              <w:szCs w:val="44"/>
            </w:rPr>
          </w:rPrChange>
        </w:rPr>
      </w:pPr>
      <w:ins w:id="3467" w:author="Cristian Sbrolli" w:date="2020-12-04T22:03:00Z">
        <w:r w:rsidRPr="005432E1">
          <w:rPr>
            <w:rStyle w:val="SubtleEmphasis"/>
            <w:rFonts w:asciiTheme="minorHAnsi" w:hAnsiTheme="minorHAnsi" w:cstheme="minorHAnsi"/>
            <w:szCs w:val="24"/>
            <w:rPrChange w:id="3468" w:author="Cristian Sbrolli" w:date="2020-12-04T22:04:00Z">
              <w:rPr>
                <w:rStyle w:val="SubtleEmphasis"/>
                <w:sz w:val="44"/>
                <w:szCs w:val="44"/>
              </w:rPr>
            </w:rPrChange>
          </w:rPr>
          <w:t>}</w:t>
        </w:r>
      </w:ins>
    </w:p>
    <w:p w14:paraId="466C6D0E" w14:textId="77777777" w:rsidR="005432E1" w:rsidRPr="005432E1" w:rsidRDefault="005432E1" w:rsidP="005432E1">
      <w:pPr>
        <w:pStyle w:val="ListParagraph"/>
        <w:spacing w:line="240" w:lineRule="auto"/>
        <w:ind w:left="360"/>
        <w:rPr>
          <w:ins w:id="3469" w:author="Cristian Sbrolli" w:date="2020-12-04T22:03:00Z"/>
          <w:rStyle w:val="SubtleEmphasis"/>
          <w:rFonts w:asciiTheme="minorHAnsi" w:hAnsiTheme="minorHAnsi" w:cstheme="minorHAnsi"/>
          <w:szCs w:val="24"/>
          <w:rPrChange w:id="3470" w:author="Cristian Sbrolli" w:date="2020-12-04T22:04:00Z">
            <w:rPr>
              <w:ins w:id="3471" w:author="Cristian Sbrolli" w:date="2020-12-04T22:03:00Z"/>
              <w:rStyle w:val="SubtleEmphasis"/>
              <w:sz w:val="44"/>
              <w:szCs w:val="44"/>
            </w:rPr>
          </w:rPrChange>
        </w:rPr>
      </w:pPr>
    </w:p>
    <w:p w14:paraId="48A09C8F" w14:textId="77777777" w:rsidR="005432E1" w:rsidRPr="005432E1" w:rsidRDefault="005432E1" w:rsidP="005432E1">
      <w:pPr>
        <w:pStyle w:val="ListParagraph"/>
        <w:spacing w:line="240" w:lineRule="auto"/>
        <w:ind w:left="360"/>
        <w:rPr>
          <w:ins w:id="3472" w:author="Cristian Sbrolli" w:date="2020-12-04T22:03:00Z"/>
          <w:rStyle w:val="SubtleEmphasis"/>
          <w:rFonts w:asciiTheme="minorHAnsi" w:hAnsiTheme="minorHAnsi" w:cstheme="minorHAnsi"/>
          <w:szCs w:val="24"/>
          <w:rPrChange w:id="3473" w:author="Cristian Sbrolli" w:date="2020-12-04T22:04:00Z">
            <w:rPr>
              <w:ins w:id="3474" w:author="Cristian Sbrolli" w:date="2020-12-04T22:03:00Z"/>
              <w:rStyle w:val="SubtleEmphasis"/>
              <w:sz w:val="44"/>
              <w:szCs w:val="44"/>
            </w:rPr>
          </w:rPrChange>
        </w:rPr>
      </w:pPr>
      <w:ins w:id="3475" w:author="Cristian Sbrolli" w:date="2020-12-04T22:03:00Z">
        <w:r w:rsidRPr="005432E1">
          <w:rPr>
            <w:rStyle w:val="SubtleEmphasis"/>
            <w:rFonts w:asciiTheme="minorHAnsi" w:hAnsiTheme="minorHAnsi" w:cstheme="minorHAnsi"/>
            <w:szCs w:val="24"/>
            <w:rPrChange w:id="3476" w:author="Cristian Sbrolli" w:date="2020-12-04T22:04:00Z">
              <w:rPr>
                <w:rStyle w:val="SubtleEmphasis"/>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3477" w:author="Cristian Sbrolli" w:date="2020-12-04T22:03:00Z"/>
          <w:rStyle w:val="SubtleEmphasis"/>
          <w:rFonts w:asciiTheme="minorHAnsi" w:hAnsiTheme="minorHAnsi" w:cstheme="minorHAnsi"/>
          <w:szCs w:val="24"/>
          <w:rPrChange w:id="3478" w:author="Cristian Sbrolli" w:date="2020-12-04T22:04:00Z">
            <w:rPr>
              <w:ins w:id="3479" w:author="Cristian Sbrolli" w:date="2020-12-04T22:03:00Z"/>
              <w:rStyle w:val="SubtleEmphasis"/>
              <w:sz w:val="44"/>
              <w:szCs w:val="44"/>
            </w:rPr>
          </w:rPrChange>
        </w:rPr>
      </w:pPr>
      <w:ins w:id="3480" w:author="Cristian Sbrolli" w:date="2020-12-04T22:03:00Z">
        <w:r w:rsidRPr="005432E1">
          <w:rPr>
            <w:rStyle w:val="SubtleEmphasis"/>
            <w:rFonts w:asciiTheme="minorHAnsi" w:hAnsiTheme="minorHAnsi" w:cstheme="minorHAnsi"/>
            <w:szCs w:val="24"/>
            <w:rPrChange w:id="3481"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3482"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483" w:author="Cristian Sbrolli" w:date="2020-12-04T22:04:00Z">
              <w:rPr>
                <w:rStyle w:val="SubtleEmphasis"/>
                <w:sz w:val="44"/>
                <w:szCs w:val="44"/>
              </w:rPr>
            </w:rPrChange>
          </w:rPr>
          <w:t>[</w:t>
        </w:r>
        <w:proofErr w:type="spellStart"/>
        <w:proofErr w:type="gramEnd"/>
        <w:r w:rsidRPr="005432E1">
          <w:rPr>
            <w:rStyle w:val="SubtleEmphasis"/>
            <w:rFonts w:asciiTheme="minorHAnsi" w:hAnsiTheme="minorHAnsi" w:cstheme="minorHAnsi"/>
            <w:szCs w:val="24"/>
            <w:rPrChange w:id="348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48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486"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487" w:author="Cristian Sbrolli" w:date="2020-12-04T22:04:00Z">
              <w:rPr>
                <w:rStyle w:val="SubtleEmphasis"/>
                <w:sz w:val="44"/>
                <w:szCs w:val="44"/>
              </w:rPr>
            </w:rPrChange>
          </w:rPr>
          <w:t>] : set Ticket {</w:t>
        </w:r>
      </w:ins>
    </w:p>
    <w:p w14:paraId="0B1336B0" w14:textId="77777777" w:rsidR="005432E1" w:rsidRPr="005432E1" w:rsidRDefault="005432E1" w:rsidP="005432E1">
      <w:pPr>
        <w:pStyle w:val="ListParagraph"/>
        <w:spacing w:line="240" w:lineRule="auto"/>
        <w:ind w:left="360"/>
        <w:rPr>
          <w:ins w:id="3488" w:author="Cristian Sbrolli" w:date="2020-12-04T22:03:00Z"/>
          <w:rStyle w:val="SubtleEmphasis"/>
          <w:rFonts w:asciiTheme="minorHAnsi" w:hAnsiTheme="minorHAnsi" w:cstheme="minorHAnsi"/>
          <w:szCs w:val="24"/>
          <w:rPrChange w:id="3489" w:author="Cristian Sbrolli" w:date="2020-12-04T22:04:00Z">
            <w:rPr>
              <w:ins w:id="3490" w:author="Cristian Sbrolli" w:date="2020-12-04T22:03:00Z"/>
              <w:rStyle w:val="SubtleEmphasis"/>
              <w:sz w:val="44"/>
              <w:szCs w:val="44"/>
            </w:rPr>
          </w:rPrChange>
        </w:rPr>
      </w:pPr>
      <w:ins w:id="3491" w:author="Cristian Sbrolli" w:date="2020-12-04T22:03:00Z">
        <w:r w:rsidRPr="005432E1">
          <w:rPr>
            <w:rStyle w:val="SubtleEmphasis"/>
            <w:rFonts w:asciiTheme="minorHAnsi" w:hAnsiTheme="minorHAnsi" w:cstheme="minorHAnsi"/>
            <w:szCs w:val="24"/>
            <w:rPrChange w:id="349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493"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49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95" w:author="Cristian Sbrolli" w:date="2020-12-04T22:04:00Z">
              <w:rPr>
                <w:rStyle w:val="SubtleEmphasis"/>
                <w:sz w:val="44"/>
                <w:szCs w:val="44"/>
              </w:rPr>
            </w:rPrChange>
          </w:rPr>
          <w:t>ts.line</w:t>
        </w:r>
        <w:proofErr w:type="spellEnd"/>
        <w:r w:rsidRPr="005432E1">
          <w:rPr>
            <w:rStyle w:val="SubtleEmphasis"/>
            <w:rFonts w:asciiTheme="minorHAnsi" w:hAnsiTheme="minorHAnsi" w:cstheme="minorHAnsi"/>
            <w:szCs w:val="24"/>
            <w:rPrChange w:id="349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97" w:author="Cristian Sbrolli" w:date="2020-12-04T22:04:00Z">
              <w:rPr>
                <w:rStyle w:val="SubtleEmphasis"/>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3498" w:author="Cristian Sbrolli" w:date="2020-12-04T22:03:00Z"/>
          <w:rStyle w:val="SubtleEmphasis"/>
          <w:rFonts w:asciiTheme="minorHAnsi" w:hAnsiTheme="minorHAnsi" w:cstheme="minorHAnsi"/>
          <w:szCs w:val="24"/>
          <w:rPrChange w:id="3499" w:author="Cristian Sbrolli" w:date="2020-12-04T22:04:00Z">
            <w:rPr>
              <w:ins w:id="3500" w:author="Cristian Sbrolli" w:date="2020-12-04T22:03:00Z"/>
              <w:rStyle w:val="SubtleEmphasis"/>
              <w:sz w:val="44"/>
              <w:szCs w:val="44"/>
            </w:rPr>
          </w:rPrChange>
        </w:rPr>
      </w:pPr>
      <w:ins w:id="3501" w:author="Cristian Sbrolli" w:date="2020-12-04T22:03:00Z">
        <w:r w:rsidRPr="005432E1">
          <w:rPr>
            <w:rStyle w:val="SubtleEmphasis"/>
            <w:rFonts w:asciiTheme="minorHAnsi" w:hAnsiTheme="minorHAnsi" w:cstheme="minorHAnsi"/>
            <w:szCs w:val="24"/>
            <w:rPrChange w:id="3502" w:author="Cristian Sbrolli" w:date="2020-12-04T22:04:00Z">
              <w:rPr>
                <w:rStyle w:val="SubtleEmphasis"/>
                <w:sz w:val="44"/>
                <w:szCs w:val="44"/>
              </w:rPr>
            </w:rPrChange>
          </w:rPr>
          <w:t>}</w:t>
        </w:r>
      </w:ins>
    </w:p>
    <w:p w14:paraId="6F4DAA1A" w14:textId="77777777" w:rsidR="005432E1" w:rsidRPr="005432E1" w:rsidRDefault="005432E1" w:rsidP="005432E1">
      <w:pPr>
        <w:pStyle w:val="ListParagraph"/>
        <w:spacing w:line="240" w:lineRule="auto"/>
        <w:ind w:left="360"/>
        <w:rPr>
          <w:ins w:id="3503" w:author="Cristian Sbrolli" w:date="2020-12-04T22:03:00Z"/>
          <w:rStyle w:val="SubtleEmphasis"/>
          <w:rFonts w:asciiTheme="minorHAnsi" w:hAnsiTheme="minorHAnsi" w:cstheme="minorHAnsi"/>
          <w:szCs w:val="24"/>
          <w:rPrChange w:id="3504" w:author="Cristian Sbrolli" w:date="2020-12-04T22:04:00Z">
            <w:rPr>
              <w:ins w:id="3505" w:author="Cristian Sbrolli" w:date="2020-12-04T22:03:00Z"/>
              <w:rStyle w:val="SubtleEmphasis"/>
              <w:sz w:val="44"/>
              <w:szCs w:val="44"/>
            </w:rPr>
          </w:rPrChange>
        </w:rPr>
      </w:pPr>
    </w:p>
    <w:p w14:paraId="118390B9" w14:textId="77777777" w:rsidR="005432E1" w:rsidRPr="005432E1" w:rsidRDefault="005432E1" w:rsidP="005432E1">
      <w:pPr>
        <w:pStyle w:val="ListParagraph"/>
        <w:spacing w:line="240" w:lineRule="auto"/>
        <w:ind w:left="360"/>
        <w:rPr>
          <w:ins w:id="3506" w:author="Cristian Sbrolli" w:date="2020-12-04T22:03:00Z"/>
          <w:rStyle w:val="SubtleEmphasis"/>
          <w:rFonts w:asciiTheme="minorHAnsi" w:hAnsiTheme="minorHAnsi" w:cstheme="minorHAnsi"/>
          <w:szCs w:val="24"/>
          <w:rPrChange w:id="3507" w:author="Cristian Sbrolli" w:date="2020-12-04T22:04:00Z">
            <w:rPr>
              <w:ins w:id="3508" w:author="Cristian Sbrolli" w:date="2020-12-04T22:03:00Z"/>
              <w:rStyle w:val="SubtleEmphasis"/>
              <w:sz w:val="44"/>
              <w:szCs w:val="44"/>
            </w:rPr>
          </w:rPrChange>
        </w:rPr>
      </w:pPr>
      <w:ins w:id="3509" w:author="Cristian Sbrolli" w:date="2020-12-04T22:03:00Z">
        <w:r w:rsidRPr="005432E1">
          <w:rPr>
            <w:rStyle w:val="SubtleEmphasis"/>
            <w:rFonts w:asciiTheme="minorHAnsi" w:hAnsiTheme="minorHAnsi" w:cstheme="minorHAnsi"/>
            <w:szCs w:val="24"/>
            <w:rPrChange w:id="3510" w:author="Cristian Sbrolli" w:date="2020-12-04T22:04:00Z">
              <w:rPr>
                <w:rStyle w:val="SubtleEmphasis"/>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3511" w:author="Cristian Sbrolli" w:date="2020-12-04T22:03:00Z"/>
          <w:rStyle w:val="SubtleEmphasis"/>
          <w:rFonts w:asciiTheme="minorHAnsi" w:hAnsiTheme="minorHAnsi" w:cstheme="minorHAnsi"/>
          <w:szCs w:val="24"/>
          <w:rPrChange w:id="3512" w:author="Cristian Sbrolli" w:date="2020-12-04T22:04:00Z">
            <w:rPr>
              <w:ins w:id="3513" w:author="Cristian Sbrolli" w:date="2020-12-04T22:03:00Z"/>
              <w:rStyle w:val="SubtleEmphasis"/>
              <w:sz w:val="44"/>
              <w:szCs w:val="44"/>
            </w:rPr>
          </w:rPrChange>
        </w:rPr>
      </w:pPr>
      <w:ins w:id="3514" w:author="Cristian Sbrolli" w:date="2020-12-04T22:03:00Z">
        <w:r w:rsidRPr="005432E1">
          <w:rPr>
            <w:rStyle w:val="SubtleEmphasis"/>
            <w:rFonts w:asciiTheme="minorHAnsi" w:hAnsiTheme="minorHAnsi" w:cstheme="minorHAnsi"/>
            <w:szCs w:val="24"/>
            <w:rPrChange w:id="3515"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3516" w:author="Cristian Sbrolli" w:date="2020-12-04T22:04:00Z">
              <w:rPr>
                <w:rStyle w:val="SubtleEmphasis"/>
                <w:sz w:val="44"/>
                <w:szCs w:val="44"/>
              </w:rPr>
            </w:rPrChange>
          </w:rPr>
          <w:t>getVUserTicketsAndVisits</w:t>
        </w:r>
        <w:proofErr w:type="spellEnd"/>
        <w:r w:rsidRPr="005432E1">
          <w:rPr>
            <w:rStyle w:val="SubtleEmphasis"/>
            <w:rFonts w:asciiTheme="minorHAnsi" w:hAnsiTheme="minorHAnsi" w:cstheme="minorHAnsi"/>
            <w:szCs w:val="24"/>
            <w:rPrChange w:id="351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518" w:author="Cristian Sbrolli" w:date="2020-12-04T22:04:00Z">
              <w:rPr>
                <w:rStyle w:val="SubtleEmphasis"/>
                <w:sz w:val="44"/>
                <w:szCs w:val="44"/>
              </w:rPr>
            </w:rPrChange>
          </w:rPr>
          <w:t xml:space="preserve">u: </w:t>
        </w:r>
        <w:proofErr w:type="spellStart"/>
        <w:r w:rsidRPr="005432E1">
          <w:rPr>
            <w:rStyle w:val="SubtleEmphasis"/>
            <w:rFonts w:asciiTheme="minorHAnsi" w:hAnsiTheme="minorHAnsi" w:cstheme="minorHAnsi"/>
            <w:szCs w:val="24"/>
            <w:rPrChange w:id="3519"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520" w:author="Cristian Sbrolli" w:date="2020-12-04T22:04:00Z">
              <w:rPr>
                <w:rStyle w:val="SubtleEmphasis"/>
                <w:sz w:val="44"/>
                <w:szCs w:val="44"/>
              </w:rPr>
            </w:rPrChange>
          </w:rPr>
          <w:t>] : set Ticket {</w:t>
        </w:r>
      </w:ins>
    </w:p>
    <w:p w14:paraId="4BAB098A" w14:textId="77777777" w:rsidR="005432E1" w:rsidRPr="005432E1" w:rsidRDefault="005432E1" w:rsidP="005432E1">
      <w:pPr>
        <w:pStyle w:val="ListParagraph"/>
        <w:spacing w:line="240" w:lineRule="auto"/>
        <w:ind w:left="360"/>
        <w:rPr>
          <w:ins w:id="3521" w:author="Cristian Sbrolli" w:date="2020-12-04T22:03:00Z"/>
          <w:rStyle w:val="SubtleEmphasis"/>
          <w:rFonts w:asciiTheme="minorHAnsi" w:hAnsiTheme="minorHAnsi" w:cstheme="minorHAnsi"/>
          <w:szCs w:val="24"/>
          <w:rPrChange w:id="3522" w:author="Cristian Sbrolli" w:date="2020-12-04T22:04:00Z">
            <w:rPr>
              <w:ins w:id="3523" w:author="Cristian Sbrolli" w:date="2020-12-04T22:03:00Z"/>
              <w:rStyle w:val="SubtleEmphasis"/>
              <w:sz w:val="44"/>
              <w:szCs w:val="44"/>
            </w:rPr>
          </w:rPrChange>
        </w:rPr>
      </w:pPr>
      <w:proofErr w:type="gramStart"/>
      <w:ins w:id="3524" w:author="Cristian Sbrolli" w:date="2020-12-04T22:03:00Z">
        <w:r w:rsidRPr="005432E1">
          <w:rPr>
            <w:rStyle w:val="SubtleEmphasis"/>
            <w:rFonts w:asciiTheme="minorHAnsi" w:hAnsiTheme="minorHAnsi" w:cstheme="minorHAnsi"/>
            <w:szCs w:val="24"/>
            <w:rPrChange w:id="3525" w:author="Cristian Sbrolli" w:date="2020-12-04T22:04:00Z">
              <w:rPr>
                <w:rStyle w:val="SubtleEmphasis"/>
                <w:sz w:val="44"/>
                <w:szCs w:val="44"/>
              </w:rPr>
            </w:rPrChange>
          </w:rPr>
          <w:t>u.(</w:t>
        </w:r>
        <w:proofErr w:type="spellStart"/>
        <w:proofErr w:type="gramEnd"/>
        <w:r w:rsidRPr="005432E1">
          <w:rPr>
            <w:rStyle w:val="SubtleEmphasis"/>
            <w:rFonts w:asciiTheme="minorHAnsi" w:hAnsiTheme="minorHAnsi" w:cstheme="minorHAnsi"/>
            <w:szCs w:val="24"/>
            <w:rPrChange w:id="3526"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352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28"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3529" w:author="Cristian Sbrolli" w:date="2020-12-04T22:04:00Z">
              <w:rPr>
                <w:rStyle w:val="SubtleEmphasis"/>
                <w:sz w:val="44"/>
                <w:szCs w:val="44"/>
              </w:rPr>
            </w:rPrChange>
          </w:rPr>
          <w:t>)</w:t>
        </w:r>
      </w:ins>
    </w:p>
    <w:p w14:paraId="7B99BDAF" w14:textId="77777777" w:rsidR="005432E1" w:rsidRPr="005432E1" w:rsidRDefault="005432E1" w:rsidP="005432E1">
      <w:pPr>
        <w:pStyle w:val="ListParagraph"/>
        <w:spacing w:line="240" w:lineRule="auto"/>
        <w:ind w:left="360"/>
        <w:rPr>
          <w:ins w:id="3530" w:author="Cristian Sbrolli" w:date="2020-12-04T22:03:00Z"/>
          <w:rStyle w:val="SubtleEmphasis"/>
          <w:rFonts w:asciiTheme="minorHAnsi" w:hAnsiTheme="minorHAnsi" w:cstheme="minorHAnsi"/>
          <w:szCs w:val="24"/>
          <w:rPrChange w:id="3531" w:author="Cristian Sbrolli" w:date="2020-12-04T22:04:00Z">
            <w:rPr>
              <w:ins w:id="3532" w:author="Cristian Sbrolli" w:date="2020-12-04T22:03:00Z"/>
              <w:rStyle w:val="SubtleEmphasis"/>
              <w:sz w:val="44"/>
              <w:szCs w:val="44"/>
            </w:rPr>
          </w:rPrChange>
        </w:rPr>
      </w:pPr>
      <w:ins w:id="3533" w:author="Cristian Sbrolli" w:date="2020-12-04T22:03:00Z">
        <w:r w:rsidRPr="005432E1">
          <w:rPr>
            <w:rStyle w:val="SubtleEmphasis"/>
            <w:rFonts w:asciiTheme="minorHAnsi" w:hAnsiTheme="minorHAnsi" w:cstheme="minorHAnsi"/>
            <w:szCs w:val="24"/>
            <w:rPrChange w:id="3534" w:author="Cristian Sbrolli" w:date="2020-12-04T22:04:00Z">
              <w:rPr>
                <w:rStyle w:val="SubtleEmphasis"/>
                <w:sz w:val="44"/>
                <w:szCs w:val="44"/>
              </w:rPr>
            </w:rPrChange>
          </w:rPr>
          <w:t>}</w:t>
        </w:r>
      </w:ins>
    </w:p>
    <w:p w14:paraId="540ED883" w14:textId="77777777" w:rsidR="005432E1" w:rsidRPr="005432E1" w:rsidRDefault="005432E1" w:rsidP="005432E1">
      <w:pPr>
        <w:pStyle w:val="ListParagraph"/>
        <w:spacing w:line="240" w:lineRule="auto"/>
        <w:ind w:left="360"/>
        <w:rPr>
          <w:ins w:id="3535" w:author="Cristian Sbrolli" w:date="2020-12-04T22:03:00Z"/>
          <w:rStyle w:val="SubtleEmphasis"/>
          <w:rFonts w:asciiTheme="minorHAnsi" w:hAnsiTheme="minorHAnsi" w:cstheme="minorHAnsi"/>
          <w:szCs w:val="24"/>
          <w:rPrChange w:id="3536" w:author="Cristian Sbrolli" w:date="2020-12-04T22:04:00Z">
            <w:rPr>
              <w:ins w:id="3537" w:author="Cristian Sbrolli" w:date="2020-12-04T22:03:00Z"/>
              <w:rStyle w:val="SubtleEmphasis"/>
              <w:sz w:val="44"/>
              <w:szCs w:val="44"/>
            </w:rPr>
          </w:rPrChange>
        </w:rPr>
      </w:pPr>
    </w:p>
    <w:p w14:paraId="5894EFD5" w14:textId="77777777" w:rsidR="005432E1" w:rsidRPr="005432E1" w:rsidRDefault="005432E1" w:rsidP="005432E1">
      <w:pPr>
        <w:pStyle w:val="ListParagraph"/>
        <w:spacing w:line="240" w:lineRule="auto"/>
        <w:ind w:left="360"/>
        <w:rPr>
          <w:ins w:id="3538" w:author="Cristian Sbrolli" w:date="2020-12-04T22:03:00Z"/>
          <w:rStyle w:val="SubtleEmphasis"/>
          <w:rFonts w:asciiTheme="minorHAnsi" w:hAnsiTheme="minorHAnsi" w:cstheme="minorHAnsi"/>
          <w:szCs w:val="24"/>
          <w:rPrChange w:id="3539" w:author="Cristian Sbrolli" w:date="2020-12-04T22:04:00Z">
            <w:rPr>
              <w:ins w:id="3540" w:author="Cristian Sbrolli" w:date="2020-12-04T22:03:00Z"/>
              <w:rStyle w:val="SubtleEmphasis"/>
              <w:sz w:val="44"/>
              <w:szCs w:val="44"/>
            </w:rPr>
          </w:rPrChange>
        </w:rPr>
      </w:pPr>
      <w:ins w:id="3541" w:author="Cristian Sbrolli" w:date="2020-12-04T22:03:00Z">
        <w:r w:rsidRPr="005432E1">
          <w:rPr>
            <w:rStyle w:val="SubtleEmphasis"/>
            <w:rFonts w:asciiTheme="minorHAnsi" w:hAnsiTheme="minorHAnsi" w:cstheme="minorHAnsi"/>
            <w:szCs w:val="24"/>
            <w:rPrChange w:id="3542" w:author="Cristian Sbrolli" w:date="2020-12-04T22:04:00Z">
              <w:rPr>
                <w:rStyle w:val="SubtleEmphasis"/>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3543" w:author="Cristian Sbrolli" w:date="2020-12-04T22:03:00Z"/>
          <w:rStyle w:val="SubtleEmphasis"/>
          <w:rFonts w:asciiTheme="minorHAnsi" w:hAnsiTheme="minorHAnsi" w:cstheme="minorHAnsi"/>
          <w:szCs w:val="24"/>
          <w:rPrChange w:id="3544" w:author="Cristian Sbrolli" w:date="2020-12-04T22:04:00Z">
            <w:rPr>
              <w:ins w:id="3545" w:author="Cristian Sbrolli" w:date="2020-12-04T22:03:00Z"/>
              <w:rStyle w:val="SubtleEmphasis"/>
              <w:sz w:val="44"/>
              <w:szCs w:val="44"/>
            </w:rPr>
          </w:rPrChange>
        </w:rPr>
      </w:pPr>
      <w:ins w:id="3546" w:author="Cristian Sbrolli" w:date="2020-12-04T22:03:00Z">
        <w:r w:rsidRPr="005432E1">
          <w:rPr>
            <w:rStyle w:val="SubtleEmphasis"/>
            <w:rFonts w:asciiTheme="minorHAnsi" w:hAnsiTheme="minorHAnsi" w:cstheme="minorHAnsi"/>
            <w:szCs w:val="24"/>
            <w:rPrChange w:id="3547"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3548"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54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550" w:author="Cristian Sbrolli" w:date="2020-12-04T22:04:00Z">
              <w:rPr>
                <w:rStyle w:val="SubtleEmphasis"/>
                <w:sz w:val="44"/>
                <w:szCs w:val="44"/>
              </w:rPr>
            </w:rPrChange>
          </w:rPr>
          <w:t xml:space="preserve">t: Ticket] : one </w:t>
        </w:r>
        <w:proofErr w:type="spellStart"/>
        <w:r w:rsidRPr="005432E1">
          <w:rPr>
            <w:rStyle w:val="SubtleEmphasis"/>
            <w:rFonts w:asciiTheme="minorHAnsi" w:hAnsiTheme="minorHAnsi" w:cstheme="minorHAnsi"/>
            <w:szCs w:val="24"/>
            <w:rPrChange w:id="3551"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552" w:author="Cristian Sbrolli" w:date="2020-12-04T22:04:00Z">
              <w:rPr>
                <w:rStyle w:val="SubtleEmphasis"/>
                <w:sz w:val="44"/>
                <w:szCs w:val="44"/>
              </w:rPr>
            </w:rPrChange>
          </w:rPr>
          <w:t>{</w:t>
        </w:r>
      </w:ins>
    </w:p>
    <w:p w14:paraId="725E097D" w14:textId="77777777" w:rsidR="005432E1" w:rsidRPr="005432E1" w:rsidRDefault="005432E1" w:rsidP="005432E1">
      <w:pPr>
        <w:pStyle w:val="ListParagraph"/>
        <w:spacing w:line="240" w:lineRule="auto"/>
        <w:ind w:left="360"/>
        <w:rPr>
          <w:ins w:id="3553" w:author="Cristian Sbrolli" w:date="2020-12-04T22:03:00Z"/>
          <w:rStyle w:val="SubtleEmphasis"/>
          <w:rFonts w:asciiTheme="minorHAnsi" w:hAnsiTheme="minorHAnsi" w:cstheme="minorHAnsi"/>
          <w:szCs w:val="24"/>
          <w:rPrChange w:id="3554" w:author="Cristian Sbrolli" w:date="2020-12-04T22:04:00Z">
            <w:rPr>
              <w:ins w:id="3555" w:author="Cristian Sbrolli" w:date="2020-12-04T22:03:00Z"/>
              <w:rStyle w:val="SubtleEmphasis"/>
              <w:sz w:val="44"/>
              <w:szCs w:val="44"/>
            </w:rPr>
          </w:rPrChange>
        </w:rPr>
      </w:pPr>
      <w:ins w:id="3556" w:author="Cristian Sbrolli" w:date="2020-12-04T22:03:00Z">
        <w:r w:rsidRPr="005432E1">
          <w:rPr>
            <w:rStyle w:val="SubtleEmphasis"/>
            <w:rFonts w:asciiTheme="minorHAnsi" w:hAnsiTheme="minorHAnsi" w:cstheme="minorHAnsi"/>
            <w:szCs w:val="24"/>
            <w:rPrChange w:id="3557"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3558"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55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60"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561" w:author="Cristian Sbrolli" w:date="2020-12-04T22:04:00Z">
              <w:rPr>
                <w:rStyle w:val="SubtleEmphasis"/>
                <w:sz w:val="44"/>
                <w:szCs w:val="44"/>
              </w:rPr>
            </w:rPrChange>
          </w:rPr>
          <w:t>).t</w:t>
        </w:r>
      </w:ins>
    </w:p>
    <w:p w14:paraId="1C9EE305" w14:textId="77777777" w:rsidR="005432E1" w:rsidRPr="005432E1" w:rsidRDefault="005432E1" w:rsidP="005432E1">
      <w:pPr>
        <w:pStyle w:val="ListParagraph"/>
        <w:spacing w:line="240" w:lineRule="auto"/>
        <w:ind w:left="360"/>
        <w:rPr>
          <w:ins w:id="3562" w:author="Cristian Sbrolli" w:date="2020-12-04T22:03:00Z"/>
          <w:rStyle w:val="SubtleEmphasis"/>
          <w:rFonts w:asciiTheme="minorHAnsi" w:hAnsiTheme="minorHAnsi" w:cstheme="minorHAnsi"/>
          <w:szCs w:val="24"/>
          <w:rPrChange w:id="3563" w:author="Cristian Sbrolli" w:date="2020-12-04T22:04:00Z">
            <w:rPr>
              <w:ins w:id="3564" w:author="Cristian Sbrolli" w:date="2020-12-04T22:03:00Z"/>
              <w:rStyle w:val="SubtleEmphasis"/>
              <w:sz w:val="44"/>
              <w:szCs w:val="44"/>
            </w:rPr>
          </w:rPrChange>
        </w:rPr>
      </w:pPr>
      <w:ins w:id="3565" w:author="Cristian Sbrolli" w:date="2020-12-04T22:03:00Z">
        <w:r w:rsidRPr="005432E1">
          <w:rPr>
            <w:rStyle w:val="SubtleEmphasis"/>
            <w:rFonts w:asciiTheme="minorHAnsi" w:hAnsiTheme="minorHAnsi" w:cstheme="minorHAnsi"/>
            <w:szCs w:val="24"/>
            <w:rPrChange w:id="3566" w:author="Cristian Sbrolli" w:date="2020-12-04T22:04:00Z">
              <w:rPr>
                <w:rStyle w:val="SubtleEmphasis"/>
                <w:sz w:val="44"/>
                <w:szCs w:val="44"/>
              </w:rPr>
            </w:rPrChange>
          </w:rPr>
          <w:t>}</w:t>
        </w:r>
      </w:ins>
    </w:p>
    <w:p w14:paraId="1677EBCB" w14:textId="77777777" w:rsidR="005432E1" w:rsidRPr="005432E1" w:rsidRDefault="005432E1" w:rsidP="005432E1">
      <w:pPr>
        <w:pStyle w:val="ListParagraph"/>
        <w:spacing w:line="240" w:lineRule="auto"/>
        <w:ind w:left="360"/>
        <w:rPr>
          <w:ins w:id="3567" w:author="Cristian Sbrolli" w:date="2020-12-04T22:03:00Z"/>
          <w:rStyle w:val="SubtleEmphasis"/>
          <w:rFonts w:asciiTheme="minorHAnsi" w:hAnsiTheme="minorHAnsi" w:cstheme="minorHAnsi"/>
          <w:szCs w:val="24"/>
          <w:rPrChange w:id="3568" w:author="Cristian Sbrolli" w:date="2020-12-04T22:04:00Z">
            <w:rPr>
              <w:ins w:id="3569" w:author="Cristian Sbrolli" w:date="2020-12-04T22:03:00Z"/>
              <w:rStyle w:val="SubtleEmphasis"/>
              <w:sz w:val="44"/>
              <w:szCs w:val="44"/>
            </w:rPr>
          </w:rPrChange>
        </w:rPr>
      </w:pPr>
    </w:p>
    <w:p w14:paraId="119D8E56" w14:textId="77777777" w:rsidR="005432E1" w:rsidRPr="005432E1" w:rsidRDefault="005432E1" w:rsidP="005432E1">
      <w:pPr>
        <w:pStyle w:val="ListParagraph"/>
        <w:spacing w:line="240" w:lineRule="auto"/>
        <w:ind w:left="360"/>
        <w:rPr>
          <w:ins w:id="3570" w:author="Cristian Sbrolli" w:date="2020-12-04T22:03:00Z"/>
          <w:rStyle w:val="SubtleEmphasis"/>
          <w:rFonts w:asciiTheme="minorHAnsi" w:hAnsiTheme="minorHAnsi" w:cstheme="minorHAnsi"/>
          <w:szCs w:val="24"/>
          <w:rPrChange w:id="3571" w:author="Cristian Sbrolli" w:date="2020-12-04T22:04:00Z">
            <w:rPr>
              <w:ins w:id="3572" w:author="Cristian Sbrolli" w:date="2020-12-04T22:03:00Z"/>
              <w:rStyle w:val="SubtleEmphasis"/>
              <w:sz w:val="44"/>
              <w:szCs w:val="44"/>
            </w:rPr>
          </w:rPrChange>
        </w:rPr>
      </w:pPr>
      <w:ins w:id="3573" w:author="Cristian Sbrolli" w:date="2020-12-04T22:03:00Z">
        <w:r w:rsidRPr="005432E1">
          <w:rPr>
            <w:rStyle w:val="SubtleEmphasis"/>
            <w:rFonts w:asciiTheme="minorHAnsi" w:hAnsiTheme="minorHAnsi" w:cstheme="minorHAnsi"/>
            <w:szCs w:val="24"/>
            <w:rPrChange w:id="3574" w:author="Cristian Sbrolli" w:date="2020-12-04T22:04:00Z">
              <w:rPr>
                <w:rStyle w:val="SubtleEmphasis"/>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3575" w:author="Cristian Sbrolli" w:date="2020-12-04T22:03:00Z"/>
          <w:rStyle w:val="SubtleEmphasis"/>
          <w:rFonts w:asciiTheme="minorHAnsi" w:hAnsiTheme="minorHAnsi" w:cstheme="minorHAnsi"/>
          <w:szCs w:val="24"/>
          <w:rPrChange w:id="3576" w:author="Cristian Sbrolli" w:date="2020-12-04T22:04:00Z">
            <w:rPr>
              <w:ins w:id="3577" w:author="Cristian Sbrolli" w:date="2020-12-04T22:03:00Z"/>
              <w:rStyle w:val="SubtleEmphasis"/>
              <w:sz w:val="44"/>
              <w:szCs w:val="44"/>
            </w:rPr>
          </w:rPrChange>
        </w:rPr>
      </w:pPr>
      <w:proofErr w:type="spellStart"/>
      <w:ins w:id="3578" w:author="Cristian Sbrolli" w:date="2020-12-04T22:03:00Z">
        <w:r w:rsidRPr="005432E1">
          <w:rPr>
            <w:rStyle w:val="SubtleEmphasis"/>
            <w:rFonts w:asciiTheme="minorHAnsi" w:hAnsiTheme="minorHAnsi" w:cstheme="minorHAnsi"/>
            <w:szCs w:val="24"/>
            <w:rPrChange w:id="3579"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580"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581"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358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583" w:author="Cristian Sbrolli" w:date="2020-12-04T22:04:00Z">
              <w:rPr>
                <w:rStyle w:val="SubtleEmphasis"/>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3584" w:author="Cristian Sbrolli" w:date="2020-12-04T22:03:00Z"/>
          <w:rStyle w:val="SubtleEmphasis"/>
          <w:rFonts w:asciiTheme="minorHAnsi" w:hAnsiTheme="minorHAnsi" w:cstheme="minorHAnsi"/>
          <w:szCs w:val="24"/>
          <w:rPrChange w:id="3585" w:author="Cristian Sbrolli" w:date="2020-12-04T22:04:00Z">
            <w:rPr>
              <w:ins w:id="3586" w:author="Cristian Sbrolli" w:date="2020-12-04T22:03:00Z"/>
              <w:rStyle w:val="SubtleEmphasis"/>
              <w:sz w:val="44"/>
              <w:szCs w:val="44"/>
            </w:rPr>
          </w:rPrChange>
        </w:rPr>
      </w:pPr>
      <w:ins w:id="3587" w:author="Cristian Sbrolli" w:date="2020-12-04T22:03:00Z">
        <w:r w:rsidRPr="005432E1">
          <w:rPr>
            <w:rStyle w:val="SubtleEmphasis"/>
            <w:rFonts w:asciiTheme="minorHAnsi" w:hAnsiTheme="minorHAnsi" w:cstheme="minorHAnsi"/>
            <w:szCs w:val="24"/>
            <w:rPrChange w:id="3588"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3589" w:author="Cristian Sbrolli" w:date="2020-12-04T22:04:00Z">
              <w:rPr>
                <w:rStyle w:val="SubtleEmphasis"/>
                <w:sz w:val="44"/>
                <w:szCs w:val="44"/>
              </w:rPr>
            </w:rPrChange>
          </w:rPr>
          <w:t>1.ticketManager</w:t>
        </w:r>
        <w:proofErr w:type="gramEnd"/>
        <w:r w:rsidRPr="005432E1">
          <w:rPr>
            <w:rStyle w:val="SubtleEmphasis"/>
            <w:rFonts w:asciiTheme="minorHAnsi" w:hAnsiTheme="minorHAnsi" w:cstheme="minorHAnsi"/>
            <w:szCs w:val="24"/>
            <w:rPrChange w:id="3590"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591"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59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93"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59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95"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3596"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597"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59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99"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600" w:author="Cristian Sbrolli" w:date="2020-12-04T22:04:00Z">
              <w:rPr>
                <w:rStyle w:val="SubtleEmphasis"/>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3601" w:author="Cristian Sbrolli" w:date="2020-12-04T22:03:00Z"/>
          <w:rStyle w:val="SubtleEmphasis"/>
          <w:rFonts w:asciiTheme="minorHAnsi" w:hAnsiTheme="minorHAnsi" w:cstheme="minorHAnsi"/>
          <w:szCs w:val="24"/>
          <w:rPrChange w:id="3602" w:author="Cristian Sbrolli" w:date="2020-12-04T22:04:00Z">
            <w:rPr>
              <w:ins w:id="3603" w:author="Cristian Sbrolli" w:date="2020-12-04T22:03:00Z"/>
              <w:rStyle w:val="SubtleEmphasis"/>
              <w:sz w:val="44"/>
              <w:szCs w:val="44"/>
            </w:rPr>
          </w:rPrChange>
        </w:rPr>
      </w:pPr>
      <w:ins w:id="3604" w:author="Cristian Sbrolli" w:date="2020-12-04T22:03:00Z">
        <w:r w:rsidRPr="005432E1">
          <w:rPr>
            <w:rStyle w:val="SubtleEmphasis"/>
            <w:rFonts w:asciiTheme="minorHAnsi" w:hAnsiTheme="minorHAnsi" w:cstheme="minorHAnsi"/>
            <w:szCs w:val="24"/>
            <w:rPrChange w:id="3605"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3606"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360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608" w:author="Cristian Sbrolli" w:date="2020-12-04T22:04:00Z">
              <w:rPr>
                <w:rStyle w:val="SubtleEmphasis"/>
                <w:sz w:val="44"/>
                <w:szCs w:val="44"/>
              </w:rPr>
            </w:rPrChange>
          </w:rPr>
          <w:t>m.ticketManager.line</w:t>
        </w:r>
        <w:proofErr w:type="spellEnd"/>
        <w:r w:rsidRPr="005432E1">
          <w:rPr>
            <w:rStyle w:val="SubtleEmphasis"/>
            <w:rFonts w:asciiTheme="minorHAnsi" w:hAnsiTheme="minorHAnsi" w:cstheme="minorHAnsi"/>
            <w:szCs w:val="24"/>
            <w:rPrChange w:id="3609" w:author="Cristian Sbrolli" w:date="2020-12-04T22:04:00Z">
              <w:rPr>
                <w:rStyle w:val="SubtleEmphasis"/>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3610" w:author="Cristian Sbrolli" w:date="2020-12-04T22:03:00Z"/>
          <w:rStyle w:val="SubtleEmphasis"/>
          <w:rFonts w:asciiTheme="minorHAnsi" w:hAnsiTheme="minorHAnsi" w:cstheme="minorHAnsi"/>
          <w:szCs w:val="24"/>
          <w:rPrChange w:id="3611" w:author="Cristian Sbrolli" w:date="2020-12-04T22:04:00Z">
            <w:rPr>
              <w:ins w:id="3612" w:author="Cristian Sbrolli" w:date="2020-12-04T22:03:00Z"/>
              <w:rStyle w:val="SubtleEmphasis"/>
              <w:sz w:val="44"/>
              <w:szCs w:val="44"/>
            </w:rPr>
          </w:rPrChange>
        </w:rPr>
      </w:pPr>
      <w:ins w:id="3613" w:author="Cristian Sbrolli" w:date="2020-12-04T22:03:00Z">
        <w:r w:rsidRPr="005432E1">
          <w:rPr>
            <w:rStyle w:val="SubtleEmphasis"/>
            <w:rFonts w:asciiTheme="minorHAnsi" w:hAnsiTheme="minorHAnsi" w:cstheme="minorHAnsi"/>
            <w:szCs w:val="24"/>
            <w:rPrChange w:id="3614"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3615" w:author="Cristian Sbrolli" w:date="2020-12-04T22:04:00Z">
              <w:rPr>
                <w:rStyle w:val="SubtleEmphasis"/>
                <w:sz w:val="44"/>
                <w:szCs w:val="44"/>
              </w:rPr>
            </w:rPrChange>
          </w:rPr>
          <w:t>1.dispensers</w:t>
        </w:r>
        <w:proofErr w:type="gramEnd"/>
        <w:r w:rsidRPr="005432E1">
          <w:rPr>
            <w:rStyle w:val="SubtleEmphasis"/>
            <w:rFonts w:asciiTheme="minorHAnsi" w:hAnsiTheme="minorHAnsi" w:cstheme="minorHAnsi"/>
            <w:szCs w:val="24"/>
            <w:rPrChange w:id="3616"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617" w:author="Cristian Sbrolli" w:date="2020-12-04T22:04:00Z">
              <w:rPr>
                <w:rStyle w:val="SubtleEmphasis"/>
                <w:sz w:val="44"/>
                <w:szCs w:val="44"/>
              </w:rPr>
            </w:rPrChange>
          </w:rPr>
          <w:t>m.dispensers</w:t>
        </w:r>
        <w:proofErr w:type="spellEnd"/>
        <w:r w:rsidRPr="005432E1">
          <w:rPr>
            <w:rStyle w:val="SubtleEmphasis"/>
            <w:rFonts w:asciiTheme="minorHAnsi" w:hAnsiTheme="minorHAnsi" w:cstheme="minorHAnsi"/>
            <w:szCs w:val="24"/>
            <w:rPrChange w:id="3618" w:author="Cristian Sbrolli" w:date="2020-12-04T22:04:00Z">
              <w:rPr>
                <w:rStyle w:val="SubtleEmphasis"/>
                <w:sz w:val="44"/>
                <w:szCs w:val="44"/>
              </w:rPr>
            </w:rPrChange>
          </w:rPr>
          <w:t xml:space="preserve"> and m1.cashDesks=</w:t>
        </w:r>
        <w:proofErr w:type="spellStart"/>
        <w:r w:rsidRPr="005432E1">
          <w:rPr>
            <w:rStyle w:val="SubtleEmphasis"/>
            <w:rFonts w:asciiTheme="minorHAnsi" w:hAnsiTheme="minorHAnsi" w:cstheme="minorHAnsi"/>
            <w:szCs w:val="24"/>
            <w:rPrChange w:id="3619" w:author="Cristian Sbrolli" w:date="2020-12-04T22:04:00Z">
              <w:rPr>
                <w:rStyle w:val="SubtleEmphasis"/>
                <w:sz w:val="44"/>
                <w:szCs w:val="44"/>
              </w:rPr>
            </w:rPrChange>
          </w:rPr>
          <w:t>m.cashDesks</w:t>
        </w:r>
        <w:proofErr w:type="spellEnd"/>
        <w:r w:rsidRPr="005432E1">
          <w:rPr>
            <w:rStyle w:val="SubtleEmphasis"/>
            <w:rFonts w:asciiTheme="minorHAnsi" w:hAnsiTheme="minorHAnsi" w:cstheme="minorHAnsi"/>
            <w:szCs w:val="24"/>
            <w:rPrChange w:id="3620" w:author="Cristian Sbrolli" w:date="2020-12-04T22:04:00Z">
              <w:rPr>
                <w:rStyle w:val="SubtleEmphasis"/>
                <w:sz w:val="44"/>
                <w:szCs w:val="44"/>
              </w:rPr>
            </w:rPrChange>
          </w:rPr>
          <w:t xml:space="preserve"> and m1.entrances=</w:t>
        </w:r>
        <w:proofErr w:type="spellStart"/>
        <w:r w:rsidRPr="005432E1">
          <w:rPr>
            <w:rStyle w:val="SubtleEmphasis"/>
            <w:rFonts w:asciiTheme="minorHAnsi" w:hAnsiTheme="minorHAnsi" w:cstheme="minorHAnsi"/>
            <w:szCs w:val="24"/>
            <w:rPrChange w:id="3621" w:author="Cristian Sbrolli" w:date="2020-12-04T22:04:00Z">
              <w:rPr>
                <w:rStyle w:val="SubtleEmphasis"/>
                <w:sz w:val="44"/>
                <w:szCs w:val="44"/>
              </w:rPr>
            </w:rPrChange>
          </w:rPr>
          <w:t>m.entrances</w:t>
        </w:r>
        <w:proofErr w:type="spellEnd"/>
        <w:r w:rsidRPr="005432E1">
          <w:rPr>
            <w:rStyle w:val="SubtleEmphasis"/>
            <w:rFonts w:asciiTheme="minorHAnsi" w:hAnsiTheme="minorHAnsi" w:cstheme="minorHAnsi"/>
            <w:szCs w:val="24"/>
            <w:rPrChange w:id="3622" w:author="Cristian Sbrolli" w:date="2020-12-04T22:04:00Z">
              <w:rPr>
                <w:rStyle w:val="SubtleEmphasis"/>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3623" w:author="Cristian Sbrolli" w:date="2020-12-04T22:03:00Z"/>
          <w:rStyle w:val="SubtleEmphasis"/>
          <w:rFonts w:asciiTheme="minorHAnsi" w:hAnsiTheme="minorHAnsi" w:cstheme="minorHAnsi"/>
          <w:szCs w:val="24"/>
          <w:rPrChange w:id="3624" w:author="Cristian Sbrolli" w:date="2020-12-04T22:04:00Z">
            <w:rPr>
              <w:ins w:id="3625" w:author="Cristian Sbrolli" w:date="2020-12-04T22:03:00Z"/>
              <w:rStyle w:val="SubtleEmphasis"/>
              <w:sz w:val="44"/>
              <w:szCs w:val="44"/>
            </w:rPr>
          </w:rPrChange>
        </w:rPr>
      </w:pPr>
      <w:ins w:id="3626" w:author="Cristian Sbrolli" w:date="2020-12-04T22:03:00Z">
        <w:r w:rsidRPr="005432E1">
          <w:rPr>
            <w:rStyle w:val="SubtleEmphasis"/>
            <w:rFonts w:asciiTheme="minorHAnsi" w:hAnsiTheme="minorHAnsi" w:cstheme="minorHAnsi"/>
            <w:szCs w:val="24"/>
            <w:rPrChange w:id="3627"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3628" w:author="Cristian Sbrolli" w:date="2020-12-04T22:04:00Z">
              <w:rPr>
                <w:rStyle w:val="SubtleEmphasis"/>
                <w:sz w:val="44"/>
                <w:szCs w:val="44"/>
              </w:rPr>
            </w:rPrChange>
          </w:rPr>
          <w:t>1.freeExit=</w:t>
        </w:r>
        <w:proofErr w:type="spellStart"/>
        <w:r w:rsidRPr="005432E1">
          <w:rPr>
            <w:rStyle w:val="SubtleEmphasis"/>
            <w:rFonts w:asciiTheme="minorHAnsi" w:hAnsiTheme="minorHAnsi" w:cstheme="minorHAnsi"/>
            <w:szCs w:val="24"/>
            <w:rPrChange w:id="3629" w:author="Cristian Sbrolli" w:date="2020-12-04T22:04:00Z">
              <w:rPr>
                <w:rStyle w:val="SubtleEmphasis"/>
                <w:sz w:val="44"/>
                <w:szCs w:val="44"/>
              </w:rPr>
            </w:rPrChange>
          </w:rPr>
          <w:t>m.freeExit</w:t>
        </w:r>
        <w:proofErr w:type="spellEnd"/>
        <w:proofErr w:type="gramEnd"/>
        <w:r w:rsidRPr="005432E1">
          <w:rPr>
            <w:rStyle w:val="SubtleEmphasis"/>
            <w:rFonts w:asciiTheme="minorHAnsi" w:hAnsiTheme="minorHAnsi" w:cstheme="minorHAnsi"/>
            <w:szCs w:val="24"/>
            <w:rPrChange w:id="3630" w:author="Cristian Sbrolli" w:date="2020-12-04T22:04:00Z">
              <w:rPr>
                <w:rStyle w:val="SubtleEmphasis"/>
                <w:sz w:val="44"/>
                <w:szCs w:val="44"/>
              </w:rPr>
            </w:rPrChange>
          </w:rPr>
          <w:t xml:space="preserve"> and m1.manager=</w:t>
        </w:r>
        <w:proofErr w:type="spellStart"/>
        <w:r w:rsidRPr="005432E1">
          <w:rPr>
            <w:rStyle w:val="SubtleEmphasis"/>
            <w:rFonts w:asciiTheme="minorHAnsi" w:hAnsiTheme="minorHAnsi" w:cstheme="minorHAnsi"/>
            <w:szCs w:val="24"/>
            <w:rPrChange w:id="3631" w:author="Cristian Sbrolli" w:date="2020-12-04T22:04:00Z">
              <w:rPr>
                <w:rStyle w:val="SubtleEmphasis"/>
                <w:sz w:val="44"/>
                <w:szCs w:val="44"/>
              </w:rPr>
            </w:rPrChange>
          </w:rPr>
          <w:t>m.manager</w:t>
        </w:r>
        <w:proofErr w:type="spellEnd"/>
        <w:r w:rsidRPr="005432E1">
          <w:rPr>
            <w:rStyle w:val="SubtleEmphasis"/>
            <w:rFonts w:asciiTheme="minorHAnsi" w:hAnsiTheme="minorHAnsi" w:cstheme="minorHAnsi"/>
            <w:szCs w:val="24"/>
            <w:rPrChange w:id="3632" w:author="Cristian Sbrolli" w:date="2020-12-04T22:04:00Z">
              <w:rPr>
                <w:rStyle w:val="SubtleEmphasis"/>
                <w:sz w:val="44"/>
                <w:szCs w:val="44"/>
              </w:rPr>
            </w:rPrChange>
          </w:rPr>
          <w:t xml:space="preserve"> and m1.departments=</w:t>
        </w:r>
        <w:proofErr w:type="spellStart"/>
        <w:r w:rsidRPr="005432E1">
          <w:rPr>
            <w:rStyle w:val="SubtleEmphasis"/>
            <w:rFonts w:asciiTheme="minorHAnsi" w:hAnsiTheme="minorHAnsi" w:cstheme="minorHAnsi"/>
            <w:szCs w:val="24"/>
            <w:rPrChange w:id="3633" w:author="Cristian Sbrolli" w:date="2020-12-04T22:04:00Z">
              <w:rPr>
                <w:rStyle w:val="SubtleEmphasis"/>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3634" w:author="Cristian Sbrolli" w:date="2020-12-04T22:03:00Z"/>
          <w:rStyle w:val="SubtleEmphasis"/>
          <w:rFonts w:asciiTheme="minorHAnsi" w:hAnsiTheme="minorHAnsi" w:cstheme="minorHAnsi"/>
          <w:szCs w:val="24"/>
          <w:rPrChange w:id="3635" w:author="Cristian Sbrolli" w:date="2020-12-04T22:04:00Z">
            <w:rPr>
              <w:ins w:id="3636" w:author="Cristian Sbrolli" w:date="2020-12-04T22:03:00Z"/>
              <w:rStyle w:val="SubtleEmphasis"/>
              <w:sz w:val="44"/>
              <w:szCs w:val="44"/>
            </w:rPr>
          </w:rPrChange>
        </w:rPr>
      </w:pPr>
      <w:ins w:id="3637" w:author="Cristian Sbrolli" w:date="2020-12-04T22:03:00Z">
        <w:r w:rsidRPr="005432E1">
          <w:rPr>
            <w:rStyle w:val="SubtleEmphasis"/>
            <w:rFonts w:asciiTheme="minorHAnsi" w:hAnsiTheme="minorHAnsi" w:cstheme="minorHAnsi"/>
            <w:szCs w:val="24"/>
            <w:rPrChange w:id="3638" w:author="Cristian Sbrolli" w:date="2020-12-04T22:04:00Z">
              <w:rPr>
                <w:rStyle w:val="SubtleEmphasis"/>
                <w:sz w:val="44"/>
                <w:szCs w:val="44"/>
              </w:rPr>
            </w:rPrChange>
          </w:rPr>
          <w:t>}</w:t>
        </w:r>
      </w:ins>
    </w:p>
    <w:p w14:paraId="2D79598D" w14:textId="77777777" w:rsidR="005432E1" w:rsidRPr="005432E1" w:rsidRDefault="005432E1" w:rsidP="005432E1">
      <w:pPr>
        <w:pStyle w:val="ListParagraph"/>
        <w:spacing w:line="240" w:lineRule="auto"/>
        <w:ind w:left="360"/>
        <w:rPr>
          <w:ins w:id="3639" w:author="Cristian Sbrolli" w:date="2020-12-04T22:03:00Z"/>
          <w:rStyle w:val="SubtleEmphasis"/>
          <w:rFonts w:asciiTheme="minorHAnsi" w:hAnsiTheme="minorHAnsi" w:cstheme="minorHAnsi"/>
          <w:szCs w:val="24"/>
          <w:rPrChange w:id="3640" w:author="Cristian Sbrolli" w:date="2020-12-04T22:04:00Z">
            <w:rPr>
              <w:ins w:id="3641" w:author="Cristian Sbrolli" w:date="2020-12-04T22:03:00Z"/>
              <w:rStyle w:val="SubtleEmphasis"/>
              <w:sz w:val="44"/>
              <w:szCs w:val="44"/>
            </w:rPr>
          </w:rPrChange>
        </w:rPr>
      </w:pPr>
    </w:p>
    <w:p w14:paraId="236D3CCF" w14:textId="77777777" w:rsidR="005432E1" w:rsidRPr="005432E1" w:rsidRDefault="005432E1" w:rsidP="005432E1">
      <w:pPr>
        <w:pStyle w:val="ListParagraph"/>
        <w:spacing w:line="240" w:lineRule="auto"/>
        <w:ind w:left="360"/>
        <w:rPr>
          <w:ins w:id="3642" w:author="Cristian Sbrolli" w:date="2020-12-04T22:03:00Z"/>
          <w:rStyle w:val="SubtleEmphasis"/>
          <w:rFonts w:asciiTheme="minorHAnsi" w:hAnsiTheme="minorHAnsi" w:cstheme="minorHAnsi"/>
          <w:szCs w:val="24"/>
          <w:rPrChange w:id="3643" w:author="Cristian Sbrolli" w:date="2020-12-04T22:04:00Z">
            <w:rPr>
              <w:ins w:id="3644" w:author="Cristian Sbrolli" w:date="2020-12-04T22:03:00Z"/>
              <w:rStyle w:val="SubtleEmphasis"/>
              <w:sz w:val="44"/>
              <w:szCs w:val="44"/>
            </w:rPr>
          </w:rPrChange>
        </w:rPr>
      </w:pPr>
      <w:ins w:id="3645" w:author="Cristian Sbrolli" w:date="2020-12-04T22:03:00Z">
        <w:r w:rsidRPr="005432E1">
          <w:rPr>
            <w:rStyle w:val="SubtleEmphasis"/>
            <w:rFonts w:asciiTheme="minorHAnsi" w:hAnsiTheme="minorHAnsi" w:cstheme="minorHAnsi"/>
            <w:szCs w:val="24"/>
            <w:rPrChange w:id="3646" w:author="Cristian Sbrolli" w:date="2020-12-04T22:04:00Z">
              <w:rPr>
                <w:rStyle w:val="SubtleEmphasis"/>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3647" w:author="Cristian Sbrolli" w:date="2020-12-04T22:03:00Z"/>
          <w:rStyle w:val="SubtleEmphasis"/>
          <w:rFonts w:asciiTheme="minorHAnsi" w:hAnsiTheme="minorHAnsi" w:cstheme="minorHAnsi"/>
          <w:szCs w:val="24"/>
          <w:rPrChange w:id="3648" w:author="Cristian Sbrolli" w:date="2020-12-04T22:04:00Z">
            <w:rPr>
              <w:ins w:id="3649" w:author="Cristian Sbrolli" w:date="2020-12-04T22:03:00Z"/>
              <w:rStyle w:val="SubtleEmphasis"/>
              <w:sz w:val="44"/>
              <w:szCs w:val="44"/>
            </w:rPr>
          </w:rPrChange>
        </w:rPr>
      </w:pPr>
      <w:proofErr w:type="spellStart"/>
      <w:ins w:id="3650" w:author="Cristian Sbrolli" w:date="2020-12-04T22:03:00Z">
        <w:r w:rsidRPr="005432E1">
          <w:rPr>
            <w:rStyle w:val="SubtleEmphasis"/>
            <w:rFonts w:asciiTheme="minorHAnsi" w:hAnsiTheme="minorHAnsi" w:cstheme="minorHAnsi"/>
            <w:szCs w:val="24"/>
            <w:rPrChange w:id="365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65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653"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365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655"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3656"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3657"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3658"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659" w:author="Cristian Sbrolli" w:date="2020-12-04T22:04:00Z">
              <w:rPr>
                <w:rStyle w:val="SubtleEmphasis"/>
                <w:sz w:val="44"/>
                <w:szCs w:val="44"/>
              </w:rPr>
            </w:rPrChange>
          </w:rPr>
          <w:t>]{</w:t>
        </w:r>
      </w:ins>
    </w:p>
    <w:p w14:paraId="3203EB89" w14:textId="77777777" w:rsidR="005432E1" w:rsidRPr="005432E1" w:rsidRDefault="005432E1" w:rsidP="005432E1">
      <w:pPr>
        <w:pStyle w:val="ListParagraph"/>
        <w:spacing w:line="240" w:lineRule="auto"/>
        <w:ind w:left="360"/>
        <w:rPr>
          <w:ins w:id="3660" w:author="Cristian Sbrolli" w:date="2020-12-04T22:03:00Z"/>
          <w:rStyle w:val="SubtleEmphasis"/>
          <w:rFonts w:asciiTheme="minorHAnsi" w:hAnsiTheme="minorHAnsi" w:cstheme="minorHAnsi"/>
          <w:szCs w:val="24"/>
          <w:rPrChange w:id="3661" w:author="Cristian Sbrolli" w:date="2020-12-04T22:04:00Z">
            <w:rPr>
              <w:ins w:id="3662" w:author="Cristian Sbrolli" w:date="2020-12-04T22:03:00Z"/>
              <w:rStyle w:val="SubtleEmphasis"/>
              <w:sz w:val="44"/>
              <w:szCs w:val="44"/>
            </w:rPr>
          </w:rPrChange>
        </w:rPr>
      </w:pPr>
      <w:ins w:id="3663" w:author="Cristian Sbrolli" w:date="2020-12-04T22:03:00Z">
        <w:r w:rsidRPr="005432E1">
          <w:rPr>
            <w:rStyle w:val="SubtleEmphasis"/>
            <w:rFonts w:asciiTheme="minorHAnsi" w:hAnsiTheme="minorHAnsi" w:cstheme="minorHAnsi"/>
            <w:szCs w:val="24"/>
            <w:rPrChange w:id="3664"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3665" w:author="Cristian Sbrolli" w:date="2020-12-04T22:04:00Z">
              <w:rPr>
                <w:rStyle w:val="SubtleEmphasis"/>
                <w:sz w:val="44"/>
                <w:szCs w:val="44"/>
              </w:rPr>
            </w:rPrChange>
          </w:rPr>
          <w:t>1.userVTickets=</w:t>
        </w:r>
        <w:proofErr w:type="spellStart"/>
        <w:r w:rsidRPr="005432E1">
          <w:rPr>
            <w:rStyle w:val="SubtleEmphasis"/>
            <w:rFonts w:asciiTheme="minorHAnsi" w:hAnsiTheme="minorHAnsi" w:cstheme="minorHAnsi"/>
            <w:szCs w:val="24"/>
            <w:rPrChange w:id="3666" w:author="Cristian Sbrolli" w:date="2020-12-04T22:04:00Z">
              <w:rPr>
                <w:rStyle w:val="SubtleEmphasis"/>
                <w:sz w:val="44"/>
                <w:szCs w:val="44"/>
              </w:rPr>
            </w:rPrChange>
          </w:rPr>
          <w:t>u.userVTickets</w:t>
        </w:r>
        <w:proofErr w:type="spellEnd"/>
        <w:proofErr w:type="gramEnd"/>
        <w:r w:rsidRPr="005432E1">
          <w:rPr>
            <w:rStyle w:val="SubtleEmphasis"/>
            <w:rFonts w:asciiTheme="minorHAnsi" w:hAnsiTheme="minorHAnsi" w:cstheme="minorHAnsi"/>
            <w:szCs w:val="24"/>
            <w:rPrChange w:id="3667" w:author="Cristian Sbrolli" w:date="2020-12-04T22:04:00Z">
              <w:rPr>
                <w:rStyle w:val="SubtleEmphasis"/>
                <w:sz w:val="44"/>
                <w:szCs w:val="44"/>
              </w:rPr>
            </w:rPrChange>
          </w:rPr>
          <w:t xml:space="preserve"> + t and u1.userVisits = </w:t>
        </w:r>
        <w:proofErr w:type="spellStart"/>
        <w:r w:rsidRPr="005432E1">
          <w:rPr>
            <w:rStyle w:val="SubtleEmphasis"/>
            <w:rFonts w:asciiTheme="minorHAnsi" w:hAnsiTheme="minorHAnsi" w:cstheme="minorHAnsi"/>
            <w:szCs w:val="24"/>
            <w:rPrChange w:id="3668"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3669" w:author="Cristian Sbrolli" w:date="2020-12-04T22:04:00Z">
              <w:rPr>
                <w:rStyle w:val="SubtleEmphasis"/>
                <w:sz w:val="44"/>
                <w:szCs w:val="44"/>
              </w:rPr>
            </w:rPrChange>
          </w:rPr>
          <w:t xml:space="preserve"> and u1.userDevice = </w:t>
        </w:r>
        <w:proofErr w:type="spellStart"/>
        <w:r w:rsidRPr="005432E1">
          <w:rPr>
            <w:rStyle w:val="SubtleEmphasis"/>
            <w:rFonts w:asciiTheme="minorHAnsi" w:hAnsiTheme="minorHAnsi" w:cstheme="minorHAnsi"/>
            <w:szCs w:val="24"/>
            <w:rPrChange w:id="3670" w:author="Cristian Sbrolli" w:date="2020-12-04T22:04:00Z">
              <w:rPr>
                <w:rStyle w:val="SubtleEmphasis"/>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3671" w:author="Cristian Sbrolli" w:date="2020-12-04T22:03:00Z"/>
          <w:rStyle w:val="SubtleEmphasis"/>
          <w:rFonts w:asciiTheme="minorHAnsi" w:hAnsiTheme="minorHAnsi" w:cstheme="minorHAnsi"/>
          <w:szCs w:val="24"/>
          <w:rPrChange w:id="3672" w:author="Cristian Sbrolli" w:date="2020-12-04T22:04:00Z">
            <w:rPr>
              <w:ins w:id="3673" w:author="Cristian Sbrolli" w:date="2020-12-04T22:03:00Z"/>
              <w:rStyle w:val="SubtleEmphasis"/>
              <w:sz w:val="44"/>
              <w:szCs w:val="44"/>
            </w:rPr>
          </w:rPrChange>
        </w:rPr>
      </w:pPr>
      <w:ins w:id="3674" w:author="Cristian Sbrolli" w:date="2020-12-04T22:03:00Z">
        <w:r w:rsidRPr="005432E1">
          <w:rPr>
            <w:rStyle w:val="SubtleEmphasis"/>
            <w:rFonts w:asciiTheme="minorHAnsi" w:hAnsiTheme="minorHAnsi" w:cstheme="minorHAnsi"/>
            <w:szCs w:val="24"/>
            <w:rPrChange w:id="3675" w:author="Cristian Sbrolli" w:date="2020-12-04T22:04:00Z">
              <w:rPr>
                <w:rStyle w:val="SubtleEmphasis"/>
                <w:sz w:val="44"/>
                <w:szCs w:val="44"/>
              </w:rPr>
            </w:rPrChange>
          </w:rPr>
          <w:t>}</w:t>
        </w:r>
      </w:ins>
    </w:p>
    <w:p w14:paraId="6A50E5ED" w14:textId="77777777" w:rsidR="005432E1" w:rsidRPr="005432E1" w:rsidRDefault="005432E1" w:rsidP="005432E1">
      <w:pPr>
        <w:pStyle w:val="ListParagraph"/>
        <w:spacing w:line="240" w:lineRule="auto"/>
        <w:ind w:left="360"/>
        <w:rPr>
          <w:ins w:id="3676" w:author="Cristian Sbrolli" w:date="2020-12-04T22:03:00Z"/>
          <w:rStyle w:val="SubtleEmphasis"/>
          <w:rFonts w:asciiTheme="minorHAnsi" w:hAnsiTheme="minorHAnsi" w:cstheme="minorHAnsi"/>
          <w:szCs w:val="24"/>
          <w:rPrChange w:id="3677" w:author="Cristian Sbrolli" w:date="2020-12-04T22:04:00Z">
            <w:rPr>
              <w:ins w:id="3678" w:author="Cristian Sbrolli" w:date="2020-12-04T22:03:00Z"/>
              <w:rStyle w:val="SubtleEmphasis"/>
              <w:sz w:val="44"/>
              <w:szCs w:val="44"/>
            </w:rPr>
          </w:rPrChange>
        </w:rPr>
      </w:pPr>
    </w:p>
    <w:p w14:paraId="3C91A8DD" w14:textId="77777777" w:rsidR="005432E1" w:rsidRPr="005432E1" w:rsidRDefault="005432E1" w:rsidP="005432E1">
      <w:pPr>
        <w:pStyle w:val="ListParagraph"/>
        <w:spacing w:line="240" w:lineRule="auto"/>
        <w:ind w:left="360"/>
        <w:rPr>
          <w:ins w:id="3679" w:author="Cristian Sbrolli" w:date="2020-12-04T22:03:00Z"/>
          <w:rStyle w:val="SubtleEmphasis"/>
          <w:rFonts w:asciiTheme="minorHAnsi" w:hAnsiTheme="minorHAnsi" w:cstheme="minorHAnsi"/>
          <w:szCs w:val="24"/>
          <w:rPrChange w:id="3680" w:author="Cristian Sbrolli" w:date="2020-12-04T22:04:00Z">
            <w:rPr>
              <w:ins w:id="3681" w:author="Cristian Sbrolli" w:date="2020-12-04T22:03:00Z"/>
              <w:rStyle w:val="SubtleEmphasis"/>
              <w:sz w:val="44"/>
              <w:szCs w:val="44"/>
            </w:rPr>
          </w:rPrChange>
        </w:rPr>
      </w:pPr>
      <w:ins w:id="3682" w:author="Cristian Sbrolli" w:date="2020-12-04T22:03:00Z">
        <w:r w:rsidRPr="005432E1">
          <w:rPr>
            <w:rStyle w:val="SubtleEmphasis"/>
            <w:rFonts w:asciiTheme="minorHAnsi" w:hAnsiTheme="minorHAnsi" w:cstheme="minorHAnsi"/>
            <w:szCs w:val="24"/>
            <w:rPrChange w:id="3683" w:author="Cristian Sbrolli" w:date="2020-12-04T22:04:00Z">
              <w:rPr>
                <w:rStyle w:val="SubtleEmphasis"/>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3684" w:author="Cristian Sbrolli" w:date="2020-12-04T22:03:00Z"/>
          <w:rStyle w:val="SubtleEmphasis"/>
          <w:rFonts w:asciiTheme="minorHAnsi" w:hAnsiTheme="minorHAnsi" w:cstheme="minorHAnsi"/>
          <w:szCs w:val="24"/>
          <w:rPrChange w:id="3685" w:author="Cristian Sbrolli" w:date="2020-12-04T22:04:00Z">
            <w:rPr>
              <w:ins w:id="3686" w:author="Cristian Sbrolli" w:date="2020-12-04T22:03:00Z"/>
              <w:rStyle w:val="SubtleEmphasis"/>
              <w:sz w:val="44"/>
              <w:szCs w:val="44"/>
            </w:rPr>
          </w:rPrChange>
        </w:rPr>
      </w:pPr>
      <w:proofErr w:type="spellStart"/>
      <w:ins w:id="3687" w:author="Cristian Sbrolli" w:date="2020-12-04T22:03:00Z">
        <w:r w:rsidRPr="005432E1">
          <w:rPr>
            <w:rStyle w:val="SubtleEmphasis"/>
            <w:rFonts w:asciiTheme="minorHAnsi" w:hAnsiTheme="minorHAnsi" w:cstheme="minorHAnsi"/>
            <w:szCs w:val="24"/>
            <w:rPrChange w:id="3688"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689"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690"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369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692" w:author="Cristian Sbrolli" w:date="2020-12-04T22:04:00Z">
              <w:rPr>
                <w:rStyle w:val="SubtleEmphasis"/>
                <w:sz w:val="44"/>
                <w:szCs w:val="44"/>
              </w:rPr>
            </w:rPrChange>
          </w:rPr>
          <w:t xml:space="preserve">v: Visit, u,u1: </w:t>
        </w:r>
        <w:proofErr w:type="spellStart"/>
        <w:r w:rsidRPr="005432E1">
          <w:rPr>
            <w:rStyle w:val="SubtleEmphasis"/>
            <w:rFonts w:asciiTheme="minorHAnsi" w:hAnsiTheme="minorHAnsi" w:cstheme="minorHAnsi"/>
            <w:szCs w:val="24"/>
            <w:rPrChange w:id="3693"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694" w:author="Cristian Sbrolli" w:date="2020-12-04T22:04:00Z">
              <w:rPr>
                <w:rStyle w:val="SubtleEmphasis"/>
                <w:sz w:val="44"/>
                <w:szCs w:val="44"/>
              </w:rPr>
            </w:rPrChange>
          </w:rPr>
          <w:t>]{</w:t>
        </w:r>
      </w:ins>
    </w:p>
    <w:p w14:paraId="3AE0157B" w14:textId="77777777" w:rsidR="005432E1" w:rsidRPr="005432E1" w:rsidRDefault="005432E1" w:rsidP="005432E1">
      <w:pPr>
        <w:pStyle w:val="ListParagraph"/>
        <w:spacing w:line="240" w:lineRule="auto"/>
        <w:ind w:left="360"/>
        <w:rPr>
          <w:ins w:id="3695" w:author="Cristian Sbrolli" w:date="2020-12-04T22:03:00Z"/>
          <w:rStyle w:val="SubtleEmphasis"/>
          <w:rFonts w:asciiTheme="minorHAnsi" w:hAnsiTheme="minorHAnsi" w:cstheme="minorHAnsi"/>
          <w:szCs w:val="24"/>
          <w:rPrChange w:id="3696" w:author="Cristian Sbrolli" w:date="2020-12-04T22:04:00Z">
            <w:rPr>
              <w:ins w:id="3697" w:author="Cristian Sbrolli" w:date="2020-12-04T22:03:00Z"/>
              <w:rStyle w:val="SubtleEmphasis"/>
              <w:sz w:val="44"/>
              <w:szCs w:val="44"/>
            </w:rPr>
          </w:rPrChange>
        </w:rPr>
      </w:pPr>
      <w:ins w:id="3698" w:author="Cristian Sbrolli" w:date="2020-12-04T22:03:00Z">
        <w:r w:rsidRPr="005432E1">
          <w:rPr>
            <w:rStyle w:val="SubtleEmphasis"/>
            <w:rFonts w:asciiTheme="minorHAnsi" w:hAnsiTheme="minorHAnsi" w:cstheme="minorHAnsi"/>
            <w:szCs w:val="24"/>
            <w:rPrChange w:id="3699"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3700" w:author="Cristian Sbrolli" w:date="2020-12-04T22:04:00Z">
              <w:rPr>
                <w:rStyle w:val="SubtleEmphasis"/>
                <w:sz w:val="44"/>
                <w:szCs w:val="44"/>
              </w:rPr>
            </w:rPrChange>
          </w:rPr>
          <w:t>1.userVTickets=</w:t>
        </w:r>
        <w:proofErr w:type="spellStart"/>
        <w:r w:rsidRPr="005432E1">
          <w:rPr>
            <w:rStyle w:val="SubtleEmphasis"/>
            <w:rFonts w:asciiTheme="minorHAnsi" w:hAnsiTheme="minorHAnsi" w:cstheme="minorHAnsi"/>
            <w:szCs w:val="24"/>
            <w:rPrChange w:id="3701" w:author="Cristian Sbrolli" w:date="2020-12-04T22:04:00Z">
              <w:rPr>
                <w:rStyle w:val="SubtleEmphasis"/>
                <w:sz w:val="44"/>
                <w:szCs w:val="44"/>
              </w:rPr>
            </w:rPrChange>
          </w:rPr>
          <w:t>u.userVTickets</w:t>
        </w:r>
        <w:proofErr w:type="spellEnd"/>
        <w:proofErr w:type="gramEnd"/>
        <w:r w:rsidRPr="005432E1">
          <w:rPr>
            <w:rStyle w:val="SubtleEmphasis"/>
            <w:rFonts w:asciiTheme="minorHAnsi" w:hAnsiTheme="minorHAnsi" w:cstheme="minorHAnsi"/>
            <w:szCs w:val="24"/>
            <w:rPrChange w:id="3702" w:author="Cristian Sbrolli" w:date="2020-12-04T22:04:00Z">
              <w:rPr>
                <w:rStyle w:val="SubtleEmphasis"/>
                <w:sz w:val="44"/>
                <w:szCs w:val="44"/>
              </w:rPr>
            </w:rPrChange>
          </w:rPr>
          <w:t xml:space="preserve">  and u1.userVisits = </w:t>
        </w:r>
        <w:proofErr w:type="spellStart"/>
        <w:r w:rsidRPr="005432E1">
          <w:rPr>
            <w:rStyle w:val="SubtleEmphasis"/>
            <w:rFonts w:asciiTheme="minorHAnsi" w:hAnsiTheme="minorHAnsi" w:cstheme="minorHAnsi"/>
            <w:szCs w:val="24"/>
            <w:rPrChange w:id="3703"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3704" w:author="Cristian Sbrolli" w:date="2020-12-04T22:04:00Z">
              <w:rPr>
                <w:rStyle w:val="SubtleEmphasis"/>
                <w:sz w:val="44"/>
                <w:szCs w:val="44"/>
              </w:rPr>
            </w:rPrChange>
          </w:rPr>
          <w:t xml:space="preserve"> + v and u1.userDevice = </w:t>
        </w:r>
        <w:proofErr w:type="spellStart"/>
        <w:r w:rsidRPr="005432E1">
          <w:rPr>
            <w:rStyle w:val="SubtleEmphasis"/>
            <w:rFonts w:asciiTheme="minorHAnsi" w:hAnsiTheme="minorHAnsi" w:cstheme="minorHAnsi"/>
            <w:szCs w:val="24"/>
            <w:rPrChange w:id="3705" w:author="Cristian Sbrolli" w:date="2020-12-04T22:04:00Z">
              <w:rPr>
                <w:rStyle w:val="SubtleEmphasis"/>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3706" w:author="Cristian Sbrolli" w:date="2020-12-04T22:03:00Z"/>
          <w:rStyle w:val="SubtleEmphasis"/>
          <w:rFonts w:asciiTheme="minorHAnsi" w:hAnsiTheme="minorHAnsi" w:cstheme="minorHAnsi"/>
          <w:szCs w:val="24"/>
          <w:rPrChange w:id="3707" w:author="Cristian Sbrolli" w:date="2020-12-04T22:04:00Z">
            <w:rPr>
              <w:ins w:id="3708" w:author="Cristian Sbrolli" w:date="2020-12-04T22:03:00Z"/>
              <w:rStyle w:val="SubtleEmphasis"/>
              <w:sz w:val="44"/>
              <w:szCs w:val="44"/>
            </w:rPr>
          </w:rPrChange>
        </w:rPr>
      </w:pPr>
      <w:ins w:id="3709" w:author="Cristian Sbrolli" w:date="2020-12-04T22:03:00Z">
        <w:r w:rsidRPr="005432E1">
          <w:rPr>
            <w:rStyle w:val="SubtleEmphasis"/>
            <w:rFonts w:asciiTheme="minorHAnsi" w:hAnsiTheme="minorHAnsi" w:cstheme="minorHAnsi"/>
            <w:szCs w:val="24"/>
            <w:rPrChange w:id="3710" w:author="Cristian Sbrolli" w:date="2020-12-04T22:04:00Z">
              <w:rPr>
                <w:rStyle w:val="SubtleEmphasis"/>
                <w:sz w:val="44"/>
                <w:szCs w:val="44"/>
              </w:rPr>
            </w:rPrChange>
          </w:rPr>
          <w:t>}</w:t>
        </w:r>
      </w:ins>
    </w:p>
    <w:p w14:paraId="6F0FA64E" w14:textId="77777777" w:rsidR="005432E1" w:rsidRPr="005432E1" w:rsidRDefault="005432E1" w:rsidP="005432E1">
      <w:pPr>
        <w:pStyle w:val="ListParagraph"/>
        <w:spacing w:line="240" w:lineRule="auto"/>
        <w:ind w:left="360"/>
        <w:rPr>
          <w:ins w:id="3711" w:author="Cristian Sbrolli" w:date="2020-12-04T22:03:00Z"/>
          <w:rStyle w:val="SubtleEmphasis"/>
          <w:rFonts w:asciiTheme="minorHAnsi" w:hAnsiTheme="minorHAnsi" w:cstheme="minorHAnsi"/>
          <w:szCs w:val="24"/>
          <w:rPrChange w:id="3712" w:author="Cristian Sbrolli" w:date="2020-12-04T22:04:00Z">
            <w:rPr>
              <w:ins w:id="3713" w:author="Cristian Sbrolli" w:date="2020-12-04T22:03:00Z"/>
              <w:rStyle w:val="SubtleEmphasis"/>
              <w:sz w:val="44"/>
              <w:szCs w:val="44"/>
            </w:rPr>
          </w:rPrChange>
        </w:rPr>
      </w:pPr>
    </w:p>
    <w:p w14:paraId="466BF6D2" w14:textId="77777777" w:rsidR="005432E1" w:rsidRPr="005432E1" w:rsidRDefault="005432E1" w:rsidP="005432E1">
      <w:pPr>
        <w:pStyle w:val="ListParagraph"/>
        <w:spacing w:line="240" w:lineRule="auto"/>
        <w:ind w:left="360"/>
        <w:rPr>
          <w:ins w:id="3714" w:author="Cristian Sbrolli" w:date="2020-12-04T22:03:00Z"/>
          <w:rStyle w:val="SubtleEmphasis"/>
          <w:rFonts w:asciiTheme="minorHAnsi" w:hAnsiTheme="minorHAnsi" w:cstheme="minorHAnsi"/>
          <w:szCs w:val="24"/>
          <w:rPrChange w:id="3715" w:author="Cristian Sbrolli" w:date="2020-12-04T22:04:00Z">
            <w:rPr>
              <w:ins w:id="3716" w:author="Cristian Sbrolli" w:date="2020-12-04T22:03:00Z"/>
              <w:rStyle w:val="SubtleEmphasis"/>
              <w:sz w:val="44"/>
              <w:szCs w:val="44"/>
            </w:rPr>
          </w:rPrChange>
        </w:rPr>
      </w:pPr>
      <w:ins w:id="3717" w:author="Cristian Sbrolli" w:date="2020-12-04T22:03:00Z">
        <w:r w:rsidRPr="005432E1">
          <w:rPr>
            <w:rStyle w:val="SubtleEmphasis"/>
            <w:rFonts w:asciiTheme="minorHAnsi" w:hAnsiTheme="minorHAnsi" w:cstheme="minorHAnsi"/>
            <w:szCs w:val="24"/>
            <w:rPrChange w:id="3718" w:author="Cristian Sbrolli" w:date="2020-12-04T22:04:00Z">
              <w:rPr>
                <w:rStyle w:val="SubtleEmphasis"/>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3719" w:author="Cristian Sbrolli" w:date="2020-12-04T22:03:00Z"/>
          <w:rStyle w:val="SubtleEmphasis"/>
          <w:rFonts w:asciiTheme="minorHAnsi" w:hAnsiTheme="minorHAnsi" w:cstheme="minorHAnsi"/>
          <w:szCs w:val="24"/>
          <w:rPrChange w:id="3720" w:author="Cristian Sbrolli" w:date="2020-12-04T22:04:00Z">
            <w:rPr>
              <w:ins w:id="3721" w:author="Cristian Sbrolli" w:date="2020-12-04T22:03:00Z"/>
              <w:rStyle w:val="SubtleEmphasis"/>
              <w:sz w:val="44"/>
              <w:szCs w:val="44"/>
            </w:rPr>
          </w:rPrChange>
        </w:rPr>
      </w:pPr>
      <w:proofErr w:type="spellStart"/>
      <w:ins w:id="3722" w:author="Cristian Sbrolli" w:date="2020-12-04T22:03:00Z">
        <w:r w:rsidRPr="005432E1">
          <w:rPr>
            <w:rStyle w:val="SubtleEmphasis"/>
            <w:rFonts w:asciiTheme="minorHAnsi" w:hAnsiTheme="minorHAnsi" w:cstheme="minorHAnsi"/>
            <w:szCs w:val="24"/>
            <w:rPrChange w:id="3723"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724"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725"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3726"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727"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3728"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729"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3730"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731" w:author="Cristian Sbrolli" w:date="2020-12-04T22:04:00Z">
              <w:rPr>
                <w:rStyle w:val="SubtleEmphasis"/>
                <w:sz w:val="44"/>
                <w:szCs w:val="44"/>
              </w:rPr>
            </w:rPrChange>
          </w:rPr>
          <w:t>]{</w:t>
        </w:r>
      </w:ins>
    </w:p>
    <w:p w14:paraId="182CAE7D" w14:textId="77777777" w:rsidR="005432E1" w:rsidRPr="005432E1" w:rsidRDefault="005432E1" w:rsidP="005432E1">
      <w:pPr>
        <w:pStyle w:val="ListParagraph"/>
        <w:spacing w:line="240" w:lineRule="auto"/>
        <w:ind w:left="360"/>
        <w:rPr>
          <w:ins w:id="3732" w:author="Cristian Sbrolli" w:date="2020-12-04T22:03:00Z"/>
          <w:rStyle w:val="SubtleEmphasis"/>
          <w:rFonts w:asciiTheme="minorHAnsi" w:hAnsiTheme="minorHAnsi" w:cstheme="minorHAnsi"/>
          <w:szCs w:val="24"/>
          <w:rPrChange w:id="3733" w:author="Cristian Sbrolli" w:date="2020-12-04T22:04:00Z">
            <w:rPr>
              <w:ins w:id="3734" w:author="Cristian Sbrolli" w:date="2020-12-04T22:03:00Z"/>
              <w:rStyle w:val="SubtleEmphasis"/>
              <w:sz w:val="44"/>
              <w:szCs w:val="44"/>
            </w:rPr>
          </w:rPrChange>
        </w:rPr>
      </w:pPr>
      <w:ins w:id="3735" w:author="Cristian Sbrolli" w:date="2020-12-04T22:03:00Z">
        <w:r w:rsidRPr="005432E1">
          <w:rPr>
            <w:rStyle w:val="SubtleEmphasis"/>
            <w:rFonts w:asciiTheme="minorHAnsi" w:hAnsiTheme="minorHAnsi" w:cstheme="minorHAnsi"/>
            <w:szCs w:val="24"/>
            <w:rPrChange w:id="3736"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3737" w:author="Cristian Sbrolli" w:date="2020-12-04T22:04:00Z">
              <w:rPr>
                <w:rStyle w:val="SubtleEmphasis"/>
                <w:sz w:val="44"/>
                <w:szCs w:val="44"/>
              </w:rPr>
            </w:rPrChange>
          </w:rPr>
          <w:t>1.userPTickets=</w:t>
        </w:r>
        <w:proofErr w:type="spellStart"/>
        <w:r w:rsidRPr="005432E1">
          <w:rPr>
            <w:rStyle w:val="SubtleEmphasis"/>
            <w:rFonts w:asciiTheme="minorHAnsi" w:hAnsiTheme="minorHAnsi" w:cstheme="minorHAnsi"/>
            <w:szCs w:val="24"/>
            <w:rPrChange w:id="3738" w:author="Cristian Sbrolli" w:date="2020-12-04T22:04:00Z">
              <w:rPr>
                <w:rStyle w:val="SubtleEmphasis"/>
                <w:sz w:val="44"/>
                <w:szCs w:val="44"/>
              </w:rPr>
            </w:rPrChange>
          </w:rPr>
          <w:t>u.userPTickets</w:t>
        </w:r>
        <w:proofErr w:type="spellEnd"/>
        <w:proofErr w:type="gramEnd"/>
        <w:r w:rsidRPr="005432E1">
          <w:rPr>
            <w:rStyle w:val="SubtleEmphasis"/>
            <w:rFonts w:asciiTheme="minorHAnsi" w:hAnsiTheme="minorHAnsi" w:cstheme="minorHAnsi"/>
            <w:szCs w:val="24"/>
            <w:rPrChange w:id="3739" w:author="Cristian Sbrolli" w:date="2020-12-04T22:04:00Z">
              <w:rPr>
                <w:rStyle w:val="SubtleEmphasis"/>
                <w:sz w:val="44"/>
                <w:szCs w:val="44"/>
              </w:rPr>
            </w:rPrChange>
          </w:rPr>
          <w:t xml:space="preserve"> + t</w:t>
        </w:r>
      </w:ins>
    </w:p>
    <w:p w14:paraId="75F64407" w14:textId="053F31DA" w:rsidR="00D45746" w:rsidRDefault="005432E1" w:rsidP="00D45746">
      <w:pPr>
        <w:pStyle w:val="ListParagraph"/>
        <w:spacing w:line="240" w:lineRule="auto"/>
        <w:ind w:left="360"/>
        <w:rPr>
          <w:ins w:id="3740" w:author="Cristian Sbrolli" w:date="2020-12-05T01:45:00Z"/>
          <w:rStyle w:val="SubtleEmphasis"/>
          <w:rFonts w:cstheme="minorHAnsi"/>
          <w:szCs w:val="24"/>
        </w:rPr>
      </w:pPr>
      <w:ins w:id="3741" w:author="Cristian Sbrolli" w:date="2020-12-04T22:03:00Z">
        <w:r w:rsidRPr="005432E1">
          <w:rPr>
            <w:rStyle w:val="SubtleEmphasis"/>
            <w:rFonts w:asciiTheme="minorHAnsi" w:hAnsiTheme="minorHAnsi" w:cstheme="minorHAnsi"/>
            <w:szCs w:val="24"/>
            <w:rPrChange w:id="3742" w:author="Cristian Sbrolli" w:date="2020-12-04T22:04:00Z">
              <w:rPr>
                <w:rStyle w:val="SubtleEmphasis"/>
                <w:sz w:val="44"/>
                <w:szCs w:val="44"/>
              </w:rPr>
            </w:rPrChange>
          </w:rPr>
          <w:t>}</w:t>
        </w:r>
      </w:ins>
    </w:p>
    <w:p w14:paraId="6468224E" w14:textId="77777777" w:rsidR="0071654A" w:rsidRDefault="0071654A" w:rsidP="00D45746">
      <w:pPr>
        <w:pStyle w:val="ListParagraph"/>
        <w:spacing w:line="240" w:lineRule="auto"/>
        <w:ind w:left="360"/>
        <w:rPr>
          <w:ins w:id="3743" w:author="Cristian Sbrolli" w:date="2020-12-04T22:46:00Z"/>
          <w:rStyle w:val="SubtleEmphasis"/>
          <w:rFonts w:cstheme="minorHAnsi"/>
          <w:szCs w:val="24"/>
        </w:rPr>
      </w:pPr>
    </w:p>
    <w:p w14:paraId="2F41F0A8" w14:textId="15300933" w:rsidR="000477F7" w:rsidRPr="000477F7" w:rsidRDefault="000477F7">
      <w:pPr>
        <w:pStyle w:val="ListParagraph"/>
        <w:numPr>
          <w:ilvl w:val="0"/>
          <w:numId w:val="74"/>
        </w:numPr>
        <w:spacing w:line="240" w:lineRule="auto"/>
        <w:rPr>
          <w:ins w:id="3744" w:author="Cristian Sbrolli" w:date="2020-12-05T00:11:00Z"/>
          <w:rStyle w:val="SubtleEmphasis"/>
          <w:rFonts w:cstheme="minorHAnsi"/>
          <w:sz w:val="44"/>
          <w:szCs w:val="44"/>
          <w:rPrChange w:id="3745" w:author="Cristian Sbrolli" w:date="2020-12-05T00:13:00Z">
            <w:rPr>
              <w:ins w:id="3746" w:author="Cristian Sbrolli" w:date="2020-12-05T00:11:00Z"/>
              <w:rStyle w:val="SubtleEmphasis"/>
              <w:rFonts w:cstheme="minorHAnsi"/>
              <w:szCs w:val="24"/>
            </w:rPr>
          </w:rPrChange>
        </w:rPr>
        <w:pPrChange w:id="3747" w:author="Cristian Sbrolli" w:date="2020-12-05T00:13:00Z">
          <w:pPr>
            <w:pStyle w:val="ListParagraph"/>
            <w:spacing w:line="240" w:lineRule="auto"/>
            <w:ind w:left="360"/>
          </w:pPr>
        </w:pPrChange>
      </w:pPr>
      <w:ins w:id="3748" w:author="Cristian Sbrolli" w:date="2020-12-05T00:11:00Z">
        <w:r w:rsidRPr="000477F7">
          <w:rPr>
            <w:rStyle w:val="SubtleEmphasis"/>
            <w:rFonts w:cstheme="minorHAnsi"/>
            <w:sz w:val="44"/>
            <w:szCs w:val="44"/>
            <w:rPrChange w:id="3749" w:author="Cristian Sbrolli" w:date="2020-12-05T00:13:00Z">
              <w:rPr>
                <w:rStyle w:val="SubtleEmphasis"/>
                <w:rFonts w:cstheme="minorHAnsi"/>
                <w:szCs w:val="24"/>
              </w:rPr>
            </w:rPrChange>
          </w:rPr>
          <w:t>Facts</w:t>
        </w:r>
      </w:ins>
    </w:p>
    <w:p w14:paraId="7279817B" w14:textId="77777777" w:rsidR="000477F7" w:rsidRPr="005432E1" w:rsidRDefault="000477F7" w:rsidP="005432E1">
      <w:pPr>
        <w:pStyle w:val="ListParagraph"/>
        <w:spacing w:line="240" w:lineRule="auto"/>
        <w:ind w:left="360"/>
        <w:rPr>
          <w:ins w:id="3750" w:author="Cristian Sbrolli" w:date="2020-12-04T22:03:00Z"/>
          <w:rStyle w:val="SubtleEmphasis"/>
          <w:rFonts w:asciiTheme="minorHAnsi" w:hAnsiTheme="minorHAnsi" w:cstheme="minorHAnsi"/>
          <w:szCs w:val="24"/>
          <w:rPrChange w:id="3751" w:author="Cristian Sbrolli" w:date="2020-12-04T22:04:00Z">
            <w:rPr>
              <w:ins w:id="3752" w:author="Cristian Sbrolli" w:date="2020-12-04T22:03:00Z"/>
              <w:rStyle w:val="SubtleEmphasis"/>
              <w:sz w:val="44"/>
              <w:szCs w:val="44"/>
            </w:rPr>
          </w:rPrChange>
        </w:rPr>
      </w:pPr>
    </w:p>
    <w:p w14:paraId="574C5909" w14:textId="77777777" w:rsidR="005432E1" w:rsidRPr="005432E1" w:rsidRDefault="005432E1" w:rsidP="005432E1">
      <w:pPr>
        <w:pStyle w:val="ListParagraph"/>
        <w:spacing w:line="240" w:lineRule="auto"/>
        <w:ind w:left="360"/>
        <w:rPr>
          <w:ins w:id="3753" w:author="Cristian Sbrolli" w:date="2020-12-04T22:03:00Z"/>
          <w:rStyle w:val="SubtleEmphasis"/>
          <w:rFonts w:asciiTheme="minorHAnsi" w:hAnsiTheme="minorHAnsi" w:cstheme="minorHAnsi"/>
          <w:szCs w:val="24"/>
          <w:rPrChange w:id="3754" w:author="Cristian Sbrolli" w:date="2020-12-04T22:04:00Z">
            <w:rPr>
              <w:ins w:id="3755" w:author="Cristian Sbrolli" w:date="2020-12-04T22:03:00Z"/>
              <w:rStyle w:val="SubtleEmphasis"/>
              <w:sz w:val="44"/>
              <w:szCs w:val="44"/>
            </w:rPr>
          </w:rPrChange>
        </w:rPr>
      </w:pPr>
      <w:ins w:id="3756" w:author="Cristian Sbrolli" w:date="2020-12-04T22:03:00Z">
        <w:r w:rsidRPr="005432E1">
          <w:rPr>
            <w:rStyle w:val="SubtleEmphasis"/>
            <w:rFonts w:asciiTheme="minorHAnsi" w:hAnsiTheme="minorHAnsi" w:cstheme="minorHAnsi"/>
            <w:szCs w:val="24"/>
            <w:rPrChange w:id="3757" w:author="Cristian Sbrolli" w:date="2020-12-04T22:04:00Z">
              <w:rPr>
                <w:rStyle w:val="SubtleEmphasis"/>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3758" w:author="Cristian Sbrolli" w:date="2020-12-04T22:03:00Z"/>
          <w:rStyle w:val="SubtleEmphasis"/>
          <w:rFonts w:asciiTheme="minorHAnsi" w:hAnsiTheme="minorHAnsi" w:cstheme="minorHAnsi"/>
          <w:szCs w:val="24"/>
          <w:rPrChange w:id="3759" w:author="Cristian Sbrolli" w:date="2020-12-04T22:04:00Z">
            <w:rPr>
              <w:ins w:id="3760" w:author="Cristian Sbrolli" w:date="2020-12-04T22:03:00Z"/>
              <w:rStyle w:val="SubtleEmphasis"/>
              <w:sz w:val="44"/>
              <w:szCs w:val="44"/>
            </w:rPr>
          </w:rPrChange>
        </w:rPr>
      </w:pPr>
      <w:proofErr w:type="gramStart"/>
      <w:ins w:id="3761" w:author="Cristian Sbrolli" w:date="2020-12-04T22:03:00Z">
        <w:r w:rsidRPr="005432E1">
          <w:rPr>
            <w:rStyle w:val="SubtleEmphasis"/>
            <w:rFonts w:asciiTheme="minorHAnsi" w:hAnsiTheme="minorHAnsi" w:cstheme="minorHAnsi"/>
            <w:szCs w:val="24"/>
            <w:rPrChange w:id="3762" w:author="Cristian Sbrolli" w:date="2020-12-04T22:04:00Z">
              <w:rPr>
                <w:rStyle w:val="SubtleEmphasis"/>
                <w:sz w:val="44"/>
                <w:szCs w:val="44"/>
              </w:rPr>
            </w:rPrChange>
          </w:rPr>
          <w:t>fact{</w:t>
        </w:r>
        <w:proofErr w:type="gramEnd"/>
      </w:ins>
    </w:p>
    <w:p w14:paraId="5ADFA6EE" w14:textId="77777777" w:rsidR="005432E1" w:rsidRPr="005432E1" w:rsidRDefault="005432E1" w:rsidP="005432E1">
      <w:pPr>
        <w:pStyle w:val="ListParagraph"/>
        <w:spacing w:line="240" w:lineRule="auto"/>
        <w:ind w:left="360"/>
        <w:rPr>
          <w:ins w:id="3763" w:author="Cristian Sbrolli" w:date="2020-12-04T22:03:00Z"/>
          <w:rStyle w:val="SubtleEmphasis"/>
          <w:rFonts w:asciiTheme="minorHAnsi" w:hAnsiTheme="minorHAnsi" w:cstheme="minorHAnsi"/>
          <w:szCs w:val="24"/>
          <w:rPrChange w:id="3764" w:author="Cristian Sbrolli" w:date="2020-12-04T22:04:00Z">
            <w:rPr>
              <w:ins w:id="3765" w:author="Cristian Sbrolli" w:date="2020-12-04T22:03:00Z"/>
              <w:rStyle w:val="SubtleEmphasis"/>
              <w:sz w:val="44"/>
              <w:szCs w:val="44"/>
            </w:rPr>
          </w:rPrChange>
        </w:rPr>
      </w:pPr>
      <w:ins w:id="3766" w:author="Cristian Sbrolli" w:date="2020-12-04T22:03:00Z">
        <w:r w:rsidRPr="005432E1">
          <w:rPr>
            <w:rStyle w:val="SubtleEmphasis"/>
            <w:rFonts w:asciiTheme="minorHAnsi" w:hAnsiTheme="minorHAnsi" w:cstheme="minorHAnsi"/>
            <w:szCs w:val="24"/>
            <w:rPrChange w:id="3767" w:author="Cristian Sbrolli" w:date="2020-12-04T22:04:00Z">
              <w:rPr>
                <w:rStyle w:val="SubtleEmphasis"/>
                <w:sz w:val="44"/>
                <w:szCs w:val="44"/>
              </w:rPr>
            </w:rPrChange>
          </w:rPr>
          <w:t xml:space="preserve">all m: Market, d: Date, t: </w:t>
        </w:r>
        <w:proofErr w:type="spellStart"/>
        <w:r w:rsidRPr="005432E1">
          <w:rPr>
            <w:rStyle w:val="SubtleEmphasis"/>
            <w:rFonts w:asciiTheme="minorHAnsi" w:hAnsiTheme="minorHAnsi" w:cstheme="minorHAnsi"/>
            <w:szCs w:val="24"/>
            <w:rPrChange w:id="3768"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3769" w:author="Cristian Sbrolli" w:date="2020-12-04T22:04:00Z">
              <w:rPr>
                <w:rStyle w:val="SubtleEmphasis"/>
                <w:sz w:val="44"/>
                <w:szCs w:val="44"/>
              </w:rPr>
            </w:rPrChange>
          </w:rPr>
          <w:t xml:space="preserve"> | </w:t>
        </w:r>
      </w:ins>
    </w:p>
    <w:p w14:paraId="5113CEB4" w14:textId="77777777" w:rsidR="005432E1" w:rsidRPr="005432E1" w:rsidRDefault="005432E1" w:rsidP="005432E1">
      <w:pPr>
        <w:pStyle w:val="ListParagraph"/>
        <w:spacing w:line="240" w:lineRule="auto"/>
        <w:ind w:left="360"/>
        <w:rPr>
          <w:ins w:id="3770" w:author="Cristian Sbrolli" w:date="2020-12-04T22:03:00Z"/>
          <w:rStyle w:val="SubtleEmphasis"/>
          <w:rFonts w:asciiTheme="minorHAnsi" w:hAnsiTheme="minorHAnsi" w:cstheme="minorHAnsi"/>
          <w:szCs w:val="24"/>
          <w:rPrChange w:id="3771" w:author="Cristian Sbrolli" w:date="2020-12-04T22:04:00Z">
            <w:rPr>
              <w:ins w:id="3772" w:author="Cristian Sbrolli" w:date="2020-12-04T22:03:00Z"/>
              <w:rStyle w:val="SubtleEmphasis"/>
              <w:sz w:val="44"/>
              <w:szCs w:val="44"/>
            </w:rPr>
          </w:rPrChange>
        </w:rPr>
      </w:pPr>
      <w:ins w:id="3773" w:author="Cristian Sbrolli" w:date="2020-12-04T22:03:00Z">
        <w:r w:rsidRPr="005432E1">
          <w:rPr>
            <w:rStyle w:val="SubtleEmphasis"/>
            <w:rFonts w:asciiTheme="minorHAnsi" w:hAnsiTheme="minorHAnsi" w:cstheme="minorHAnsi"/>
            <w:szCs w:val="24"/>
            <w:rPrChange w:id="3774" w:author="Cristian Sbrolli" w:date="2020-12-04T22:04:00Z">
              <w:rPr>
                <w:rStyle w:val="SubtleEmphasis"/>
                <w:sz w:val="44"/>
                <w:szCs w:val="44"/>
              </w:rPr>
            </w:rPrChange>
          </w:rPr>
          <w:tab/>
          <w:t xml:space="preserve">let </w:t>
        </w:r>
        <w:proofErr w:type="spellStart"/>
        <w:r w:rsidRPr="005432E1">
          <w:rPr>
            <w:rStyle w:val="SubtleEmphasis"/>
            <w:rFonts w:asciiTheme="minorHAnsi" w:hAnsiTheme="minorHAnsi" w:cstheme="minorHAnsi"/>
            <w:szCs w:val="24"/>
            <w:rPrChange w:id="3775" w:author="Cristian Sbrolli" w:date="2020-12-04T22:04:00Z">
              <w:rPr>
                <w:rStyle w:val="SubtleEmphasis"/>
                <w:sz w:val="44"/>
                <w:szCs w:val="44"/>
              </w:rPr>
            </w:rPrChange>
          </w:rPr>
          <w:t>marketTickets</w:t>
        </w:r>
        <w:proofErr w:type="spellEnd"/>
        <w:proofErr w:type="gramStart"/>
        <w:r w:rsidRPr="005432E1">
          <w:rPr>
            <w:rStyle w:val="SubtleEmphasis"/>
            <w:rFonts w:asciiTheme="minorHAnsi" w:hAnsiTheme="minorHAnsi" w:cstheme="minorHAnsi"/>
            <w:szCs w:val="24"/>
            <w:rPrChange w:id="3776"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777" w:author="Cristian Sbrolli" w:date="2020-12-04T22:04:00Z">
              <w:rPr>
                <w:rStyle w:val="SubtleEmphasis"/>
                <w:sz w:val="44"/>
                <w:szCs w:val="44"/>
              </w:rPr>
            </w:rPrChange>
          </w:rPr>
          <w:t>getAllTickets</w:t>
        </w:r>
        <w:proofErr w:type="spellEnd"/>
        <w:proofErr w:type="gramEnd"/>
        <w:r w:rsidRPr="005432E1">
          <w:rPr>
            <w:rStyle w:val="SubtleEmphasis"/>
            <w:rFonts w:asciiTheme="minorHAnsi" w:hAnsiTheme="minorHAnsi" w:cstheme="minorHAnsi"/>
            <w:szCs w:val="24"/>
            <w:rPrChange w:id="3778"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779"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3780" w:author="Cristian Sbrolli" w:date="2020-12-04T22:04:00Z">
              <w:rPr>
                <w:rStyle w:val="SubtleEmphasis"/>
                <w:sz w:val="44"/>
                <w:szCs w:val="44"/>
              </w:rPr>
            </w:rPrChange>
          </w:rPr>
          <w:t>] |</w:t>
        </w:r>
      </w:ins>
    </w:p>
    <w:p w14:paraId="7FEDABD9" w14:textId="77777777" w:rsidR="005432E1" w:rsidRPr="005432E1" w:rsidRDefault="005432E1" w:rsidP="005432E1">
      <w:pPr>
        <w:pStyle w:val="ListParagraph"/>
        <w:spacing w:line="240" w:lineRule="auto"/>
        <w:ind w:left="360"/>
        <w:rPr>
          <w:ins w:id="3781" w:author="Cristian Sbrolli" w:date="2020-12-04T22:03:00Z"/>
          <w:rStyle w:val="SubtleEmphasis"/>
          <w:rFonts w:asciiTheme="minorHAnsi" w:hAnsiTheme="minorHAnsi" w:cstheme="minorHAnsi"/>
          <w:szCs w:val="24"/>
          <w:rPrChange w:id="3782" w:author="Cristian Sbrolli" w:date="2020-12-04T22:04:00Z">
            <w:rPr>
              <w:ins w:id="3783" w:author="Cristian Sbrolli" w:date="2020-12-04T22:03:00Z"/>
              <w:rStyle w:val="SubtleEmphasis"/>
              <w:sz w:val="44"/>
              <w:szCs w:val="44"/>
            </w:rPr>
          </w:rPrChange>
        </w:rPr>
      </w:pPr>
      <w:ins w:id="3784" w:author="Cristian Sbrolli" w:date="2020-12-04T22:03:00Z">
        <w:r w:rsidRPr="005432E1">
          <w:rPr>
            <w:rStyle w:val="SubtleEmphasis"/>
            <w:rFonts w:asciiTheme="minorHAnsi" w:hAnsiTheme="minorHAnsi" w:cstheme="minorHAnsi"/>
            <w:szCs w:val="24"/>
            <w:rPrChange w:id="378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786"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78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788" w:author="Cristian Sbrolli" w:date="2020-12-04T22:04:00Z">
              <w:rPr>
                <w:rStyle w:val="SubtleEmphasis"/>
                <w:sz w:val="44"/>
                <w:szCs w:val="44"/>
              </w:rPr>
            </w:rPrChange>
          </w:rPr>
          <w:t xml:space="preserve">marketTickets &amp; </w:t>
        </w:r>
        <w:proofErr w:type="spellStart"/>
        <w:r w:rsidRPr="005432E1">
          <w:rPr>
            <w:rStyle w:val="SubtleEmphasis"/>
            <w:rFonts w:asciiTheme="minorHAnsi" w:hAnsiTheme="minorHAnsi" w:cstheme="minorHAnsi"/>
            <w:szCs w:val="24"/>
            <w:rPrChange w:id="3789"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3790" w:author="Cristian Sbrolli" w:date="2020-12-04T22:04:00Z">
              <w:rPr>
                <w:rStyle w:val="SubtleEmphasis"/>
                <w:sz w:val="44"/>
                <w:szCs w:val="44"/>
              </w:rPr>
            </w:rPrChange>
          </w:rPr>
          <w:t xml:space="preserve"> &amp; ticketTimeSlot.t) &lt;= </w:t>
        </w:r>
        <w:proofErr w:type="spellStart"/>
        <w:r w:rsidRPr="005432E1">
          <w:rPr>
            <w:rStyle w:val="SubtleEmphasis"/>
            <w:rFonts w:asciiTheme="minorHAnsi" w:hAnsiTheme="minorHAnsi" w:cstheme="minorHAnsi"/>
            <w:szCs w:val="24"/>
            <w:rPrChange w:id="3791" w:author="Cristian Sbrolli" w:date="2020-12-04T22:04:00Z">
              <w:rPr>
                <w:rStyle w:val="SubtleEmphasis"/>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3792" w:author="Cristian Sbrolli" w:date="2020-12-04T22:03:00Z"/>
          <w:rStyle w:val="SubtleEmphasis"/>
          <w:rFonts w:asciiTheme="minorHAnsi" w:hAnsiTheme="minorHAnsi" w:cstheme="minorHAnsi"/>
          <w:szCs w:val="24"/>
          <w:rPrChange w:id="3793" w:author="Cristian Sbrolli" w:date="2020-12-04T22:04:00Z">
            <w:rPr>
              <w:ins w:id="3794" w:author="Cristian Sbrolli" w:date="2020-12-04T22:03:00Z"/>
              <w:rStyle w:val="SubtleEmphasis"/>
              <w:sz w:val="44"/>
              <w:szCs w:val="44"/>
            </w:rPr>
          </w:rPrChange>
        </w:rPr>
      </w:pPr>
      <w:ins w:id="3795" w:author="Cristian Sbrolli" w:date="2020-12-04T22:03:00Z">
        <w:r w:rsidRPr="005432E1">
          <w:rPr>
            <w:rStyle w:val="SubtleEmphasis"/>
            <w:rFonts w:asciiTheme="minorHAnsi" w:hAnsiTheme="minorHAnsi" w:cstheme="minorHAnsi"/>
            <w:szCs w:val="24"/>
            <w:rPrChange w:id="3796" w:author="Cristian Sbrolli" w:date="2020-12-04T22:04:00Z">
              <w:rPr>
                <w:rStyle w:val="SubtleEmphasis"/>
                <w:sz w:val="44"/>
                <w:szCs w:val="44"/>
              </w:rPr>
            </w:rPrChange>
          </w:rPr>
          <w:t>}</w:t>
        </w:r>
      </w:ins>
    </w:p>
    <w:p w14:paraId="3B047572" w14:textId="77777777" w:rsidR="005432E1" w:rsidRPr="005432E1" w:rsidRDefault="005432E1" w:rsidP="005432E1">
      <w:pPr>
        <w:pStyle w:val="ListParagraph"/>
        <w:spacing w:line="240" w:lineRule="auto"/>
        <w:ind w:left="360"/>
        <w:rPr>
          <w:ins w:id="3797" w:author="Cristian Sbrolli" w:date="2020-12-04T22:03:00Z"/>
          <w:rStyle w:val="SubtleEmphasis"/>
          <w:rFonts w:asciiTheme="minorHAnsi" w:hAnsiTheme="minorHAnsi" w:cstheme="minorHAnsi"/>
          <w:szCs w:val="24"/>
          <w:rPrChange w:id="3798" w:author="Cristian Sbrolli" w:date="2020-12-04T22:04:00Z">
            <w:rPr>
              <w:ins w:id="3799" w:author="Cristian Sbrolli" w:date="2020-12-04T22:03:00Z"/>
              <w:rStyle w:val="SubtleEmphasis"/>
              <w:sz w:val="44"/>
              <w:szCs w:val="44"/>
            </w:rPr>
          </w:rPrChange>
        </w:rPr>
      </w:pPr>
    </w:p>
    <w:p w14:paraId="351A78B9" w14:textId="77777777" w:rsidR="005432E1" w:rsidRPr="005432E1" w:rsidRDefault="005432E1" w:rsidP="005432E1">
      <w:pPr>
        <w:pStyle w:val="ListParagraph"/>
        <w:spacing w:line="240" w:lineRule="auto"/>
        <w:ind w:left="360"/>
        <w:rPr>
          <w:ins w:id="3800" w:author="Cristian Sbrolli" w:date="2020-12-04T22:03:00Z"/>
          <w:rStyle w:val="SubtleEmphasis"/>
          <w:rFonts w:asciiTheme="minorHAnsi" w:hAnsiTheme="minorHAnsi" w:cstheme="minorHAnsi"/>
          <w:szCs w:val="24"/>
          <w:rPrChange w:id="3801" w:author="Cristian Sbrolli" w:date="2020-12-04T22:04:00Z">
            <w:rPr>
              <w:ins w:id="3802" w:author="Cristian Sbrolli" w:date="2020-12-04T22:03:00Z"/>
              <w:rStyle w:val="SubtleEmphasis"/>
              <w:sz w:val="44"/>
              <w:szCs w:val="44"/>
            </w:rPr>
          </w:rPrChange>
        </w:rPr>
      </w:pPr>
      <w:ins w:id="3803" w:author="Cristian Sbrolli" w:date="2020-12-04T22:03:00Z">
        <w:r w:rsidRPr="005432E1">
          <w:rPr>
            <w:rStyle w:val="SubtleEmphasis"/>
            <w:rFonts w:asciiTheme="minorHAnsi" w:hAnsiTheme="minorHAnsi" w:cstheme="minorHAnsi"/>
            <w:szCs w:val="24"/>
            <w:rPrChange w:id="3804" w:author="Cristian Sbrolli" w:date="2020-12-04T22:04:00Z">
              <w:rPr>
                <w:rStyle w:val="SubtleEmphasis"/>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3805" w:author="Cristian Sbrolli" w:date="2020-12-04T22:03:00Z"/>
          <w:rStyle w:val="SubtleEmphasis"/>
          <w:rFonts w:asciiTheme="minorHAnsi" w:hAnsiTheme="minorHAnsi" w:cstheme="minorHAnsi"/>
          <w:szCs w:val="24"/>
          <w:rPrChange w:id="3806" w:author="Cristian Sbrolli" w:date="2020-12-04T22:04:00Z">
            <w:rPr>
              <w:ins w:id="3807" w:author="Cristian Sbrolli" w:date="2020-12-04T22:03:00Z"/>
              <w:rStyle w:val="SubtleEmphasis"/>
              <w:sz w:val="44"/>
              <w:szCs w:val="44"/>
            </w:rPr>
          </w:rPrChange>
        </w:rPr>
      </w:pPr>
      <w:proofErr w:type="gramStart"/>
      <w:ins w:id="3808" w:author="Cristian Sbrolli" w:date="2020-12-04T22:03:00Z">
        <w:r w:rsidRPr="005432E1">
          <w:rPr>
            <w:rStyle w:val="SubtleEmphasis"/>
            <w:rFonts w:asciiTheme="minorHAnsi" w:hAnsiTheme="minorHAnsi" w:cstheme="minorHAnsi"/>
            <w:szCs w:val="24"/>
            <w:rPrChange w:id="3809" w:author="Cristian Sbrolli" w:date="2020-12-04T22:04:00Z">
              <w:rPr>
                <w:rStyle w:val="SubtleEmphasis"/>
                <w:sz w:val="44"/>
                <w:szCs w:val="44"/>
              </w:rPr>
            </w:rPrChange>
          </w:rPr>
          <w:t>fact{</w:t>
        </w:r>
        <w:proofErr w:type="gramEnd"/>
      </w:ins>
    </w:p>
    <w:p w14:paraId="3F0A6A8E" w14:textId="77777777" w:rsidR="005432E1" w:rsidRPr="005432E1" w:rsidRDefault="005432E1" w:rsidP="005432E1">
      <w:pPr>
        <w:pStyle w:val="ListParagraph"/>
        <w:spacing w:line="240" w:lineRule="auto"/>
        <w:ind w:left="360"/>
        <w:rPr>
          <w:ins w:id="3810" w:author="Cristian Sbrolli" w:date="2020-12-04T22:03:00Z"/>
          <w:rStyle w:val="SubtleEmphasis"/>
          <w:rFonts w:asciiTheme="minorHAnsi" w:hAnsiTheme="minorHAnsi" w:cstheme="minorHAnsi"/>
          <w:szCs w:val="24"/>
          <w:rPrChange w:id="3811" w:author="Cristian Sbrolli" w:date="2020-12-04T22:04:00Z">
            <w:rPr>
              <w:ins w:id="3812" w:author="Cristian Sbrolli" w:date="2020-12-04T22:03:00Z"/>
              <w:rStyle w:val="SubtleEmphasis"/>
              <w:sz w:val="44"/>
              <w:szCs w:val="44"/>
            </w:rPr>
          </w:rPrChange>
        </w:rPr>
      </w:pPr>
      <w:ins w:id="3813" w:author="Cristian Sbrolli" w:date="2020-12-04T22:03:00Z">
        <w:r w:rsidRPr="005432E1">
          <w:rPr>
            <w:rStyle w:val="SubtleEmphasis"/>
            <w:rFonts w:asciiTheme="minorHAnsi" w:hAnsiTheme="minorHAnsi" w:cstheme="minorHAnsi"/>
            <w:szCs w:val="24"/>
            <w:rPrChange w:id="3814" w:author="Cristian Sbrolli" w:date="2020-12-04T22:04:00Z">
              <w:rPr>
                <w:rStyle w:val="SubtleEmphasis"/>
                <w:sz w:val="44"/>
                <w:szCs w:val="44"/>
              </w:rPr>
            </w:rPrChange>
          </w:rPr>
          <w:t xml:space="preserve">all vu: </w:t>
        </w:r>
        <w:proofErr w:type="spellStart"/>
        <w:r w:rsidRPr="005432E1">
          <w:rPr>
            <w:rStyle w:val="SubtleEmphasis"/>
            <w:rFonts w:asciiTheme="minorHAnsi" w:hAnsiTheme="minorHAnsi" w:cstheme="minorHAnsi"/>
            <w:szCs w:val="24"/>
            <w:rPrChange w:id="3815"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816"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3817" w:author="Cristian Sbrolli" w:date="2020-12-04T22:04:00Z">
              <w:rPr>
                <w:rStyle w:val="SubtleEmphasis"/>
                <w:sz w:val="44"/>
                <w:szCs w:val="44"/>
              </w:rPr>
            </w:rPrChange>
          </w:rPr>
          <w:t>vu.userStatus</w:t>
        </w:r>
        <w:proofErr w:type="spellEnd"/>
        <w:proofErr w:type="gramEnd"/>
        <w:r w:rsidRPr="005432E1">
          <w:rPr>
            <w:rStyle w:val="SubtleEmphasis"/>
            <w:rFonts w:asciiTheme="minorHAnsi" w:hAnsiTheme="minorHAnsi" w:cstheme="minorHAnsi"/>
            <w:szCs w:val="24"/>
            <w:rPrChange w:id="3818"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819"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820" w:author="Cristian Sbrolli" w:date="2020-12-04T22:04:00Z">
              <w:rPr>
                <w:rStyle w:val="SubtleEmphasis"/>
                <w:sz w:val="44"/>
                <w:szCs w:val="44"/>
              </w:rPr>
            </w:rPrChange>
          </w:rPr>
          <w:t xml:space="preserve"> </w:t>
        </w:r>
      </w:ins>
    </w:p>
    <w:p w14:paraId="0DA69BC9" w14:textId="77777777" w:rsidR="005432E1" w:rsidRPr="005432E1" w:rsidRDefault="005432E1" w:rsidP="005432E1">
      <w:pPr>
        <w:pStyle w:val="ListParagraph"/>
        <w:spacing w:line="240" w:lineRule="auto"/>
        <w:ind w:left="360"/>
        <w:rPr>
          <w:ins w:id="3821" w:author="Cristian Sbrolli" w:date="2020-12-04T22:03:00Z"/>
          <w:rStyle w:val="SubtleEmphasis"/>
          <w:rFonts w:asciiTheme="minorHAnsi" w:hAnsiTheme="minorHAnsi" w:cstheme="minorHAnsi"/>
          <w:szCs w:val="24"/>
          <w:rPrChange w:id="3822" w:author="Cristian Sbrolli" w:date="2020-12-04T22:04:00Z">
            <w:rPr>
              <w:ins w:id="3823" w:author="Cristian Sbrolli" w:date="2020-12-04T22:03:00Z"/>
              <w:rStyle w:val="SubtleEmphasis"/>
              <w:sz w:val="44"/>
              <w:szCs w:val="44"/>
            </w:rPr>
          </w:rPrChange>
        </w:rPr>
      </w:pPr>
      <w:ins w:id="3824" w:author="Cristian Sbrolli" w:date="2020-12-04T22:03:00Z">
        <w:r w:rsidRPr="005432E1">
          <w:rPr>
            <w:rStyle w:val="SubtleEmphasis"/>
            <w:rFonts w:asciiTheme="minorHAnsi" w:hAnsiTheme="minorHAnsi" w:cstheme="minorHAnsi"/>
            <w:szCs w:val="24"/>
            <w:rPrChange w:id="38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28"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82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30" w:author="Cristian Sbrolli" w:date="2020-12-04T22:04:00Z">
              <w:rPr>
                <w:rStyle w:val="SubtleEmphasis"/>
                <w:sz w:val="44"/>
                <w:szCs w:val="44"/>
              </w:rPr>
            </w:rPrChange>
          </w:rPr>
          <w:t>no</w:t>
        </w:r>
        <w:proofErr w:type="gramEnd"/>
        <w:r w:rsidRPr="005432E1">
          <w:rPr>
            <w:rStyle w:val="SubtleEmphasis"/>
            <w:rFonts w:asciiTheme="minorHAnsi" w:hAnsiTheme="minorHAnsi" w:cstheme="minorHAnsi"/>
            <w:szCs w:val="24"/>
            <w:rPrChange w:id="3831" w:author="Cristian Sbrolli" w:date="2020-12-04T22:04:00Z">
              <w:rPr>
                <w:rStyle w:val="SubtleEmphasis"/>
                <w:sz w:val="44"/>
                <w:szCs w:val="44"/>
              </w:rPr>
            </w:rPrChange>
          </w:rPr>
          <w:t xml:space="preserve"> t</w:t>
        </w:r>
        <w:proofErr w:type="spellEnd"/>
        <w:r w:rsidRPr="005432E1">
          <w:rPr>
            <w:rStyle w:val="SubtleEmphasis"/>
            <w:rFonts w:asciiTheme="minorHAnsi" w:hAnsiTheme="minorHAnsi" w:cstheme="minorHAnsi"/>
            <w:szCs w:val="24"/>
            <w:rPrChange w:id="3832" w:author="Cristian Sbrolli" w:date="2020-12-04T22:04:00Z">
              <w:rPr>
                <w:rStyle w:val="SubtleEmphasis"/>
                <w:sz w:val="44"/>
                <w:szCs w:val="44"/>
              </w:rPr>
            </w:rPrChange>
          </w:rPr>
          <w:t xml:space="preserve">: Ticket, </w:t>
        </w:r>
        <w:proofErr w:type="spellStart"/>
        <w:r w:rsidRPr="005432E1">
          <w:rPr>
            <w:rStyle w:val="SubtleEmphasis"/>
            <w:rFonts w:asciiTheme="minorHAnsi" w:hAnsiTheme="minorHAnsi" w:cstheme="minorHAnsi"/>
            <w:szCs w:val="24"/>
            <w:rPrChange w:id="3833"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83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35"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836"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837" w:author="Cristian Sbrolli" w:date="2020-12-04T22:04:00Z">
              <w:rPr>
                <w:rStyle w:val="SubtleEmphasis"/>
                <w:sz w:val="44"/>
                <w:szCs w:val="44"/>
              </w:rPr>
            </w:rPrChange>
          </w:rPr>
          <w:t>vu.userVTickets</w:t>
        </w:r>
        <w:proofErr w:type="spellEnd"/>
        <w:r w:rsidRPr="005432E1">
          <w:rPr>
            <w:rStyle w:val="SubtleEmphasis"/>
            <w:rFonts w:asciiTheme="minorHAnsi" w:hAnsiTheme="minorHAnsi" w:cstheme="minorHAnsi"/>
            <w:szCs w:val="24"/>
            <w:rPrChange w:id="383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839" w:author="Cristian Sbrolli" w:date="2020-12-04T22:04:00Z">
              <w:rPr>
                <w:rStyle w:val="SubtleEmphasis"/>
                <w:sz w:val="44"/>
                <w:szCs w:val="44"/>
              </w:rPr>
            </w:rPrChange>
          </w:rPr>
          <w:t>vu.userVisits</w:t>
        </w:r>
        <w:proofErr w:type="spellEnd"/>
        <w:r w:rsidRPr="005432E1">
          <w:rPr>
            <w:rStyle w:val="SubtleEmphasis"/>
            <w:rFonts w:asciiTheme="minorHAnsi" w:hAnsiTheme="minorHAnsi" w:cstheme="minorHAnsi"/>
            <w:szCs w:val="24"/>
            <w:rPrChange w:id="3840" w:author="Cristian Sbrolli" w:date="2020-12-04T22:04:00Z">
              <w:rPr>
                <w:rStyle w:val="SubtleEmphasis"/>
                <w:sz w:val="44"/>
                <w:szCs w:val="44"/>
              </w:rPr>
            </w:rPrChange>
          </w:rPr>
          <w:t>) and</w:t>
        </w:r>
      </w:ins>
    </w:p>
    <w:p w14:paraId="4BB32B76" w14:textId="77777777" w:rsidR="005432E1" w:rsidRPr="005432E1" w:rsidRDefault="005432E1" w:rsidP="005432E1">
      <w:pPr>
        <w:pStyle w:val="ListParagraph"/>
        <w:spacing w:line="240" w:lineRule="auto"/>
        <w:ind w:left="360"/>
        <w:rPr>
          <w:ins w:id="3841" w:author="Cristian Sbrolli" w:date="2020-12-04T22:03:00Z"/>
          <w:rStyle w:val="SubtleEmphasis"/>
          <w:rFonts w:asciiTheme="minorHAnsi" w:hAnsiTheme="minorHAnsi" w:cstheme="minorHAnsi"/>
          <w:szCs w:val="24"/>
          <w:rPrChange w:id="3842" w:author="Cristian Sbrolli" w:date="2020-12-04T22:04:00Z">
            <w:rPr>
              <w:ins w:id="3843" w:author="Cristian Sbrolli" w:date="2020-12-04T22:03:00Z"/>
              <w:rStyle w:val="SubtleEmphasis"/>
              <w:sz w:val="44"/>
              <w:szCs w:val="44"/>
            </w:rPr>
          </w:rPrChange>
        </w:rPr>
      </w:pPr>
      <w:ins w:id="3844" w:author="Cristian Sbrolli" w:date="2020-12-04T22:03:00Z">
        <w:r w:rsidRPr="005432E1">
          <w:rPr>
            <w:rStyle w:val="SubtleEmphasis"/>
            <w:rFonts w:asciiTheme="minorHAnsi" w:hAnsiTheme="minorHAnsi" w:cstheme="minorHAnsi"/>
            <w:szCs w:val="24"/>
            <w:rPrChange w:id="38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49" w:author="Cristian Sbrolli" w:date="2020-12-04T22:04:00Z">
              <w:rPr>
                <w:rStyle w:val="SubtleEmphasis"/>
                <w:sz w:val="44"/>
                <w:szCs w:val="44"/>
              </w:rPr>
            </w:rPrChange>
          </w:rPr>
          <w:tab/>
          <w:t xml:space="preserve"> t in </w:t>
        </w:r>
        <w:proofErr w:type="spellStart"/>
        <w:proofErr w:type="gramStart"/>
        <w:r w:rsidRPr="005432E1">
          <w:rPr>
            <w:rStyle w:val="SubtleEmphasis"/>
            <w:rFonts w:asciiTheme="minorHAnsi" w:hAnsiTheme="minorHAnsi" w:cstheme="minorHAnsi"/>
            <w:szCs w:val="24"/>
            <w:rPrChange w:id="3850"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851"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852"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853" w:author="Cristian Sbrolli" w:date="2020-12-04T22:04:00Z">
              <w:rPr>
                <w:rStyle w:val="SubtleEmphasis"/>
                <w:sz w:val="44"/>
                <w:szCs w:val="44"/>
              </w:rPr>
            </w:rPrChange>
          </w:rPr>
          <w:t xml:space="preserve"> )</w:t>
        </w:r>
      </w:ins>
    </w:p>
    <w:p w14:paraId="3397259C" w14:textId="77777777" w:rsidR="005432E1" w:rsidRPr="005432E1" w:rsidRDefault="005432E1" w:rsidP="005432E1">
      <w:pPr>
        <w:pStyle w:val="ListParagraph"/>
        <w:spacing w:line="240" w:lineRule="auto"/>
        <w:ind w:left="360"/>
        <w:rPr>
          <w:ins w:id="3854" w:author="Cristian Sbrolli" w:date="2020-12-04T22:03:00Z"/>
          <w:rStyle w:val="SubtleEmphasis"/>
          <w:rFonts w:asciiTheme="minorHAnsi" w:hAnsiTheme="minorHAnsi" w:cstheme="minorHAnsi"/>
          <w:szCs w:val="24"/>
          <w:rPrChange w:id="3855" w:author="Cristian Sbrolli" w:date="2020-12-04T22:04:00Z">
            <w:rPr>
              <w:ins w:id="3856" w:author="Cristian Sbrolli" w:date="2020-12-04T22:03:00Z"/>
              <w:rStyle w:val="SubtleEmphasis"/>
              <w:sz w:val="44"/>
              <w:szCs w:val="44"/>
            </w:rPr>
          </w:rPrChange>
        </w:rPr>
      </w:pPr>
      <w:ins w:id="3857" w:author="Cristian Sbrolli" w:date="2020-12-04T22:03:00Z">
        <w:r w:rsidRPr="005432E1">
          <w:rPr>
            <w:rStyle w:val="SubtleEmphasis"/>
            <w:rFonts w:asciiTheme="minorHAnsi" w:hAnsiTheme="minorHAnsi" w:cstheme="minorHAnsi"/>
            <w:szCs w:val="24"/>
            <w:rPrChange w:id="3858"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859" w:author="Cristian Sbrolli" w:date="2020-12-04T22:04:00Z">
              <w:rPr>
                <w:rStyle w:val="SubtleEmphasis"/>
                <w:sz w:val="44"/>
                <w:szCs w:val="44"/>
              </w:rPr>
            </w:rPrChange>
          </w:rPr>
          <w:t>pu</w:t>
        </w:r>
        <w:proofErr w:type="spellEnd"/>
        <w:r w:rsidRPr="005432E1">
          <w:rPr>
            <w:rStyle w:val="SubtleEmphasis"/>
            <w:rFonts w:asciiTheme="minorHAnsi" w:hAnsiTheme="minorHAnsi" w:cstheme="minorHAnsi"/>
            <w:szCs w:val="24"/>
            <w:rPrChange w:id="386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61"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862"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3863" w:author="Cristian Sbrolli" w:date="2020-12-04T22:04:00Z">
              <w:rPr>
                <w:rStyle w:val="SubtleEmphasis"/>
                <w:sz w:val="44"/>
                <w:szCs w:val="44"/>
              </w:rPr>
            </w:rPrChange>
          </w:rPr>
          <w:t>pu.userStatus</w:t>
        </w:r>
        <w:proofErr w:type="spellEnd"/>
        <w:proofErr w:type="gramEnd"/>
        <w:r w:rsidRPr="005432E1">
          <w:rPr>
            <w:rStyle w:val="SubtleEmphasis"/>
            <w:rFonts w:asciiTheme="minorHAnsi" w:hAnsiTheme="minorHAnsi" w:cstheme="minorHAnsi"/>
            <w:szCs w:val="24"/>
            <w:rPrChange w:id="3864"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865"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866" w:author="Cristian Sbrolli" w:date="2020-12-04T22:04:00Z">
              <w:rPr>
                <w:rStyle w:val="SubtleEmphasis"/>
                <w:sz w:val="44"/>
                <w:szCs w:val="44"/>
              </w:rPr>
            </w:rPrChange>
          </w:rPr>
          <w:t xml:space="preserve"> </w:t>
        </w:r>
      </w:ins>
    </w:p>
    <w:p w14:paraId="488AA00C" w14:textId="77777777" w:rsidR="005432E1" w:rsidRPr="005432E1" w:rsidRDefault="005432E1" w:rsidP="005432E1">
      <w:pPr>
        <w:pStyle w:val="ListParagraph"/>
        <w:spacing w:line="240" w:lineRule="auto"/>
        <w:ind w:left="360"/>
        <w:rPr>
          <w:ins w:id="3867" w:author="Cristian Sbrolli" w:date="2020-12-04T22:03:00Z"/>
          <w:rStyle w:val="SubtleEmphasis"/>
          <w:rFonts w:asciiTheme="minorHAnsi" w:hAnsiTheme="minorHAnsi" w:cstheme="minorHAnsi"/>
          <w:szCs w:val="24"/>
          <w:rPrChange w:id="3868" w:author="Cristian Sbrolli" w:date="2020-12-04T22:04:00Z">
            <w:rPr>
              <w:ins w:id="3869" w:author="Cristian Sbrolli" w:date="2020-12-04T22:03:00Z"/>
              <w:rStyle w:val="SubtleEmphasis"/>
              <w:sz w:val="44"/>
              <w:szCs w:val="44"/>
            </w:rPr>
          </w:rPrChange>
        </w:rPr>
      </w:pPr>
      <w:ins w:id="3870" w:author="Cristian Sbrolli" w:date="2020-12-04T22:03:00Z">
        <w:r w:rsidRPr="005432E1">
          <w:rPr>
            <w:rStyle w:val="SubtleEmphasis"/>
            <w:rFonts w:asciiTheme="minorHAnsi" w:hAnsiTheme="minorHAnsi" w:cstheme="minorHAnsi"/>
            <w:szCs w:val="24"/>
            <w:rPrChange w:id="38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74"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87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76" w:author="Cristian Sbrolli" w:date="2020-12-04T22:04:00Z">
              <w:rPr>
                <w:rStyle w:val="SubtleEmphasis"/>
                <w:sz w:val="44"/>
                <w:szCs w:val="44"/>
              </w:rPr>
            </w:rPrChange>
          </w:rPr>
          <w:t>no</w:t>
        </w:r>
        <w:proofErr w:type="gramEnd"/>
        <w:r w:rsidRPr="005432E1">
          <w:rPr>
            <w:rStyle w:val="SubtleEmphasis"/>
            <w:rFonts w:asciiTheme="minorHAnsi" w:hAnsiTheme="minorHAnsi" w:cstheme="minorHAnsi"/>
            <w:szCs w:val="24"/>
            <w:rPrChange w:id="3877" w:author="Cristian Sbrolli" w:date="2020-12-04T22:04:00Z">
              <w:rPr>
                <w:rStyle w:val="SubtleEmphasis"/>
                <w:sz w:val="44"/>
                <w:szCs w:val="44"/>
              </w:rPr>
            </w:rPrChange>
          </w:rPr>
          <w:t xml:space="preserve"> t</w:t>
        </w:r>
        <w:proofErr w:type="spellEnd"/>
        <w:r w:rsidRPr="005432E1">
          <w:rPr>
            <w:rStyle w:val="SubtleEmphasis"/>
            <w:rFonts w:asciiTheme="minorHAnsi" w:hAnsiTheme="minorHAnsi" w:cstheme="minorHAnsi"/>
            <w:szCs w:val="24"/>
            <w:rPrChange w:id="3878" w:author="Cristian Sbrolli" w:date="2020-12-04T22:04:00Z">
              <w:rPr>
                <w:rStyle w:val="SubtleEmphasis"/>
                <w:sz w:val="44"/>
                <w:szCs w:val="44"/>
              </w:rPr>
            </w:rPrChange>
          </w:rPr>
          <w:t xml:space="preserve">: Ticket, </w:t>
        </w:r>
        <w:proofErr w:type="spellStart"/>
        <w:r w:rsidRPr="005432E1">
          <w:rPr>
            <w:rStyle w:val="SubtleEmphasis"/>
            <w:rFonts w:asciiTheme="minorHAnsi" w:hAnsiTheme="minorHAnsi" w:cstheme="minorHAnsi"/>
            <w:szCs w:val="24"/>
            <w:rPrChange w:id="3879"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88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81"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882"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883" w:author="Cristian Sbrolli" w:date="2020-12-04T22:04:00Z">
              <w:rPr>
                <w:rStyle w:val="SubtleEmphasis"/>
                <w:sz w:val="44"/>
                <w:szCs w:val="44"/>
              </w:rPr>
            </w:rPrChange>
          </w:rPr>
          <w:t>pu.userPTickets</w:t>
        </w:r>
        <w:proofErr w:type="spellEnd"/>
        <w:r w:rsidRPr="005432E1">
          <w:rPr>
            <w:rStyle w:val="SubtleEmphasis"/>
            <w:rFonts w:asciiTheme="minorHAnsi" w:hAnsiTheme="minorHAnsi" w:cstheme="minorHAnsi"/>
            <w:szCs w:val="24"/>
            <w:rPrChange w:id="3884" w:author="Cristian Sbrolli" w:date="2020-12-04T22:04:00Z">
              <w:rPr>
                <w:rStyle w:val="SubtleEmphasis"/>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3885" w:author="Cristian Sbrolli" w:date="2020-12-04T22:03:00Z"/>
          <w:rStyle w:val="SubtleEmphasis"/>
          <w:rFonts w:asciiTheme="minorHAnsi" w:hAnsiTheme="minorHAnsi" w:cstheme="minorHAnsi"/>
          <w:szCs w:val="24"/>
          <w:rPrChange w:id="3886" w:author="Cristian Sbrolli" w:date="2020-12-04T22:04:00Z">
            <w:rPr>
              <w:ins w:id="3887" w:author="Cristian Sbrolli" w:date="2020-12-04T22:03:00Z"/>
              <w:rStyle w:val="SubtleEmphasis"/>
              <w:sz w:val="44"/>
              <w:szCs w:val="44"/>
            </w:rPr>
          </w:rPrChange>
        </w:rPr>
      </w:pPr>
      <w:ins w:id="3888" w:author="Cristian Sbrolli" w:date="2020-12-04T22:03:00Z">
        <w:r w:rsidRPr="005432E1">
          <w:rPr>
            <w:rStyle w:val="SubtleEmphasis"/>
            <w:rFonts w:asciiTheme="minorHAnsi" w:hAnsiTheme="minorHAnsi" w:cstheme="minorHAnsi"/>
            <w:szCs w:val="24"/>
            <w:rPrChange w:id="388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9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9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893" w:author="Cristian Sbrolli" w:date="2020-12-04T22:04:00Z">
              <w:rPr>
                <w:rStyle w:val="SubtleEmphasis"/>
                <w:sz w:val="44"/>
                <w:szCs w:val="44"/>
              </w:rPr>
            </w:rPrChange>
          </w:rPr>
          <w:tab/>
          <w:t xml:space="preserve"> t in </w:t>
        </w:r>
        <w:proofErr w:type="spellStart"/>
        <w:proofErr w:type="gramStart"/>
        <w:r w:rsidRPr="005432E1">
          <w:rPr>
            <w:rStyle w:val="SubtleEmphasis"/>
            <w:rFonts w:asciiTheme="minorHAnsi" w:hAnsiTheme="minorHAnsi" w:cstheme="minorHAnsi"/>
            <w:szCs w:val="24"/>
            <w:rPrChange w:id="3894"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895"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896"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897" w:author="Cristian Sbrolli" w:date="2020-12-04T22:04:00Z">
              <w:rPr>
                <w:rStyle w:val="SubtleEmphasis"/>
                <w:sz w:val="44"/>
                <w:szCs w:val="44"/>
              </w:rPr>
            </w:rPrChange>
          </w:rPr>
          <w:t xml:space="preserve"> )</w:t>
        </w:r>
      </w:ins>
    </w:p>
    <w:p w14:paraId="48FCA475" w14:textId="77777777" w:rsidR="005432E1" w:rsidRPr="005432E1" w:rsidRDefault="005432E1" w:rsidP="005432E1">
      <w:pPr>
        <w:pStyle w:val="ListParagraph"/>
        <w:spacing w:line="240" w:lineRule="auto"/>
        <w:ind w:left="360"/>
        <w:rPr>
          <w:ins w:id="3898" w:author="Cristian Sbrolli" w:date="2020-12-04T22:03:00Z"/>
          <w:rStyle w:val="SubtleEmphasis"/>
          <w:rFonts w:asciiTheme="minorHAnsi" w:hAnsiTheme="minorHAnsi" w:cstheme="minorHAnsi"/>
          <w:szCs w:val="24"/>
          <w:rPrChange w:id="3899" w:author="Cristian Sbrolli" w:date="2020-12-04T22:04:00Z">
            <w:rPr>
              <w:ins w:id="3900" w:author="Cristian Sbrolli" w:date="2020-12-04T22:03:00Z"/>
              <w:rStyle w:val="SubtleEmphasis"/>
              <w:sz w:val="44"/>
              <w:szCs w:val="44"/>
            </w:rPr>
          </w:rPrChange>
        </w:rPr>
      </w:pPr>
      <w:ins w:id="3901" w:author="Cristian Sbrolli" w:date="2020-12-04T22:03:00Z">
        <w:r w:rsidRPr="005432E1">
          <w:rPr>
            <w:rStyle w:val="SubtleEmphasis"/>
            <w:rFonts w:asciiTheme="minorHAnsi" w:hAnsiTheme="minorHAnsi" w:cstheme="minorHAnsi"/>
            <w:szCs w:val="24"/>
            <w:rPrChange w:id="3902" w:author="Cristian Sbrolli" w:date="2020-12-04T22:04:00Z">
              <w:rPr>
                <w:rStyle w:val="SubtleEmphasis"/>
                <w:sz w:val="44"/>
                <w:szCs w:val="44"/>
              </w:rPr>
            </w:rPrChange>
          </w:rPr>
          <w:t>}</w:t>
        </w:r>
      </w:ins>
    </w:p>
    <w:p w14:paraId="1F3DFE23" w14:textId="77777777" w:rsidR="005432E1" w:rsidRPr="005432E1" w:rsidRDefault="005432E1" w:rsidP="005432E1">
      <w:pPr>
        <w:pStyle w:val="ListParagraph"/>
        <w:spacing w:line="240" w:lineRule="auto"/>
        <w:ind w:left="360"/>
        <w:rPr>
          <w:ins w:id="3903" w:author="Cristian Sbrolli" w:date="2020-12-04T22:03:00Z"/>
          <w:rStyle w:val="SubtleEmphasis"/>
          <w:rFonts w:asciiTheme="minorHAnsi" w:hAnsiTheme="minorHAnsi" w:cstheme="minorHAnsi"/>
          <w:szCs w:val="24"/>
          <w:rPrChange w:id="3904" w:author="Cristian Sbrolli" w:date="2020-12-04T22:04:00Z">
            <w:rPr>
              <w:ins w:id="3905" w:author="Cristian Sbrolli" w:date="2020-12-04T22:03:00Z"/>
              <w:rStyle w:val="SubtleEmphasis"/>
              <w:sz w:val="44"/>
              <w:szCs w:val="44"/>
            </w:rPr>
          </w:rPrChange>
        </w:rPr>
      </w:pPr>
    </w:p>
    <w:p w14:paraId="284B5231" w14:textId="77777777" w:rsidR="005432E1" w:rsidRPr="005432E1" w:rsidRDefault="005432E1" w:rsidP="005432E1">
      <w:pPr>
        <w:pStyle w:val="ListParagraph"/>
        <w:spacing w:line="240" w:lineRule="auto"/>
        <w:ind w:left="360"/>
        <w:rPr>
          <w:ins w:id="3906" w:author="Cristian Sbrolli" w:date="2020-12-04T22:03:00Z"/>
          <w:rStyle w:val="SubtleEmphasis"/>
          <w:rFonts w:asciiTheme="minorHAnsi" w:hAnsiTheme="minorHAnsi" w:cstheme="minorHAnsi"/>
          <w:szCs w:val="24"/>
          <w:rPrChange w:id="3907" w:author="Cristian Sbrolli" w:date="2020-12-04T22:04:00Z">
            <w:rPr>
              <w:ins w:id="3908" w:author="Cristian Sbrolli" w:date="2020-12-04T22:03:00Z"/>
              <w:rStyle w:val="SubtleEmphasis"/>
              <w:sz w:val="44"/>
              <w:szCs w:val="44"/>
            </w:rPr>
          </w:rPrChange>
        </w:rPr>
      </w:pPr>
      <w:ins w:id="3909" w:author="Cristian Sbrolli" w:date="2020-12-04T22:03:00Z">
        <w:r w:rsidRPr="005432E1">
          <w:rPr>
            <w:rStyle w:val="SubtleEmphasis"/>
            <w:rFonts w:asciiTheme="minorHAnsi" w:hAnsiTheme="minorHAnsi" w:cstheme="minorHAnsi"/>
            <w:szCs w:val="24"/>
            <w:rPrChange w:id="3910" w:author="Cristian Sbrolli" w:date="2020-12-04T22:04:00Z">
              <w:rPr>
                <w:rStyle w:val="SubtleEmphasis"/>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3911" w:author="Cristian Sbrolli" w:date="2020-12-04T22:03:00Z"/>
          <w:rStyle w:val="SubtleEmphasis"/>
          <w:rFonts w:asciiTheme="minorHAnsi" w:hAnsiTheme="minorHAnsi" w:cstheme="minorHAnsi"/>
          <w:szCs w:val="24"/>
          <w:rPrChange w:id="3912" w:author="Cristian Sbrolli" w:date="2020-12-04T22:04:00Z">
            <w:rPr>
              <w:ins w:id="3913" w:author="Cristian Sbrolli" w:date="2020-12-04T22:03:00Z"/>
              <w:rStyle w:val="SubtleEmphasis"/>
              <w:sz w:val="44"/>
              <w:szCs w:val="44"/>
            </w:rPr>
          </w:rPrChange>
        </w:rPr>
      </w:pPr>
      <w:ins w:id="3914" w:author="Cristian Sbrolli" w:date="2020-12-04T22:03:00Z">
        <w:r w:rsidRPr="005432E1">
          <w:rPr>
            <w:rStyle w:val="SubtleEmphasis"/>
            <w:rFonts w:asciiTheme="minorHAnsi" w:hAnsiTheme="minorHAnsi" w:cstheme="minorHAnsi"/>
            <w:szCs w:val="24"/>
            <w:rPrChange w:id="3915" w:author="Cristian Sbrolli" w:date="2020-12-04T22:04:00Z">
              <w:rPr>
                <w:rStyle w:val="SubtleEmphasis"/>
                <w:sz w:val="44"/>
                <w:szCs w:val="44"/>
              </w:rPr>
            </w:rPrChange>
          </w:rPr>
          <w:t>fact {</w:t>
        </w:r>
      </w:ins>
    </w:p>
    <w:p w14:paraId="5C606068" w14:textId="77777777" w:rsidR="005432E1" w:rsidRPr="005432E1" w:rsidRDefault="005432E1" w:rsidP="005432E1">
      <w:pPr>
        <w:pStyle w:val="ListParagraph"/>
        <w:spacing w:line="240" w:lineRule="auto"/>
        <w:ind w:left="360"/>
        <w:rPr>
          <w:ins w:id="3916" w:author="Cristian Sbrolli" w:date="2020-12-04T22:03:00Z"/>
          <w:rStyle w:val="SubtleEmphasis"/>
          <w:rFonts w:asciiTheme="minorHAnsi" w:hAnsiTheme="minorHAnsi" w:cstheme="minorHAnsi"/>
          <w:szCs w:val="24"/>
          <w:rPrChange w:id="3917" w:author="Cristian Sbrolli" w:date="2020-12-04T22:04:00Z">
            <w:rPr>
              <w:ins w:id="3918" w:author="Cristian Sbrolli" w:date="2020-12-04T22:03:00Z"/>
              <w:rStyle w:val="SubtleEmphasis"/>
              <w:sz w:val="44"/>
              <w:szCs w:val="44"/>
            </w:rPr>
          </w:rPrChange>
        </w:rPr>
      </w:pPr>
      <w:ins w:id="3919" w:author="Cristian Sbrolli" w:date="2020-12-04T22:03:00Z">
        <w:r w:rsidRPr="005432E1">
          <w:rPr>
            <w:rStyle w:val="SubtleEmphasis"/>
            <w:rFonts w:asciiTheme="minorHAnsi" w:hAnsiTheme="minorHAnsi" w:cstheme="minorHAnsi"/>
            <w:szCs w:val="24"/>
            <w:rPrChange w:id="3920" w:author="Cristian Sbrolli" w:date="2020-12-04T22:04:00Z">
              <w:rPr>
                <w:rStyle w:val="SubtleEmphasis"/>
                <w:sz w:val="44"/>
                <w:szCs w:val="44"/>
              </w:rPr>
            </w:rPrChange>
          </w:rPr>
          <w:t xml:space="preserve">all </w:t>
        </w:r>
        <w:proofErr w:type="gramStart"/>
        <w:r w:rsidRPr="005432E1">
          <w:rPr>
            <w:rStyle w:val="SubtleEmphasis"/>
            <w:rFonts w:asciiTheme="minorHAnsi" w:hAnsiTheme="minorHAnsi" w:cstheme="minorHAnsi"/>
            <w:szCs w:val="24"/>
            <w:rPrChange w:id="3921" w:author="Cristian Sbrolli" w:date="2020-12-04T22:04:00Z">
              <w:rPr>
                <w:rStyle w:val="SubtleEmphasis"/>
                <w:sz w:val="44"/>
                <w:szCs w:val="44"/>
              </w:rPr>
            </w:rPrChange>
          </w:rPr>
          <w:t>t:Ticket</w:t>
        </w:r>
        <w:proofErr w:type="gramEnd"/>
        <w:r w:rsidRPr="005432E1">
          <w:rPr>
            <w:rStyle w:val="SubtleEmphasis"/>
            <w:rFonts w:asciiTheme="minorHAnsi" w:hAnsiTheme="minorHAnsi" w:cstheme="minorHAnsi"/>
            <w:szCs w:val="24"/>
            <w:rPrChange w:id="3922" w:author="Cristian Sbrolli" w:date="2020-12-04T22:04:00Z">
              <w:rPr>
                <w:rStyle w:val="SubtleEmphasis"/>
                <w:sz w:val="44"/>
                <w:szCs w:val="44"/>
              </w:rPr>
            </w:rPrChange>
          </w:rPr>
          <w:t xml:space="preserve"> | </w:t>
        </w:r>
      </w:ins>
    </w:p>
    <w:p w14:paraId="30B4E476" w14:textId="42CF8541" w:rsidR="00D45746" w:rsidRPr="002C295C" w:rsidRDefault="005432E1" w:rsidP="002C295C">
      <w:pPr>
        <w:pStyle w:val="ListParagraph"/>
        <w:spacing w:line="240" w:lineRule="auto"/>
        <w:ind w:left="360"/>
        <w:rPr>
          <w:ins w:id="3923" w:author="Cristian Sbrolli" w:date="2020-12-04T22:46:00Z"/>
          <w:rStyle w:val="SubtleEmphasis"/>
          <w:rFonts w:cstheme="minorHAnsi"/>
          <w:szCs w:val="24"/>
        </w:rPr>
      </w:pPr>
      <w:ins w:id="3924" w:author="Cristian Sbrolli" w:date="2020-12-04T22:03:00Z">
        <w:r w:rsidRPr="005432E1">
          <w:rPr>
            <w:rStyle w:val="SubtleEmphasis"/>
            <w:rFonts w:asciiTheme="minorHAnsi" w:hAnsiTheme="minorHAnsi" w:cstheme="minorHAnsi"/>
            <w:szCs w:val="24"/>
            <w:rPrChange w:id="3925" w:author="Cristian Sbrolli" w:date="2020-12-04T22:04:00Z">
              <w:rPr>
                <w:rStyle w:val="SubtleEmphasis"/>
                <w:sz w:val="44"/>
                <w:szCs w:val="44"/>
              </w:rPr>
            </w:rPrChange>
          </w:rPr>
          <w:tab/>
          <w:t xml:space="preserve">#scannedBy[t] &lt;= </w:t>
        </w:r>
        <w:proofErr w:type="gramStart"/>
        <w:r w:rsidRPr="005432E1">
          <w:rPr>
            <w:rStyle w:val="SubtleEmphasis"/>
            <w:rFonts w:asciiTheme="minorHAnsi" w:hAnsiTheme="minorHAnsi" w:cstheme="minorHAnsi"/>
            <w:szCs w:val="24"/>
            <w:rPrChange w:id="3926" w:author="Cristian Sbrolli" w:date="2020-12-04T22:04:00Z">
              <w:rPr>
                <w:rStyle w:val="SubtleEmphasis"/>
                <w:sz w:val="44"/>
                <w:szCs w:val="44"/>
              </w:rPr>
            </w:rPrChange>
          </w:rPr>
          <w:t>2  and</w:t>
        </w:r>
      </w:ins>
      <w:proofErr w:type="gramEnd"/>
    </w:p>
    <w:p w14:paraId="7BFCD2BD" w14:textId="039CC818" w:rsidR="005432E1" w:rsidRPr="005432E1" w:rsidRDefault="005432E1">
      <w:pPr>
        <w:pStyle w:val="ListParagraph"/>
        <w:spacing w:line="240" w:lineRule="auto"/>
        <w:ind w:left="360" w:firstLine="360"/>
        <w:rPr>
          <w:ins w:id="3927" w:author="Cristian Sbrolli" w:date="2020-12-04T22:03:00Z"/>
          <w:rStyle w:val="SubtleEmphasis"/>
          <w:rFonts w:asciiTheme="minorHAnsi" w:hAnsiTheme="minorHAnsi" w:cstheme="minorHAnsi"/>
          <w:szCs w:val="24"/>
          <w:rPrChange w:id="3928" w:author="Cristian Sbrolli" w:date="2020-12-04T22:04:00Z">
            <w:rPr>
              <w:ins w:id="3929" w:author="Cristian Sbrolli" w:date="2020-12-04T22:03:00Z"/>
              <w:rStyle w:val="SubtleEmphasis"/>
              <w:sz w:val="44"/>
              <w:szCs w:val="44"/>
            </w:rPr>
          </w:rPrChange>
        </w:rPr>
        <w:pPrChange w:id="3930" w:author="Cristian Sbrolli" w:date="2020-12-04T22:46:00Z">
          <w:pPr>
            <w:pStyle w:val="ListParagraph"/>
            <w:spacing w:line="240" w:lineRule="auto"/>
            <w:ind w:left="360"/>
          </w:pPr>
        </w:pPrChange>
      </w:pPr>
      <w:ins w:id="3931" w:author="Cristian Sbrolli" w:date="2020-12-04T22:03:00Z">
        <w:r w:rsidRPr="005432E1">
          <w:rPr>
            <w:rStyle w:val="SubtleEmphasis"/>
            <w:rFonts w:asciiTheme="minorHAnsi" w:hAnsiTheme="minorHAnsi" w:cstheme="minorHAnsi"/>
            <w:szCs w:val="24"/>
            <w:rPrChange w:id="3932" w:author="Cristian Sbrolli" w:date="2020-12-04T22:04:00Z">
              <w:rPr>
                <w:rStyle w:val="SubtleEmphasis"/>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3933" w:author="Cristian Sbrolli" w:date="2020-12-04T22:03:00Z"/>
          <w:rStyle w:val="SubtleEmphasis"/>
          <w:rFonts w:asciiTheme="minorHAnsi" w:hAnsiTheme="minorHAnsi" w:cstheme="minorHAnsi"/>
          <w:szCs w:val="24"/>
          <w:rPrChange w:id="3934" w:author="Cristian Sbrolli" w:date="2020-12-04T22:04:00Z">
            <w:rPr>
              <w:ins w:id="3935" w:author="Cristian Sbrolli" w:date="2020-12-04T22:03:00Z"/>
              <w:rStyle w:val="SubtleEmphasis"/>
              <w:sz w:val="44"/>
              <w:szCs w:val="44"/>
            </w:rPr>
          </w:rPrChange>
        </w:rPr>
      </w:pPr>
      <w:ins w:id="3936" w:author="Cristian Sbrolli" w:date="2020-12-04T22:03:00Z">
        <w:r w:rsidRPr="005432E1">
          <w:rPr>
            <w:rStyle w:val="SubtleEmphasis"/>
            <w:rFonts w:asciiTheme="minorHAnsi" w:hAnsiTheme="minorHAnsi" w:cstheme="minorHAnsi"/>
            <w:szCs w:val="24"/>
            <w:rPrChange w:id="3937"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938"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939" w:author="Cristian Sbrolli" w:date="2020-12-04T22:04:00Z">
              <w:rPr>
                <w:rStyle w:val="SubtleEmphasis"/>
                <w:sz w:val="44"/>
                <w:szCs w:val="44"/>
              </w:rPr>
            </w:rPrChange>
          </w:rPr>
          <w:t xml:space="preserve">#scannedBy[t]  = 2 ) implies ( let </w:t>
        </w:r>
        <w:proofErr w:type="spellStart"/>
        <w:r w:rsidRPr="005432E1">
          <w:rPr>
            <w:rStyle w:val="SubtleEmphasis"/>
            <w:rFonts w:asciiTheme="minorHAnsi" w:hAnsiTheme="minorHAnsi" w:cstheme="minorHAnsi"/>
            <w:szCs w:val="24"/>
            <w:rPrChange w:id="3940"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94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942"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943"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944" w:author="Cristian Sbrolli" w:date="2020-12-04T22:04:00Z">
              <w:rPr>
                <w:rStyle w:val="SubtleEmphasis"/>
                <w:sz w:val="44"/>
                <w:szCs w:val="44"/>
              </w:rPr>
            </w:rPrChange>
          </w:rPr>
          <w:t>ts.pastTickets</w:t>
        </w:r>
        <w:proofErr w:type="spellEnd"/>
        <w:r w:rsidRPr="005432E1">
          <w:rPr>
            <w:rStyle w:val="SubtleEmphasis"/>
            <w:rFonts w:asciiTheme="minorHAnsi" w:hAnsiTheme="minorHAnsi" w:cstheme="minorHAnsi"/>
            <w:szCs w:val="24"/>
            <w:rPrChange w:id="3945"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946"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947" w:author="Cristian Sbrolli" w:date="2020-12-04T22:04:00Z">
              <w:rPr>
                <w:rStyle w:val="SubtleEmphasis"/>
                <w:sz w:val="44"/>
                <w:szCs w:val="44"/>
              </w:rPr>
            </w:rPrChange>
          </w:rPr>
          <w:t>).entrances) = 1 and #(scannedBy[t]  &amp; ((</w:t>
        </w:r>
        <w:proofErr w:type="spellStart"/>
        <w:r w:rsidRPr="005432E1">
          <w:rPr>
            <w:rStyle w:val="SubtleEmphasis"/>
            <w:rFonts w:asciiTheme="minorHAnsi" w:hAnsiTheme="minorHAnsi" w:cstheme="minorHAnsi"/>
            <w:szCs w:val="24"/>
            <w:rPrChange w:id="3948"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949"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950"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395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952"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953"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954"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3955" w:author="Cristian Sbrolli" w:date="2020-12-04T22:04:00Z">
              <w:rPr>
                <w:rStyle w:val="SubtleEmphasis"/>
                <w:sz w:val="44"/>
                <w:szCs w:val="44"/>
              </w:rPr>
            </w:rPrChange>
          </w:rPr>
          <w:t>)) = 1)) and</w:t>
        </w:r>
      </w:ins>
    </w:p>
    <w:p w14:paraId="4B6E8A71" w14:textId="77777777" w:rsidR="005432E1" w:rsidRPr="005432E1" w:rsidRDefault="005432E1" w:rsidP="005432E1">
      <w:pPr>
        <w:pStyle w:val="ListParagraph"/>
        <w:spacing w:line="240" w:lineRule="auto"/>
        <w:ind w:left="360"/>
        <w:rPr>
          <w:ins w:id="3956" w:author="Cristian Sbrolli" w:date="2020-12-04T22:03:00Z"/>
          <w:rStyle w:val="SubtleEmphasis"/>
          <w:rFonts w:asciiTheme="minorHAnsi" w:hAnsiTheme="minorHAnsi" w:cstheme="minorHAnsi"/>
          <w:szCs w:val="24"/>
          <w:rPrChange w:id="3957" w:author="Cristian Sbrolli" w:date="2020-12-04T22:04:00Z">
            <w:rPr>
              <w:ins w:id="3958" w:author="Cristian Sbrolli" w:date="2020-12-04T22:03:00Z"/>
              <w:rStyle w:val="SubtleEmphasis"/>
              <w:sz w:val="44"/>
              <w:szCs w:val="44"/>
            </w:rPr>
          </w:rPrChange>
        </w:rPr>
      </w:pPr>
      <w:ins w:id="3959" w:author="Cristian Sbrolli" w:date="2020-12-04T22:03:00Z">
        <w:r w:rsidRPr="005432E1">
          <w:rPr>
            <w:rStyle w:val="SubtleEmphasis"/>
            <w:rFonts w:asciiTheme="minorHAnsi" w:hAnsiTheme="minorHAnsi" w:cstheme="minorHAnsi"/>
            <w:szCs w:val="24"/>
            <w:rPrChange w:id="3960" w:author="Cristian Sbrolli" w:date="2020-12-04T22:04:00Z">
              <w:rPr>
                <w:rStyle w:val="SubtleEmphasis"/>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3961" w:author="Cristian Sbrolli" w:date="2020-12-04T22:03:00Z"/>
          <w:rStyle w:val="SubtleEmphasis"/>
          <w:rFonts w:asciiTheme="minorHAnsi" w:hAnsiTheme="minorHAnsi" w:cstheme="minorHAnsi"/>
          <w:szCs w:val="24"/>
          <w:rPrChange w:id="3962" w:author="Cristian Sbrolli" w:date="2020-12-04T22:04:00Z">
            <w:rPr>
              <w:ins w:id="3963" w:author="Cristian Sbrolli" w:date="2020-12-04T22:03:00Z"/>
              <w:rStyle w:val="SubtleEmphasis"/>
              <w:sz w:val="44"/>
              <w:szCs w:val="44"/>
            </w:rPr>
          </w:rPrChange>
        </w:rPr>
      </w:pPr>
      <w:ins w:id="3964" w:author="Cristian Sbrolli" w:date="2020-12-04T22:03:00Z">
        <w:r w:rsidRPr="005432E1">
          <w:rPr>
            <w:rStyle w:val="SubtleEmphasis"/>
            <w:rFonts w:asciiTheme="minorHAnsi" w:hAnsiTheme="minorHAnsi" w:cstheme="minorHAnsi"/>
            <w:szCs w:val="24"/>
            <w:rPrChange w:id="3965" w:author="Cristian Sbrolli" w:date="2020-12-04T22:04:00Z">
              <w:rPr>
                <w:rStyle w:val="SubtleEmphasis"/>
                <w:sz w:val="44"/>
                <w:szCs w:val="44"/>
              </w:rPr>
            </w:rPrChange>
          </w:rPr>
          <w:tab/>
          <w:t>(#scannedBy[</w:t>
        </w:r>
        <w:proofErr w:type="gramStart"/>
        <w:r w:rsidRPr="005432E1">
          <w:rPr>
            <w:rStyle w:val="SubtleEmphasis"/>
            <w:rFonts w:asciiTheme="minorHAnsi" w:hAnsiTheme="minorHAnsi" w:cstheme="minorHAnsi"/>
            <w:szCs w:val="24"/>
            <w:rPrChange w:id="3966" w:author="Cristian Sbrolli" w:date="2020-12-04T22:04:00Z">
              <w:rPr>
                <w:rStyle w:val="SubtleEmphasis"/>
                <w:sz w:val="44"/>
                <w:szCs w:val="44"/>
              </w:rPr>
            </w:rPrChange>
          </w:rPr>
          <w:t>t]  =</w:t>
        </w:r>
        <w:proofErr w:type="gramEnd"/>
        <w:r w:rsidRPr="005432E1">
          <w:rPr>
            <w:rStyle w:val="SubtleEmphasis"/>
            <w:rFonts w:asciiTheme="minorHAnsi" w:hAnsiTheme="minorHAnsi" w:cstheme="minorHAnsi"/>
            <w:szCs w:val="24"/>
            <w:rPrChange w:id="3967" w:author="Cristian Sbrolli" w:date="2020-12-04T22:04:00Z">
              <w:rPr>
                <w:rStyle w:val="SubtleEmphasis"/>
                <w:sz w:val="44"/>
                <w:szCs w:val="44"/>
              </w:rPr>
            </w:rPrChange>
          </w:rPr>
          <w:t xml:space="preserve"> 1  </w:t>
        </w:r>
        <w:proofErr w:type="spellStart"/>
        <w:r w:rsidRPr="005432E1">
          <w:rPr>
            <w:rStyle w:val="SubtleEmphasis"/>
            <w:rFonts w:asciiTheme="minorHAnsi" w:hAnsiTheme="minorHAnsi" w:cstheme="minorHAnsi"/>
            <w:szCs w:val="24"/>
            <w:rPrChange w:id="3968"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969" w:author="Cristian Sbrolli" w:date="2020-12-04T22:04:00Z">
              <w:rPr>
                <w:rStyle w:val="SubtleEmphasis"/>
                <w:sz w:val="44"/>
                <w:szCs w:val="44"/>
              </w:rPr>
            </w:rPrChange>
          </w:rPr>
          <w:t xml:space="preserve"> let </w:t>
        </w:r>
        <w:proofErr w:type="spellStart"/>
        <w:r w:rsidRPr="005432E1">
          <w:rPr>
            <w:rStyle w:val="SubtleEmphasis"/>
            <w:rFonts w:asciiTheme="minorHAnsi" w:hAnsiTheme="minorHAnsi" w:cstheme="minorHAnsi"/>
            <w:szCs w:val="24"/>
            <w:rPrChange w:id="3970"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97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972"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973"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974"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975"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976"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977" w:author="Cristian Sbrolli" w:date="2020-12-04T22:04:00Z">
              <w:rPr>
                <w:rStyle w:val="SubtleEmphasis"/>
                <w:sz w:val="44"/>
                <w:szCs w:val="44"/>
              </w:rPr>
            </w:rPrChange>
          </w:rPr>
          <w:t>).entrances) = 1 ) and</w:t>
        </w:r>
      </w:ins>
    </w:p>
    <w:p w14:paraId="2F95F963" w14:textId="77777777" w:rsidR="005432E1" w:rsidRPr="005432E1" w:rsidRDefault="005432E1" w:rsidP="005432E1">
      <w:pPr>
        <w:pStyle w:val="ListParagraph"/>
        <w:spacing w:line="240" w:lineRule="auto"/>
        <w:ind w:left="360"/>
        <w:rPr>
          <w:ins w:id="3978" w:author="Cristian Sbrolli" w:date="2020-12-04T22:03:00Z"/>
          <w:rStyle w:val="SubtleEmphasis"/>
          <w:rFonts w:asciiTheme="minorHAnsi" w:hAnsiTheme="minorHAnsi" w:cstheme="minorHAnsi"/>
          <w:szCs w:val="24"/>
          <w:rPrChange w:id="3979" w:author="Cristian Sbrolli" w:date="2020-12-04T22:04:00Z">
            <w:rPr>
              <w:ins w:id="3980" w:author="Cristian Sbrolli" w:date="2020-12-04T22:03:00Z"/>
              <w:rStyle w:val="SubtleEmphasis"/>
              <w:sz w:val="44"/>
              <w:szCs w:val="44"/>
            </w:rPr>
          </w:rPrChange>
        </w:rPr>
      </w:pPr>
      <w:ins w:id="3981" w:author="Cristian Sbrolli" w:date="2020-12-04T22:03:00Z">
        <w:r w:rsidRPr="005432E1">
          <w:rPr>
            <w:rStyle w:val="SubtleEmphasis"/>
            <w:rFonts w:asciiTheme="minorHAnsi" w:hAnsiTheme="minorHAnsi" w:cstheme="minorHAnsi"/>
            <w:szCs w:val="24"/>
            <w:rPrChange w:id="3982" w:author="Cristian Sbrolli" w:date="2020-12-04T22:04:00Z">
              <w:rPr>
                <w:rStyle w:val="SubtleEmphasis"/>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3983" w:author="Cristian Sbrolli" w:date="2020-12-04T22:03:00Z"/>
          <w:rStyle w:val="SubtleEmphasis"/>
          <w:rFonts w:asciiTheme="minorHAnsi" w:hAnsiTheme="minorHAnsi" w:cstheme="minorHAnsi"/>
          <w:szCs w:val="24"/>
          <w:rPrChange w:id="3984" w:author="Cristian Sbrolli" w:date="2020-12-04T22:04:00Z">
            <w:rPr>
              <w:ins w:id="3985" w:author="Cristian Sbrolli" w:date="2020-12-04T22:03:00Z"/>
              <w:rStyle w:val="SubtleEmphasis"/>
              <w:sz w:val="44"/>
              <w:szCs w:val="44"/>
            </w:rPr>
          </w:rPrChange>
        </w:rPr>
      </w:pPr>
      <w:ins w:id="3986" w:author="Cristian Sbrolli" w:date="2020-12-04T22:03:00Z">
        <w:r w:rsidRPr="005432E1">
          <w:rPr>
            <w:rStyle w:val="SubtleEmphasis"/>
            <w:rFonts w:asciiTheme="minorHAnsi" w:hAnsiTheme="minorHAnsi" w:cstheme="minorHAnsi"/>
            <w:szCs w:val="24"/>
            <w:rPrChange w:id="3987" w:author="Cristian Sbrolli" w:date="2020-12-04T22:04:00Z">
              <w:rPr>
                <w:rStyle w:val="SubtleEmphasis"/>
                <w:sz w:val="44"/>
                <w:szCs w:val="44"/>
              </w:rPr>
            </w:rPrChange>
          </w:rPr>
          <w:lastRenderedPageBreak/>
          <w:tab/>
        </w:r>
        <w:proofErr w:type="gramStart"/>
        <w:r w:rsidRPr="005432E1">
          <w:rPr>
            <w:rStyle w:val="SubtleEmphasis"/>
            <w:rFonts w:asciiTheme="minorHAnsi" w:hAnsiTheme="minorHAnsi" w:cstheme="minorHAnsi"/>
            <w:szCs w:val="24"/>
            <w:rPrChange w:id="3988"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989" w:author="Cristian Sbrolli" w:date="2020-12-04T22:04:00Z">
              <w:rPr>
                <w:rStyle w:val="SubtleEmphasis"/>
                <w:sz w:val="44"/>
                <w:szCs w:val="44"/>
              </w:rPr>
            </w:rPrChange>
          </w:rPr>
          <w:t xml:space="preserve">scannedBy[t]  = 0 implies ( (no t1: Ticket | t1 != t and </w:t>
        </w:r>
        <w:proofErr w:type="spellStart"/>
        <w:r w:rsidRPr="005432E1">
          <w:rPr>
            <w:rStyle w:val="SubtleEmphasis"/>
            <w:rFonts w:asciiTheme="minorHAnsi" w:hAnsiTheme="minorHAnsi" w:cstheme="minorHAnsi"/>
            <w:szCs w:val="24"/>
            <w:rPrChange w:id="399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991" w:author="Cristian Sbrolli" w:date="2020-12-04T22:04:00Z">
              <w:rPr>
                <w:rStyle w:val="SubtleEmphasis"/>
                <w:sz w:val="44"/>
                <w:szCs w:val="44"/>
              </w:rPr>
            </w:rPrChange>
          </w:rPr>
          <w:t xml:space="preserve">[t1] = </w:t>
        </w:r>
        <w:proofErr w:type="spellStart"/>
        <w:r w:rsidRPr="005432E1">
          <w:rPr>
            <w:rStyle w:val="SubtleEmphasis"/>
            <w:rFonts w:asciiTheme="minorHAnsi" w:hAnsiTheme="minorHAnsi" w:cstheme="minorHAnsi"/>
            <w:szCs w:val="24"/>
            <w:rPrChange w:id="3992"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993" w:author="Cristian Sbrolli" w:date="2020-12-04T22:04:00Z">
              <w:rPr>
                <w:rStyle w:val="SubtleEmphasis"/>
                <w:sz w:val="44"/>
                <w:szCs w:val="44"/>
              </w:rPr>
            </w:rPrChange>
          </w:rPr>
          <w:t xml:space="preserve">[t]  and t1 in </w:t>
        </w:r>
        <w:proofErr w:type="spellStart"/>
        <w:r w:rsidRPr="005432E1">
          <w:rPr>
            <w:rStyle w:val="SubtleEmphasis"/>
            <w:rFonts w:asciiTheme="minorHAnsi" w:hAnsiTheme="minorHAnsi" w:cstheme="minorHAnsi"/>
            <w:szCs w:val="24"/>
            <w:rPrChange w:id="3994"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995"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996"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997" w:author="Cristian Sbrolli" w:date="2020-12-04T22:04:00Z">
              <w:rPr>
                <w:rStyle w:val="SubtleEmphasis"/>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3998" w:author="Cristian Sbrolli" w:date="2020-12-04T22:03:00Z"/>
          <w:rStyle w:val="SubtleEmphasis"/>
          <w:rFonts w:asciiTheme="minorHAnsi" w:hAnsiTheme="minorHAnsi" w:cstheme="minorHAnsi"/>
          <w:szCs w:val="24"/>
          <w:rPrChange w:id="3999" w:author="Cristian Sbrolli" w:date="2020-12-04T22:04:00Z">
            <w:rPr>
              <w:ins w:id="4000" w:author="Cristian Sbrolli" w:date="2020-12-04T22:03:00Z"/>
              <w:rStyle w:val="SubtleEmphasis"/>
              <w:sz w:val="44"/>
              <w:szCs w:val="44"/>
            </w:rPr>
          </w:rPrChange>
        </w:rPr>
      </w:pPr>
      <w:ins w:id="4001" w:author="Cristian Sbrolli" w:date="2020-12-04T22:03:00Z">
        <w:r w:rsidRPr="005432E1">
          <w:rPr>
            <w:rStyle w:val="SubtleEmphasis"/>
            <w:rFonts w:asciiTheme="minorHAnsi" w:hAnsiTheme="minorHAnsi" w:cstheme="minorHAnsi"/>
            <w:szCs w:val="24"/>
            <w:rPrChange w:id="400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0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1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11" w:author="Cristian Sbrolli" w:date="2020-12-04T22:04:00Z">
              <w:rPr>
                <w:rStyle w:val="SubtleEmphasis"/>
                <w:sz w:val="44"/>
                <w:szCs w:val="44"/>
              </w:rPr>
            </w:rPrChange>
          </w:rPr>
          <w:tab/>
          <w:t>(t</w:t>
        </w:r>
        <w:proofErr w:type="gramStart"/>
        <w:r w:rsidRPr="005432E1">
          <w:rPr>
            <w:rStyle w:val="SubtleEmphasis"/>
            <w:rFonts w:asciiTheme="minorHAnsi" w:hAnsiTheme="minorHAnsi" w:cstheme="minorHAnsi"/>
            <w:szCs w:val="24"/>
            <w:rPrChange w:id="4012" w:author="Cristian Sbrolli" w:date="2020-12-04T22:04:00Z">
              <w:rPr>
                <w:rStyle w:val="SubtleEmphasis"/>
                <w:sz w:val="44"/>
                <w:szCs w:val="44"/>
              </w:rPr>
            </w:rPrChange>
          </w:rPr>
          <w:t>1.ticketDate</w:t>
        </w:r>
        <w:proofErr w:type="gramEnd"/>
        <w:r w:rsidRPr="005432E1">
          <w:rPr>
            <w:rStyle w:val="SubtleEmphasis"/>
            <w:rFonts w:asciiTheme="minorHAnsi" w:hAnsiTheme="minorHAnsi" w:cstheme="minorHAnsi"/>
            <w:szCs w:val="24"/>
            <w:rPrChange w:id="401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14"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4015"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4016"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4017"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018"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4019" w:author="Cristian Sbrolli" w:date="2020-12-04T22:04:00Z">
              <w:rPr>
                <w:rStyle w:val="SubtleEmphasis"/>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4020" w:author="Cristian Sbrolli" w:date="2020-12-04T22:03:00Z"/>
          <w:rStyle w:val="SubtleEmphasis"/>
          <w:rFonts w:asciiTheme="minorHAnsi" w:hAnsiTheme="minorHAnsi" w:cstheme="minorHAnsi"/>
          <w:szCs w:val="24"/>
          <w:rPrChange w:id="4021" w:author="Cristian Sbrolli" w:date="2020-12-04T22:04:00Z">
            <w:rPr>
              <w:ins w:id="4022" w:author="Cristian Sbrolli" w:date="2020-12-04T22:03:00Z"/>
              <w:rStyle w:val="SubtleEmphasis"/>
              <w:sz w:val="44"/>
              <w:szCs w:val="44"/>
            </w:rPr>
          </w:rPrChange>
        </w:rPr>
      </w:pPr>
      <w:ins w:id="4023" w:author="Cristian Sbrolli" w:date="2020-12-04T22:03:00Z">
        <w:r w:rsidRPr="005432E1">
          <w:rPr>
            <w:rStyle w:val="SubtleEmphasis"/>
            <w:rFonts w:asciiTheme="minorHAnsi" w:hAnsiTheme="minorHAnsi" w:cstheme="minorHAnsi"/>
            <w:szCs w:val="24"/>
            <w:rPrChange w:id="40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34" w:author="Cristian Sbrolli" w:date="2020-12-04T22:04:00Z">
              <w:rPr>
                <w:rStyle w:val="SubtleEmphasis"/>
                <w:sz w:val="44"/>
                <w:szCs w:val="44"/>
              </w:rPr>
            </w:rPrChange>
          </w:rPr>
          <w:tab/>
          <w:t>t</w:t>
        </w:r>
        <w:proofErr w:type="gramStart"/>
        <w:r w:rsidRPr="005432E1">
          <w:rPr>
            <w:rStyle w:val="SubtleEmphasis"/>
            <w:rFonts w:asciiTheme="minorHAnsi" w:hAnsiTheme="minorHAnsi" w:cstheme="minorHAnsi"/>
            <w:szCs w:val="24"/>
            <w:rPrChange w:id="4035" w:author="Cristian Sbrolli" w:date="2020-12-04T22:04:00Z">
              <w:rPr>
                <w:rStyle w:val="SubtleEmphasis"/>
                <w:sz w:val="44"/>
                <w:szCs w:val="44"/>
              </w:rPr>
            </w:rPrChange>
          </w:rPr>
          <w:t>1.ticketTimeSlot</w:t>
        </w:r>
        <w:proofErr w:type="gramEnd"/>
        <w:r w:rsidRPr="005432E1">
          <w:rPr>
            <w:rStyle w:val="SubtleEmphasis"/>
            <w:rFonts w:asciiTheme="minorHAnsi" w:hAnsiTheme="minorHAnsi" w:cstheme="minorHAnsi"/>
            <w:szCs w:val="24"/>
            <w:rPrChange w:id="403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37"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4038"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4039"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4040"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041"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4042" w:author="Cristian Sbrolli" w:date="2020-12-04T22:04:00Z">
              <w:rPr>
                <w:rStyle w:val="SubtleEmphasis"/>
                <w:sz w:val="44"/>
                <w:szCs w:val="44"/>
              </w:rPr>
            </w:rPrChange>
          </w:rPr>
          <w:t xml:space="preserve"> = t1.ticketDate and </w:t>
        </w:r>
        <w:proofErr w:type="spellStart"/>
        <w:r w:rsidRPr="005432E1">
          <w:rPr>
            <w:rStyle w:val="SubtleEmphasis"/>
            <w:rFonts w:asciiTheme="minorHAnsi" w:hAnsiTheme="minorHAnsi" w:cstheme="minorHAnsi"/>
            <w:szCs w:val="24"/>
            <w:rPrChange w:id="4043"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044" w:author="Cristian Sbrolli" w:date="2020-12-04T22:04:00Z">
              <w:rPr>
                <w:rStyle w:val="SubtleEmphasis"/>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4045" w:author="Cristian Sbrolli" w:date="2020-12-04T22:03:00Z"/>
          <w:rStyle w:val="SubtleEmphasis"/>
          <w:rFonts w:asciiTheme="minorHAnsi" w:hAnsiTheme="minorHAnsi" w:cstheme="minorHAnsi"/>
          <w:szCs w:val="24"/>
          <w:rPrChange w:id="4046" w:author="Cristian Sbrolli" w:date="2020-12-04T22:04:00Z">
            <w:rPr>
              <w:ins w:id="4047" w:author="Cristian Sbrolli" w:date="2020-12-04T22:03:00Z"/>
              <w:rStyle w:val="SubtleEmphasis"/>
              <w:sz w:val="44"/>
              <w:szCs w:val="44"/>
            </w:rPr>
          </w:rPrChange>
        </w:rPr>
      </w:pPr>
      <w:ins w:id="4048" w:author="Cristian Sbrolli" w:date="2020-12-04T22:03:00Z">
        <w:r w:rsidRPr="005432E1">
          <w:rPr>
            <w:rStyle w:val="SubtleEmphasis"/>
            <w:rFonts w:asciiTheme="minorHAnsi" w:hAnsiTheme="minorHAnsi" w:cstheme="minorHAnsi"/>
            <w:szCs w:val="24"/>
            <w:rPrChange w:id="404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74" w:author="Cristian Sbrolli" w:date="2020-12-04T22:04:00Z">
              <w:rPr>
                <w:rStyle w:val="SubtleEmphasis"/>
                <w:sz w:val="44"/>
                <w:szCs w:val="44"/>
              </w:rPr>
            </w:rPrChange>
          </w:rPr>
          <w:tab/>
          <w:t xml:space="preserve"> t in </w:t>
        </w:r>
        <w:proofErr w:type="spellStart"/>
        <w:r w:rsidRPr="005432E1">
          <w:rPr>
            <w:rStyle w:val="SubtleEmphasis"/>
            <w:rFonts w:asciiTheme="minorHAnsi" w:hAnsiTheme="minorHAnsi" w:cstheme="minorHAnsi"/>
            <w:szCs w:val="24"/>
            <w:rPrChange w:id="4075"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4076" w:author="Cristian Sbrolli" w:date="2020-12-04T22:04:00Z">
              <w:rPr>
                <w:rStyle w:val="SubtleEmphasis"/>
                <w:sz w:val="44"/>
                <w:szCs w:val="44"/>
              </w:rPr>
            </w:rPrChange>
          </w:rPr>
          <w:t>[t</w:t>
        </w:r>
        <w:proofErr w:type="gramStart"/>
        <w:r w:rsidRPr="005432E1">
          <w:rPr>
            <w:rStyle w:val="SubtleEmphasis"/>
            <w:rFonts w:asciiTheme="minorHAnsi" w:hAnsiTheme="minorHAnsi" w:cstheme="minorHAnsi"/>
            <w:szCs w:val="24"/>
            <w:rPrChange w:id="4077" w:author="Cristian Sbrolli" w:date="2020-12-04T22:04:00Z">
              <w:rPr>
                <w:rStyle w:val="SubtleEmphasis"/>
                <w:sz w:val="44"/>
                <w:szCs w:val="44"/>
              </w:rPr>
            </w:rPrChange>
          </w:rPr>
          <w:t>].line</w:t>
        </w:r>
        <w:proofErr w:type="gramEnd"/>
        <w:r w:rsidRPr="005432E1">
          <w:rPr>
            <w:rStyle w:val="SubtleEmphasis"/>
            <w:rFonts w:asciiTheme="minorHAnsi" w:hAnsiTheme="minorHAnsi" w:cstheme="minorHAnsi"/>
            <w:szCs w:val="24"/>
            <w:rPrChange w:id="4078" w:author="Cristian Sbrolli" w:date="2020-12-04T22:04:00Z">
              <w:rPr>
                <w:rStyle w:val="SubtleEmphasis"/>
                <w:sz w:val="44"/>
                <w:szCs w:val="44"/>
              </w:rPr>
            </w:rPrChange>
          </w:rPr>
          <w:t xml:space="preserve"> else t in  </w:t>
        </w:r>
        <w:proofErr w:type="spellStart"/>
        <w:r w:rsidRPr="005432E1">
          <w:rPr>
            <w:rStyle w:val="SubtleEmphasis"/>
            <w:rFonts w:asciiTheme="minorHAnsi" w:hAnsiTheme="minorHAnsi" w:cstheme="minorHAnsi"/>
            <w:szCs w:val="24"/>
            <w:rPrChange w:id="4079"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4080" w:author="Cristian Sbrolli" w:date="2020-12-04T22:04:00Z">
              <w:rPr>
                <w:rStyle w:val="SubtleEmphasis"/>
                <w:sz w:val="44"/>
                <w:szCs w:val="44"/>
              </w:rPr>
            </w:rPrChange>
          </w:rPr>
          <w:t>[t].</w:t>
        </w:r>
        <w:proofErr w:type="spellStart"/>
        <w:r w:rsidRPr="005432E1">
          <w:rPr>
            <w:rStyle w:val="SubtleEmphasis"/>
            <w:rFonts w:asciiTheme="minorHAnsi" w:hAnsiTheme="minorHAnsi" w:cstheme="minorHAnsi"/>
            <w:szCs w:val="24"/>
            <w:rPrChange w:id="4081"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4082" w:author="Cristian Sbrolli" w:date="2020-12-04T22:04:00Z">
              <w:rPr>
                <w:rStyle w:val="SubtleEmphasis"/>
                <w:sz w:val="44"/>
                <w:szCs w:val="44"/>
              </w:rPr>
            </w:rPrChange>
          </w:rPr>
          <w:t>))</w:t>
        </w:r>
      </w:ins>
    </w:p>
    <w:p w14:paraId="5C53A4EA" w14:textId="77777777" w:rsidR="005432E1" w:rsidRPr="005432E1" w:rsidRDefault="005432E1" w:rsidP="005432E1">
      <w:pPr>
        <w:pStyle w:val="ListParagraph"/>
        <w:spacing w:line="240" w:lineRule="auto"/>
        <w:ind w:left="360"/>
        <w:rPr>
          <w:ins w:id="4083" w:author="Cristian Sbrolli" w:date="2020-12-04T22:03:00Z"/>
          <w:rStyle w:val="SubtleEmphasis"/>
          <w:rFonts w:asciiTheme="minorHAnsi" w:hAnsiTheme="minorHAnsi" w:cstheme="minorHAnsi"/>
          <w:szCs w:val="24"/>
          <w:rPrChange w:id="4084" w:author="Cristian Sbrolli" w:date="2020-12-04T22:04:00Z">
            <w:rPr>
              <w:ins w:id="4085" w:author="Cristian Sbrolli" w:date="2020-12-04T22:03:00Z"/>
              <w:rStyle w:val="SubtleEmphasis"/>
              <w:sz w:val="44"/>
              <w:szCs w:val="44"/>
            </w:rPr>
          </w:rPrChange>
        </w:rPr>
      </w:pPr>
      <w:ins w:id="4086" w:author="Cristian Sbrolli" w:date="2020-12-04T22:03:00Z">
        <w:r w:rsidRPr="005432E1">
          <w:rPr>
            <w:rStyle w:val="SubtleEmphasis"/>
            <w:rFonts w:asciiTheme="minorHAnsi" w:hAnsiTheme="minorHAnsi" w:cstheme="minorHAnsi"/>
            <w:szCs w:val="24"/>
            <w:rPrChange w:id="4087" w:author="Cristian Sbrolli" w:date="2020-12-04T22:04:00Z">
              <w:rPr>
                <w:rStyle w:val="SubtleEmphasis"/>
                <w:sz w:val="44"/>
                <w:szCs w:val="44"/>
              </w:rPr>
            </w:rPrChange>
          </w:rPr>
          <w:t>}</w:t>
        </w:r>
      </w:ins>
    </w:p>
    <w:p w14:paraId="0FEA8AEA" w14:textId="77777777" w:rsidR="005432E1" w:rsidRPr="005432E1" w:rsidRDefault="005432E1" w:rsidP="005432E1">
      <w:pPr>
        <w:pStyle w:val="ListParagraph"/>
        <w:spacing w:line="240" w:lineRule="auto"/>
        <w:ind w:left="360"/>
        <w:rPr>
          <w:ins w:id="4088" w:author="Cristian Sbrolli" w:date="2020-12-04T22:03:00Z"/>
          <w:rStyle w:val="SubtleEmphasis"/>
          <w:rFonts w:asciiTheme="minorHAnsi" w:hAnsiTheme="minorHAnsi" w:cstheme="minorHAnsi"/>
          <w:szCs w:val="24"/>
          <w:rPrChange w:id="4089" w:author="Cristian Sbrolli" w:date="2020-12-04T22:04:00Z">
            <w:rPr>
              <w:ins w:id="4090" w:author="Cristian Sbrolli" w:date="2020-12-04T22:03:00Z"/>
              <w:rStyle w:val="SubtleEmphasis"/>
              <w:sz w:val="44"/>
              <w:szCs w:val="44"/>
            </w:rPr>
          </w:rPrChange>
        </w:rPr>
      </w:pPr>
    </w:p>
    <w:p w14:paraId="33DFE7AF" w14:textId="77777777" w:rsidR="005432E1" w:rsidRPr="005432E1" w:rsidRDefault="005432E1" w:rsidP="005432E1">
      <w:pPr>
        <w:pStyle w:val="ListParagraph"/>
        <w:spacing w:line="240" w:lineRule="auto"/>
        <w:ind w:left="360"/>
        <w:rPr>
          <w:ins w:id="4091" w:author="Cristian Sbrolli" w:date="2020-12-04T22:03:00Z"/>
          <w:rStyle w:val="SubtleEmphasis"/>
          <w:rFonts w:asciiTheme="minorHAnsi" w:hAnsiTheme="minorHAnsi" w:cstheme="minorHAnsi"/>
          <w:szCs w:val="24"/>
          <w:rPrChange w:id="4092" w:author="Cristian Sbrolli" w:date="2020-12-04T22:04:00Z">
            <w:rPr>
              <w:ins w:id="4093" w:author="Cristian Sbrolli" w:date="2020-12-04T22:03:00Z"/>
              <w:rStyle w:val="SubtleEmphasis"/>
              <w:sz w:val="44"/>
              <w:szCs w:val="44"/>
            </w:rPr>
          </w:rPrChange>
        </w:rPr>
      </w:pPr>
      <w:ins w:id="4094" w:author="Cristian Sbrolli" w:date="2020-12-04T22:03:00Z">
        <w:r w:rsidRPr="005432E1">
          <w:rPr>
            <w:rStyle w:val="SubtleEmphasis"/>
            <w:rFonts w:asciiTheme="minorHAnsi" w:hAnsiTheme="minorHAnsi" w:cstheme="minorHAnsi"/>
            <w:szCs w:val="24"/>
            <w:rPrChange w:id="4095" w:author="Cristian Sbrolli" w:date="2020-12-04T22:04:00Z">
              <w:rPr>
                <w:rStyle w:val="SubtleEmphasis"/>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4096" w:author="Cristian Sbrolli" w:date="2020-12-04T22:03:00Z"/>
          <w:rStyle w:val="SubtleEmphasis"/>
          <w:rFonts w:asciiTheme="minorHAnsi" w:hAnsiTheme="minorHAnsi" w:cstheme="minorHAnsi"/>
          <w:szCs w:val="24"/>
          <w:rPrChange w:id="4097" w:author="Cristian Sbrolli" w:date="2020-12-04T22:04:00Z">
            <w:rPr>
              <w:ins w:id="4098" w:author="Cristian Sbrolli" w:date="2020-12-04T22:03:00Z"/>
              <w:rStyle w:val="SubtleEmphasis"/>
              <w:sz w:val="44"/>
              <w:szCs w:val="44"/>
            </w:rPr>
          </w:rPrChange>
        </w:rPr>
      </w:pPr>
      <w:proofErr w:type="gramStart"/>
      <w:ins w:id="4099" w:author="Cristian Sbrolli" w:date="2020-12-04T22:03:00Z">
        <w:r w:rsidRPr="005432E1">
          <w:rPr>
            <w:rStyle w:val="SubtleEmphasis"/>
            <w:rFonts w:asciiTheme="minorHAnsi" w:hAnsiTheme="minorHAnsi" w:cstheme="minorHAnsi"/>
            <w:szCs w:val="24"/>
            <w:rPrChange w:id="4100" w:author="Cristian Sbrolli" w:date="2020-12-04T22:04:00Z">
              <w:rPr>
                <w:rStyle w:val="SubtleEmphasis"/>
                <w:sz w:val="44"/>
                <w:szCs w:val="44"/>
              </w:rPr>
            </w:rPrChange>
          </w:rPr>
          <w:t>fact{</w:t>
        </w:r>
        <w:proofErr w:type="gramEnd"/>
      </w:ins>
    </w:p>
    <w:p w14:paraId="24B4AE7C" w14:textId="77777777" w:rsidR="005432E1" w:rsidRPr="005432E1" w:rsidRDefault="005432E1" w:rsidP="005432E1">
      <w:pPr>
        <w:pStyle w:val="ListParagraph"/>
        <w:spacing w:line="240" w:lineRule="auto"/>
        <w:ind w:left="360"/>
        <w:rPr>
          <w:ins w:id="4101" w:author="Cristian Sbrolli" w:date="2020-12-04T22:03:00Z"/>
          <w:rStyle w:val="SubtleEmphasis"/>
          <w:rFonts w:asciiTheme="minorHAnsi" w:hAnsiTheme="minorHAnsi" w:cstheme="minorHAnsi"/>
          <w:szCs w:val="24"/>
          <w:rPrChange w:id="4102" w:author="Cristian Sbrolli" w:date="2020-12-04T22:04:00Z">
            <w:rPr>
              <w:ins w:id="4103" w:author="Cristian Sbrolli" w:date="2020-12-04T22:03:00Z"/>
              <w:rStyle w:val="SubtleEmphasis"/>
              <w:sz w:val="44"/>
              <w:szCs w:val="44"/>
            </w:rPr>
          </w:rPrChange>
        </w:rPr>
      </w:pPr>
      <w:ins w:id="4104" w:author="Cristian Sbrolli" w:date="2020-12-04T22:03:00Z">
        <w:r w:rsidRPr="005432E1">
          <w:rPr>
            <w:rStyle w:val="SubtleEmphasis"/>
            <w:rFonts w:asciiTheme="minorHAnsi" w:hAnsiTheme="minorHAnsi" w:cstheme="minorHAnsi"/>
            <w:szCs w:val="24"/>
            <w:rPrChange w:id="4105"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106"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410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08"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4109" w:author="Cristian Sbrolli" w:date="2020-12-04T22:04:00Z">
              <w:rPr>
                <w:rStyle w:val="SubtleEmphasis"/>
                <w:sz w:val="44"/>
                <w:szCs w:val="44"/>
              </w:rPr>
            </w:rPrChange>
          </w:rPr>
          <w:t xml:space="preserve"> | one d: </w:t>
        </w:r>
        <w:proofErr w:type="spellStart"/>
        <w:r w:rsidRPr="005432E1">
          <w:rPr>
            <w:rStyle w:val="SubtleEmphasis"/>
            <w:rFonts w:asciiTheme="minorHAnsi" w:hAnsiTheme="minorHAnsi" w:cstheme="minorHAnsi"/>
            <w:szCs w:val="24"/>
            <w:rPrChange w:id="4110"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411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12"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4113"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114" w:author="Cristian Sbrolli" w:date="2020-12-04T22:04:00Z">
              <w:rPr>
                <w:rStyle w:val="SubtleEmphasis"/>
                <w:sz w:val="44"/>
                <w:szCs w:val="44"/>
              </w:rPr>
            </w:rPrChange>
          </w:rPr>
          <w:t>d.distributedTickets</w:t>
        </w:r>
        <w:proofErr w:type="spellEnd"/>
        <w:proofErr w:type="gramEnd"/>
        <w:r w:rsidRPr="005432E1">
          <w:rPr>
            <w:rStyle w:val="SubtleEmphasis"/>
            <w:rFonts w:asciiTheme="minorHAnsi" w:hAnsiTheme="minorHAnsi" w:cstheme="minorHAnsi"/>
            <w:szCs w:val="24"/>
            <w:rPrChange w:id="4115"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116" w:author="Cristian Sbrolli" w:date="2020-12-04T22:04:00Z">
              <w:rPr>
                <w:rStyle w:val="SubtleEmphasis"/>
                <w:sz w:val="44"/>
                <w:szCs w:val="44"/>
              </w:rPr>
            </w:rPrChange>
          </w:rPr>
          <w:t>dispensers.d</w:t>
        </w:r>
        <w:proofErr w:type="spellEnd"/>
        <w:r w:rsidRPr="005432E1">
          <w:rPr>
            <w:rStyle w:val="SubtleEmphasis"/>
            <w:rFonts w:asciiTheme="minorHAnsi" w:hAnsiTheme="minorHAnsi" w:cstheme="minorHAnsi"/>
            <w:szCs w:val="24"/>
            <w:rPrChange w:id="411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18"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4119"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4120"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412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22"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4123"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124"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4125" w:author="Cristian Sbrolli" w:date="2020-12-04T22:04:00Z">
              <w:rPr>
                <w:rStyle w:val="SubtleEmphasis"/>
                <w:sz w:val="44"/>
                <w:szCs w:val="44"/>
              </w:rPr>
            </w:rPrChange>
          </w:rPr>
          <w:t>)</w:t>
        </w:r>
      </w:ins>
    </w:p>
    <w:p w14:paraId="42969F44" w14:textId="77777777" w:rsidR="005432E1" w:rsidRPr="005432E1" w:rsidRDefault="005432E1" w:rsidP="005432E1">
      <w:pPr>
        <w:pStyle w:val="ListParagraph"/>
        <w:spacing w:line="240" w:lineRule="auto"/>
        <w:ind w:left="360"/>
        <w:rPr>
          <w:ins w:id="4126" w:author="Cristian Sbrolli" w:date="2020-12-04T22:03:00Z"/>
          <w:rStyle w:val="SubtleEmphasis"/>
          <w:rFonts w:asciiTheme="minorHAnsi" w:hAnsiTheme="minorHAnsi" w:cstheme="minorHAnsi"/>
          <w:szCs w:val="24"/>
          <w:rPrChange w:id="4127" w:author="Cristian Sbrolli" w:date="2020-12-04T22:04:00Z">
            <w:rPr>
              <w:ins w:id="4128" w:author="Cristian Sbrolli" w:date="2020-12-04T22:03:00Z"/>
              <w:rStyle w:val="SubtleEmphasis"/>
              <w:sz w:val="44"/>
              <w:szCs w:val="44"/>
            </w:rPr>
          </w:rPrChange>
        </w:rPr>
      </w:pPr>
      <w:ins w:id="4129" w:author="Cristian Sbrolli" w:date="2020-12-04T22:03:00Z">
        <w:r w:rsidRPr="005432E1">
          <w:rPr>
            <w:rStyle w:val="SubtleEmphasis"/>
            <w:rFonts w:asciiTheme="minorHAnsi" w:hAnsiTheme="minorHAnsi" w:cstheme="minorHAnsi"/>
            <w:szCs w:val="24"/>
            <w:rPrChange w:id="4130" w:author="Cristian Sbrolli" w:date="2020-12-04T22:04:00Z">
              <w:rPr>
                <w:rStyle w:val="SubtleEmphasis"/>
                <w:sz w:val="44"/>
                <w:szCs w:val="44"/>
              </w:rPr>
            </w:rPrChange>
          </w:rPr>
          <w:t>}</w:t>
        </w:r>
      </w:ins>
    </w:p>
    <w:p w14:paraId="2768D3D7" w14:textId="77777777" w:rsidR="005432E1" w:rsidRPr="005432E1" w:rsidRDefault="005432E1" w:rsidP="005432E1">
      <w:pPr>
        <w:pStyle w:val="ListParagraph"/>
        <w:spacing w:line="240" w:lineRule="auto"/>
        <w:ind w:left="360"/>
        <w:rPr>
          <w:ins w:id="4131" w:author="Cristian Sbrolli" w:date="2020-12-04T22:03:00Z"/>
          <w:rStyle w:val="SubtleEmphasis"/>
          <w:rFonts w:asciiTheme="minorHAnsi" w:hAnsiTheme="minorHAnsi" w:cstheme="minorHAnsi"/>
          <w:szCs w:val="24"/>
          <w:rPrChange w:id="4132" w:author="Cristian Sbrolli" w:date="2020-12-04T22:04:00Z">
            <w:rPr>
              <w:ins w:id="4133" w:author="Cristian Sbrolli" w:date="2020-12-04T22:03:00Z"/>
              <w:rStyle w:val="SubtleEmphasis"/>
              <w:sz w:val="44"/>
              <w:szCs w:val="44"/>
            </w:rPr>
          </w:rPrChange>
        </w:rPr>
      </w:pPr>
    </w:p>
    <w:p w14:paraId="7B93944D" w14:textId="77777777" w:rsidR="005432E1" w:rsidRPr="005432E1" w:rsidRDefault="005432E1" w:rsidP="005432E1">
      <w:pPr>
        <w:pStyle w:val="ListParagraph"/>
        <w:spacing w:line="240" w:lineRule="auto"/>
        <w:ind w:left="360"/>
        <w:rPr>
          <w:ins w:id="4134" w:author="Cristian Sbrolli" w:date="2020-12-04T22:03:00Z"/>
          <w:rStyle w:val="SubtleEmphasis"/>
          <w:rFonts w:asciiTheme="minorHAnsi" w:hAnsiTheme="minorHAnsi" w:cstheme="minorHAnsi"/>
          <w:szCs w:val="24"/>
          <w:rPrChange w:id="4135" w:author="Cristian Sbrolli" w:date="2020-12-04T22:04:00Z">
            <w:rPr>
              <w:ins w:id="4136" w:author="Cristian Sbrolli" w:date="2020-12-04T22:03:00Z"/>
              <w:rStyle w:val="SubtleEmphasis"/>
              <w:sz w:val="44"/>
              <w:szCs w:val="44"/>
            </w:rPr>
          </w:rPrChange>
        </w:rPr>
      </w:pPr>
      <w:ins w:id="4137" w:author="Cristian Sbrolli" w:date="2020-12-04T22:03:00Z">
        <w:r w:rsidRPr="005432E1">
          <w:rPr>
            <w:rStyle w:val="SubtleEmphasis"/>
            <w:rFonts w:asciiTheme="minorHAnsi" w:hAnsiTheme="minorHAnsi" w:cstheme="minorHAnsi"/>
            <w:szCs w:val="24"/>
            <w:rPrChange w:id="4138" w:author="Cristian Sbrolli" w:date="2020-12-04T22:04:00Z">
              <w:rPr>
                <w:rStyle w:val="SubtleEmphasis"/>
                <w:sz w:val="44"/>
                <w:szCs w:val="44"/>
              </w:rPr>
            </w:rPrChange>
          </w:rPr>
          <w:t xml:space="preserve">//no same Ticket in two different markets' </w:t>
        </w:r>
        <w:proofErr w:type="spellStart"/>
        <w:r w:rsidRPr="005432E1">
          <w:rPr>
            <w:rStyle w:val="SubtleEmphasis"/>
            <w:rFonts w:asciiTheme="minorHAnsi" w:hAnsiTheme="minorHAnsi" w:cstheme="minorHAnsi"/>
            <w:szCs w:val="24"/>
            <w:rPrChange w:id="4139"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4140" w:author="Cristian Sbrolli" w:date="2020-12-04T22:04:00Z">
              <w:rPr>
                <w:rStyle w:val="SubtleEmphasis"/>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4141" w:author="Cristian Sbrolli" w:date="2020-12-04T22:03:00Z"/>
          <w:rStyle w:val="SubtleEmphasis"/>
          <w:rFonts w:asciiTheme="minorHAnsi" w:hAnsiTheme="minorHAnsi" w:cstheme="minorHAnsi"/>
          <w:szCs w:val="24"/>
          <w:rPrChange w:id="4142" w:author="Cristian Sbrolli" w:date="2020-12-04T22:04:00Z">
            <w:rPr>
              <w:ins w:id="4143" w:author="Cristian Sbrolli" w:date="2020-12-04T22:03:00Z"/>
              <w:rStyle w:val="SubtleEmphasis"/>
              <w:sz w:val="44"/>
              <w:szCs w:val="44"/>
            </w:rPr>
          </w:rPrChange>
        </w:rPr>
      </w:pPr>
      <w:ins w:id="4144" w:author="Cristian Sbrolli" w:date="2020-12-04T22:03:00Z">
        <w:r w:rsidRPr="005432E1">
          <w:rPr>
            <w:rStyle w:val="SubtleEmphasis"/>
            <w:rFonts w:asciiTheme="minorHAnsi" w:hAnsiTheme="minorHAnsi" w:cstheme="minorHAnsi"/>
            <w:szCs w:val="24"/>
            <w:rPrChange w:id="4145" w:author="Cristian Sbrolli" w:date="2020-12-04T22:04:00Z">
              <w:rPr>
                <w:rStyle w:val="SubtleEmphasis"/>
                <w:sz w:val="44"/>
                <w:szCs w:val="44"/>
              </w:rPr>
            </w:rPrChange>
          </w:rPr>
          <w:t>fact {</w:t>
        </w:r>
      </w:ins>
    </w:p>
    <w:p w14:paraId="7E69286B" w14:textId="77777777" w:rsidR="005432E1" w:rsidRPr="005432E1" w:rsidRDefault="005432E1" w:rsidP="005432E1">
      <w:pPr>
        <w:pStyle w:val="ListParagraph"/>
        <w:spacing w:line="240" w:lineRule="auto"/>
        <w:ind w:left="360"/>
        <w:rPr>
          <w:ins w:id="4146" w:author="Cristian Sbrolli" w:date="2020-12-04T22:03:00Z"/>
          <w:rStyle w:val="SubtleEmphasis"/>
          <w:rFonts w:asciiTheme="minorHAnsi" w:hAnsiTheme="minorHAnsi" w:cstheme="minorHAnsi"/>
          <w:szCs w:val="24"/>
          <w:rPrChange w:id="4147" w:author="Cristian Sbrolli" w:date="2020-12-04T22:04:00Z">
            <w:rPr>
              <w:ins w:id="4148" w:author="Cristian Sbrolli" w:date="2020-12-04T22:03:00Z"/>
              <w:rStyle w:val="SubtleEmphasis"/>
              <w:sz w:val="44"/>
              <w:szCs w:val="44"/>
            </w:rPr>
          </w:rPrChange>
        </w:rPr>
      </w:pPr>
      <w:ins w:id="4149" w:author="Cristian Sbrolli" w:date="2020-12-04T22:03:00Z">
        <w:r w:rsidRPr="005432E1">
          <w:rPr>
            <w:rStyle w:val="SubtleEmphasis"/>
            <w:rFonts w:asciiTheme="minorHAnsi" w:hAnsiTheme="minorHAnsi" w:cstheme="minorHAnsi"/>
            <w:szCs w:val="24"/>
            <w:rPrChange w:id="4150"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4151"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4152" w:author="Cristian Sbrolli" w:date="2020-12-04T22:04:00Z">
              <w:rPr>
                <w:rStyle w:val="SubtleEmphasis"/>
                <w:sz w:val="44"/>
                <w:szCs w:val="44"/>
              </w:rPr>
            </w:rPrChange>
          </w:rPr>
          <w:t xml:space="preserve"> ts</w:t>
        </w:r>
        <w:proofErr w:type="gramStart"/>
        <w:r w:rsidRPr="005432E1">
          <w:rPr>
            <w:rStyle w:val="SubtleEmphasis"/>
            <w:rFonts w:asciiTheme="minorHAnsi" w:hAnsiTheme="minorHAnsi" w:cstheme="minorHAnsi"/>
            <w:szCs w:val="24"/>
            <w:rPrChange w:id="4153" w:author="Cristian Sbrolli" w:date="2020-12-04T22:04:00Z">
              <w:rPr>
                <w:rStyle w:val="SubtleEmphasis"/>
                <w:sz w:val="44"/>
                <w:szCs w:val="44"/>
              </w:rPr>
            </w:rPrChange>
          </w:rPr>
          <w:t>1,ts</w:t>
        </w:r>
        <w:proofErr w:type="gramEnd"/>
        <w:r w:rsidRPr="005432E1">
          <w:rPr>
            <w:rStyle w:val="SubtleEmphasis"/>
            <w:rFonts w:asciiTheme="minorHAnsi" w:hAnsiTheme="minorHAnsi" w:cstheme="minorHAnsi"/>
            <w:szCs w:val="24"/>
            <w:rPrChange w:id="4154" w:author="Cristian Sbrolli" w:date="2020-12-04T22:04:00Z">
              <w:rPr>
                <w:rStyle w:val="SubtleEmphasis"/>
                <w:sz w:val="44"/>
                <w:szCs w:val="44"/>
              </w:rPr>
            </w:rPrChange>
          </w:rPr>
          <w:t xml:space="preserve">2: </w:t>
        </w:r>
        <w:proofErr w:type="spellStart"/>
        <w:r w:rsidRPr="005432E1">
          <w:rPr>
            <w:rStyle w:val="SubtleEmphasis"/>
            <w:rFonts w:asciiTheme="minorHAnsi" w:hAnsiTheme="minorHAnsi" w:cstheme="minorHAnsi"/>
            <w:szCs w:val="24"/>
            <w:rPrChange w:id="4155"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4156" w:author="Cristian Sbrolli" w:date="2020-12-04T22:04:00Z">
              <w:rPr>
                <w:rStyle w:val="SubtleEmphasis"/>
                <w:sz w:val="44"/>
                <w:szCs w:val="44"/>
              </w:rPr>
            </w:rPrChange>
          </w:rPr>
          <w:t xml:space="preserve"> |</w:t>
        </w:r>
      </w:ins>
    </w:p>
    <w:p w14:paraId="2340950C" w14:textId="77777777" w:rsidR="005432E1" w:rsidRPr="005432E1" w:rsidRDefault="005432E1" w:rsidP="005432E1">
      <w:pPr>
        <w:pStyle w:val="ListParagraph"/>
        <w:spacing w:line="240" w:lineRule="auto"/>
        <w:ind w:left="360"/>
        <w:rPr>
          <w:ins w:id="4157" w:author="Cristian Sbrolli" w:date="2020-12-04T22:03:00Z"/>
          <w:rStyle w:val="SubtleEmphasis"/>
          <w:rFonts w:asciiTheme="minorHAnsi" w:hAnsiTheme="minorHAnsi" w:cstheme="minorHAnsi"/>
          <w:szCs w:val="24"/>
          <w:rPrChange w:id="4158" w:author="Cristian Sbrolli" w:date="2020-12-04T22:04:00Z">
            <w:rPr>
              <w:ins w:id="4159" w:author="Cristian Sbrolli" w:date="2020-12-04T22:03:00Z"/>
              <w:rStyle w:val="SubtleEmphasis"/>
              <w:sz w:val="44"/>
              <w:szCs w:val="44"/>
            </w:rPr>
          </w:rPrChange>
        </w:rPr>
      </w:pPr>
      <w:ins w:id="4160" w:author="Cristian Sbrolli" w:date="2020-12-04T22:03:00Z">
        <w:r w:rsidRPr="005432E1">
          <w:rPr>
            <w:rStyle w:val="SubtleEmphasis"/>
            <w:rFonts w:asciiTheme="minorHAnsi" w:hAnsiTheme="minorHAnsi" w:cstheme="minorHAnsi"/>
            <w:szCs w:val="24"/>
            <w:rPrChange w:id="4161"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416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63" w:author="Cristian Sbrolli" w:date="2020-12-04T22:04:00Z">
              <w:rPr>
                <w:rStyle w:val="SubtleEmphasis"/>
                <w:sz w:val="44"/>
                <w:szCs w:val="44"/>
              </w:rPr>
            </w:rPrChange>
          </w:rPr>
          <w:t>getAllTickets</w:t>
        </w:r>
        <w:proofErr w:type="spellEnd"/>
        <w:proofErr w:type="gramEnd"/>
        <w:r w:rsidRPr="005432E1">
          <w:rPr>
            <w:rStyle w:val="SubtleEmphasis"/>
            <w:rFonts w:asciiTheme="minorHAnsi" w:hAnsiTheme="minorHAnsi" w:cstheme="minorHAnsi"/>
            <w:szCs w:val="24"/>
            <w:rPrChange w:id="4164" w:author="Cristian Sbrolli" w:date="2020-12-04T22:04:00Z">
              <w:rPr>
                <w:rStyle w:val="SubtleEmphasis"/>
                <w:sz w:val="44"/>
                <w:szCs w:val="44"/>
              </w:rPr>
            </w:rPrChange>
          </w:rPr>
          <w:t xml:space="preserve">[ts1] &amp; </w:t>
        </w:r>
        <w:proofErr w:type="spellStart"/>
        <w:r w:rsidRPr="005432E1">
          <w:rPr>
            <w:rStyle w:val="SubtleEmphasis"/>
            <w:rFonts w:asciiTheme="minorHAnsi" w:hAnsiTheme="minorHAnsi" w:cstheme="minorHAnsi"/>
            <w:szCs w:val="24"/>
            <w:rPrChange w:id="4165"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4166" w:author="Cristian Sbrolli" w:date="2020-12-04T22:04:00Z">
              <w:rPr>
                <w:rStyle w:val="SubtleEmphasis"/>
                <w:sz w:val="44"/>
                <w:szCs w:val="44"/>
              </w:rPr>
            </w:rPrChange>
          </w:rPr>
          <w:t>[ts2]) != 0</w:t>
        </w:r>
      </w:ins>
    </w:p>
    <w:p w14:paraId="7FA2B0B7" w14:textId="77777777" w:rsidR="005432E1" w:rsidRPr="005432E1" w:rsidRDefault="005432E1" w:rsidP="005432E1">
      <w:pPr>
        <w:pStyle w:val="ListParagraph"/>
        <w:spacing w:line="240" w:lineRule="auto"/>
        <w:ind w:left="360"/>
        <w:rPr>
          <w:ins w:id="4167" w:author="Cristian Sbrolli" w:date="2020-12-04T22:03:00Z"/>
          <w:rStyle w:val="SubtleEmphasis"/>
          <w:rFonts w:asciiTheme="minorHAnsi" w:hAnsiTheme="minorHAnsi" w:cstheme="minorHAnsi"/>
          <w:szCs w:val="24"/>
          <w:rPrChange w:id="4168" w:author="Cristian Sbrolli" w:date="2020-12-04T22:04:00Z">
            <w:rPr>
              <w:ins w:id="4169" w:author="Cristian Sbrolli" w:date="2020-12-04T22:03:00Z"/>
              <w:rStyle w:val="SubtleEmphasis"/>
              <w:sz w:val="44"/>
              <w:szCs w:val="44"/>
            </w:rPr>
          </w:rPrChange>
        </w:rPr>
      </w:pPr>
      <w:ins w:id="4170" w:author="Cristian Sbrolli" w:date="2020-12-04T22:03:00Z">
        <w:r w:rsidRPr="005432E1">
          <w:rPr>
            <w:rStyle w:val="SubtleEmphasis"/>
            <w:rFonts w:asciiTheme="minorHAnsi" w:hAnsiTheme="minorHAnsi" w:cstheme="minorHAnsi"/>
            <w:szCs w:val="24"/>
            <w:rPrChange w:id="4171" w:author="Cristian Sbrolli" w:date="2020-12-04T22:04:00Z">
              <w:rPr>
                <w:rStyle w:val="SubtleEmphasis"/>
                <w:sz w:val="44"/>
                <w:szCs w:val="44"/>
              </w:rPr>
            </w:rPrChange>
          </w:rPr>
          <w:t>}</w:t>
        </w:r>
      </w:ins>
    </w:p>
    <w:p w14:paraId="1F626800" w14:textId="77777777" w:rsidR="005432E1" w:rsidRPr="005432E1" w:rsidRDefault="005432E1" w:rsidP="005432E1">
      <w:pPr>
        <w:pStyle w:val="ListParagraph"/>
        <w:spacing w:line="240" w:lineRule="auto"/>
        <w:ind w:left="360"/>
        <w:rPr>
          <w:ins w:id="4172" w:author="Cristian Sbrolli" w:date="2020-12-04T22:03:00Z"/>
          <w:rStyle w:val="SubtleEmphasis"/>
          <w:rFonts w:asciiTheme="minorHAnsi" w:hAnsiTheme="minorHAnsi" w:cstheme="minorHAnsi"/>
          <w:szCs w:val="24"/>
          <w:rPrChange w:id="4173" w:author="Cristian Sbrolli" w:date="2020-12-04T22:04:00Z">
            <w:rPr>
              <w:ins w:id="4174" w:author="Cristian Sbrolli" w:date="2020-12-04T22:03:00Z"/>
              <w:rStyle w:val="SubtleEmphasis"/>
              <w:sz w:val="44"/>
              <w:szCs w:val="44"/>
            </w:rPr>
          </w:rPrChange>
        </w:rPr>
      </w:pPr>
    </w:p>
    <w:p w14:paraId="1D3C83DF" w14:textId="77777777" w:rsidR="005432E1" w:rsidRPr="005432E1" w:rsidRDefault="005432E1" w:rsidP="005432E1">
      <w:pPr>
        <w:pStyle w:val="ListParagraph"/>
        <w:spacing w:line="240" w:lineRule="auto"/>
        <w:ind w:left="360"/>
        <w:rPr>
          <w:ins w:id="4175" w:author="Cristian Sbrolli" w:date="2020-12-04T22:03:00Z"/>
          <w:rStyle w:val="SubtleEmphasis"/>
          <w:rFonts w:asciiTheme="minorHAnsi" w:hAnsiTheme="minorHAnsi" w:cstheme="minorHAnsi"/>
          <w:szCs w:val="24"/>
          <w:rPrChange w:id="4176" w:author="Cristian Sbrolli" w:date="2020-12-04T22:04:00Z">
            <w:rPr>
              <w:ins w:id="4177" w:author="Cristian Sbrolli" w:date="2020-12-04T22:03:00Z"/>
              <w:rStyle w:val="SubtleEmphasis"/>
              <w:sz w:val="44"/>
              <w:szCs w:val="44"/>
            </w:rPr>
          </w:rPrChange>
        </w:rPr>
      </w:pPr>
      <w:ins w:id="4178" w:author="Cristian Sbrolli" w:date="2020-12-04T22:03:00Z">
        <w:r w:rsidRPr="005432E1">
          <w:rPr>
            <w:rStyle w:val="SubtleEmphasis"/>
            <w:rFonts w:asciiTheme="minorHAnsi" w:hAnsiTheme="minorHAnsi" w:cstheme="minorHAnsi"/>
            <w:szCs w:val="24"/>
            <w:rPrChange w:id="4179" w:author="Cristian Sbrolli" w:date="2020-12-04T22:04:00Z">
              <w:rPr>
                <w:rStyle w:val="SubtleEmphasis"/>
                <w:sz w:val="44"/>
                <w:szCs w:val="44"/>
              </w:rPr>
            </w:rPrChange>
          </w:rPr>
          <w:t>//no same dispenser/cash desks/departments/</w:t>
        </w:r>
        <w:proofErr w:type="spellStart"/>
        <w:r w:rsidRPr="005432E1">
          <w:rPr>
            <w:rStyle w:val="SubtleEmphasis"/>
            <w:rFonts w:asciiTheme="minorHAnsi" w:hAnsiTheme="minorHAnsi" w:cstheme="minorHAnsi"/>
            <w:szCs w:val="24"/>
            <w:rPrChange w:id="4180"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4181" w:author="Cristian Sbrolli" w:date="2020-12-04T22:04:00Z">
              <w:rPr>
                <w:rStyle w:val="SubtleEmphasis"/>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4182" w:author="Cristian Sbrolli" w:date="2020-12-04T22:03:00Z"/>
          <w:rStyle w:val="SubtleEmphasis"/>
          <w:rFonts w:asciiTheme="minorHAnsi" w:hAnsiTheme="minorHAnsi" w:cstheme="minorHAnsi"/>
          <w:szCs w:val="24"/>
          <w:rPrChange w:id="4183" w:author="Cristian Sbrolli" w:date="2020-12-04T22:04:00Z">
            <w:rPr>
              <w:ins w:id="4184" w:author="Cristian Sbrolli" w:date="2020-12-04T22:03:00Z"/>
              <w:rStyle w:val="SubtleEmphasis"/>
              <w:sz w:val="44"/>
              <w:szCs w:val="44"/>
            </w:rPr>
          </w:rPrChange>
        </w:rPr>
      </w:pPr>
      <w:ins w:id="4185" w:author="Cristian Sbrolli" w:date="2020-12-04T22:03:00Z">
        <w:r w:rsidRPr="005432E1">
          <w:rPr>
            <w:rStyle w:val="SubtleEmphasis"/>
            <w:rFonts w:asciiTheme="minorHAnsi" w:hAnsiTheme="minorHAnsi" w:cstheme="minorHAnsi"/>
            <w:szCs w:val="24"/>
            <w:rPrChange w:id="4186" w:author="Cristian Sbrolli" w:date="2020-12-04T22:04:00Z">
              <w:rPr>
                <w:rStyle w:val="SubtleEmphasis"/>
                <w:sz w:val="44"/>
                <w:szCs w:val="44"/>
              </w:rPr>
            </w:rPrChange>
          </w:rPr>
          <w:t>fact {</w:t>
        </w:r>
      </w:ins>
    </w:p>
    <w:p w14:paraId="324EE56B" w14:textId="77777777" w:rsidR="005432E1" w:rsidRPr="005432E1" w:rsidRDefault="005432E1" w:rsidP="005432E1">
      <w:pPr>
        <w:pStyle w:val="ListParagraph"/>
        <w:spacing w:line="240" w:lineRule="auto"/>
        <w:ind w:left="360"/>
        <w:rPr>
          <w:ins w:id="4187" w:author="Cristian Sbrolli" w:date="2020-12-04T22:03:00Z"/>
          <w:rStyle w:val="SubtleEmphasis"/>
          <w:rFonts w:asciiTheme="minorHAnsi" w:hAnsiTheme="minorHAnsi" w:cstheme="minorHAnsi"/>
          <w:szCs w:val="24"/>
          <w:rPrChange w:id="4188" w:author="Cristian Sbrolli" w:date="2020-12-04T22:04:00Z">
            <w:rPr>
              <w:ins w:id="4189" w:author="Cristian Sbrolli" w:date="2020-12-04T22:03:00Z"/>
              <w:rStyle w:val="SubtleEmphasis"/>
              <w:sz w:val="44"/>
              <w:szCs w:val="44"/>
            </w:rPr>
          </w:rPrChange>
        </w:rPr>
      </w:pPr>
      <w:ins w:id="4190" w:author="Cristian Sbrolli" w:date="2020-12-04T22:03:00Z">
        <w:r w:rsidRPr="005432E1">
          <w:rPr>
            <w:rStyle w:val="SubtleEmphasis"/>
            <w:rFonts w:asciiTheme="minorHAnsi" w:hAnsiTheme="minorHAnsi" w:cstheme="minorHAnsi"/>
            <w:szCs w:val="24"/>
            <w:rPrChange w:id="4191"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4192"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4193" w:author="Cristian Sbrolli" w:date="2020-12-04T22:04:00Z">
              <w:rPr>
                <w:rStyle w:val="SubtleEmphasis"/>
                <w:sz w:val="44"/>
                <w:szCs w:val="44"/>
              </w:rPr>
            </w:rPrChange>
          </w:rPr>
          <w:t xml:space="preserve"> m</w:t>
        </w:r>
        <w:proofErr w:type="gramStart"/>
        <w:r w:rsidRPr="005432E1">
          <w:rPr>
            <w:rStyle w:val="SubtleEmphasis"/>
            <w:rFonts w:asciiTheme="minorHAnsi" w:hAnsiTheme="minorHAnsi" w:cstheme="minorHAnsi"/>
            <w:szCs w:val="24"/>
            <w:rPrChange w:id="4194" w:author="Cristian Sbrolli" w:date="2020-12-04T22:04:00Z">
              <w:rPr>
                <w:rStyle w:val="SubtleEmphasis"/>
                <w:sz w:val="44"/>
                <w:szCs w:val="44"/>
              </w:rPr>
            </w:rPrChange>
          </w:rPr>
          <w:t>1,m</w:t>
        </w:r>
        <w:proofErr w:type="gramEnd"/>
        <w:r w:rsidRPr="005432E1">
          <w:rPr>
            <w:rStyle w:val="SubtleEmphasis"/>
            <w:rFonts w:asciiTheme="minorHAnsi" w:hAnsiTheme="minorHAnsi" w:cstheme="minorHAnsi"/>
            <w:szCs w:val="24"/>
            <w:rPrChange w:id="4195" w:author="Cristian Sbrolli" w:date="2020-12-04T22:04:00Z">
              <w:rPr>
                <w:rStyle w:val="SubtleEmphasis"/>
                <w:sz w:val="44"/>
                <w:szCs w:val="44"/>
              </w:rPr>
            </w:rPrChange>
          </w:rPr>
          <w:t>2: Market |</w:t>
        </w:r>
      </w:ins>
    </w:p>
    <w:p w14:paraId="17C40BB2" w14:textId="77777777" w:rsidR="005432E1" w:rsidRPr="005432E1" w:rsidRDefault="005432E1" w:rsidP="005432E1">
      <w:pPr>
        <w:pStyle w:val="ListParagraph"/>
        <w:spacing w:line="240" w:lineRule="auto"/>
        <w:ind w:left="360"/>
        <w:rPr>
          <w:ins w:id="4196" w:author="Cristian Sbrolli" w:date="2020-12-04T22:03:00Z"/>
          <w:rStyle w:val="SubtleEmphasis"/>
          <w:rFonts w:asciiTheme="minorHAnsi" w:hAnsiTheme="minorHAnsi" w:cstheme="minorHAnsi"/>
          <w:szCs w:val="24"/>
          <w:rPrChange w:id="4197" w:author="Cristian Sbrolli" w:date="2020-12-04T22:04:00Z">
            <w:rPr>
              <w:ins w:id="4198" w:author="Cristian Sbrolli" w:date="2020-12-04T22:03:00Z"/>
              <w:rStyle w:val="SubtleEmphasis"/>
              <w:sz w:val="44"/>
              <w:szCs w:val="44"/>
            </w:rPr>
          </w:rPrChange>
        </w:rPr>
      </w:pPr>
      <w:ins w:id="4199" w:author="Cristian Sbrolli" w:date="2020-12-04T22:03:00Z">
        <w:r w:rsidRPr="005432E1">
          <w:rPr>
            <w:rStyle w:val="SubtleEmphasis"/>
            <w:rFonts w:asciiTheme="minorHAnsi" w:hAnsiTheme="minorHAnsi" w:cstheme="minorHAnsi"/>
            <w:szCs w:val="24"/>
            <w:rPrChange w:id="4200"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420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202" w:author="Cristian Sbrolli" w:date="2020-12-04T22:04:00Z">
              <w:rPr>
                <w:rStyle w:val="SubtleEmphasis"/>
                <w:sz w:val="44"/>
                <w:szCs w:val="44"/>
              </w:rPr>
            </w:rPrChange>
          </w:rPr>
          <w:t>m1.dispensers &amp; m2. dispensers + m</w:t>
        </w:r>
        <w:proofErr w:type="gramStart"/>
        <w:r w:rsidRPr="005432E1">
          <w:rPr>
            <w:rStyle w:val="SubtleEmphasis"/>
            <w:rFonts w:asciiTheme="minorHAnsi" w:hAnsiTheme="minorHAnsi" w:cstheme="minorHAnsi"/>
            <w:szCs w:val="24"/>
            <w:rPrChange w:id="4203" w:author="Cristian Sbrolli" w:date="2020-12-04T22:04:00Z">
              <w:rPr>
                <w:rStyle w:val="SubtleEmphasis"/>
                <w:sz w:val="44"/>
                <w:szCs w:val="44"/>
              </w:rPr>
            </w:rPrChange>
          </w:rPr>
          <w:t>1.cashDesks</w:t>
        </w:r>
        <w:proofErr w:type="gramEnd"/>
        <w:r w:rsidRPr="005432E1">
          <w:rPr>
            <w:rStyle w:val="SubtleEmphasis"/>
            <w:rFonts w:asciiTheme="minorHAnsi" w:hAnsiTheme="minorHAnsi" w:cstheme="minorHAnsi"/>
            <w:szCs w:val="24"/>
            <w:rPrChange w:id="4204" w:author="Cristian Sbrolli" w:date="2020-12-04T22:04:00Z">
              <w:rPr>
                <w:rStyle w:val="SubtleEmphasis"/>
                <w:sz w:val="44"/>
                <w:szCs w:val="44"/>
              </w:rPr>
            </w:rPrChange>
          </w:rPr>
          <w:t xml:space="preserve"> &amp; m2.cashDesks +</w:t>
        </w:r>
      </w:ins>
    </w:p>
    <w:p w14:paraId="57016CA0" w14:textId="77777777" w:rsidR="005432E1" w:rsidRPr="005432E1" w:rsidRDefault="005432E1" w:rsidP="005432E1">
      <w:pPr>
        <w:pStyle w:val="ListParagraph"/>
        <w:spacing w:line="240" w:lineRule="auto"/>
        <w:ind w:left="360"/>
        <w:rPr>
          <w:ins w:id="4205" w:author="Cristian Sbrolli" w:date="2020-12-04T22:03:00Z"/>
          <w:rStyle w:val="SubtleEmphasis"/>
          <w:rFonts w:asciiTheme="minorHAnsi" w:hAnsiTheme="minorHAnsi" w:cstheme="minorHAnsi"/>
          <w:szCs w:val="24"/>
          <w:rPrChange w:id="4206" w:author="Cristian Sbrolli" w:date="2020-12-04T22:04:00Z">
            <w:rPr>
              <w:ins w:id="4207" w:author="Cristian Sbrolli" w:date="2020-12-04T22:03:00Z"/>
              <w:rStyle w:val="SubtleEmphasis"/>
              <w:sz w:val="44"/>
              <w:szCs w:val="44"/>
            </w:rPr>
          </w:rPrChange>
        </w:rPr>
      </w:pPr>
      <w:ins w:id="4208" w:author="Cristian Sbrolli" w:date="2020-12-04T22:03:00Z">
        <w:r w:rsidRPr="005432E1">
          <w:rPr>
            <w:rStyle w:val="SubtleEmphasis"/>
            <w:rFonts w:asciiTheme="minorHAnsi" w:hAnsiTheme="minorHAnsi" w:cstheme="minorHAnsi"/>
            <w:szCs w:val="24"/>
            <w:rPrChange w:id="420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10" w:author="Cristian Sbrolli" w:date="2020-12-04T22:04:00Z">
              <w:rPr>
                <w:rStyle w:val="SubtleEmphasis"/>
                <w:sz w:val="44"/>
                <w:szCs w:val="44"/>
              </w:rPr>
            </w:rPrChange>
          </w:rPr>
          <w:tab/>
          <w:t xml:space="preserve"> m</w:t>
        </w:r>
        <w:proofErr w:type="gramStart"/>
        <w:r w:rsidRPr="005432E1">
          <w:rPr>
            <w:rStyle w:val="SubtleEmphasis"/>
            <w:rFonts w:asciiTheme="minorHAnsi" w:hAnsiTheme="minorHAnsi" w:cstheme="minorHAnsi"/>
            <w:szCs w:val="24"/>
            <w:rPrChange w:id="4211" w:author="Cristian Sbrolli" w:date="2020-12-04T22:04:00Z">
              <w:rPr>
                <w:rStyle w:val="SubtleEmphasis"/>
                <w:sz w:val="44"/>
                <w:szCs w:val="44"/>
              </w:rPr>
            </w:rPrChange>
          </w:rPr>
          <w:t>1.departments</w:t>
        </w:r>
        <w:proofErr w:type="gramEnd"/>
        <w:r w:rsidRPr="005432E1">
          <w:rPr>
            <w:rStyle w:val="SubtleEmphasis"/>
            <w:rFonts w:asciiTheme="minorHAnsi" w:hAnsiTheme="minorHAnsi" w:cstheme="minorHAnsi"/>
            <w:szCs w:val="24"/>
            <w:rPrChange w:id="4212" w:author="Cristian Sbrolli" w:date="2020-12-04T22:04:00Z">
              <w:rPr>
                <w:rStyle w:val="SubtleEmphasis"/>
                <w:sz w:val="44"/>
                <w:szCs w:val="44"/>
              </w:rPr>
            </w:rPrChange>
          </w:rPr>
          <w:t xml:space="preserve"> &amp; m2.departments + m1.ticketManager &amp; m2.ticketManager) != 0</w:t>
        </w:r>
      </w:ins>
    </w:p>
    <w:p w14:paraId="6CB12278" w14:textId="77777777" w:rsidR="005432E1" w:rsidRPr="005432E1" w:rsidRDefault="005432E1" w:rsidP="005432E1">
      <w:pPr>
        <w:pStyle w:val="ListParagraph"/>
        <w:spacing w:line="240" w:lineRule="auto"/>
        <w:ind w:left="360"/>
        <w:rPr>
          <w:ins w:id="4213" w:author="Cristian Sbrolli" w:date="2020-12-04T22:03:00Z"/>
          <w:rStyle w:val="SubtleEmphasis"/>
          <w:rFonts w:asciiTheme="minorHAnsi" w:hAnsiTheme="minorHAnsi" w:cstheme="minorHAnsi"/>
          <w:szCs w:val="24"/>
          <w:rPrChange w:id="4214" w:author="Cristian Sbrolli" w:date="2020-12-04T22:04:00Z">
            <w:rPr>
              <w:ins w:id="4215" w:author="Cristian Sbrolli" w:date="2020-12-04T22:03:00Z"/>
              <w:rStyle w:val="SubtleEmphasis"/>
              <w:sz w:val="44"/>
              <w:szCs w:val="44"/>
            </w:rPr>
          </w:rPrChange>
        </w:rPr>
      </w:pPr>
      <w:ins w:id="4216" w:author="Cristian Sbrolli" w:date="2020-12-04T22:03:00Z">
        <w:r w:rsidRPr="005432E1">
          <w:rPr>
            <w:rStyle w:val="SubtleEmphasis"/>
            <w:rFonts w:asciiTheme="minorHAnsi" w:hAnsiTheme="minorHAnsi" w:cstheme="minorHAnsi"/>
            <w:szCs w:val="24"/>
            <w:rPrChange w:id="4217" w:author="Cristian Sbrolli" w:date="2020-12-04T22:04:00Z">
              <w:rPr>
                <w:rStyle w:val="SubtleEmphasis"/>
                <w:sz w:val="44"/>
                <w:szCs w:val="44"/>
              </w:rPr>
            </w:rPrChange>
          </w:rPr>
          <w:t>}</w:t>
        </w:r>
      </w:ins>
    </w:p>
    <w:p w14:paraId="62844875" w14:textId="77777777" w:rsidR="005432E1" w:rsidRPr="005432E1" w:rsidRDefault="005432E1" w:rsidP="005432E1">
      <w:pPr>
        <w:pStyle w:val="ListParagraph"/>
        <w:spacing w:line="240" w:lineRule="auto"/>
        <w:ind w:left="360"/>
        <w:rPr>
          <w:ins w:id="4218" w:author="Cristian Sbrolli" w:date="2020-12-04T22:03:00Z"/>
          <w:rStyle w:val="SubtleEmphasis"/>
          <w:rFonts w:asciiTheme="minorHAnsi" w:hAnsiTheme="minorHAnsi" w:cstheme="minorHAnsi"/>
          <w:szCs w:val="24"/>
          <w:rPrChange w:id="4219" w:author="Cristian Sbrolli" w:date="2020-12-04T22:04:00Z">
            <w:rPr>
              <w:ins w:id="4220" w:author="Cristian Sbrolli" w:date="2020-12-04T22:03:00Z"/>
              <w:rStyle w:val="SubtleEmphasis"/>
              <w:sz w:val="44"/>
              <w:szCs w:val="44"/>
            </w:rPr>
          </w:rPrChange>
        </w:rPr>
      </w:pPr>
    </w:p>
    <w:p w14:paraId="07DC9BE1" w14:textId="77777777" w:rsidR="005432E1" w:rsidRPr="005432E1" w:rsidRDefault="005432E1" w:rsidP="005432E1">
      <w:pPr>
        <w:pStyle w:val="ListParagraph"/>
        <w:spacing w:line="240" w:lineRule="auto"/>
        <w:ind w:left="360"/>
        <w:rPr>
          <w:ins w:id="4221" w:author="Cristian Sbrolli" w:date="2020-12-04T22:03:00Z"/>
          <w:rStyle w:val="SubtleEmphasis"/>
          <w:rFonts w:asciiTheme="minorHAnsi" w:hAnsiTheme="minorHAnsi" w:cstheme="minorHAnsi"/>
          <w:szCs w:val="24"/>
          <w:rPrChange w:id="4222" w:author="Cristian Sbrolli" w:date="2020-12-04T22:04:00Z">
            <w:rPr>
              <w:ins w:id="4223" w:author="Cristian Sbrolli" w:date="2020-12-04T22:03:00Z"/>
              <w:rStyle w:val="SubtleEmphasis"/>
              <w:sz w:val="44"/>
              <w:szCs w:val="44"/>
            </w:rPr>
          </w:rPrChange>
        </w:rPr>
      </w:pPr>
      <w:ins w:id="4224" w:author="Cristian Sbrolli" w:date="2020-12-04T22:03:00Z">
        <w:r w:rsidRPr="005432E1">
          <w:rPr>
            <w:rStyle w:val="SubtleEmphasis"/>
            <w:rFonts w:asciiTheme="minorHAnsi" w:hAnsiTheme="minorHAnsi" w:cstheme="minorHAnsi"/>
            <w:szCs w:val="24"/>
            <w:rPrChange w:id="4225" w:author="Cristian Sbrolli" w:date="2020-12-04T22:04:00Z">
              <w:rPr>
                <w:rStyle w:val="SubtleEmphasis"/>
                <w:sz w:val="44"/>
                <w:szCs w:val="44"/>
              </w:rPr>
            </w:rPrChange>
          </w:rPr>
          <w:t xml:space="preserve">//each ticket has a different </w:t>
        </w:r>
        <w:proofErr w:type="spellStart"/>
        <w:r w:rsidRPr="005432E1">
          <w:rPr>
            <w:rStyle w:val="SubtleEmphasis"/>
            <w:rFonts w:asciiTheme="minorHAnsi" w:hAnsiTheme="minorHAnsi" w:cstheme="minorHAnsi"/>
            <w:szCs w:val="24"/>
            <w:rPrChange w:id="4226" w:author="Cristian Sbrolli" w:date="2020-12-04T22:04:00Z">
              <w:rPr>
                <w:rStyle w:val="SubtleEmphasis"/>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4227" w:author="Cristian Sbrolli" w:date="2020-12-04T22:03:00Z"/>
          <w:rStyle w:val="SubtleEmphasis"/>
          <w:rFonts w:asciiTheme="minorHAnsi" w:hAnsiTheme="minorHAnsi" w:cstheme="minorHAnsi"/>
          <w:szCs w:val="24"/>
          <w:rPrChange w:id="4228" w:author="Cristian Sbrolli" w:date="2020-12-04T22:04:00Z">
            <w:rPr>
              <w:ins w:id="4229" w:author="Cristian Sbrolli" w:date="2020-12-04T22:03:00Z"/>
              <w:rStyle w:val="SubtleEmphasis"/>
              <w:sz w:val="44"/>
              <w:szCs w:val="44"/>
            </w:rPr>
          </w:rPrChange>
        </w:rPr>
      </w:pPr>
      <w:ins w:id="4230" w:author="Cristian Sbrolli" w:date="2020-12-04T22:03:00Z">
        <w:r w:rsidRPr="005432E1">
          <w:rPr>
            <w:rStyle w:val="SubtleEmphasis"/>
            <w:rFonts w:asciiTheme="minorHAnsi" w:hAnsiTheme="minorHAnsi" w:cstheme="minorHAnsi"/>
            <w:szCs w:val="24"/>
            <w:rPrChange w:id="4231" w:author="Cristian Sbrolli" w:date="2020-12-04T22:04:00Z">
              <w:rPr>
                <w:rStyle w:val="SubtleEmphasis"/>
                <w:sz w:val="44"/>
                <w:szCs w:val="44"/>
              </w:rPr>
            </w:rPrChange>
          </w:rPr>
          <w:t>fact {</w:t>
        </w:r>
      </w:ins>
    </w:p>
    <w:p w14:paraId="1024EE63" w14:textId="77777777" w:rsidR="005432E1" w:rsidRPr="005432E1" w:rsidRDefault="005432E1" w:rsidP="005432E1">
      <w:pPr>
        <w:pStyle w:val="ListParagraph"/>
        <w:spacing w:line="240" w:lineRule="auto"/>
        <w:ind w:left="360"/>
        <w:rPr>
          <w:ins w:id="4232" w:author="Cristian Sbrolli" w:date="2020-12-04T22:03:00Z"/>
          <w:rStyle w:val="SubtleEmphasis"/>
          <w:rFonts w:asciiTheme="minorHAnsi" w:hAnsiTheme="minorHAnsi" w:cstheme="minorHAnsi"/>
          <w:szCs w:val="24"/>
          <w:rPrChange w:id="4233" w:author="Cristian Sbrolli" w:date="2020-12-04T22:04:00Z">
            <w:rPr>
              <w:ins w:id="4234" w:author="Cristian Sbrolli" w:date="2020-12-04T22:03:00Z"/>
              <w:rStyle w:val="SubtleEmphasis"/>
              <w:sz w:val="44"/>
              <w:szCs w:val="44"/>
            </w:rPr>
          </w:rPrChange>
        </w:rPr>
      </w:pPr>
      <w:ins w:id="4235" w:author="Cristian Sbrolli" w:date="2020-12-04T22:03:00Z">
        <w:r w:rsidRPr="005432E1">
          <w:rPr>
            <w:rStyle w:val="SubtleEmphasis"/>
            <w:rFonts w:asciiTheme="minorHAnsi" w:hAnsiTheme="minorHAnsi" w:cstheme="minorHAnsi"/>
            <w:szCs w:val="24"/>
            <w:rPrChange w:id="4236"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4237"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4238" w:author="Cristian Sbrolli" w:date="2020-12-04T22:04:00Z">
              <w:rPr>
                <w:rStyle w:val="SubtleEmphasis"/>
                <w:sz w:val="44"/>
                <w:szCs w:val="44"/>
              </w:rPr>
            </w:rPrChange>
          </w:rPr>
          <w:t xml:space="preserve"> t</w:t>
        </w:r>
        <w:proofErr w:type="gramStart"/>
        <w:r w:rsidRPr="005432E1">
          <w:rPr>
            <w:rStyle w:val="SubtleEmphasis"/>
            <w:rFonts w:asciiTheme="minorHAnsi" w:hAnsiTheme="minorHAnsi" w:cstheme="minorHAnsi"/>
            <w:szCs w:val="24"/>
            <w:rPrChange w:id="4239" w:author="Cristian Sbrolli" w:date="2020-12-04T22:04:00Z">
              <w:rPr>
                <w:rStyle w:val="SubtleEmphasis"/>
                <w:sz w:val="44"/>
                <w:szCs w:val="44"/>
              </w:rPr>
            </w:rPrChange>
          </w:rPr>
          <w:t>1,t</w:t>
        </w:r>
        <w:proofErr w:type="gramEnd"/>
        <w:r w:rsidRPr="005432E1">
          <w:rPr>
            <w:rStyle w:val="SubtleEmphasis"/>
            <w:rFonts w:asciiTheme="minorHAnsi" w:hAnsiTheme="minorHAnsi" w:cstheme="minorHAnsi"/>
            <w:szCs w:val="24"/>
            <w:rPrChange w:id="4240" w:author="Cristian Sbrolli" w:date="2020-12-04T22:04:00Z">
              <w:rPr>
                <w:rStyle w:val="SubtleEmphasis"/>
                <w:sz w:val="44"/>
                <w:szCs w:val="44"/>
              </w:rPr>
            </w:rPrChange>
          </w:rPr>
          <w:t>2: Ticket |</w:t>
        </w:r>
      </w:ins>
    </w:p>
    <w:p w14:paraId="73D9FEC3" w14:textId="77777777" w:rsidR="005432E1" w:rsidRPr="005432E1" w:rsidRDefault="005432E1" w:rsidP="005432E1">
      <w:pPr>
        <w:pStyle w:val="ListParagraph"/>
        <w:spacing w:line="240" w:lineRule="auto"/>
        <w:ind w:left="360"/>
        <w:rPr>
          <w:ins w:id="4241" w:author="Cristian Sbrolli" w:date="2020-12-04T22:03:00Z"/>
          <w:rStyle w:val="SubtleEmphasis"/>
          <w:rFonts w:asciiTheme="minorHAnsi" w:hAnsiTheme="minorHAnsi" w:cstheme="minorHAnsi"/>
          <w:szCs w:val="24"/>
          <w:rPrChange w:id="4242" w:author="Cristian Sbrolli" w:date="2020-12-04T22:04:00Z">
            <w:rPr>
              <w:ins w:id="4243" w:author="Cristian Sbrolli" w:date="2020-12-04T22:03:00Z"/>
              <w:rStyle w:val="SubtleEmphasis"/>
              <w:sz w:val="44"/>
              <w:szCs w:val="44"/>
            </w:rPr>
          </w:rPrChange>
        </w:rPr>
      </w:pPr>
      <w:ins w:id="4244" w:author="Cristian Sbrolli" w:date="2020-12-04T22:03:00Z">
        <w:r w:rsidRPr="005432E1">
          <w:rPr>
            <w:rStyle w:val="SubtleEmphasis"/>
            <w:rFonts w:asciiTheme="minorHAnsi" w:hAnsiTheme="minorHAnsi" w:cstheme="minorHAnsi"/>
            <w:szCs w:val="24"/>
            <w:rPrChange w:id="4245"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4246"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247" w:author="Cristian Sbrolli" w:date="2020-12-04T22:04:00Z">
              <w:rPr>
                <w:rStyle w:val="SubtleEmphasis"/>
                <w:sz w:val="44"/>
                <w:szCs w:val="44"/>
              </w:rPr>
            </w:rPrChange>
          </w:rPr>
          <w:t>t1.ticketCode &amp; t2.ticketCode)!= 0</w:t>
        </w:r>
      </w:ins>
    </w:p>
    <w:p w14:paraId="0D0F84E4" w14:textId="77777777" w:rsidR="005432E1" w:rsidRPr="005432E1" w:rsidRDefault="005432E1" w:rsidP="005432E1">
      <w:pPr>
        <w:pStyle w:val="ListParagraph"/>
        <w:spacing w:line="240" w:lineRule="auto"/>
        <w:ind w:left="360"/>
        <w:rPr>
          <w:ins w:id="4248" w:author="Cristian Sbrolli" w:date="2020-12-04T22:03:00Z"/>
          <w:rStyle w:val="SubtleEmphasis"/>
          <w:rFonts w:asciiTheme="minorHAnsi" w:hAnsiTheme="minorHAnsi" w:cstheme="minorHAnsi"/>
          <w:szCs w:val="24"/>
          <w:rPrChange w:id="4249" w:author="Cristian Sbrolli" w:date="2020-12-04T22:04:00Z">
            <w:rPr>
              <w:ins w:id="4250" w:author="Cristian Sbrolli" w:date="2020-12-04T22:03:00Z"/>
              <w:rStyle w:val="SubtleEmphasis"/>
              <w:sz w:val="44"/>
              <w:szCs w:val="44"/>
            </w:rPr>
          </w:rPrChange>
        </w:rPr>
      </w:pPr>
      <w:ins w:id="4251" w:author="Cristian Sbrolli" w:date="2020-12-04T22:03:00Z">
        <w:r w:rsidRPr="005432E1">
          <w:rPr>
            <w:rStyle w:val="SubtleEmphasis"/>
            <w:rFonts w:asciiTheme="minorHAnsi" w:hAnsiTheme="minorHAnsi" w:cstheme="minorHAnsi"/>
            <w:szCs w:val="24"/>
            <w:rPrChange w:id="4252" w:author="Cristian Sbrolli" w:date="2020-12-04T22:04:00Z">
              <w:rPr>
                <w:rStyle w:val="SubtleEmphasis"/>
                <w:sz w:val="44"/>
                <w:szCs w:val="44"/>
              </w:rPr>
            </w:rPrChange>
          </w:rPr>
          <w:t>}</w:t>
        </w:r>
      </w:ins>
    </w:p>
    <w:p w14:paraId="2769D0A8" w14:textId="77777777" w:rsidR="005432E1" w:rsidRPr="005432E1" w:rsidRDefault="005432E1" w:rsidP="005432E1">
      <w:pPr>
        <w:pStyle w:val="ListParagraph"/>
        <w:spacing w:line="240" w:lineRule="auto"/>
        <w:ind w:left="360"/>
        <w:rPr>
          <w:ins w:id="4253" w:author="Cristian Sbrolli" w:date="2020-12-04T22:03:00Z"/>
          <w:rStyle w:val="SubtleEmphasis"/>
          <w:rFonts w:asciiTheme="minorHAnsi" w:hAnsiTheme="minorHAnsi" w:cstheme="minorHAnsi"/>
          <w:szCs w:val="24"/>
          <w:rPrChange w:id="4254" w:author="Cristian Sbrolli" w:date="2020-12-04T22:04:00Z">
            <w:rPr>
              <w:ins w:id="4255" w:author="Cristian Sbrolli" w:date="2020-12-04T22:03:00Z"/>
              <w:rStyle w:val="SubtleEmphasis"/>
              <w:sz w:val="44"/>
              <w:szCs w:val="44"/>
            </w:rPr>
          </w:rPrChange>
        </w:rPr>
      </w:pPr>
    </w:p>
    <w:p w14:paraId="21768EDB" w14:textId="77777777" w:rsidR="005432E1" w:rsidRPr="005432E1" w:rsidRDefault="005432E1" w:rsidP="005432E1">
      <w:pPr>
        <w:pStyle w:val="ListParagraph"/>
        <w:spacing w:line="240" w:lineRule="auto"/>
        <w:ind w:left="360"/>
        <w:rPr>
          <w:ins w:id="4256" w:author="Cristian Sbrolli" w:date="2020-12-04T22:03:00Z"/>
          <w:rStyle w:val="SubtleEmphasis"/>
          <w:rFonts w:asciiTheme="minorHAnsi" w:hAnsiTheme="minorHAnsi" w:cstheme="minorHAnsi"/>
          <w:szCs w:val="24"/>
          <w:rPrChange w:id="4257" w:author="Cristian Sbrolli" w:date="2020-12-04T22:04:00Z">
            <w:rPr>
              <w:ins w:id="4258" w:author="Cristian Sbrolli" w:date="2020-12-04T22:03:00Z"/>
              <w:rStyle w:val="SubtleEmphasis"/>
              <w:sz w:val="44"/>
              <w:szCs w:val="44"/>
            </w:rPr>
          </w:rPrChange>
        </w:rPr>
      </w:pPr>
      <w:ins w:id="4259" w:author="Cristian Sbrolli" w:date="2020-12-04T22:03:00Z">
        <w:r w:rsidRPr="005432E1">
          <w:rPr>
            <w:rStyle w:val="SubtleEmphasis"/>
            <w:rFonts w:asciiTheme="minorHAnsi" w:hAnsiTheme="minorHAnsi" w:cstheme="minorHAnsi"/>
            <w:szCs w:val="24"/>
            <w:rPrChange w:id="4260" w:author="Cristian Sbrolli" w:date="2020-12-04T22:04:00Z">
              <w:rPr>
                <w:rStyle w:val="SubtleEmphasis"/>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4261" w:author="Cristian Sbrolli" w:date="2020-12-04T22:03:00Z"/>
          <w:rStyle w:val="SubtleEmphasis"/>
          <w:rFonts w:asciiTheme="minorHAnsi" w:hAnsiTheme="minorHAnsi" w:cstheme="minorHAnsi"/>
          <w:szCs w:val="24"/>
          <w:rPrChange w:id="4262" w:author="Cristian Sbrolli" w:date="2020-12-04T22:04:00Z">
            <w:rPr>
              <w:ins w:id="4263" w:author="Cristian Sbrolli" w:date="2020-12-04T22:03:00Z"/>
              <w:rStyle w:val="SubtleEmphasis"/>
              <w:sz w:val="44"/>
              <w:szCs w:val="44"/>
            </w:rPr>
          </w:rPrChange>
        </w:rPr>
      </w:pPr>
      <w:proofErr w:type="gramStart"/>
      <w:ins w:id="4264" w:author="Cristian Sbrolli" w:date="2020-12-04T22:03:00Z">
        <w:r w:rsidRPr="005432E1">
          <w:rPr>
            <w:rStyle w:val="SubtleEmphasis"/>
            <w:rFonts w:asciiTheme="minorHAnsi" w:hAnsiTheme="minorHAnsi" w:cstheme="minorHAnsi"/>
            <w:szCs w:val="24"/>
            <w:rPrChange w:id="4265" w:author="Cristian Sbrolli" w:date="2020-12-04T22:04:00Z">
              <w:rPr>
                <w:rStyle w:val="SubtleEmphasis"/>
                <w:sz w:val="44"/>
                <w:szCs w:val="44"/>
              </w:rPr>
            </w:rPrChange>
          </w:rPr>
          <w:t>fact{</w:t>
        </w:r>
        <w:proofErr w:type="gramEnd"/>
      </w:ins>
    </w:p>
    <w:p w14:paraId="7D4662A9" w14:textId="77777777" w:rsidR="005432E1" w:rsidRPr="005432E1" w:rsidRDefault="005432E1" w:rsidP="005432E1">
      <w:pPr>
        <w:pStyle w:val="ListParagraph"/>
        <w:spacing w:line="240" w:lineRule="auto"/>
        <w:ind w:left="360"/>
        <w:rPr>
          <w:ins w:id="4266" w:author="Cristian Sbrolli" w:date="2020-12-04T22:03:00Z"/>
          <w:rStyle w:val="SubtleEmphasis"/>
          <w:rFonts w:asciiTheme="minorHAnsi" w:hAnsiTheme="minorHAnsi" w:cstheme="minorHAnsi"/>
          <w:szCs w:val="24"/>
          <w:rPrChange w:id="4267" w:author="Cristian Sbrolli" w:date="2020-12-04T22:04:00Z">
            <w:rPr>
              <w:ins w:id="4268" w:author="Cristian Sbrolli" w:date="2020-12-04T22:03:00Z"/>
              <w:rStyle w:val="SubtleEmphasis"/>
              <w:sz w:val="44"/>
              <w:szCs w:val="44"/>
            </w:rPr>
          </w:rPrChange>
        </w:rPr>
      </w:pPr>
      <w:ins w:id="4269" w:author="Cristian Sbrolli" w:date="2020-12-04T22:03:00Z">
        <w:r w:rsidRPr="005432E1">
          <w:rPr>
            <w:rStyle w:val="SubtleEmphasis"/>
            <w:rFonts w:asciiTheme="minorHAnsi" w:hAnsiTheme="minorHAnsi" w:cstheme="minorHAnsi"/>
            <w:szCs w:val="24"/>
            <w:rPrChange w:id="4270"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271"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4272" w:author="Cristian Sbrolli" w:date="2020-12-04T22:04:00Z">
              <w:rPr>
                <w:rStyle w:val="SubtleEmphasis"/>
                <w:sz w:val="44"/>
                <w:szCs w:val="44"/>
              </w:rPr>
            </w:rPrChange>
          </w:rPr>
          <w:t xml:space="preserve"> d</w:t>
        </w:r>
        <w:proofErr w:type="gramStart"/>
        <w:r w:rsidRPr="005432E1">
          <w:rPr>
            <w:rStyle w:val="SubtleEmphasis"/>
            <w:rFonts w:asciiTheme="minorHAnsi" w:hAnsiTheme="minorHAnsi" w:cstheme="minorHAnsi"/>
            <w:szCs w:val="24"/>
            <w:rPrChange w:id="4273" w:author="Cristian Sbrolli" w:date="2020-12-04T22:04:00Z">
              <w:rPr>
                <w:rStyle w:val="SubtleEmphasis"/>
                <w:sz w:val="44"/>
                <w:szCs w:val="44"/>
              </w:rPr>
            </w:rPrChange>
          </w:rPr>
          <w:t>1,d</w:t>
        </w:r>
        <w:proofErr w:type="gramEnd"/>
        <w:r w:rsidRPr="005432E1">
          <w:rPr>
            <w:rStyle w:val="SubtleEmphasis"/>
            <w:rFonts w:asciiTheme="minorHAnsi" w:hAnsiTheme="minorHAnsi" w:cstheme="minorHAnsi"/>
            <w:szCs w:val="24"/>
            <w:rPrChange w:id="4274" w:author="Cristian Sbrolli" w:date="2020-12-04T22:04:00Z">
              <w:rPr>
                <w:rStyle w:val="SubtleEmphasis"/>
                <w:sz w:val="44"/>
                <w:szCs w:val="44"/>
              </w:rPr>
            </w:rPrChange>
          </w:rPr>
          <w:t>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4275" w:author="Cristian Sbrolli" w:date="2020-12-04T22:03:00Z"/>
          <w:rStyle w:val="SubtleEmphasis"/>
          <w:rFonts w:asciiTheme="minorHAnsi" w:hAnsiTheme="minorHAnsi" w:cstheme="minorHAnsi"/>
          <w:szCs w:val="24"/>
          <w:rPrChange w:id="4276" w:author="Cristian Sbrolli" w:date="2020-12-04T22:04:00Z">
            <w:rPr>
              <w:ins w:id="4277" w:author="Cristian Sbrolli" w:date="2020-12-04T22:03:00Z"/>
              <w:rStyle w:val="SubtleEmphasis"/>
              <w:sz w:val="44"/>
              <w:szCs w:val="44"/>
            </w:rPr>
          </w:rPrChange>
        </w:rPr>
      </w:pPr>
      <w:ins w:id="4278" w:author="Cristian Sbrolli" w:date="2020-12-04T22:03:00Z">
        <w:r w:rsidRPr="005432E1">
          <w:rPr>
            <w:rStyle w:val="SubtleEmphasis"/>
            <w:rFonts w:asciiTheme="minorHAnsi" w:hAnsiTheme="minorHAnsi" w:cstheme="minorHAnsi"/>
            <w:szCs w:val="24"/>
            <w:rPrChange w:id="4279" w:author="Cristian Sbrolli" w:date="2020-12-04T22:04:00Z">
              <w:rPr>
                <w:rStyle w:val="SubtleEmphasis"/>
                <w:sz w:val="44"/>
                <w:szCs w:val="44"/>
              </w:rPr>
            </w:rPrChange>
          </w:rPr>
          <w:t>}</w:t>
        </w:r>
      </w:ins>
    </w:p>
    <w:p w14:paraId="16FF2F5A" w14:textId="77777777" w:rsidR="005432E1" w:rsidRPr="005432E1" w:rsidRDefault="005432E1" w:rsidP="005432E1">
      <w:pPr>
        <w:pStyle w:val="ListParagraph"/>
        <w:spacing w:line="240" w:lineRule="auto"/>
        <w:ind w:left="360"/>
        <w:rPr>
          <w:ins w:id="4280" w:author="Cristian Sbrolli" w:date="2020-12-04T22:03:00Z"/>
          <w:rStyle w:val="SubtleEmphasis"/>
          <w:rFonts w:asciiTheme="minorHAnsi" w:hAnsiTheme="minorHAnsi" w:cstheme="minorHAnsi"/>
          <w:szCs w:val="24"/>
          <w:rPrChange w:id="4281" w:author="Cristian Sbrolli" w:date="2020-12-04T22:04:00Z">
            <w:rPr>
              <w:ins w:id="4282" w:author="Cristian Sbrolli" w:date="2020-12-04T22:03:00Z"/>
              <w:rStyle w:val="SubtleEmphasis"/>
              <w:sz w:val="44"/>
              <w:szCs w:val="44"/>
            </w:rPr>
          </w:rPrChange>
        </w:rPr>
      </w:pPr>
    </w:p>
    <w:p w14:paraId="56C84E56" w14:textId="77777777" w:rsidR="005432E1" w:rsidRPr="005432E1" w:rsidRDefault="005432E1" w:rsidP="005432E1">
      <w:pPr>
        <w:pStyle w:val="ListParagraph"/>
        <w:spacing w:line="240" w:lineRule="auto"/>
        <w:ind w:left="360"/>
        <w:rPr>
          <w:ins w:id="4283" w:author="Cristian Sbrolli" w:date="2020-12-04T22:03:00Z"/>
          <w:rStyle w:val="SubtleEmphasis"/>
          <w:rFonts w:asciiTheme="minorHAnsi" w:hAnsiTheme="minorHAnsi" w:cstheme="minorHAnsi"/>
          <w:szCs w:val="24"/>
          <w:rPrChange w:id="4284" w:author="Cristian Sbrolli" w:date="2020-12-04T22:04:00Z">
            <w:rPr>
              <w:ins w:id="4285" w:author="Cristian Sbrolli" w:date="2020-12-04T22:03:00Z"/>
              <w:rStyle w:val="SubtleEmphasis"/>
              <w:sz w:val="44"/>
              <w:szCs w:val="44"/>
            </w:rPr>
          </w:rPrChange>
        </w:rPr>
      </w:pPr>
      <w:ins w:id="4286" w:author="Cristian Sbrolli" w:date="2020-12-04T22:03:00Z">
        <w:r w:rsidRPr="005432E1">
          <w:rPr>
            <w:rStyle w:val="SubtleEmphasis"/>
            <w:rFonts w:asciiTheme="minorHAnsi" w:hAnsiTheme="minorHAnsi" w:cstheme="minorHAnsi"/>
            <w:szCs w:val="24"/>
            <w:rPrChange w:id="4287" w:author="Cristian Sbrolli" w:date="2020-12-04T22:04:00Z">
              <w:rPr>
                <w:rStyle w:val="SubtleEmphasis"/>
                <w:sz w:val="44"/>
                <w:szCs w:val="44"/>
              </w:rPr>
            </w:rPrChange>
          </w:rPr>
          <w:t xml:space="preserve">//different markets have no same </w:t>
        </w:r>
        <w:proofErr w:type="spellStart"/>
        <w:r w:rsidRPr="005432E1">
          <w:rPr>
            <w:rStyle w:val="SubtleEmphasis"/>
            <w:rFonts w:asciiTheme="minorHAnsi" w:hAnsiTheme="minorHAnsi" w:cstheme="minorHAnsi"/>
            <w:szCs w:val="24"/>
            <w:rPrChange w:id="4288" w:author="Cristian Sbrolli" w:date="2020-12-04T22:04:00Z">
              <w:rPr>
                <w:rStyle w:val="SubtleEmphasis"/>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4289" w:author="Cristian Sbrolli" w:date="2020-12-04T22:03:00Z"/>
          <w:rStyle w:val="SubtleEmphasis"/>
          <w:rFonts w:asciiTheme="minorHAnsi" w:hAnsiTheme="minorHAnsi" w:cstheme="minorHAnsi"/>
          <w:szCs w:val="24"/>
          <w:rPrChange w:id="4290" w:author="Cristian Sbrolli" w:date="2020-12-04T22:04:00Z">
            <w:rPr>
              <w:ins w:id="4291" w:author="Cristian Sbrolli" w:date="2020-12-04T22:03:00Z"/>
              <w:rStyle w:val="SubtleEmphasis"/>
              <w:sz w:val="44"/>
              <w:szCs w:val="44"/>
            </w:rPr>
          </w:rPrChange>
        </w:rPr>
      </w:pPr>
      <w:proofErr w:type="gramStart"/>
      <w:ins w:id="4292" w:author="Cristian Sbrolli" w:date="2020-12-04T22:03:00Z">
        <w:r w:rsidRPr="005432E1">
          <w:rPr>
            <w:rStyle w:val="SubtleEmphasis"/>
            <w:rFonts w:asciiTheme="minorHAnsi" w:hAnsiTheme="minorHAnsi" w:cstheme="minorHAnsi"/>
            <w:szCs w:val="24"/>
            <w:rPrChange w:id="4293" w:author="Cristian Sbrolli" w:date="2020-12-04T22:04:00Z">
              <w:rPr>
                <w:rStyle w:val="SubtleEmphasis"/>
                <w:sz w:val="44"/>
                <w:szCs w:val="44"/>
              </w:rPr>
            </w:rPrChange>
          </w:rPr>
          <w:t>fact{</w:t>
        </w:r>
        <w:proofErr w:type="gramEnd"/>
      </w:ins>
    </w:p>
    <w:p w14:paraId="7B786820" w14:textId="77777777" w:rsidR="005432E1" w:rsidRPr="005432E1" w:rsidRDefault="005432E1" w:rsidP="005432E1">
      <w:pPr>
        <w:pStyle w:val="ListParagraph"/>
        <w:spacing w:line="240" w:lineRule="auto"/>
        <w:ind w:left="360"/>
        <w:rPr>
          <w:ins w:id="4294" w:author="Cristian Sbrolli" w:date="2020-12-04T22:03:00Z"/>
          <w:rStyle w:val="SubtleEmphasis"/>
          <w:rFonts w:asciiTheme="minorHAnsi" w:hAnsiTheme="minorHAnsi" w:cstheme="minorHAnsi"/>
          <w:szCs w:val="24"/>
          <w:rPrChange w:id="4295" w:author="Cristian Sbrolli" w:date="2020-12-04T22:04:00Z">
            <w:rPr>
              <w:ins w:id="4296" w:author="Cristian Sbrolli" w:date="2020-12-04T22:03:00Z"/>
              <w:rStyle w:val="SubtleEmphasis"/>
              <w:sz w:val="44"/>
              <w:szCs w:val="44"/>
            </w:rPr>
          </w:rPrChange>
        </w:rPr>
      </w:pPr>
      <w:ins w:id="4297" w:author="Cristian Sbrolli" w:date="2020-12-04T22:03:00Z">
        <w:r w:rsidRPr="005432E1">
          <w:rPr>
            <w:rStyle w:val="SubtleEmphasis"/>
            <w:rFonts w:asciiTheme="minorHAnsi" w:hAnsiTheme="minorHAnsi" w:cstheme="minorHAnsi"/>
            <w:szCs w:val="24"/>
            <w:rPrChange w:id="4298" w:author="Cristian Sbrolli" w:date="2020-12-04T22:04:00Z">
              <w:rPr>
                <w:rStyle w:val="SubtleEmphasis"/>
                <w:sz w:val="44"/>
                <w:szCs w:val="44"/>
              </w:rPr>
            </w:rPrChange>
          </w:rPr>
          <w:lastRenderedPageBreak/>
          <w:t xml:space="preserve">all </w:t>
        </w:r>
        <w:proofErr w:type="spellStart"/>
        <w:r w:rsidRPr="005432E1">
          <w:rPr>
            <w:rStyle w:val="SubtleEmphasis"/>
            <w:rFonts w:asciiTheme="minorHAnsi" w:hAnsiTheme="minorHAnsi" w:cstheme="minorHAnsi"/>
            <w:szCs w:val="24"/>
            <w:rPrChange w:id="4299"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4300" w:author="Cristian Sbrolli" w:date="2020-12-04T22:04:00Z">
              <w:rPr>
                <w:rStyle w:val="SubtleEmphasis"/>
                <w:sz w:val="44"/>
                <w:szCs w:val="44"/>
              </w:rPr>
            </w:rPrChange>
          </w:rPr>
          <w:t xml:space="preserve"> m</w:t>
        </w:r>
        <w:proofErr w:type="gramStart"/>
        <w:r w:rsidRPr="005432E1">
          <w:rPr>
            <w:rStyle w:val="SubtleEmphasis"/>
            <w:rFonts w:asciiTheme="minorHAnsi" w:hAnsiTheme="minorHAnsi" w:cstheme="minorHAnsi"/>
            <w:szCs w:val="24"/>
            <w:rPrChange w:id="4301" w:author="Cristian Sbrolli" w:date="2020-12-04T22:04:00Z">
              <w:rPr>
                <w:rStyle w:val="SubtleEmphasis"/>
                <w:sz w:val="44"/>
                <w:szCs w:val="44"/>
              </w:rPr>
            </w:rPrChange>
          </w:rPr>
          <w:t>1,m</w:t>
        </w:r>
        <w:proofErr w:type="gramEnd"/>
        <w:r w:rsidRPr="005432E1">
          <w:rPr>
            <w:rStyle w:val="SubtleEmphasis"/>
            <w:rFonts w:asciiTheme="minorHAnsi" w:hAnsiTheme="minorHAnsi" w:cstheme="minorHAnsi"/>
            <w:szCs w:val="24"/>
            <w:rPrChange w:id="4302" w:author="Cristian Sbrolli" w:date="2020-12-04T22:04:00Z">
              <w:rPr>
                <w:rStyle w:val="SubtleEmphasis"/>
                <w:sz w:val="44"/>
                <w:szCs w:val="44"/>
              </w:rPr>
            </w:rPrChange>
          </w:rPr>
          <w:t>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4303" w:author="Cristian Sbrolli" w:date="2020-12-04T22:03:00Z"/>
          <w:rStyle w:val="SubtleEmphasis"/>
          <w:rFonts w:asciiTheme="minorHAnsi" w:hAnsiTheme="minorHAnsi" w:cstheme="minorHAnsi"/>
          <w:szCs w:val="24"/>
          <w:rPrChange w:id="4304" w:author="Cristian Sbrolli" w:date="2020-12-04T22:04:00Z">
            <w:rPr>
              <w:ins w:id="4305" w:author="Cristian Sbrolli" w:date="2020-12-04T22:03:00Z"/>
              <w:rStyle w:val="SubtleEmphasis"/>
              <w:sz w:val="44"/>
              <w:szCs w:val="44"/>
            </w:rPr>
          </w:rPrChange>
        </w:rPr>
      </w:pPr>
      <w:ins w:id="4306" w:author="Cristian Sbrolli" w:date="2020-12-04T22:03:00Z">
        <w:r w:rsidRPr="005432E1">
          <w:rPr>
            <w:rStyle w:val="SubtleEmphasis"/>
            <w:rFonts w:asciiTheme="minorHAnsi" w:hAnsiTheme="minorHAnsi" w:cstheme="minorHAnsi"/>
            <w:szCs w:val="24"/>
            <w:rPrChange w:id="4307" w:author="Cristian Sbrolli" w:date="2020-12-04T22:04:00Z">
              <w:rPr>
                <w:rStyle w:val="SubtleEmphasis"/>
                <w:sz w:val="44"/>
                <w:szCs w:val="44"/>
              </w:rPr>
            </w:rPrChange>
          </w:rPr>
          <w:t>}</w:t>
        </w:r>
      </w:ins>
    </w:p>
    <w:p w14:paraId="03F733AE" w14:textId="77777777" w:rsidR="005432E1" w:rsidRPr="005432E1" w:rsidRDefault="005432E1" w:rsidP="005432E1">
      <w:pPr>
        <w:pStyle w:val="ListParagraph"/>
        <w:spacing w:line="240" w:lineRule="auto"/>
        <w:ind w:left="360"/>
        <w:rPr>
          <w:ins w:id="4308" w:author="Cristian Sbrolli" w:date="2020-12-04T22:03:00Z"/>
          <w:rStyle w:val="SubtleEmphasis"/>
          <w:rFonts w:asciiTheme="minorHAnsi" w:hAnsiTheme="minorHAnsi" w:cstheme="minorHAnsi"/>
          <w:szCs w:val="24"/>
          <w:rPrChange w:id="4309" w:author="Cristian Sbrolli" w:date="2020-12-04T22:04:00Z">
            <w:rPr>
              <w:ins w:id="4310" w:author="Cristian Sbrolli" w:date="2020-12-04T22:03:00Z"/>
              <w:rStyle w:val="SubtleEmphasis"/>
              <w:sz w:val="44"/>
              <w:szCs w:val="44"/>
            </w:rPr>
          </w:rPrChange>
        </w:rPr>
      </w:pPr>
    </w:p>
    <w:p w14:paraId="3D8645AB" w14:textId="77777777" w:rsidR="005432E1" w:rsidRPr="005432E1" w:rsidRDefault="005432E1" w:rsidP="005432E1">
      <w:pPr>
        <w:pStyle w:val="ListParagraph"/>
        <w:spacing w:line="240" w:lineRule="auto"/>
        <w:ind w:left="360"/>
        <w:rPr>
          <w:ins w:id="4311" w:author="Cristian Sbrolli" w:date="2020-12-04T22:03:00Z"/>
          <w:rStyle w:val="SubtleEmphasis"/>
          <w:rFonts w:asciiTheme="minorHAnsi" w:hAnsiTheme="minorHAnsi" w:cstheme="minorHAnsi"/>
          <w:szCs w:val="24"/>
          <w:rPrChange w:id="4312" w:author="Cristian Sbrolli" w:date="2020-12-04T22:04:00Z">
            <w:rPr>
              <w:ins w:id="4313" w:author="Cristian Sbrolli" w:date="2020-12-04T22:03:00Z"/>
              <w:rStyle w:val="SubtleEmphasis"/>
              <w:sz w:val="44"/>
              <w:szCs w:val="44"/>
            </w:rPr>
          </w:rPrChange>
        </w:rPr>
      </w:pPr>
      <w:ins w:id="4314" w:author="Cristian Sbrolli" w:date="2020-12-04T22:03:00Z">
        <w:r w:rsidRPr="005432E1">
          <w:rPr>
            <w:rStyle w:val="SubtleEmphasis"/>
            <w:rFonts w:asciiTheme="minorHAnsi" w:hAnsiTheme="minorHAnsi" w:cstheme="minorHAnsi"/>
            <w:szCs w:val="24"/>
            <w:rPrChange w:id="4315" w:author="Cristian Sbrolli" w:date="2020-12-04T22:04:00Z">
              <w:rPr>
                <w:rStyle w:val="SubtleEmphasis"/>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4316" w:author="Cristian Sbrolli" w:date="2020-12-04T22:03:00Z"/>
          <w:rStyle w:val="SubtleEmphasis"/>
          <w:rFonts w:asciiTheme="minorHAnsi" w:hAnsiTheme="minorHAnsi" w:cstheme="minorHAnsi"/>
          <w:szCs w:val="24"/>
          <w:rPrChange w:id="4317" w:author="Cristian Sbrolli" w:date="2020-12-04T22:04:00Z">
            <w:rPr>
              <w:ins w:id="4318" w:author="Cristian Sbrolli" w:date="2020-12-04T22:03:00Z"/>
              <w:rStyle w:val="SubtleEmphasis"/>
              <w:sz w:val="44"/>
              <w:szCs w:val="44"/>
            </w:rPr>
          </w:rPrChange>
        </w:rPr>
      </w:pPr>
      <w:ins w:id="4319" w:author="Cristian Sbrolli" w:date="2020-12-04T22:03:00Z">
        <w:r w:rsidRPr="005432E1">
          <w:rPr>
            <w:rStyle w:val="SubtleEmphasis"/>
            <w:rFonts w:asciiTheme="minorHAnsi" w:hAnsiTheme="minorHAnsi" w:cstheme="minorHAnsi"/>
            <w:szCs w:val="24"/>
            <w:rPrChange w:id="4320" w:author="Cristian Sbrolli" w:date="2020-12-04T22:04:00Z">
              <w:rPr>
                <w:rStyle w:val="SubtleEmphasis"/>
                <w:sz w:val="44"/>
                <w:szCs w:val="44"/>
              </w:rPr>
            </w:rPrChange>
          </w:rPr>
          <w:t>fact {</w:t>
        </w:r>
      </w:ins>
    </w:p>
    <w:p w14:paraId="1A8439C3" w14:textId="77777777" w:rsidR="005432E1" w:rsidRPr="005432E1" w:rsidRDefault="005432E1" w:rsidP="005432E1">
      <w:pPr>
        <w:pStyle w:val="ListParagraph"/>
        <w:spacing w:line="240" w:lineRule="auto"/>
        <w:ind w:left="360"/>
        <w:rPr>
          <w:ins w:id="4321" w:author="Cristian Sbrolli" w:date="2020-12-04T22:03:00Z"/>
          <w:rStyle w:val="SubtleEmphasis"/>
          <w:rFonts w:asciiTheme="minorHAnsi" w:hAnsiTheme="minorHAnsi" w:cstheme="minorHAnsi"/>
          <w:szCs w:val="24"/>
          <w:rPrChange w:id="4322" w:author="Cristian Sbrolli" w:date="2020-12-04T22:04:00Z">
            <w:rPr>
              <w:ins w:id="4323" w:author="Cristian Sbrolli" w:date="2020-12-04T22:03:00Z"/>
              <w:rStyle w:val="SubtleEmphasis"/>
              <w:sz w:val="44"/>
              <w:szCs w:val="44"/>
            </w:rPr>
          </w:rPrChange>
        </w:rPr>
      </w:pPr>
      <w:ins w:id="4324" w:author="Cristian Sbrolli" w:date="2020-12-04T22:03:00Z">
        <w:r w:rsidRPr="005432E1">
          <w:rPr>
            <w:rStyle w:val="SubtleEmphasis"/>
            <w:rFonts w:asciiTheme="minorHAnsi" w:hAnsiTheme="minorHAnsi" w:cstheme="minorHAnsi"/>
            <w:szCs w:val="24"/>
            <w:rPrChange w:id="4325"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326"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4327" w:author="Cristian Sbrolli" w:date="2020-12-04T22:04:00Z">
              <w:rPr>
                <w:rStyle w:val="SubtleEmphasis"/>
                <w:sz w:val="44"/>
                <w:szCs w:val="44"/>
              </w:rPr>
            </w:rPrChange>
          </w:rPr>
          <w:t xml:space="preserve"> d</w:t>
        </w:r>
        <w:proofErr w:type="gramStart"/>
        <w:r w:rsidRPr="005432E1">
          <w:rPr>
            <w:rStyle w:val="SubtleEmphasis"/>
            <w:rFonts w:asciiTheme="minorHAnsi" w:hAnsiTheme="minorHAnsi" w:cstheme="minorHAnsi"/>
            <w:szCs w:val="24"/>
            <w:rPrChange w:id="4328" w:author="Cristian Sbrolli" w:date="2020-12-04T22:04:00Z">
              <w:rPr>
                <w:rStyle w:val="SubtleEmphasis"/>
                <w:sz w:val="44"/>
                <w:szCs w:val="44"/>
              </w:rPr>
            </w:rPrChange>
          </w:rPr>
          <w:t>1,d</w:t>
        </w:r>
        <w:proofErr w:type="gramEnd"/>
        <w:r w:rsidRPr="005432E1">
          <w:rPr>
            <w:rStyle w:val="SubtleEmphasis"/>
            <w:rFonts w:asciiTheme="minorHAnsi" w:hAnsiTheme="minorHAnsi" w:cstheme="minorHAnsi"/>
            <w:szCs w:val="24"/>
            <w:rPrChange w:id="4329" w:author="Cristian Sbrolli" w:date="2020-12-04T22:04:00Z">
              <w:rPr>
                <w:rStyle w:val="SubtleEmphasis"/>
                <w:sz w:val="44"/>
                <w:szCs w:val="44"/>
              </w:rPr>
            </w:rPrChange>
          </w:rPr>
          <w:t xml:space="preserve">2: </w:t>
        </w:r>
        <w:proofErr w:type="spellStart"/>
        <w:r w:rsidRPr="005432E1">
          <w:rPr>
            <w:rStyle w:val="SubtleEmphasis"/>
            <w:rFonts w:asciiTheme="minorHAnsi" w:hAnsiTheme="minorHAnsi" w:cstheme="minorHAnsi"/>
            <w:szCs w:val="24"/>
            <w:rPrChange w:id="4330"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4331" w:author="Cristian Sbrolli" w:date="2020-12-04T22:04:00Z">
              <w:rPr>
                <w:rStyle w:val="SubtleEmphasis"/>
                <w:sz w:val="44"/>
                <w:szCs w:val="44"/>
              </w:rPr>
            </w:rPrChange>
          </w:rPr>
          <w:t xml:space="preserve"> |</w:t>
        </w:r>
      </w:ins>
    </w:p>
    <w:p w14:paraId="5DA8BA57" w14:textId="77777777" w:rsidR="005432E1" w:rsidRPr="005432E1" w:rsidRDefault="005432E1" w:rsidP="005432E1">
      <w:pPr>
        <w:pStyle w:val="ListParagraph"/>
        <w:spacing w:line="240" w:lineRule="auto"/>
        <w:ind w:left="360"/>
        <w:rPr>
          <w:ins w:id="4332" w:author="Cristian Sbrolli" w:date="2020-12-04T22:03:00Z"/>
          <w:rStyle w:val="SubtleEmphasis"/>
          <w:rFonts w:asciiTheme="minorHAnsi" w:hAnsiTheme="minorHAnsi" w:cstheme="minorHAnsi"/>
          <w:szCs w:val="24"/>
          <w:rPrChange w:id="4333" w:author="Cristian Sbrolli" w:date="2020-12-04T22:04:00Z">
            <w:rPr>
              <w:ins w:id="4334" w:author="Cristian Sbrolli" w:date="2020-12-04T22:03:00Z"/>
              <w:rStyle w:val="SubtleEmphasis"/>
              <w:sz w:val="44"/>
              <w:szCs w:val="44"/>
            </w:rPr>
          </w:rPrChange>
        </w:rPr>
      </w:pPr>
      <w:ins w:id="4335" w:author="Cristian Sbrolli" w:date="2020-12-04T22:03:00Z">
        <w:r w:rsidRPr="005432E1">
          <w:rPr>
            <w:rStyle w:val="SubtleEmphasis"/>
            <w:rFonts w:asciiTheme="minorHAnsi" w:hAnsiTheme="minorHAnsi" w:cstheme="minorHAnsi"/>
            <w:szCs w:val="24"/>
            <w:rPrChange w:id="4336" w:author="Cristian Sbrolli" w:date="2020-12-04T22:04:00Z">
              <w:rPr>
                <w:rStyle w:val="SubtleEmphasis"/>
                <w:sz w:val="44"/>
                <w:szCs w:val="44"/>
              </w:rPr>
            </w:rPrChange>
          </w:rPr>
          <w:tab/>
          <w:t>(d</w:t>
        </w:r>
        <w:proofErr w:type="gramStart"/>
        <w:r w:rsidRPr="005432E1">
          <w:rPr>
            <w:rStyle w:val="SubtleEmphasis"/>
            <w:rFonts w:asciiTheme="minorHAnsi" w:hAnsiTheme="minorHAnsi" w:cstheme="minorHAnsi"/>
            <w:szCs w:val="24"/>
            <w:rPrChange w:id="4337" w:author="Cristian Sbrolli" w:date="2020-12-04T22:04:00Z">
              <w:rPr>
                <w:rStyle w:val="SubtleEmphasis"/>
                <w:sz w:val="44"/>
                <w:szCs w:val="44"/>
              </w:rPr>
            </w:rPrChange>
          </w:rPr>
          <w:t>1.localizationDevice</w:t>
        </w:r>
        <w:proofErr w:type="gramEnd"/>
        <w:r w:rsidRPr="005432E1">
          <w:rPr>
            <w:rStyle w:val="SubtleEmphasis"/>
            <w:rFonts w:asciiTheme="minorHAnsi" w:hAnsiTheme="minorHAnsi" w:cstheme="minorHAnsi"/>
            <w:szCs w:val="24"/>
            <w:rPrChange w:id="4338" w:author="Cristian Sbrolli" w:date="2020-12-04T22:04:00Z">
              <w:rPr>
                <w:rStyle w:val="SubtleEmphasis"/>
                <w:sz w:val="44"/>
                <w:szCs w:val="44"/>
              </w:rPr>
            </w:rPrChange>
          </w:rPr>
          <w:t xml:space="preserv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4339" w:author="Cristian Sbrolli" w:date="2020-12-04T22:03:00Z"/>
          <w:rStyle w:val="SubtleEmphasis"/>
          <w:rFonts w:asciiTheme="minorHAnsi" w:hAnsiTheme="minorHAnsi" w:cstheme="minorHAnsi"/>
          <w:szCs w:val="24"/>
          <w:rPrChange w:id="4340" w:author="Cristian Sbrolli" w:date="2020-12-04T22:04:00Z">
            <w:rPr>
              <w:ins w:id="4341" w:author="Cristian Sbrolli" w:date="2020-12-04T22:03:00Z"/>
              <w:rStyle w:val="SubtleEmphasis"/>
              <w:sz w:val="44"/>
              <w:szCs w:val="44"/>
            </w:rPr>
          </w:rPrChange>
        </w:rPr>
      </w:pPr>
      <w:ins w:id="4342" w:author="Cristian Sbrolli" w:date="2020-12-04T22:03:00Z">
        <w:r w:rsidRPr="005432E1">
          <w:rPr>
            <w:rStyle w:val="SubtleEmphasis"/>
            <w:rFonts w:asciiTheme="minorHAnsi" w:hAnsiTheme="minorHAnsi" w:cstheme="minorHAnsi"/>
            <w:szCs w:val="24"/>
            <w:rPrChange w:id="4343" w:author="Cristian Sbrolli" w:date="2020-12-04T22:04:00Z">
              <w:rPr>
                <w:rStyle w:val="SubtleEmphasis"/>
                <w:sz w:val="44"/>
                <w:szCs w:val="44"/>
              </w:rPr>
            </w:rPrChange>
          </w:rPr>
          <w:t>}</w:t>
        </w:r>
      </w:ins>
    </w:p>
    <w:p w14:paraId="2EA129F4" w14:textId="77777777" w:rsidR="005432E1" w:rsidRPr="005432E1" w:rsidRDefault="005432E1" w:rsidP="005432E1">
      <w:pPr>
        <w:pStyle w:val="ListParagraph"/>
        <w:spacing w:line="240" w:lineRule="auto"/>
        <w:ind w:left="360"/>
        <w:rPr>
          <w:ins w:id="4344" w:author="Cristian Sbrolli" w:date="2020-12-04T22:03:00Z"/>
          <w:rStyle w:val="SubtleEmphasis"/>
          <w:rFonts w:asciiTheme="minorHAnsi" w:hAnsiTheme="minorHAnsi" w:cstheme="minorHAnsi"/>
          <w:szCs w:val="24"/>
          <w:rPrChange w:id="4345" w:author="Cristian Sbrolli" w:date="2020-12-04T22:04:00Z">
            <w:rPr>
              <w:ins w:id="4346" w:author="Cristian Sbrolli" w:date="2020-12-04T22:03:00Z"/>
              <w:rStyle w:val="SubtleEmphasis"/>
              <w:sz w:val="44"/>
              <w:szCs w:val="44"/>
            </w:rPr>
          </w:rPrChange>
        </w:rPr>
      </w:pPr>
    </w:p>
    <w:p w14:paraId="77D34DE7" w14:textId="77777777" w:rsidR="005432E1" w:rsidRPr="005432E1" w:rsidRDefault="005432E1" w:rsidP="005432E1">
      <w:pPr>
        <w:pStyle w:val="ListParagraph"/>
        <w:spacing w:line="240" w:lineRule="auto"/>
        <w:ind w:left="360"/>
        <w:rPr>
          <w:ins w:id="4347" w:author="Cristian Sbrolli" w:date="2020-12-04T22:03:00Z"/>
          <w:rStyle w:val="SubtleEmphasis"/>
          <w:rFonts w:asciiTheme="minorHAnsi" w:hAnsiTheme="minorHAnsi" w:cstheme="minorHAnsi"/>
          <w:szCs w:val="24"/>
          <w:rPrChange w:id="4348" w:author="Cristian Sbrolli" w:date="2020-12-04T22:04:00Z">
            <w:rPr>
              <w:ins w:id="4349" w:author="Cristian Sbrolli" w:date="2020-12-04T22:03:00Z"/>
              <w:rStyle w:val="SubtleEmphasis"/>
              <w:sz w:val="44"/>
              <w:szCs w:val="44"/>
            </w:rPr>
          </w:rPrChange>
        </w:rPr>
      </w:pPr>
      <w:ins w:id="4350" w:author="Cristian Sbrolli" w:date="2020-12-04T22:03:00Z">
        <w:r w:rsidRPr="005432E1">
          <w:rPr>
            <w:rStyle w:val="SubtleEmphasis"/>
            <w:rFonts w:asciiTheme="minorHAnsi" w:hAnsiTheme="minorHAnsi" w:cstheme="minorHAnsi"/>
            <w:szCs w:val="24"/>
            <w:rPrChange w:id="4351" w:author="Cristian Sbrolli" w:date="2020-12-04T22:04:00Z">
              <w:rPr>
                <w:rStyle w:val="SubtleEmphasis"/>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4352" w:author="Cristian Sbrolli" w:date="2020-12-04T22:03:00Z"/>
          <w:rStyle w:val="SubtleEmphasis"/>
          <w:rFonts w:asciiTheme="minorHAnsi" w:hAnsiTheme="minorHAnsi" w:cstheme="minorHAnsi"/>
          <w:szCs w:val="24"/>
          <w:rPrChange w:id="4353" w:author="Cristian Sbrolli" w:date="2020-12-04T22:04:00Z">
            <w:rPr>
              <w:ins w:id="4354" w:author="Cristian Sbrolli" w:date="2020-12-04T22:03:00Z"/>
              <w:rStyle w:val="SubtleEmphasis"/>
              <w:sz w:val="44"/>
              <w:szCs w:val="44"/>
            </w:rPr>
          </w:rPrChange>
        </w:rPr>
      </w:pPr>
      <w:proofErr w:type="gramStart"/>
      <w:ins w:id="4355" w:author="Cristian Sbrolli" w:date="2020-12-04T22:03:00Z">
        <w:r w:rsidRPr="005432E1">
          <w:rPr>
            <w:rStyle w:val="SubtleEmphasis"/>
            <w:rFonts w:asciiTheme="minorHAnsi" w:hAnsiTheme="minorHAnsi" w:cstheme="minorHAnsi"/>
            <w:szCs w:val="24"/>
            <w:rPrChange w:id="4356" w:author="Cristian Sbrolli" w:date="2020-12-04T22:04:00Z">
              <w:rPr>
                <w:rStyle w:val="SubtleEmphasis"/>
                <w:sz w:val="44"/>
                <w:szCs w:val="44"/>
              </w:rPr>
            </w:rPrChange>
          </w:rPr>
          <w:t>fact{</w:t>
        </w:r>
        <w:proofErr w:type="gramEnd"/>
      </w:ins>
    </w:p>
    <w:p w14:paraId="146A13D2" w14:textId="77777777" w:rsidR="005432E1" w:rsidRPr="005432E1" w:rsidRDefault="005432E1" w:rsidP="005432E1">
      <w:pPr>
        <w:pStyle w:val="ListParagraph"/>
        <w:spacing w:line="240" w:lineRule="auto"/>
        <w:ind w:left="360"/>
        <w:rPr>
          <w:ins w:id="4357" w:author="Cristian Sbrolli" w:date="2020-12-04T22:03:00Z"/>
          <w:rStyle w:val="SubtleEmphasis"/>
          <w:rFonts w:asciiTheme="minorHAnsi" w:hAnsiTheme="minorHAnsi" w:cstheme="minorHAnsi"/>
          <w:szCs w:val="24"/>
          <w:rPrChange w:id="4358" w:author="Cristian Sbrolli" w:date="2020-12-04T22:04:00Z">
            <w:rPr>
              <w:ins w:id="4359" w:author="Cristian Sbrolli" w:date="2020-12-04T22:03:00Z"/>
              <w:rStyle w:val="SubtleEmphasis"/>
              <w:sz w:val="44"/>
              <w:szCs w:val="44"/>
            </w:rPr>
          </w:rPrChange>
        </w:rPr>
      </w:pPr>
      <w:ins w:id="4360" w:author="Cristian Sbrolli" w:date="2020-12-04T22:03:00Z">
        <w:r w:rsidRPr="005432E1">
          <w:rPr>
            <w:rStyle w:val="SubtleEmphasis"/>
            <w:rFonts w:asciiTheme="minorHAnsi" w:hAnsiTheme="minorHAnsi" w:cstheme="minorHAnsi"/>
            <w:szCs w:val="24"/>
            <w:rPrChange w:id="4361" w:author="Cristian Sbrolli" w:date="2020-12-04T22:04:00Z">
              <w:rPr>
                <w:rStyle w:val="SubtleEmphasis"/>
                <w:sz w:val="44"/>
                <w:szCs w:val="44"/>
              </w:rPr>
            </w:rPrChange>
          </w:rPr>
          <w:t xml:space="preserve">all t: </w:t>
        </w:r>
        <w:proofErr w:type="spellStart"/>
        <w:r w:rsidRPr="005432E1">
          <w:rPr>
            <w:rStyle w:val="SubtleEmphasis"/>
            <w:rFonts w:asciiTheme="minorHAnsi" w:hAnsiTheme="minorHAnsi" w:cstheme="minorHAnsi"/>
            <w:szCs w:val="24"/>
            <w:rPrChange w:id="4362"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4363" w:author="Cristian Sbrolli" w:date="2020-12-04T22:04:00Z">
              <w:rPr>
                <w:rStyle w:val="SubtleEmphasis"/>
                <w:sz w:val="44"/>
                <w:szCs w:val="44"/>
              </w:rPr>
            </w:rPrChange>
          </w:rPr>
          <w:t xml:space="preserve"> | </w:t>
        </w:r>
      </w:ins>
    </w:p>
    <w:p w14:paraId="44872C9E" w14:textId="77777777" w:rsidR="005432E1" w:rsidRPr="005432E1" w:rsidRDefault="005432E1" w:rsidP="005432E1">
      <w:pPr>
        <w:pStyle w:val="ListParagraph"/>
        <w:spacing w:line="240" w:lineRule="auto"/>
        <w:ind w:left="360"/>
        <w:rPr>
          <w:ins w:id="4364" w:author="Cristian Sbrolli" w:date="2020-12-04T22:03:00Z"/>
          <w:rStyle w:val="SubtleEmphasis"/>
          <w:rFonts w:asciiTheme="minorHAnsi" w:hAnsiTheme="minorHAnsi" w:cstheme="minorHAnsi"/>
          <w:szCs w:val="24"/>
          <w:rPrChange w:id="4365" w:author="Cristian Sbrolli" w:date="2020-12-04T22:04:00Z">
            <w:rPr>
              <w:ins w:id="4366" w:author="Cristian Sbrolli" w:date="2020-12-04T22:03:00Z"/>
              <w:rStyle w:val="SubtleEmphasis"/>
              <w:sz w:val="44"/>
              <w:szCs w:val="44"/>
            </w:rPr>
          </w:rPrChange>
        </w:rPr>
      </w:pPr>
      <w:ins w:id="4367" w:author="Cristian Sbrolli" w:date="2020-12-04T22:03:00Z">
        <w:r w:rsidRPr="005432E1">
          <w:rPr>
            <w:rStyle w:val="SubtleEmphasis"/>
            <w:rFonts w:asciiTheme="minorHAnsi" w:hAnsiTheme="minorHAnsi" w:cstheme="minorHAnsi"/>
            <w:szCs w:val="24"/>
            <w:rPrChange w:id="4368"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436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370" w:author="Cristian Sbrolli" w:date="2020-12-04T22:04:00Z">
              <w:rPr>
                <w:rStyle w:val="SubtleEmphasis"/>
                <w:sz w:val="44"/>
                <w:szCs w:val="44"/>
              </w:rPr>
            </w:rPrChange>
          </w:rPr>
          <w:t>ticketManager.t) = 1</w:t>
        </w:r>
      </w:ins>
    </w:p>
    <w:p w14:paraId="10C77CA1" w14:textId="77777777" w:rsidR="005432E1" w:rsidRPr="005432E1" w:rsidRDefault="005432E1" w:rsidP="005432E1">
      <w:pPr>
        <w:pStyle w:val="ListParagraph"/>
        <w:spacing w:line="240" w:lineRule="auto"/>
        <w:ind w:left="360"/>
        <w:rPr>
          <w:ins w:id="4371" w:author="Cristian Sbrolli" w:date="2020-12-04T22:03:00Z"/>
          <w:rStyle w:val="SubtleEmphasis"/>
          <w:rFonts w:asciiTheme="minorHAnsi" w:hAnsiTheme="minorHAnsi" w:cstheme="minorHAnsi"/>
          <w:szCs w:val="24"/>
          <w:rPrChange w:id="4372" w:author="Cristian Sbrolli" w:date="2020-12-04T22:04:00Z">
            <w:rPr>
              <w:ins w:id="4373" w:author="Cristian Sbrolli" w:date="2020-12-04T22:03:00Z"/>
              <w:rStyle w:val="SubtleEmphasis"/>
              <w:sz w:val="44"/>
              <w:szCs w:val="44"/>
            </w:rPr>
          </w:rPrChange>
        </w:rPr>
      </w:pPr>
      <w:ins w:id="4374" w:author="Cristian Sbrolli" w:date="2020-12-04T22:03:00Z">
        <w:r w:rsidRPr="005432E1">
          <w:rPr>
            <w:rStyle w:val="SubtleEmphasis"/>
            <w:rFonts w:asciiTheme="minorHAnsi" w:hAnsiTheme="minorHAnsi" w:cstheme="minorHAnsi"/>
            <w:szCs w:val="24"/>
            <w:rPrChange w:id="4375" w:author="Cristian Sbrolli" w:date="2020-12-04T22:04:00Z">
              <w:rPr>
                <w:rStyle w:val="SubtleEmphasis"/>
                <w:sz w:val="44"/>
                <w:szCs w:val="44"/>
              </w:rPr>
            </w:rPrChange>
          </w:rPr>
          <w:t>}</w:t>
        </w:r>
      </w:ins>
    </w:p>
    <w:p w14:paraId="5004E043" w14:textId="77777777" w:rsidR="005432E1" w:rsidRPr="005432E1" w:rsidRDefault="005432E1" w:rsidP="005432E1">
      <w:pPr>
        <w:pStyle w:val="ListParagraph"/>
        <w:spacing w:line="240" w:lineRule="auto"/>
        <w:ind w:left="360"/>
        <w:rPr>
          <w:ins w:id="4376" w:author="Cristian Sbrolli" w:date="2020-12-04T22:03:00Z"/>
          <w:rStyle w:val="SubtleEmphasis"/>
          <w:rFonts w:asciiTheme="minorHAnsi" w:hAnsiTheme="minorHAnsi" w:cstheme="minorHAnsi"/>
          <w:szCs w:val="24"/>
          <w:rPrChange w:id="4377" w:author="Cristian Sbrolli" w:date="2020-12-04T22:04:00Z">
            <w:rPr>
              <w:ins w:id="4378" w:author="Cristian Sbrolli" w:date="2020-12-04T22:03:00Z"/>
              <w:rStyle w:val="SubtleEmphasis"/>
              <w:sz w:val="44"/>
              <w:szCs w:val="44"/>
            </w:rPr>
          </w:rPrChange>
        </w:rPr>
      </w:pPr>
    </w:p>
    <w:p w14:paraId="661C57E2" w14:textId="77777777" w:rsidR="005432E1" w:rsidRPr="005432E1" w:rsidRDefault="005432E1" w:rsidP="005432E1">
      <w:pPr>
        <w:pStyle w:val="ListParagraph"/>
        <w:spacing w:line="240" w:lineRule="auto"/>
        <w:ind w:left="360"/>
        <w:rPr>
          <w:ins w:id="4379" w:author="Cristian Sbrolli" w:date="2020-12-04T22:03:00Z"/>
          <w:rStyle w:val="SubtleEmphasis"/>
          <w:rFonts w:asciiTheme="minorHAnsi" w:hAnsiTheme="minorHAnsi" w:cstheme="minorHAnsi"/>
          <w:szCs w:val="24"/>
          <w:rPrChange w:id="4380" w:author="Cristian Sbrolli" w:date="2020-12-04T22:04:00Z">
            <w:rPr>
              <w:ins w:id="4381" w:author="Cristian Sbrolli" w:date="2020-12-04T22:03:00Z"/>
              <w:rStyle w:val="SubtleEmphasis"/>
              <w:sz w:val="44"/>
              <w:szCs w:val="44"/>
            </w:rPr>
          </w:rPrChange>
        </w:rPr>
      </w:pPr>
      <w:ins w:id="4382" w:author="Cristian Sbrolli" w:date="2020-12-04T22:03:00Z">
        <w:r w:rsidRPr="005432E1">
          <w:rPr>
            <w:rStyle w:val="SubtleEmphasis"/>
            <w:rFonts w:asciiTheme="minorHAnsi" w:hAnsiTheme="minorHAnsi" w:cstheme="minorHAnsi"/>
            <w:szCs w:val="24"/>
            <w:rPrChange w:id="4383"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384" w:author="Cristian Sbrolli" w:date="2020-12-04T22:04:00Z">
              <w:rPr>
                <w:rStyle w:val="SubtleEmphasis"/>
                <w:sz w:val="44"/>
                <w:szCs w:val="44"/>
              </w:rPr>
            </w:rPrChange>
          </w:rPr>
          <w:t>eachQRCodeReader</w:t>
        </w:r>
        <w:proofErr w:type="spellEnd"/>
        <w:r w:rsidRPr="005432E1">
          <w:rPr>
            <w:rStyle w:val="SubtleEmphasis"/>
            <w:rFonts w:asciiTheme="minorHAnsi" w:hAnsiTheme="minorHAnsi" w:cstheme="minorHAnsi"/>
            <w:szCs w:val="24"/>
            <w:rPrChange w:id="4385" w:author="Cristian Sbrolli" w:date="2020-12-04T22:04:00Z">
              <w:rPr>
                <w:rStyle w:val="SubtleEmphasis"/>
                <w:sz w:val="44"/>
                <w:szCs w:val="44"/>
              </w:rPr>
            </w:rPrChange>
          </w:rPr>
          <w:t xml:space="preserve"> is associated to a desk, an </w:t>
        </w:r>
        <w:proofErr w:type="gramStart"/>
        <w:r w:rsidRPr="005432E1">
          <w:rPr>
            <w:rStyle w:val="SubtleEmphasis"/>
            <w:rFonts w:asciiTheme="minorHAnsi" w:hAnsiTheme="minorHAnsi" w:cstheme="minorHAnsi"/>
            <w:szCs w:val="24"/>
            <w:rPrChange w:id="4386" w:author="Cristian Sbrolli" w:date="2020-12-04T22:04:00Z">
              <w:rPr>
                <w:rStyle w:val="SubtleEmphasis"/>
                <w:sz w:val="44"/>
                <w:szCs w:val="44"/>
              </w:rPr>
            </w:rPrChange>
          </w:rPr>
          <w:t>entrance</w:t>
        </w:r>
        <w:proofErr w:type="gramEnd"/>
        <w:r w:rsidRPr="005432E1">
          <w:rPr>
            <w:rStyle w:val="SubtleEmphasis"/>
            <w:rFonts w:asciiTheme="minorHAnsi" w:hAnsiTheme="minorHAnsi" w:cstheme="minorHAnsi"/>
            <w:szCs w:val="24"/>
            <w:rPrChange w:id="4387" w:author="Cristian Sbrolli" w:date="2020-12-04T22:04:00Z">
              <w:rPr>
                <w:rStyle w:val="SubtleEmphasis"/>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4388" w:author="Cristian Sbrolli" w:date="2020-12-04T22:03:00Z"/>
          <w:rStyle w:val="SubtleEmphasis"/>
          <w:rFonts w:asciiTheme="minorHAnsi" w:hAnsiTheme="minorHAnsi" w:cstheme="minorHAnsi"/>
          <w:szCs w:val="24"/>
          <w:rPrChange w:id="4389" w:author="Cristian Sbrolli" w:date="2020-12-04T22:04:00Z">
            <w:rPr>
              <w:ins w:id="4390" w:author="Cristian Sbrolli" w:date="2020-12-04T22:03:00Z"/>
              <w:rStyle w:val="SubtleEmphasis"/>
              <w:sz w:val="44"/>
              <w:szCs w:val="44"/>
            </w:rPr>
          </w:rPrChange>
        </w:rPr>
      </w:pPr>
      <w:ins w:id="4391" w:author="Cristian Sbrolli" w:date="2020-12-04T22:03:00Z">
        <w:r w:rsidRPr="005432E1">
          <w:rPr>
            <w:rStyle w:val="SubtleEmphasis"/>
            <w:rFonts w:asciiTheme="minorHAnsi" w:hAnsiTheme="minorHAnsi" w:cstheme="minorHAnsi"/>
            <w:szCs w:val="24"/>
            <w:rPrChange w:id="4392" w:author="Cristian Sbrolli" w:date="2020-12-04T22:04:00Z">
              <w:rPr>
                <w:rStyle w:val="SubtleEmphasis"/>
                <w:sz w:val="44"/>
                <w:szCs w:val="44"/>
              </w:rPr>
            </w:rPrChange>
          </w:rPr>
          <w:t>fact {</w:t>
        </w:r>
      </w:ins>
    </w:p>
    <w:p w14:paraId="6F04D43C" w14:textId="77777777" w:rsidR="005432E1" w:rsidRPr="005432E1" w:rsidRDefault="005432E1" w:rsidP="005432E1">
      <w:pPr>
        <w:pStyle w:val="ListParagraph"/>
        <w:spacing w:line="240" w:lineRule="auto"/>
        <w:ind w:left="360"/>
        <w:rPr>
          <w:ins w:id="4393" w:author="Cristian Sbrolli" w:date="2020-12-04T22:03:00Z"/>
          <w:rStyle w:val="SubtleEmphasis"/>
          <w:rFonts w:asciiTheme="minorHAnsi" w:hAnsiTheme="minorHAnsi" w:cstheme="minorHAnsi"/>
          <w:szCs w:val="24"/>
          <w:rPrChange w:id="4394" w:author="Cristian Sbrolli" w:date="2020-12-04T22:04:00Z">
            <w:rPr>
              <w:ins w:id="4395" w:author="Cristian Sbrolli" w:date="2020-12-04T22:03:00Z"/>
              <w:rStyle w:val="SubtleEmphasis"/>
              <w:sz w:val="44"/>
              <w:szCs w:val="44"/>
            </w:rPr>
          </w:rPrChange>
        </w:rPr>
      </w:pPr>
      <w:ins w:id="4396" w:author="Cristian Sbrolli" w:date="2020-12-04T22:03:00Z">
        <w:r w:rsidRPr="005432E1">
          <w:rPr>
            <w:rStyle w:val="SubtleEmphasis"/>
            <w:rFonts w:asciiTheme="minorHAnsi" w:hAnsiTheme="minorHAnsi" w:cstheme="minorHAnsi"/>
            <w:szCs w:val="24"/>
            <w:rPrChange w:id="4397"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398"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439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400"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401" w:author="Cristian Sbrolli" w:date="2020-12-04T22:04:00Z">
              <w:rPr>
                <w:rStyle w:val="SubtleEmphasis"/>
                <w:sz w:val="44"/>
                <w:szCs w:val="44"/>
              </w:rPr>
            </w:rPrChange>
          </w:rPr>
          <w:t xml:space="preserve"> | </w:t>
        </w:r>
        <w:proofErr w:type="gramStart"/>
        <w:r w:rsidRPr="005432E1">
          <w:rPr>
            <w:rStyle w:val="SubtleEmphasis"/>
            <w:rFonts w:asciiTheme="minorHAnsi" w:hAnsiTheme="minorHAnsi" w:cstheme="minorHAnsi"/>
            <w:szCs w:val="24"/>
            <w:rPrChange w:id="440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403" w:author="Cristian Sbrolli" w:date="2020-12-04T22:04:00Z">
              <w:rPr>
                <w:rStyle w:val="SubtleEmphasis"/>
                <w:sz w:val="44"/>
                <w:szCs w:val="44"/>
              </w:rPr>
            </w:rPrChange>
          </w:rPr>
          <w:t xml:space="preserve">freeExit.qr + </w:t>
        </w:r>
        <w:proofErr w:type="spellStart"/>
        <w:r w:rsidRPr="005432E1">
          <w:rPr>
            <w:rStyle w:val="SubtleEmphasis"/>
            <w:rFonts w:asciiTheme="minorHAnsi" w:hAnsiTheme="minorHAnsi" w:cstheme="minorHAnsi"/>
            <w:szCs w:val="24"/>
            <w:rPrChange w:id="4404" w:author="Cristian Sbrolli" w:date="2020-12-04T22:04:00Z">
              <w:rPr>
                <w:rStyle w:val="SubtleEmphasis"/>
                <w:sz w:val="44"/>
                <w:szCs w:val="44"/>
              </w:rPr>
            </w:rPrChange>
          </w:rPr>
          <w:t>entrances.qr</w:t>
        </w:r>
        <w:proofErr w:type="spellEnd"/>
        <w:r w:rsidRPr="005432E1">
          <w:rPr>
            <w:rStyle w:val="SubtleEmphasis"/>
            <w:rFonts w:asciiTheme="minorHAnsi" w:hAnsiTheme="minorHAnsi" w:cstheme="minorHAnsi"/>
            <w:szCs w:val="24"/>
            <w:rPrChange w:id="440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406" w:author="Cristian Sbrolli" w:date="2020-12-04T22:04:00Z">
              <w:rPr>
                <w:rStyle w:val="SubtleEmphasis"/>
                <w:sz w:val="44"/>
                <w:szCs w:val="44"/>
              </w:rPr>
            </w:rPrChange>
          </w:rPr>
          <w:t>reader.qr</w:t>
        </w:r>
        <w:proofErr w:type="spellEnd"/>
        <w:r w:rsidRPr="005432E1">
          <w:rPr>
            <w:rStyle w:val="SubtleEmphasis"/>
            <w:rFonts w:asciiTheme="minorHAnsi" w:hAnsiTheme="minorHAnsi" w:cstheme="minorHAnsi"/>
            <w:szCs w:val="24"/>
            <w:rPrChange w:id="4407" w:author="Cristian Sbrolli" w:date="2020-12-04T22:04:00Z">
              <w:rPr>
                <w:rStyle w:val="SubtleEmphasis"/>
                <w:sz w:val="44"/>
                <w:szCs w:val="44"/>
              </w:rPr>
            </w:rPrChange>
          </w:rPr>
          <w:t>) = 1</w:t>
        </w:r>
      </w:ins>
    </w:p>
    <w:p w14:paraId="274EE5D4" w14:textId="77777777" w:rsidR="005432E1" w:rsidRPr="005432E1" w:rsidRDefault="005432E1" w:rsidP="005432E1">
      <w:pPr>
        <w:pStyle w:val="ListParagraph"/>
        <w:spacing w:line="240" w:lineRule="auto"/>
        <w:ind w:left="360"/>
        <w:rPr>
          <w:ins w:id="4408" w:author="Cristian Sbrolli" w:date="2020-12-04T22:03:00Z"/>
          <w:rStyle w:val="SubtleEmphasis"/>
          <w:rFonts w:asciiTheme="minorHAnsi" w:hAnsiTheme="minorHAnsi" w:cstheme="minorHAnsi"/>
          <w:szCs w:val="24"/>
          <w:rPrChange w:id="4409" w:author="Cristian Sbrolli" w:date="2020-12-04T22:04:00Z">
            <w:rPr>
              <w:ins w:id="4410" w:author="Cristian Sbrolli" w:date="2020-12-04T22:03:00Z"/>
              <w:rStyle w:val="SubtleEmphasis"/>
              <w:sz w:val="44"/>
              <w:szCs w:val="44"/>
            </w:rPr>
          </w:rPrChange>
        </w:rPr>
      </w:pPr>
      <w:ins w:id="4411" w:author="Cristian Sbrolli" w:date="2020-12-04T22:03:00Z">
        <w:r w:rsidRPr="005432E1">
          <w:rPr>
            <w:rStyle w:val="SubtleEmphasis"/>
            <w:rFonts w:asciiTheme="minorHAnsi" w:hAnsiTheme="minorHAnsi" w:cstheme="minorHAnsi"/>
            <w:szCs w:val="24"/>
            <w:rPrChange w:id="4412" w:author="Cristian Sbrolli" w:date="2020-12-04T22:04:00Z">
              <w:rPr>
                <w:rStyle w:val="SubtleEmphasis"/>
                <w:sz w:val="44"/>
                <w:szCs w:val="44"/>
              </w:rPr>
            </w:rPrChange>
          </w:rPr>
          <w:t>}</w:t>
        </w:r>
      </w:ins>
    </w:p>
    <w:p w14:paraId="18D3BC60" w14:textId="77777777" w:rsidR="005432E1" w:rsidRPr="005432E1" w:rsidRDefault="005432E1" w:rsidP="005432E1">
      <w:pPr>
        <w:pStyle w:val="ListParagraph"/>
        <w:spacing w:line="240" w:lineRule="auto"/>
        <w:ind w:left="360"/>
        <w:rPr>
          <w:ins w:id="4413" w:author="Cristian Sbrolli" w:date="2020-12-04T22:03:00Z"/>
          <w:rStyle w:val="SubtleEmphasis"/>
          <w:rFonts w:asciiTheme="minorHAnsi" w:hAnsiTheme="minorHAnsi" w:cstheme="minorHAnsi"/>
          <w:szCs w:val="24"/>
          <w:rPrChange w:id="4414" w:author="Cristian Sbrolli" w:date="2020-12-04T22:04:00Z">
            <w:rPr>
              <w:ins w:id="4415" w:author="Cristian Sbrolli" w:date="2020-12-04T22:03:00Z"/>
              <w:rStyle w:val="SubtleEmphasis"/>
              <w:sz w:val="44"/>
              <w:szCs w:val="44"/>
            </w:rPr>
          </w:rPrChange>
        </w:rPr>
      </w:pPr>
    </w:p>
    <w:p w14:paraId="0DEE77DC" w14:textId="77777777" w:rsidR="005432E1" w:rsidRPr="005432E1" w:rsidRDefault="005432E1" w:rsidP="005432E1">
      <w:pPr>
        <w:pStyle w:val="ListParagraph"/>
        <w:spacing w:line="240" w:lineRule="auto"/>
        <w:ind w:left="360"/>
        <w:rPr>
          <w:ins w:id="4416" w:author="Cristian Sbrolli" w:date="2020-12-04T22:03:00Z"/>
          <w:rStyle w:val="SubtleEmphasis"/>
          <w:rFonts w:asciiTheme="minorHAnsi" w:hAnsiTheme="minorHAnsi" w:cstheme="minorHAnsi"/>
          <w:szCs w:val="24"/>
          <w:rPrChange w:id="4417" w:author="Cristian Sbrolli" w:date="2020-12-04T22:04:00Z">
            <w:rPr>
              <w:ins w:id="4418" w:author="Cristian Sbrolli" w:date="2020-12-04T22:03:00Z"/>
              <w:rStyle w:val="SubtleEmphasis"/>
              <w:sz w:val="44"/>
              <w:szCs w:val="44"/>
            </w:rPr>
          </w:rPrChange>
        </w:rPr>
      </w:pPr>
      <w:ins w:id="4419" w:author="Cristian Sbrolli" w:date="2020-12-04T22:03:00Z">
        <w:r w:rsidRPr="005432E1">
          <w:rPr>
            <w:rStyle w:val="SubtleEmphasis"/>
            <w:rFonts w:asciiTheme="minorHAnsi" w:hAnsiTheme="minorHAnsi" w:cstheme="minorHAnsi"/>
            <w:szCs w:val="24"/>
            <w:rPrChange w:id="4420"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4421"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4422" w:author="Cristian Sbrolli" w:date="2020-12-04T22:04:00Z">
              <w:rPr>
                <w:rStyle w:val="SubtleEmphasis"/>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4423" w:author="Cristian Sbrolli" w:date="2020-12-04T22:03:00Z"/>
          <w:rStyle w:val="SubtleEmphasis"/>
          <w:rFonts w:asciiTheme="minorHAnsi" w:hAnsiTheme="minorHAnsi" w:cstheme="minorHAnsi"/>
          <w:szCs w:val="24"/>
          <w:rPrChange w:id="4424" w:author="Cristian Sbrolli" w:date="2020-12-04T22:04:00Z">
            <w:rPr>
              <w:ins w:id="4425" w:author="Cristian Sbrolli" w:date="2020-12-04T22:03:00Z"/>
              <w:rStyle w:val="SubtleEmphasis"/>
              <w:sz w:val="44"/>
              <w:szCs w:val="44"/>
            </w:rPr>
          </w:rPrChange>
        </w:rPr>
      </w:pPr>
      <w:proofErr w:type="gramStart"/>
      <w:ins w:id="4426" w:author="Cristian Sbrolli" w:date="2020-12-04T22:03:00Z">
        <w:r w:rsidRPr="005432E1">
          <w:rPr>
            <w:rStyle w:val="SubtleEmphasis"/>
            <w:rFonts w:asciiTheme="minorHAnsi" w:hAnsiTheme="minorHAnsi" w:cstheme="minorHAnsi"/>
            <w:szCs w:val="24"/>
            <w:rPrChange w:id="4427" w:author="Cristian Sbrolli" w:date="2020-12-04T22:04:00Z">
              <w:rPr>
                <w:rStyle w:val="SubtleEmphasis"/>
                <w:sz w:val="44"/>
                <w:szCs w:val="44"/>
              </w:rPr>
            </w:rPrChange>
          </w:rPr>
          <w:t>fact{</w:t>
        </w:r>
        <w:proofErr w:type="gramEnd"/>
      </w:ins>
    </w:p>
    <w:p w14:paraId="08B2EE29" w14:textId="77777777" w:rsidR="005432E1" w:rsidRPr="005432E1" w:rsidRDefault="005432E1" w:rsidP="005432E1">
      <w:pPr>
        <w:pStyle w:val="ListParagraph"/>
        <w:spacing w:line="240" w:lineRule="auto"/>
        <w:ind w:left="360"/>
        <w:rPr>
          <w:ins w:id="4428" w:author="Cristian Sbrolli" w:date="2020-12-04T22:03:00Z"/>
          <w:rStyle w:val="SubtleEmphasis"/>
          <w:rFonts w:asciiTheme="minorHAnsi" w:hAnsiTheme="minorHAnsi" w:cstheme="minorHAnsi"/>
          <w:szCs w:val="24"/>
          <w:rPrChange w:id="4429" w:author="Cristian Sbrolli" w:date="2020-12-04T22:04:00Z">
            <w:rPr>
              <w:ins w:id="4430" w:author="Cristian Sbrolli" w:date="2020-12-04T22:03:00Z"/>
              <w:rStyle w:val="SubtleEmphasis"/>
              <w:sz w:val="44"/>
              <w:szCs w:val="44"/>
            </w:rPr>
          </w:rPrChange>
        </w:rPr>
      </w:pPr>
      <w:ins w:id="4431" w:author="Cristian Sbrolli" w:date="2020-12-04T22:03:00Z">
        <w:r w:rsidRPr="005432E1">
          <w:rPr>
            <w:rStyle w:val="SubtleEmphasis"/>
            <w:rFonts w:asciiTheme="minorHAnsi" w:hAnsiTheme="minorHAnsi" w:cstheme="minorHAnsi"/>
            <w:szCs w:val="24"/>
            <w:rPrChange w:id="4432" w:author="Cristian Sbrolli" w:date="2020-12-04T22:04:00Z">
              <w:rPr>
                <w:rStyle w:val="SubtleEmphasis"/>
                <w:sz w:val="44"/>
                <w:szCs w:val="44"/>
              </w:rPr>
            </w:rPrChange>
          </w:rPr>
          <w:t xml:space="preserve">all c: </w:t>
        </w:r>
        <w:proofErr w:type="spellStart"/>
        <w:r w:rsidRPr="005432E1">
          <w:rPr>
            <w:rStyle w:val="SubtleEmphasis"/>
            <w:rFonts w:asciiTheme="minorHAnsi" w:hAnsiTheme="minorHAnsi" w:cstheme="minorHAnsi"/>
            <w:szCs w:val="24"/>
            <w:rPrChange w:id="4433"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4434" w:author="Cristian Sbrolli" w:date="2020-12-04T22:04:00Z">
              <w:rPr>
                <w:rStyle w:val="SubtleEmphasis"/>
                <w:sz w:val="44"/>
                <w:szCs w:val="44"/>
              </w:rPr>
            </w:rPrChange>
          </w:rPr>
          <w:t xml:space="preserve"> | </w:t>
        </w:r>
        <w:proofErr w:type="gramStart"/>
        <w:r w:rsidRPr="005432E1">
          <w:rPr>
            <w:rStyle w:val="SubtleEmphasis"/>
            <w:rFonts w:asciiTheme="minorHAnsi" w:hAnsiTheme="minorHAnsi" w:cstheme="minorHAnsi"/>
            <w:szCs w:val="24"/>
            <w:rPrChange w:id="443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436" w:author="Cristian Sbrolli" w:date="2020-12-04T22:04:00Z">
              <w:rPr>
                <w:rStyle w:val="SubtleEmphasis"/>
                <w:sz w:val="44"/>
                <w:szCs w:val="44"/>
              </w:rPr>
            </w:rPrChange>
          </w:rPr>
          <w:t xml:space="preserve">ticketCode.c) = 1 </w:t>
        </w:r>
      </w:ins>
    </w:p>
    <w:p w14:paraId="5367618D" w14:textId="77777777" w:rsidR="005432E1" w:rsidRPr="005432E1" w:rsidRDefault="005432E1" w:rsidP="005432E1">
      <w:pPr>
        <w:pStyle w:val="ListParagraph"/>
        <w:spacing w:line="240" w:lineRule="auto"/>
        <w:ind w:left="360"/>
        <w:rPr>
          <w:ins w:id="4437" w:author="Cristian Sbrolli" w:date="2020-12-04T22:03:00Z"/>
          <w:rStyle w:val="SubtleEmphasis"/>
          <w:rFonts w:asciiTheme="minorHAnsi" w:hAnsiTheme="minorHAnsi" w:cstheme="minorHAnsi"/>
          <w:szCs w:val="24"/>
          <w:rPrChange w:id="4438" w:author="Cristian Sbrolli" w:date="2020-12-04T22:04:00Z">
            <w:rPr>
              <w:ins w:id="4439" w:author="Cristian Sbrolli" w:date="2020-12-04T22:03:00Z"/>
              <w:rStyle w:val="SubtleEmphasis"/>
              <w:sz w:val="44"/>
              <w:szCs w:val="44"/>
            </w:rPr>
          </w:rPrChange>
        </w:rPr>
      </w:pPr>
      <w:ins w:id="4440" w:author="Cristian Sbrolli" w:date="2020-12-04T22:03:00Z">
        <w:r w:rsidRPr="005432E1">
          <w:rPr>
            <w:rStyle w:val="SubtleEmphasis"/>
            <w:rFonts w:asciiTheme="minorHAnsi" w:hAnsiTheme="minorHAnsi" w:cstheme="minorHAnsi"/>
            <w:szCs w:val="24"/>
            <w:rPrChange w:id="4441" w:author="Cristian Sbrolli" w:date="2020-12-04T22:04:00Z">
              <w:rPr>
                <w:rStyle w:val="SubtleEmphasis"/>
                <w:sz w:val="44"/>
                <w:szCs w:val="44"/>
              </w:rPr>
            </w:rPrChange>
          </w:rPr>
          <w:t>}</w:t>
        </w:r>
      </w:ins>
    </w:p>
    <w:p w14:paraId="40164314" w14:textId="77777777" w:rsidR="005432E1" w:rsidRPr="005432E1" w:rsidRDefault="005432E1" w:rsidP="005432E1">
      <w:pPr>
        <w:pStyle w:val="ListParagraph"/>
        <w:spacing w:line="240" w:lineRule="auto"/>
        <w:ind w:left="360"/>
        <w:rPr>
          <w:ins w:id="4442" w:author="Cristian Sbrolli" w:date="2020-12-04T22:03:00Z"/>
          <w:rStyle w:val="SubtleEmphasis"/>
          <w:rFonts w:asciiTheme="minorHAnsi" w:hAnsiTheme="minorHAnsi" w:cstheme="minorHAnsi"/>
          <w:szCs w:val="24"/>
          <w:rPrChange w:id="4443" w:author="Cristian Sbrolli" w:date="2020-12-04T22:04:00Z">
            <w:rPr>
              <w:ins w:id="4444" w:author="Cristian Sbrolli" w:date="2020-12-04T22:03:00Z"/>
              <w:rStyle w:val="SubtleEmphasis"/>
              <w:sz w:val="44"/>
              <w:szCs w:val="44"/>
            </w:rPr>
          </w:rPrChange>
        </w:rPr>
      </w:pPr>
    </w:p>
    <w:p w14:paraId="31181C7A" w14:textId="77777777" w:rsidR="005432E1" w:rsidRPr="005432E1" w:rsidRDefault="005432E1" w:rsidP="005432E1">
      <w:pPr>
        <w:pStyle w:val="ListParagraph"/>
        <w:spacing w:line="240" w:lineRule="auto"/>
        <w:ind w:left="360"/>
        <w:rPr>
          <w:ins w:id="4445" w:author="Cristian Sbrolli" w:date="2020-12-04T22:03:00Z"/>
          <w:rStyle w:val="SubtleEmphasis"/>
          <w:rFonts w:asciiTheme="minorHAnsi" w:hAnsiTheme="minorHAnsi" w:cstheme="minorHAnsi"/>
          <w:szCs w:val="24"/>
          <w:rPrChange w:id="4446" w:author="Cristian Sbrolli" w:date="2020-12-04T22:04:00Z">
            <w:rPr>
              <w:ins w:id="4447" w:author="Cristian Sbrolli" w:date="2020-12-04T22:03:00Z"/>
              <w:rStyle w:val="SubtleEmphasis"/>
              <w:sz w:val="44"/>
              <w:szCs w:val="44"/>
            </w:rPr>
          </w:rPrChange>
        </w:rPr>
      </w:pPr>
      <w:ins w:id="4448" w:author="Cristian Sbrolli" w:date="2020-12-04T22:03:00Z">
        <w:r w:rsidRPr="005432E1">
          <w:rPr>
            <w:rStyle w:val="SubtleEmphasis"/>
            <w:rFonts w:asciiTheme="minorHAnsi" w:hAnsiTheme="minorHAnsi" w:cstheme="minorHAnsi"/>
            <w:szCs w:val="24"/>
            <w:rPrChange w:id="4449" w:author="Cristian Sbrolli" w:date="2020-12-04T22:04:00Z">
              <w:rPr>
                <w:rStyle w:val="SubtleEmphasis"/>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4450" w:author="Cristian Sbrolli" w:date="2020-12-04T22:03:00Z"/>
          <w:rStyle w:val="SubtleEmphasis"/>
          <w:rFonts w:asciiTheme="minorHAnsi" w:hAnsiTheme="minorHAnsi" w:cstheme="minorHAnsi"/>
          <w:szCs w:val="24"/>
          <w:rPrChange w:id="4451" w:author="Cristian Sbrolli" w:date="2020-12-04T22:04:00Z">
            <w:rPr>
              <w:ins w:id="4452" w:author="Cristian Sbrolli" w:date="2020-12-04T22:03:00Z"/>
              <w:rStyle w:val="SubtleEmphasis"/>
              <w:sz w:val="44"/>
              <w:szCs w:val="44"/>
            </w:rPr>
          </w:rPrChange>
        </w:rPr>
      </w:pPr>
      <w:proofErr w:type="gramStart"/>
      <w:ins w:id="4453" w:author="Cristian Sbrolli" w:date="2020-12-04T22:03:00Z">
        <w:r w:rsidRPr="005432E1">
          <w:rPr>
            <w:rStyle w:val="SubtleEmphasis"/>
            <w:rFonts w:asciiTheme="minorHAnsi" w:hAnsiTheme="minorHAnsi" w:cstheme="minorHAnsi"/>
            <w:szCs w:val="24"/>
            <w:rPrChange w:id="4454" w:author="Cristian Sbrolli" w:date="2020-12-04T22:04:00Z">
              <w:rPr>
                <w:rStyle w:val="SubtleEmphasis"/>
                <w:sz w:val="44"/>
                <w:szCs w:val="44"/>
              </w:rPr>
            </w:rPrChange>
          </w:rPr>
          <w:t>fact{</w:t>
        </w:r>
        <w:proofErr w:type="gramEnd"/>
      </w:ins>
    </w:p>
    <w:p w14:paraId="4C6AE1B8" w14:textId="77777777" w:rsidR="005432E1" w:rsidRPr="005432E1" w:rsidRDefault="005432E1" w:rsidP="005432E1">
      <w:pPr>
        <w:pStyle w:val="ListParagraph"/>
        <w:spacing w:line="240" w:lineRule="auto"/>
        <w:ind w:left="360"/>
        <w:rPr>
          <w:ins w:id="4455" w:author="Cristian Sbrolli" w:date="2020-12-04T22:03:00Z"/>
          <w:rStyle w:val="SubtleEmphasis"/>
          <w:rFonts w:asciiTheme="minorHAnsi" w:hAnsiTheme="minorHAnsi" w:cstheme="minorHAnsi"/>
          <w:szCs w:val="24"/>
          <w:rPrChange w:id="4456" w:author="Cristian Sbrolli" w:date="2020-12-04T22:04:00Z">
            <w:rPr>
              <w:ins w:id="4457" w:author="Cristian Sbrolli" w:date="2020-12-04T22:03:00Z"/>
              <w:rStyle w:val="SubtleEmphasis"/>
              <w:sz w:val="44"/>
              <w:szCs w:val="44"/>
            </w:rPr>
          </w:rPrChange>
        </w:rPr>
      </w:pPr>
      <w:ins w:id="4458" w:author="Cristian Sbrolli" w:date="2020-12-04T22:03:00Z">
        <w:r w:rsidRPr="005432E1">
          <w:rPr>
            <w:rStyle w:val="SubtleEmphasis"/>
            <w:rFonts w:asciiTheme="minorHAnsi" w:hAnsiTheme="minorHAnsi" w:cstheme="minorHAnsi"/>
            <w:szCs w:val="24"/>
            <w:rPrChange w:id="4459" w:author="Cristian Sbrolli" w:date="2020-12-04T22:04:00Z">
              <w:rPr>
                <w:rStyle w:val="SubtleEmphasis"/>
                <w:sz w:val="44"/>
                <w:szCs w:val="44"/>
              </w:rPr>
            </w:rPrChange>
          </w:rPr>
          <w:t xml:space="preserve">all td: </w:t>
        </w:r>
        <w:proofErr w:type="spellStart"/>
        <w:r w:rsidRPr="005432E1">
          <w:rPr>
            <w:rStyle w:val="SubtleEmphasis"/>
            <w:rFonts w:asciiTheme="minorHAnsi" w:hAnsiTheme="minorHAnsi" w:cstheme="minorHAnsi"/>
            <w:szCs w:val="24"/>
            <w:rPrChange w:id="4460"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4461" w:author="Cristian Sbrolli" w:date="2020-12-04T22:04:00Z">
              <w:rPr>
                <w:rStyle w:val="SubtleEmphasis"/>
                <w:sz w:val="44"/>
                <w:szCs w:val="44"/>
              </w:rPr>
            </w:rPrChange>
          </w:rPr>
          <w:t xml:space="preserve"> | #(dispensers.td) = 1</w:t>
        </w:r>
      </w:ins>
    </w:p>
    <w:p w14:paraId="3B622F01" w14:textId="77777777" w:rsidR="005432E1" w:rsidRPr="005432E1" w:rsidRDefault="005432E1" w:rsidP="005432E1">
      <w:pPr>
        <w:pStyle w:val="ListParagraph"/>
        <w:spacing w:line="240" w:lineRule="auto"/>
        <w:ind w:left="360"/>
        <w:rPr>
          <w:ins w:id="4462" w:author="Cristian Sbrolli" w:date="2020-12-04T22:03:00Z"/>
          <w:rStyle w:val="SubtleEmphasis"/>
          <w:rFonts w:asciiTheme="minorHAnsi" w:hAnsiTheme="minorHAnsi" w:cstheme="minorHAnsi"/>
          <w:szCs w:val="24"/>
          <w:rPrChange w:id="4463" w:author="Cristian Sbrolli" w:date="2020-12-04T22:04:00Z">
            <w:rPr>
              <w:ins w:id="4464" w:author="Cristian Sbrolli" w:date="2020-12-04T22:03:00Z"/>
              <w:rStyle w:val="SubtleEmphasis"/>
              <w:sz w:val="44"/>
              <w:szCs w:val="44"/>
            </w:rPr>
          </w:rPrChange>
        </w:rPr>
      </w:pPr>
      <w:ins w:id="4465" w:author="Cristian Sbrolli" w:date="2020-12-04T22:03:00Z">
        <w:r w:rsidRPr="005432E1">
          <w:rPr>
            <w:rStyle w:val="SubtleEmphasis"/>
            <w:rFonts w:asciiTheme="minorHAnsi" w:hAnsiTheme="minorHAnsi" w:cstheme="minorHAnsi"/>
            <w:szCs w:val="24"/>
            <w:rPrChange w:id="4466" w:author="Cristian Sbrolli" w:date="2020-12-04T22:04:00Z">
              <w:rPr>
                <w:rStyle w:val="SubtleEmphasis"/>
                <w:sz w:val="44"/>
                <w:szCs w:val="44"/>
              </w:rPr>
            </w:rPrChange>
          </w:rPr>
          <w:t>}</w:t>
        </w:r>
      </w:ins>
    </w:p>
    <w:p w14:paraId="40B20710" w14:textId="77777777" w:rsidR="005432E1" w:rsidRPr="005432E1" w:rsidRDefault="005432E1" w:rsidP="005432E1">
      <w:pPr>
        <w:pStyle w:val="ListParagraph"/>
        <w:spacing w:line="240" w:lineRule="auto"/>
        <w:ind w:left="360"/>
        <w:rPr>
          <w:ins w:id="4467" w:author="Cristian Sbrolli" w:date="2020-12-04T22:03:00Z"/>
          <w:rStyle w:val="SubtleEmphasis"/>
          <w:rFonts w:asciiTheme="minorHAnsi" w:hAnsiTheme="minorHAnsi" w:cstheme="minorHAnsi"/>
          <w:szCs w:val="24"/>
          <w:rPrChange w:id="4468" w:author="Cristian Sbrolli" w:date="2020-12-04T22:04:00Z">
            <w:rPr>
              <w:ins w:id="4469" w:author="Cristian Sbrolli" w:date="2020-12-04T22:03:00Z"/>
              <w:rStyle w:val="SubtleEmphasis"/>
              <w:sz w:val="44"/>
              <w:szCs w:val="44"/>
            </w:rPr>
          </w:rPrChange>
        </w:rPr>
      </w:pPr>
    </w:p>
    <w:p w14:paraId="08C5D884" w14:textId="77777777" w:rsidR="005432E1" w:rsidRPr="005432E1" w:rsidRDefault="005432E1" w:rsidP="005432E1">
      <w:pPr>
        <w:pStyle w:val="ListParagraph"/>
        <w:spacing w:line="240" w:lineRule="auto"/>
        <w:ind w:left="360"/>
        <w:rPr>
          <w:ins w:id="4470" w:author="Cristian Sbrolli" w:date="2020-12-04T22:03:00Z"/>
          <w:rStyle w:val="SubtleEmphasis"/>
          <w:rFonts w:asciiTheme="minorHAnsi" w:hAnsiTheme="minorHAnsi" w:cstheme="minorHAnsi"/>
          <w:szCs w:val="24"/>
          <w:rPrChange w:id="4471" w:author="Cristian Sbrolli" w:date="2020-12-04T22:04:00Z">
            <w:rPr>
              <w:ins w:id="4472" w:author="Cristian Sbrolli" w:date="2020-12-04T22:03:00Z"/>
              <w:rStyle w:val="SubtleEmphasis"/>
              <w:sz w:val="44"/>
              <w:szCs w:val="44"/>
            </w:rPr>
          </w:rPrChange>
        </w:rPr>
      </w:pPr>
      <w:ins w:id="4473" w:author="Cristian Sbrolli" w:date="2020-12-04T22:03:00Z">
        <w:r w:rsidRPr="005432E1">
          <w:rPr>
            <w:rStyle w:val="SubtleEmphasis"/>
            <w:rFonts w:asciiTheme="minorHAnsi" w:hAnsiTheme="minorHAnsi" w:cstheme="minorHAnsi"/>
            <w:szCs w:val="24"/>
            <w:rPrChange w:id="4474"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4475"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4476" w:author="Cristian Sbrolli" w:date="2020-12-04T22:04:00Z">
              <w:rPr>
                <w:rStyle w:val="SubtleEmphasis"/>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4477" w:author="Cristian Sbrolli" w:date="2020-12-04T22:03:00Z"/>
          <w:rStyle w:val="SubtleEmphasis"/>
          <w:rFonts w:asciiTheme="minorHAnsi" w:hAnsiTheme="minorHAnsi" w:cstheme="minorHAnsi"/>
          <w:szCs w:val="24"/>
          <w:rPrChange w:id="4478" w:author="Cristian Sbrolli" w:date="2020-12-04T22:04:00Z">
            <w:rPr>
              <w:ins w:id="4479" w:author="Cristian Sbrolli" w:date="2020-12-04T22:03:00Z"/>
              <w:rStyle w:val="SubtleEmphasis"/>
              <w:sz w:val="44"/>
              <w:szCs w:val="44"/>
            </w:rPr>
          </w:rPrChange>
        </w:rPr>
      </w:pPr>
      <w:proofErr w:type="gramStart"/>
      <w:ins w:id="4480" w:author="Cristian Sbrolli" w:date="2020-12-04T22:03:00Z">
        <w:r w:rsidRPr="005432E1">
          <w:rPr>
            <w:rStyle w:val="SubtleEmphasis"/>
            <w:rFonts w:asciiTheme="minorHAnsi" w:hAnsiTheme="minorHAnsi" w:cstheme="minorHAnsi"/>
            <w:szCs w:val="24"/>
            <w:rPrChange w:id="4481" w:author="Cristian Sbrolli" w:date="2020-12-04T22:04:00Z">
              <w:rPr>
                <w:rStyle w:val="SubtleEmphasis"/>
                <w:sz w:val="44"/>
                <w:szCs w:val="44"/>
              </w:rPr>
            </w:rPrChange>
          </w:rPr>
          <w:t>fact{</w:t>
        </w:r>
        <w:proofErr w:type="gramEnd"/>
      </w:ins>
    </w:p>
    <w:p w14:paraId="66397AC4" w14:textId="77777777" w:rsidR="005432E1" w:rsidRPr="005432E1" w:rsidRDefault="005432E1" w:rsidP="005432E1">
      <w:pPr>
        <w:pStyle w:val="ListParagraph"/>
        <w:spacing w:line="240" w:lineRule="auto"/>
        <w:ind w:left="360"/>
        <w:rPr>
          <w:ins w:id="4482" w:author="Cristian Sbrolli" w:date="2020-12-04T22:03:00Z"/>
          <w:rStyle w:val="SubtleEmphasis"/>
          <w:rFonts w:asciiTheme="minorHAnsi" w:hAnsiTheme="minorHAnsi" w:cstheme="minorHAnsi"/>
          <w:szCs w:val="24"/>
          <w:rPrChange w:id="4483" w:author="Cristian Sbrolli" w:date="2020-12-04T22:04:00Z">
            <w:rPr>
              <w:ins w:id="4484" w:author="Cristian Sbrolli" w:date="2020-12-04T22:03:00Z"/>
              <w:rStyle w:val="SubtleEmphasis"/>
              <w:sz w:val="44"/>
              <w:szCs w:val="44"/>
            </w:rPr>
          </w:rPrChange>
        </w:rPr>
      </w:pPr>
      <w:ins w:id="4485" w:author="Cristian Sbrolli" w:date="2020-12-04T22:03:00Z">
        <w:r w:rsidRPr="005432E1">
          <w:rPr>
            <w:rStyle w:val="SubtleEmphasis"/>
            <w:rFonts w:asciiTheme="minorHAnsi" w:hAnsiTheme="minorHAnsi" w:cstheme="minorHAnsi"/>
            <w:szCs w:val="24"/>
            <w:rPrChange w:id="4486" w:author="Cristian Sbrolli" w:date="2020-12-04T22:04:00Z">
              <w:rPr>
                <w:rStyle w:val="SubtleEmphasis"/>
                <w:sz w:val="44"/>
                <w:szCs w:val="44"/>
              </w:rPr>
            </w:rPrChange>
          </w:rPr>
          <w:t xml:space="preserve">all cd: </w:t>
        </w:r>
        <w:proofErr w:type="spellStart"/>
        <w:r w:rsidRPr="005432E1">
          <w:rPr>
            <w:rStyle w:val="SubtleEmphasis"/>
            <w:rFonts w:asciiTheme="minorHAnsi" w:hAnsiTheme="minorHAnsi" w:cstheme="minorHAnsi"/>
            <w:szCs w:val="24"/>
            <w:rPrChange w:id="4487"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4488" w:author="Cristian Sbrolli" w:date="2020-12-04T22:04:00Z">
              <w:rPr>
                <w:rStyle w:val="SubtleEmphasis"/>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4489" w:author="Cristian Sbrolli" w:date="2020-12-04T22:03:00Z"/>
          <w:rStyle w:val="SubtleEmphasis"/>
          <w:rFonts w:asciiTheme="minorHAnsi" w:hAnsiTheme="minorHAnsi" w:cstheme="minorHAnsi"/>
          <w:szCs w:val="24"/>
          <w:rPrChange w:id="4490" w:author="Cristian Sbrolli" w:date="2020-12-04T22:04:00Z">
            <w:rPr>
              <w:ins w:id="4491" w:author="Cristian Sbrolli" w:date="2020-12-04T22:03:00Z"/>
              <w:rStyle w:val="SubtleEmphasis"/>
              <w:sz w:val="44"/>
              <w:szCs w:val="44"/>
            </w:rPr>
          </w:rPrChange>
        </w:rPr>
      </w:pPr>
      <w:ins w:id="4492" w:author="Cristian Sbrolli" w:date="2020-12-04T22:03:00Z">
        <w:r w:rsidRPr="005432E1">
          <w:rPr>
            <w:rStyle w:val="SubtleEmphasis"/>
            <w:rFonts w:asciiTheme="minorHAnsi" w:hAnsiTheme="minorHAnsi" w:cstheme="minorHAnsi"/>
            <w:szCs w:val="24"/>
            <w:rPrChange w:id="4493" w:author="Cristian Sbrolli" w:date="2020-12-04T22:04:00Z">
              <w:rPr>
                <w:rStyle w:val="SubtleEmphasis"/>
                <w:sz w:val="44"/>
                <w:szCs w:val="44"/>
              </w:rPr>
            </w:rPrChange>
          </w:rPr>
          <w:t>}</w:t>
        </w:r>
      </w:ins>
    </w:p>
    <w:p w14:paraId="78F3954C" w14:textId="77777777" w:rsidR="005432E1" w:rsidRPr="005432E1" w:rsidRDefault="005432E1" w:rsidP="005432E1">
      <w:pPr>
        <w:pStyle w:val="ListParagraph"/>
        <w:spacing w:line="240" w:lineRule="auto"/>
        <w:ind w:left="360"/>
        <w:rPr>
          <w:ins w:id="4494" w:author="Cristian Sbrolli" w:date="2020-12-04T22:03:00Z"/>
          <w:rStyle w:val="SubtleEmphasis"/>
          <w:rFonts w:asciiTheme="minorHAnsi" w:hAnsiTheme="minorHAnsi" w:cstheme="minorHAnsi"/>
          <w:szCs w:val="24"/>
          <w:rPrChange w:id="4495" w:author="Cristian Sbrolli" w:date="2020-12-04T22:04:00Z">
            <w:rPr>
              <w:ins w:id="4496" w:author="Cristian Sbrolli" w:date="2020-12-04T22:03:00Z"/>
              <w:rStyle w:val="SubtleEmphasis"/>
              <w:sz w:val="44"/>
              <w:szCs w:val="44"/>
            </w:rPr>
          </w:rPrChange>
        </w:rPr>
      </w:pPr>
    </w:p>
    <w:p w14:paraId="33B38F4D" w14:textId="77777777" w:rsidR="005432E1" w:rsidRPr="005432E1" w:rsidRDefault="005432E1" w:rsidP="005432E1">
      <w:pPr>
        <w:pStyle w:val="ListParagraph"/>
        <w:spacing w:line="240" w:lineRule="auto"/>
        <w:ind w:left="360"/>
        <w:rPr>
          <w:ins w:id="4497" w:author="Cristian Sbrolli" w:date="2020-12-04T22:03:00Z"/>
          <w:rStyle w:val="SubtleEmphasis"/>
          <w:rFonts w:asciiTheme="minorHAnsi" w:hAnsiTheme="minorHAnsi" w:cstheme="minorHAnsi"/>
          <w:szCs w:val="24"/>
          <w:rPrChange w:id="4498" w:author="Cristian Sbrolli" w:date="2020-12-04T22:04:00Z">
            <w:rPr>
              <w:ins w:id="4499" w:author="Cristian Sbrolli" w:date="2020-12-04T22:03:00Z"/>
              <w:rStyle w:val="SubtleEmphasis"/>
              <w:sz w:val="44"/>
              <w:szCs w:val="44"/>
            </w:rPr>
          </w:rPrChange>
        </w:rPr>
      </w:pPr>
      <w:ins w:id="4500" w:author="Cristian Sbrolli" w:date="2020-12-04T22:03:00Z">
        <w:r w:rsidRPr="005432E1">
          <w:rPr>
            <w:rStyle w:val="SubtleEmphasis"/>
            <w:rFonts w:asciiTheme="minorHAnsi" w:hAnsiTheme="minorHAnsi" w:cstheme="minorHAnsi"/>
            <w:szCs w:val="24"/>
            <w:rPrChange w:id="4501" w:author="Cristian Sbrolli" w:date="2020-12-04T22:04:00Z">
              <w:rPr>
                <w:rStyle w:val="SubtleEmphasis"/>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4502" w:author="Cristian Sbrolli" w:date="2020-12-04T22:03:00Z"/>
          <w:rStyle w:val="SubtleEmphasis"/>
          <w:rFonts w:asciiTheme="minorHAnsi" w:hAnsiTheme="minorHAnsi" w:cstheme="minorHAnsi"/>
          <w:szCs w:val="24"/>
          <w:rPrChange w:id="4503" w:author="Cristian Sbrolli" w:date="2020-12-04T22:04:00Z">
            <w:rPr>
              <w:ins w:id="4504" w:author="Cristian Sbrolli" w:date="2020-12-04T22:03:00Z"/>
              <w:rStyle w:val="SubtleEmphasis"/>
              <w:sz w:val="44"/>
              <w:szCs w:val="44"/>
            </w:rPr>
          </w:rPrChange>
        </w:rPr>
      </w:pPr>
      <w:proofErr w:type="gramStart"/>
      <w:ins w:id="4505" w:author="Cristian Sbrolli" w:date="2020-12-04T22:03:00Z">
        <w:r w:rsidRPr="005432E1">
          <w:rPr>
            <w:rStyle w:val="SubtleEmphasis"/>
            <w:rFonts w:asciiTheme="minorHAnsi" w:hAnsiTheme="minorHAnsi" w:cstheme="minorHAnsi"/>
            <w:szCs w:val="24"/>
            <w:rPrChange w:id="4506" w:author="Cristian Sbrolli" w:date="2020-12-04T22:04:00Z">
              <w:rPr>
                <w:rStyle w:val="SubtleEmphasis"/>
                <w:sz w:val="44"/>
                <w:szCs w:val="44"/>
              </w:rPr>
            </w:rPrChange>
          </w:rPr>
          <w:t>fact{</w:t>
        </w:r>
        <w:proofErr w:type="gramEnd"/>
      </w:ins>
    </w:p>
    <w:p w14:paraId="6C8A2CBF" w14:textId="77777777" w:rsidR="005432E1" w:rsidRPr="005432E1" w:rsidRDefault="005432E1" w:rsidP="005432E1">
      <w:pPr>
        <w:pStyle w:val="ListParagraph"/>
        <w:spacing w:line="240" w:lineRule="auto"/>
        <w:ind w:left="360"/>
        <w:rPr>
          <w:ins w:id="4507" w:author="Cristian Sbrolli" w:date="2020-12-04T22:03:00Z"/>
          <w:rStyle w:val="SubtleEmphasis"/>
          <w:rFonts w:asciiTheme="minorHAnsi" w:hAnsiTheme="minorHAnsi" w:cstheme="minorHAnsi"/>
          <w:szCs w:val="24"/>
          <w:rPrChange w:id="4508" w:author="Cristian Sbrolli" w:date="2020-12-04T22:04:00Z">
            <w:rPr>
              <w:ins w:id="4509" w:author="Cristian Sbrolli" w:date="2020-12-04T22:03:00Z"/>
              <w:rStyle w:val="SubtleEmphasis"/>
              <w:sz w:val="44"/>
              <w:szCs w:val="44"/>
            </w:rPr>
          </w:rPrChange>
        </w:rPr>
      </w:pPr>
      <w:ins w:id="4510" w:author="Cristian Sbrolli" w:date="2020-12-04T22:03:00Z">
        <w:r w:rsidRPr="005432E1">
          <w:rPr>
            <w:rStyle w:val="SubtleEmphasis"/>
            <w:rFonts w:asciiTheme="minorHAnsi" w:hAnsiTheme="minorHAnsi" w:cstheme="minorHAnsi"/>
            <w:szCs w:val="24"/>
            <w:rPrChange w:id="4511" w:author="Cristian Sbrolli" w:date="2020-12-04T22:04:00Z">
              <w:rPr>
                <w:rStyle w:val="SubtleEmphasis"/>
                <w:sz w:val="44"/>
                <w:szCs w:val="44"/>
              </w:rPr>
            </w:rPrChange>
          </w:rPr>
          <w:t>all d: Department | #(</w:t>
        </w:r>
        <w:proofErr w:type="gramStart"/>
        <w:r w:rsidRPr="005432E1">
          <w:rPr>
            <w:rStyle w:val="SubtleEmphasis"/>
            <w:rFonts w:asciiTheme="minorHAnsi" w:hAnsiTheme="minorHAnsi" w:cstheme="minorHAnsi"/>
            <w:szCs w:val="24"/>
            <w:rPrChange w:id="4512" w:author="Cristian Sbrolli" w:date="2020-12-04T22:04:00Z">
              <w:rPr>
                <w:rStyle w:val="SubtleEmphasis"/>
                <w:sz w:val="44"/>
                <w:szCs w:val="44"/>
              </w:rPr>
            </w:rPrChange>
          </w:rPr>
          <w:t>departments.d</w:t>
        </w:r>
        <w:proofErr w:type="gramEnd"/>
        <w:r w:rsidRPr="005432E1">
          <w:rPr>
            <w:rStyle w:val="SubtleEmphasis"/>
            <w:rFonts w:asciiTheme="minorHAnsi" w:hAnsiTheme="minorHAnsi" w:cstheme="minorHAnsi"/>
            <w:szCs w:val="24"/>
            <w:rPrChange w:id="4513" w:author="Cristian Sbrolli" w:date="2020-12-04T22:04:00Z">
              <w:rPr>
                <w:rStyle w:val="SubtleEmphasis"/>
                <w:sz w:val="44"/>
                <w:szCs w:val="44"/>
              </w:rPr>
            </w:rPrChange>
          </w:rPr>
          <w:t>) = 1</w:t>
        </w:r>
      </w:ins>
    </w:p>
    <w:p w14:paraId="0BE399F2" w14:textId="77777777" w:rsidR="005432E1" w:rsidRPr="005432E1" w:rsidRDefault="005432E1" w:rsidP="005432E1">
      <w:pPr>
        <w:pStyle w:val="ListParagraph"/>
        <w:spacing w:line="240" w:lineRule="auto"/>
        <w:ind w:left="360"/>
        <w:rPr>
          <w:ins w:id="4514" w:author="Cristian Sbrolli" w:date="2020-12-04T22:03:00Z"/>
          <w:rStyle w:val="SubtleEmphasis"/>
          <w:rFonts w:asciiTheme="minorHAnsi" w:hAnsiTheme="minorHAnsi" w:cstheme="minorHAnsi"/>
          <w:szCs w:val="24"/>
          <w:rPrChange w:id="4515" w:author="Cristian Sbrolli" w:date="2020-12-04T22:04:00Z">
            <w:rPr>
              <w:ins w:id="4516" w:author="Cristian Sbrolli" w:date="2020-12-04T22:03:00Z"/>
              <w:rStyle w:val="SubtleEmphasis"/>
              <w:sz w:val="44"/>
              <w:szCs w:val="44"/>
            </w:rPr>
          </w:rPrChange>
        </w:rPr>
      </w:pPr>
      <w:ins w:id="4517" w:author="Cristian Sbrolli" w:date="2020-12-04T22:03:00Z">
        <w:r w:rsidRPr="005432E1">
          <w:rPr>
            <w:rStyle w:val="SubtleEmphasis"/>
            <w:rFonts w:asciiTheme="minorHAnsi" w:hAnsiTheme="minorHAnsi" w:cstheme="minorHAnsi"/>
            <w:szCs w:val="24"/>
            <w:rPrChange w:id="4518" w:author="Cristian Sbrolli" w:date="2020-12-04T22:04:00Z">
              <w:rPr>
                <w:rStyle w:val="SubtleEmphasis"/>
                <w:sz w:val="44"/>
                <w:szCs w:val="44"/>
              </w:rPr>
            </w:rPrChange>
          </w:rPr>
          <w:t>}</w:t>
        </w:r>
      </w:ins>
    </w:p>
    <w:p w14:paraId="35958473" w14:textId="77777777" w:rsidR="005432E1" w:rsidRPr="005432E1" w:rsidRDefault="005432E1" w:rsidP="005432E1">
      <w:pPr>
        <w:pStyle w:val="ListParagraph"/>
        <w:spacing w:line="240" w:lineRule="auto"/>
        <w:ind w:left="360"/>
        <w:rPr>
          <w:ins w:id="4519" w:author="Cristian Sbrolli" w:date="2020-12-04T22:03:00Z"/>
          <w:rStyle w:val="SubtleEmphasis"/>
          <w:rFonts w:asciiTheme="minorHAnsi" w:hAnsiTheme="minorHAnsi" w:cstheme="minorHAnsi"/>
          <w:szCs w:val="24"/>
          <w:rPrChange w:id="4520" w:author="Cristian Sbrolli" w:date="2020-12-04T22:04:00Z">
            <w:rPr>
              <w:ins w:id="4521" w:author="Cristian Sbrolli" w:date="2020-12-04T22:03:00Z"/>
              <w:rStyle w:val="SubtleEmphasis"/>
              <w:sz w:val="44"/>
              <w:szCs w:val="44"/>
            </w:rPr>
          </w:rPrChange>
        </w:rPr>
      </w:pPr>
    </w:p>
    <w:p w14:paraId="4406F7B5" w14:textId="77777777" w:rsidR="005432E1" w:rsidRPr="005432E1" w:rsidRDefault="005432E1" w:rsidP="005432E1">
      <w:pPr>
        <w:pStyle w:val="ListParagraph"/>
        <w:spacing w:line="240" w:lineRule="auto"/>
        <w:ind w:left="360"/>
        <w:rPr>
          <w:ins w:id="4522" w:author="Cristian Sbrolli" w:date="2020-12-04T22:03:00Z"/>
          <w:rStyle w:val="SubtleEmphasis"/>
          <w:rFonts w:asciiTheme="minorHAnsi" w:hAnsiTheme="minorHAnsi" w:cstheme="minorHAnsi"/>
          <w:szCs w:val="24"/>
          <w:rPrChange w:id="4523" w:author="Cristian Sbrolli" w:date="2020-12-04T22:04:00Z">
            <w:rPr>
              <w:ins w:id="4524" w:author="Cristian Sbrolli" w:date="2020-12-04T22:03:00Z"/>
              <w:rStyle w:val="SubtleEmphasis"/>
              <w:sz w:val="44"/>
              <w:szCs w:val="44"/>
            </w:rPr>
          </w:rPrChange>
        </w:rPr>
      </w:pPr>
      <w:ins w:id="4525" w:author="Cristian Sbrolli" w:date="2020-12-04T22:03:00Z">
        <w:r w:rsidRPr="005432E1">
          <w:rPr>
            <w:rStyle w:val="SubtleEmphasis"/>
            <w:rFonts w:asciiTheme="minorHAnsi" w:hAnsiTheme="minorHAnsi" w:cstheme="minorHAnsi"/>
            <w:szCs w:val="24"/>
            <w:rPrChange w:id="4526" w:author="Cristian Sbrolli" w:date="2020-12-04T22:04:00Z">
              <w:rPr>
                <w:rStyle w:val="SubtleEmphasis"/>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4527" w:author="Cristian Sbrolli" w:date="2020-12-04T22:03:00Z"/>
          <w:rStyle w:val="SubtleEmphasis"/>
          <w:rFonts w:asciiTheme="minorHAnsi" w:hAnsiTheme="minorHAnsi" w:cstheme="minorHAnsi"/>
          <w:szCs w:val="24"/>
          <w:rPrChange w:id="4528" w:author="Cristian Sbrolli" w:date="2020-12-04T22:04:00Z">
            <w:rPr>
              <w:ins w:id="4529" w:author="Cristian Sbrolli" w:date="2020-12-04T22:03:00Z"/>
              <w:rStyle w:val="SubtleEmphasis"/>
              <w:sz w:val="44"/>
              <w:szCs w:val="44"/>
            </w:rPr>
          </w:rPrChange>
        </w:rPr>
      </w:pPr>
      <w:proofErr w:type="gramStart"/>
      <w:ins w:id="4530" w:author="Cristian Sbrolli" w:date="2020-12-04T22:03:00Z">
        <w:r w:rsidRPr="005432E1">
          <w:rPr>
            <w:rStyle w:val="SubtleEmphasis"/>
            <w:rFonts w:asciiTheme="minorHAnsi" w:hAnsiTheme="minorHAnsi" w:cstheme="minorHAnsi"/>
            <w:szCs w:val="24"/>
            <w:rPrChange w:id="4531" w:author="Cristian Sbrolli" w:date="2020-12-04T22:04:00Z">
              <w:rPr>
                <w:rStyle w:val="SubtleEmphasis"/>
                <w:sz w:val="44"/>
                <w:szCs w:val="44"/>
              </w:rPr>
            </w:rPrChange>
          </w:rPr>
          <w:t>fact{</w:t>
        </w:r>
        <w:proofErr w:type="gramEnd"/>
      </w:ins>
    </w:p>
    <w:p w14:paraId="4099E40F" w14:textId="77777777" w:rsidR="005432E1" w:rsidRPr="005432E1" w:rsidRDefault="005432E1" w:rsidP="005432E1">
      <w:pPr>
        <w:pStyle w:val="ListParagraph"/>
        <w:spacing w:line="240" w:lineRule="auto"/>
        <w:ind w:left="360"/>
        <w:rPr>
          <w:ins w:id="4532" w:author="Cristian Sbrolli" w:date="2020-12-04T22:03:00Z"/>
          <w:rStyle w:val="SubtleEmphasis"/>
          <w:rFonts w:asciiTheme="minorHAnsi" w:hAnsiTheme="minorHAnsi" w:cstheme="minorHAnsi"/>
          <w:szCs w:val="24"/>
          <w:rPrChange w:id="4533" w:author="Cristian Sbrolli" w:date="2020-12-04T22:04:00Z">
            <w:rPr>
              <w:ins w:id="4534" w:author="Cristian Sbrolli" w:date="2020-12-04T22:03:00Z"/>
              <w:rStyle w:val="SubtleEmphasis"/>
              <w:sz w:val="44"/>
              <w:szCs w:val="44"/>
            </w:rPr>
          </w:rPrChange>
        </w:rPr>
      </w:pPr>
      <w:ins w:id="4535" w:author="Cristian Sbrolli" w:date="2020-12-04T22:03:00Z">
        <w:r w:rsidRPr="005432E1">
          <w:rPr>
            <w:rStyle w:val="SubtleEmphasis"/>
            <w:rFonts w:asciiTheme="minorHAnsi" w:hAnsiTheme="minorHAnsi" w:cstheme="minorHAnsi"/>
            <w:szCs w:val="24"/>
            <w:rPrChange w:id="4536" w:author="Cristian Sbrolli" w:date="2020-12-04T22:04:00Z">
              <w:rPr>
                <w:rStyle w:val="SubtleEmphasis"/>
                <w:sz w:val="44"/>
                <w:szCs w:val="44"/>
              </w:rPr>
            </w:rPrChange>
          </w:rPr>
          <w:t>all i: Item | #(</w:t>
        </w:r>
        <w:proofErr w:type="gramStart"/>
        <w:r w:rsidRPr="005432E1">
          <w:rPr>
            <w:rStyle w:val="SubtleEmphasis"/>
            <w:rFonts w:asciiTheme="minorHAnsi" w:hAnsiTheme="minorHAnsi" w:cstheme="minorHAnsi"/>
            <w:szCs w:val="24"/>
            <w:rPrChange w:id="4537" w:author="Cristian Sbrolli" w:date="2020-12-04T22:04:00Z">
              <w:rPr>
                <w:rStyle w:val="SubtleEmphasis"/>
                <w:sz w:val="44"/>
                <w:szCs w:val="44"/>
              </w:rPr>
            </w:rPrChange>
          </w:rPr>
          <w:t>products.i</w:t>
        </w:r>
        <w:proofErr w:type="gramEnd"/>
        <w:r w:rsidRPr="005432E1">
          <w:rPr>
            <w:rStyle w:val="SubtleEmphasis"/>
            <w:rFonts w:asciiTheme="minorHAnsi" w:hAnsiTheme="minorHAnsi" w:cstheme="minorHAnsi"/>
            <w:szCs w:val="24"/>
            <w:rPrChange w:id="4538" w:author="Cristian Sbrolli" w:date="2020-12-04T22:04:00Z">
              <w:rPr>
                <w:rStyle w:val="SubtleEmphasis"/>
                <w:sz w:val="44"/>
                <w:szCs w:val="44"/>
              </w:rPr>
            </w:rPrChange>
          </w:rPr>
          <w:t>) = 1</w:t>
        </w:r>
      </w:ins>
    </w:p>
    <w:p w14:paraId="6ACEFB39" w14:textId="77777777" w:rsidR="005432E1" w:rsidRPr="005432E1" w:rsidRDefault="005432E1" w:rsidP="005432E1">
      <w:pPr>
        <w:pStyle w:val="ListParagraph"/>
        <w:spacing w:line="240" w:lineRule="auto"/>
        <w:ind w:left="360"/>
        <w:rPr>
          <w:ins w:id="4539" w:author="Cristian Sbrolli" w:date="2020-12-04T22:03:00Z"/>
          <w:rStyle w:val="SubtleEmphasis"/>
          <w:rFonts w:asciiTheme="minorHAnsi" w:hAnsiTheme="minorHAnsi" w:cstheme="minorHAnsi"/>
          <w:szCs w:val="24"/>
          <w:rPrChange w:id="4540" w:author="Cristian Sbrolli" w:date="2020-12-04T22:04:00Z">
            <w:rPr>
              <w:ins w:id="4541" w:author="Cristian Sbrolli" w:date="2020-12-04T22:03:00Z"/>
              <w:rStyle w:val="SubtleEmphasis"/>
              <w:sz w:val="44"/>
              <w:szCs w:val="44"/>
            </w:rPr>
          </w:rPrChange>
        </w:rPr>
      </w:pPr>
      <w:ins w:id="4542" w:author="Cristian Sbrolli" w:date="2020-12-04T22:03:00Z">
        <w:r w:rsidRPr="005432E1">
          <w:rPr>
            <w:rStyle w:val="SubtleEmphasis"/>
            <w:rFonts w:asciiTheme="minorHAnsi" w:hAnsiTheme="minorHAnsi" w:cstheme="minorHAnsi"/>
            <w:szCs w:val="24"/>
            <w:rPrChange w:id="4543" w:author="Cristian Sbrolli" w:date="2020-12-04T22:04:00Z">
              <w:rPr>
                <w:rStyle w:val="SubtleEmphasis"/>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4544" w:author="Cristian Sbrolli" w:date="2020-12-04T22:03:00Z"/>
          <w:rStyle w:val="SubtleEmphasis"/>
          <w:rFonts w:asciiTheme="minorHAnsi" w:hAnsiTheme="minorHAnsi" w:cstheme="minorHAnsi"/>
          <w:szCs w:val="24"/>
          <w:rPrChange w:id="4545" w:author="Cristian Sbrolli" w:date="2020-12-04T22:04:00Z">
            <w:rPr>
              <w:ins w:id="4546" w:author="Cristian Sbrolli" w:date="2020-12-04T22:03:00Z"/>
              <w:rStyle w:val="SubtleEmphasis"/>
              <w:sz w:val="44"/>
              <w:szCs w:val="44"/>
            </w:rPr>
          </w:rPrChange>
        </w:rPr>
      </w:pPr>
    </w:p>
    <w:p w14:paraId="12DB6DA4" w14:textId="77777777" w:rsidR="005432E1" w:rsidRPr="005432E1" w:rsidRDefault="005432E1" w:rsidP="005432E1">
      <w:pPr>
        <w:pStyle w:val="ListParagraph"/>
        <w:spacing w:line="240" w:lineRule="auto"/>
        <w:ind w:left="360"/>
        <w:rPr>
          <w:ins w:id="4547" w:author="Cristian Sbrolli" w:date="2020-12-04T22:03:00Z"/>
          <w:rStyle w:val="SubtleEmphasis"/>
          <w:rFonts w:asciiTheme="minorHAnsi" w:hAnsiTheme="minorHAnsi" w:cstheme="minorHAnsi"/>
          <w:szCs w:val="24"/>
          <w:rPrChange w:id="4548" w:author="Cristian Sbrolli" w:date="2020-12-04T22:04:00Z">
            <w:rPr>
              <w:ins w:id="4549" w:author="Cristian Sbrolli" w:date="2020-12-04T22:03:00Z"/>
              <w:rStyle w:val="SubtleEmphasis"/>
              <w:sz w:val="44"/>
              <w:szCs w:val="44"/>
            </w:rPr>
          </w:rPrChange>
        </w:rPr>
      </w:pPr>
      <w:ins w:id="4550" w:author="Cristian Sbrolli" w:date="2020-12-04T22:03:00Z">
        <w:r w:rsidRPr="005432E1">
          <w:rPr>
            <w:rStyle w:val="SubtleEmphasis"/>
            <w:rFonts w:asciiTheme="minorHAnsi" w:hAnsiTheme="minorHAnsi" w:cstheme="minorHAnsi"/>
            <w:szCs w:val="24"/>
            <w:rPrChange w:id="4551" w:author="Cristian Sbrolli" w:date="2020-12-04T22:04:00Z">
              <w:rPr>
                <w:rStyle w:val="SubtleEmphasis"/>
                <w:sz w:val="44"/>
                <w:szCs w:val="44"/>
              </w:rPr>
            </w:rPrChange>
          </w:rPr>
          <w:t xml:space="preserve">//each GPS is associated to a </w:t>
        </w:r>
        <w:proofErr w:type="spellStart"/>
        <w:r w:rsidRPr="005432E1">
          <w:rPr>
            <w:rStyle w:val="SubtleEmphasis"/>
            <w:rFonts w:asciiTheme="minorHAnsi" w:hAnsiTheme="minorHAnsi" w:cstheme="minorHAnsi"/>
            <w:szCs w:val="24"/>
            <w:rPrChange w:id="4552" w:author="Cristian Sbrolli" w:date="2020-12-04T22:04:00Z">
              <w:rPr>
                <w:rStyle w:val="SubtleEmphasis"/>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4553" w:author="Cristian Sbrolli" w:date="2020-12-04T22:03:00Z"/>
          <w:rStyle w:val="SubtleEmphasis"/>
          <w:rFonts w:asciiTheme="minorHAnsi" w:hAnsiTheme="minorHAnsi" w:cstheme="minorHAnsi"/>
          <w:szCs w:val="24"/>
          <w:rPrChange w:id="4554" w:author="Cristian Sbrolli" w:date="2020-12-04T22:04:00Z">
            <w:rPr>
              <w:ins w:id="4555" w:author="Cristian Sbrolli" w:date="2020-12-04T22:03:00Z"/>
              <w:rStyle w:val="SubtleEmphasis"/>
              <w:sz w:val="44"/>
              <w:szCs w:val="44"/>
            </w:rPr>
          </w:rPrChange>
        </w:rPr>
      </w:pPr>
      <w:ins w:id="4556" w:author="Cristian Sbrolli" w:date="2020-12-04T22:03:00Z">
        <w:r w:rsidRPr="005432E1">
          <w:rPr>
            <w:rStyle w:val="SubtleEmphasis"/>
            <w:rFonts w:asciiTheme="minorHAnsi" w:hAnsiTheme="minorHAnsi" w:cstheme="minorHAnsi"/>
            <w:szCs w:val="24"/>
            <w:rPrChange w:id="4557" w:author="Cristian Sbrolli" w:date="2020-12-04T22:04:00Z">
              <w:rPr>
                <w:rStyle w:val="SubtleEmphasis"/>
                <w:sz w:val="44"/>
                <w:szCs w:val="44"/>
              </w:rPr>
            </w:rPrChange>
          </w:rPr>
          <w:t>fact {</w:t>
        </w:r>
      </w:ins>
    </w:p>
    <w:p w14:paraId="23D948BF" w14:textId="77777777" w:rsidR="005432E1" w:rsidRPr="005432E1" w:rsidRDefault="005432E1" w:rsidP="005432E1">
      <w:pPr>
        <w:pStyle w:val="ListParagraph"/>
        <w:spacing w:line="240" w:lineRule="auto"/>
        <w:ind w:left="360"/>
        <w:rPr>
          <w:ins w:id="4558" w:author="Cristian Sbrolli" w:date="2020-12-04T22:03:00Z"/>
          <w:rStyle w:val="SubtleEmphasis"/>
          <w:rFonts w:asciiTheme="minorHAnsi" w:hAnsiTheme="minorHAnsi" w:cstheme="minorHAnsi"/>
          <w:szCs w:val="24"/>
          <w:rPrChange w:id="4559" w:author="Cristian Sbrolli" w:date="2020-12-04T22:04:00Z">
            <w:rPr>
              <w:ins w:id="4560" w:author="Cristian Sbrolli" w:date="2020-12-04T22:03:00Z"/>
              <w:rStyle w:val="SubtleEmphasis"/>
              <w:sz w:val="44"/>
              <w:szCs w:val="44"/>
            </w:rPr>
          </w:rPrChange>
        </w:rPr>
      </w:pPr>
      <w:ins w:id="4561" w:author="Cristian Sbrolli" w:date="2020-12-04T22:03:00Z">
        <w:r w:rsidRPr="005432E1">
          <w:rPr>
            <w:rStyle w:val="SubtleEmphasis"/>
            <w:rFonts w:asciiTheme="minorHAnsi" w:hAnsiTheme="minorHAnsi" w:cstheme="minorHAnsi"/>
            <w:szCs w:val="24"/>
            <w:rPrChange w:id="4562" w:author="Cristian Sbrolli" w:date="2020-12-04T22:04:00Z">
              <w:rPr>
                <w:rStyle w:val="SubtleEmphasis"/>
                <w:sz w:val="44"/>
                <w:szCs w:val="44"/>
              </w:rPr>
            </w:rPrChange>
          </w:rPr>
          <w:t xml:space="preserve">all g: GPS | </w:t>
        </w:r>
        <w:proofErr w:type="gramStart"/>
        <w:r w:rsidRPr="005432E1">
          <w:rPr>
            <w:rStyle w:val="SubtleEmphasis"/>
            <w:rFonts w:asciiTheme="minorHAnsi" w:hAnsiTheme="minorHAnsi" w:cstheme="minorHAnsi"/>
            <w:szCs w:val="24"/>
            <w:rPrChange w:id="456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564" w:author="Cristian Sbrolli" w:date="2020-12-04T22:04:00Z">
              <w:rPr>
                <w:rStyle w:val="SubtleEmphasis"/>
                <w:sz w:val="44"/>
                <w:szCs w:val="44"/>
              </w:rPr>
            </w:rPrChange>
          </w:rPr>
          <w:t xml:space="preserve">localizationDevice.g) =1 </w:t>
        </w:r>
      </w:ins>
    </w:p>
    <w:p w14:paraId="61C8971C" w14:textId="77777777" w:rsidR="005432E1" w:rsidRPr="005432E1" w:rsidRDefault="005432E1" w:rsidP="005432E1">
      <w:pPr>
        <w:pStyle w:val="ListParagraph"/>
        <w:spacing w:line="240" w:lineRule="auto"/>
        <w:ind w:left="360"/>
        <w:rPr>
          <w:ins w:id="4565" w:author="Cristian Sbrolli" w:date="2020-12-04T22:03:00Z"/>
          <w:rStyle w:val="SubtleEmphasis"/>
          <w:rFonts w:asciiTheme="minorHAnsi" w:hAnsiTheme="minorHAnsi" w:cstheme="minorHAnsi"/>
          <w:szCs w:val="24"/>
          <w:rPrChange w:id="4566" w:author="Cristian Sbrolli" w:date="2020-12-04T22:04:00Z">
            <w:rPr>
              <w:ins w:id="4567" w:author="Cristian Sbrolli" w:date="2020-12-04T22:03:00Z"/>
              <w:rStyle w:val="SubtleEmphasis"/>
              <w:sz w:val="44"/>
              <w:szCs w:val="44"/>
            </w:rPr>
          </w:rPrChange>
        </w:rPr>
      </w:pPr>
      <w:ins w:id="4568" w:author="Cristian Sbrolli" w:date="2020-12-04T22:03:00Z">
        <w:r w:rsidRPr="005432E1">
          <w:rPr>
            <w:rStyle w:val="SubtleEmphasis"/>
            <w:rFonts w:asciiTheme="minorHAnsi" w:hAnsiTheme="minorHAnsi" w:cstheme="minorHAnsi"/>
            <w:szCs w:val="24"/>
            <w:rPrChange w:id="4569" w:author="Cristian Sbrolli" w:date="2020-12-04T22:04:00Z">
              <w:rPr>
                <w:rStyle w:val="SubtleEmphasis"/>
                <w:sz w:val="44"/>
                <w:szCs w:val="44"/>
              </w:rPr>
            </w:rPrChange>
          </w:rPr>
          <w:t>}</w:t>
        </w:r>
      </w:ins>
    </w:p>
    <w:p w14:paraId="6759F133" w14:textId="77777777" w:rsidR="005432E1" w:rsidRPr="005432E1" w:rsidRDefault="005432E1" w:rsidP="005432E1">
      <w:pPr>
        <w:pStyle w:val="ListParagraph"/>
        <w:spacing w:line="240" w:lineRule="auto"/>
        <w:ind w:left="360"/>
        <w:rPr>
          <w:ins w:id="4570" w:author="Cristian Sbrolli" w:date="2020-12-04T22:03:00Z"/>
          <w:rStyle w:val="SubtleEmphasis"/>
          <w:rFonts w:asciiTheme="minorHAnsi" w:hAnsiTheme="minorHAnsi" w:cstheme="minorHAnsi"/>
          <w:szCs w:val="24"/>
          <w:rPrChange w:id="4571" w:author="Cristian Sbrolli" w:date="2020-12-04T22:04:00Z">
            <w:rPr>
              <w:ins w:id="4572" w:author="Cristian Sbrolli" w:date="2020-12-04T22:03:00Z"/>
              <w:rStyle w:val="SubtleEmphasis"/>
              <w:sz w:val="44"/>
              <w:szCs w:val="44"/>
            </w:rPr>
          </w:rPrChange>
        </w:rPr>
      </w:pPr>
    </w:p>
    <w:p w14:paraId="00871E2D" w14:textId="77777777" w:rsidR="005432E1" w:rsidRPr="005432E1" w:rsidRDefault="005432E1" w:rsidP="005432E1">
      <w:pPr>
        <w:pStyle w:val="ListParagraph"/>
        <w:spacing w:line="240" w:lineRule="auto"/>
        <w:ind w:left="360"/>
        <w:rPr>
          <w:ins w:id="4573" w:author="Cristian Sbrolli" w:date="2020-12-04T22:03:00Z"/>
          <w:rStyle w:val="SubtleEmphasis"/>
          <w:rFonts w:asciiTheme="minorHAnsi" w:hAnsiTheme="minorHAnsi" w:cstheme="minorHAnsi"/>
          <w:szCs w:val="24"/>
          <w:rPrChange w:id="4574" w:author="Cristian Sbrolli" w:date="2020-12-04T22:04:00Z">
            <w:rPr>
              <w:ins w:id="4575" w:author="Cristian Sbrolli" w:date="2020-12-04T22:03:00Z"/>
              <w:rStyle w:val="SubtleEmphasis"/>
              <w:sz w:val="44"/>
              <w:szCs w:val="44"/>
            </w:rPr>
          </w:rPrChange>
        </w:rPr>
      </w:pPr>
      <w:ins w:id="4576" w:author="Cristian Sbrolli" w:date="2020-12-04T22:03:00Z">
        <w:r w:rsidRPr="005432E1">
          <w:rPr>
            <w:rStyle w:val="SubtleEmphasis"/>
            <w:rFonts w:asciiTheme="minorHAnsi" w:hAnsiTheme="minorHAnsi" w:cstheme="minorHAnsi"/>
            <w:szCs w:val="24"/>
            <w:rPrChange w:id="4577"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4578"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4579" w:author="Cristian Sbrolli" w:date="2020-12-04T22:04:00Z">
              <w:rPr>
                <w:rStyle w:val="SubtleEmphasis"/>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4580" w:author="Cristian Sbrolli" w:date="2020-12-04T22:03:00Z"/>
          <w:rStyle w:val="SubtleEmphasis"/>
          <w:rFonts w:asciiTheme="minorHAnsi" w:hAnsiTheme="minorHAnsi" w:cstheme="minorHAnsi"/>
          <w:szCs w:val="24"/>
          <w:rPrChange w:id="4581" w:author="Cristian Sbrolli" w:date="2020-12-04T22:04:00Z">
            <w:rPr>
              <w:ins w:id="4582" w:author="Cristian Sbrolli" w:date="2020-12-04T22:03:00Z"/>
              <w:rStyle w:val="SubtleEmphasis"/>
              <w:sz w:val="44"/>
              <w:szCs w:val="44"/>
            </w:rPr>
          </w:rPrChange>
        </w:rPr>
      </w:pPr>
      <w:ins w:id="4583" w:author="Cristian Sbrolli" w:date="2020-12-04T22:03:00Z">
        <w:r w:rsidRPr="005432E1">
          <w:rPr>
            <w:rStyle w:val="SubtleEmphasis"/>
            <w:rFonts w:asciiTheme="minorHAnsi" w:hAnsiTheme="minorHAnsi" w:cstheme="minorHAnsi"/>
            <w:szCs w:val="24"/>
            <w:rPrChange w:id="4584" w:author="Cristian Sbrolli" w:date="2020-12-04T22:04:00Z">
              <w:rPr>
                <w:rStyle w:val="SubtleEmphasis"/>
                <w:sz w:val="44"/>
                <w:szCs w:val="44"/>
              </w:rPr>
            </w:rPrChange>
          </w:rPr>
          <w:t>fact {</w:t>
        </w:r>
      </w:ins>
    </w:p>
    <w:p w14:paraId="636CB23C" w14:textId="77777777" w:rsidR="005432E1" w:rsidRPr="005432E1" w:rsidRDefault="005432E1" w:rsidP="005432E1">
      <w:pPr>
        <w:pStyle w:val="ListParagraph"/>
        <w:spacing w:line="240" w:lineRule="auto"/>
        <w:ind w:left="360"/>
        <w:rPr>
          <w:ins w:id="4585" w:author="Cristian Sbrolli" w:date="2020-12-04T22:03:00Z"/>
          <w:rStyle w:val="SubtleEmphasis"/>
          <w:rFonts w:asciiTheme="minorHAnsi" w:hAnsiTheme="minorHAnsi" w:cstheme="minorHAnsi"/>
          <w:szCs w:val="24"/>
          <w:rPrChange w:id="4586" w:author="Cristian Sbrolli" w:date="2020-12-04T22:04:00Z">
            <w:rPr>
              <w:ins w:id="4587" w:author="Cristian Sbrolli" w:date="2020-12-04T22:03:00Z"/>
              <w:rStyle w:val="SubtleEmphasis"/>
              <w:sz w:val="44"/>
              <w:szCs w:val="44"/>
            </w:rPr>
          </w:rPrChange>
        </w:rPr>
      </w:pPr>
      <w:ins w:id="4588" w:author="Cristian Sbrolli" w:date="2020-12-04T22:03:00Z">
        <w:r w:rsidRPr="005432E1">
          <w:rPr>
            <w:rStyle w:val="SubtleEmphasis"/>
            <w:rFonts w:asciiTheme="minorHAnsi" w:hAnsiTheme="minorHAnsi" w:cstheme="minorHAnsi"/>
            <w:szCs w:val="24"/>
            <w:rPrChange w:id="4589"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590" w:author="Cristian Sbrolli" w:date="2020-12-04T22:04:00Z">
              <w:rPr>
                <w:rStyle w:val="SubtleEmphasis"/>
                <w:sz w:val="44"/>
                <w:szCs w:val="44"/>
              </w:rPr>
            </w:rPrChange>
          </w:rPr>
          <w:t>sd</w:t>
        </w:r>
        <w:proofErr w:type="spellEnd"/>
        <w:r w:rsidRPr="005432E1">
          <w:rPr>
            <w:rStyle w:val="SubtleEmphasis"/>
            <w:rFonts w:asciiTheme="minorHAnsi" w:hAnsiTheme="minorHAnsi" w:cstheme="minorHAnsi"/>
            <w:szCs w:val="24"/>
            <w:rPrChange w:id="4591"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592"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4593" w:author="Cristian Sbrolli" w:date="2020-12-04T22:04:00Z">
              <w:rPr>
                <w:rStyle w:val="SubtleEmphasis"/>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4594" w:author="Cristian Sbrolli" w:date="2020-12-04T22:03:00Z"/>
          <w:rStyle w:val="SubtleEmphasis"/>
          <w:rFonts w:asciiTheme="minorHAnsi" w:hAnsiTheme="minorHAnsi" w:cstheme="minorHAnsi"/>
          <w:szCs w:val="24"/>
          <w:rPrChange w:id="4595" w:author="Cristian Sbrolli" w:date="2020-12-04T22:04:00Z">
            <w:rPr>
              <w:ins w:id="4596" w:author="Cristian Sbrolli" w:date="2020-12-04T22:03:00Z"/>
              <w:rStyle w:val="SubtleEmphasis"/>
              <w:sz w:val="44"/>
              <w:szCs w:val="44"/>
            </w:rPr>
          </w:rPrChange>
        </w:rPr>
      </w:pPr>
      <w:ins w:id="4597" w:author="Cristian Sbrolli" w:date="2020-12-04T22:03:00Z">
        <w:r w:rsidRPr="005432E1">
          <w:rPr>
            <w:rStyle w:val="SubtleEmphasis"/>
            <w:rFonts w:asciiTheme="minorHAnsi" w:hAnsiTheme="minorHAnsi" w:cstheme="minorHAnsi"/>
            <w:szCs w:val="24"/>
            <w:rPrChange w:id="4598" w:author="Cristian Sbrolli" w:date="2020-12-04T22:04:00Z">
              <w:rPr>
                <w:rStyle w:val="SubtleEmphasis"/>
                <w:sz w:val="44"/>
                <w:szCs w:val="44"/>
              </w:rPr>
            </w:rPrChange>
          </w:rPr>
          <w:t>}</w:t>
        </w:r>
      </w:ins>
    </w:p>
    <w:p w14:paraId="50525E45" w14:textId="5DD59D6D" w:rsidR="005432E1" w:rsidRDefault="005432E1" w:rsidP="005432E1">
      <w:pPr>
        <w:pStyle w:val="ListParagraph"/>
        <w:spacing w:line="240" w:lineRule="auto"/>
        <w:ind w:left="360"/>
        <w:rPr>
          <w:ins w:id="4599" w:author="Cristian Sbrolli" w:date="2020-12-05T03:22:00Z"/>
          <w:rStyle w:val="SubtleEmphasis"/>
          <w:rFonts w:cstheme="minorHAnsi"/>
          <w:szCs w:val="24"/>
        </w:rPr>
      </w:pPr>
    </w:p>
    <w:p w14:paraId="564702D1" w14:textId="77777777" w:rsidR="00846914" w:rsidRPr="00846914" w:rsidRDefault="00846914" w:rsidP="00846914">
      <w:pPr>
        <w:pStyle w:val="ListParagraph"/>
        <w:spacing w:line="240" w:lineRule="auto"/>
        <w:ind w:left="360"/>
        <w:rPr>
          <w:ins w:id="4600" w:author="Cristian Sbrolli" w:date="2020-12-05T03:22:00Z"/>
          <w:rStyle w:val="SubtleEmphasis"/>
          <w:rFonts w:cstheme="minorHAnsi"/>
          <w:szCs w:val="24"/>
        </w:rPr>
      </w:pPr>
      <w:ins w:id="4601" w:author="Cristian Sbrolli" w:date="2020-12-05T03:22:00Z">
        <w:r w:rsidRPr="00846914">
          <w:rPr>
            <w:rStyle w:val="SubtleEmphasis"/>
            <w:rFonts w:cstheme="minorHAnsi"/>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4602" w:author="Cristian Sbrolli" w:date="2020-12-05T03:22:00Z"/>
          <w:rStyle w:val="SubtleEmphasis"/>
          <w:rFonts w:cstheme="minorHAnsi"/>
          <w:szCs w:val="24"/>
        </w:rPr>
      </w:pPr>
      <w:proofErr w:type="gramStart"/>
      <w:ins w:id="4603" w:author="Cristian Sbrolli" w:date="2020-12-05T03:22:00Z">
        <w:r w:rsidRPr="00846914">
          <w:rPr>
            <w:rStyle w:val="SubtleEmphasis"/>
            <w:rFonts w:cstheme="minorHAnsi"/>
            <w:szCs w:val="24"/>
          </w:rPr>
          <w:t>fact{</w:t>
        </w:r>
        <w:proofErr w:type="gramEnd"/>
      </w:ins>
    </w:p>
    <w:p w14:paraId="3084C55E" w14:textId="77777777" w:rsidR="00846914" w:rsidRPr="00846914" w:rsidRDefault="00846914" w:rsidP="00846914">
      <w:pPr>
        <w:pStyle w:val="ListParagraph"/>
        <w:spacing w:line="240" w:lineRule="auto"/>
        <w:ind w:left="360"/>
        <w:rPr>
          <w:ins w:id="4604" w:author="Cristian Sbrolli" w:date="2020-12-05T03:22:00Z"/>
          <w:rStyle w:val="SubtleEmphasis"/>
          <w:rFonts w:cstheme="minorHAnsi"/>
          <w:szCs w:val="24"/>
        </w:rPr>
      </w:pPr>
      <w:ins w:id="4605" w:author="Cristian Sbrolli" w:date="2020-12-05T03:22:00Z">
        <w:r w:rsidRPr="00846914">
          <w:rPr>
            <w:rStyle w:val="SubtleEmphasis"/>
            <w:rFonts w:cstheme="minorHAnsi"/>
            <w:szCs w:val="24"/>
          </w:rPr>
          <w:t>all c: Category | #categories.c &gt;= 1</w:t>
        </w:r>
      </w:ins>
    </w:p>
    <w:p w14:paraId="67054459" w14:textId="70947CCA" w:rsidR="00846914" w:rsidRDefault="00846914" w:rsidP="00846914">
      <w:pPr>
        <w:pStyle w:val="ListParagraph"/>
        <w:spacing w:line="240" w:lineRule="auto"/>
        <w:ind w:left="360"/>
        <w:rPr>
          <w:ins w:id="4606" w:author="Cristian Sbrolli" w:date="2020-12-05T03:22:00Z"/>
          <w:rStyle w:val="SubtleEmphasis"/>
          <w:rFonts w:cstheme="minorHAnsi"/>
          <w:szCs w:val="24"/>
        </w:rPr>
      </w:pPr>
      <w:ins w:id="4607" w:author="Cristian Sbrolli" w:date="2020-12-05T03:22:00Z">
        <w:r w:rsidRPr="00846914">
          <w:rPr>
            <w:rStyle w:val="SubtleEmphasis"/>
            <w:rFonts w:cstheme="minorHAnsi"/>
            <w:szCs w:val="24"/>
          </w:rPr>
          <w:t>}</w:t>
        </w:r>
      </w:ins>
    </w:p>
    <w:p w14:paraId="13B9E6BD" w14:textId="77777777" w:rsidR="00846914" w:rsidRPr="005432E1" w:rsidRDefault="00846914" w:rsidP="005432E1">
      <w:pPr>
        <w:pStyle w:val="ListParagraph"/>
        <w:spacing w:line="240" w:lineRule="auto"/>
        <w:ind w:left="360"/>
        <w:rPr>
          <w:ins w:id="4608" w:author="Cristian Sbrolli" w:date="2020-12-04T22:03:00Z"/>
          <w:rStyle w:val="SubtleEmphasis"/>
          <w:rFonts w:asciiTheme="minorHAnsi" w:hAnsiTheme="minorHAnsi" w:cstheme="minorHAnsi"/>
          <w:szCs w:val="24"/>
          <w:rPrChange w:id="4609" w:author="Cristian Sbrolli" w:date="2020-12-04T22:04:00Z">
            <w:rPr>
              <w:ins w:id="4610" w:author="Cristian Sbrolli" w:date="2020-12-04T22:03:00Z"/>
              <w:rStyle w:val="SubtleEmphasis"/>
              <w:sz w:val="44"/>
              <w:szCs w:val="44"/>
            </w:rPr>
          </w:rPrChange>
        </w:rPr>
      </w:pPr>
    </w:p>
    <w:p w14:paraId="02F765D2" w14:textId="77777777" w:rsidR="005432E1" w:rsidRPr="005432E1" w:rsidRDefault="005432E1" w:rsidP="005432E1">
      <w:pPr>
        <w:pStyle w:val="ListParagraph"/>
        <w:spacing w:line="240" w:lineRule="auto"/>
        <w:ind w:left="360"/>
        <w:rPr>
          <w:ins w:id="4611" w:author="Cristian Sbrolli" w:date="2020-12-04T22:03:00Z"/>
          <w:rStyle w:val="SubtleEmphasis"/>
          <w:rFonts w:asciiTheme="minorHAnsi" w:hAnsiTheme="minorHAnsi" w:cstheme="minorHAnsi"/>
          <w:szCs w:val="24"/>
          <w:rPrChange w:id="4612" w:author="Cristian Sbrolli" w:date="2020-12-04T22:04:00Z">
            <w:rPr>
              <w:ins w:id="4613" w:author="Cristian Sbrolli" w:date="2020-12-04T22:03:00Z"/>
              <w:rStyle w:val="SubtleEmphasis"/>
              <w:sz w:val="44"/>
              <w:szCs w:val="44"/>
            </w:rPr>
          </w:rPrChange>
        </w:rPr>
      </w:pPr>
      <w:ins w:id="4614" w:author="Cristian Sbrolli" w:date="2020-12-04T22:03:00Z">
        <w:r w:rsidRPr="005432E1">
          <w:rPr>
            <w:rStyle w:val="SubtleEmphasis"/>
            <w:rFonts w:asciiTheme="minorHAnsi" w:hAnsiTheme="minorHAnsi" w:cstheme="minorHAnsi"/>
            <w:szCs w:val="24"/>
            <w:rPrChange w:id="4615" w:author="Cristian Sbrolli" w:date="2020-12-04T22:04:00Z">
              <w:rPr>
                <w:rStyle w:val="SubtleEmphasis"/>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4616" w:author="Cristian Sbrolli" w:date="2020-12-04T22:03:00Z"/>
          <w:rStyle w:val="SubtleEmphasis"/>
          <w:rFonts w:asciiTheme="minorHAnsi" w:hAnsiTheme="minorHAnsi" w:cstheme="minorHAnsi"/>
          <w:szCs w:val="24"/>
          <w:rPrChange w:id="4617" w:author="Cristian Sbrolli" w:date="2020-12-04T22:04:00Z">
            <w:rPr>
              <w:ins w:id="4618" w:author="Cristian Sbrolli" w:date="2020-12-04T22:03:00Z"/>
              <w:rStyle w:val="SubtleEmphasis"/>
              <w:sz w:val="44"/>
              <w:szCs w:val="44"/>
            </w:rPr>
          </w:rPrChange>
        </w:rPr>
      </w:pPr>
      <w:proofErr w:type="gramStart"/>
      <w:ins w:id="4619" w:author="Cristian Sbrolli" w:date="2020-12-04T22:03:00Z">
        <w:r w:rsidRPr="005432E1">
          <w:rPr>
            <w:rStyle w:val="SubtleEmphasis"/>
            <w:rFonts w:asciiTheme="minorHAnsi" w:hAnsiTheme="minorHAnsi" w:cstheme="minorHAnsi"/>
            <w:szCs w:val="24"/>
            <w:rPrChange w:id="4620" w:author="Cristian Sbrolli" w:date="2020-12-04T22:04:00Z">
              <w:rPr>
                <w:rStyle w:val="SubtleEmphasis"/>
                <w:sz w:val="44"/>
                <w:szCs w:val="44"/>
              </w:rPr>
            </w:rPrChange>
          </w:rPr>
          <w:t>fact{</w:t>
        </w:r>
        <w:proofErr w:type="gramEnd"/>
      </w:ins>
    </w:p>
    <w:p w14:paraId="5D056146" w14:textId="77777777" w:rsidR="005432E1" w:rsidRPr="005432E1" w:rsidRDefault="005432E1" w:rsidP="005432E1">
      <w:pPr>
        <w:pStyle w:val="ListParagraph"/>
        <w:spacing w:line="240" w:lineRule="auto"/>
        <w:ind w:left="360"/>
        <w:rPr>
          <w:ins w:id="4621" w:author="Cristian Sbrolli" w:date="2020-12-04T22:03:00Z"/>
          <w:rStyle w:val="SubtleEmphasis"/>
          <w:rFonts w:asciiTheme="minorHAnsi" w:hAnsiTheme="minorHAnsi" w:cstheme="minorHAnsi"/>
          <w:szCs w:val="24"/>
          <w:rPrChange w:id="4622" w:author="Cristian Sbrolli" w:date="2020-12-04T22:04:00Z">
            <w:rPr>
              <w:ins w:id="4623" w:author="Cristian Sbrolli" w:date="2020-12-04T22:03:00Z"/>
              <w:rStyle w:val="SubtleEmphasis"/>
              <w:sz w:val="44"/>
              <w:szCs w:val="44"/>
            </w:rPr>
          </w:rPrChange>
        </w:rPr>
      </w:pPr>
      <w:ins w:id="4624" w:author="Cristian Sbrolli" w:date="2020-12-04T22:03:00Z">
        <w:r w:rsidRPr="005432E1">
          <w:rPr>
            <w:rStyle w:val="SubtleEmphasis"/>
            <w:rFonts w:asciiTheme="minorHAnsi" w:hAnsiTheme="minorHAnsi" w:cstheme="minorHAnsi"/>
            <w:szCs w:val="24"/>
            <w:rPrChange w:id="4625"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626" w:author="Cristian Sbrolli" w:date="2020-12-04T22:04:00Z">
              <w:rPr>
                <w:rStyle w:val="SubtleEmphasis"/>
                <w:sz w:val="44"/>
                <w:szCs w:val="44"/>
              </w:rPr>
            </w:rPrChange>
          </w:rPr>
          <w:t>vt</w:t>
        </w:r>
        <w:proofErr w:type="spellEnd"/>
        <w:r w:rsidRPr="005432E1">
          <w:rPr>
            <w:rStyle w:val="SubtleEmphasis"/>
            <w:rFonts w:asciiTheme="minorHAnsi" w:hAnsiTheme="minorHAnsi" w:cstheme="minorHAnsi"/>
            <w:szCs w:val="24"/>
            <w:rPrChange w:id="462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628"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4629" w:author="Cristian Sbrolli" w:date="2020-12-04T22:04:00Z">
              <w:rPr>
                <w:rStyle w:val="SubtleEmphasis"/>
                <w:sz w:val="44"/>
                <w:szCs w:val="44"/>
              </w:rPr>
            </w:rPrChange>
          </w:rPr>
          <w:t xml:space="preserve"> </w:t>
        </w:r>
        <w:proofErr w:type="gramStart"/>
        <w:r w:rsidRPr="005432E1">
          <w:rPr>
            <w:rStyle w:val="SubtleEmphasis"/>
            <w:rFonts w:asciiTheme="minorHAnsi" w:hAnsiTheme="minorHAnsi" w:cstheme="minorHAnsi"/>
            <w:szCs w:val="24"/>
            <w:rPrChange w:id="4630"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4631" w:author="Cristian Sbrolli" w:date="2020-12-04T22:04:00Z">
              <w:rPr>
                <w:rStyle w:val="SubtleEmphasis"/>
                <w:sz w:val="44"/>
                <w:szCs w:val="44"/>
              </w:rPr>
            </w:rPrChange>
          </w:rPr>
          <w:t>(userVTickets.vt) = 1</w:t>
        </w:r>
      </w:ins>
    </w:p>
    <w:p w14:paraId="32719D7C" w14:textId="77777777" w:rsidR="005432E1" w:rsidRPr="005432E1" w:rsidRDefault="005432E1" w:rsidP="005432E1">
      <w:pPr>
        <w:pStyle w:val="ListParagraph"/>
        <w:spacing w:line="240" w:lineRule="auto"/>
        <w:ind w:left="360"/>
        <w:rPr>
          <w:ins w:id="4632" w:author="Cristian Sbrolli" w:date="2020-12-04T22:03:00Z"/>
          <w:rStyle w:val="SubtleEmphasis"/>
          <w:rFonts w:asciiTheme="minorHAnsi" w:hAnsiTheme="minorHAnsi" w:cstheme="minorHAnsi"/>
          <w:szCs w:val="24"/>
          <w:rPrChange w:id="4633" w:author="Cristian Sbrolli" w:date="2020-12-04T22:04:00Z">
            <w:rPr>
              <w:ins w:id="4634" w:author="Cristian Sbrolli" w:date="2020-12-04T22:03:00Z"/>
              <w:rStyle w:val="SubtleEmphasis"/>
              <w:sz w:val="44"/>
              <w:szCs w:val="44"/>
            </w:rPr>
          </w:rPrChange>
        </w:rPr>
      </w:pPr>
      <w:ins w:id="4635" w:author="Cristian Sbrolli" w:date="2020-12-04T22:03:00Z">
        <w:r w:rsidRPr="005432E1">
          <w:rPr>
            <w:rStyle w:val="SubtleEmphasis"/>
            <w:rFonts w:asciiTheme="minorHAnsi" w:hAnsiTheme="minorHAnsi" w:cstheme="minorHAnsi"/>
            <w:szCs w:val="24"/>
            <w:rPrChange w:id="463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637"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463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639"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4640" w:author="Cristian Sbrolli" w:date="2020-12-04T22:04:00Z">
              <w:rPr>
                <w:rStyle w:val="SubtleEmphasis"/>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4641" w:author="Cristian Sbrolli" w:date="2020-12-04T22:03:00Z"/>
          <w:rStyle w:val="SubtleEmphasis"/>
          <w:rFonts w:asciiTheme="minorHAnsi" w:hAnsiTheme="minorHAnsi" w:cstheme="minorHAnsi"/>
          <w:szCs w:val="24"/>
          <w:rPrChange w:id="4642" w:author="Cristian Sbrolli" w:date="2020-12-04T22:04:00Z">
            <w:rPr>
              <w:ins w:id="4643" w:author="Cristian Sbrolli" w:date="2020-12-04T22:03:00Z"/>
              <w:rStyle w:val="SubtleEmphasis"/>
              <w:sz w:val="44"/>
              <w:szCs w:val="44"/>
            </w:rPr>
          </w:rPrChange>
        </w:rPr>
      </w:pPr>
      <w:ins w:id="4644" w:author="Cristian Sbrolli" w:date="2020-12-04T22:03:00Z">
        <w:r w:rsidRPr="005432E1">
          <w:rPr>
            <w:rStyle w:val="SubtleEmphasis"/>
            <w:rFonts w:asciiTheme="minorHAnsi" w:hAnsiTheme="minorHAnsi" w:cstheme="minorHAnsi"/>
            <w:szCs w:val="24"/>
            <w:rPrChange w:id="4645" w:author="Cristian Sbrolli" w:date="2020-12-04T22:04:00Z">
              <w:rPr>
                <w:rStyle w:val="SubtleEmphasis"/>
                <w:sz w:val="44"/>
                <w:szCs w:val="44"/>
              </w:rPr>
            </w:rPrChange>
          </w:rPr>
          <w:t xml:space="preserve">all vs: Visit | </w:t>
        </w:r>
        <w:proofErr w:type="gramStart"/>
        <w:r w:rsidRPr="005432E1">
          <w:rPr>
            <w:rStyle w:val="SubtleEmphasis"/>
            <w:rFonts w:asciiTheme="minorHAnsi" w:hAnsiTheme="minorHAnsi" w:cstheme="minorHAnsi"/>
            <w:szCs w:val="24"/>
            <w:rPrChange w:id="4646"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647" w:author="Cristian Sbrolli" w:date="2020-12-04T22:04:00Z">
              <w:rPr>
                <w:rStyle w:val="SubtleEmphasis"/>
                <w:sz w:val="44"/>
                <w:szCs w:val="44"/>
              </w:rPr>
            </w:rPrChange>
          </w:rPr>
          <w:t>userVisits.vs) = 1</w:t>
        </w:r>
      </w:ins>
    </w:p>
    <w:p w14:paraId="5AC447F9" w14:textId="624818E3" w:rsidR="000477F7" w:rsidRPr="002C295C" w:rsidRDefault="005432E1" w:rsidP="002C295C">
      <w:pPr>
        <w:pStyle w:val="ListParagraph"/>
        <w:spacing w:line="240" w:lineRule="auto"/>
        <w:ind w:left="360"/>
        <w:rPr>
          <w:ins w:id="4648" w:author="Cristian Sbrolli" w:date="2020-12-05T00:14:00Z"/>
          <w:rStyle w:val="SubtleEmphasis"/>
          <w:rFonts w:cstheme="minorHAnsi"/>
          <w:szCs w:val="24"/>
        </w:rPr>
      </w:pPr>
      <w:ins w:id="4649" w:author="Cristian Sbrolli" w:date="2020-12-04T22:03:00Z">
        <w:r w:rsidRPr="005432E1">
          <w:rPr>
            <w:rStyle w:val="SubtleEmphasis"/>
            <w:rFonts w:asciiTheme="minorHAnsi" w:hAnsiTheme="minorHAnsi" w:cstheme="minorHAnsi"/>
            <w:szCs w:val="24"/>
            <w:rPrChange w:id="4650" w:author="Cristian Sbrolli" w:date="2020-12-04T22:04:00Z">
              <w:rPr>
                <w:rStyle w:val="SubtleEmphasis"/>
                <w:sz w:val="44"/>
                <w:szCs w:val="44"/>
              </w:rPr>
            </w:rPrChange>
          </w:rPr>
          <w:t>}</w:t>
        </w:r>
      </w:ins>
    </w:p>
    <w:p w14:paraId="15E30176" w14:textId="43089C27" w:rsidR="000477F7" w:rsidRPr="000779FA" w:rsidRDefault="00C94560">
      <w:pPr>
        <w:pStyle w:val="ListParagraph"/>
        <w:numPr>
          <w:ilvl w:val="0"/>
          <w:numId w:val="74"/>
        </w:numPr>
        <w:spacing w:line="240" w:lineRule="auto"/>
        <w:rPr>
          <w:ins w:id="4651" w:author="Cristian Sbrolli" w:date="2020-12-05T00:12:00Z"/>
          <w:rStyle w:val="SubtleEmphasis"/>
          <w:rFonts w:cstheme="minorHAnsi"/>
          <w:sz w:val="44"/>
          <w:szCs w:val="44"/>
          <w:rPrChange w:id="4652" w:author="Cristian Sbrolli" w:date="2020-12-05T00:15:00Z">
            <w:rPr>
              <w:ins w:id="4653" w:author="Cristian Sbrolli" w:date="2020-12-05T00:12:00Z"/>
              <w:rStyle w:val="SubtleEmphasis"/>
              <w:rFonts w:cstheme="minorHAnsi"/>
              <w:szCs w:val="24"/>
            </w:rPr>
          </w:rPrChange>
        </w:rPr>
        <w:pPrChange w:id="4654" w:author="Cristian Sbrolli" w:date="2020-12-05T00:14:00Z">
          <w:pPr>
            <w:pStyle w:val="ListParagraph"/>
            <w:spacing w:line="240" w:lineRule="auto"/>
            <w:ind w:left="360"/>
          </w:pPr>
        </w:pPrChange>
      </w:pPr>
      <w:ins w:id="4655" w:author="Cristian Sbrolli" w:date="2020-12-05T01:02:00Z">
        <w:r>
          <w:rPr>
            <w:rStyle w:val="SubtleEmphasis"/>
            <w:rFonts w:cstheme="minorHAnsi"/>
            <w:sz w:val="44"/>
            <w:szCs w:val="44"/>
          </w:rPr>
          <w:t>Dynamic Model</w:t>
        </w:r>
      </w:ins>
    </w:p>
    <w:p w14:paraId="4A0AB79B" w14:textId="6A2A4584" w:rsidR="005432E1" w:rsidRPr="004974ED" w:rsidRDefault="005432E1" w:rsidP="002C295C">
      <w:pPr>
        <w:pStyle w:val="ListParagraph"/>
        <w:spacing w:line="240" w:lineRule="auto"/>
        <w:ind w:left="360"/>
        <w:rPr>
          <w:ins w:id="4656" w:author="Cristian Sbrolli" w:date="2020-12-04T22:03:00Z"/>
          <w:rStyle w:val="SubtleEmphasis"/>
          <w:rFonts w:asciiTheme="minorHAnsi" w:hAnsiTheme="minorHAnsi" w:cstheme="minorHAnsi"/>
          <w:szCs w:val="24"/>
          <w:rPrChange w:id="4657" w:author="Cristian Sbrolli" w:date="2020-12-05T00:07:00Z">
            <w:rPr>
              <w:ins w:id="4658" w:author="Cristian Sbrolli" w:date="2020-12-04T22:03:00Z"/>
              <w:rStyle w:val="SubtleEmphasis"/>
              <w:sz w:val="44"/>
              <w:szCs w:val="44"/>
            </w:rPr>
          </w:rPrChange>
        </w:rPr>
      </w:pPr>
      <w:ins w:id="4659" w:author="Cristian Sbrolli" w:date="2020-12-04T22:03:00Z">
        <w:r w:rsidRPr="005432E1">
          <w:rPr>
            <w:rStyle w:val="SubtleEmphasis"/>
            <w:rFonts w:asciiTheme="minorHAnsi" w:hAnsiTheme="minorHAnsi" w:cstheme="minorHAnsi"/>
            <w:szCs w:val="24"/>
            <w:rPrChange w:id="4660" w:author="Cristian Sbrolli" w:date="2020-12-04T22:04:00Z">
              <w:rPr>
                <w:rStyle w:val="SubtleEmphasis"/>
                <w:sz w:val="44"/>
                <w:szCs w:val="44"/>
              </w:rPr>
            </w:rPrChange>
          </w:rPr>
          <w:tab/>
        </w:r>
      </w:ins>
    </w:p>
    <w:p w14:paraId="1832A4F4" w14:textId="77777777" w:rsidR="005432E1" w:rsidRPr="005432E1" w:rsidRDefault="005432E1" w:rsidP="005432E1">
      <w:pPr>
        <w:pStyle w:val="ListParagraph"/>
        <w:spacing w:line="240" w:lineRule="auto"/>
        <w:ind w:left="360"/>
        <w:rPr>
          <w:ins w:id="4661" w:author="Cristian Sbrolli" w:date="2020-12-04T22:03:00Z"/>
          <w:rStyle w:val="SubtleEmphasis"/>
          <w:rFonts w:asciiTheme="minorHAnsi" w:hAnsiTheme="minorHAnsi" w:cstheme="minorHAnsi"/>
          <w:szCs w:val="24"/>
          <w:rPrChange w:id="4662" w:author="Cristian Sbrolli" w:date="2020-12-04T22:04:00Z">
            <w:rPr>
              <w:ins w:id="4663" w:author="Cristian Sbrolli" w:date="2020-12-04T22:03:00Z"/>
              <w:rStyle w:val="SubtleEmphasis"/>
              <w:sz w:val="44"/>
              <w:szCs w:val="44"/>
            </w:rPr>
          </w:rPrChange>
        </w:rPr>
      </w:pPr>
      <w:ins w:id="4664" w:author="Cristian Sbrolli" w:date="2020-12-04T22:03:00Z">
        <w:r w:rsidRPr="005432E1">
          <w:rPr>
            <w:rStyle w:val="SubtleEmphasis"/>
            <w:rFonts w:asciiTheme="minorHAnsi" w:hAnsiTheme="minorHAnsi" w:cstheme="minorHAnsi"/>
            <w:szCs w:val="24"/>
            <w:rPrChange w:id="4665" w:author="Cristian Sbrolli" w:date="2020-12-04T22:04:00Z">
              <w:rPr>
                <w:rStyle w:val="SubtleEmphasis"/>
                <w:sz w:val="44"/>
                <w:szCs w:val="44"/>
              </w:rPr>
            </w:rPrChange>
          </w:rPr>
          <w:t xml:space="preserve">//G3. User inside stores </w:t>
        </w:r>
        <w:proofErr w:type="gramStart"/>
        <w:r w:rsidRPr="005432E1">
          <w:rPr>
            <w:rStyle w:val="SubtleEmphasis"/>
            <w:rFonts w:asciiTheme="minorHAnsi" w:hAnsiTheme="minorHAnsi" w:cstheme="minorHAnsi"/>
            <w:szCs w:val="24"/>
            <w:rPrChange w:id="4666" w:author="Cristian Sbrolli" w:date="2020-12-04T22:04:00Z">
              <w:rPr>
                <w:rStyle w:val="SubtleEmphasis"/>
                <w:sz w:val="44"/>
                <w:szCs w:val="44"/>
              </w:rPr>
            </w:rPrChange>
          </w:rPr>
          <w:t>are</w:t>
        </w:r>
        <w:proofErr w:type="gramEnd"/>
        <w:r w:rsidRPr="005432E1">
          <w:rPr>
            <w:rStyle w:val="SubtleEmphasis"/>
            <w:rFonts w:asciiTheme="minorHAnsi" w:hAnsiTheme="minorHAnsi" w:cstheme="minorHAnsi"/>
            <w:szCs w:val="24"/>
            <w:rPrChange w:id="4667" w:author="Cristian Sbrolli" w:date="2020-12-04T22:04:00Z">
              <w:rPr>
                <w:rStyle w:val="SubtleEmphasis"/>
                <w:sz w:val="44"/>
                <w:szCs w:val="44"/>
              </w:rPr>
            </w:rPrChange>
          </w:rPr>
          <w:t xml:space="preserve"> safe</w:t>
        </w:r>
      </w:ins>
    </w:p>
    <w:p w14:paraId="69EEF0D7" w14:textId="77777777" w:rsidR="005432E1" w:rsidRPr="005432E1" w:rsidRDefault="005432E1" w:rsidP="005432E1">
      <w:pPr>
        <w:pStyle w:val="ListParagraph"/>
        <w:spacing w:line="240" w:lineRule="auto"/>
        <w:ind w:left="360"/>
        <w:rPr>
          <w:ins w:id="4668" w:author="Cristian Sbrolli" w:date="2020-12-04T22:03:00Z"/>
          <w:rStyle w:val="SubtleEmphasis"/>
          <w:rFonts w:asciiTheme="minorHAnsi" w:hAnsiTheme="minorHAnsi" w:cstheme="minorHAnsi"/>
          <w:szCs w:val="24"/>
          <w:rPrChange w:id="4669" w:author="Cristian Sbrolli" w:date="2020-12-04T22:04:00Z">
            <w:rPr>
              <w:ins w:id="4670" w:author="Cristian Sbrolli" w:date="2020-12-04T22:03:00Z"/>
              <w:rStyle w:val="SubtleEmphasis"/>
              <w:sz w:val="44"/>
              <w:szCs w:val="44"/>
            </w:rPr>
          </w:rPrChange>
        </w:rPr>
      </w:pPr>
      <w:ins w:id="4671" w:author="Cristian Sbrolli" w:date="2020-12-04T22:03:00Z">
        <w:r w:rsidRPr="005432E1">
          <w:rPr>
            <w:rStyle w:val="SubtleEmphasis"/>
            <w:rFonts w:asciiTheme="minorHAnsi" w:hAnsiTheme="minorHAnsi" w:cstheme="minorHAnsi"/>
            <w:szCs w:val="24"/>
            <w:rPrChange w:id="4672" w:author="Cristian Sbrolli" w:date="2020-12-04T22:04:00Z">
              <w:rPr>
                <w:rStyle w:val="SubtleEmphasis"/>
                <w:sz w:val="44"/>
                <w:szCs w:val="44"/>
              </w:rPr>
            </w:rPrChange>
          </w:rPr>
          <w:t xml:space="preserve">assert </w:t>
        </w:r>
        <w:proofErr w:type="spellStart"/>
        <w:proofErr w:type="gramStart"/>
        <w:r w:rsidRPr="005432E1">
          <w:rPr>
            <w:rStyle w:val="SubtleEmphasis"/>
            <w:rFonts w:asciiTheme="minorHAnsi" w:hAnsiTheme="minorHAnsi" w:cstheme="minorHAnsi"/>
            <w:szCs w:val="24"/>
            <w:rPrChange w:id="4673" w:author="Cristian Sbrolli" w:date="2020-12-04T22:04:00Z">
              <w:rPr>
                <w:rStyle w:val="SubtleEmphasis"/>
                <w:sz w:val="44"/>
                <w:szCs w:val="44"/>
              </w:rPr>
            </w:rPrChange>
          </w:rPr>
          <w:t>allUsersInsideStoresAreSafe</w:t>
        </w:r>
        <w:proofErr w:type="spellEnd"/>
        <w:r w:rsidRPr="005432E1">
          <w:rPr>
            <w:rStyle w:val="SubtleEmphasis"/>
            <w:rFonts w:asciiTheme="minorHAnsi" w:hAnsiTheme="minorHAnsi" w:cstheme="minorHAnsi"/>
            <w:szCs w:val="24"/>
            <w:rPrChange w:id="4674" w:author="Cristian Sbrolli" w:date="2020-12-04T22:04:00Z">
              <w:rPr>
                <w:rStyle w:val="SubtleEmphasis"/>
                <w:sz w:val="44"/>
                <w:szCs w:val="44"/>
              </w:rPr>
            </w:rPrChange>
          </w:rPr>
          <w:t>{</w:t>
        </w:r>
        <w:proofErr w:type="gramEnd"/>
      </w:ins>
    </w:p>
    <w:p w14:paraId="0E9A5DE5" w14:textId="77777777" w:rsidR="005432E1" w:rsidRPr="005432E1" w:rsidRDefault="005432E1" w:rsidP="005432E1">
      <w:pPr>
        <w:pStyle w:val="ListParagraph"/>
        <w:spacing w:line="240" w:lineRule="auto"/>
        <w:ind w:left="360"/>
        <w:rPr>
          <w:ins w:id="4675" w:author="Cristian Sbrolli" w:date="2020-12-04T22:03:00Z"/>
          <w:rStyle w:val="SubtleEmphasis"/>
          <w:rFonts w:asciiTheme="minorHAnsi" w:hAnsiTheme="minorHAnsi" w:cstheme="minorHAnsi"/>
          <w:szCs w:val="24"/>
          <w:rPrChange w:id="4676" w:author="Cristian Sbrolli" w:date="2020-12-04T22:04:00Z">
            <w:rPr>
              <w:ins w:id="4677" w:author="Cristian Sbrolli" w:date="2020-12-04T22:03:00Z"/>
              <w:rStyle w:val="SubtleEmphasis"/>
              <w:sz w:val="44"/>
              <w:szCs w:val="44"/>
            </w:rPr>
          </w:rPrChange>
        </w:rPr>
      </w:pPr>
      <w:ins w:id="4678" w:author="Cristian Sbrolli" w:date="2020-12-04T22:03:00Z">
        <w:r w:rsidRPr="005432E1">
          <w:rPr>
            <w:rStyle w:val="SubtleEmphasis"/>
            <w:rFonts w:asciiTheme="minorHAnsi" w:hAnsiTheme="minorHAnsi" w:cstheme="minorHAnsi"/>
            <w:szCs w:val="24"/>
            <w:rPrChange w:id="4679" w:author="Cristian Sbrolli" w:date="2020-12-04T22:04:00Z">
              <w:rPr>
                <w:rStyle w:val="SubtleEmphasis"/>
                <w:sz w:val="44"/>
                <w:szCs w:val="44"/>
              </w:rPr>
            </w:rPrChange>
          </w:rPr>
          <w:t xml:space="preserve">all u: User | </w:t>
        </w:r>
        <w:proofErr w:type="spellStart"/>
        <w:proofErr w:type="gramStart"/>
        <w:r w:rsidRPr="005432E1">
          <w:rPr>
            <w:rStyle w:val="SubtleEmphasis"/>
            <w:rFonts w:asciiTheme="minorHAnsi" w:hAnsiTheme="minorHAnsi" w:cstheme="minorHAnsi"/>
            <w:szCs w:val="24"/>
            <w:rPrChange w:id="4680" w:author="Cristian Sbrolli" w:date="2020-12-04T22:04:00Z">
              <w:rPr>
                <w:rStyle w:val="SubtleEmphasis"/>
                <w:sz w:val="44"/>
                <w:szCs w:val="44"/>
              </w:rPr>
            </w:rPrChange>
          </w:rPr>
          <w:t>u.userStatus</w:t>
        </w:r>
        <w:proofErr w:type="spellEnd"/>
        <w:proofErr w:type="gramEnd"/>
        <w:r w:rsidRPr="005432E1">
          <w:rPr>
            <w:rStyle w:val="SubtleEmphasis"/>
            <w:rFonts w:asciiTheme="minorHAnsi" w:hAnsiTheme="minorHAnsi" w:cstheme="minorHAnsi"/>
            <w:szCs w:val="24"/>
            <w:rPrChange w:id="4681" w:author="Cristian Sbrolli" w:date="2020-12-04T22:04:00Z">
              <w:rPr>
                <w:rStyle w:val="SubtleEmphasis"/>
                <w:sz w:val="44"/>
                <w:szCs w:val="44"/>
              </w:rPr>
            </w:rPrChange>
          </w:rPr>
          <w:t>= Safe</w:t>
        </w:r>
      </w:ins>
    </w:p>
    <w:p w14:paraId="5310E259" w14:textId="77777777" w:rsidR="005432E1" w:rsidRPr="005432E1" w:rsidRDefault="005432E1" w:rsidP="005432E1">
      <w:pPr>
        <w:pStyle w:val="ListParagraph"/>
        <w:spacing w:line="240" w:lineRule="auto"/>
        <w:ind w:left="360"/>
        <w:rPr>
          <w:ins w:id="4682" w:author="Cristian Sbrolli" w:date="2020-12-04T22:03:00Z"/>
          <w:rStyle w:val="SubtleEmphasis"/>
          <w:rFonts w:asciiTheme="minorHAnsi" w:hAnsiTheme="minorHAnsi" w:cstheme="minorHAnsi"/>
          <w:szCs w:val="24"/>
          <w:rPrChange w:id="4683" w:author="Cristian Sbrolli" w:date="2020-12-04T22:04:00Z">
            <w:rPr>
              <w:ins w:id="4684" w:author="Cristian Sbrolli" w:date="2020-12-04T22:03:00Z"/>
              <w:rStyle w:val="SubtleEmphasis"/>
              <w:sz w:val="44"/>
              <w:szCs w:val="44"/>
            </w:rPr>
          </w:rPrChange>
        </w:rPr>
      </w:pPr>
      <w:ins w:id="4685" w:author="Cristian Sbrolli" w:date="2020-12-04T22:03:00Z">
        <w:r w:rsidRPr="005432E1">
          <w:rPr>
            <w:rStyle w:val="SubtleEmphasis"/>
            <w:rFonts w:asciiTheme="minorHAnsi" w:hAnsiTheme="minorHAnsi" w:cstheme="minorHAnsi"/>
            <w:szCs w:val="24"/>
            <w:rPrChange w:id="4686" w:author="Cristian Sbrolli" w:date="2020-12-04T22:04:00Z">
              <w:rPr>
                <w:rStyle w:val="SubtleEmphasis"/>
                <w:sz w:val="44"/>
                <w:szCs w:val="44"/>
              </w:rPr>
            </w:rPrChange>
          </w:rPr>
          <w:t>}</w:t>
        </w:r>
      </w:ins>
    </w:p>
    <w:p w14:paraId="49C84719" w14:textId="77777777" w:rsidR="005432E1" w:rsidRPr="005432E1" w:rsidRDefault="005432E1" w:rsidP="005432E1">
      <w:pPr>
        <w:pStyle w:val="ListParagraph"/>
        <w:spacing w:line="240" w:lineRule="auto"/>
        <w:ind w:left="360"/>
        <w:rPr>
          <w:ins w:id="4687" w:author="Cristian Sbrolli" w:date="2020-12-04T22:03:00Z"/>
          <w:rStyle w:val="SubtleEmphasis"/>
          <w:rFonts w:asciiTheme="minorHAnsi" w:hAnsiTheme="minorHAnsi" w:cstheme="minorHAnsi"/>
          <w:szCs w:val="24"/>
          <w:rPrChange w:id="4688" w:author="Cristian Sbrolli" w:date="2020-12-04T22:04:00Z">
            <w:rPr>
              <w:ins w:id="4689" w:author="Cristian Sbrolli" w:date="2020-12-04T22:03:00Z"/>
              <w:rStyle w:val="SubtleEmphasis"/>
              <w:sz w:val="44"/>
              <w:szCs w:val="44"/>
            </w:rPr>
          </w:rPrChange>
        </w:rPr>
      </w:pPr>
    </w:p>
    <w:p w14:paraId="235C70F6" w14:textId="68C6B271" w:rsidR="005432E1" w:rsidRPr="005432E1" w:rsidRDefault="005432E1" w:rsidP="005432E1">
      <w:pPr>
        <w:pStyle w:val="ListParagraph"/>
        <w:spacing w:line="240" w:lineRule="auto"/>
        <w:ind w:left="360"/>
        <w:rPr>
          <w:ins w:id="4690" w:author="Cristian Sbrolli" w:date="2020-12-04T22:03:00Z"/>
          <w:rStyle w:val="SubtleEmphasis"/>
          <w:rFonts w:asciiTheme="minorHAnsi" w:hAnsiTheme="minorHAnsi" w:cstheme="minorHAnsi"/>
          <w:szCs w:val="24"/>
          <w:rPrChange w:id="4691" w:author="Cristian Sbrolli" w:date="2020-12-04T22:04:00Z">
            <w:rPr>
              <w:ins w:id="4692" w:author="Cristian Sbrolli" w:date="2020-12-04T22:03:00Z"/>
              <w:rStyle w:val="SubtleEmphasis"/>
              <w:sz w:val="44"/>
              <w:szCs w:val="44"/>
            </w:rPr>
          </w:rPrChange>
        </w:rPr>
      </w:pPr>
      <w:ins w:id="4693" w:author="Cristian Sbrolli" w:date="2020-12-04T22:03:00Z">
        <w:r w:rsidRPr="005432E1">
          <w:rPr>
            <w:rStyle w:val="SubtleEmphasis"/>
            <w:rFonts w:asciiTheme="minorHAnsi" w:hAnsiTheme="minorHAnsi" w:cstheme="minorHAnsi"/>
            <w:szCs w:val="24"/>
            <w:rPrChange w:id="4694" w:author="Cristian Sbrolli" w:date="2020-12-04T22:04:00Z">
              <w:rPr>
                <w:rStyle w:val="SubtleEmphasis"/>
                <w:sz w:val="44"/>
                <w:szCs w:val="44"/>
              </w:rPr>
            </w:rPrChange>
          </w:rPr>
          <w:t>//G</w:t>
        </w:r>
      </w:ins>
      <w:ins w:id="4695" w:author="Cristian Sbrolli" w:date="2020-12-04T22:45:00Z">
        <w:r w:rsidR="006E52B1">
          <w:rPr>
            <w:rStyle w:val="SubtleEmphasis"/>
            <w:rFonts w:cstheme="minorHAnsi"/>
            <w:szCs w:val="24"/>
          </w:rPr>
          <w:t>7</w:t>
        </w:r>
      </w:ins>
      <w:ins w:id="4696" w:author="Cristian Sbrolli" w:date="2020-12-04T22:03:00Z">
        <w:r w:rsidRPr="005432E1">
          <w:rPr>
            <w:rStyle w:val="SubtleEmphasis"/>
            <w:rFonts w:asciiTheme="minorHAnsi" w:hAnsiTheme="minorHAnsi" w:cstheme="minorHAnsi"/>
            <w:szCs w:val="24"/>
            <w:rPrChange w:id="4697" w:author="Cristian Sbrolli" w:date="2020-12-04T22:04:00Z">
              <w:rPr>
                <w:rStyle w:val="SubtleEmphasis"/>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4698" w:author="Cristian Sbrolli" w:date="2020-12-04T22:03:00Z"/>
          <w:rStyle w:val="SubtleEmphasis"/>
          <w:rFonts w:asciiTheme="minorHAnsi" w:hAnsiTheme="minorHAnsi" w:cstheme="minorHAnsi"/>
          <w:szCs w:val="24"/>
          <w:rPrChange w:id="4699" w:author="Cristian Sbrolli" w:date="2020-12-04T22:04:00Z">
            <w:rPr>
              <w:ins w:id="4700" w:author="Cristian Sbrolli" w:date="2020-12-04T22:03:00Z"/>
              <w:rStyle w:val="SubtleEmphasis"/>
              <w:sz w:val="44"/>
              <w:szCs w:val="44"/>
            </w:rPr>
          </w:rPrChange>
        </w:rPr>
      </w:pPr>
      <w:proofErr w:type="spellStart"/>
      <w:ins w:id="4701" w:author="Cristian Sbrolli" w:date="2020-12-04T22:03:00Z">
        <w:r w:rsidRPr="005432E1">
          <w:rPr>
            <w:rStyle w:val="SubtleEmphasis"/>
            <w:rFonts w:asciiTheme="minorHAnsi" w:hAnsiTheme="minorHAnsi" w:cstheme="minorHAnsi"/>
            <w:szCs w:val="24"/>
            <w:rPrChange w:id="4702"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703"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704" w:author="Cristian Sbrolli" w:date="2020-12-04T22:04:00Z">
              <w:rPr>
                <w:rStyle w:val="SubtleEmphasis"/>
                <w:sz w:val="44"/>
                <w:szCs w:val="44"/>
              </w:rPr>
            </w:rPrChange>
          </w:rPr>
          <w:t>vUserGetsTicket</w:t>
        </w:r>
        <w:proofErr w:type="spellEnd"/>
        <w:r w:rsidRPr="005432E1">
          <w:rPr>
            <w:rStyle w:val="SubtleEmphasis"/>
            <w:rFonts w:asciiTheme="minorHAnsi" w:hAnsiTheme="minorHAnsi" w:cstheme="minorHAnsi"/>
            <w:szCs w:val="24"/>
            <w:rPrChange w:id="470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706"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707"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4708" w:author="Cristian Sbrolli" w:date="2020-12-04T22:04:00Z">
              <w:rPr>
                <w:rStyle w:val="SubtleEmphasis"/>
                <w:sz w:val="44"/>
                <w:szCs w:val="44"/>
              </w:rPr>
            </w:rPrChange>
          </w:rPr>
          <w:t>]{</w:t>
        </w:r>
      </w:ins>
    </w:p>
    <w:p w14:paraId="6C143625" w14:textId="77777777" w:rsidR="005432E1" w:rsidRPr="005432E1" w:rsidRDefault="005432E1" w:rsidP="005432E1">
      <w:pPr>
        <w:pStyle w:val="ListParagraph"/>
        <w:spacing w:line="240" w:lineRule="auto"/>
        <w:ind w:left="360"/>
        <w:rPr>
          <w:ins w:id="4709" w:author="Cristian Sbrolli" w:date="2020-12-04T22:03:00Z"/>
          <w:rStyle w:val="SubtleEmphasis"/>
          <w:rFonts w:asciiTheme="minorHAnsi" w:hAnsiTheme="minorHAnsi" w:cstheme="minorHAnsi"/>
          <w:szCs w:val="24"/>
          <w:rPrChange w:id="4710" w:author="Cristian Sbrolli" w:date="2020-12-04T22:04:00Z">
            <w:rPr>
              <w:ins w:id="4711" w:author="Cristian Sbrolli" w:date="2020-12-04T22:03:00Z"/>
              <w:rStyle w:val="SubtleEmphasis"/>
              <w:sz w:val="44"/>
              <w:szCs w:val="44"/>
            </w:rPr>
          </w:rPrChange>
        </w:rPr>
      </w:pPr>
      <w:ins w:id="4712" w:author="Cristian Sbrolli" w:date="2020-12-04T22:03:00Z">
        <w:r w:rsidRPr="005432E1">
          <w:rPr>
            <w:rStyle w:val="SubtleEmphasis"/>
            <w:rFonts w:asciiTheme="minorHAnsi" w:hAnsiTheme="minorHAnsi" w:cstheme="minorHAnsi"/>
            <w:szCs w:val="24"/>
            <w:rPrChange w:id="4713"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71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71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716"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71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71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719"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720" w:author="Cristian Sbrolli" w:date="2020-12-04T22:04:00Z">
              <w:rPr>
                <w:rStyle w:val="SubtleEmphasis"/>
                <w:sz w:val="44"/>
                <w:szCs w:val="44"/>
              </w:rPr>
            </w:rPrChange>
          </w:rPr>
          <w:t>m.ticketManager.currentDate</w:t>
        </w:r>
        <w:proofErr w:type="spellEnd"/>
        <w:proofErr w:type="gramEnd"/>
        <w:r w:rsidRPr="005432E1">
          <w:rPr>
            <w:rStyle w:val="SubtleEmphasis"/>
            <w:rFonts w:asciiTheme="minorHAnsi" w:hAnsiTheme="minorHAnsi" w:cstheme="minorHAnsi"/>
            <w:szCs w:val="24"/>
            <w:rPrChange w:id="4721"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722"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723" w:author="Cristian Sbrolli" w:date="2020-12-04T22:04:00Z">
              <w:rPr>
                <w:rStyle w:val="SubtleEmphasis"/>
                <w:sz w:val="44"/>
                <w:szCs w:val="44"/>
              </w:rPr>
            </w:rPrChange>
          </w:rPr>
          <w:t>) and</w:t>
        </w:r>
      </w:ins>
    </w:p>
    <w:p w14:paraId="5E6E127D" w14:textId="77777777" w:rsidR="005432E1" w:rsidRPr="005432E1" w:rsidRDefault="005432E1" w:rsidP="005432E1">
      <w:pPr>
        <w:pStyle w:val="ListParagraph"/>
        <w:spacing w:line="240" w:lineRule="auto"/>
        <w:ind w:left="360"/>
        <w:rPr>
          <w:ins w:id="4724" w:author="Cristian Sbrolli" w:date="2020-12-04T22:03:00Z"/>
          <w:rStyle w:val="SubtleEmphasis"/>
          <w:rFonts w:asciiTheme="minorHAnsi" w:hAnsiTheme="minorHAnsi" w:cstheme="minorHAnsi"/>
          <w:szCs w:val="24"/>
          <w:rPrChange w:id="4725" w:author="Cristian Sbrolli" w:date="2020-12-04T22:04:00Z">
            <w:rPr>
              <w:ins w:id="4726" w:author="Cristian Sbrolli" w:date="2020-12-04T22:03:00Z"/>
              <w:rStyle w:val="SubtleEmphasis"/>
              <w:sz w:val="44"/>
              <w:szCs w:val="44"/>
            </w:rPr>
          </w:rPrChange>
        </w:rPr>
      </w:pPr>
      <w:ins w:id="4727" w:author="Cristian Sbrolli" w:date="2020-12-04T22:03:00Z">
        <w:r w:rsidRPr="005432E1">
          <w:rPr>
            <w:rStyle w:val="SubtleEmphasis"/>
            <w:rFonts w:asciiTheme="minorHAnsi" w:hAnsiTheme="minorHAnsi" w:cstheme="minorHAnsi"/>
            <w:szCs w:val="24"/>
            <w:rPrChange w:id="47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31" w:author="Cristian Sbrolli" w:date="2020-12-04T22:04:00Z">
              <w:rPr>
                <w:rStyle w:val="SubtleEmphasis"/>
                <w:sz w:val="44"/>
                <w:szCs w:val="44"/>
              </w:rPr>
            </w:rPrChange>
          </w:rPr>
          <w:tab/>
          <w:t xml:space="preserve">some t: Ticket | </w:t>
        </w:r>
        <w:proofErr w:type="spellStart"/>
        <w:proofErr w:type="gramStart"/>
        <w:r w:rsidRPr="005432E1">
          <w:rPr>
            <w:rStyle w:val="SubtleEmphasis"/>
            <w:rFonts w:asciiTheme="minorHAnsi" w:hAnsiTheme="minorHAnsi" w:cstheme="minorHAnsi"/>
            <w:szCs w:val="24"/>
            <w:rPrChange w:id="4732"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473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734"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735"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736"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73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73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739" w:author="Cristian Sbrolli" w:date="2020-12-04T22:04:00Z">
              <w:rPr>
                <w:rStyle w:val="SubtleEmphasis"/>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4740" w:author="Cristian Sbrolli" w:date="2020-12-04T22:03:00Z"/>
          <w:rStyle w:val="SubtleEmphasis"/>
          <w:rFonts w:asciiTheme="minorHAnsi" w:hAnsiTheme="minorHAnsi" w:cstheme="minorHAnsi"/>
          <w:szCs w:val="24"/>
          <w:rPrChange w:id="4741" w:author="Cristian Sbrolli" w:date="2020-12-04T22:04:00Z">
            <w:rPr>
              <w:ins w:id="4742" w:author="Cristian Sbrolli" w:date="2020-12-04T22:03:00Z"/>
              <w:rStyle w:val="SubtleEmphasis"/>
              <w:sz w:val="44"/>
              <w:szCs w:val="44"/>
            </w:rPr>
          </w:rPrChange>
        </w:rPr>
      </w:pPr>
      <w:ins w:id="4743" w:author="Cristian Sbrolli" w:date="2020-12-04T22:03:00Z">
        <w:r w:rsidRPr="005432E1">
          <w:rPr>
            <w:rStyle w:val="SubtleEmphasis"/>
            <w:rFonts w:asciiTheme="minorHAnsi" w:hAnsiTheme="minorHAnsi" w:cstheme="minorHAnsi"/>
            <w:szCs w:val="24"/>
            <w:rPrChange w:id="47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47" w:author="Cristian Sbrolli" w:date="2020-12-04T22:04:00Z">
              <w:rPr>
                <w:rStyle w:val="SubtleEmphasis"/>
                <w:sz w:val="44"/>
                <w:szCs w:val="44"/>
              </w:rPr>
            </w:rPrChange>
          </w:rPr>
          <w:tab/>
          <w:t>t in m</w:t>
        </w:r>
        <w:proofErr w:type="gramStart"/>
        <w:r w:rsidRPr="005432E1">
          <w:rPr>
            <w:rStyle w:val="SubtleEmphasis"/>
            <w:rFonts w:asciiTheme="minorHAnsi" w:hAnsiTheme="minorHAnsi" w:cstheme="minorHAnsi"/>
            <w:szCs w:val="24"/>
            <w:rPrChange w:id="4748"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4749" w:author="Cristian Sbrolli" w:date="2020-12-04T22:04:00Z">
              <w:rPr>
                <w:rStyle w:val="SubtleEmphasis"/>
                <w:sz w:val="44"/>
                <w:szCs w:val="44"/>
              </w:rPr>
            </w:rPrChange>
          </w:rPr>
          <w:t xml:space="preserve"> and</w:t>
        </w:r>
      </w:ins>
    </w:p>
    <w:p w14:paraId="7F34FFF3" w14:textId="77777777" w:rsidR="005432E1" w:rsidRPr="005432E1" w:rsidRDefault="005432E1" w:rsidP="005432E1">
      <w:pPr>
        <w:pStyle w:val="ListParagraph"/>
        <w:spacing w:line="240" w:lineRule="auto"/>
        <w:ind w:left="360"/>
        <w:rPr>
          <w:ins w:id="4750" w:author="Cristian Sbrolli" w:date="2020-12-04T22:03:00Z"/>
          <w:rStyle w:val="SubtleEmphasis"/>
          <w:rFonts w:asciiTheme="minorHAnsi" w:hAnsiTheme="minorHAnsi" w:cstheme="minorHAnsi"/>
          <w:szCs w:val="24"/>
          <w:rPrChange w:id="4751" w:author="Cristian Sbrolli" w:date="2020-12-04T22:04:00Z">
            <w:rPr>
              <w:ins w:id="4752" w:author="Cristian Sbrolli" w:date="2020-12-04T22:03:00Z"/>
              <w:rStyle w:val="SubtleEmphasis"/>
              <w:sz w:val="44"/>
              <w:szCs w:val="44"/>
            </w:rPr>
          </w:rPrChange>
        </w:rPr>
      </w:pPr>
      <w:ins w:id="4753" w:author="Cristian Sbrolli" w:date="2020-12-04T22:03:00Z">
        <w:r w:rsidRPr="005432E1">
          <w:rPr>
            <w:rStyle w:val="SubtleEmphasis"/>
            <w:rFonts w:asciiTheme="minorHAnsi" w:hAnsiTheme="minorHAnsi" w:cstheme="minorHAnsi"/>
            <w:szCs w:val="24"/>
            <w:rPrChange w:id="47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57"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758"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75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760" w:author="Cristian Sbrolli" w:date="2020-12-04T22:04:00Z">
              <w:rPr>
                <w:rStyle w:val="SubtleEmphasis"/>
                <w:sz w:val="44"/>
                <w:szCs w:val="44"/>
              </w:rPr>
            </w:rPrChange>
          </w:rPr>
          <w:t>t, m,m1] and</w:t>
        </w:r>
      </w:ins>
    </w:p>
    <w:p w14:paraId="2F4BF8F3" w14:textId="77777777" w:rsidR="005432E1" w:rsidRPr="005432E1" w:rsidRDefault="005432E1" w:rsidP="005432E1">
      <w:pPr>
        <w:pStyle w:val="ListParagraph"/>
        <w:spacing w:line="240" w:lineRule="auto"/>
        <w:ind w:left="360"/>
        <w:rPr>
          <w:ins w:id="4761" w:author="Cristian Sbrolli" w:date="2020-12-04T22:03:00Z"/>
          <w:rStyle w:val="SubtleEmphasis"/>
          <w:rFonts w:asciiTheme="minorHAnsi" w:hAnsiTheme="minorHAnsi" w:cstheme="minorHAnsi"/>
          <w:szCs w:val="24"/>
          <w:rPrChange w:id="4762" w:author="Cristian Sbrolli" w:date="2020-12-04T22:04:00Z">
            <w:rPr>
              <w:ins w:id="4763" w:author="Cristian Sbrolli" w:date="2020-12-04T22:03:00Z"/>
              <w:rStyle w:val="SubtleEmphasis"/>
              <w:sz w:val="44"/>
              <w:szCs w:val="44"/>
            </w:rPr>
          </w:rPrChange>
        </w:rPr>
      </w:pPr>
      <w:ins w:id="4764" w:author="Cristian Sbrolli" w:date="2020-12-04T22:03:00Z">
        <w:r w:rsidRPr="005432E1">
          <w:rPr>
            <w:rStyle w:val="SubtleEmphasis"/>
            <w:rFonts w:asciiTheme="minorHAnsi" w:hAnsiTheme="minorHAnsi" w:cstheme="minorHAnsi"/>
            <w:szCs w:val="24"/>
            <w:rPrChange w:id="47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768"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769"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477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771" w:author="Cristian Sbrolli" w:date="2020-12-04T22:04:00Z">
              <w:rPr>
                <w:rStyle w:val="SubtleEmphasis"/>
                <w:sz w:val="44"/>
                <w:szCs w:val="44"/>
              </w:rPr>
            </w:rPrChange>
          </w:rPr>
          <w:t>t, u,u1]</w:t>
        </w:r>
      </w:ins>
    </w:p>
    <w:p w14:paraId="109A5CDE" w14:textId="77777777" w:rsidR="005432E1" w:rsidRPr="005432E1" w:rsidRDefault="005432E1" w:rsidP="005432E1">
      <w:pPr>
        <w:pStyle w:val="ListParagraph"/>
        <w:spacing w:line="240" w:lineRule="auto"/>
        <w:ind w:left="360"/>
        <w:rPr>
          <w:ins w:id="4772" w:author="Cristian Sbrolli" w:date="2020-12-04T22:03:00Z"/>
          <w:rStyle w:val="SubtleEmphasis"/>
          <w:rFonts w:asciiTheme="minorHAnsi" w:hAnsiTheme="minorHAnsi" w:cstheme="minorHAnsi"/>
          <w:szCs w:val="24"/>
          <w:rPrChange w:id="4773" w:author="Cristian Sbrolli" w:date="2020-12-04T22:04:00Z">
            <w:rPr>
              <w:ins w:id="4774" w:author="Cristian Sbrolli" w:date="2020-12-04T22:03:00Z"/>
              <w:rStyle w:val="SubtleEmphasis"/>
              <w:sz w:val="44"/>
              <w:szCs w:val="44"/>
            </w:rPr>
          </w:rPrChange>
        </w:rPr>
      </w:pPr>
      <w:ins w:id="4775" w:author="Cristian Sbrolli" w:date="2020-12-04T22:03:00Z">
        <w:r w:rsidRPr="005432E1">
          <w:rPr>
            <w:rStyle w:val="SubtleEmphasis"/>
            <w:rFonts w:asciiTheme="minorHAnsi" w:hAnsiTheme="minorHAnsi" w:cstheme="minorHAnsi"/>
            <w:szCs w:val="24"/>
            <w:rPrChange w:id="4776" w:author="Cristian Sbrolli" w:date="2020-12-04T22:04:00Z">
              <w:rPr>
                <w:rStyle w:val="SubtleEmphasis"/>
                <w:sz w:val="44"/>
                <w:szCs w:val="44"/>
              </w:rPr>
            </w:rPrChange>
          </w:rPr>
          <w:t>}</w:t>
        </w:r>
      </w:ins>
    </w:p>
    <w:p w14:paraId="0CE97B48" w14:textId="77777777" w:rsidR="005432E1" w:rsidRPr="005432E1" w:rsidRDefault="005432E1" w:rsidP="005432E1">
      <w:pPr>
        <w:pStyle w:val="ListParagraph"/>
        <w:spacing w:line="240" w:lineRule="auto"/>
        <w:ind w:left="360"/>
        <w:rPr>
          <w:ins w:id="4777" w:author="Cristian Sbrolli" w:date="2020-12-04T22:03:00Z"/>
          <w:rStyle w:val="SubtleEmphasis"/>
          <w:rFonts w:asciiTheme="minorHAnsi" w:hAnsiTheme="minorHAnsi" w:cstheme="minorHAnsi"/>
          <w:szCs w:val="24"/>
          <w:rPrChange w:id="4778" w:author="Cristian Sbrolli" w:date="2020-12-04T22:04:00Z">
            <w:rPr>
              <w:ins w:id="4779" w:author="Cristian Sbrolli" w:date="2020-12-04T22:03:00Z"/>
              <w:rStyle w:val="SubtleEmphasis"/>
              <w:sz w:val="44"/>
              <w:szCs w:val="44"/>
            </w:rPr>
          </w:rPrChange>
        </w:rPr>
      </w:pPr>
    </w:p>
    <w:p w14:paraId="742B2955" w14:textId="27CE1BF4" w:rsidR="005432E1" w:rsidRPr="005432E1" w:rsidRDefault="005432E1" w:rsidP="005432E1">
      <w:pPr>
        <w:pStyle w:val="ListParagraph"/>
        <w:spacing w:line="240" w:lineRule="auto"/>
        <w:ind w:left="360"/>
        <w:rPr>
          <w:ins w:id="4780" w:author="Cristian Sbrolli" w:date="2020-12-04T22:03:00Z"/>
          <w:rStyle w:val="SubtleEmphasis"/>
          <w:rFonts w:asciiTheme="minorHAnsi" w:hAnsiTheme="minorHAnsi" w:cstheme="minorHAnsi"/>
          <w:szCs w:val="24"/>
          <w:rPrChange w:id="4781" w:author="Cristian Sbrolli" w:date="2020-12-04T22:04:00Z">
            <w:rPr>
              <w:ins w:id="4782" w:author="Cristian Sbrolli" w:date="2020-12-04T22:03:00Z"/>
              <w:rStyle w:val="SubtleEmphasis"/>
              <w:sz w:val="44"/>
              <w:szCs w:val="44"/>
            </w:rPr>
          </w:rPrChange>
        </w:rPr>
      </w:pPr>
      <w:ins w:id="4783" w:author="Cristian Sbrolli" w:date="2020-12-04T22:03:00Z">
        <w:r w:rsidRPr="005432E1">
          <w:rPr>
            <w:rStyle w:val="SubtleEmphasis"/>
            <w:rFonts w:asciiTheme="minorHAnsi" w:hAnsiTheme="minorHAnsi" w:cstheme="minorHAnsi"/>
            <w:szCs w:val="24"/>
            <w:rPrChange w:id="4784" w:author="Cristian Sbrolli" w:date="2020-12-04T22:04:00Z">
              <w:rPr>
                <w:rStyle w:val="SubtleEmphasis"/>
                <w:sz w:val="44"/>
                <w:szCs w:val="44"/>
              </w:rPr>
            </w:rPrChange>
          </w:rPr>
          <w:t>//G</w:t>
        </w:r>
      </w:ins>
      <w:ins w:id="4785" w:author="Cristian Sbrolli" w:date="2020-12-04T22:45:00Z">
        <w:r w:rsidR="006E52B1">
          <w:rPr>
            <w:rStyle w:val="SubtleEmphasis"/>
            <w:rFonts w:cstheme="minorHAnsi"/>
            <w:szCs w:val="24"/>
          </w:rPr>
          <w:t>8</w:t>
        </w:r>
      </w:ins>
      <w:ins w:id="4786" w:author="Cristian Sbrolli" w:date="2020-12-04T22:03:00Z">
        <w:r w:rsidRPr="005432E1">
          <w:rPr>
            <w:rStyle w:val="SubtleEmphasis"/>
            <w:rFonts w:asciiTheme="minorHAnsi" w:hAnsiTheme="minorHAnsi" w:cstheme="minorHAnsi"/>
            <w:szCs w:val="24"/>
            <w:rPrChange w:id="4787" w:author="Cristian Sbrolli" w:date="2020-12-04T22:04:00Z">
              <w:rPr>
                <w:rStyle w:val="SubtleEmphasis"/>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4788" w:author="Cristian Sbrolli" w:date="2020-12-04T22:03:00Z"/>
          <w:rStyle w:val="SubtleEmphasis"/>
          <w:rFonts w:asciiTheme="minorHAnsi" w:hAnsiTheme="minorHAnsi" w:cstheme="minorHAnsi"/>
          <w:szCs w:val="24"/>
          <w:rPrChange w:id="4789" w:author="Cristian Sbrolli" w:date="2020-12-04T22:04:00Z">
            <w:rPr>
              <w:ins w:id="4790" w:author="Cristian Sbrolli" w:date="2020-12-04T22:03:00Z"/>
              <w:rStyle w:val="SubtleEmphasis"/>
              <w:sz w:val="44"/>
              <w:szCs w:val="44"/>
            </w:rPr>
          </w:rPrChange>
        </w:rPr>
      </w:pPr>
      <w:proofErr w:type="spellStart"/>
      <w:ins w:id="4791" w:author="Cristian Sbrolli" w:date="2020-12-04T22:03:00Z">
        <w:r w:rsidRPr="005432E1">
          <w:rPr>
            <w:rStyle w:val="SubtleEmphasis"/>
            <w:rFonts w:asciiTheme="minorHAnsi" w:hAnsiTheme="minorHAnsi" w:cstheme="minorHAnsi"/>
            <w:szCs w:val="24"/>
            <w:rPrChange w:id="4792"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793"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794" w:author="Cristian Sbrolli" w:date="2020-12-04T22:04:00Z">
              <w:rPr>
                <w:rStyle w:val="SubtleEmphasis"/>
                <w:sz w:val="44"/>
                <w:szCs w:val="44"/>
              </w:rPr>
            </w:rPrChange>
          </w:rPr>
          <w:t>pUserGetsTicket</w:t>
        </w:r>
        <w:proofErr w:type="spellEnd"/>
        <w:r w:rsidRPr="005432E1">
          <w:rPr>
            <w:rStyle w:val="SubtleEmphasis"/>
            <w:rFonts w:asciiTheme="minorHAnsi" w:hAnsiTheme="minorHAnsi" w:cstheme="minorHAnsi"/>
            <w:szCs w:val="24"/>
            <w:rPrChange w:id="479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796"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797"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4798" w:author="Cristian Sbrolli" w:date="2020-12-04T22:04:00Z">
              <w:rPr>
                <w:rStyle w:val="SubtleEmphasis"/>
                <w:sz w:val="44"/>
                <w:szCs w:val="44"/>
              </w:rPr>
            </w:rPrChange>
          </w:rPr>
          <w:t>]{</w:t>
        </w:r>
      </w:ins>
    </w:p>
    <w:p w14:paraId="6E71FF07" w14:textId="77777777" w:rsidR="005432E1" w:rsidRPr="005432E1" w:rsidRDefault="005432E1" w:rsidP="005432E1">
      <w:pPr>
        <w:pStyle w:val="ListParagraph"/>
        <w:spacing w:line="240" w:lineRule="auto"/>
        <w:ind w:left="360"/>
        <w:rPr>
          <w:ins w:id="4799" w:author="Cristian Sbrolli" w:date="2020-12-04T22:03:00Z"/>
          <w:rStyle w:val="SubtleEmphasis"/>
          <w:rFonts w:asciiTheme="minorHAnsi" w:hAnsiTheme="minorHAnsi" w:cstheme="minorHAnsi"/>
          <w:szCs w:val="24"/>
          <w:rPrChange w:id="4800" w:author="Cristian Sbrolli" w:date="2020-12-04T22:04:00Z">
            <w:rPr>
              <w:ins w:id="4801" w:author="Cristian Sbrolli" w:date="2020-12-04T22:03:00Z"/>
              <w:rStyle w:val="SubtleEmphasis"/>
              <w:sz w:val="44"/>
              <w:szCs w:val="44"/>
            </w:rPr>
          </w:rPrChange>
        </w:rPr>
      </w:pPr>
      <w:ins w:id="4802" w:author="Cristian Sbrolli" w:date="2020-12-04T22:03:00Z">
        <w:r w:rsidRPr="005432E1">
          <w:rPr>
            <w:rStyle w:val="SubtleEmphasis"/>
            <w:rFonts w:asciiTheme="minorHAnsi" w:hAnsiTheme="minorHAnsi" w:cstheme="minorHAnsi"/>
            <w:szCs w:val="24"/>
            <w:rPrChange w:id="4803"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80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80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806"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80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80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809"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810" w:author="Cristian Sbrolli" w:date="2020-12-04T22:04:00Z">
              <w:rPr>
                <w:rStyle w:val="SubtleEmphasis"/>
                <w:sz w:val="44"/>
                <w:szCs w:val="44"/>
              </w:rPr>
            </w:rPrChange>
          </w:rPr>
          <w:t>m.ticketManager.currentDate</w:t>
        </w:r>
        <w:proofErr w:type="spellEnd"/>
        <w:proofErr w:type="gramEnd"/>
        <w:r w:rsidRPr="005432E1">
          <w:rPr>
            <w:rStyle w:val="SubtleEmphasis"/>
            <w:rFonts w:asciiTheme="minorHAnsi" w:hAnsiTheme="minorHAnsi" w:cstheme="minorHAnsi"/>
            <w:szCs w:val="24"/>
            <w:rPrChange w:id="4811"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812"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813" w:author="Cristian Sbrolli" w:date="2020-12-04T22:04:00Z">
              <w:rPr>
                <w:rStyle w:val="SubtleEmphasis"/>
                <w:sz w:val="44"/>
                <w:szCs w:val="44"/>
              </w:rPr>
            </w:rPrChange>
          </w:rPr>
          <w:t>) and</w:t>
        </w:r>
      </w:ins>
    </w:p>
    <w:p w14:paraId="2651A196" w14:textId="77777777" w:rsidR="005432E1" w:rsidRPr="005432E1" w:rsidRDefault="005432E1" w:rsidP="005432E1">
      <w:pPr>
        <w:pStyle w:val="ListParagraph"/>
        <w:spacing w:line="240" w:lineRule="auto"/>
        <w:ind w:left="360"/>
        <w:rPr>
          <w:ins w:id="4814" w:author="Cristian Sbrolli" w:date="2020-12-04T22:03:00Z"/>
          <w:rStyle w:val="SubtleEmphasis"/>
          <w:rFonts w:asciiTheme="minorHAnsi" w:hAnsiTheme="minorHAnsi" w:cstheme="minorHAnsi"/>
          <w:szCs w:val="24"/>
          <w:rPrChange w:id="4815" w:author="Cristian Sbrolli" w:date="2020-12-04T22:04:00Z">
            <w:rPr>
              <w:ins w:id="4816" w:author="Cristian Sbrolli" w:date="2020-12-04T22:03:00Z"/>
              <w:rStyle w:val="SubtleEmphasis"/>
              <w:sz w:val="44"/>
              <w:szCs w:val="44"/>
            </w:rPr>
          </w:rPrChange>
        </w:rPr>
      </w:pPr>
      <w:ins w:id="4817" w:author="Cristian Sbrolli" w:date="2020-12-04T22:03:00Z">
        <w:r w:rsidRPr="005432E1">
          <w:rPr>
            <w:rStyle w:val="SubtleEmphasis"/>
            <w:rFonts w:asciiTheme="minorHAnsi" w:hAnsiTheme="minorHAnsi" w:cstheme="minorHAnsi"/>
            <w:szCs w:val="24"/>
            <w:rPrChange w:id="4818" w:author="Cristian Sbrolli" w:date="2020-12-04T22:04:00Z">
              <w:rPr>
                <w:rStyle w:val="SubtleEmphasis"/>
                <w:sz w:val="44"/>
                <w:szCs w:val="44"/>
              </w:rPr>
            </w:rPrChange>
          </w:rPr>
          <w:lastRenderedPageBreak/>
          <w:tab/>
        </w:r>
        <w:r w:rsidRPr="005432E1">
          <w:rPr>
            <w:rStyle w:val="SubtleEmphasis"/>
            <w:rFonts w:asciiTheme="minorHAnsi" w:hAnsiTheme="minorHAnsi" w:cstheme="minorHAnsi"/>
            <w:szCs w:val="24"/>
            <w:rPrChange w:id="481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2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21" w:author="Cristian Sbrolli" w:date="2020-12-04T22:04:00Z">
              <w:rPr>
                <w:rStyle w:val="SubtleEmphasis"/>
                <w:sz w:val="44"/>
                <w:szCs w:val="44"/>
              </w:rPr>
            </w:rPrChange>
          </w:rPr>
          <w:tab/>
          <w:t xml:space="preserve">some t: Ticket | </w:t>
        </w:r>
        <w:proofErr w:type="spellStart"/>
        <w:proofErr w:type="gramStart"/>
        <w:r w:rsidRPr="005432E1">
          <w:rPr>
            <w:rStyle w:val="SubtleEmphasis"/>
            <w:rFonts w:asciiTheme="minorHAnsi" w:hAnsiTheme="minorHAnsi" w:cstheme="minorHAnsi"/>
            <w:szCs w:val="24"/>
            <w:rPrChange w:id="4822"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482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824"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825"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826"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82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82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829" w:author="Cristian Sbrolli" w:date="2020-12-04T22:04:00Z">
              <w:rPr>
                <w:rStyle w:val="SubtleEmphasis"/>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4830" w:author="Cristian Sbrolli" w:date="2020-12-04T22:03:00Z"/>
          <w:rStyle w:val="SubtleEmphasis"/>
          <w:rFonts w:asciiTheme="minorHAnsi" w:hAnsiTheme="minorHAnsi" w:cstheme="minorHAnsi"/>
          <w:szCs w:val="24"/>
          <w:rPrChange w:id="4831" w:author="Cristian Sbrolli" w:date="2020-12-04T22:04:00Z">
            <w:rPr>
              <w:ins w:id="4832" w:author="Cristian Sbrolli" w:date="2020-12-04T22:03:00Z"/>
              <w:rStyle w:val="SubtleEmphasis"/>
              <w:sz w:val="44"/>
              <w:szCs w:val="44"/>
            </w:rPr>
          </w:rPrChange>
        </w:rPr>
      </w:pPr>
      <w:ins w:id="4833" w:author="Cristian Sbrolli" w:date="2020-12-04T22:03:00Z">
        <w:r w:rsidRPr="005432E1">
          <w:rPr>
            <w:rStyle w:val="SubtleEmphasis"/>
            <w:rFonts w:asciiTheme="minorHAnsi" w:hAnsiTheme="minorHAnsi" w:cstheme="minorHAnsi"/>
            <w:szCs w:val="24"/>
            <w:rPrChange w:id="483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3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3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37" w:author="Cristian Sbrolli" w:date="2020-12-04T22:04:00Z">
              <w:rPr>
                <w:rStyle w:val="SubtleEmphasis"/>
                <w:sz w:val="44"/>
                <w:szCs w:val="44"/>
              </w:rPr>
            </w:rPrChange>
          </w:rPr>
          <w:tab/>
          <w:t>t in m</w:t>
        </w:r>
        <w:proofErr w:type="gramStart"/>
        <w:r w:rsidRPr="005432E1">
          <w:rPr>
            <w:rStyle w:val="SubtleEmphasis"/>
            <w:rFonts w:asciiTheme="minorHAnsi" w:hAnsiTheme="minorHAnsi" w:cstheme="minorHAnsi"/>
            <w:szCs w:val="24"/>
            <w:rPrChange w:id="4838"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4839" w:author="Cristian Sbrolli" w:date="2020-12-04T22:04:00Z">
              <w:rPr>
                <w:rStyle w:val="SubtleEmphasis"/>
                <w:sz w:val="44"/>
                <w:szCs w:val="44"/>
              </w:rPr>
            </w:rPrChange>
          </w:rPr>
          <w:t xml:space="preserve"> and m1.dispensers.distributedTickets =</w:t>
        </w:r>
        <w:proofErr w:type="spellStart"/>
        <w:r w:rsidRPr="005432E1">
          <w:rPr>
            <w:rStyle w:val="SubtleEmphasis"/>
            <w:rFonts w:asciiTheme="minorHAnsi" w:hAnsiTheme="minorHAnsi" w:cstheme="minorHAnsi"/>
            <w:szCs w:val="24"/>
            <w:rPrChange w:id="4840" w:author="Cristian Sbrolli" w:date="2020-12-04T22:04:00Z">
              <w:rPr>
                <w:rStyle w:val="SubtleEmphasis"/>
                <w:sz w:val="44"/>
                <w:szCs w:val="44"/>
              </w:rPr>
            </w:rPrChange>
          </w:rPr>
          <w:t>m.dispensers.distributedTickets</w:t>
        </w:r>
        <w:proofErr w:type="spellEnd"/>
        <w:r w:rsidRPr="005432E1">
          <w:rPr>
            <w:rStyle w:val="SubtleEmphasis"/>
            <w:rFonts w:asciiTheme="minorHAnsi" w:hAnsiTheme="minorHAnsi" w:cstheme="minorHAnsi"/>
            <w:szCs w:val="24"/>
            <w:rPrChange w:id="4841" w:author="Cristian Sbrolli" w:date="2020-12-04T22:04:00Z">
              <w:rPr>
                <w:rStyle w:val="SubtleEmphasis"/>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4842" w:author="Cristian Sbrolli" w:date="2020-12-04T22:03:00Z"/>
          <w:rStyle w:val="SubtleEmphasis"/>
          <w:rFonts w:asciiTheme="minorHAnsi" w:hAnsiTheme="minorHAnsi" w:cstheme="minorHAnsi"/>
          <w:szCs w:val="24"/>
          <w:rPrChange w:id="4843" w:author="Cristian Sbrolli" w:date="2020-12-04T22:04:00Z">
            <w:rPr>
              <w:ins w:id="4844" w:author="Cristian Sbrolli" w:date="2020-12-04T22:03:00Z"/>
              <w:rStyle w:val="SubtleEmphasis"/>
              <w:sz w:val="44"/>
              <w:szCs w:val="44"/>
            </w:rPr>
          </w:rPrChange>
        </w:rPr>
      </w:pPr>
      <w:ins w:id="4845" w:author="Cristian Sbrolli" w:date="2020-12-04T22:03:00Z">
        <w:r w:rsidRPr="005432E1">
          <w:rPr>
            <w:rStyle w:val="SubtleEmphasis"/>
            <w:rFonts w:asciiTheme="minorHAnsi" w:hAnsiTheme="minorHAnsi" w:cstheme="minorHAnsi"/>
            <w:szCs w:val="24"/>
            <w:rPrChange w:id="48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49"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850"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85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852" w:author="Cristian Sbrolli" w:date="2020-12-04T22:04:00Z">
              <w:rPr>
                <w:rStyle w:val="SubtleEmphasis"/>
                <w:sz w:val="44"/>
                <w:szCs w:val="44"/>
              </w:rPr>
            </w:rPrChange>
          </w:rPr>
          <w:t>t, m,m1] and</w:t>
        </w:r>
      </w:ins>
    </w:p>
    <w:p w14:paraId="22B57FCB" w14:textId="77777777" w:rsidR="005432E1" w:rsidRPr="005432E1" w:rsidRDefault="005432E1" w:rsidP="005432E1">
      <w:pPr>
        <w:pStyle w:val="ListParagraph"/>
        <w:spacing w:line="240" w:lineRule="auto"/>
        <w:ind w:left="360"/>
        <w:rPr>
          <w:ins w:id="4853" w:author="Cristian Sbrolli" w:date="2020-12-04T22:03:00Z"/>
          <w:rStyle w:val="SubtleEmphasis"/>
          <w:rFonts w:asciiTheme="minorHAnsi" w:hAnsiTheme="minorHAnsi" w:cstheme="minorHAnsi"/>
          <w:szCs w:val="24"/>
          <w:rPrChange w:id="4854" w:author="Cristian Sbrolli" w:date="2020-12-04T22:04:00Z">
            <w:rPr>
              <w:ins w:id="4855" w:author="Cristian Sbrolli" w:date="2020-12-04T22:03:00Z"/>
              <w:rStyle w:val="SubtleEmphasis"/>
              <w:sz w:val="44"/>
              <w:szCs w:val="44"/>
            </w:rPr>
          </w:rPrChange>
        </w:rPr>
      </w:pPr>
      <w:ins w:id="4856" w:author="Cristian Sbrolli" w:date="2020-12-04T22:03:00Z">
        <w:r w:rsidRPr="005432E1">
          <w:rPr>
            <w:rStyle w:val="SubtleEmphasis"/>
            <w:rFonts w:asciiTheme="minorHAnsi" w:hAnsiTheme="minorHAnsi" w:cstheme="minorHAnsi"/>
            <w:szCs w:val="24"/>
            <w:rPrChange w:id="48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860"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861"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486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863" w:author="Cristian Sbrolli" w:date="2020-12-04T22:04:00Z">
              <w:rPr>
                <w:rStyle w:val="SubtleEmphasis"/>
                <w:sz w:val="44"/>
                <w:szCs w:val="44"/>
              </w:rPr>
            </w:rPrChange>
          </w:rPr>
          <w:t>t, u,u1]</w:t>
        </w:r>
      </w:ins>
    </w:p>
    <w:p w14:paraId="27F4424C" w14:textId="77777777" w:rsidR="005432E1" w:rsidRPr="005432E1" w:rsidRDefault="005432E1" w:rsidP="005432E1">
      <w:pPr>
        <w:pStyle w:val="ListParagraph"/>
        <w:spacing w:line="240" w:lineRule="auto"/>
        <w:ind w:left="360"/>
        <w:rPr>
          <w:ins w:id="4864" w:author="Cristian Sbrolli" w:date="2020-12-04T22:03:00Z"/>
          <w:rStyle w:val="SubtleEmphasis"/>
          <w:rFonts w:asciiTheme="minorHAnsi" w:hAnsiTheme="minorHAnsi" w:cstheme="minorHAnsi"/>
          <w:szCs w:val="24"/>
          <w:rPrChange w:id="4865" w:author="Cristian Sbrolli" w:date="2020-12-04T22:04:00Z">
            <w:rPr>
              <w:ins w:id="4866" w:author="Cristian Sbrolli" w:date="2020-12-04T22:03:00Z"/>
              <w:rStyle w:val="SubtleEmphasis"/>
              <w:sz w:val="44"/>
              <w:szCs w:val="44"/>
            </w:rPr>
          </w:rPrChange>
        </w:rPr>
      </w:pPr>
      <w:ins w:id="4867" w:author="Cristian Sbrolli" w:date="2020-12-04T22:03:00Z">
        <w:r w:rsidRPr="005432E1">
          <w:rPr>
            <w:rStyle w:val="SubtleEmphasis"/>
            <w:rFonts w:asciiTheme="minorHAnsi" w:hAnsiTheme="minorHAnsi" w:cstheme="minorHAnsi"/>
            <w:szCs w:val="24"/>
            <w:rPrChange w:id="4868" w:author="Cristian Sbrolli" w:date="2020-12-04T22:04:00Z">
              <w:rPr>
                <w:rStyle w:val="SubtleEmphasis"/>
                <w:sz w:val="44"/>
                <w:szCs w:val="44"/>
              </w:rPr>
            </w:rPrChange>
          </w:rPr>
          <w:t>}</w:t>
        </w:r>
      </w:ins>
    </w:p>
    <w:p w14:paraId="60A0363F" w14:textId="77777777" w:rsidR="005432E1" w:rsidRPr="005432E1" w:rsidRDefault="005432E1" w:rsidP="005432E1">
      <w:pPr>
        <w:pStyle w:val="ListParagraph"/>
        <w:spacing w:line="240" w:lineRule="auto"/>
        <w:ind w:left="360"/>
        <w:rPr>
          <w:ins w:id="4869" w:author="Cristian Sbrolli" w:date="2020-12-04T22:03:00Z"/>
          <w:rStyle w:val="SubtleEmphasis"/>
          <w:rFonts w:asciiTheme="minorHAnsi" w:hAnsiTheme="minorHAnsi" w:cstheme="minorHAnsi"/>
          <w:szCs w:val="24"/>
          <w:rPrChange w:id="4870" w:author="Cristian Sbrolli" w:date="2020-12-04T22:04:00Z">
            <w:rPr>
              <w:ins w:id="4871" w:author="Cristian Sbrolli" w:date="2020-12-04T22:03:00Z"/>
              <w:rStyle w:val="SubtleEmphasis"/>
              <w:sz w:val="44"/>
              <w:szCs w:val="44"/>
            </w:rPr>
          </w:rPrChange>
        </w:rPr>
      </w:pPr>
    </w:p>
    <w:p w14:paraId="7D4E0A84" w14:textId="77777777" w:rsidR="005432E1" w:rsidRPr="005432E1" w:rsidRDefault="005432E1" w:rsidP="005432E1">
      <w:pPr>
        <w:pStyle w:val="ListParagraph"/>
        <w:spacing w:line="240" w:lineRule="auto"/>
        <w:ind w:left="360"/>
        <w:rPr>
          <w:ins w:id="4872" w:author="Cristian Sbrolli" w:date="2020-12-04T22:03:00Z"/>
          <w:rStyle w:val="SubtleEmphasis"/>
          <w:rFonts w:asciiTheme="minorHAnsi" w:hAnsiTheme="minorHAnsi" w:cstheme="minorHAnsi"/>
          <w:szCs w:val="24"/>
          <w:rPrChange w:id="4873" w:author="Cristian Sbrolli" w:date="2020-12-04T22:04:00Z">
            <w:rPr>
              <w:ins w:id="4874" w:author="Cristian Sbrolli" w:date="2020-12-04T22:03:00Z"/>
              <w:rStyle w:val="SubtleEmphasis"/>
              <w:sz w:val="44"/>
              <w:szCs w:val="44"/>
            </w:rPr>
          </w:rPrChange>
        </w:rPr>
      </w:pPr>
      <w:ins w:id="4875" w:author="Cristian Sbrolli" w:date="2020-12-04T22:03:00Z">
        <w:r w:rsidRPr="005432E1">
          <w:rPr>
            <w:rStyle w:val="SubtleEmphasis"/>
            <w:rFonts w:asciiTheme="minorHAnsi" w:hAnsiTheme="minorHAnsi" w:cstheme="minorHAnsi"/>
            <w:szCs w:val="24"/>
            <w:rPrChange w:id="4876" w:author="Cristian Sbrolli" w:date="2020-12-04T22:04:00Z">
              <w:rPr>
                <w:rStyle w:val="SubtleEmphasis"/>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4877" w:author="Cristian Sbrolli" w:date="2020-12-04T22:03:00Z"/>
          <w:rStyle w:val="SubtleEmphasis"/>
          <w:rFonts w:asciiTheme="minorHAnsi" w:hAnsiTheme="minorHAnsi" w:cstheme="minorHAnsi"/>
          <w:szCs w:val="24"/>
          <w:rPrChange w:id="4878" w:author="Cristian Sbrolli" w:date="2020-12-04T22:04:00Z">
            <w:rPr>
              <w:ins w:id="4879" w:author="Cristian Sbrolli" w:date="2020-12-04T22:03:00Z"/>
              <w:rStyle w:val="SubtleEmphasis"/>
              <w:sz w:val="44"/>
              <w:szCs w:val="44"/>
            </w:rPr>
          </w:rPrChange>
        </w:rPr>
      </w:pPr>
      <w:proofErr w:type="spellStart"/>
      <w:ins w:id="4880" w:author="Cristian Sbrolli" w:date="2020-12-04T22:03:00Z">
        <w:r w:rsidRPr="005432E1">
          <w:rPr>
            <w:rStyle w:val="SubtleEmphasis"/>
            <w:rFonts w:asciiTheme="minorHAnsi" w:hAnsiTheme="minorHAnsi" w:cstheme="minorHAnsi"/>
            <w:szCs w:val="24"/>
            <w:rPrChange w:id="488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88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883" w:author="Cristian Sbrolli" w:date="2020-12-04T22:04:00Z">
              <w:rPr>
                <w:rStyle w:val="SubtleEmphasis"/>
                <w:sz w:val="44"/>
                <w:szCs w:val="44"/>
              </w:rPr>
            </w:rPrChange>
          </w:rPr>
          <w:t>vUserBooksVisit</w:t>
        </w:r>
        <w:proofErr w:type="spellEnd"/>
        <w:r w:rsidRPr="005432E1">
          <w:rPr>
            <w:rStyle w:val="SubtleEmphasis"/>
            <w:rFonts w:asciiTheme="minorHAnsi" w:hAnsiTheme="minorHAnsi" w:cstheme="minorHAnsi"/>
            <w:szCs w:val="24"/>
            <w:rPrChange w:id="488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885"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886" w:author="Cristian Sbrolli" w:date="2020-12-04T22:04:00Z">
              <w:rPr>
                <w:rStyle w:val="SubtleEmphasis"/>
                <w:sz w:val="44"/>
                <w:szCs w:val="44"/>
              </w:rPr>
            </w:rPrChange>
          </w:rPr>
          <w:t>VirtualUser,ts</w:t>
        </w:r>
        <w:proofErr w:type="spellEnd"/>
        <w:r w:rsidRPr="005432E1">
          <w:rPr>
            <w:rStyle w:val="SubtleEmphasis"/>
            <w:rFonts w:asciiTheme="minorHAnsi" w:hAnsiTheme="minorHAnsi" w:cstheme="minorHAnsi"/>
            <w:szCs w:val="24"/>
            <w:rPrChange w:id="488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888"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889" w:author="Cristian Sbrolli" w:date="2020-12-04T22:04:00Z">
              <w:rPr>
                <w:rStyle w:val="SubtleEmphasis"/>
                <w:sz w:val="44"/>
                <w:szCs w:val="44"/>
              </w:rPr>
            </w:rPrChange>
          </w:rPr>
          <w:t>, d: Date]{</w:t>
        </w:r>
      </w:ins>
    </w:p>
    <w:p w14:paraId="47A425AD" w14:textId="77777777" w:rsidR="005432E1" w:rsidRPr="005432E1" w:rsidRDefault="005432E1" w:rsidP="005432E1">
      <w:pPr>
        <w:pStyle w:val="ListParagraph"/>
        <w:spacing w:line="240" w:lineRule="auto"/>
        <w:ind w:left="360"/>
        <w:rPr>
          <w:ins w:id="4890" w:author="Cristian Sbrolli" w:date="2020-12-04T22:03:00Z"/>
          <w:rStyle w:val="SubtleEmphasis"/>
          <w:rFonts w:asciiTheme="minorHAnsi" w:hAnsiTheme="minorHAnsi" w:cstheme="minorHAnsi"/>
          <w:szCs w:val="24"/>
          <w:rPrChange w:id="4891" w:author="Cristian Sbrolli" w:date="2020-12-04T22:04:00Z">
            <w:rPr>
              <w:ins w:id="4892" w:author="Cristian Sbrolli" w:date="2020-12-04T22:03:00Z"/>
              <w:rStyle w:val="SubtleEmphasis"/>
              <w:sz w:val="44"/>
              <w:szCs w:val="44"/>
            </w:rPr>
          </w:rPrChange>
        </w:rPr>
      </w:pPr>
      <w:ins w:id="4893" w:author="Cristian Sbrolli" w:date="2020-12-04T22:03:00Z">
        <w:r w:rsidRPr="005432E1">
          <w:rPr>
            <w:rStyle w:val="SubtleEmphasis"/>
            <w:rFonts w:asciiTheme="minorHAnsi" w:hAnsiTheme="minorHAnsi" w:cstheme="minorHAnsi"/>
            <w:szCs w:val="24"/>
            <w:rPrChange w:id="4894" w:author="Cristian Sbrolli" w:date="2020-12-04T22:04:00Z">
              <w:rPr>
                <w:rStyle w:val="SubtleEmphasis"/>
                <w:sz w:val="44"/>
                <w:szCs w:val="44"/>
              </w:rPr>
            </w:rPrChange>
          </w:rPr>
          <w:t xml:space="preserve"> </w:t>
        </w:r>
        <w:r w:rsidRPr="005432E1">
          <w:rPr>
            <w:rStyle w:val="SubtleEmphasis"/>
            <w:rFonts w:asciiTheme="minorHAnsi" w:hAnsiTheme="minorHAnsi" w:cstheme="minorHAnsi"/>
            <w:szCs w:val="24"/>
            <w:rPrChange w:id="4895" w:author="Cristian Sbrolli" w:date="2020-12-04T22:04:00Z">
              <w:rPr>
                <w:rStyle w:val="SubtleEmphasis"/>
                <w:sz w:val="44"/>
                <w:szCs w:val="44"/>
              </w:rPr>
            </w:rPrChange>
          </w:rPr>
          <w:tab/>
          <w:t>(d-&gt;</w:t>
        </w:r>
        <w:proofErr w:type="spellStart"/>
        <w:r w:rsidRPr="005432E1">
          <w:rPr>
            <w:rStyle w:val="SubtleEmphasis"/>
            <w:rFonts w:asciiTheme="minorHAnsi" w:hAnsiTheme="minorHAnsi" w:cstheme="minorHAnsi"/>
            <w:szCs w:val="24"/>
            <w:rPrChange w:id="489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897"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898" w:author="Cristian Sbrolli" w:date="2020-12-04T22:04:00Z">
              <w:rPr>
                <w:rStyle w:val="SubtleEmphasis"/>
                <w:sz w:val="44"/>
                <w:szCs w:val="44"/>
              </w:rPr>
            </w:rPrChange>
          </w:rPr>
          <w:t>m.ticketManager.availableSlots</w:t>
        </w:r>
        <w:proofErr w:type="spellEnd"/>
        <w:proofErr w:type="gramEnd"/>
        <w:r w:rsidRPr="005432E1">
          <w:rPr>
            <w:rStyle w:val="SubtleEmphasis"/>
            <w:rFonts w:asciiTheme="minorHAnsi" w:hAnsiTheme="minorHAnsi" w:cstheme="minorHAnsi"/>
            <w:szCs w:val="24"/>
            <w:rPrChange w:id="4899" w:author="Cristian Sbrolli" w:date="2020-12-04T22:04:00Z">
              <w:rPr>
                <w:rStyle w:val="SubtleEmphasis"/>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4900" w:author="Cristian Sbrolli" w:date="2020-12-04T22:03:00Z"/>
          <w:rStyle w:val="SubtleEmphasis"/>
          <w:rFonts w:asciiTheme="minorHAnsi" w:hAnsiTheme="minorHAnsi" w:cstheme="minorHAnsi"/>
          <w:szCs w:val="24"/>
          <w:rPrChange w:id="4901" w:author="Cristian Sbrolli" w:date="2020-12-04T22:04:00Z">
            <w:rPr>
              <w:ins w:id="4902" w:author="Cristian Sbrolli" w:date="2020-12-04T22:03:00Z"/>
              <w:rStyle w:val="SubtleEmphasis"/>
              <w:sz w:val="44"/>
              <w:szCs w:val="44"/>
            </w:rPr>
          </w:rPrChange>
        </w:rPr>
      </w:pPr>
      <w:ins w:id="4903" w:author="Cristian Sbrolli" w:date="2020-12-04T22:03:00Z">
        <w:r w:rsidRPr="005432E1">
          <w:rPr>
            <w:rStyle w:val="SubtleEmphasis"/>
            <w:rFonts w:asciiTheme="minorHAnsi" w:hAnsiTheme="minorHAnsi" w:cstheme="minorHAnsi"/>
            <w:szCs w:val="24"/>
            <w:rPrChange w:id="4904" w:author="Cristian Sbrolli" w:date="2020-12-04T22:04:00Z">
              <w:rPr>
                <w:rStyle w:val="SubtleEmphasis"/>
                <w:sz w:val="44"/>
                <w:szCs w:val="44"/>
              </w:rPr>
            </w:rPrChange>
          </w:rPr>
          <w:tab/>
          <w:t xml:space="preserve">some v: Visit | </w:t>
        </w:r>
        <w:proofErr w:type="spellStart"/>
        <w:proofErr w:type="gramStart"/>
        <w:r w:rsidRPr="005432E1">
          <w:rPr>
            <w:rStyle w:val="SubtleEmphasis"/>
            <w:rFonts w:asciiTheme="minorHAnsi" w:hAnsiTheme="minorHAnsi" w:cstheme="minorHAnsi"/>
            <w:szCs w:val="24"/>
            <w:rPrChange w:id="4905" w:author="Cristian Sbrolli" w:date="2020-12-04T22:04:00Z">
              <w:rPr>
                <w:rStyle w:val="SubtleEmphasis"/>
                <w:sz w:val="44"/>
                <w:szCs w:val="44"/>
              </w:rPr>
            </w:rPrChange>
          </w:rPr>
          <w:t>v.ticketDate</w:t>
        </w:r>
        <w:proofErr w:type="spellEnd"/>
        <w:proofErr w:type="gramEnd"/>
        <w:r w:rsidRPr="005432E1">
          <w:rPr>
            <w:rStyle w:val="SubtleEmphasis"/>
            <w:rFonts w:asciiTheme="minorHAnsi" w:hAnsiTheme="minorHAnsi" w:cstheme="minorHAnsi"/>
            <w:szCs w:val="24"/>
            <w:rPrChange w:id="4906" w:author="Cristian Sbrolli" w:date="2020-12-04T22:04:00Z">
              <w:rPr>
                <w:rStyle w:val="SubtleEmphasis"/>
                <w:sz w:val="44"/>
                <w:szCs w:val="44"/>
              </w:rPr>
            </w:rPrChange>
          </w:rPr>
          <w:t xml:space="preserve"> = d and </w:t>
        </w:r>
        <w:proofErr w:type="spellStart"/>
        <w:r w:rsidRPr="005432E1">
          <w:rPr>
            <w:rStyle w:val="SubtleEmphasis"/>
            <w:rFonts w:asciiTheme="minorHAnsi" w:hAnsiTheme="minorHAnsi" w:cstheme="minorHAnsi"/>
            <w:szCs w:val="24"/>
            <w:rPrChange w:id="4907" w:author="Cristian Sbrolli" w:date="2020-12-04T22:04:00Z">
              <w:rPr>
                <w:rStyle w:val="SubtleEmphasis"/>
                <w:sz w:val="44"/>
                <w:szCs w:val="44"/>
              </w:rPr>
            </w:rPrChange>
          </w:rPr>
          <w:t>v.ticketTimeSlot</w:t>
        </w:r>
        <w:proofErr w:type="spellEnd"/>
        <w:r w:rsidRPr="005432E1">
          <w:rPr>
            <w:rStyle w:val="SubtleEmphasis"/>
            <w:rFonts w:asciiTheme="minorHAnsi" w:hAnsiTheme="minorHAnsi" w:cstheme="minorHAnsi"/>
            <w:szCs w:val="24"/>
            <w:rPrChange w:id="490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909"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910" w:author="Cristian Sbrolli" w:date="2020-12-04T22:04:00Z">
              <w:rPr>
                <w:rStyle w:val="SubtleEmphasis"/>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4911" w:author="Cristian Sbrolli" w:date="2020-12-04T22:03:00Z"/>
          <w:rStyle w:val="SubtleEmphasis"/>
          <w:rFonts w:asciiTheme="minorHAnsi" w:hAnsiTheme="minorHAnsi" w:cstheme="minorHAnsi"/>
          <w:szCs w:val="24"/>
          <w:rPrChange w:id="4912" w:author="Cristian Sbrolli" w:date="2020-12-04T22:04:00Z">
            <w:rPr>
              <w:ins w:id="4913" w:author="Cristian Sbrolli" w:date="2020-12-04T22:03:00Z"/>
              <w:rStyle w:val="SubtleEmphasis"/>
              <w:sz w:val="44"/>
              <w:szCs w:val="44"/>
            </w:rPr>
          </w:rPrChange>
        </w:rPr>
      </w:pPr>
      <w:ins w:id="4914" w:author="Cristian Sbrolli" w:date="2020-12-04T22:03:00Z">
        <w:r w:rsidRPr="005432E1">
          <w:rPr>
            <w:rStyle w:val="SubtleEmphasis"/>
            <w:rFonts w:asciiTheme="minorHAnsi" w:hAnsiTheme="minorHAnsi" w:cstheme="minorHAnsi"/>
            <w:szCs w:val="24"/>
            <w:rPrChange w:id="4915"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916"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4917" w:author="Cristian Sbrolli" w:date="2020-12-04T22:04:00Z">
              <w:rPr>
                <w:rStyle w:val="SubtleEmphasis"/>
                <w:sz w:val="44"/>
                <w:szCs w:val="44"/>
              </w:rPr>
            </w:rPrChange>
          </w:rPr>
          <w:t>[</w:t>
        </w:r>
        <w:proofErr w:type="gramStart"/>
        <w:r w:rsidRPr="005432E1">
          <w:rPr>
            <w:rStyle w:val="SubtleEmphasis"/>
            <w:rFonts w:asciiTheme="minorHAnsi" w:hAnsiTheme="minorHAnsi" w:cstheme="minorHAnsi"/>
            <w:szCs w:val="24"/>
            <w:rPrChange w:id="4918" w:author="Cristian Sbrolli" w:date="2020-12-04T22:04:00Z">
              <w:rPr>
                <w:rStyle w:val="SubtleEmphasis"/>
                <w:sz w:val="44"/>
                <w:szCs w:val="44"/>
              </w:rPr>
            </w:rPrChange>
          </w:rPr>
          <w:t>v,u</w:t>
        </w:r>
        <w:proofErr w:type="gramEnd"/>
        <w:r w:rsidRPr="005432E1">
          <w:rPr>
            <w:rStyle w:val="SubtleEmphasis"/>
            <w:rFonts w:asciiTheme="minorHAnsi" w:hAnsiTheme="minorHAnsi" w:cstheme="minorHAnsi"/>
            <w:szCs w:val="24"/>
            <w:rPrChange w:id="4919" w:author="Cristian Sbrolli" w:date="2020-12-04T22:04:00Z">
              <w:rPr>
                <w:rStyle w:val="SubtleEmphasis"/>
                <w:sz w:val="44"/>
                <w:szCs w:val="44"/>
              </w:rPr>
            </w:rPrChange>
          </w:rPr>
          <w:t xml:space="preserve">,u1] and </w:t>
        </w:r>
        <w:proofErr w:type="spellStart"/>
        <w:r w:rsidRPr="005432E1">
          <w:rPr>
            <w:rStyle w:val="SubtleEmphasis"/>
            <w:rFonts w:asciiTheme="minorHAnsi" w:hAnsiTheme="minorHAnsi" w:cstheme="minorHAnsi"/>
            <w:szCs w:val="24"/>
            <w:rPrChange w:id="4920"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921" w:author="Cristian Sbrolli" w:date="2020-12-04T22:04:00Z">
              <w:rPr>
                <w:rStyle w:val="SubtleEmphasis"/>
                <w:sz w:val="44"/>
                <w:szCs w:val="44"/>
              </w:rPr>
            </w:rPrChange>
          </w:rPr>
          <w:t>[v,m,m1]</w:t>
        </w:r>
        <w:r w:rsidRPr="005432E1">
          <w:rPr>
            <w:rStyle w:val="SubtleEmphasis"/>
            <w:rFonts w:asciiTheme="minorHAnsi" w:hAnsiTheme="minorHAnsi" w:cstheme="minorHAnsi"/>
            <w:szCs w:val="24"/>
            <w:rPrChange w:id="4922" w:author="Cristian Sbrolli" w:date="2020-12-04T22:04:00Z">
              <w:rPr>
                <w:rStyle w:val="SubtleEmphasis"/>
                <w:sz w:val="44"/>
                <w:szCs w:val="44"/>
              </w:rPr>
            </w:rPrChange>
          </w:rPr>
          <w:tab/>
        </w:r>
      </w:ins>
    </w:p>
    <w:p w14:paraId="0D453049" w14:textId="77777777" w:rsidR="005432E1" w:rsidRPr="005432E1" w:rsidRDefault="005432E1" w:rsidP="005432E1">
      <w:pPr>
        <w:pStyle w:val="ListParagraph"/>
        <w:spacing w:line="240" w:lineRule="auto"/>
        <w:ind w:left="360"/>
        <w:rPr>
          <w:ins w:id="4923" w:author="Cristian Sbrolli" w:date="2020-12-04T22:03:00Z"/>
          <w:rStyle w:val="SubtleEmphasis"/>
          <w:rFonts w:asciiTheme="minorHAnsi" w:hAnsiTheme="minorHAnsi" w:cstheme="minorHAnsi"/>
          <w:szCs w:val="24"/>
          <w:rPrChange w:id="4924" w:author="Cristian Sbrolli" w:date="2020-12-04T22:04:00Z">
            <w:rPr>
              <w:ins w:id="4925" w:author="Cristian Sbrolli" w:date="2020-12-04T22:03:00Z"/>
              <w:rStyle w:val="SubtleEmphasis"/>
              <w:sz w:val="44"/>
              <w:szCs w:val="44"/>
            </w:rPr>
          </w:rPrChange>
        </w:rPr>
      </w:pPr>
      <w:ins w:id="4926" w:author="Cristian Sbrolli" w:date="2020-12-04T22:03:00Z">
        <w:r w:rsidRPr="005432E1">
          <w:rPr>
            <w:rStyle w:val="SubtleEmphasis"/>
            <w:rFonts w:asciiTheme="minorHAnsi" w:hAnsiTheme="minorHAnsi" w:cstheme="minorHAnsi"/>
            <w:szCs w:val="24"/>
            <w:rPrChange w:id="4927" w:author="Cristian Sbrolli" w:date="2020-12-04T22:04:00Z">
              <w:rPr>
                <w:rStyle w:val="SubtleEmphasis"/>
                <w:sz w:val="44"/>
                <w:szCs w:val="44"/>
              </w:rPr>
            </w:rPrChange>
          </w:rPr>
          <w:t>}</w:t>
        </w:r>
      </w:ins>
    </w:p>
    <w:p w14:paraId="325A1F50" w14:textId="77777777" w:rsidR="005432E1" w:rsidRPr="005432E1" w:rsidRDefault="005432E1" w:rsidP="005432E1">
      <w:pPr>
        <w:pStyle w:val="ListParagraph"/>
        <w:spacing w:line="240" w:lineRule="auto"/>
        <w:ind w:left="360"/>
        <w:rPr>
          <w:ins w:id="4928" w:author="Cristian Sbrolli" w:date="2020-12-04T22:03:00Z"/>
          <w:rStyle w:val="SubtleEmphasis"/>
          <w:rFonts w:asciiTheme="minorHAnsi" w:hAnsiTheme="minorHAnsi" w:cstheme="minorHAnsi"/>
          <w:szCs w:val="24"/>
          <w:rPrChange w:id="4929" w:author="Cristian Sbrolli" w:date="2020-12-04T22:04:00Z">
            <w:rPr>
              <w:ins w:id="4930" w:author="Cristian Sbrolli" w:date="2020-12-04T22:03:00Z"/>
              <w:rStyle w:val="SubtleEmphasis"/>
              <w:sz w:val="44"/>
              <w:szCs w:val="44"/>
            </w:rPr>
          </w:rPrChange>
        </w:rPr>
      </w:pPr>
    </w:p>
    <w:p w14:paraId="466FFBC8" w14:textId="77777777" w:rsidR="005432E1" w:rsidRPr="005432E1" w:rsidRDefault="005432E1" w:rsidP="005432E1">
      <w:pPr>
        <w:pStyle w:val="ListParagraph"/>
        <w:spacing w:line="240" w:lineRule="auto"/>
        <w:ind w:left="360"/>
        <w:rPr>
          <w:ins w:id="4931" w:author="Cristian Sbrolli" w:date="2020-12-04T22:03:00Z"/>
          <w:rStyle w:val="SubtleEmphasis"/>
          <w:rFonts w:asciiTheme="minorHAnsi" w:hAnsiTheme="minorHAnsi" w:cstheme="minorHAnsi"/>
          <w:szCs w:val="24"/>
          <w:rPrChange w:id="4932" w:author="Cristian Sbrolli" w:date="2020-12-04T22:04:00Z">
            <w:rPr>
              <w:ins w:id="4933" w:author="Cristian Sbrolli" w:date="2020-12-04T22:03:00Z"/>
              <w:rStyle w:val="SubtleEmphasis"/>
              <w:sz w:val="44"/>
              <w:szCs w:val="44"/>
            </w:rPr>
          </w:rPrChange>
        </w:rPr>
      </w:pPr>
      <w:ins w:id="4934" w:author="Cristian Sbrolli" w:date="2020-12-04T22:03:00Z">
        <w:r w:rsidRPr="005432E1">
          <w:rPr>
            <w:rStyle w:val="SubtleEmphasis"/>
            <w:rFonts w:asciiTheme="minorHAnsi" w:hAnsiTheme="minorHAnsi" w:cstheme="minorHAnsi"/>
            <w:szCs w:val="24"/>
            <w:rPrChange w:id="4935" w:author="Cristian Sbrolli" w:date="2020-12-04T22:04:00Z">
              <w:rPr>
                <w:rStyle w:val="SubtleEmphasis"/>
                <w:sz w:val="44"/>
                <w:szCs w:val="44"/>
              </w:rPr>
            </w:rPrChange>
          </w:rPr>
          <w:t xml:space="preserve">//User cannot shop </w:t>
        </w:r>
        <w:proofErr w:type="spellStart"/>
        <w:r w:rsidRPr="005432E1">
          <w:rPr>
            <w:rStyle w:val="SubtleEmphasis"/>
            <w:rFonts w:asciiTheme="minorHAnsi" w:hAnsiTheme="minorHAnsi" w:cstheme="minorHAnsi"/>
            <w:szCs w:val="24"/>
            <w:rPrChange w:id="4936" w:author="Cristian Sbrolli" w:date="2020-12-04T22:04:00Z">
              <w:rPr>
                <w:rStyle w:val="SubtleEmphasis"/>
                <w:sz w:val="44"/>
                <w:szCs w:val="44"/>
              </w:rPr>
            </w:rPrChange>
          </w:rPr>
          <w:t>whitout</w:t>
        </w:r>
        <w:proofErr w:type="spellEnd"/>
        <w:r w:rsidRPr="005432E1">
          <w:rPr>
            <w:rStyle w:val="SubtleEmphasis"/>
            <w:rFonts w:asciiTheme="minorHAnsi" w:hAnsiTheme="minorHAnsi" w:cstheme="minorHAnsi"/>
            <w:szCs w:val="24"/>
            <w:rPrChange w:id="4937" w:author="Cristian Sbrolli" w:date="2020-12-04T22:04:00Z">
              <w:rPr>
                <w:rStyle w:val="SubtleEmphasis"/>
                <w:sz w:val="44"/>
                <w:szCs w:val="44"/>
              </w:rPr>
            </w:rPrChange>
          </w:rPr>
          <w:t xml:space="preserve"> having registered their entrance scanning </w:t>
        </w:r>
        <w:proofErr w:type="spellStart"/>
        <w:r w:rsidRPr="005432E1">
          <w:rPr>
            <w:rStyle w:val="SubtleEmphasis"/>
            <w:rFonts w:asciiTheme="minorHAnsi" w:hAnsiTheme="minorHAnsi" w:cstheme="minorHAnsi"/>
            <w:szCs w:val="24"/>
            <w:rPrChange w:id="4938" w:author="Cristian Sbrolli" w:date="2020-12-04T22:04:00Z">
              <w:rPr>
                <w:rStyle w:val="SubtleEmphasis"/>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4939" w:author="Cristian Sbrolli" w:date="2020-12-04T22:03:00Z"/>
          <w:rStyle w:val="SubtleEmphasis"/>
          <w:rFonts w:asciiTheme="minorHAnsi" w:hAnsiTheme="minorHAnsi" w:cstheme="minorHAnsi"/>
          <w:szCs w:val="24"/>
          <w:rPrChange w:id="4940" w:author="Cristian Sbrolli" w:date="2020-12-04T22:04:00Z">
            <w:rPr>
              <w:ins w:id="4941" w:author="Cristian Sbrolli" w:date="2020-12-04T22:03:00Z"/>
              <w:rStyle w:val="SubtleEmphasis"/>
              <w:sz w:val="44"/>
              <w:szCs w:val="44"/>
            </w:rPr>
          </w:rPrChange>
        </w:rPr>
      </w:pPr>
      <w:proofErr w:type="gramStart"/>
      <w:ins w:id="4942" w:author="Cristian Sbrolli" w:date="2020-12-04T22:03:00Z">
        <w:r w:rsidRPr="005432E1">
          <w:rPr>
            <w:rStyle w:val="SubtleEmphasis"/>
            <w:rFonts w:asciiTheme="minorHAnsi" w:hAnsiTheme="minorHAnsi" w:cstheme="minorHAnsi"/>
            <w:szCs w:val="24"/>
            <w:rPrChange w:id="4943" w:author="Cristian Sbrolli" w:date="2020-12-04T22:04:00Z">
              <w:rPr>
                <w:rStyle w:val="SubtleEmphasis"/>
                <w:sz w:val="44"/>
                <w:szCs w:val="44"/>
              </w:rPr>
            </w:rPrChange>
          </w:rPr>
          <w:t xml:space="preserve">assert  </w:t>
        </w:r>
        <w:proofErr w:type="spellStart"/>
        <w:r w:rsidRPr="005432E1">
          <w:rPr>
            <w:rStyle w:val="SubtleEmphasis"/>
            <w:rFonts w:asciiTheme="minorHAnsi" w:hAnsiTheme="minorHAnsi" w:cstheme="minorHAnsi"/>
            <w:szCs w:val="24"/>
            <w:rPrChange w:id="4944" w:author="Cristian Sbrolli" w:date="2020-12-04T22:04:00Z">
              <w:rPr>
                <w:rStyle w:val="SubtleEmphasis"/>
                <w:sz w:val="44"/>
                <w:szCs w:val="44"/>
              </w:rPr>
            </w:rPrChange>
          </w:rPr>
          <w:t>noExitWithoutEntering</w:t>
        </w:r>
        <w:proofErr w:type="spellEnd"/>
        <w:proofErr w:type="gramEnd"/>
        <w:r w:rsidRPr="005432E1">
          <w:rPr>
            <w:rStyle w:val="SubtleEmphasis"/>
            <w:rFonts w:asciiTheme="minorHAnsi" w:hAnsiTheme="minorHAnsi" w:cstheme="minorHAnsi"/>
            <w:szCs w:val="24"/>
            <w:rPrChange w:id="4945" w:author="Cristian Sbrolli" w:date="2020-12-04T22:04:00Z">
              <w:rPr>
                <w:rStyle w:val="SubtleEmphasis"/>
                <w:sz w:val="44"/>
                <w:szCs w:val="44"/>
              </w:rPr>
            </w:rPrChange>
          </w:rPr>
          <w:t>{</w:t>
        </w:r>
      </w:ins>
    </w:p>
    <w:p w14:paraId="12BF2634" w14:textId="77777777" w:rsidR="005432E1" w:rsidRPr="005432E1" w:rsidRDefault="005432E1" w:rsidP="005432E1">
      <w:pPr>
        <w:pStyle w:val="ListParagraph"/>
        <w:spacing w:line="240" w:lineRule="auto"/>
        <w:ind w:left="360"/>
        <w:rPr>
          <w:ins w:id="4946" w:author="Cristian Sbrolli" w:date="2020-12-04T22:03:00Z"/>
          <w:rStyle w:val="SubtleEmphasis"/>
          <w:rFonts w:asciiTheme="minorHAnsi" w:hAnsiTheme="minorHAnsi" w:cstheme="minorHAnsi"/>
          <w:szCs w:val="24"/>
          <w:rPrChange w:id="4947" w:author="Cristian Sbrolli" w:date="2020-12-04T22:04:00Z">
            <w:rPr>
              <w:ins w:id="4948" w:author="Cristian Sbrolli" w:date="2020-12-04T22:03:00Z"/>
              <w:rStyle w:val="SubtleEmphasis"/>
              <w:sz w:val="44"/>
              <w:szCs w:val="44"/>
            </w:rPr>
          </w:rPrChange>
        </w:rPr>
      </w:pPr>
      <w:proofErr w:type="spellStart"/>
      <w:ins w:id="4949" w:author="Cristian Sbrolli" w:date="2020-12-04T22:03:00Z">
        <w:r w:rsidRPr="005432E1">
          <w:rPr>
            <w:rStyle w:val="SubtleEmphasis"/>
            <w:rFonts w:asciiTheme="minorHAnsi" w:hAnsiTheme="minorHAnsi" w:cstheme="minorHAnsi"/>
            <w:szCs w:val="24"/>
            <w:rPrChange w:id="4950" w:author="Cristian Sbrolli" w:date="2020-12-04T22:04:00Z">
              <w:rPr>
                <w:rStyle w:val="SubtleEmphasis"/>
                <w:sz w:val="44"/>
                <w:szCs w:val="44"/>
              </w:rPr>
            </w:rPrChange>
          </w:rPr>
          <w:t>no t</w:t>
        </w:r>
        <w:proofErr w:type="spellEnd"/>
        <w:r w:rsidRPr="005432E1">
          <w:rPr>
            <w:rStyle w:val="SubtleEmphasis"/>
            <w:rFonts w:asciiTheme="minorHAnsi" w:hAnsiTheme="minorHAnsi" w:cstheme="minorHAnsi"/>
            <w:szCs w:val="24"/>
            <w:rPrChange w:id="4951" w:author="Cristian Sbrolli" w:date="2020-12-04T22:04:00Z">
              <w:rPr>
                <w:rStyle w:val="SubtleEmphasis"/>
                <w:sz w:val="44"/>
                <w:szCs w:val="44"/>
              </w:rPr>
            </w:rPrChange>
          </w:rPr>
          <w:t xml:space="preserve">: Ticket | (one </w:t>
        </w:r>
        <w:proofErr w:type="spellStart"/>
        <w:r w:rsidRPr="005432E1">
          <w:rPr>
            <w:rStyle w:val="SubtleEmphasis"/>
            <w:rFonts w:asciiTheme="minorHAnsi" w:hAnsiTheme="minorHAnsi" w:cstheme="minorHAnsi"/>
            <w:szCs w:val="24"/>
            <w:rPrChange w:id="4952"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95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954"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955"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4956" w:author="Cristian Sbrolli" w:date="2020-12-04T22:04:00Z">
              <w:rPr>
                <w:rStyle w:val="SubtleEmphasis"/>
                <w:sz w:val="44"/>
                <w:szCs w:val="44"/>
              </w:rPr>
            </w:rPrChange>
          </w:rPr>
          <w:t>t.ticketCode</w:t>
        </w:r>
        <w:proofErr w:type="spellEnd"/>
        <w:proofErr w:type="gramEnd"/>
        <w:r w:rsidRPr="005432E1">
          <w:rPr>
            <w:rStyle w:val="SubtleEmphasis"/>
            <w:rFonts w:asciiTheme="minorHAnsi" w:hAnsiTheme="minorHAnsi" w:cstheme="minorHAnsi"/>
            <w:szCs w:val="24"/>
            <w:rPrChange w:id="4957"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958"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959"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960"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961"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962" w:author="Cristian Sbrolli" w:date="2020-12-04T22:04:00Z">
              <w:rPr>
                <w:rStyle w:val="SubtleEmphasis"/>
                <w:sz w:val="44"/>
                <w:szCs w:val="44"/>
              </w:rPr>
            </w:rPrChange>
          </w:rPr>
          <w:t>Market.freeExit</w:t>
        </w:r>
        <w:proofErr w:type="spellEnd"/>
        <w:r w:rsidRPr="005432E1">
          <w:rPr>
            <w:rStyle w:val="SubtleEmphasis"/>
            <w:rFonts w:asciiTheme="minorHAnsi" w:hAnsiTheme="minorHAnsi" w:cstheme="minorHAnsi"/>
            <w:szCs w:val="24"/>
            <w:rPrChange w:id="496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964" w:author="Cristian Sbrolli" w:date="2020-12-04T22:04:00Z">
              <w:rPr>
                <w:rStyle w:val="SubtleEmphasis"/>
                <w:sz w:val="44"/>
                <w:szCs w:val="44"/>
              </w:rPr>
            </w:rPrChange>
          </w:rPr>
          <w:t>Market.cashDesks.reader</w:t>
        </w:r>
        <w:proofErr w:type="spellEnd"/>
        <w:r w:rsidRPr="005432E1">
          <w:rPr>
            <w:rStyle w:val="SubtleEmphasis"/>
            <w:rFonts w:asciiTheme="minorHAnsi" w:hAnsiTheme="minorHAnsi" w:cstheme="minorHAnsi"/>
            <w:szCs w:val="24"/>
            <w:rPrChange w:id="4965" w:author="Cristian Sbrolli" w:date="2020-12-04T22:04:00Z">
              <w:rPr>
                <w:rStyle w:val="SubtleEmphasis"/>
                <w:sz w:val="44"/>
                <w:szCs w:val="44"/>
              </w:rPr>
            </w:rPrChange>
          </w:rPr>
          <w:t>)) and</w:t>
        </w:r>
      </w:ins>
    </w:p>
    <w:p w14:paraId="14B1FC20" w14:textId="77777777" w:rsidR="00FE4D64" w:rsidRDefault="005432E1" w:rsidP="00FE4D64">
      <w:pPr>
        <w:pStyle w:val="ListParagraph"/>
        <w:rPr>
          <w:ins w:id="4966" w:author="Cristian Sbrolli" w:date="2020-12-05T03:23:00Z"/>
          <w:rStyle w:val="SubtleEmphasis"/>
          <w:rFonts w:cstheme="minorHAnsi"/>
          <w:szCs w:val="24"/>
        </w:rPr>
      </w:pPr>
      <w:ins w:id="4967" w:author="Cristian Sbrolli" w:date="2020-12-04T22:03:00Z">
        <w:r w:rsidRPr="005432E1">
          <w:rPr>
            <w:rStyle w:val="SubtleEmphasis"/>
            <w:rFonts w:asciiTheme="minorHAnsi" w:hAnsiTheme="minorHAnsi" w:cstheme="minorHAnsi"/>
            <w:szCs w:val="24"/>
            <w:rPrChange w:id="49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9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970" w:author="Cristian Sbrolli" w:date="2020-12-04T22:04:00Z">
              <w:rPr>
                <w:rStyle w:val="SubtleEmphasis"/>
                <w:sz w:val="44"/>
                <w:szCs w:val="44"/>
              </w:rPr>
            </w:rPrChange>
          </w:rPr>
          <w:tab/>
          <w:t xml:space="preserve">no </w:t>
        </w:r>
        <w:proofErr w:type="spellStart"/>
        <w:r w:rsidRPr="005432E1">
          <w:rPr>
            <w:rStyle w:val="SubtleEmphasis"/>
            <w:rFonts w:asciiTheme="minorHAnsi" w:hAnsiTheme="minorHAnsi" w:cstheme="minorHAnsi"/>
            <w:szCs w:val="24"/>
            <w:rPrChange w:id="4971"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97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973"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974"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4975" w:author="Cristian Sbrolli" w:date="2020-12-04T22:04:00Z">
              <w:rPr>
                <w:rStyle w:val="SubtleEmphasis"/>
                <w:sz w:val="44"/>
                <w:szCs w:val="44"/>
              </w:rPr>
            </w:rPrChange>
          </w:rPr>
          <w:t>t.ticketCode</w:t>
        </w:r>
        <w:proofErr w:type="spellEnd"/>
        <w:proofErr w:type="gramEnd"/>
        <w:r w:rsidRPr="005432E1">
          <w:rPr>
            <w:rStyle w:val="SubtleEmphasis"/>
            <w:rFonts w:asciiTheme="minorHAnsi" w:hAnsiTheme="minorHAnsi" w:cstheme="minorHAnsi"/>
            <w:szCs w:val="24"/>
            <w:rPrChange w:id="4976"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977"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978"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979"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980"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981" w:author="Cristian Sbrolli" w:date="2020-12-04T22:04:00Z">
              <w:rPr>
                <w:rStyle w:val="SubtleEmphasis"/>
                <w:sz w:val="44"/>
                <w:szCs w:val="44"/>
              </w:rPr>
            </w:rPrChange>
          </w:rPr>
          <w:t>Market.entrances</w:t>
        </w:r>
      </w:ins>
      <w:proofErr w:type="spellEnd"/>
    </w:p>
    <w:p w14:paraId="0A1F11DF" w14:textId="08F75CDB" w:rsidR="00141351" w:rsidDel="0055768D" w:rsidRDefault="005432E1">
      <w:pPr>
        <w:pStyle w:val="ListParagraph"/>
        <w:spacing w:line="240" w:lineRule="auto"/>
        <w:ind w:left="360"/>
        <w:rPr>
          <w:del w:id="4982" w:author="Cristian Sbrolli" w:date="2020-12-05T01:05:00Z"/>
          <w:rStyle w:val="SubtleEmphasis"/>
          <w:rFonts w:cstheme="minorHAnsi"/>
          <w:szCs w:val="24"/>
        </w:rPr>
        <w:pPrChange w:id="4983" w:author="Cristian Sbrolli" w:date="2020-12-05T03:22:00Z">
          <w:pPr>
            <w:pStyle w:val="ListParagraph"/>
          </w:pPr>
        </w:pPrChange>
      </w:pPr>
      <w:ins w:id="4984" w:author="Cristian Sbrolli" w:date="2020-12-04T22:03:00Z">
        <w:r w:rsidRPr="005432E1">
          <w:rPr>
            <w:rStyle w:val="SubtleEmphasis"/>
            <w:rFonts w:asciiTheme="minorHAnsi" w:hAnsiTheme="minorHAnsi" w:cstheme="minorHAnsi"/>
            <w:szCs w:val="24"/>
            <w:rPrChange w:id="4985" w:author="Cristian Sbrolli" w:date="2020-12-04T22:04:00Z">
              <w:rPr>
                <w:rStyle w:val="SubtleEmphasis"/>
                <w:sz w:val="44"/>
                <w:szCs w:val="44"/>
              </w:rPr>
            </w:rPrChange>
          </w:rPr>
          <w:t>}</w:t>
        </w:r>
      </w:ins>
    </w:p>
    <w:p w14:paraId="1236FFE4" w14:textId="77777777" w:rsidR="0055768D" w:rsidRPr="00FE4D64" w:rsidRDefault="0055768D">
      <w:pPr>
        <w:pStyle w:val="ListParagraph"/>
        <w:rPr>
          <w:ins w:id="4986" w:author="Cristian Sbrolli" w:date="2020-12-05T01:05:00Z"/>
          <w:rStyle w:val="SubtleEmphasis"/>
          <w:rFonts w:asciiTheme="minorHAnsi" w:hAnsiTheme="minorHAnsi" w:cstheme="minorHAnsi"/>
          <w:szCs w:val="24"/>
          <w:rPrChange w:id="4987" w:author="Cristian Sbrolli" w:date="2020-12-05T03:22:00Z">
            <w:rPr>
              <w:ins w:id="4988" w:author="Cristian Sbrolli" w:date="2020-12-05T01:05:00Z"/>
              <w:rStyle w:val="SubtleEmphasis"/>
              <w:sz w:val="44"/>
              <w:szCs w:val="44"/>
            </w:rPr>
          </w:rPrChange>
        </w:rPr>
        <w:pPrChange w:id="4989"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4990" w:author="Cristian Sbrolli" w:date="2020-12-05T00:56:00Z"/>
          <w:rStyle w:val="SubtleEmphasis"/>
          <w:sz w:val="44"/>
          <w:szCs w:val="44"/>
        </w:rPr>
        <w:pPrChange w:id="4991" w:author="Cristian Sbrolli" w:date="2020-12-05T01:05:00Z">
          <w:pPr>
            <w:pStyle w:val="ListParagraph"/>
            <w:spacing w:line="240" w:lineRule="auto"/>
            <w:ind w:left="360"/>
          </w:pPr>
        </w:pPrChange>
      </w:pPr>
      <w:ins w:id="4992" w:author="Cristian Sbrolli" w:date="2020-12-05T01:05:00Z">
        <w:r>
          <w:rPr>
            <w:rStyle w:val="SubtleEmphasis"/>
            <w:sz w:val="44"/>
            <w:szCs w:val="44"/>
          </w:rPr>
          <w:t>Re</w:t>
        </w:r>
      </w:ins>
      <w:ins w:id="4993" w:author="Cristian Sbrolli" w:date="2020-12-05T01:06:00Z">
        <w:r>
          <w:rPr>
            <w:rStyle w:val="SubtleEmphasis"/>
            <w:sz w:val="44"/>
            <w:szCs w:val="44"/>
          </w:rPr>
          <w:t>sults</w:t>
        </w:r>
      </w:ins>
    </w:p>
    <w:p w14:paraId="48B4DE7C" w14:textId="77777777" w:rsidR="0055768D" w:rsidRPr="00B20E3B" w:rsidRDefault="0055768D" w:rsidP="002C295C">
      <w:pPr>
        <w:pStyle w:val="ListParagraph"/>
        <w:spacing w:line="240" w:lineRule="auto"/>
        <w:ind w:left="360"/>
        <w:rPr>
          <w:ins w:id="4994" w:author="Cristian Sbrolli" w:date="2020-12-05T01:05:00Z"/>
          <w:rStyle w:val="SubtleEmphasis"/>
          <w:rFonts w:cstheme="minorHAnsi"/>
          <w:szCs w:val="24"/>
        </w:rPr>
      </w:pPr>
      <w:ins w:id="4995"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ins>
    </w:p>
    <w:p w14:paraId="5DC81A5B" w14:textId="77777777" w:rsidR="0055768D" w:rsidRPr="00B20E3B" w:rsidRDefault="0055768D" w:rsidP="0055768D">
      <w:pPr>
        <w:pStyle w:val="ListParagraph"/>
        <w:spacing w:line="240" w:lineRule="auto"/>
        <w:ind w:left="360"/>
        <w:rPr>
          <w:ins w:id="4996" w:author="Cristian Sbrolli" w:date="2020-12-05T01:05:00Z"/>
          <w:rStyle w:val="SubtleEmphasis"/>
          <w:rFonts w:cstheme="minorHAnsi"/>
          <w:szCs w:val="24"/>
        </w:rPr>
      </w:pPr>
      <w:ins w:id="4997"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ins>
    </w:p>
    <w:p w14:paraId="7C74C65C" w14:textId="6AB5A0F1" w:rsidR="00094B01" w:rsidRPr="00E670C8" w:rsidRDefault="0055768D" w:rsidP="00E670C8">
      <w:pPr>
        <w:pStyle w:val="ListParagraph"/>
        <w:spacing w:line="240" w:lineRule="auto"/>
        <w:ind w:left="360"/>
        <w:rPr>
          <w:ins w:id="4998" w:author="Cristian Sbrolli" w:date="2020-12-05T01:05:00Z"/>
          <w:rStyle w:val="SubtleEmphasis"/>
          <w:rFonts w:cstheme="minorHAnsi"/>
          <w:szCs w:val="24"/>
        </w:rPr>
      </w:pPr>
      <w:ins w:id="4999"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ins>
    </w:p>
    <w:p w14:paraId="6AD21AF5" w14:textId="77777777" w:rsidR="0055768D" w:rsidRPr="00B20E3B" w:rsidRDefault="0055768D" w:rsidP="0055768D">
      <w:pPr>
        <w:pStyle w:val="ListParagraph"/>
        <w:spacing w:line="240" w:lineRule="auto"/>
        <w:ind w:left="360"/>
        <w:rPr>
          <w:ins w:id="5000" w:author="Cristian Sbrolli" w:date="2020-12-05T01:05:00Z"/>
          <w:rStyle w:val="SubtleEmphasis"/>
          <w:rFonts w:cstheme="minorHAnsi"/>
          <w:szCs w:val="24"/>
        </w:rPr>
      </w:pPr>
      <w:ins w:id="5001" w:author="Cristian Sbrolli" w:date="2020-12-05T01:05:00Z">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ins>
    </w:p>
    <w:p w14:paraId="19611354" w14:textId="77777777" w:rsidR="0055768D" w:rsidRPr="00B20E3B" w:rsidRDefault="0055768D" w:rsidP="0055768D">
      <w:pPr>
        <w:pStyle w:val="ListParagraph"/>
        <w:spacing w:line="240" w:lineRule="auto"/>
        <w:ind w:left="360"/>
        <w:rPr>
          <w:ins w:id="5002" w:author="Cristian Sbrolli" w:date="2020-12-05T01:05:00Z"/>
          <w:rStyle w:val="SubtleEmphasis"/>
          <w:rFonts w:cstheme="minorHAnsi"/>
          <w:szCs w:val="24"/>
        </w:rPr>
      </w:pPr>
      <w:ins w:id="5003" w:author="Cristian Sbrolli" w:date="2020-12-05T01:05:00Z">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ins>
    </w:p>
    <w:p w14:paraId="34FA60B2" w14:textId="7B0BEB45" w:rsidR="003448DF" w:rsidRDefault="0055768D" w:rsidP="00FE4D64">
      <w:pPr>
        <w:pStyle w:val="ListParagraph"/>
        <w:spacing w:line="240" w:lineRule="auto"/>
        <w:ind w:left="360"/>
        <w:rPr>
          <w:ins w:id="5004" w:author="Cristian Sbrolli" w:date="2020-12-05T03:22:00Z"/>
          <w:rStyle w:val="SubtleEmphasis"/>
          <w:rFonts w:cstheme="minorHAnsi"/>
          <w:szCs w:val="24"/>
        </w:rPr>
      </w:pPr>
      <w:commentRangeStart w:id="5005"/>
      <w:proofErr w:type="spellStart"/>
      <w:ins w:id="5006" w:author="Cristian Sbrolli" w:date="2020-12-05T01:05:00Z">
        <w:r w:rsidRPr="00B20E3B">
          <w:rPr>
            <w:rStyle w:val="SubtleEmphasis"/>
            <w:rFonts w:cstheme="minorHAnsi"/>
            <w:szCs w:val="24"/>
          </w:rPr>
          <w:t>StoreManager</w:t>
        </w:r>
        <w:commentRangeEnd w:id="5005"/>
        <w:r>
          <w:rPr>
            <w:rStyle w:val="CommentReference"/>
          </w:rPr>
          <w:commentReference w:id="5005"/>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ins>
    </w:p>
    <w:p w14:paraId="134DB4C6" w14:textId="77777777" w:rsidR="00FE4D64" w:rsidRPr="00E670C8" w:rsidRDefault="00FE4D64" w:rsidP="00E670C8">
      <w:pPr>
        <w:pStyle w:val="ListParagraph"/>
        <w:spacing w:line="240" w:lineRule="auto"/>
        <w:ind w:left="360"/>
        <w:rPr>
          <w:ins w:id="5007" w:author="Cristian Sbrolli" w:date="2020-12-05T01:34:00Z"/>
          <w:rStyle w:val="SubtleEmphasis"/>
          <w:rFonts w:cstheme="minorHAnsi"/>
          <w:szCs w:val="24"/>
        </w:rPr>
      </w:pPr>
    </w:p>
    <w:p w14:paraId="3E108CAE" w14:textId="187A56D2" w:rsidR="007F0651" w:rsidRPr="00A604EB" w:rsidRDefault="00F62417" w:rsidP="00E670C8">
      <w:pPr>
        <w:pStyle w:val="ListParagraph"/>
        <w:spacing w:line="240" w:lineRule="auto"/>
        <w:ind w:left="360"/>
        <w:rPr>
          <w:ins w:id="5008" w:author="Cristian Sbrolli" w:date="2020-12-05T01:48:00Z"/>
          <w:rStyle w:val="SubtleEmphasis"/>
          <w:rFonts w:asciiTheme="minorHAnsi" w:hAnsiTheme="minorHAnsi" w:cstheme="minorHAnsi"/>
          <w:szCs w:val="24"/>
          <w:rPrChange w:id="5009" w:author="Cristian Sbrolli" w:date="2020-12-05T03:26:00Z">
            <w:rPr>
              <w:ins w:id="5010" w:author="Cristian Sbrolli" w:date="2020-12-05T01:48:00Z"/>
              <w:rStyle w:val="SubtleEmphasis"/>
              <w:sz w:val="44"/>
              <w:szCs w:val="44"/>
            </w:rPr>
          </w:rPrChange>
        </w:rPr>
      </w:pPr>
      <w:ins w:id="5011"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5012" w:author="Cristian Sbrolli" w:date="2020-12-05T03:03:00Z"/>
          <w:rStyle w:val="SubtleEmphasis"/>
          <w:sz w:val="44"/>
          <w:szCs w:val="44"/>
        </w:rPr>
      </w:pPr>
      <w:ins w:id="5013" w:author="Cristian Sbrolli" w:date="2020-12-05T01:50:00Z">
        <w:r>
          <w:rPr>
            <w:rStyle w:val="SubtleEmphasis"/>
            <w:sz w:val="44"/>
            <w:szCs w:val="44"/>
          </w:rPr>
          <w:lastRenderedPageBreak/>
          <w:t>Generated World</w:t>
        </w:r>
      </w:ins>
    </w:p>
    <w:p w14:paraId="255D1588" w14:textId="65DBA1A9" w:rsidR="0083377E" w:rsidRDefault="0083377E" w:rsidP="0083377E">
      <w:pPr>
        <w:pStyle w:val="ListParagraph"/>
        <w:spacing w:line="240" w:lineRule="auto"/>
        <w:rPr>
          <w:ins w:id="5014" w:author="Cristian Sbrolli" w:date="2020-12-05T03:03:00Z"/>
          <w:rStyle w:val="SubtleEmphasis"/>
          <w:sz w:val="28"/>
          <w:szCs w:val="28"/>
        </w:rPr>
      </w:pPr>
    </w:p>
    <w:p w14:paraId="35D5D04C" w14:textId="6B0B5DD0" w:rsidR="0083377E" w:rsidRDefault="0083377E" w:rsidP="0083377E">
      <w:pPr>
        <w:pStyle w:val="ListParagraph"/>
        <w:spacing w:line="240" w:lineRule="auto"/>
        <w:rPr>
          <w:ins w:id="5015" w:author="Cristian Sbrolli" w:date="2020-12-05T03:04:00Z"/>
          <w:rStyle w:val="SubtleEmphasis"/>
          <w:sz w:val="28"/>
          <w:szCs w:val="28"/>
        </w:rPr>
      </w:pPr>
      <w:ins w:id="5016" w:author="Cristian Sbrolli" w:date="2020-12-05T03:03:00Z">
        <w:r>
          <w:rPr>
            <w:rStyle w:val="SubtleEmphasis"/>
            <w:sz w:val="28"/>
            <w:szCs w:val="28"/>
          </w:rPr>
          <w:t xml:space="preserve">Here we report </w:t>
        </w:r>
        <w:r w:rsidR="00B0240C">
          <w:rPr>
            <w:rStyle w:val="SubtleEmphasis"/>
            <w:sz w:val="28"/>
            <w:szCs w:val="28"/>
          </w:rPr>
          <w:t>a simple and a more complex world generated by the alloy model.</w:t>
        </w:r>
      </w:ins>
    </w:p>
    <w:p w14:paraId="6164EA24" w14:textId="45051CA7" w:rsidR="00D231C5" w:rsidRDefault="002C295C" w:rsidP="00D231C5">
      <w:pPr>
        <w:pStyle w:val="ListParagraph"/>
        <w:spacing w:line="240" w:lineRule="auto"/>
        <w:rPr>
          <w:ins w:id="5017" w:author="Cristian Sbrolli" w:date="2020-12-05T03:08:00Z"/>
          <w:rStyle w:val="SubtleEmphasis"/>
          <w:sz w:val="28"/>
          <w:szCs w:val="28"/>
        </w:rPr>
      </w:pPr>
      <w:ins w:id="5018"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5019" w:author="Cristian Sbrolli" w:date="2020-12-05T03:04:00Z">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w:t>
        </w:r>
      </w:ins>
      <w:ins w:id="5020" w:author="Cristian Sbrolli" w:date="2020-12-05T03:05:00Z">
        <w:r w:rsidR="00ED49B8">
          <w:rPr>
            <w:rStyle w:val="SubtleEmphasis"/>
            <w:sz w:val="28"/>
            <w:szCs w:val="28"/>
          </w:rPr>
          <w:t>kets and users, either physical or virtual, and the correct modelling of the situation of the market</w:t>
        </w:r>
      </w:ins>
      <w:ins w:id="5021" w:author="Cristian Sbrolli" w:date="2020-12-05T03:06:00Z">
        <w:r w:rsidR="00ED49B8">
          <w:rPr>
            <w:rStyle w:val="SubtleEmphasis"/>
            <w:sz w:val="28"/>
            <w:szCs w:val="28"/>
          </w:rPr>
          <w:t xml:space="preserve"> (only one market reported for </w:t>
        </w:r>
        <w:r w:rsidR="00BD5BED">
          <w:rPr>
            <w:rStyle w:val="SubtleEmphasis"/>
            <w:sz w:val="28"/>
            <w:szCs w:val="28"/>
          </w:rPr>
          <w:t>ease of reading).</w:t>
        </w:r>
      </w:ins>
    </w:p>
    <w:p w14:paraId="1813FD2C" w14:textId="7028FD72" w:rsidR="00ED49B8" w:rsidRDefault="00FD1CFE">
      <w:pPr>
        <w:spacing w:line="240" w:lineRule="auto"/>
        <w:rPr>
          <w:ins w:id="5022" w:author="Cristian Sbrolli" w:date="2020-12-05T03:26:00Z"/>
          <w:rStyle w:val="SubtleEmphasis"/>
          <w:sz w:val="28"/>
          <w:szCs w:val="28"/>
        </w:rPr>
        <w:pPrChange w:id="5023" w:author="Cristian Sbrolli" w:date="2020-12-05T03:28:00Z">
          <w:pPr>
            <w:spacing w:line="240" w:lineRule="auto"/>
            <w:jc w:val="center"/>
          </w:pPr>
        </w:pPrChange>
      </w:pPr>
      <w:ins w:id="5024"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5025" w:author="Cristian Sbrolli" w:date="2020-12-05T03:24:00Z">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ins>
      <w:ins w:id="5026" w:author="Cristian Sbrolli" w:date="2020-12-05T03:26:00Z">
        <w:r w:rsidR="00A604EB">
          <w:rPr>
            <w:rStyle w:val="SubtleEmphasis"/>
            <w:sz w:val="28"/>
            <w:szCs w:val="28"/>
          </w:rPr>
          <w:t>but still correct. H</w:t>
        </w:r>
      </w:ins>
      <w:ins w:id="5027" w:author="Cristian Sbrolli" w:date="2020-12-05T03:24:00Z">
        <w:r w:rsidR="00097F79">
          <w:rPr>
            <w:rStyle w:val="SubtleEmphasis"/>
            <w:sz w:val="28"/>
            <w:szCs w:val="28"/>
          </w:rPr>
          <w:t>ere is reported one example</w:t>
        </w:r>
      </w:ins>
      <w:ins w:id="5028" w:author="Cristian Sbrolli" w:date="2020-12-05T03:26:00Z">
        <w:r w:rsidR="00A604EB">
          <w:rPr>
            <w:rStyle w:val="SubtleEmphasis"/>
            <w:sz w:val="28"/>
            <w:szCs w:val="28"/>
          </w:rPr>
          <w:t>:</w:t>
        </w:r>
      </w:ins>
    </w:p>
    <w:p w14:paraId="76D1F2DB" w14:textId="61FFEEB7" w:rsidR="00A604EB" w:rsidRPr="00E670C8" w:rsidRDefault="00A604EB">
      <w:pPr>
        <w:spacing w:line="240" w:lineRule="auto"/>
        <w:rPr>
          <w:ins w:id="5029" w:author="Cristian Sbrolli" w:date="2020-12-05T03:04:00Z"/>
          <w:rStyle w:val="SubtleEmphasis"/>
          <w:sz w:val="28"/>
          <w:szCs w:val="28"/>
        </w:rPr>
        <w:pPrChange w:id="5030"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5031" w:author="Cristian Sbrolli" w:date="2020-12-05T02:18:00Z"/>
          <w:rStyle w:val="SubtleEmphasis"/>
          <w:sz w:val="28"/>
          <w:szCs w:val="28"/>
          <w:rPrChange w:id="5032" w:author="Cristian Sbrolli" w:date="2020-12-05T03:03:00Z">
            <w:rPr>
              <w:ins w:id="5033" w:author="Cristian Sbrolli" w:date="2020-12-05T02:18:00Z"/>
              <w:rStyle w:val="SubtleEmphasis"/>
              <w:sz w:val="44"/>
              <w:szCs w:val="44"/>
            </w:rPr>
          </w:rPrChange>
        </w:rPr>
        <w:pPrChange w:id="5034"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5035" w:author="Cristian Sbrolli" w:date="2020-12-05T03:26:00Z"/>
          <w:rStyle w:val="SubtleEmphasis"/>
          <w:sz w:val="44"/>
          <w:szCs w:val="44"/>
        </w:rPr>
      </w:pPr>
    </w:p>
    <w:p w14:paraId="3CC44EA2" w14:textId="2B6BB172" w:rsidR="00A604EB" w:rsidRDefault="00A604EB" w:rsidP="00B339C9">
      <w:pPr>
        <w:spacing w:line="240" w:lineRule="auto"/>
        <w:rPr>
          <w:ins w:id="5036" w:author="Cristian Sbrolli" w:date="2020-12-05T03:26:00Z"/>
          <w:rStyle w:val="SubtleEmphasis"/>
          <w:sz w:val="44"/>
          <w:szCs w:val="44"/>
        </w:rPr>
      </w:pPr>
    </w:p>
    <w:p w14:paraId="4FF2F7C8" w14:textId="6680915C" w:rsidR="00A604EB" w:rsidRPr="002C295C" w:rsidRDefault="00A604EB">
      <w:pPr>
        <w:spacing w:line="240" w:lineRule="auto"/>
        <w:rPr>
          <w:ins w:id="5037" w:author="Cristian Sbrolli" w:date="2020-12-05T01:50:00Z"/>
          <w:rStyle w:val="SubtleEmphasis"/>
          <w:sz w:val="44"/>
          <w:szCs w:val="44"/>
        </w:rPr>
        <w:pPrChange w:id="5038"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sz w:val="44"/>
          <w:szCs w:val="44"/>
        </w:rPr>
        <w:pPrChange w:id="5039"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week : </w:t>
      </w:r>
      <w:hyperlink r:id="rId33"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Milan: </w:t>
      </w:r>
      <w:hyperlink r:id="rId34"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5"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6"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Italy: </w:t>
      </w:r>
      <w:hyperlink r:id="rId37"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6E4D1D" w:rsidRDefault="006E4D1D">
      <w:pPr>
        <w:pStyle w:val="CommentText"/>
      </w:pPr>
      <w:r>
        <w:rPr>
          <w:rStyle w:val="CommentReference"/>
        </w:rPr>
        <w:annotationRef/>
      </w:r>
      <w:r>
        <w:t xml:space="preserve">Job? Implementation seems like the wrong term to use too… </w:t>
      </w:r>
    </w:p>
  </w:comment>
  <w:comment w:id="16" w:author="Etion Pinari [2]" w:date="2020-12-03T22:01:00Z" w:initials="EP">
    <w:p w14:paraId="101B3D24" w14:textId="6820D760" w:rsidR="006E4D1D" w:rsidRDefault="006E4D1D">
      <w:pPr>
        <w:pStyle w:val="CommentText"/>
      </w:pPr>
      <w:r>
        <w:rPr>
          <w:rStyle w:val="CommentReference"/>
        </w:rPr>
        <w:annotationRef/>
      </w:r>
      <w:r>
        <w:t>Added as of 3</w:t>
      </w:r>
      <w:r w:rsidRPr="00AC6E28">
        <w:rPr>
          <w:vertAlign w:val="superscript"/>
        </w:rPr>
        <w:t>rd</w:t>
      </w:r>
      <w:r>
        <w:t xml:space="preserve"> of December</w:t>
      </w:r>
    </w:p>
  </w:comment>
  <w:comment w:id="192" w:author="Cristian Sbrolli" w:date="2020-12-04T22:19:00Z" w:initials="CS">
    <w:p w14:paraId="07E469FE" w14:textId="75B2F447" w:rsidR="006E4D1D" w:rsidRPr="006D2584" w:rsidRDefault="006E4D1D">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204" w:author="Etion Pinari" w:date="2020-11-18T21:26:00Z" w:initials="EP">
    <w:p w14:paraId="731B2856" w14:textId="3400E75B" w:rsidR="006E4D1D" w:rsidRPr="009C27DC" w:rsidRDefault="006E4D1D">
      <w:pPr>
        <w:pStyle w:val="CommentText"/>
        <w:rPr>
          <w:lang w:val="it-IT"/>
        </w:rPr>
      </w:pPr>
      <w:r>
        <w:rPr>
          <w:rStyle w:val="CommentReference"/>
        </w:rPr>
        <w:annotationRef/>
      </w:r>
      <w:r w:rsidRPr="009C27DC">
        <w:rPr>
          <w:lang w:val="it-IT"/>
        </w:rPr>
        <w:t xml:space="preserve">To be </w:t>
      </w:r>
      <w:proofErr w:type="spellStart"/>
      <w:r w:rsidRPr="009C27DC">
        <w:rPr>
          <w:lang w:val="it-IT"/>
        </w:rPr>
        <w:t>defined</w:t>
      </w:r>
      <w:proofErr w:type="spellEnd"/>
    </w:p>
  </w:comment>
  <w:comment w:id="218" w:author="Giorgio Romeo" w:date="2020-11-23T23:19:00Z" w:initials="GR">
    <w:p w14:paraId="11C1CFDA" w14:textId="3ADBC08A" w:rsidR="006E4D1D" w:rsidRDefault="006E4D1D">
      <w:pPr>
        <w:pStyle w:val="CommentText"/>
      </w:pPr>
      <w:r>
        <w:rPr>
          <w:rStyle w:val="CommentReference"/>
        </w:rPr>
        <w:annotationRef/>
      </w:r>
      <w:r>
        <w:t>The system asks before the time or the supermarket?</w:t>
      </w:r>
      <w:r>
        <w:annotationRef/>
      </w:r>
    </w:p>
  </w:comment>
  <w:comment w:id="219" w:author="Etion Pinari" w:date="2020-12-01T19:50:00Z" w:initials="EP">
    <w:p w14:paraId="37402E43" w14:textId="0C4A4375" w:rsidR="006E4D1D" w:rsidRDefault="006E4D1D">
      <w:r>
        <w:t>Irrelevant, he can choose either way.</w:t>
      </w:r>
      <w:r>
        <w:annotationRef/>
      </w:r>
    </w:p>
  </w:comment>
  <w:comment w:id="220" w:author="Etion Pinari" w:date="2020-11-18T21:26:00Z" w:initials="EP">
    <w:p w14:paraId="66501ED4" w14:textId="57D074BC" w:rsidR="006E4D1D" w:rsidRDefault="006E4D1D">
      <w:pPr>
        <w:pStyle w:val="CommentText"/>
      </w:pPr>
      <w:r>
        <w:rPr>
          <w:rStyle w:val="CommentReference"/>
        </w:rPr>
        <w:annotationRef/>
      </w:r>
      <w:r>
        <w:t>To be reworded</w:t>
      </w:r>
      <w:r>
        <w:annotationRef/>
      </w:r>
    </w:p>
  </w:comment>
  <w:comment w:id="221" w:author="Etion Pinari" w:date="2020-12-01T19:49:00Z" w:initials="EP">
    <w:p w14:paraId="2264F08C" w14:textId="3BCE8C87" w:rsidR="006E4D1D" w:rsidRDefault="006E4D1D">
      <w:r>
        <w:t>First definition is fine</w:t>
      </w:r>
      <w:r>
        <w:annotationRef/>
      </w:r>
    </w:p>
  </w:comment>
  <w:comment w:id="222" w:author="Giorgio Romeo" w:date="2020-11-20T12:06:00Z" w:initials="GR">
    <w:p w14:paraId="1EBD6F0D" w14:textId="35E0911E" w:rsidR="006E4D1D" w:rsidRDefault="006E4D1D">
      <w:pPr>
        <w:pStyle w:val="CommentText"/>
      </w:pPr>
      <w:r>
        <w:rPr>
          <w:rStyle w:val="CommentReference"/>
        </w:rPr>
        <w:annotationRef/>
      </w:r>
      <w:r>
        <w:t>Maybe it is better to be more generic, e.g., devices.</w:t>
      </w:r>
    </w:p>
  </w:comment>
  <w:comment w:id="223" w:author="Etion Pinari" w:date="2020-12-01T19:50:00Z" w:initials="EP">
    <w:p w14:paraId="3E7309B9" w14:textId="5C08564F" w:rsidR="006E4D1D" w:rsidRDefault="006E4D1D">
      <w:r>
        <w:t>Agreed</w:t>
      </w:r>
      <w:r>
        <w:annotationRef/>
      </w:r>
    </w:p>
  </w:comment>
  <w:comment w:id="224" w:author="Giorgio Romeo" w:date="2020-11-20T12:20:00Z" w:initials="GR">
    <w:p w14:paraId="6E56230A" w14:textId="3E80FD88" w:rsidR="006E4D1D" w:rsidRDefault="006E4D1D">
      <w:pPr>
        <w:pStyle w:val="CommentText"/>
      </w:pPr>
      <w:r>
        <w:rPr>
          <w:rStyle w:val="CommentReference"/>
        </w:rPr>
        <w:annotationRef/>
      </w:r>
      <w:r>
        <w:t>We could describe the case in which he pays in the automated machines and exits through the turnstiles</w:t>
      </w:r>
    </w:p>
  </w:comment>
  <w:comment w:id="225" w:author="Etion Pinari" w:date="2020-11-21T18:24:00Z" w:initials="EP">
    <w:p w14:paraId="25875F96" w14:textId="215EEE10" w:rsidR="006E4D1D" w:rsidRPr="00AC7136" w:rsidRDefault="006E4D1D">
      <w:pPr>
        <w:pStyle w:val="CommentText"/>
      </w:pPr>
      <w:r>
        <w:rPr>
          <w:rStyle w:val="CommentReference"/>
        </w:rPr>
        <w:annotationRef/>
      </w:r>
      <w:r w:rsidRPr="00AC7136">
        <w:t>More? Less?</w:t>
      </w:r>
      <w:r>
        <w:annotationRef/>
      </w:r>
    </w:p>
  </w:comment>
  <w:comment w:id="226" w:author="Etion Pinari [2]" w:date="2020-12-06T19:12:00Z" w:initials="EP">
    <w:p w14:paraId="5978D2E4" w14:textId="651503EB" w:rsidR="006E4D1D" w:rsidRDefault="006E4D1D">
      <w:pPr>
        <w:pStyle w:val="CommentText"/>
      </w:pPr>
      <w:r>
        <w:rPr>
          <w:rStyle w:val="CommentReference"/>
        </w:rPr>
        <w:annotationRef/>
      </w:r>
      <w:r>
        <w:t>To be added</w:t>
      </w:r>
    </w:p>
  </w:comment>
  <w:comment w:id="241" w:author="Giorgio Romeo" w:date="2020-12-07T00:15:00Z" w:initials="GR">
    <w:p w14:paraId="7048EE00" w14:textId="09FD328E" w:rsidR="006E4D1D" w:rsidRDefault="006E4D1D">
      <w:pPr>
        <w:pStyle w:val="CommentText"/>
      </w:pPr>
      <w:r>
        <w:rPr>
          <w:rStyle w:val="CommentReference"/>
        </w:rPr>
        <w:annotationRef/>
      </w:r>
      <w:proofErr w:type="spellStart"/>
      <w:r>
        <w:t>Va</w:t>
      </w:r>
      <w:proofErr w:type="spellEnd"/>
      <w:r>
        <w:t xml:space="preserve"> bene?</w:t>
      </w:r>
    </w:p>
  </w:comment>
  <w:comment w:id="264" w:author="Etion Pinari [2]" w:date="2020-12-07T19:13:00Z" w:initials="EP">
    <w:p w14:paraId="02FF9F89" w14:textId="1AB39509" w:rsidR="006E4D1D" w:rsidRDefault="006E4D1D">
      <w:pPr>
        <w:pStyle w:val="CommentText"/>
      </w:pPr>
      <w:r>
        <w:rPr>
          <w:rStyle w:val="CommentReference"/>
        </w:rPr>
        <w:annotationRef/>
      </w:r>
      <w:proofErr w:type="spellStart"/>
      <w:r>
        <w:t>Aggiunto</w:t>
      </w:r>
      <w:proofErr w:type="spellEnd"/>
    </w:p>
    <w:p w14:paraId="3EC0CE6B" w14:textId="6A2AB21B" w:rsidR="006E4D1D" w:rsidRDefault="006E4D1D">
      <w:pPr>
        <w:pStyle w:val="CommentText"/>
      </w:pPr>
    </w:p>
  </w:comment>
  <w:comment w:id="305" w:author="Etion Pinari [2]" w:date="2020-12-07T19:09:00Z" w:initials="EP">
    <w:p w14:paraId="56DE31C4" w14:textId="0AB08EDB" w:rsidR="006E4D1D" w:rsidRDefault="006E4D1D">
      <w:pPr>
        <w:pStyle w:val="CommentText"/>
      </w:pPr>
      <w:r>
        <w:rPr>
          <w:rStyle w:val="CommentReference"/>
        </w:rPr>
        <w:annotationRef/>
      </w:r>
      <w:proofErr w:type="spellStart"/>
      <w:r>
        <w:t>Aggiunto</w:t>
      </w:r>
      <w:proofErr w:type="spellEnd"/>
    </w:p>
    <w:p w14:paraId="12116ED2" w14:textId="4EC7824A" w:rsidR="006E4D1D" w:rsidRDefault="006E4D1D">
      <w:pPr>
        <w:pStyle w:val="CommentText"/>
      </w:pPr>
    </w:p>
  </w:comment>
  <w:comment w:id="349" w:author="Etion Pinari [2]" w:date="2020-12-06T19:13:00Z" w:initials="EP">
    <w:p w14:paraId="1008226F" w14:textId="2EC8CCB3" w:rsidR="006E4D1D" w:rsidRDefault="006E4D1D">
      <w:pPr>
        <w:pStyle w:val="CommentText"/>
      </w:pPr>
      <w:r>
        <w:rPr>
          <w:rStyle w:val="CommentReference"/>
        </w:rPr>
        <w:annotationRef/>
      </w:r>
      <w:r>
        <w:t>Specify management of timeslots.</w:t>
      </w:r>
    </w:p>
  </w:comment>
  <w:comment w:id="350" w:author="Etion Pinari [2]" w:date="2020-12-06T19:15:00Z" w:initials="EP">
    <w:p w14:paraId="3AA4F888" w14:textId="77777777" w:rsidR="006E4D1D" w:rsidRDefault="006E4D1D">
      <w:pPr>
        <w:pStyle w:val="CommentText"/>
      </w:pPr>
      <w:r>
        <w:rPr>
          <w:rStyle w:val="CommentReference"/>
        </w:rPr>
        <w:annotationRef/>
      </w:r>
      <w:r>
        <w:t>&gt;Take ticket</w:t>
      </w:r>
      <w:r>
        <w:br/>
        <w:t>&gt;</w:t>
      </w:r>
      <w:r>
        <w:br/>
        <w:t>&gt;Max time in</w:t>
      </w:r>
    </w:p>
    <w:p w14:paraId="4B8066A9" w14:textId="069585E6" w:rsidR="006E4D1D" w:rsidRPr="00794B73" w:rsidRDefault="006E4D1D">
      <w:pPr>
        <w:pStyle w:val="CommentText"/>
        <w:rPr>
          <w:lang w:val="it-IT"/>
        </w:rPr>
      </w:pPr>
      <w:proofErr w:type="spellStart"/>
      <w:r w:rsidRPr="00794B73">
        <w:rPr>
          <w:lang w:val="it-IT"/>
        </w:rPr>
        <w:t>Limitations</w:t>
      </w:r>
      <w:proofErr w:type="spellEnd"/>
      <w:r w:rsidRPr="00794B73">
        <w:rPr>
          <w:lang w:val="it-IT"/>
        </w:rPr>
        <w:t xml:space="preserve"> of time slots</w:t>
      </w:r>
    </w:p>
  </w:comment>
  <w:comment w:id="353" w:author="Etion Pinari [2]" w:date="2020-12-07T20:05:00Z" w:initials="EP">
    <w:p w14:paraId="58FF3EDD" w14:textId="68CCD3CD" w:rsidR="006E4D1D" w:rsidRPr="00AD6669" w:rsidRDefault="006E4D1D">
      <w:pPr>
        <w:pStyle w:val="CommentText"/>
        <w:rPr>
          <w:lang w:val="it-IT"/>
        </w:rPr>
      </w:pPr>
      <w:r>
        <w:rPr>
          <w:rStyle w:val="CommentReference"/>
        </w:rPr>
        <w:annotationRef/>
      </w:r>
      <w:r w:rsidRPr="00AD6669">
        <w:rPr>
          <w:lang w:val="it-IT"/>
        </w:rPr>
        <w:t>Nuovi</w:t>
      </w:r>
    </w:p>
  </w:comment>
  <w:comment w:id="380" w:author="Etion Pinari [2]" w:date="2020-12-06T19:57:00Z" w:initials="EP">
    <w:p w14:paraId="5BF53A6A" w14:textId="4DC654CC" w:rsidR="006E4D1D" w:rsidRPr="00B915FA" w:rsidRDefault="006E4D1D">
      <w:pPr>
        <w:pStyle w:val="CommentText"/>
        <w:rPr>
          <w:lang w:val="it-IT"/>
        </w:rPr>
      </w:pPr>
      <w:r>
        <w:rPr>
          <w:rStyle w:val="CommentReference"/>
        </w:rPr>
        <w:annotationRef/>
      </w:r>
      <w:r w:rsidRPr="00B915FA">
        <w:rPr>
          <w:lang w:val="it-IT"/>
        </w:rPr>
        <w:t>Sistema ottimizza tempo ecc. (</w:t>
      </w:r>
      <w:proofErr w:type="spellStart"/>
      <w:r w:rsidRPr="00B915FA">
        <w:rPr>
          <w:lang w:val="it-IT"/>
        </w:rPr>
        <w:t>i</w:t>
      </w:r>
      <w:r>
        <w:rPr>
          <w:lang w:val="it-IT"/>
        </w:rPr>
        <w:t>nferring</w:t>
      </w:r>
      <w:proofErr w:type="spellEnd"/>
      <w:r>
        <w:rPr>
          <w:lang w:val="it-IT"/>
        </w:rPr>
        <w:t>)</w:t>
      </w:r>
    </w:p>
  </w:comment>
  <w:comment w:id="382" w:author="Etion Pinari [2]" w:date="2020-12-07T20:05:00Z" w:initials="EP">
    <w:p w14:paraId="6A903B12" w14:textId="77777777" w:rsidR="006E4D1D" w:rsidRPr="00207E23" w:rsidRDefault="006E4D1D">
      <w:pPr>
        <w:pStyle w:val="CommentText"/>
        <w:rPr>
          <w:lang w:val="it-IT"/>
        </w:rPr>
      </w:pPr>
      <w:r>
        <w:rPr>
          <w:rStyle w:val="CommentReference"/>
        </w:rPr>
        <w:annotationRef/>
      </w:r>
      <w:r w:rsidRPr="00207E23">
        <w:rPr>
          <w:lang w:val="it-IT"/>
        </w:rPr>
        <w:t>Nuovi</w:t>
      </w:r>
    </w:p>
    <w:p w14:paraId="56B84908" w14:textId="44EA461A" w:rsidR="006E4D1D" w:rsidRPr="00207E23" w:rsidRDefault="006E4D1D">
      <w:pPr>
        <w:pStyle w:val="CommentText"/>
        <w:rPr>
          <w:lang w:val="it-IT"/>
        </w:rPr>
      </w:pPr>
    </w:p>
  </w:comment>
  <w:comment w:id="394" w:author="Cristian Sbrolli" w:date="2020-12-05T03:34:00Z" w:initials="CS">
    <w:p w14:paraId="3B37E5DA" w14:textId="57F26199" w:rsidR="006E4D1D" w:rsidRPr="007E288D" w:rsidRDefault="006E4D1D">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393" w:author="Etion Pinari [2]" w:date="2020-12-06T19:13:00Z" w:initials="EP">
    <w:p w14:paraId="53230B4F" w14:textId="25502E2C" w:rsidR="006E4D1D" w:rsidRPr="00AD6669" w:rsidRDefault="006E4D1D">
      <w:pPr>
        <w:pStyle w:val="CommentText"/>
        <w:rPr>
          <w:lang w:val="it-IT"/>
        </w:rPr>
      </w:pPr>
      <w:r>
        <w:rPr>
          <w:rStyle w:val="CommentReference"/>
        </w:rPr>
        <w:annotationRef/>
      </w:r>
      <w:r w:rsidRPr="00AD6669">
        <w:rPr>
          <w:lang w:val="it-IT"/>
        </w:rPr>
        <w:t>t</w:t>
      </w:r>
    </w:p>
  </w:comment>
  <w:comment w:id="400" w:author="Etion Pinari [2]" w:date="2020-12-07T19:14:00Z" w:initials="EP">
    <w:p w14:paraId="57A57DC8" w14:textId="12EBD214" w:rsidR="006E4D1D" w:rsidRPr="00656675" w:rsidRDefault="006E4D1D">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401" w:author="Etion Pinari [2]" w:date="2020-12-03T23:08:00Z" w:initials="EP">
    <w:p w14:paraId="05718F71" w14:textId="5F07F471" w:rsidR="006E4D1D" w:rsidRDefault="006E4D1D">
      <w:pPr>
        <w:pStyle w:val="CommentText"/>
      </w:pPr>
      <w:r>
        <w:rPr>
          <w:rStyle w:val="CommentReference"/>
        </w:rPr>
        <w:annotationRef/>
      </w:r>
      <w:r>
        <w:t>Necessary for algorithm not for RASD</w:t>
      </w:r>
    </w:p>
  </w:comment>
  <w:comment w:id="402" w:author="Etion Pinari [2]" w:date="2020-12-06T19:59:00Z" w:initials="EP">
    <w:p w14:paraId="1F5D23EB" w14:textId="6C27BD73" w:rsidR="006E4D1D" w:rsidRDefault="006E4D1D">
      <w:pPr>
        <w:pStyle w:val="CommentText"/>
      </w:pPr>
      <w:r>
        <w:rPr>
          <w:rStyle w:val="CommentReference"/>
        </w:rPr>
        <w:annotationRef/>
      </w:r>
      <w:r>
        <w:t>Street</w:t>
      </w:r>
    </w:p>
  </w:comment>
  <w:comment w:id="409" w:author="Etion Pinari [2]" w:date="2020-12-03T23:13:00Z" w:initials="EP">
    <w:p w14:paraId="46B0079E" w14:textId="035E5944" w:rsidR="006E4D1D" w:rsidRDefault="006E4D1D">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410" w:author="Etion Pinari [2]" w:date="2020-12-06T20:00:00Z" w:initials="EP">
    <w:p w14:paraId="4B9BDACA" w14:textId="508DC1AF" w:rsidR="006E4D1D" w:rsidRDefault="006E4D1D">
      <w:pPr>
        <w:pStyle w:val="CommentText"/>
      </w:pPr>
      <w:r>
        <w:rPr>
          <w:rStyle w:val="CommentReference"/>
        </w:rPr>
        <w:annotationRef/>
      </w:r>
      <w:r>
        <w:t xml:space="preserve">Da </w:t>
      </w:r>
      <w:proofErr w:type="spellStart"/>
      <w:r>
        <w:t>togliere</w:t>
      </w:r>
      <w:proofErr w:type="spellEnd"/>
    </w:p>
  </w:comment>
  <w:comment w:id="427" w:author="Cristian Sbrolli" w:date="2020-11-26T21:18:00Z" w:initials="CS">
    <w:p w14:paraId="7A5571A4" w14:textId="2B2988EC" w:rsidR="006E4D1D" w:rsidRDefault="006E4D1D">
      <w:pPr>
        <w:pStyle w:val="CommentText"/>
      </w:pPr>
      <w:r>
        <w:rPr>
          <w:rStyle w:val="CommentReference"/>
        </w:rPr>
        <w:annotationRef/>
      </w:r>
      <w:r>
        <w:t>Only ticket or book a visit too?</w:t>
      </w:r>
    </w:p>
  </w:comment>
  <w:comment w:id="435" w:author="Cristian Sbrolli" w:date="2020-11-26T21:49:00Z" w:initials="CS">
    <w:p w14:paraId="78126874" w14:textId="27E2263B" w:rsidR="006E4D1D" w:rsidRDefault="006E4D1D">
      <w:pPr>
        <w:pStyle w:val="CommentText"/>
      </w:pPr>
      <w:r>
        <w:rPr>
          <w:rStyle w:val="CommentReference"/>
        </w:rPr>
        <w:annotationRef/>
      </w:r>
      <w:r>
        <w:t>Or some sort or VPN?</w:t>
      </w:r>
    </w:p>
  </w:comment>
  <w:comment w:id="452" w:author="Etion Pinari [2]" w:date="2020-12-03T20:36:00Z" w:initials="EP">
    <w:p w14:paraId="0866A2C6" w14:textId="77777777" w:rsidR="008F5ADD" w:rsidRDefault="008F5ADD" w:rsidP="008F5ADD">
      <w:pPr>
        <w:pStyle w:val="CommentText"/>
      </w:pPr>
      <w:r>
        <w:rPr>
          <w:rStyle w:val="CommentReference"/>
        </w:rPr>
        <w:annotationRef/>
      </w:r>
      <w:r>
        <w:t xml:space="preserve"> New as of 3 December 2020</w:t>
      </w:r>
    </w:p>
  </w:comment>
  <w:comment w:id="473" w:author="Etion Pinari [2]" w:date="2020-12-03T21:41:00Z" w:initials="EP">
    <w:p w14:paraId="647F46F7" w14:textId="77777777" w:rsidR="008F5ADD" w:rsidRDefault="008F5ADD" w:rsidP="008F5ADD">
      <w:pPr>
        <w:pStyle w:val="CommentText"/>
      </w:pPr>
      <w:r>
        <w:rPr>
          <w:rStyle w:val="CommentReference"/>
        </w:rPr>
        <w:annotationRef/>
      </w:r>
      <w:r>
        <w:t xml:space="preserve">And their </w:t>
      </w:r>
      <w:proofErr w:type="spellStart"/>
      <w:r>
        <w:t>qr</w:t>
      </w:r>
      <w:proofErr w:type="spellEnd"/>
      <w:r>
        <w:t xml:space="preserve"> codes (?)</w:t>
      </w:r>
    </w:p>
  </w:comment>
  <w:comment w:id="484" w:author="Etion Pinari [2]" w:date="2020-12-08T11:09:00Z" w:initials="EP">
    <w:p w14:paraId="01D2650D" w14:textId="77777777" w:rsidR="008F5ADD" w:rsidRDefault="008F5ADD" w:rsidP="008F5ADD">
      <w:pPr>
        <w:pStyle w:val="CommentText"/>
      </w:pPr>
      <w:r>
        <w:rPr>
          <w:rStyle w:val="CommentReference"/>
        </w:rPr>
        <w:annotationRef/>
      </w:r>
      <w:r>
        <w:t xml:space="preserve">Difference between normal ticket and book a visit function </w:t>
      </w:r>
    </w:p>
  </w:comment>
  <w:comment w:id="530" w:author="Etion Pinari [2]" w:date="2020-12-03T20:30:00Z" w:initials="EP">
    <w:p w14:paraId="7F7B45BD" w14:textId="77777777" w:rsidR="008F5ADD" w:rsidRDefault="008F5ADD" w:rsidP="008F5ADD">
      <w:pPr>
        <w:pStyle w:val="CommentText"/>
      </w:pPr>
      <w:r>
        <w:rPr>
          <w:rStyle w:val="CommentReference"/>
        </w:rPr>
        <w:annotationRef/>
      </w:r>
      <w:r>
        <w:t>New as of 03 Dec</w:t>
      </w:r>
    </w:p>
  </w:comment>
  <w:comment w:id="531" w:author="Etion Pinari [2]" w:date="2020-12-03T22:27:00Z" w:initials="EP">
    <w:p w14:paraId="372F4F56" w14:textId="77777777" w:rsidR="008F5ADD" w:rsidRDefault="008F5ADD" w:rsidP="008F5ADD">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537" w:author="Etion Pinari [2]" w:date="2020-12-03T20:30:00Z" w:initials="EP">
    <w:p w14:paraId="2D036166" w14:textId="77777777" w:rsidR="008F5ADD" w:rsidRDefault="008F5ADD" w:rsidP="008F5ADD">
      <w:pPr>
        <w:pStyle w:val="CommentText"/>
      </w:pPr>
      <w:r>
        <w:rPr>
          <w:rStyle w:val="CommentReference"/>
        </w:rPr>
        <w:annotationRef/>
      </w:r>
      <w:r>
        <w:t>New as of 03 Dec</w:t>
      </w:r>
    </w:p>
  </w:comment>
  <w:comment w:id="543" w:author="Etion Pinari [2]" w:date="2020-12-06T19:50:00Z" w:initials="EP">
    <w:p w14:paraId="75BC40A5" w14:textId="77777777" w:rsidR="008F5ADD" w:rsidRDefault="008F5ADD" w:rsidP="008F5ADD">
      <w:pPr>
        <w:pStyle w:val="CommentText"/>
      </w:pPr>
      <w:r>
        <w:rPr>
          <w:rStyle w:val="CommentReference"/>
        </w:rPr>
        <w:annotationRef/>
      </w:r>
      <w:r>
        <w:t>LOCKS AFTEWARDS</w:t>
      </w:r>
    </w:p>
  </w:comment>
  <w:comment w:id="554" w:author="Etion Pinari [2]" w:date="2020-12-06T20:27:00Z" w:initials="EP">
    <w:p w14:paraId="5208FBCB" w14:textId="77777777" w:rsidR="008F5ADD" w:rsidRDefault="008F5ADD" w:rsidP="008F5ADD">
      <w:pPr>
        <w:pStyle w:val="CommentText"/>
      </w:pPr>
      <w:r>
        <w:rPr>
          <w:rStyle w:val="CommentReference"/>
        </w:rPr>
        <w:annotationRef/>
      </w:r>
      <w:r>
        <w:t>Add shared phenomena</w:t>
      </w:r>
    </w:p>
  </w:comment>
  <w:comment w:id="595" w:author="Etion Pinari [2]" w:date="2020-12-03T20:36:00Z" w:initials="EP">
    <w:p w14:paraId="494C2C9F" w14:textId="4E3EB02D" w:rsidR="006E4D1D" w:rsidRDefault="006E4D1D">
      <w:pPr>
        <w:pStyle w:val="CommentText"/>
      </w:pPr>
      <w:r>
        <w:rPr>
          <w:rStyle w:val="CommentReference"/>
        </w:rPr>
        <w:annotationRef/>
      </w:r>
      <w:r>
        <w:t xml:space="preserve"> New as of 3 December 2020</w:t>
      </w:r>
    </w:p>
  </w:comment>
  <w:comment w:id="645" w:author="Etion Pinari [2]" w:date="2020-12-03T21:41:00Z" w:initials="EP">
    <w:p w14:paraId="0789DBBF" w14:textId="216BE258" w:rsidR="006E4D1D" w:rsidRDefault="006E4D1D">
      <w:pPr>
        <w:pStyle w:val="CommentText"/>
      </w:pPr>
      <w:r>
        <w:rPr>
          <w:rStyle w:val="CommentReference"/>
        </w:rPr>
        <w:annotationRef/>
      </w:r>
      <w:r>
        <w:t xml:space="preserve">And their </w:t>
      </w:r>
      <w:proofErr w:type="spellStart"/>
      <w:r>
        <w:t>qr</w:t>
      </w:r>
      <w:proofErr w:type="spellEnd"/>
      <w:r>
        <w:t xml:space="preserve"> codes (?)</w:t>
      </w:r>
    </w:p>
  </w:comment>
  <w:comment w:id="760" w:author="Etion Pinari [2]" w:date="2020-12-03T20:30:00Z" w:initials="EP">
    <w:p w14:paraId="0DB32D9A" w14:textId="77777777" w:rsidR="006E4D1D" w:rsidRDefault="006E4D1D" w:rsidP="00BD7918">
      <w:pPr>
        <w:pStyle w:val="CommentText"/>
      </w:pPr>
      <w:r>
        <w:rPr>
          <w:rStyle w:val="CommentReference"/>
        </w:rPr>
        <w:annotationRef/>
      </w:r>
      <w:r>
        <w:t>New as of 03 Dec</w:t>
      </w:r>
    </w:p>
  </w:comment>
  <w:comment w:id="765" w:author="Etion Pinari [2]" w:date="2020-12-03T22:27:00Z" w:initials="EP">
    <w:p w14:paraId="78C70274" w14:textId="22970611" w:rsidR="006E4D1D" w:rsidRDefault="006E4D1D">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779" w:author="Etion Pinari [2]" w:date="2020-12-03T20:30:00Z" w:initials="EP">
    <w:p w14:paraId="2DE937CD" w14:textId="77777777" w:rsidR="006E4D1D" w:rsidRDefault="006E4D1D" w:rsidP="00BD7918">
      <w:pPr>
        <w:pStyle w:val="CommentText"/>
      </w:pPr>
      <w:r>
        <w:rPr>
          <w:rStyle w:val="CommentReference"/>
        </w:rPr>
        <w:annotationRef/>
      </w:r>
      <w:r>
        <w:t>New as of 03 Dec</w:t>
      </w:r>
    </w:p>
  </w:comment>
  <w:comment w:id="801" w:author="Etion Pinari [2]" w:date="2020-12-06T19:50:00Z" w:initials="EP">
    <w:p w14:paraId="7021551D" w14:textId="24B8B405" w:rsidR="006E4D1D" w:rsidRDefault="006E4D1D">
      <w:pPr>
        <w:pStyle w:val="CommentText"/>
      </w:pPr>
      <w:r>
        <w:rPr>
          <w:rStyle w:val="CommentReference"/>
        </w:rPr>
        <w:annotationRef/>
      </w:r>
      <w:r>
        <w:t>LOCKS AFTEWARDS</w:t>
      </w:r>
    </w:p>
  </w:comment>
  <w:comment w:id="827" w:author="Etion Pinari [2]" w:date="2020-12-03T21:04:00Z" w:initials="EP">
    <w:p w14:paraId="691F06D3" w14:textId="6053DBEF" w:rsidR="006E4D1D" w:rsidRDefault="006E4D1D">
      <w:pPr>
        <w:pStyle w:val="CommentText"/>
      </w:pPr>
      <w:r>
        <w:rPr>
          <w:rStyle w:val="CommentReference"/>
        </w:rPr>
        <w:annotationRef/>
      </w:r>
      <w:r>
        <w:t>!!!!</w:t>
      </w:r>
    </w:p>
    <w:p w14:paraId="0C2943DB" w14:textId="259FB31E" w:rsidR="006E4D1D" w:rsidRDefault="006E4D1D">
      <w:pPr>
        <w:pStyle w:val="CommentText"/>
      </w:pPr>
      <w:r w:rsidRPr="00BD5FFE">
        <w:t>we might add FR which say that system allows stores to register</w:t>
      </w:r>
      <w:r>
        <w:t xml:space="preserve"> </w:t>
      </w:r>
      <w:proofErr w:type="gramStart"/>
      <w:r>
        <w:t xml:space="preserve">themselves </w:t>
      </w:r>
      <w:r w:rsidRPr="00BD5FFE">
        <w:t xml:space="preserve"> and</w:t>
      </w:r>
      <w:proofErr w:type="gramEnd"/>
      <w:r w:rsidRPr="00BD5FFE">
        <w:t xml:space="preserve"> input </w:t>
      </w:r>
      <w:r>
        <w:t xml:space="preserve">their </w:t>
      </w:r>
      <w:r w:rsidRPr="00BD5FFE">
        <w:t>location</w:t>
      </w:r>
    </w:p>
    <w:p w14:paraId="2D44F6B4" w14:textId="5D7B9564" w:rsidR="006E4D1D" w:rsidRDefault="006E4D1D">
      <w:pPr>
        <w:pStyle w:val="CommentText"/>
      </w:pPr>
    </w:p>
  </w:comment>
  <w:comment w:id="843" w:author="Etion Pinari [2]" w:date="2020-12-06T19:54:00Z" w:initials="EP">
    <w:p w14:paraId="7B6F13B1" w14:textId="79F350E2" w:rsidR="006E4D1D" w:rsidRDefault="006E4D1D">
      <w:pPr>
        <w:pStyle w:val="CommentText"/>
      </w:pPr>
      <w:r>
        <w:rPr>
          <w:rStyle w:val="CommentReference"/>
        </w:rPr>
        <w:annotationRef/>
      </w:r>
      <w:r>
        <w:t>Manage timeslot (Goal</w:t>
      </w:r>
      <w:proofErr w:type="gramStart"/>
      <w:r>
        <w:t>) :</w:t>
      </w:r>
      <w:proofErr w:type="gramEnd"/>
      <w:r>
        <w:t xml:space="preserve"> =&gt; so that externally there are not many people</w:t>
      </w:r>
    </w:p>
  </w:comment>
  <w:comment w:id="567" w:author="Etion Pinari [2]" w:date="2020-12-06T16:48:00Z" w:initials="EP">
    <w:p w14:paraId="4AACC831" w14:textId="03414E8C" w:rsidR="006E4D1D" w:rsidRDefault="006E4D1D">
      <w:pPr>
        <w:pStyle w:val="CommentText"/>
      </w:pPr>
      <w:r>
        <w:rPr>
          <w:rStyle w:val="CommentReference"/>
        </w:rPr>
        <w:annotationRef/>
      </w:r>
      <w:r>
        <w:t xml:space="preserve">To add: user gets notified when </w:t>
      </w:r>
      <w:proofErr w:type="gramStart"/>
      <w:r>
        <w:t>it’s</w:t>
      </w:r>
      <w:proofErr w:type="gramEnd"/>
      <w:r>
        <w:t xml:space="preserve"> his turn, or it is coming close</w:t>
      </w:r>
    </w:p>
  </w:comment>
  <w:comment w:id="928" w:author="Etion Pinari [2]" w:date="2020-12-06T20:50:00Z" w:initials="EP">
    <w:p w14:paraId="572AC118" w14:textId="77777777" w:rsidR="008F5ADD" w:rsidRDefault="008F5ADD" w:rsidP="008F5ADD">
      <w:pPr>
        <w:pStyle w:val="CommentText"/>
      </w:pPr>
      <w:r>
        <w:rPr>
          <w:rStyle w:val="CommentReference"/>
        </w:rPr>
        <w:annotationRef/>
      </w:r>
      <w:r>
        <w:t>New, wording is to check</w:t>
      </w:r>
    </w:p>
  </w:comment>
  <w:comment w:id="924" w:author="Etion Pinari [2]" w:date="2020-12-07T19:15:00Z" w:initials="EP">
    <w:p w14:paraId="1E3E8A9D" w14:textId="77777777" w:rsidR="008F5ADD" w:rsidRDefault="008F5ADD" w:rsidP="008F5ADD">
      <w:pPr>
        <w:pStyle w:val="CommentText"/>
      </w:pPr>
      <w:r>
        <w:rPr>
          <w:rStyle w:val="CommentReference"/>
        </w:rPr>
        <w:annotationRef/>
      </w:r>
      <w:r>
        <w:t>Added another FR r18</w:t>
      </w:r>
    </w:p>
  </w:comment>
  <w:comment w:id="1036" w:author="Etion Pinari [2]" w:date="2020-12-07T19:26:00Z" w:initials="EP">
    <w:p w14:paraId="1552DB25" w14:textId="1412A9CA" w:rsidR="006E4D1D" w:rsidRDefault="006E4D1D">
      <w:pPr>
        <w:pStyle w:val="CommentText"/>
      </w:pPr>
      <w:r>
        <w:rPr>
          <w:rStyle w:val="CommentReference"/>
        </w:rPr>
        <w:annotationRef/>
      </w:r>
      <w:r>
        <w:t>Check wording</w:t>
      </w:r>
    </w:p>
  </w:comment>
  <w:comment w:id="1098" w:author="Etion Pinari [2]" w:date="2020-12-03T20:30:00Z" w:initials="EP">
    <w:p w14:paraId="4755E115" w14:textId="77777777" w:rsidR="006E4D1D" w:rsidRDefault="006E4D1D" w:rsidP="00451490">
      <w:pPr>
        <w:pStyle w:val="CommentText"/>
      </w:pPr>
      <w:r>
        <w:rPr>
          <w:rStyle w:val="CommentReference"/>
        </w:rPr>
        <w:annotationRef/>
      </w:r>
      <w:r>
        <w:t>New as of 03 Dec</w:t>
      </w:r>
    </w:p>
  </w:comment>
  <w:comment w:id="1101" w:author="Etion Pinari [2]" w:date="2020-12-03T22:27:00Z" w:initials="EP">
    <w:p w14:paraId="44A8B427" w14:textId="77777777" w:rsidR="006E4D1D" w:rsidRDefault="006E4D1D" w:rsidP="00451490">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115" w:author="Etion Pinari [2]" w:date="2020-12-03T20:30:00Z" w:initials="EP">
    <w:p w14:paraId="0F80741A" w14:textId="77777777" w:rsidR="006E4D1D" w:rsidRDefault="006E4D1D" w:rsidP="00451490">
      <w:pPr>
        <w:pStyle w:val="CommentText"/>
      </w:pPr>
      <w:r>
        <w:rPr>
          <w:rStyle w:val="CommentReference"/>
        </w:rPr>
        <w:annotationRef/>
      </w:r>
      <w:r>
        <w:t>New as of 03 Dec</w:t>
      </w:r>
    </w:p>
  </w:comment>
  <w:comment w:id="1133" w:author="Etion Pinari [2]" w:date="2020-12-06T19:50:00Z" w:initials="EP">
    <w:p w14:paraId="366ACDF1" w14:textId="77777777" w:rsidR="006E4D1D" w:rsidRDefault="006E4D1D" w:rsidP="00451490">
      <w:pPr>
        <w:pStyle w:val="CommentText"/>
      </w:pPr>
      <w:r>
        <w:rPr>
          <w:rStyle w:val="CommentReference"/>
        </w:rPr>
        <w:annotationRef/>
      </w:r>
      <w:r>
        <w:t>LOCKS AFTEWARDS</w:t>
      </w:r>
    </w:p>
  </w:comment>
  <w:comment w:id="1163" w:author="Etion Pinari [2]" w:date="2020-12-06T20:27:00Z" w:initials="EP">
    <w:p w14:paraId="6901AB18" w14:textId="77777777" w:rsidR="006E4D1D" w:rsidRDefault="006E4D1D" w:rsidP="00451490">
      <w:pPr>
        <w:pStyle w:val="CommentText"/>
      </w:pPr>
      <w:r>
        <w:rPr>
          <w:rStyle w:val="CommentReference"/>
        </w:rPr>
        <w:annotationRef/>
      </w:r>
      <w:r>
        <w:t>Add shared phenomena</w:t>
      </w:r>
    </w:p>
  </w:comment>
  <w:comment w:id="1279" w:author="Etion Pinari [2]" w:date="2020-12-03T20:30:00Z" w:initials="EP">
    <w:p w14:paraId="410EE935" w14:textId="77777777" w:rsidR="006E4D1D" w:rsidRDefault="006E4D1D" w:rsidP="00451490">
      <w:pPr>
        <w:pStyle w:val="CommentText"/>
      </w:pPr>
      <w:r>
        <w:rPr>
          <w:rStyle w:val="CommentReference"/>
        </w:rPr>
        <w:annotationRef/>
      </w:r>
      <w:r>
        <w:t>New as of 03 Dec</w:t>
      </w:r>
    </w:p>
  </w:comment>
  <w:comment w:id="1303" w:author="Etion Pinari [2]" w:date="2020-12-06T19:50:00Z" w:initials="EP">
    <w:p w14:paraId="6CD4F647" w14:textId="77777777" w:rsidR="006E4D1D" w:rsidRDefault="006E4D1D" w:rsidP="00451490">
      <w:pPr>
        <w:pStyle w:val="CommentText"/>
      </w:pPr>
      <w:r>
        <w:rPr>
          <w:rStyle w:val="CommentReference"/>
        </w:rPr>
        <w:annotationRef/>
      </w:r>
      <w:r>
        <w:t>LOCKS AFTEWARDS</w:t>
      </w:r>
    </w:p>
  </w:comment>
  <w:comment w:id="1333" w:author="Etion Pinari [2]" w:date="2020-12-06T20:27:00Z" w:initials="EP">
    <w:p w14:paraId="35527472" w14:textId="77777777" w:rsidR="006E4D1D" w:rsidRDefault="006E4D1D" w:rsidP="00451490">
      <w:pPr>
        <w:pStyle w:val="CommentText"/>
      </w:pPr>
      <w:r>
        <w:rPr>
          <w:rStyle w:val="CommentReference"/>
        </w:rPr>
        <w:annotationRef/>
      </w:r>
      <w:r>
        <w:t>Add shared phenomena</w:t>
      </w:r>
    </w:p>
  </w:comment>
  <w:comment w:id="1540" w:author="Etion Pinari [2]" w:date="2020-12-06T20:27:00Z" w:initials="EP">
    <w:p w14:paraId="556DC9F6" w14:textId="77777777" w:rsidR="00403FDD" w:rsidRDefault="00403FDD" w:rsidP="00451490">
      <w:pPr>
        <w:pStyle w:val="CommentText"/>
      </w:pPr>
      <w:r>
        <w:rPr>
          <w:rStyle w:val="CommentReference"/>
        </w:rPr>
        <w:annotationRef/>
      </w:r>
      <w:r>
        <w:t>Add shared phenomena</w:t>
      </w:r>
    </w:p>
  </w:comment>
  <w:comment w:id="1931" w:author="Etion Pinari [2]" w:date="2020-12-06T20:27:00Z" w:initials="EP">
    <w:p w14:paraId="2D489F1E" w14:textId="77777777" w:rsidR="003E2678" w:rsidRDefault="003E2678" w:rsidP="00451490">
      <w:pPr>
        <w:pStyle w:val="CommentText"/>
      </w:pPr>
      <w:r>
        <w:rPr>
          <w:rStyle w:val="CommentReference"/>
        </w:rPr>
        <w:annotationRef/>
      </w:r>
      <w:r>
        <w:t>Add shared phenomena</w:t>
      </w:r>
    </w:p>
  </w:comment>
  <w:comment w:id="1979" w:author="Etion Pinari [2]" w:date="2020-12-08T12:11:00Z" w:initials="EP">
    <w:p w14:paraId="5310E7A9" w14:textId="33DFEB59" w:rsidR="007F6E18" w:rsidRDefault="007F6E18">
      <w:pPr>
        <w:pStyle w:val="CommentText"/>
      </w:pPr>
      <w:r>
        <w:rPr>
          <w:rStyle w:val="CommentReference"/>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2105" w:author="Etion Pinari [2]" w:date="2020-12-08T12:18:00Z" w:initials="EP">
    <w:p w14:paraId="2945EAF1" w14:textId="42286685" w:rsidR="007F6E18" w:rsidRDefault="007F6E18">
      <w:pPr>
        <w:pStyle w:val="CommentText"/>
      </w:pPr>
      <w:r>
        <w:rPr>
          <w:rStyle w:val="CommentReference"/>
        </w:rPr>
        <w:annotationRef/>
      </w:r>
      <w:r>
        <w:t>To remove as in the case above</w:t>
      </w:r>
    </w:p>
  </w:comment>
  <w:comment w:id="2244" w:author="Etion Pinari [2]" w:date="2020-12-07T21:39:00Z" w:initials="EP">
    <w:p w14:paraId="32041C4E" w14:textId="526F278A" w:rsidR="006E4D1D" w:rsidRDefault="006E4D1D">
      <w:pPr>
        <w:pStyle w:val="CommentText"/>
      </w:pPr>
      <w:r>
        <w:rPr>
          <w:rStyle w:val="CommentReference"/>
        </w:rPr>
        <w:annotationRef/>
      </w:r>
      <w:r>
        <w:t>Change goal in section 1</w:t>
      </w:r>
    </w:p>
  </w:comment>
  <w:comment w:id="2265" w:author="Etion Pinari [2]" w:date="2020-12-08T12:29:00Z" w:initials="EP">
    <w:p w14:paraId="7B080377" w14:textId="60072E75" w:rsidR="00625199" w:rsidRDefault="00625199">
      <w:pPr>
        <w:pStyle w:val="CommentText"/>
      </w:pPr>
      <w:r>
        <w:rPr>
          <w:rStyle w:val="CommentReference"/>
        </w:rPr>
        <w:annotationRef/>
      </w:r>
      <w:r>
        <w:rPr>
          <w:rStyle w:val="CommentReference"/>
        </w:rPr>
        <w:t>Really necessary?</w:t>
      </w:r>
    </w:p>
  </w:comment>
  <w:comment w:id="2574" w:author="Etion Pinari [2]" w:date="2020-12-03T23:08:00Z" w:initials="EP">
    <w:p w14:paraId="2312D24F" w14:textId="77777777" w:rsidR="006E4D1D" w:rsidRDefault="006E4D1D" w:rsidP="0066394C">
      <w:pPr>
        <w:pStyle w:val="CommentText"/>
      </w:pPr>
      <w:r>
        <w:rPr>
          <w:rStyle w:val="CommentReference"/>
        </w:rPr>
        <w:annotationRef/>
      </w:r>
      <w:r>
        <w:t>Necessary for algorithm not for RASD</w:t>
      </w:r>
    </w:p>
  </w:comment>
  <w:comment w:id="2575" w:author="Etion Pinari [2]" w:date="2020-12-06T19:59:00Z" w:initials="EP">
    <w:p w14:paraId="241ADC58" w14:textId="77777777" w:rsidR="006E4D1D" w:rsidRDefault="006E4D1D" w:rsidP="0066394C">
      <w:pPr>
        <w:pStyle w:val="CommentText"/>
      </w:pPr>
      <w:r>
        <w:rPr>
          <w:rStyle w:val="CommentReference"/>
        </w:rPr>
        <w:annotationRef/>
      </w:r>
      <w:r>
        <w:t>Street</w:t>
      </w:r>
    </w:p>
  </w:comment>
  <w:comment w:id="2604" w:author="Etion Pinari [2]" w:date="2020-12-06T20:50:00Z" w:initials="EP">
    <w:p w14:paraId="360F2621" w14:textId="77777777" w:rsidR="006E4D1D" w:rsidRDefault="006E4D1D" w:rsidP="0066394C">
      <w:pPr>
        <w:pStyle w:val="CommentText"/>
      </w:pPr>
      <w:r>
        <w:rPr>
          <w:rStyle w:val="CommentReference"/>
        </w:rPr>
        <w:annotationRef/>
      </w:r>
      <w:r>
        <w:t>New, wording is to check</w:t>
      </w:r>
    </w:p>
  </w:comment>
  <w:comment w:id="2605" w:author="Etion Pinari [2]" w:date="2020-12-07T19:15:00Z" w:initials="EP">
    <w:p w14:paraId="7E368392" w14:textId="77777777" w:rsidR="006E4D1D" w:rsidRDefault="006E4D1D" w:rsidP="0066394C">
      <w:pPr>
        <w:pStyle w:val="CommentText"/>
      </w:pPr>
      <w:r>
        <w:rPr>
          <w:rStyle w:val="CommentReference"/>
        </w:rPr>
        <w:annotationRef/>
      </w:r>
      <w:r>
        <w:t>Added another FR r18</w:t>
      </w:r>
    </w:p>
  </w:comment>
  <w:comment w:id="2682" w:author="Giorgio Romeo" w:date="2020-12-04T12:11:00Z" w:initials="GR">
    <w:p w14:paraId="0CE243E2" w14:textId="77777777" w:rsidR="006E4D1D" w:rsidRPr="0002329A" w:rsidRDefault="006E4D1D" w:rsidP="000A111F">
      <w:pPr>
        <w:pStyle w:val="CommentText"/>
      </w:pPr>
      <w:r>
        <w:rPr>
          <w:rStyle w:val="CommentReference"/>
        </w:rPr>
        <w:annotationRef/>
      </w:r>
      <w:r w:rsidRPr="0002329A">
        <w:t>Prints?</w:t>
      </w:r>
    </w:p>
  </w:comment>
  <w:comment w:id="2683" w:author="Giorgio Romeo" w:date="2020-12-04T20:28:00Z" w:initials="GR">
    <w:p w14:paraId="17A62131" w14:textId="4B6C2C6D" w:rsidR="006E4D1D" w:rsidRPr="009C27DC" w:rsidRDefault="006E4D1D">
      <w:pPr>
        <w:pStyle w:val="CommentText"/>
        <w:rPr>
          <w:lang w:val="it-IT"/>
        </w:rPr>
      </w:pPr>
      <w:r>
        <w:rPr>
          <w:rStyle w:val="CommentReference"/>
        </w:rPr>
        <w:annotationRef/>
      </w:r>
      <w:r w:rsidRPr="009C27DC">
        <w:rPr>
          <w:lang w:val="it-IT"/>
        </w:rPr>
        <w:t>Rivedere</w:t>
      </w:r>
    </w:p>
  </w:comment>
  <w:comment w:id="2686" w:author="Giorgio Romeo" w:date="2020-12-04T12:48:00Z" w:initials="GR">
    <w:p w14:paraId="375D7478" w14:textId="77777777" w:rsidR="006E4D1D" w:rsidRPr="009C27DC" w:rsidRDefault="006E4D1D" w:rsidP="000A111F">
      <w:pPr>
        <w:pStyle w:val="CommentText"/>
        <w:rPr>
          <w:lang w:val="it-IT"/>
        </w:rPr>
      </w:pPr>
      <w:r>
        <w:rPr>
          <w:rStyle w:val="CommentReference"/>
        </w:rPr>
        <w:annotationRef/>
      </w:r>
      <w:r w:rsidRPr="009C27DC">
        <w:rPr>
          <w:lang w:val="it-IT"/>
        </w:rPr>
        <w:t xml:space="preserve">DA </w:t>
      </w:r>
      <w:proofErr w:type="spellStart"/>
      <w:r w:rsidRPr="009C27DC">
        <w:rPr>
          <w:lang w:val="it-IT"/>
        </w:rPr>
        <w:t>rivvedere</w:t>
      </w:r>
      <w:proofErr w:type="spellEnd"/>
    </w:p>
  </w:comment>
  <w:comment w:id="5005" w:author="Cristian Sbrolli" w:date="2020-12-04T22:55:00Z" w:initials="CS">
    <w:p w14:paraId="7DC72048" w14:textId="77777777" w:rsidR="006E4D1D" w:rsidRPr="009C27DC" w:rsidRDefault="006E4D1D"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3EC0CE6B" w15:done="0"/>
  <w15:commentEx w15:paraId="12116ED2"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0866A2C6" w15:done="1"/>
  <w15:commentEx w15:paraId="647F46F7" w15:done="1"/>
  <w15:commentEx w15:paraId="01D2650D" w15:done="0"/>
  <w15:commentEx w15:paraId="7F7B45BD" w15:done="1"/>
  <w15:commentEx w15:paraId="372F4F56" w15:done="1"/>
  <w15:commentEx w15:paraId="2D036166" w15:done="1"/>
  <w15:commentEx w15:paraId="75BC40A5" w15:done="1"/>
  <w15:commentEx w15:paraId="5208FBCB"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4AACC831" w15:done="1"/>
  <w15:commentEx w15:paraId="572AC118" w15:done="0"/>
  <w15:commentEx w15:paraId="1E3E8A9D" w15:paraIdParent="572AC118" w15:done="0"/>
  <w15:commentEx w15:paraId="1552DB25" w15:done="0"/>
  <w15:commentEx w15:paraId="4755E115" w15:done="1"/>
  <w15:commentEx w15:paraId="44A8B427" w15:done="1"/>
  <w15:commentEx w15:paraId="0F80741A" w15:done="1"/>
  <w15:commentEx w15:paraId="366ACDF1" w15:done="1"/>
  <w15:commentEx w15:paraId="6901AB18" w15:done="1"/>
  <w15:commentEx w15:paraId="410EE935" w15:done="1"/>
  <w15:commentEx w15:paraId="6CD4F647" w15:done="1"/>
  <w15:commentEx w15:paraId="35527472" w15:done="1"/>
  <w15:commentEx w15:paraId="556DC9F6" w15:done="1"/>
  <w15:commentEx w15:paraId="2D489F1E" w15:done="1"/>
  <w15:commentEx w15:paraId="5310E7A9" w15:done="0"/>
  <w15:commentEx w15:paraId="2945EAF1" w15:done="0"/>
  <w15:commentEx w15:paraId="32041C4E" w15:done="1"/>
  <w15:commentEx w15:paraId="7B080377" w15:done="1"/>
  <w15:commentEx w15:paraId="2312D24F" w15:done="1"/>
  <w15:commentEx w15:paraId="241ADC58" w15:paraIdParent="2312D24F" w15:done="1"/>
  <w15:commentEx w15:paraId="360F2621" w15:done="1"/>
  <w15:commentEx w15:paraId="7E368392" w15:paraIdParent="360F2621"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8FD6C" w16cex:dateUtc="2020-12-07T18:13:00Z"/>
  <w16cex:commentExtensible w16cex:durableId="2378FC69" w16cex:dateUtc="2020-12-07T18:09: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89CE" w16cex:dateUtc="2020-12-06T15:48: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3EC0CE6B" w16cid:durableId="2378FD6C"/>
  <w16cid:commentId w16cid:paraId="12116ED2" w16cid:durableId="2378FC69"/>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4AACC831" w16cid:durableId="237789CE"/>
  <w16cid:commentId w16cid:paraId="1E3E8A9D" w16cid:durableId="2379E297"/>
  <w16cid:commentId w16cid:paraId="1552DB25" w16cid:durableId="2379005A"/>
  <w16cid:commentId w16cid:paraId="4755E115" w16cid:durableId="2379C957"/>
  <w16cid:commentId w16cid:paraId="44A8B427" w16cid:durableId="2379C956"/>
  <w16cid:commentId w16cid:paraId="0F80741A" w16cid:durableId="2379C8D0"/>
  <w16cid:commentId w16cid:paraId="366ACDF1" w16cid:durableId="2379C910"/>
  <w16cid:commentId w16cid:paraId="6901AB18" w16cid:durableId="2379C90F"/>
  <w16cid:commentId w16cid:paraId="410EE935" w16cid:durableId="2379CB2B"/>
  <w16cid:commentId w16cid:paraId="6CD4F647" w16cid:durableId="23791BE7"/>
  <w16cid:commentId w16cid:paraId="35527472" w16cid:durableId="23791BE6"/>
  <w16cid:commentId w16cid:paraId="556DC9F6" w16cid:durableId="2379E6EC"/>
  <w16cid:commentId w16cid:paraId="2D489F1E" w16cid:durableId="2379EA74"/>
  <w16cid:commentId w16cid:paraId="5310E7A9" w16cid:durableId="2379EBF0"/>
  <w16cid:commentId w16cid:paraId="2945EAF1" w16cid:durableId="2379EDA6"/>
  <w16cid:commentId w16cid:paraId="32041C4E" w16cid:durableId="23791FA2"/>
  <w16cid:commentId w16cid:paraId="7B080377" w16cid:durableId="2379F01C"/>
  <w16cid:commentId w16cid:paraId="2312D24F" w16cid:durableId="2379D1EB"/>
  <w16cid:commentId w16cid:paraId="241ADC58" w16cid:durableId="2379D1EA"/>
  <w16cid:commentId w16cid:paraId="360F2621" w16cid:durableId="2379D20D"/>
  <w16cid:commentId w16cid:paraId="7E368392" w16cid:durableId="2379D20C"/>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E76A8" w14:textId="77777777" w:rsidR="00BD0873" w:rsidRDefault="00BD0873" w:rsidP="00936631">
      <w:pPr>
        <w:spacing w:after="0" w:line="240" w:lineRule="auto"/>
      </w:pPr>
      <w:r>
        <w:separator/>
      </w:r>
    </w:p>
  </w:endnote>
  <w:endnote w:type="continuationSeparator" w:id="0">
    <w:p w14:paraId="618BC920" w14:textId="77777777" w:rsidR="00BD0873" w:rsidRDefault="00BD0873"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32442" w14:textId="77777777" w:rsidR="00BD0873" w:rsidRDefault="00BD0873" w:rsidP="00936631">
      <w:pPr>
        <w:spacing w:after="0" w:line="240" w:lineRule="auto"/>
      </w:pPr>
      <w:r>
        <w:separator/>
      </w:r>
    </w:p>
  </w:footnote>
  <w:footnote w:type="continuationSeparator" w:id="0">
    <w:p w14:paraId="754B15D3" w14:textId="77777777" w:rsidR="00BD0873" w:rsidRDefault="00BD0873" w:rsidP="00936631">
      <w:pPr>
        <w:spacing w:after="0" w:line="240" w:lineRule="auto"/>
      </w:pPr>
      <w:r>
        <w:continuationSeparator/>
      </w:r>
    </w:p>
  </w:footnote>
  <w:footnote w:id="1">
    <w:p w14:paraId="67402E2C" w14:textId="77777777" w:rsidR="006E4D1D" w:rsidRPr="00B920D4" w:rsidRDefault="006E4D1D"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6E4D1D" w:rsidRPr="00F90645" w:rsidRDefault="006E4D1D">
      <w:pPr>
        <w:pStyle w:val="FootnoteText"/>
      </w:pPr>
    </w:p>
  </w:footnote>
  <w:footnote w:id="2">
    <w:p w14:paraId="073890F6" w14:textId="3F467F10" w:rsidR="006E4D1D" w:rsidDel="00073837" w:rsidRDefault="006E4D1D">
      <w:pPr>
        <w:pStyle w:val="FootnoteText"/>
        <w:rPr>
          <w:del w:id="987" w:author="Etion Pinari [2]" w:date="2020-12-06T12:26:00Z"/>
        </w:rPr>
      </w:pPr>
      <w:del w:id="988" w:author="Etion Pinari [2]" w:date="2020-12-06T12:26:00Z">
        <w:r w:rsidDel="00073837">
          <w:rPr>
            <w:rStyle w:val="FootnoteReference"/>
          </w:rPr>
          <w:footnoteRef/>
        </w:r>
        <w:r w:rsidDel="00073837">
          <w:delText xml:space="preserve"> Requirements’ related actors:</w:delText>
        </w:r>
      </w:del>
    </w:p>
    <w:p w14:paraId="292B07EC" w14:textId="0CF44F5B" w:rsidR="006E4D1D" w:rsidDel="00073837" w:rsidRDefault="006E4D1D">
      <w:pPr>
        <w:pStyle w:val="FootnoteText"/>
        <w:rPr>
          <w:del w:id="989" w:author="Etion Pinari [2]" w:date="2020-12-06T12:26:00Z"/>
          <w:color w:val="538135" w:themeColor="accent6" w:themeShade="BF"/>
        </w:rPr>
      </w:pPr>
      <w:del w:id="990" w:author="Etion Pinari [2]"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6E4D1D" w:rsidRPr="00D01022" w:rsidDel="00073837" w:rsidRDefault="006E4D1D">
      <w:pPr>
        <w:pStyle w:val="FootnoteText"/>
        <w:rPr>
          <w:del w:id="991" w:author="Etion Pinari [2]" w:date="2020-12-06T12:26:00Z"/>
        </w:rPr>
      </w:pPr>
      <w:del w:id="992" w:author="Etion Pinari [2]"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9"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9"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6"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8"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9"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2" w15:restartNumberingAfterBreak="0">
    <w:nsid w:val="6702789B"/>
    <w:multiLevelType w:val="hybridMultilevel"/>
    <w:tmpl w:val="D3785DFA"/>
    <w:lvl w:ilvl="0" w:tplc="E71CCD28">
      <w:start w:val="1"/>
      <w:numFmt w:val="decimal"/>
      <w:lvlText w:val="B.%1)"/>
      <w:lvlJc w:val="left"/>
      <w:pPr>
        <w:ind w:left="785" w:hanging="360"/>
      </w:pPr>
      <w:rPr>
        <w:rFonts w:hint="default"/>
        <w:sz w:val="36"/>
        <w:szCs w:val="36"/>
      </w:rPr>
    </w:lvl>
    <w:lvl w:ilvl="1" w:tplc="04090017">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0"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1"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2" w15:restartNumberingAfterBreak="0">
    <w:nsid w:val="78C27E73"/>
    <w:multiLevelType w:val="hybridMultilevel"/>
    <w:tmpl w:val="6E1CAD02"/>
    <w:lvl w:ilvl="0" w:tplc="47F27FB0">
      <w:start w:val="1"/>
      <w:numFmt w:val="upperLetter"/>
      <w:lvlText w:val="%1)"/>
      <w:lvlJc w:val="left"/>
      <w:pPr>
        <w:ind w:left="360" w:hanging="360"/>
      </w:pPr>
      <w:rPr>
        <w:rFonts w:hint="default"/>
      </w:rPr>
    </w:lvl>
    <w:lvl w:ilvl="1" w:tplc="04090017">
      <w:start w:val="1"/>
      <w:numFmt w:val="lowerLetter"/>
      <w:lvlText w:val="%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3"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8"/>
  </w:num>
  <w:num w:numId="3">
    <w:abstractNumId w:val="43"/>
  </w:num>
  <w:num w:numId="4">
    <w:abstractNumId w:val="57"/>
  </w:num>
  <w:num w:numId="5">
    <w:abstractNumId w:val="81"/>
  </w:num>
  <w:num w:numId="6">
    <w:abstractNumId w:val="26"/>
  </w:num>
  <w:num w:numId="7">
    <w:abstractNumId w:val="28"/>
  </w:num>
  <w:num w:numId="8">
    <w:abstractNumId w:val="31"/>
  </w:num>
  <w:num w:numId="9">
    <w:abstractNumId w:val="85"/>
  </w:num>
  <w:num w:numId="10">
    <w:abstractNumId w:val="78"/>
  </w:num>
  <w:num w:numId="11">
    <w:abstractNumId w:val="74"/>
  </w:num>
  <w:num w:numId="12">
    <w:abstractNumId w:val="48"/>
  </w:num>
  <w:num w:numId="13">
    <w:abstractNumId w:val="18"/>
  </w:num>
  <w:num w:numId="14">
    <w:abstractNumId w:val="67"/>
  </w:num>
  <w:num w:numId="15">
    <w:abstractNumId w:val="84"/>
  </w:num>
  <w:num w:numId="16">
    <w:abstractNumId w:val="52"/>
  </w:num>
  <w:num w:numId="17">
    <w:abstractNumId w:val="9"/>
  </w:num>
  <w:num w:numId="18">
    <w:abstractNumId w:val="63"/>
  </w:num>
  <w:num w:numId="19">
    <w:abstractNumId w:val="3"/>
  </w:num>
  <w:num w:numId="20">
    <w:abstractNumId w:val="75"/>
  </w:num>
  <w:num w:numId="21">
    <w:abstractNumId w:val="2"/>
  </w:num>
  <w:num w:numId="22">
    <w:abstractNumId w:val="82"/>
  </w:num>
  <w:num w:numId="23">
    <w:abstractNumId w:val="0"/>
  </w:num>
  <w:num w:numId="24">
    <w:abstractNumId w:val="50"/>
  </w:num>
  <w:num w:numId="25">
    <w:abstractNumId w:val="77"/>
  </w:num>
  <w:num w:numId="26">
    <w:abstractNumId w:val="71"/>
  </w:num>
  <w:num w:numId="27">
    <w:abstractNumId w:val="4"/>
  </w:num>
  <w:num w:numId="28">
    <w:abstractNumId w:val="25"/>
  </w:num>
  <w:num w:numId="29">
    <w:abstractNumId w:val="8"/>
  </w:num>
  <w:num w:numId="30">
    <w:abstractNumId w:val="62"/>
  </w:num>
  <w:num w:numId="31">
    <w:abstractNumId w:val="14"/>
  </w:num>
  <w:num w:numId="32">
    <w:abstractNumId w:val="17"/>
  </w:num>
  <w:num w:numId="33">
    <w:abstractNumId w:val="53"/>
  </w:num>
  <w:num w:numId="34">
    <w:abstractNumId w:val="45"/>
  </w:num>
  <w:num w:numId="35">
    <w:abstractNumId w:val="55"/>
  </w:num>
  <w:num w:numId="36">
    <w:abstractNumId w:val="7"/>
  </w:num>
  <w:num w:numId="37">
    <w:abstractNumId w:val="39"/>
  </w:num>
  <w:num w:numId="38">
    <w:abstractNumId w:val="47"/>
  </w:num>
  <w:num w:numId="39">
    <w:abstractNumId w:val="44"/>
  </w:num>
  <w:num w:numId="40">
    <w:abstractNumId w:val="58"/>
  </w:num>
  <w:num w:numId="41">
    <w:abstractNumId w:val="72"/>
  </w:num>
  <w:num w:numId="42">
    <w:abstractNumId w:val="49"/>
  </w:num>
  <w:num w:numId="43">
    <w:abstractNumId w:val="16"/>
  </w:num>
  <w:num w:numId="44">
    <w:abstractNumId w:val="60"/>
  </w:num>
  <w:num w:numId="45">
    <w:abstractNumId w:val="32"/>
  </w:num>
  <w:num w:numId="46">
    <w:abstractNumId w:val="35"/>
  </w:num>
  <w:num w:numId="47">
    <w:abstractNumId w:val="61"/>
  </w:num>
  <w:num w:numId="48">
    <w:abstractNumId w:val="46"/>
  </w:num>
  <w:num w:numId="49">
    <w:abstractNumId w:val="37"/>
  </w:num>
  <w:num w:numId="50">
    <w:abstractNumId w:val="15"/>
  </w:num>
  <w:num w:numId="51">
    <w:abstractNumId w:val="70"/>
  </w:num>
  <w:num w:numId="52">
    <w:abstractNumId w:val="21"/>
  </w:num>
  <w:num w:numId="53">
    <w:abstractNumId w:val="86"/>
  </w:num>
  <w:num w:numId="54">
    <w:abstractNumId w:val="36"/>
  </w:num>
  <w:num w:numId="55">
    <w:abstractNumId w:val="80"/>
  </w:num>
  <w:num w:numId="56">
    <w:abstractNumId w:val="11"/>
  </w:num>
  <w:num w:numId="57">
    <w:abstractNumId w:val="34"/>
  </w:num>
  <w:num w:numId="58">
    <w:abstractNumId w:val="40"/>
  </w:num>
  <w:num w:numId="59">
    <w:abstractNumId w:val="19"/>
  </w:num>
  <w:num w:numId="60">
    <w:abstractNumId w:val="42"/>
  </w:num>
  <w:num w:numId="61">
    <w:abstractNumId w:val="13"/>
  </w:num>
  <w:num w:numId="62">
    <w:abstractNumId w:val="20"/>
  </w:num>
  <w:num w:numId="63">
    <w:abstractNumId w:val="59"/>
  </w:num>
  <w:num w:numId="64">
    <w:abstractNumId w:val="10"/>
  </w:num>
  <w:num w:numId="65">
    <w:abstractNumId w:val="33"/>
  </w:num>
  <w:num w:numId="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8"/>
  </w:num>
  <w:num w:numId="69">
    <w:abstractNumId w:val="5"/>
  </w:num>
  <w:num w:numId="70">
    <w:abstractNumId w:val="51"/>
  </w:num>
  <w:num w:numId="71">
    <w:abstractNumId w:val="12"/>
  </w:num>
  <w:num w:numId="72">
    <w:abstractNumId w:val="76"/>
  </w:num>
  <w:num w:numId="73">
    <w:abstractNumId w:val="29"/>
  </w:num>
  <w:num w:numId="74">
    <w:abstractNumId w:val="56"/>
  </w:num>
  <w:num w:numId="75">
    <w:abstractNumId w:val="66"/>
  </w:num>
  <w:num w:numId="76">
    <w:abstractNumId w:val="73"/>
  </w:num>
  <w:num w:numId="77">
    <w:abstractNumId w:val="54"/>
  </w:num>
  <w:num w:numId="78">
    <w:abstractNumId w:val="83"/>
  </w:num>
  <w:num w:numId="79">
    <w:abstractNumId w:val="22"/>
  </w:num>
  <w:num w:numId="80">
    <w:abstractNumId w:val="24"/>
  </w:num>
  <w:num w:numId="81">
    <w:abstractNumId w:val="64"/>
  </w:num>
  <w:num w:numId="82">
    <w:abstractNumId w:val="69"/>
  </w:num>
  <w:num w:numId="83">
    <w:abstractNumId w:val="87"/>
  </w:num>
  <w:num w:numId="84">
    <w:abstractNumId w:val="23"/>
  </w:num>
  <w:num w:numId="85">
    <w:abstractNumId w:val="79"/>
  </w:num>
  <w:num w:numId="86">
    <w:abstractNumId w:val="41"/>
  </w:num>
  <w:num w:numId="87">
    <w:abstractNumId w:val="27"/>
  </w:num>
  <w:num w:numId="88">
    <w:abstractNumId w:val="1"/>
  </w:num>
  <w:num w:numId="89">
    <w:abstractNumId w:val="6"/>
  </w:num>
  <w:num w:numId="90">
    <w:abstractNumId w:val="65"/>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0D4E"/>
    <w:rsid w:val="00003092"/>
    <w:rsid w:val="0000765C"/>
    <w:rsid w:val="00010FD5"/>
    <w:rsid w:val="000116D9"/>
    <w:rsid w:val="000148E2"/>
    <w:rsid w:val="0001616E"/>
    <w:rsid w:val="000169A1"/>
    <w:rsid w:val="000169D5"/>
    <w:rsid w:val="000218AD"/>
    <w:rsid w:val="0002329A"/>
    <w:rsid w:val="000320FC"/>
    <w:rsid w:val="000445A6"/>
    <w:rsid w:val="00046B80"/>
    <w:rsid w:val="000477F7"/>
    <w:rsid w:val="00050C00"/>
    <w:rsid w:val="00057712"/>
    <w:rsid w:val="00060634"/>
    <w:rsid w:val="00061068"/>
    <w:rsid w:val="00073837"/>
    <w:rsid w:val="000779FA"/>
    <w:rsid w:val="000812D5"/>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07E23"/>
    <w:rsid w:val="00214884"/>
    <w:rsid w:val="002158F3"/>
    <w:rsid w:val="00222115"/>
    <w:rsid w:val="002560C6"/>
    <w:rsid w:val="0026233F"/>
    <w:rsid w:val="002758CE"/>
    <w:rsid w:val="00277110"/>
    <w:rsid w:val="00286382"/>
    <w:rsid w:val="00290739"/>
    <w:rsid w:val="0029608F"/>
    <w:rsid w:val="002A1123"/>
    <w:rsid w:val="002A7197"/>
    <w:rsid w:val="002B1E91"/>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678"/>
    <w:rsid w:val="003E2F26"/>
    <w:rsid w:val="0040018C"/>
    <w:rsid w:val="00403FDD"/>
    <w:rsid w:val="00405582"/>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3C04"/>
    <w:rsid w:val="004E72E5"/>
    <w:rsid w:val="004F5952"/>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E41F1"/>
    <w:rsid w:val="005F243D"/>
    <w:rsid w:val="005F61F9"/>
    <w:rsid w:val="005F76ED"/>
    <w:rsid w:val="006232F9"/>
    <w:rsid w:val="00625199"/>
    <w:rsid w:val="006332A6"/>
    <w:rsid w:val="00634F51"/>
    <w:rsid w:val="00656675"/>
    <w:rsid w:val="00662ED3"/>
    <w:rsid w:val="0066394C"/>
    <w:rsid w:val="00664977"/>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D1D"/>
    <w:rsid w:val="006E52B1"/>
    <w:rsid w:val="00701CE5"/>
    <w:rsid w:val="00706224"/>
    <w:rsid w:val="007160A5"/>
    <w:rsid w:val="0071654A"/>
    <w:rsid w:val="00726F4C"/>
    <w:rsid w:val="0073253C"/>
    <w:rsid w:val="007376E9"/>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7F6E18"/>
    <w:rsid w:val="008009D1"/>
    <w:rsid w:val="00806886"/>
    <w:rsid w:val="00807D35"/>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A0BD7"/>
    <w:rsid w:val="008A37D2"/>
    <w:rsid w:val="008B1088"/>
    <w:rsid w:val="008B1B38"/>
    <w:rsid w:val="008D1FA9"/>
    <w:rsid w:val="008D5406"/>
    <w:rsid w:val="008E2DC4"/>
    <w:rsid w:val="008F5ADD"/>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D6669"/>
    <w:rsid w:val="00AE0093"/>
    <w:rsid w:val="00AE096F"/>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0790"/>
    <w:rsid w:val="00BD0873"/>
    <w:rsid w:val="00BD50E7"/>
    <w:rsid w:val="00BD5BED"/>
    <w:rsid w:val="00BD5FFE"/>
    <w:rsid w:val="00BD72D3"/>
    <w:rsid w:val="00BD7918"/>
    <w:rsid w:val="00BF45D4"/>
    <w:rsid w:val="00BF6B03"/>
    <w:rsid w:val="00C028CD"/>
    <w:rsid w:val="00C03833"/>
    <w:rsid w:val="00C06455"/>
    <w:rsid w:val="00C12721"/>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5FD6"/>
    <w:rsid w:val="00CC718B"/>
    <w:rsid w:val="00CD0102"/>
    <w:rsid w:val="00CD0656"/>
    <w:rsid w:val="00CD64CB"/>
    <w:rsid w:val="00CF1279"/>
    <w:rsid w:val="00D01022"/>
    <w:rsid w:val="00D14E3C"/>
    <w:rsid w:val="00D152F5"/>
    <w:rsid w:val="00D1562B"/>
    <w:rsid w:val="00D20AED"/>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312C7"/>
    <w:rsid w:val="00F62417"/>
    <w:rsid w:val="00F6327D"/>
    <w:rsid w:val="00F7002D"/>
    <w:rsid w:val="00F73CE8"/>
    <w:rsid w:val="00F83BB8"/>
    <w:rsid w:val="00F877BD"/>
    <w:rsid w:val="00F90645"/>
    <w:rsid w:val="00F95DA5"/>
    <w:rsid w:val="00FB16C1"/>
    <w:rsid w:val="00FC5BF1"/>
    <w:rsid w:val="00FD1CFE"/>
    <w:rsid w:val="00FD69AF"/>
    <w:rsid w:val="00FD6EF9"/>
    <w:rsid w:val="00FE186F"/>
    <w:rsid w:val="00FE4D64"/>
    <w:rsid w:val="00FF468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bCs/>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val="0"/>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val="0"/>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val="0"/>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val="0"/>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val="0"/>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val="0"/>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val="0"/>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val="0"/>
      <w:smallCaps/>
      <w:color w:val="70AD47" w:themeColor="accent6"/>
    </w:rPr>
  </w:style>
  <w:style w:type="character" w:styleId="BookTitle">
    <w:name w:val="Book Title"/>
    <w:basedOn w:val="DefaultParagraphFont"/>
    <w:uiPriority w:val="33"/>
    <w:qFormat/>
    <w:rsid w:val="0034726F"/>
    <w:rPr>
      <w:b/>
      <w:bCs w:val="0"/>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val="0"/>
    </w:rPr>
  </w:style>
  <w:style w:type="character" w:customStyle="1" w:styleId="CommentSubjectChar">
    <w:name w:val="Comment Subject Char"/>
    <w:basedOn w:val="CommentTextChar"/>
    <w:link w:val="CommentSubject"/>
    <w:uiPriority w:val="99"/>
    <w:semiHidden/>
    <w:rsid w:val="0015313C"/>
    <w:rPr>
      <w:b/>
      <w:bCs w:val="0"/>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57</Pages>
  <Words>10065</Words>
  <Characters>57373</Characters>
  <Application>Microsoft Office Word</Application>
  <DocSecurity>0</DocSecurity>
  <Lines>478</Lines>
  <Paragraphs>134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112</cp:revision>
  <cp:lastPrinted>2020-12-05T02:30:00Z</cp:lastPrinted>
  <dcterms:created xsi:type="dcterms:W3CDTF">2020-12-04T21:19:00Z</dcterms:created>
  <dcterms:modified xsi:type="dcterms:W3CDTF">2020-12-08T12:52:00Z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