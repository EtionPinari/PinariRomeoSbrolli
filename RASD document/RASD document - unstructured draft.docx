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
      <w:r w:rsidRPr="00923D58">
        <w:rPr>
          <w:rStyle w:val="SubtleEmphasis"/>
          <w:i w:val="0"/>
          <w:iCs w:val="0"/>
          <w:szCs w:val="24"/>
        </w:rPr>
        <w:t>Ticket</w:t>
      </w:r>
      <w:commentRangeEnd w:id="1"/>
      <w:r w:rsidRPr="00923D58">
        <w:rPr>
          <w:rStyle w:val="CommentReference"/>
        </w:rPr>
        <w:commentReference w:id="1"/>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proofErr w:type="gramStart"/>
      <w:r w:rsidRPr="00923D58">
        <w:rPr>
          <w:rStyle w:val="SubtleEmphasis"/>
          <w:i w:val="0"/>
          <w:iCs w:val="0"/>
          <w:szCs w:val="24"/>
        </w:rPr>
        <w:t>aliqua.Lorem</w:t>
      </w:r>
      <w:proofErr w:type="spellEnd"/>
      <w:proofErr w:type="gram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0CE6F9E2" w14:textId="77777777" w:rsidR="001118E3" w:rsidRPr="00923D58" w:rsidRDefault="001118E3"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
      <w:commentRangeStart w:id="3"/>
      <w:r w:rsidRPr="699595DC">
        <w:rPr>
          <w:rStyle w:val="SubtleEmphasis"/>
          <w:i w:val="0"/>
          <w:iCs w:val="0"/>
          <w:szCs w:val="24"/>
        </w:rPr>
        <w:t>He chooses the market he wants to go from a map</w:t>
      </w:r>
      <w:commentRangeEnd w:id="2"/>
      <w:r>
        <w:commentReference w:id="2"/>
      </w:r>
      <w:commentRangeEnd w:id="3"/>
      <w:r>
        <w:commentReference w:id="3"/>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4"/>
      <w:commentRangeStart w:id="5"/>
      <w:r w:rsidRPr="00D01022">
        <w:rPr>
          <w:rStyle w:val="SubtleEmphasis"/>
          <w:i w:val="0"/>
          <w:iCs w:val="0"/>
          <w:szCs w:val="24"/>
        </w:rPr>
        <w:t>appointment</w:t>
      </w:r>
      <w:commentRangeEnd w:id="4"/>
      <w:r>
        <w:commentReference w:id="4"/>
      </w:r>
      <w:commentRangeEnd w:id="5"/>
      <w:r>
        <w:commentReference w:id="5"/>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6"/>
      <w:commentRangeStart w:id="7"/>
      <w:r w:rsidRPr="699595DC">
        <w:rPr>
          <w:rStyle w:val="SubtleEmphasis"/>
          <w:i w:val="0"/>
          <w:iCs w:val="0"/>
          <w:szCs w:val="24"/>
        </w:rPr>
        <w:t xml:space="preserve">his </w:t>
      </w:r>
      <w:commentRangeEnd w:id="6"/>
      <w:r>
        <w:commentReference w:id="6"/>
      </w:r>
      <w:commentRangeEnd w:id="7"/>
      <w:r>
        <w:commentReference w:id="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8"/>
      <w:r w:rsidRPr="00061068">
        <w:rPr>
          <w:rStyle w:val="SubtleEmphasis"/>
          <w:i w:val="0"/>
          <w:iCs w:val="0"/>
          <w:szCs w:val="24"/>
        </w:rPr>
        <w:t>ticket to the cashier</w:t>
      </w:r>
      <w:commentRangeEnd w:id="8"/>
      <w:r w:rsidRPr="00061068">
        <w:rPr>
          <w:rStyle w:val="CommentReference"/>
        </w:rPr>
        <w:commentReference w:id="8"/>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9"/>
      <w:r w:rsidRPr="699595DC">
        <w:rPr>
          <w:rStyle w:val="SubtleEmphasis"/>
          <w:rFonts w:eastAsiaTheme="majorEastAsia" w:cstheme="majorBidi"/>
          <w:i w:val="0"/>
          <w:iCs w:val="0"/>
          <w:szCs w:val="24"/>
        </w:rPr>
        <w:t>current week</w:t>
      </w:r>
      <w:commentRangeEnd w:id="9"/>
      <w:r>
        <w:commentReference w:id="9"/>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10"/>
      <w:commentRangeStart w:id="11"/>
      <w:r w:rsidR="00F73CE8" w:rsidRPr="00A8618B">
        <w:rPr>
          <w:rStyle w:val="SubtleEmphasis"/>
          <w:sz w:val="28"/>
          <w:szCs w:val="28"/>
        </w:rPr>
        <w:t>status</w:t>
      </w:r>
      <w:commentRangeEnd w:id="10"/>
      <w:r w:rsidR="00F73CE8" w:rsidRPr="00A8618B">
        <w:rPr>
          <w:rStyle w:val="CommentReference"/>
          <w:i/>
          <w:iCs/>
        </w:rPr>
        <w:commentReference w:id="10"/>
      </w:r>
      <w:commentRangeEnd w:id="11"/>
      <w:r w:rsidR="00182C8C" w:rsidRPr="00A8618B">
        <w:rPr>
          <w:rStyle w:val="CommentReference"/>
          <w:i/>
          <w:iCs/>
        </w:rPr>
        <w:commentReference w:id="11"/>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2"/>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3"/>
      <w:r w:rsidR="00182C8C">
        <w:rPr>
          <w:color w:val="000000"/>
          <w:sz w:val="28"/>
          <w:szCs w:val="28"/>
          <w:shd w:val="clear" w:color="auto" w:fill="FFFFFF"/>
        </w:rPr>
        <w:t>unusable</w:t>
      </w:r>
      <w:commentRangeEnd w:id="13"/>
      <w:r w:rsidR="00182C8C">
        <w:rPr>
          <w:rStyle w:val="CommentReference"/>
        </w:rPr>
        <w:commentReference w:id="13"/>
      </w:r>
      <w:r w:rsidR="00EF0FA7">
        <w:rPr>
          <w:color w:val="000000"/>
          <w:sz w:val="28"/>
          <w:szCs w:val="28"/>
          <w:shd w:val="clear" w:color="auto" w:fill="FFFFFF"/>
        </w:rPr>
        <w:t xml:space="preserve">. </w:t>
      </w:r>
      <w:commentRangeEnd w:id="12"/>
      <w:r w:rsidR="003D5695">
        <w:rPr>
          <w:rStyle w:val="CommentReference"/>
        </w:rPr>
        <w:commentReference w:id="12"/>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09A912D6" w14:textId="36444D45" w:rsidR="00855732" w:rsidRDefault="00855732" w:rsidP="008B1B38">
      <w:pPr>
        <w:pStyle w:val="ListParagraph"/>
        <w:rPr>
          <w:color w:val="000000"/>
          <w:sz w:val="32"/>
          <w:szCs w:val="32"/>
          <w:shd w:val="clear" w:color="auto" w:fill="FFFFFF"/>
        </w:rPr>
      </w:pPr>
    </w:p>
    <w:p w14:paraId="75552C60" w14:textId="5F9456AF" w:rsidR="00855732" w:rsidRDefault="00855732" w:rsidP="008B1B38">
      <w:pPr>
        <w:pStyle w:val="ListParagraph"/>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14"/>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14"/>
      <w:r w:rsidR="00207E23" w:rsidRPr="00A8618B">
        <w:rPr>
          <w:rStyle w:val="CommentReference"/>
          <w:sz w:val="28"/>
          <w:szCs w:val="28"/>
        </w:rPr>
        <w:commentReference w:id="14"/>
      </w:r>
    </w:p>
    <w:p w14:paraId="550282CF" w14:textId="7CAA0DA5" w:rsidR="47FCEBF1" w:rsidRPr="00A8618B" w:rsidRDefault="00EC2B1B" w:rsidP="00A8618B">
      <w:pPr>
        <w:ind w:left="270"/>
        <w:jc w:val="both"/>
        <w:rPr>
          <w:rStyle w:val="SubtleEmphasis"/>
          <w:i w:val="0"/>
          <w:iCs w:val="0"/>
          <w:sz w:val="28"/>
          <w:szCs w:val="28"/>
        </w:rPr>
      </w:pPr>
      <w:commentRangeStart w:id="15"/>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16"/>
      <w:r w:rsidR="0019584F" w:rsidRPr="00A8618B">
        <w:rPr>
          <w:rStyle w:val="SubtleEmphasis"/>
          <w:i w:val="0"/>
          <w:iCs w:val="0"/>
          <w:sz w:val="28"/>
          <w:szCs w:val="28"/>
        </w:rPr>
        <w:t>entered</w:t>
      </w:r>
      <w:commentRangeEnd w:id="16"/>
      <w:r w:rsidR="007E288D" w:rsidRPr="00A8618B">
        <w:rPr>
          <w:rStyle w:val="CommentReference"/>
          <w:sz w:val="28"/>
          <w:szCs w:val="28"/>
        </w:rPr>
        <w:commentReference w:id="16"/>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15"/>
      <w:r w:rsidR="00AC7136" w:rsidRPr="00A8618B">
        <w:rPr>
          <w:rStyle w:val="CommentReference"/>
          <w:sz w:val="28"/>
          <w:szCs w:val="28"/>
        </w:rPr>
        <w:commentReference w:id="15"/>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4A24F70D" w:rsidR="699595DC" w:rsidRDefault="699595DC"/>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17"/>
      <w:r w:rsidR="00D152F5" w:rsidRPr="00A8618B">
        <w:rPr>
          <w:rStyle w:val="SubtleEmphasis"/>
          <w:sz w:val="32"/>
          <w:szCs w:val="32"/>
        </w:rPr>
        <w:t xml:space="preserve">dependencies </w:t>
      </w:r>
      <w:commentRangeEnd w:id="17"/>
      <w:r w:rsidR="00656675" w:rsidRPr="00A8618B">
        <w:rPr>
          <w:rStyle w:val="CommentReference"/>
          <w:iCs/>
        </w:rPr>
        <w:commentReference w:id="17"/>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18"/>
            <w:commentRangeStart w:id="19"/>
            <w:r>
              <w:rPr>
                <w:szCs w:val="24"/>
                <w:shd w:val="clear" w:color="auto" w:fill="FFFFFF"/>
              </w:rPr>
              <w:t>Users will take the shortest path to shops</w:t>
            </w:r>
            <w:commentRangeEnd w:id="18"/>
            <w:r>
              <w:rPr>
                <w:rStyle w:val="CommentReference"/>
              </w:rPr>
              <w:commentReference w:id="18"/>
            </w:r>
            <w:commentRangeEnd w:id="19"/>
            <w:r>
              <w:rPr>
                <w:rStyle w:val="CommentReference"/>
              </w:rPr>
              <w:commentReference w:id="19"/>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33516" w:rsidRPr="00394E50" w:rsidRDefault="0033351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33516" w:rsidRPr="00394E50" w:rsidRDefault="00333516"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33516" w:rsidRPr="00C916B9" w:rsidRDefault="0033351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33516" w:rsidRPr="00C916B9" w:rsidRDefault="00333516"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33516" w:rsidRPr="00F45241" w:rsidRDefault="0033351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33516" w:rsidRPr="00F45241" w:rsidRDefault="00333516"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33516" w:rsidRPr="00B70500" w:rsidRDefault="0033351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33516" w:rsidRPr="00B70500" w:rsidRDefault="00333516"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33516" w:rsidRPr="00126B00" w:rsidRDefault="0033351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33516" w:rsidRPr="00126B00" w:rsidRDefault="00333516"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33516" w:rsidRPr="00CE15D9" w:rsidRDefault="0033351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33516" w:rsidRPr="00CE15D9" w:rsidRDefault="00333516"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 xml:space="preserve">Book a visit”, it is not shown in this demo </w:t>
      </w:r>
      <w:r w:rsidR="00CD0656" w:rsidRPr="00B45AC3">
        <w:rPr>
          <w:rStyle w:val="SubtleEmphasis"/>
          <w:i w:val="0"/>
          <w:iCs w:val="0"/>
          <w:szCs w:val="24"/>
        </w:rPr>
        <w:t>because it is similar and irrelevant.</w:t>
      </w:r>
    </w:p>
    <w:p w14:paraId="39657757" w14:textId="3D2925FD" w:rsidR="009C361D" w:rsidRPr="0008156E" w:rsidRDefault="00F877BD" w:rsidP="00A8618B">
      <w:pPr>
        <w:spacing w:line="240" w:lineRule="auto"/>
        <w:ind w:left="1505"/>
        <w:jc w:val="both"/>
        <w:rPr>
          <w:rStyle w:val="SubtleEmphasis"/>
          <w:i w:val="0"/>
          <w:iCs w:val="0"/>
          <w:szCs w:val="24"/>
        </w:rPr>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r w:rsidR="00166CDA">
        <w:rPr>
          <w:rStyle w:val="SubtleEmphasis"/>
          <w:i w:val="0"/>
          <w:iCs w:val="0"/>
          <w:szCs w:val="24"/>
        </w:rPr>
        <w:t xml:space="preserve">virtual </w:t>
      </w:r>
      <w:r w:rsidRPr="699595DC">
        <w:rPr>
          <w:rStyle w:val="SubtleEmphasis"/>
          <w:i w:val="0"/>
          <w:iCs w:val="0"/>
          <w:szCs w:val="24"/>
        </w:rPr>
        <w:t>users to select their shopping list</w:t>
      </w:r>
      <w:r w:rsidR="00E670C8">
        <w:rPr>
          <w:rStyle w:val="SubtleEmphasis"/>
          <w:i w:val="0"/>
          <w:iCs w:val="0"/>
          <w:szCs w:val="24"/>
        </w:rPr>
        <w:t>.</w:t>
      </w:r>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
      <w:r w:rsidR="001D5F33" w:rsidRPr="00D01022">
        <w:rPr>
          <w:rFonts w:eastAsia="Bell MT" w:cs="Bell MT"/>
          <w:szCs w:val="24"/>
        </w:rPr>
        <w:t>t</w:t>
      </w:r>
      <w:r w:rsidR="00564211" w:rsidRPr="00D01022">
        <w:rPr>
          <w:rFonts w:eastAsia="Bell MT" w:cs="Bell MT"/>
          <w:szCs w:val="24"/>
        </w:rPr>
        <w:t>o</w:t>
      </w:r>
      <w:commentRangeEnd w:id="20"/>
      <w:r>
        <w:commentReference w:id="20"/>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21"/>
      <w:r w:rsidR="00B43D73" w:rsidRPr="699595DC">
        <w:rPr>
          <w:rStyle w:val="SubtleEmphasis"/>
          <w:i w:val="0"/>
          <w:iCs w:val="0"/>
          <w:szCs w:val="24"/>
        </w:rPr>
        <w:t>Internet</w:t>
      </w:r>
      <w:commentRangeEnd w:id="21"/>
      <w:r w:rsidR="00684D5E">
        <w:commentReference w:id="21"/>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45ACB61A" w14:textId="77777777" w:rsidR="00417F4B" w:rsidRDefault="00B76B18" w:rsidP="00A8618B">
      <w:pPr>
        <w:rPr>
          <w:rStyle w:val="SubtleEmphasis"/>
          <w:sz w:val="36"/>
          <w:szCs w:val="36"/>
        </w:rPr>
      </w:pPr>
      <w:r w:rsidRPr="00073837">
        <w:rPr>
          <w:rStyle w:val="SubtleEmphasis"/>
          <w:sz w:val="36"/>
          <w:szCs w:val="36"/>
        </w:rPr>
        <w:lastRenderedPageBreak/>
        <w:t xml:space="preserve">  </w:t>
      </w:r>
      <w:r w:rsidR="00290739" w:rsidRPr="00073837">
        <w:rPr>
          <w:rStyle w:val="SubtleEmphasis"/>
          <w:sz w:val="36"/>
          <w:szCs w:val="36"/>
        </w:rPr>
        <w:tab/>
      </w: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22"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3"/>
            <w:commentRangeEnd w:id="23"/>
            <w:r w:rsidRPr="001A00D5">
              <w:rPr>
                <w:rStyle w:val="CommentReference"/>
                <w:sz w:val="26"/>
                <w:szCs w:val="26"/>
              </w:rPr>
              <w:commentReference w:id="23"/>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6D3CC459"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4"/>
            <w:commentRangeEnd w:id="24"/>
            <w:r w:rsidRPr="001A00D5">
              <w:rPr>
                <w:rStyle w:val="CommentReference"/>
                <w:sz w:val="26"/>
                <w:szCs w:val="26"/>
              </w:rPr>
              <w:commentReference w:id="24"/>
            </w:r>
            <w:r w:rsidRPr="001A00D5">
              <w:rPr>
                <w:color w:val="000000"/>
                <w:sz w:val="26"/>
                <w:shd w:val="clear" w:color="auto" w:fill="FFFFFF"/>
              </w:rPr>
              <w:t xml:space="preserve">by their </w:t>
            </w:r>
            <w:commentRangeStart w:id="25"/>
            <w:del w:id="26" w:author="Etion Pinari [2]" w:date="2020-12-11T13:13:00Z">
              <w:r w:rsidRPr="001A00D5" w:rsidDel="00DC7F1F">
                <w:rPr>
                  <w:color w:val="000000"/>
                  <w:sz w:val="26"/>
                  <w:shd w:val="clear" w:color="auto" w:fill="FFFFFF"/>
                </w:rPr>
                <w:delText xml:space="preserve">phone </w:delText>
              </w:r>
            </w:del>
            <w:ins w:id="27" w:author="Etion Pinari [2]" w:date="2020-12-11T13:13:00Z">
              <w:r w:rsidR="00DC7F1F">
                <w:rPr>
                  <w:color w:val="000000"/>
                  <w:sz w:val="26"/>
                  <w:shd w:val="clear" w:color="auto" w:fill="FFFFFF"/>
                </w:rPr>
                <w:t>device</w:t>
              </w:r>
              <w:r w:rsidR="00DC7F1F" w:rsidRPr="001A00D5">
                <w:rPr>
                  <w:color w:val="000000"/>
                  <w:sz w:val="26"/>
                  <w:shd w:val="clear" w:color="auto" w:fill="FFFFFF"/>
                </w:rPr>
                <w:t xml:space="preserve"> </w:t>
              </w:r>
              <w:commentRangeEnd w:id="25"/>
              <w:r w:rsidR="00DC7F1F">
                <w:rPr>
                  <w:rStyle w:val="CommentReference"/>
                </w:rPr>
                <w:commentReference w:id="25"/>
              </w:r>
            </w:ins>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8"/>
            <w:commentRangeEnd w:id="28"/>
            <w:r>
              <w:rPr>
                <w:rStyle w:val="CommentReference"/>
              </w:rPr>
              <w:commentReference w:id="28"/>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29"/>
            <w:commentRangeEnd w:id="29"/>
            <w:r w:rsidRPr="001A00D5">
              <w:rPr>
                <w:rStyle w:val="CommentReference"/>
                <w:b/>
                <w:sz w:val="26"/>
                <w:szCs w:val="26"/>
              </w:rPr>
              <w:commentReference w:id="29"/>
            </w:r>
            <w:r w:rsidRPr="001A00D5">
              <w:rPr>
                <w:sz w:val="26"/>
              </w:rPr>
              <w:t xml:space="preserve"> allow the user to scan its QR code in entrance through the turnstiles</w:t>
            </w:r>
            <w:commentRangeStart w:id="30"/>
            <w:commentRangeEnd w:id="30"/>
            <w:r w:rsidRPr="001A00D5">
              <w:rPr>
                <w:rStyle w:val="CommentReference"/>
                <w:sz w:val="26"/>
                <w:szCs w:val="26"/>
              </w:rPr>
              <w:commentReference w:id="30"/>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31"/>
            <w:commentRangeEnd w:id="31"/>
            <w:r w:rsidRPr="001A00D5">
              <w:rPr>
                <w:rStyle w:val="CommentReference"/>
                <w:b/>
                <w:sz w:val="26"/>
                <w:szCs w:val="26"/>
              </w:rPr>
              <w:commentReference w:id="31"/>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32"/>
            <w:commentRangeEnd w:id="32"/>
            <w:r w:rsidRPr="001A00D5">
              <w:rPr>
                <w:rStyle w:val="CommentReference"/>
                <w:sz w:val="26"/>
                <w:szCs w:val="26"/>
              </w:rPr>
              <w:commentReference w:id="32"/>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33"/>
            <w:commentRangeEnd w:id="33"/>
            <w:r w:rsidRPr="001A00D5">
              <w:rPr>
                <w:rStyle w:val="CommentReference"/>
                <w:sz w:val="26"/>
                <w:szCs w:val="26"/>
              </w:rPr>
              <w:commentReference w:id="33"/>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34"/>
            <w:r>
              <w:rPr>
                <w:b/>
                <w:bCs/>
                <w:sz w:val="26"/>
              </w:rPr>
              <w:t xml:space="preserve">The system shall </w:t>
            </w:r>
            <w:r>
              <w:rPr>
                <w:sz w:val="26"/>
              </w:rPr>
              <w:t>send a reminder to the user when it is time for him to leave so that he can arrive at the store in time</w:t>
            </w:r>
            <w:commentRangeStart w:id="35"/>
            <w:commentRangeEnd w:id="35"/>
            <w:r>
              <w:rPr>
                <w:rStyle w:val="CommentReference"/>
              </w:rPr>
              <w:commentReference w:id="35"/>
            </w:r>
            <w:commentRangeEnd w:id="34"/>
            <w:r>
              <w:rPr>
                <w:rStyle w:val="CommentReference"/>
              </w:rPr>
              <w:commentReference w:id="34"/>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77777777" w:rsidR="00417F4B" w:rsidRDefault="00417F4B" w:rsidP="00417F4B">
      <w:pPr>
        <w:spacing w:line="360" w:lineRule="auto"/>
        <w:rPr>
          <w:rStyle w:val="SubtleEmphasis"/>
          <w:i w:val="0"/>
          <w:sz w:val="22"/>
          <w:szCs w:val="22"/>
        </w:rPr>
      </w:pPr>
    </w:p>
    <w:p w14:paraId="6F66931C" w14:textId="77777777" w:rsidR="00417F4B" w:rsidRPr="0066394C" w:rsidRDefault="00417F4B" w:rsidP="00417F4B">
      <w:pPr>
        <w:spacing w:line="360" w:lineRule="auto"/>
        <w:rPr>
          <w:rStyle w:val="SubtleEmphasis"/>
          <w:i w:val="0"/>
          <w:sz w:val="22"/>
          <w:szCs w:val="22"/>
        </w:rPr>
      </w:pPr>
      <w:r w:rsidRPr="003F5A77">
        <w:rPr>
          <w:rStyle w:val="SubtleEmphasis"/>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Default="00417F4B" w:rsidP="00417F4B">
      <w:pPr>
        <w:spacing w:line="360" w:lineRule="auto"/>
        <w:rPr>
          <w:rStyle w:val="SubtleEmphasis"/>
          <w:i w:val="0"/>
          <w:sz w:val="22"/>
          <w:szCs w:val="22"/>
        </w:rPr>
      </w:pPr>
      <w:r w:rsidRPr="003F5A77">
        <w:rPr>
          <w:rStyle w:val="SubtleEmphasis"/>
          <w:i w:val="0"/>
          <w:sz w:val="22"/>
          <w:szCs w:val="22"/>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p w14:paraId="4766C27C" w14:textId="14D1D9FE" w:rsidR="00417F4B" w:rsidRPr="003F5A77" w:rsidRDefault="004A61D8" w:rsidP="00417F4B">
      <w:pPr>
        <w:ind w:left="360"/>
        <w:rPr>
          <w:rStyle w:val="SubtleEmphasis"/>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38501F5D" w14:textId="77777777" w:rsidR="00417F4B" w:rsidRDefault="00417F4B" w:rsidP="00417F4B">
      <w:pPr>
        <w:spacing w:line="360" w:lineRule="auto"/>
        <w:rPr>
          <w:rStyle w:val="SubtleEmphasis"/>
          <w:i w:val="0"/>
          <w:iCs w:val="0"/>
          <w:szCs w:val="24"/>
        </w:rPr>
      </w:pPr>
    </w:p>
    <w:p w14:paraId="400A653C" w14:textId="1F1C4D19" w:rsidR="00417F4B" w:rsidRDefault="00417F4B" w:rsidP="00417F4B">
      <w:pPr>
        <w:spacing w:line="360" w:lineRule="auto"/>
        <w:rPr>
          <w:rStyle w:val="SubtleEmphasis"/>
          <w:i w:val="0"/>
          <w:iCs w:val="0"/>
          <w:szCs w:val="24"/>
        </w:rPr>
      </w:pPr>
      <w:commentRangeStart w:id="36"/>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36"/>
      <w:r>
        <w:rPr>
          <w:rStyle w:val="CommentReference"/>
        </w:rPr>
        <w:commentReference w:id="36"/>
      </w:r>
      <w:r>
        <w:rPr>
          <w:rStyle w:val="SubtleEmphasis"/>
          <w:i w:val="0"/>
          <w:iCs w:val="0"/>
          <w:szCs w:val="24"/>
        </w:rPr>
        <w:t>.</w:t>
      </w:r>
    </w:p>
    <w:p w14:paraId="1BC682CA" w14:textId="77777777" w:rsidR="00417F4B" w:rsidRPr="003F5A77" w:rsidRDefault="00417F4B"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37"/>
            <w:commentRangeEnd w:id="37"/>
            <w:r w:rsidRPr="003F5A77">
              <w:rPr>
                <w:rStyle w:val="CommentReference"/>
                <w:b/>
                <w:sz w:val="26"/>
                <w:szCs w:val="26"/>
              </w:rPr>
              <w:commentReference w:id="37"/>
            </w:r>
            <w:r w:rsidRPr="003F5A77">
              <w:rPr>
                <w:sz w:val="26"/>
              </w:rPr>
              <w:t xml:space="preserve"> allow the user to scan its QR code in entrance through the turnstiles</w:t>
            </w:r>
            <w:commentRangeStart w:id="38"/>
            <w:commentRangeEnd w:id="38"/>
            <w:r w:rsidRPr="003F5A77">
              <w:rPr>
                <w:rStyle w:val="CommentReference"/>
                <w:sz w:val="26"/>
                <w:szCs w:val="26"/>
              </w:rPr>
              <w:commentReference w:id="38"/>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39"/>
            <w:commentRangeEnd w:id="39"/>
            <w:r w:rsidRPr="003F5A77">
              <w:rPr>
                <w:rStyle w:val="CommentReference"/>
                <w:b/>
                <w:sz w:val="26"/>
                <w:szCs w:val="26"/>
              </w:rPr>
              <w:commentReference w:id="39"/>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40"/>
            <w:commentRangeEnd w:id="40"/>
            <w:r w:rsidRPr="003F5A77">
              <w:rPr>
                <w:rStyle w:val="CommentReference"/>
                <w:sz w:val="26"/>
                <w:szCs w:val="26"/>
              </w:rPr>
              <w:commentReference w:id="40"/>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1"/>
            <w:r w:rsidRPr="003F5A77">
              <w:rPr>
                <w:sz w:val="26"/>
              </w:rPr>
              <w:t>occurred</w:t>
            </w:r>
            <w:commentRangeEnd w:id="41"/>
            <w:r w:rsidRPr="003F5A77">
              <w:rPr>
                <w:rStyle w:val="CommentReference"/>
                <w:sz w:val="26"/>
                <w:szCs w:val="26"/>
              </w:rPr>
              <w:commentReference w:id="41"/>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77777777"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42"/>
            <w:commentRangeEnd w:id="42"/>
            <w:r w:rsidRPr="003F5A77">
              <w:rPr>
                <w:rStyle w:val="CommentReference"/>
                <w:b/>
                <w:sz w:val="26"/>
                <w:szCs w:val="26"/>
              </w:rPr>
              <w:commentReference w:id="42"/>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lastRenderedPageBreak/>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43"/>
            <w:commentRangeEnd w:id="43"/>
            <w:r w:rsidRPr="003F5A77">
              <w:rPr>
                <w:rStyle w:val="CommentReference"/>
                <w:sz w:val="26"/>
                <w:szCs w:val="26"/>
              </w:rPr>
              <w:commentReference w:id="43"/>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4"/>
            <w:r w:rsidRPr="003F5A77">
              <w:rPr>
                <w:sz w:val="26"/>
              </w:rPr>
              <w:t>occurred</w:t>
            </w:r>
            <w:commentRangeEnd w:id="44"/>
            <w:r w:rsidRPr="003F5A77">
              <w:rPr>
                <w:rStyle w:val="CommentReference"/>
                <w:sz w:val="26"/>
                <w:szCs w:val="26"/>
              </w:rPr>
              <w:commentReference w:id="44"/>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77777777" w:rsidR="00417F4B" w:rsidRDefault="00417F4B" w:rsidP="00417F4B"/>
    <w:p w14:paraId="0A59BD3E" w14:textId="77777777" w:rsidR="00417F4B" w:rsidRDefault="00417F4B" w:rsidP="00417F4B"/>
    <w:p w14:paraId="2FBDA8F3" w14:textId="77777777" w:rsidR="00417F4B" w:rsidRDefault="00417F4B" w:rsidP="00417F4B"/>
    <w:p w14:paraId="1A073950" w14:textId="77777777" w:rsidR="00417F4B" w:rsidRDefault="00417F4B" w:rsidP="00417F4B"/>
    <w:p w14:paraId="222E6D09"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45"/>
            <w:r w:rsidRPr="003F5A77">
              <w:rPr>
                <w:sz w:val="26"/>
              </w:rPr>
              <w:t>occurred</w:t>
            </w:r>
            <w:commentRangeEnd w:id="45"/>
            <w:r w:rsidRPr="003F5A77">
              <w:rPr>
                <w:rStyle w:val="CommentReference"/>
                <w:sz w:val="26"/>
                <w:szCs w:val="26"/>
              </w:rPr>
              <w:commentReference w:id="45"/>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202696CF" w14:textId="77777777" w:rsidR="00417F4B" w:rsidRDefault="00417F4B" w:rsidP="00417F4B"/>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77777777" w:rsidR="00417F4B" w:rsidRDefault="00417F4B"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
          <w:p w14:paraId="387F5E14" w14:textId="77777777"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6"/>
            <w:r w:rsidRPr="003F5A77">
              <w:rPr>
                <w:sz w:val="26"/>
              </w:rPr>
              <w:t>occurred</w:t>
            </w:r>
            <w:commentRangeEnd w:id="46"/>
            <w:r w:rsidRPr="003F5A77">
              <w:rPr>
                <w:rStyle w:val="CommentReference"/>
                <w:sz w:val="26"/>
                <w:szCs w:val="26"/>
              </w:rPr>
              <w:commentReference w:id="46"/>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RDefault="00417F4B" w:rsidP="00417F4B"/>
    <w:p w14:paraId="656571E7" w14:textId="77777777" w:rsidR="00417F4B" w:rsidRDefault="00417F4B" w:rsidP="00417F4B"/>
    <w:p w14:paraId="7FCFA51F" w14:textId="77777777" w:rsidR="00417F4B" w:rsidRDefault="00417F4B" w:rsidP="00417F4B"/>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77777777"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to go, within the next 7 </w:t>
            </w:r>
            <w:commentRangeStart w:id="47"/>
            <w:r w:rsidRPr="007F6E18">
              <w:rPr>
                <w:rStyle w:val="SubtleEmphasis"/>
                <w:i w:val="0"/>
                <w:iCs w:val="0"/>
                <w:sz w:val="26"/>
              </w:rPr>
              <w:t>days</w:t>
            </w:r>
            <w:commentRangeEnd w:id="47"/>
            <w:r>
              <w:rPr>
                <w:rStyle w:val="CommentReference"/>
              </w:rPr>
              <w:commentReference w:id="47"/>
            </w:r>
            <w:r w:rsidRPr="007F6E18">
              <w:rPr>
                <w:rStyle w:val="SubtleEmphasis"/>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77777777" w:rsidR="00417F4B" w:rsidRDefault="00417F4B"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rsidDel="00F1393E" w14:paraId="3685CF2B" w14:textId="3D283B6A" w:rsidTr="00EE2C0E">
        <w:trPr>
          <w:del w:id="48" w:author="Etion Pinari [2]" w:date="2020-12-12T11:30:00Z"/>
        </w:trPr>
        <w:tc>
          <w:tcPr>
            <w:tcW w:w="631" w:type="pct"/>
            <w:shd w:val="clear" w:color="auto" w:fill="F7CAAC" w:themeFill="accent2" w:themeFillTint="66"/>
          </w:tcPr>
          <w:p w14:paraId="26ADB458" w14:textId="56056EB5" w:rsidR="00417F4B" w:rsidRPr="003F5A77" w:rsidDel="00F1393E" w:rsidRDefault="00417F4B" w:rsidP="00EE2C0E">
            <w:pPr>
              <w:pStyle w:val="ListParagraph"/>
              <w:spacing w:line="360" w:lineRule="auto"/>
              <w:ind w:left="0"/>
              <w:rPr>
                <w:del w:id="49" w:author="Etion Pinari [2]" w:date="2020-12-12T11:30:00Z"/>
                <w:rStyle w:val="SubtleEmphasis"/>
                <w:i w:val="0"/>
                <w:iCs w:val="0"/>
                <w:sz w:val="26"/>
              </w:rPr>
            </w:pPr>
            <w:commentRangeStart w:id="50"/>
            <w:del w:id="51" w:author="Etion Pinari [2]" w:date="2020-12-12T11:30:00Z">
              <w:r w:rsidRPr="003F5A77" w:rsidDel="00F1393E">
                <w:rPr>
                  <w:rStyle w:val="SubtleEmphasis"/>
                  <w:i w:val="0"/>
                  <w:iCs w:val="0"/>
                  <w:sz w:val="26"/>
                </w:rPr>
                <w:delText>A5</w:delText>
              </w:r>
            </w:del>
          </w:p>
        </w:tc>
        <w:tc>
          <w:tcPr>
            <w:tcW w:w="4369" w:type="pct"/>
          </w:tcPr>
          <w:p w14:paraId="70EC5BAC" w14:textId="5A244998" w:rsidR="00417F4B" w:rsidRPr="003F5A77" w:rsidDel="00F1393E" w:rsidRDefault="00417F4B" w:rsidP="00EE2C0E">
            <w:pPr>
              <w:pStyle w:val="ListParagraph"/>
              <w:spacing w:line="360" w:lineRule="auto"/>
              <w:ind w:left="0"/>
              <w:rPr>
                <w:del w:id="52" w:author="Etion Pinari [2]" w:date="2020-12-12T11:30:00Z"/>
                <w:rStyle w:val="SubtleEmphasis"/>
                <w:i w:val="0"/>
                <w:iCs w:val="0"/>
                <w:sz w:val="26"/>
              </w:rPr>
            </w:pPr>
            <w:del w:id="53" w:author="Etion Pinari [2]" w:date="2020-12-12T11:30:00Z">
              <w:r w:rsidRPr="003F5A77" w:rsidDel="00F1393E">
                <w:rPr>
                  <w:rStyle w:val="SubtleEmphasis"/>
                  <w:i w:val="0"/>
                  <w:iCs w:val="0"/>
                  <w:sz w:val="26"/>
                </w:rPr>
                <w:delText>Only one person will enter the store per ticket</w:delText>
              </w:r>
              <w:commentRangeEnd w:id="50"/>
              <w:r w:rsidDel="00F1393E">
                <w:rPr>
                  <w:rStyle w:val="CommentReference"/>
                </w:rPr>
                <w:commentReference w:id="50"/>
              </w:r>
            </w:del>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2403FBAF" w:rsidR="00417F4B" w:rsidDel="00F1393E" w:rsidRDefault="00417F4B" w:rsidP="00417F4B">
      <w:pPr>
        <w:rPr>
          <w:del w:id="54" w:author="Etion Pinari [2]" w:date="2020-12-12T11:30:00Z"/>
        </w:rPr>
      </w:pPr>
    </w:p>
    <w:p w14:paraId="47DB2E2F" w14:textId="77777777" w:rsidR="00F1393E" w:rsidRDefault="00F1393E" w:rsidP="00417F4B">
      <w:pPr>
        <w:rPr>
          <w:ins w:id="55" w:author="Etion Pinari [2]" w:date="2020-12-12T11:30:00Z"/>
        </w:rPr>
      </w:pPr>
    </w:p>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56"/>
            <w:r w:rsidRPr="003F5A77">
              <w:rPr>
                <w:rStyle w:val="SubtleEmphasis"/>
                <w:i w:val="0"/>
                <w:iCs w:val="0"/>
                <w:sz w:val="26"/>
              </w:rPr>
              <w:t>request</w:t>
            </w:r>
            <w:commentRangeEnd w:id="56"/>
            <w:r w:rsidRPr="003F5A77">
              <w:rPr>
                <w:rStyle w:val="CommentReference"/>
                <w:sz w:val="26"/>
                <w:szCs w:val="26"/>
              </w:rPr>
              <w:commentReference w:id="56"/>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57"/>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57"/>
            <w:r>
              <w:rPr>
                <w:rStyle w:val="CommentReference"/>
              </w:rPr>
              <w:commentReference w:id="57"/>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Pr>
        <w:rPr>
          <w:ins w:id="58" w:author="Etion Pinari [2]" w:date="2020-12-12T11:30:00Z"/>
        </w:rPr>
      </w:pPr>
    </w:p>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59"/>
            <w:commentRangeStart w:id="60"/>
            <w:r w:rsidRPr="003F5A77">
              <w:rPr>
                <w:sz w:val="26"/>
                <w:shd w:val="clear" w:color="auto" w:fill="FFFFFF"/>
              </w:rPr>
              <w:t>Users will take the shortest path to shops</w:t>
            </w:r>
            <w:commentRangeEnd w:id="59"/>
            <w:r w:rsidRPr="003F5A77">
              <w:rPr>
                <w:rStyle w:val="CommentReference"/>
                <w:sz w:val="26"/>
                <w:szCs w:val="26"/>
              </w:rPr>
              <w:commentReference w:id="59"/>
            </w:r>
            <w:commentRangeEnd w:id="60"/>
            <w:r w:rsidRPr="003F5A77">
              <w:rPr>
                <w:rStyle w:val="CommentReference"/>
                <w:sz w:val="26"/>
                <w:szCs w:val="26"/>
              </w:rPr>
              <w:commentReference w:id="6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61"/>
            <w:commentRangeStart w:id="62"/>
            <w:r w:rsidRPr="003F5A77">
              <w:rPr>
                <w:b/>
                <w:bCs/>
                <w:sz w:val="26"/>
              </w:rPr>
              <w:t xml:space="preserve">The system shall </w:t>
            </w:r>
            <w:r w:rsidRPr="003F5A77">
              <w:rPr>
                <w:sz w:val="26"/>
              </w:rPr>
              <w:t xml:space="preserve">send a </w:t>
            </w:r>
            <w:commentRangeEnd w:id="61"/>
            <w:r>
              <w:rPr>
                <w:sz w:val="26"/>
              </w:rPr>
              <w:t>reminder to the user when it is time for him to leave so that he can arrive at the store in time</w:t>
            </w:r>
            <w:r w:rsidRPr="003F5A77">
              <w:rPr>
                <w:rStyle w:val="CommentReference"/>
                <w:sz w:val="26"/>
                <w:szCs w:val="26"/>
              </w:rPr>
              <w:commentReference w:id="61"/>
            </w:r>
            <w:commentRangeEnd w:id="62"/>
            <w:r w:rsidRPr="003F5A77">
              <w:rPr>
                <w:rStyle w:val="CommentReference"/>
                <w:sz w:val="26"/>
                <w:szCs w:val="26"/>
              </w:rPr>
              <w:commentReference w:id="6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7176D92C"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del w:id="63" w:author="Etion Pinari [2]" w:date="2020-12-12T11:32:00Z">
        <w:r w:rsidR="00B55E5A" w:rsidDel="00F1393E">
          <w:rPr>
            <w:rStyle w:val="SubtleEmphasis"/>
            <w:sz w:val="32"/>
            <w:szCs w:val="32"/>
          </w:rPr>
          <w:delText xml:space="preserve"> </w:delText>
        </w:r>
      </w:del>
      <w:bookmarkEnd w:id="22"/>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64"/>
            <w:commentRangeEnd w:id="64"/>
            <w:r w:rsidRPr="00A8618B">
              <w:rPr>
                <w:rStyle w:val="CommentReference"/>
                <w:sz w:val="28"/>
                <w:szCs w:val="28"/>
              </w:rPr>
              <w:commentReference w:id="64"/>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65"/>
            <w:commentRangeStart w:id="66"/>
            <w:commentRangeStart w:id="67"/>
            <w:commentRangeEnd w:id="65"/>
            <w:r>
              <w:rPr>
                <w:rStyle w:val="CommentReference"/>
              </w:rPr>
              <w:commentReference w:id="65"/>
            </w:r>
            <w:commentRangeEnd w:id="66"/>
            <w:r w:rsidR="007818DD">
              <w:rPr>
                <w:rStyle w:val="CommentReference"/>
              </w:rPr>
              <w:commentReference w:id="66"/>
            </w:r>
            <w:commentRangeEnd w:id="67"/>
            <w:r w:rsidR="007818DD">
              <w:rPr>
                <w:rStyle w:val="CommentReference"/>
              </w:rPr>
              <w:commentReference w:id="67"/>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68"/>
            <w:commentRangeStart w:id="69"/>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70"/>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70"/>
            <w:r w:rsidR="00182C8C">
              <w:rPr>
                <w:rStyle w:val="CommentReference"/>
              </w:rPr>
              <w:commentReference w:id="70"/>
            </w:r>
            <w:r w:rsidR="00EF0FA7">
              <w:rPr>
                <w:color w:val="000000"/>
                <w:shd w:val="clear" w:color="auto" w:fill="FFFFFF"/>
              </w:rPr>
              <w:t>.</w:t>
            </w:r>
            <w:commentRangeEnd w:id="68"/>
            <w:r w:rsidR="00EF0FA7">
              <w:rPr>
                <w:rStyle w:val="CommentReference"/>
              </w:rPr>
              <w:commentReference w:id="68"/>
            </w:r>
            <w:commentRangeEnd w:id="69"/>
            <w:r w:rsidR="00D4110A">
              <w:rPr>
                <w:rStyle w:val="CommentReference"/>
              </w:rPr>
              <w:commentReference w:id="69"/>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77777777" w:rsidR="00B55E5A" w:rsidRPr="00B55E5A" w:rsidRDefault="00B55E5A" w:rsidP="00A8618B">
      <w:pPr>
        <w:spacing w:line="240" w:lineRule="auto"/>
        <w:rPr>
          <w:rStyle w:val="SubtleEmphasis"/>
          <w:sz w:val="28"/>
          <w:szCs w:val="28"/>
        </w:rPr>
      </w:pPr>
    </w:p>
    <w:p w14:paraId="75D82736" w14:textId="525A4103" w:rsidR="00B55E5A" w:rsidRPr="007C71D7" w:rsidRDefault="00B55E5A" w:rsidP="00D01022">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14:paraId="54055DBC" w14:textId="77777777" w:rsidTr="00A8618B">
        <w:trPr>
          <w:trHeight w:val="215"/>
        </w:trPr>
        <w:tc>
          <w:tcPr>
            <w:tcW w:w="1985" w:type="dxa"/>
          </w:tcPr>
          <w:p w14:paraId="570289E2"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Store Manager</w:t>
            </w:r>
          </w:p>
        </w:tc>
      </w:tr>
      <w:tr w:rsidR="00775C1D" w14:paraId="1B4F1696" w14:textId="77777777" w:rsidTr="00A8618B">
        <w:trPr>
          <w:trHeight w:val="361"/>
        </w:trPr>
        <w:tc>
          <w:tcPr>
            <w:tcW w:w="1985" w:type="dxa"/>
          </w:tcPr>
          <w:p w14:paraId="6CE9E22A"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75C1D" w14:paraId="20329216" w14:textId="77777777" w:rsidTr="00A8618B">
        <w:trPr>
          <w:trHeight w:val="3159"/>
        </w:trPr>
        <w:tc>
          <w:tcPr>
            <w:tcW w:w="1985" w:type="dxa"/>
          </w:tcPr>
          <w:p w14:paraId="442232C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2A2896F" w:rsidR="00775C1D" w:rsidRPr="00034636" w:rsidRDefault="00775C1D"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w:t>
            </w:r>
            <w:r w:rsidR="00B55E5A" w:rsidRPr="00034636">
              <w:rPr>
                <w:rStyle w:val="SubtleEmphasis"/>
                <w:i w:val="0"/>
                <w:iCs w:val="0"/>
                <w:sz w:val="28"/>
                <w:szCs w:val="28"/>
              </w:rPr>
              <w:t xml:space="preserve">clicks on the </w:t>
            </w:r>
            <w:r w:rsidR="00B55E5A" w:rsidRPr="00A8618B">
              <w:rPr>
                <w:rStyle w:val="SubtleEmphasis"/>
                <w:sz w:val="28"/>
                <w:szCs w:val="28"/>
              </w:rPr>
              <w:t>“Add store”</w:t>
            </w:r>
            <w:r w:rsidR="00B55E5A" w:rsidRPr="00034636">
              <w:rPr>
                <w:rStyle w:val="SubtleEmphasis"/>
                <w:i w:val="0"/>
                <w:iCs w:val="0"/>
                <w:sz w:val="28"/>
                <w:szCs w:val="28"/>
              </w:rPr>
              <w:t xml:space="preserve"> button</w:t>
            </w:r>
            <w:r w:rsidRPr="00034636">
              <w:rPr>
                <w:rStyle w:val="SubtleEmphasis"/>
                <w:i w:val="0"/>
                <w:iCs w:val="0"/>
                <w:sz w:val="28"/>
                <w:szCs w:val="28"/>
              </w:rPr>
              <w:t>.</w:t>
            </w:r>
          </w:p>
          <w:p w14:paraId="7F2201DE" w14:textId="5B9AFE9D" w:rsidR="00B55E5A" w:rsidRPr="00034636" w:rsidRDefault="00B55E5A" w:rsidP="00A8618B">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469CDEBE" w14:textId="552A06A7" w:rsidR="00775C1D" w:rsidRPr="00034636" w:rsidRDefault="00775C1D"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w:t>
            </w:r>
            <w:r w:rsidR="00B55E5A" w:rsidRPr="00034636">
              <w:rPr>
                <w:rStyle w:val="SubtleEmphasis"/>
                <w:i w:val="0"/>
                <w:iCs w:val="0"/>
                <w:sz w:val="28"/>
                <w:szCs w:val="28"/>
              </w:rPr>
              <w:t>store manager</w:t>
            </w:r>
            <w:r w:rsidR="00034636" w:rsidRPr="00034636">
              <w:rPr>
                <w:rStyle w:val="SubtleEmphasis"/>
                <w:i w:val="0"/>
                <w:iCs w:val="0"/>
                <w:sz w:val="28"/>
                <w:szCs w:val="28"/>
              </w:rPr>
              <w:t xml:space="preserve"> inserts the store’s name</w:t>
            </w:r>
            <w:r w:rsidR="00034636">
              <w:rPr>
                <w:rStyle w:val="SubtleEmphasis"/>
                <w:i w:val="0"/>
                <w:iCs w:val="0"/>
                <w:sz w:val="28"/>
                <w:szCs w:val="28"/>
              </w:rPr>
              <w:t>.</w:t>
            </w:r>
          </w:p>
          <w:p w14:paraId="2D01F066" w14:textId="7B8E0274" w:rsidR="00034636" w:rsidRDefault="00034636"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07B6DB59" w14:textId="120118C0" w:rsidR="00034636" w:rsidRPr="00034636" w:rsidRDefault="00034636"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5AD6E97A" w14:textId="77777777" w:rsidR="00034636" w:rsidRPr="00A8618B" w:rsidRDefault="00034636" w:rsidP="00B55E5A">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16178AC0" w14:textId="00032C7C" w:rsidR="00034636" w:rsidRPr="002F480D" w:rsidRDefault="00034636" w:rsidP="00A8618B">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p>
        </w:tc>
      </w:tr>
      <w:tr w:rsidR="00775C1D" w14:paraId="16DF5B00" w14:textId="77777777" w:rsidTr="00A8618B">
        <w:trPr>
          <w:trHeight w:val="361"/>
        </w:trPr>
        <w:tc>
          <w:tcPr>
            <w:tcW w:w="1985" w:type="dxa"/>
          </w:tcPr>
          <w:p w14:paraId="4F1B2185"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8528315"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store manager </w:t>
            </w:r>
            <w:r w:rsidR="00B55E5A">
              <w:rPr>
                <w:rStyle w:val="SubtleEmphasis"/>
                <w:i w:val="0"/>
                <w:iCs w:val="0"/>
                <w:sz w:val="28"/>
                <w:szCs w:val="28"/>
              </w:rPr>
              <w:t>has successfully registered</w:t>
            </w:r>
            <w:r>
              <w:rPr>
                <w:rStyle w:val="SubtleEmphasis"/>
                <w:i w:val="0"/>
                <w:iCs w:val="0"/>
                <w:sz w:val="28"/>
                <w:szCs w:val="28"/>
              </w:rPr>
              <w:t xml:space="preserve"> </w:t>
            </w:r>
            <w:r w:rsidR="00B55E5A">
              <w:rPr>
                <w:rStyle w:val="SubtleEmphasis"/>
                <w:i w:val="0"/>
                <w:iCs w:val="0"/>
                <w:sz w:val="28"/>
                <w:szCs w:val="28"/>
              </w:rPr>
              <w:t xml:space="preserve">the </w:t>
            </w:r>
            <w:r>
              <w:rPr>
                <w:rStyle w:val="SubtleEmphasis"/>
                <w:i w:val="0"/>
                <w:iCs w:val="0"/>
                <w:sz w:val="28"/>
                <w:szCs w:val="28"/>
              </w:rPr>
              <w:t>store</w:t>
            </w:r>
            <w:r w:rsidR="00B55E5A">
              <w:rPr>
                <w:rStyle w:val="SubtleEmphasis"/>
                <w:i w:val="0"/>
                <w:iCs w:val="0"/>
                <w:sz w:val="28"/>
                <w:szCs w:val="28"/>
              </w:rPr>
              <w:t>.</w:t>
            </w:r>
          </w:p>
        </w:tc>
      </w:tr>
      <w:tr w:rsidR="00775C1D" w14:paraId="2421BE11" w14:textId="77777777" w:rsidTr="00A8618B">
        <w:trPr>
          <w:trHeight w:val="1399"/>
        </w:trPr>
        <w:tc>
          <w:tcPr>
            <w:tcW w:w="1985" w:type="dxa"/>
          </w:tcPr>
          <w:p w14:paraId="11B2BC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33E97DFB" w14:textId="77777777" w:rsidR="00775C1D" w:rsidRDefault="00034636" w:rsidP="00034636">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One ore more input inserted by the store manager are invalid.</w:t>
            </w:r>
          </w:p>
          <w:p w14:paraId="10E45F1E" w14:textId="7F84FC10" w:rsidR="00034636" w:rsidRPr="006C6F3F" w:rsidRDefault="00034636" w:rsidP="00A8618B">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0007629D" w:rsidR="00290739" w:rsidRDefault="00290739" w:rsidP="00290739">
      <w:pPr>
        <w:spacing w:line="240" w:lineRule="auto"/>
        <w:rPr>
          <w:rStyle w:val="SubtleEmphasis"/>
          <w:sz w:val="36"/>
          <w:szCs w:val="36"/>
        </w:rPr>
      </w:pPr>
    </w:p>
    <w:p w14:paraId="365EC274" w14:textId="6C56B66E" w:rsidR="00B55E5A" w:rsidRDefault="00B55E5A" w:rsidP="00290739">
      <w:pPr>
        <w:spacing w:line="240" w:lineRule="auto"/>
        <w:rPr>
          <w:rStyle w:val="SubtleEmphasis"/>
          <w:sz w:val="36"/>
          <w:szCs w:val="36"/>
        </w:rPr>
      </w:pPr>
    </w:p>
    <w:p w14:paraId="55A17CB7" w14:textId="2F3A61E8" w:rsidR="00B55E5A" w:rsidRDefault="00B55E5A" w:rsidP="00290739">
      <w:pPr>
        <w:spacing w:line="240" w:lineRule="auto"/>
        <w:rPr>
          <w:rStyle w:val="SubtleEmphasis"/>
          <w:sz w:val="36"/>
          <w:szCs w:val="36"/>
        </w:rPr>
      </w:pPr>
    </w:p>
    <w:p w14:paraId="6DCACA8F" w14:textId="17C9C284" w:rsidR="00B55E5A" w:rsidRDefault="00B55E5A" w:rsidP="00290739">
      <w:pPr>
        <w:spacing w:line="240" w:lineRule="auto"/>
        <w:rPr>
          <w:rStyle w:val="SubtleEmphasis"/>
          <w:sz w:val="36"/>
          <w:szCs w:val="36"/>
        </w:rPr>
      </w:pPr>
    </w:p>
    <w:p w14:paraId="32381174" w14:textId="2C025E44" w:rsidR="00B55E5A" w:rsidRDefault="00B55E5A" w:rsidP="00290739">
      <w:pPr>
        <w:spacing w:line="240" w:lineRule="auto"/>
        <w:rPr>
          <w:rStyle w:val="SubtleEmphasis"/>
          <w:sz w:val="36"/>
          <w:szCs w:val="36"/>
        </w:rPr>
      </w:pPr>
    </w:p>
    <w:p w14:paraId="71E72959" w14:textId="4C2A2295" w:rsidR="00B55E5A" w:rsidRDefault="00B55E5A" w:rsidP="00290739">
      <w:pPr>
        <w:spacing w:line="240" w:lineRule="auto"/>
        <w:rPr>
          <w:rStyle w:val="SubtleEmphasis"/>
          <w:sz w:val="36"/>
          <w:szCs w:val="36"/>
        </w:rPr>
      </w:pPr>
    </w:p>
    <w:p w14:paraId="077D93A9" w14:textId="77967296" w:rsidR="00B55E5A" w:rsidRDefault="00B55E5A" w:rsidP="00290739">
      <w:pPr>
        <w:spacing w:line="240" w:lineRule="auto"/>
        <w:rPr>
          <w:rStyle w:val="SubtleEmphasis"/>
          <w:sz w:val="36"/>
          <w:szCs w:val="36"/>
        </w:rPr>
      </w:pPr>
    </w:p>
    <w:p w14:paraId="61B6ED89" w14:textId="41C38327" w:rsidR="00B55E5A" w:rsidRDefault="00B55E5A" w:rsidP="00290739">
      <w:pPr>
        <w:spacing w:line="240" w:lineRule="auto"/>
        <w:rPr>
          <w:rStyle w:val="SubtleEmphasis"/>
          <w:sz w:val="36"/>
          <w:szCs w:val="36"/>
        </w:rPr>
      </w:pPr>
    </w:p>
    <w:p w14:paraId="048B359B" w14:textId="6B9424E4" w:rsidR="00B55E5A" w:rsidRDefault="00B55E5A" w:rsidP="00290739">
      <w:pPr>
        <w:spacing w:line="240" w:lineRule="auto"/>
        <w:rPr>
          <w:rStyle w:val="SubtleEmphasis"/>
          <w:sz w:val="36"/>
          <w:szCs w:val="36"/>
        </w:rPr>
      </w:pPr>
    </w:p>
    <w:p w14:paraId="2D5837C4" w14:textId="2C601446" w:rsidR="00B55E5A" w:rsidRDefault="00B55E5A" w:rsidP="00290739">
      <w:pPr>
        <w:spacing w:line="240" w:lineRule="auto"/>
        <w:rPr>
          <w:rStyle w:val="SubtleEmphasis"/>
          <w:sz w:val="36"/>
          <w:szCs w:val="36"/>
        </w:rPr>
      </w:pPr>
    </w:p>
    <w:p w14:paraId="7CF69280" w14:textId="1A5F26DF" w:rsidR="00B55E5A" w:rsidRDefault="00B55E5A" w:rsidP="00290739">
      <w:pPr>
        <w:spacing w:line="240" w:lineRule="auto"/>
        <w:rPr>
          <w:rStyle w:val="SubtleEmphasis"/>
          <w:sz w:val="36"/>
          <w:szCs w:val="36"/>
        </w:rPr>
      </w:pPr>
    </w:p>
    <w:p w14:paraId="53A58E01" w14:textId="28A8575A" w:rsidR="00B55E5A" w:rsidRDefault="00B55E5A" w:rsidP="00290739">
      <w:pPr>
        <w:spacing w:line="240" w:lineRule="auto"/>
        <w:rPr>
          <w:rStyle w:val="SubtleEmphasis"/>
          <w:sz w:val="36"/>
          <w:szCs w:val="36"/>
        </w:rPr>
      </w:pPr>
    </w:p>
    <w:p w14:paraId="5D2BED0A" w14:textId="59BFF298" w:rsidR="00C66B71" w:rsidRDefault="00C66B71" w:rsidP="00290739">
      <w:pPr>
        <w:spacing w:line="240" w:lineRule="auto"/>
        <w:rPr>
          <w:rStyle w:val="SubtleEmphasis"/>
          <w:sz w:val="36"/>
          <w:szCs w:val="36"/>
        </w:rPr>
      </w:pPr>
      <w:r>
        <w:rPr>
          <w:rStyle w:val="SubtleEmphasis"/>
          <w:sz w:val="36"/>
          <w:szCs w:val="36"/>
        </w:rPr>
        <w:lastRenderedPageBreak/>
        <w:t>B.3)</w:t>
      </w:r>
      <w:proofErr w:type="gramStart"/>
      <w:r>
        <w:rPr>
          <w:rStyle w:val="SubtleEmphasis"/>
          <w:sz w:val="36"/>
          <w:szCs w:val="36"/>
        </w:rPr>
        <w:tab/>
        <w:t xml:space="preserve">  Use</w:t>
      </w:r>
      <w:proofErr w:type="gramEnd"/>
      <w:r>
        <w:rPr>
          <w:rStyle w:val="SubtleEmphasis"/>
          <w:sz w:val="36"/>
          <w:szCs w:val="36"/>
        </w:rPr>
        <w:t xml:space="preserv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03C3A792" w14:textId="77777777"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332F7377" w14:textId="4C9EBE16"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2"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rStyle w:val="SubtleEmphasis"/>
          <w:szCs w:val="24"/>
        </w:rPr>
      </w:pPr>
    </w:p>
    <w:p w14:paraId="1BFF6FE0" w14:textId="533A6953" w:rsidR="00F11FCF" w:rsidRDefault="005432E1" w:rsidP="00F11FCF">
      <w:pPr>
        <w:pStyle w:val="ListParagraph"/>
        <w:spacing w:line="240" w:lineRule="auto"/>
        <w:ind w:left="360"/>
        <w:rPr>
          <w:rStyle w:val="SubtleEmphasis"/>
          <w:szCs w:val="24"/>
        </w:rPr>
      </w:pPr>
      <w:r w:rsidRPr="002C295C">
        <w:rPr>
          <w:rStyle w:val="SubtleEmphasis"/>
          <w:szCs w:val="24"/>
        </w:rPr>
        <w:t xml:space="preserve">The following alloy formal analysis has the goal to prove the correct functionality </w:t>
      </w:r>
      <w:r w:rsidR="00F11FCF">
        <w:rPr>
          <w:rStyle w:val="SubtleEmphasis"/>
          <w:szCs w:val="24"/>
        </w:rPr>
        <w:t xml:space="preserve">and the formal proof </w:t>
      </w:r>
      <w:r w:rsidRPr="002C295C">
        <w:rPr>
          <w:rStyle w:val="SubtleEmphasis"/>
          <w:szCs w:val="24"/>
        </w:rPr>
        <w:t>of</w:t>
      </w:r>
      <w:r w:rsidR="00F11FCF">
        <w:rPr>
          <w:rStyle w:val="SubtleEmphasis"/>
          <w:szCs w:val="24"/>
        </w:rPr>
        <w:t xml:space="preserve"> </w:t>
      </w:r>
      <w:r w:rsidR="002158F3">
        <w:rPr>
          <w:rStyle w:val="SubtleEmphasis"/>
          <w:szCs w:val="24"/>
        </w:rPr>
        <w:t xml:space="preserve">some of </w:t>
      </w:r>
      <w:r w:rsidR="00F11FCF">
        <w:rPr>
          <w:rStyle w:val="SubtleEmphasis"/>
          <w:szCs w:val="24"/>
        </w:rPr>
        <w:t>the defined goals for</w:t>
      </w:r>
      <w:r w:rsidRPr="002C295C">
        <w:rPr>
          <w:rStyle w:val="SubtleEmphasis"/>
          <w:szCs w:val="24"/>
        </w:rPr>
        <w:t xml:space="preserve"> the proposed system. We focus on:</w:t>
      </w:r>
    </w:p>
    <w:p w14:paraId="1CF2E949" w14:textId="77777777" w:rsidR="00192850" w:rsidRDefault="00192850" w:rsidP="00F11FCF">
      <w:pPr>
        <w:pStyle w:val="ListParagraph"/>
        <w:spacing w:line="240" w:lineRule="auto"/>
        <w:ind w:left="360"/>
        <w:rPr>
          <w:rStyle w:val="SubtleEmphasis"/>
          <w:szCs w:val="24"/>
        </w:rPr>
      </w:pPr>
    </w:p>
    <w:p w14:paraId="4613DD8A" w14:textId="02E76C86" w:rsidR="005432E1" w:rsidRPr="00F11FCF" w:rsidRDefault="00F11FCF" w:rsidP="00A8618B">
      <w:pPr>
        <w:pStyle w:val="ListParagraph"/>
        <w:numPr>
          <w:ilvl w:val="0"/>
          <w:numId w:val="73"/>
        </w:numPr>
        <w:spacing w:line="240" w:lineRule="auto"/>
        <w:rPr>
          <w:rStyle w:val="SubtleEmphasis"/>
          <w:szCs w:val="24"/>
        </w:rPr>
      </w:pPr>
      <w:r>
        <w:rPr>
          <w:rStyle w:val="SubtleEmphasis"/>
          <w:szCs w:val="24"/>
        </w:rPr>
        <w:t>(G</w:t>
      </w:r>
      <w:r w:rsidR="004928AA">
        <w:rPr>
          <w:rStyle w:val="SubtleEmphasis"/>
          <w:szCs w:val="24"/>
        </w:rPr>
        <w:t>3</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r w:rsidR="00207E23">
        <w:rPr>
          <w:rStyle w:val="SubtleEmphasis"/>
          <w:szCs w:val="24"/>
        </w:rPr>
        <w:t>4</w:t>
      </w:r>
      <w:r w:rsidR="005432E1" w:rsidRPr="00F11FCF">
        <w:rPr>
          <w:rStyle w:val="SubtleEmphasis"/>
          <w:szCs w:val="24"/>
        </w:rPr>
        <w:t>).</w:t>
      </w:r>
    </w:p>
    <w:p w14:paraId="0326E009" w14:textId="033AFC38" w:rsidR="005432E1" w:rsidRDefault="00F11FCF" w:rsidP="00F11FCF">
      <w:pPr>
        <w:pStyle w:val="ListParagraph"/>
        <w:numPr>
          <w:ilvl w:val="0"/>
          <w:numId w:val="73"/>
        </w:numPr>
        <w:spacing w:line="240" w:lineRule="auto"/>
        <w:rPr>
          <w:rStyle w:val="SubtleEmphasis"/>
          <w:szCs w:val="24"/>
        </w:rPr>
      </w:pPr>
      <w:r>
        <w:rPr>
          <w:rStyle w:val="SubtleEmphasis"/>
          <w:szCs w:val="24"/>
        </w:rPr>
        <w:t>(G6, G7</w:t>
      </w:r>
      <w:r w:rsidR="00C750AB">
        <w:rPr>
          <w:rStyle w:val="SubtleEmphasis"/>
          <w:szCs w:val="24"/>
        </w:rPr>
        <w:t>,</w:t>
      </w:r>
      <w:r w:rsidR="00207E23">
        <w:rPr>
          <w:rStyle w:val="SubtleEmphasis"/>
          <w:szCs w:val="24"/>
        </w:rPr>
        <w:t xml:space="preserve"> sub-G9</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goals of the users about being able to get tickets and visits in available time slots</w:t>
      </w:r>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r w:rsidR="005432E1" w:rsidRPr="002C295C">
        <w:rPr>
          <w:rStyle w:val="SubtleEmphasis"/>
          <w:szCs w:val="24"/>
        </w:rPr>
        <w:t>Th</w:t>
      </w:r>
      <w:r>
        <w:rPr>
          <w:rStyle w:val="SubtleEmphasis"/>
          <w:szCs w:val="24"/>
        </w:rPr>
        <w:t xml:space="preserve">ese </w:t>
      </w:r>
      <w:r w:rsidR="00192850">
        <w:rPr>
          <w:rStyle w:val="SubtleEmphasis"/>
          <w:szCs w:val="24"/>
        </w:rPr>
        <w:t xml:space="preserve">goals </w:t>
      </w:r>
      <w:r>
        <w:rPr>
          <w:rStyle w:val="SubtleEmphasis"/>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SubtleEmphasis"/>
          <w:szCs w:val="24"/>
        </w:rPr>
        <w:t>for</w:t>
      </w:r>
      <w:r w:rsidR="000B46DD" w:rsidRPr="000B46DD">
        <w:rPr>
          <w:rStyle w:val="SubtleEmphasis"/>
          <w:szCs w:val="24"/>
        </w:rPr>
        <w:t xml:space="preserve"> </w:t>
      </w:r>
      <w:r w:rsidR="000B46DD">
        <w:rPr>
          <w:rStyle w:val="SubtleEmphasis"/>
          <w:szCs w:val="24"/>
        </w:rPr>
        <w:t>available</w:t>
      </w:r>
      <w:r>
        <w:rPr>
          <w:rStyle w:val="SubtleEmphasis"/>
          <w:szCs w:val="24"/>
        </w:rPr>
        <w:t xml:space="preserve"> time slots.</w:t>
      </w:r>
    </w:p>
    <w:p w14:paraId="66C324C3" w14:textId="6A7184E3" w:rsidR="008F6D57" w:rsidRDefault="008F6D57" w:rsidP="00F11FCF">
      <w:pPr>
        <w:pStyle w:val="ListParagraph"/>
        <w:numPr>
          <w:ilvl w:val="0"/>
          <w:numId w:val="73"/>
        </w:numPr>
        <w:spacing w:line="240" w:lineRule="auto"/>
        <w:rPr>
          <w:rStyle w:val="SubtleEmphasis"/>
          <w:szCs w:val="24"/>
        </w:rPr>
      </w:pPr>
      <w:r>
        <w:rPr>
          <w:rStyle w:val="SubtleEmphasis"/>
          <w:szCs w:val="24"/>
        </w:rPr>
        <w:t xml:space="preserve">(G1, G2) The 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r w:rsidR="00127BF4">
        <w:rPr>
          <w:rStyle w:val="SubtleEmphasis"/>
          <w:szCs w:val="24"/>
        </w:rPr>
        <w:t>to monitor and regulate the maximum number of people admitted inside the store at each timeslot</w:t>
      </w:r>
      <w:r w:rsidR="003E2F26">
        <w:rPr>
          <w:rStyle w:val="SubtleEmphasis"/>
          <w:szCs w:val="24"/>
        </w:rPr>
        <w:t xml:space="preserve"> and the current general situation about tickets.</w:t>
      </w:r>
    </w:p>
    <w:p w14:paraId="60EA439B" w14:textId="1A646F42" w:rsidR="00C32B05" w:rsidRPr="00B20E3B" w:rsidRDefault="00C32B05" w:rsidP="00C32B05">
      <w:pPr>
        <w:pStyle w:val="ListParagraph"/>
        <w:numPr>
          <w:ilvl w:val="0"/>
          <w:numId w:val="73"/>
        </w:numPr>
        <w:spacing w:line="240" w:lineRule="auto"/>
        <w:rPr>
          <w:rStyle w:val="SubtleEmphasis"/>
          <w:szCs w:val="24"/>
        </w:rPr>
      </w:pPr>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This is modelled with a predicate</w:t>
      </w:r>
      <w:r w:rsidR="00096100">
        <w:rPr>
          <w:rStyle w:val="SubtleEmphasis"/>
          <w:szCs w:val="24"/>
        </w:rPr>
        <w:t xml:space="preserve">. </w:t>
      </w:r>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p>
    <w:p w14:paraId="7DA96D9A" w14:textId="0D6748C0" w:rsidR="00F11FCF" w:rsidRPr="002C295C" w:rsidRDefault="00F11FCF" w:rsidP="00A8618B">
      <w:pPr>
        <w:pStyle w:val="ListParagraph"/>
        <w:spacing w:line="240" w:lineRule="auto"/>
        <w:ind w:left="1080"/>
        <w:rPr>
          <w:rStyle w:val="SubtleEmphasis"/>
          <w:szCs w:val="24"/>
        </w:rPr>
      </w:pPr>
    </w:p>
    <w:p w14:paraId="29A19B27" w14:textId="790A338A" w:rsidR="005432E1" w:rsidRDefault="002D5882" w:rsidP="00A8618B">
      <w:pPr>
        <w:pStyle w:val="ListParagraph"/>
        <w:numPr>
          <w:ilvl w:val="0"/>
          <w:numId w:val="74"/>
        </w:numPr>
        <w:spacing w:line="240" w:lineRule="auto"/>
        <w:rPr>
          <w:rStyle w:val="SubtleEmphasis"/>
          <w:sz w:val="44"/>
          <w:szCs w:val="44"/>
        </w:rPr>
      </w:pPr>
      <w:r>
        <w:rPr>
          <w:rStyle w:val="SubtleEmphasis"/>
          <w:sz w:val="44"/>
          <w:szCs w:val="44"/>
        </w:rPr>
        <w:t>Signatures</w:t>
      </w:r>
    </w:p>
    <w:p w14:paraId="72C2CA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Market{</w:t>
      </w:r>
      <w:proofErr w:type="gramEnd"/>
    </w:p>
    <w:p w14:paraId="35D83E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dispensers: some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w:t>
      </w:r>
    </w:p>
    <w:p w14:paraId="43EBFD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cashDesks</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
    <w:p w14:paraId="4F6BE8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//Representing the entrance of the market, with turnstiles and relative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reader</w:t>
      </w:r>
    </w:p>
    <w:p w14:paraId="79C6A9D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manager: one </w:t>
      </w:r>
      <w:proofErr w:type="spellStart"/>
      <w:r w:rsidRPr="00A8618B">
        <w:rPr>
          <w:rStyle w:val="SubtleEmphasis"/>
          <w:rFonts w:asciiTheme="minorHAnsi" w:hAnsiTheme="minorHAnsi" w:cstheme="minorHAnsi"/>
          <w:szCs w:val="24"/>
        </w:rPr>
        <w:t>StoreManager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r>
    </w:p>
    <w:p w14:paraId="6A1D81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departments: set Department,</w:t>
      </w:r>
    </w:p>
    <w:p w14:paraId="08EDD5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TicketSystem</w:t>
      </w:r>
      <w:proofErr w:type="spellEnd"/>
    </w:p>
    <w:p w14:paraId="2724654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A4EC7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gramStart"/>
      <w:r w:rsidRPr="00A8618B">
        <w:rPr>
          <w:rStyle w:val="SubtleEmphasis"/>
          <w:rFonts w:asciiTheme="minorHAnsi" w:hAnsiTheme="minorHAnsi" w:cstheme="minorHAnsi"/>
          <w:szCs w:val="24"/>
        </w:rPr>
        <w:t>entrances  =</w:t>
      </w:r>
      <w:proofErr w:type="gramEnd"/>
      <w:r w:rsidRPr="00A8618B">
        <w:rPr>
          <w:rStyle w:val="SubtleEmphasis"/>
          <w:rFonts w:asciiTheme="minorHAnsi" w:hAnsiTheme="minorHAnsi" w:cstheme="minorHAnsi"/>
          <w:szCs w:val="24"/>
        </w:rPr>
        <w:t xml:space="preserve"> none</w:t>
      </w:r>
    </w:p>
    <w:p w14:paraId="7B3F271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40CB57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53E2E1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030157" w14:textId="1768387C" w:rsidR="005432E1" w:rsidRDefault="005432E1" w:rsidP="005432E1">
      <w:pPr>
        <w:pStyle w:val="ListParagraph"/>
        <w:spacing w:line="240" w:lineRule="auto"/>
        <w:ind w:left="360"/>
        <w:rPr>
          <w:rStyle w:val="SubtleEmphasis"/>
          <w:rFonts w:cstheme="minorHAnsi"/>
          <w:szCs w:val="24"/>
        </w:rPr>
      </w:pPr>
    </w:p>
    <w:p w14:paraId="144BB08F" w14:textId="77777777" w:rsidR="002D5882" w:rsidRPr="00A8618B" w:rsidRDefault="002D5882" w:rsidP="005432E1">
      <w:pPr>
        <w:pStyle w:val="ListParagraph"/>
        <w:spacing w:line="240" w:lineRule="auto"/>
        <w:ind w:left="360"/>
        <w:rPr>
          <w:rStyle w:val="SubtleEmphasis"/>
          <w:rFonts w:asciiTheme="minorHAnsi" w:hAnsiTheme="minorHAnsi" w:cstheme="minorHAnsi"/>
          <w:szCs w:val="24"/>
        </w:rPr>
      </w:pPr>
    </w:p>
    <w:p w14:paraId="08574D3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sig </w:t>
      </w:r>
      <w:proofErr w:type="spellStart"/>
      <w:proofErr w:type="gram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roofErr w:type="gramEnd"/>
    </w:p>
    <w:p w14:paraId="1838D1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one Int,</w:t>
      </w:r>
    </w:p>
    <w:p w14:paraId="56BAA1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set Ticket,</w:t>
      </w:r>
    </w:p>
    <w:p w14:paraId="50DDD0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set Ticket,</w:t>
      </w:r>
    </w:p>
    <w:p w14:paraId="688CCE7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set Ticket,</w:t>
      </w:r>
    </w:p>
    <w:p w14:paraId="7CDAC4A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6FB68D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one Date,</w:t>
      </w:r>
    </w:p>
    <w:p w14:paraId="496479C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Date -&gt; </w:t>
      </w:r>
      <w:proofErr w:type="spellStart"/>
      <w:r w:rsidRPr="00A8618B">
        <w:rPr>
          <w:rStyle w:val="SubtleEmphasis"/>
          <w:rFonts w:asciiTheme="minorHAnsi" w:hAnsiTheme="minorHAnsi" w:cstheme="minorHAnsi"/>
          <w:szCs w:val="24"/>
        </w:rPr>
        <w:t>TimeSlot</w:t>
      </w:r>
      <w:proofErr w:type="spellEnd"/>
    </w:p>
    <w:p w14:paraId="2E9FF5B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/no ticket is in more different states at the same time</w:t>
      </w:r>
    </w:p>
    <w:p w14:paraId="49A18EE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insideMarket &amp; line)=0</w:t>
      </w:r>
    </w:p>
    <w:p w14:paraId="55F4C4B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insideMarket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2A2C21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line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7A07AD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tickets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are tickets booked for the current Date and Time Slot</w:t>
      </w:r>
    </w:p>
    <w:p w14:paraId="138C1F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Ticket | t in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implies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w:t>
      </w:r>
    </w:p>
    <w:p w14:paraId="01A3035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SubtleEmphasis"/>
          <w:rFonts w:asciiTheme="minorHAnsi" w:hAnsiTheme="minorHAnsi" w:cstheme="minorHAnsi"/>
          <w:szCs w:val="24"/>
        </w:rPr>
        <w:t>to grant</w:t>
      </w:r>
      <w:proofErr w:type="gramEnd"/>
      <w:r w:rsidRPr="00A8618B">
        <w:rPr>
          <w:rStyle w:val="SubtleEmphasis"/>
          <w:rFonts w:asciiTheme="minorHAnsi" w:hAnsiTheme="minorHAnsi" w:cstheme="minorHAnsi"/>
          <w:szCs w:val="24"/>
        </w:rPr>
        <w:t xml:space="preserve"> safety and that</w:t>
      </w:r>
    </w:p>
    <w:p w14:paraId="65C322E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are </w:t>
      </w:r>
      <w:proofErr w:type="gramStart"/>
      <w:r w:rsidRPr="00A8618B">
        <w:rPr>
          <w:rStyle w:val="SubtleEmphasis"/>
          <w:rFonts w:asciiTheme="minorHAnsi" w:hAnsiTheme="minorHAnsi" w:cstheme="minorHAnsi"/>
          <w:szCs w:val="24"/>
        </w:rPr>
        <w:t>not  Dates</w:t>
      </w:r>
      <w:proofErr w:type="gramEnd"/>
      <w:r w:rsidRPr="00A8618B">
        <w:rPr>
          <w:rStyle w:val="SubtleEmphasis"/>
          <w:rFonts w:asciiTheme="minorHAnsi" w:hAnsiTheme="minorHAnsi" w:cstheme="minorHAnsi"/>
          <w:szCs w:val="24"/>
        </w:rPr>
        <w:t xml:space="preserve"> or Slots different from the current for which there are past tickets (No available Slots in past dates)</w:t>
      </w:r>
    </w:p>
    <w:p w14:paraId="0A1DCD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d:Date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ts:TimeSlot</w:t>
      </w:r>
      <w:proofErr w:type="spellEnd"/>
      <w:r w:rsidRPr="00A8618B">
        <w:rPr>
          <w:rStyle w:val="SubtleEmphasis"/>
          <w:rFonts w:asciiTheme="minorHAnsi" w:hAnsiTheme="minorHAnsi" w:cstheme="minorHAnsi"/>
          <w:szCs w:val="24"/>
        </w:rPr>
        <w:t xml:space="preserve"> | (d-&gt;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(#((insideMarket + line)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ticketTimeSlot.ts</w:t>
      </w:r>
      <w:proofErr w:type="spellEnd"/>
      <w:r w:rsidRPr="00A8618B">
        <w:rPr>
          <w:rStyle w:val="SubtleEmphasis"/>
          <w:rFonts w:asciiTheme="minorHAnsi" w:hAnsiTheme="minorHAnsi" w:cstheme="minorHAnsi"/>
          <w:szCs w:val="24"/>
        </w:rPr>
        <w:t xml:space="preserve">) &lt; </w:t>
      </w: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and </w:t>
      </w:r>
    </w:p>
    <w:p w14:paraId="34545E6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t: Ticket | t in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or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w:t>
      </w:r>
    </w:p>
    <w:p w14:paraId="23B6A4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&gt; 0</w:t>
      </w:r>
    </w:p>
    <w:p w14:paraId="30D88C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E908DB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A9A587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w:t>
      </w:r>
      <w:proofErr w:type="gramEnd"/>
    </w:p>
    <w:p w14:paraId="5E4087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distributedTickets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6CA4A5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651D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9319A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5EF82A0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17103A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proofErr w:type="gramEnd"/>
    </w:p>
    <w:p w14:paraId="17A688A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scanned: set </w:t>
      </w:r>
      <w:proofErr w:type="spellStart"/>
      <w:r w:rsidRPr="00A8618B">
        <w:rPr>
          <w:rStyle w:val="SubtleEmphasis"/>
          <w:rFonts w:asciiTheme="minorHAnsi" w:hAnsiTheme="minorHAnsi" w:cstheme="minorHAnsi"/>
          <w:szCs w:val="24"/>
        </w:rPr>
        <w:t>QRCode</w:t>
      </w:r>
      <w:proofErr w:type="spellEnd"/>
    </w:p>
    <w:p w14:paraId="6AD4ED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5A4122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2597A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roofErr w:type="gramEnd"/>
    </w:p>
    <w:p w14:paraId="3DABFF5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reader: one </w:t>
      </w:r>
      <w:proofErr w:type="spellStart"/>
      <w:r w:rsidRPr="00A8618B">
        <w:rPr>
          <w:rStyle w:val="SubtleEmphasis"/>
          <w:rFonts w:asciiTheme="minorHAnsi" w:hAnsiTheme="minorHAnsi" w:cstheme="minorHAnsi"/>
          <w:szCs w:val="24"/>
        </w:rPr>
        <w:t>QRCodeReader</w:t>
      </w:r>
      <w:proofErr w:type="spellEnd"/>
    </w:p>
    <w:p w14:paraId="46975DD3" w14:textId="3712FBA5" w:rsidR="005432E1" w:rsidRDefault="005432E1" w:rsidP="00C72F7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E4CAA47" w14:textId="77777777" w:rsidR="00C72F7C" w:rsidRPr="00A8618B" w:rsidRDefault="00C72F7C" w:rsidP="002C295C">
      <w:pPr>
        <w:pStyle w:val="ListParagraph"/>
        <w:spacing w:line="240" w:lineRule="auto"/>
        <w:ind w:left="360"/>
        <w:rPr>
          <w:rStyle w:val="SubtleEmphasis"/>
          <w:rFonts w:asciiTheme="minorHAnsi" w:hAnsiTheme="minorHAnsi" w:cstheme="minorHAnsi"/>
          <w:szCs w:val="24"/>
        </w:rPr>
      </w:pPr>
    </w:p>
    <w:p w14:paraId="215C4A2F" w14:textId="25D60C01"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StoreManager</w:t>
      </w:r>
      <w:proofErr w:type="spellEnd"/>
      <w:r w:rsidR="00C72F7C">
        <w:rPr>
          <w:rStyle w:val="SubtleEmphasis"/>
          <w:rFonts w:cstheme="minorHAnsi"/>
          <w:szCs w:val="24"/>
        </w:rPr>
        <w:t xml:space="preserve"> </w:t>
      </w:r>
      <w:r w:rsidRPr="00A8618B">
        <w:rPr>
          <w:rStyle w:val="SubtleEmphasis"/>
          <w:rFonts w:asciiTheme="minorHAnsi" w:hAnsiTheme="minorHAnsi" w:cstheme="minorHAnsi"/>
          <w:szCs w:val="24"/>
        </w:rPr>
        <w:t>{}</w:t>
      </w:r>
    </w:p>
    <w:p w14:paraId="6C96AE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BB39A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Safe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4430E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w:t>
      </w:r>
      <w:proofErr w:type="spellStart"/>
      <w:r w:rsidRPr="00A8618B">
        <w:rPr>
          <w:rStyle w:val="SubtleEmphasis"/>
          <w:rFonts w:asciiTheme="minorHAnsi" w:hAnsiTheme="minorHAnsi" w:cstheme="minorHAnsi"/>
          <w:szCs w:val="24"/>
        </w:rPr>
        <w:t>UnSafe</w:t>
      </w:r>
      <w:proofErr w:type="spellEnd"/>
      <w:r w:rsidRPr="00A8618B">
        <w:rPr>
          <w:rStyle w:val="SubtleEmphasis"/>
          <w:rFonts w:asciiTheme="minorHAnsi" w:hAnsiTheme="minorHAnsi" w:cstheme="minorHAnsi"/>
          <w:szCs w:val="24"/>
        </w:rPr>
        <w:t xml:space="preserv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7B84FC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CCB893" w14:textId="668B8926"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User</w:t>
      </w:r>
      <w:r w:rsidR="00A560BF">
        <w:rPr>
          <w:rStyle w:val="SubtleEmphasis"/>
          <w:rFonts w:cstheme="minorHAnsi"/>
          <w:szCs w:val="24"/>
        </w:rPr>
        <w:t xml:space="preserve"> </w:t>
      </w:r>
      <w:r w:rsidRPr="00A8618B">
        <w:rPr>
          <w:rStyle w:val="SubtleEmphasis"/>
          <w:rFonts w:asciiTheme="minorHAnsi" w:hAnsiTheme="minorHAnsi" w:cstheme="minorHAnsi"/>
          <w:szCs w:val="24"/>
        </w:rPr>
        <w:t>{</w:t>
      </w:r>
    </w:p>
    <w:p w14:paraId="43D1BD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userStatus</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SafetyStatus</w:t>
      </w:r>
      <w:proofErr w:type="spellEnd"/>
    </w:p>
    <w:p w14:paraId="6051CA78" w14:textId="4D4D8EE3" w:rsidR="005432E1" w:rsidRDefault="005432E1" w:rsidP="005432E1">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336F67CB" w14:textId="77777777" w:rsidR="00AF0044" w:rsidRPr="00A8618B" w:rsidRDefault="00AF0044" w:rsidP="005432E1">
      <w:pPr>
        <w:pStyle w:val="ListParagraph"/>
        <w:spacing w:line="240" w:lineRule="auto"/>
        <w:ind w:left="360"/>
        <w:rPr>
          <w:rStyle w:val="SubtleEmphasis"/>
          <w:rFonts w:asciiTheme="minorHAnsi" w:hAnsiTheme="minorHAnsi" w:cstheme="minorHAnsi"/>
          <w:szCs w:val="24"/>
        </w:rPr>
      </w:pPr>
    </w:p>
    <w:p w14:paraId="3CD146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398945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w:t>
      </w:r>
    </w:p>
    <w:p w14:paraId="4F803B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 set Visit,</w:t>
      </w:r>
    </w:p>
    <w:p w14:paraId="0577928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userDevice</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SmartDevice</w:t>
      </w:r>
      <w:proofErr w:type="spellEnd"/>
    </w:p>
    <w:p w14:paraId="573D875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E7DA17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4A941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C5220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userPTickets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05BF13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E5A41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9753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Date{</w:t>
      </w:r>
      <w:proofErr w:type="gramEnd"/>
      <w:r w:rsidRPr="00A8618B">
        <w:rPr>
          <w:rStyle w:val="SubtleEmphasis"/>
          <w:rFonts w:asciiTheme="minorHAnsi" w:hAnsiTheme="minorHAnsi" w:cstheme="minorHAnsi"/>
          <w:szCs w:val="24"/>
        </w:rPr>
        <w:t>}</w:t>
      </w:r>
    </w:p>
    <w:p w14:paraId="4377EA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A5D75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E76C7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gramStart"/>
      <w:r w:rsidRPr="00A8618B">
        <w:rPr>
          <w:rStyle w:val="SubtleEmphasis"/>
          <w:rFonts w:asciiTheme="minorHAnsi" w:hAnsiTheme="minorHAnsi" w:cstheme="minorHAnsi"/>
          <w:szCs w:val="24"/>
        </w:rPr>
        <w:t>Ticket{</w:t>
      </w:r>
      <w:proofErr w:type="gramEnd"/>
    </w:p>
    <w:p w14:paraId="4DDFD30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ticketDate</w:t>
      </w:r>
      <w:proofErr w:type="spellEnd"/>
      <w:r w:rsidRPr="00A8618B">
        <w:rPr>
          <w:rStyle w:val="SubtleEmphasis"/>
          <w:rFonts w:asciiTheme="minorHAnsi" w:hAnsiTheme="minorHAnsi" w:cstheme="minorHAnsi"/>
          <w:szCs w:val="24"/>
        </w:rPr>
        <w:t>: one Date,</w:t>
      </w:r>
    </w:p>
    <w:p w14:paraId="1EAF221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3FBB73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ticketCode</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QRCode</w:t>
      </w:r>
      <w:proofErr w:type="spellEnd"/>
    </w:p>
    <w:p w14:paraId="154995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F4EC2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491471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304B8EB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Visit extends </w:t>
      </w:r>
      <w:proofErr w:type="gramStart"/>
      <w:r w:rsidRPr="00A8618B">
        <w:rPr>
          <w:rStyle w:val="SubtleEmphasis"/>
          <w:rFonts w:asciiTheme="minorHAnsi" w:hAnsiTheme="minorHAnsi" w:cstheme="minorHAnsi"/>
          <w:szCs w:val="24"/>
        </w:rPr>
        <w:t>Ticket{</w:t>
      </w:r>
      <w:proofErr w:type="gramEnd"/>
    </w:p>
    <w:p w14:paraId="5DAE99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shoppingListCategories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Category,</w:t>
      </w:r>
    </w:p>
    <w:p w14:paraId="0E48BA9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shoppingListItems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Item</w:t>
      </w:r>
    </w:p>
    <w:p w14:paraId="1729F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EFEC4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ECE6D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Item{</w:t>
      </w:r>
      <w:proofErr w:type="gramEnd"/>
      <w:r w:rsidRPr="00A8618B">
        <w:rPr>
          <w:rStyle w:val="SubtleEmphasis"/>
          <w:rFonts w:asciiTheme="minorHAnsi" w:hAnsiTheme="minorHAnsi" w:cstheme="minorHAnsi"/>
          <w:szCs w:val="24"/>
        </w:rPr>
        <w:t>}</w:t>
      </w:r>
    </w:p>
    <w:p w14:paraId="60418A2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D5F22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Category{</w:t>
      </w:r>
      <w:proofErr w:type="gramEnd"/>
    </w:p>
    <w:p w14:paraId="55C66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products: some Item</w:t>
      </w:r>
    </w:p>
    <w:p w14:paraId="36739B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31B99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AAA0F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Department{</w:t>
      </w:r>
      <w:proofErr w:type="gramEnd"/>
    </w:p>
    <w:p w14:paraId="190E6CD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categories: some Category</w:t>
      </w:r>
    </w:p>
    <w:p w14:paraId="59720E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7A53C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8FB7A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w:t>
      </w:r>
      <w:proofErr w:type="gramEnd"/>
    </w:p>
    <w:p w14:paraId="1292C5C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localizationDevice</w:t>
      </w:r>
      <w:proofErr w:type="spellEnd"/>
      <w:r w:rsidRPr="00A8618B">
        <w:rPr>
          <w:rStyle w:val="SubtleEmphasis"/>
          <w:rFonts w:asciiTheme="minorHAnsi" w:hAnsiTheme="minorHAnsi" w:cstheme="minorHAnsi"/>
          <w:szCs w:val="24"/>
        </w:rPr>
        <w:t>: lone GPS</w:t>
      </w:r>
    </w:p>
    <w:p w14:paraId="23BA95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7F6BB3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F7842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GPS{</w:t>
      </w:r>
      <w:proofErr w:type="gramEnd"/>
      <w:r w:rsidRPr="00A8618B">
        <w:rPr>
          <w:rStyle w:val="SubtleEmphasis"/>
          <w:rFonts w:asciiTheme="minorHAnsi" w:hAnsiTheme="minorHAnsi" w:cstheme="minorHAnsi"/>
          <w:szCs w:val="24"/>
        </w:rPr>
        <w:t>}</w:t>
      </w:r>
    </w:p>
    <w:p w14:paraId="2390CB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4D490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F7B2EA" w14:textId="4C8C1E9D" w:rsidR="005432E1" w:rsidRPr="00A8618B" w:rsidRDefault="005F76ED" w:rsidP="00A8618B">
      <w:pPr>
        <w:pStyle w:val="ListParagraph"/>
        <w:numPr>
          <w:ilvl w:val="0"/>
          <w:numId w:val="74"/>
        </w:numPr>
        <w:spacing w:line="240" w:lineRule="auto"/>
        <w:rPr>
          <w:rStyle w:val="SubtleEmphasis"/>
          <w:rFonts w:cstheme="minorHAnsi"/>
          <w:szCs w:val="24"/>
        </w:rPr>
      </w:pPr>
      <w:r w:rsidRPr="00A8618B">
        <w:rPr>
          <w:rStyle w:val="SubtleEmphasis"/>
          <w:rFonts w:cstheme="minorHAnsi"/>
          <w:sz w:val="44"/>
          <w:szCs w:val="44"/>
        </w:rPr>
        <w:t>Utilities</w:t>
      </w:r>
      <w:r w:rsidRPr="005F76ED">
        <w:rPr>
          <w:rStyle w:val="SubtleEmphasis"/>
          <w:rFonts w:cstheme="minorHAnsi"/>
          <w:szCs w:val="24"/>
        </w:rPr>
        <w:br/>
      </w:r>
    </w:p>
    <w:p w14:paraId="2297BD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//gets all the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code readers that scanned the given ticket</w:t>
      </w:r>
    </w:p>
    <w:p w14:paraId="324C14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scannedBy</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set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w:t>
      </w:r>
    </w:p>
    <w:p w14:paraId="2BBAB0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scanned.(</w:t>
      </w:r>
      <w:proofErr w:type="spellStart"/>
      <w:proofErr w:type="gramEnd"/>
      <w:r w:rsidRPr="00A8618B">
        <w:rPr>
          <w:rStyle w:val="SubtleEmphasis"/>
          <w:rFonts w:asciiTheme="minorHAnsi" w:hAnsiTheme="minorHAnsi" w:cstheme="minorHAnsi"/>
          <w:szCs w:val="24"/>
        </w:rPr>
        <w:t>t.ticketCode</w:t>
      </w:r>
      <w:proofErr w:type="spellEnd"/>
      <w:r w:rsidRPr="00A8618B">
        <w:rPr>
          <w:rStyle w:val="SubtleEmphasis"/>
          <w:rFonts w:asciiTheme="minorHAnsi" w:hAnsiTheme="minorHAnsi" w:cstheme="minorHAnsi"/>
          <w:szCs w:val="24"/>
        </w:rPr>
        <w:t>)</w:t>
      </w:r>
    </w:p>
    <w:p w14:paraId="341FE3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66C6D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8A09C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tickets managed by the given ticket system</w:t>
      </w:r>
    </w:p>
    <w:p w14:paraId="54A2F8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w:t>
      </w:r>
      <w:proofErr w:type="spellStart"/>
      <w:proofErr w:type="gramEnd"/>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 set Ticket {</w:t>
      </w:r>
    </w:p>
    <w:p w14:paraId="0B1336B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ts.line</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ts.pastTickets</w:t>
      </w:r>
      <w:proofErr w:type="spellEnd"/>
    </w:p>
    <w:p w14:paraId="7B25AC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4DAA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8390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getVUserTicketsAndVisits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 set Ticket {</w:t>
      </w:r>
    </w:p>
    <w:p w14:paraId="4BAB098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u.(</w:t>
      </w:r>
      <w:proofErr w:type="spellStart"/>
      <w:proofErr w:type="gramEnd"/>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w:t>
      </w:r>
    </w:p>
    <w:p w14:paraId="7B99BD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40ED8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894EF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the ticket that manages the given ticket</w:t>
      </w:r>
    </w:p>
    <w:p w14:paraId="64C19A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one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
    <w:p w14:paraId="725E09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).t</w:t>
      </w:r>
    </w:p>
    <w:p w14:paraId="1C9EE3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77EB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9D8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Ticket, m,m1 : Market]{</w:t>
      </w:r>
    </w:p>
    <w:p w14:paraId="5756AB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and </w:t>
      </w:r>
    </w:p>
    <w:p w14:paraId="32EF96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m.ticketManager.line</w:t>
      </w:r>
      <w:proofErr w:type="spellEnd"/>
      <w:r w:rsidRPr="00A8618B">
        <w:rPr>
          <w:rStyle w:val="SubtleEmphasis"/>
          <w:rFonts w:asciiTheme="minorHAnsi" w:hAnsiTheme="minorHAnsi" w:cstheme="minorHAnsi"/>
          <w:szCs w:val="24"/>
        </w:rPr>
        <w:t xml:space="preserve"> + t and</w:t>
      </w:r>
    </w:p>
    <w:p w14:paraId="2C662A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1.dispensers</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m.dispensers</w:t>
      </w:r>
      <w:proofErr w:type="spellEnd"/>
      <w:r w:rsidRPr="00A8618B">
        <w:rPr>
          <w:rStyle w:val="SubtleEmphasis"/>
          <w:rFonts w:asciiTheme="minorHAnsi" w:hAnsiTheme="minorHAnsi" w:cstheme="minorHAnsi"/>
          <w:szCs w:val="24"/>
        </w:rPr>
        <w:t xml:space="preserve"> and m1.cashDesks=</w:t>
      </w:r>
      <w:proofErr w:type="spellStart"/>
      <w:r w:rsidRPr="00A8618B">
        <w:rPr>
          <w:rStyle w:val="SubtleEmphasis"/>
          <w:rFonts w:asciiTheme="minorHAnsi" w:hAnsiTheme="minorHAnsi" w:cstheme="minorHAnsi"/>
          <w:szCs w:val="24"/>
        </w:rPr>
        <w:t>m.cashDesks</w:t>
      </w:r>
      <w:proofErr w:type="spellEnd"/>
      <w:r w:rsidRPr="00A8618B">
        <w:rPr>
          <w:rStyle w:val="SubtleEmphasis"/>
          <w:rFonts w:asciiTheme="minorHAnsi" w:hAnsiTheme="minorHAnsi" w:cstheme="minorHAnsi"/>
          <w:szCs w:val="24"/>
        </w:rPr>
        <w:t xml:space="preserve"> and m1.entrances=</w:t>
      </w:r>
      <w:proofErr w:type="spellStart"/>
      <w:r w:rsidRPr="00A8618B">
        <w:rPr>
          <w:rStyle w:val="SubtleEmphasis"/>
          <w:rFonts w:asciiTheme="minorHAnsi" w:hAnsiTheme="minorHAnsi" w:cstheme="minorHAnsi"/>
          <w:szCs w:val="24"/>
        </w:rPr>
        <w:t>m.entrances</w:t>
      </w:r>
      <w:proofErr w:type="spellEnd"/>
      <w:r w:rsidRPr="00A8618B">
        <w:rPr>
          <w:rStyle w:val="SubtleEmphasis"/>
          <w:rFonts w:asciiTheme="minorHAnsi" w:hAnsiTheme="minorHAnsi" w:cstheme="minorHAnsi"/>
          <w:szCs w:val="24"/>
        </w:rPr>
        <w:t xml:space="preserve"> and </w:t>
      </w:r>
    </w:p>
    <w:p w14:paraId="667BDC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1.freeExit=</w:t>
      </w:r>
      <w:proofErr w:type="spellStart"/>
      <w:r w:rsidRPr="00A8618B">
        <w:rPr>
          <w:rStyle w:val="SubtleEmphasis"/>
          <w:rFonts w:asciiTheme="minorHAnsi" w:hAnsiTheme="minorHAnsi" w:cstheme="minorHAnsi"/>
          <w:szCs w:val="24"/>
        </w:rPr>
        <w:t>m.freeExit</w:t>
      </w:r>
      <w:proofErr w:type="spellEnd"/>
      <w:proofErr w:type="gramEnd"/>
      <w:r w:rsidRPr="00A8618B">
        <w:rPr>
          <w:rStyle w:val="SubtleEmphasis"/>
          <w:rFonts w:asciiTheme="minorHAnsi" w:hAnsiTheme="minorHAnsi" w:cstheme="minorHAnsi"/>
          <w:szCs w:val="24"/>
        </w:rPr>
        <w:t xml:space="preserve"> and m1.manager=</w:t>
      </w:r>
      <w:proofErr w:type="spellStart"/>
      <w:r w:rsidRPr="00A8618B">
        <w:rPr>
          <w:rStyle w:val="SubtleEmphasis"/>
          <w:rFonts w:asciiTheme="minorHAnsi" w:hAnsiTheme="minorHAnsi" w:cstheme="minorHAnsi"/>
          <w:szCs w:val="24"/>
        </w:rPr>
        <w:t>m.manager</w:t>
      </w:r>
      <w:proofErr w:type="spellEnd"/>
      <w:r w:rsidRPr="00A8618B">
        <w:rPr>
          <w:rStyle w:val="SubtleEmphasis"/>
          <w:rFonts w:asciiTheme="minorHAnsi" w:hAnsiTheme="minorHAnsi" w:cstheme="minorHAnsi"/>
          <w:szCs w:val="24"/>
        </w:rPr>
        <w:t xml:space="preserve"> and m1.departments=</w:t>
      </w:r>
      <w:proofErr w:type="spellStart"/>
      <w:r w:rsidRPr="00A8618B">
        <w:rPr>
          <w:rStyle w:val="SubtleEmphasis"/>
          <w:rFonts w:asciiTheme="minorHAnsi" w:hAnsiTheme="minorHAnsi" w:cstheme="minorHAnsi"/>
          <w:szCs w:val="24"/>
        </w:rPr>
        <w:t>m.departments</w:t>
      </w:r>
      <w:proofErr w:type="spellEnd"/>
    </w:p>
    <w:p w14:paraId="38CD0D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D7959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6D3CC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203EB8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 t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and u1.userDevice = </w:t>
      </w:r>
      <w:proofErr w:type="spellStart"/>
      <w:r w:rsidRPr="00A8618B">
        <w:rPr>
          <w:rStyle w:val="SubtleEmphasis"/>
          <w:rFonts w:asciiTheme="minorHAnsi" w:hAnsiTheme="minorHAnsi" w:cstheme="minorHAnsi"/>
          <w:szCs w:val="24"/>
        </w:rPr>
        <w:t>u.userDevice</w:t>
      </w:r>
      <w:proofErr w:type="spellEnd"/>
    </w:p>
    <w:p w14:paraId="5B6FC7C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A50E5E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C91A8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v: Visit,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AE0157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 v and u1.userDevice = </w:t>
      </w:r>
      <w:proofErr w:type="spellStart"/>
      <w:r w:rsidRPr="00A8618B">
        <w:rPr>
          <w:rStyle w:val="SubtleEmphasis"/>
          <w:rFonts w:asciiTheme="minorHAnsi" w:hAnsiTheme="minorHAnsi" w:cstheme="minorHAnsi"/>
          <w:szCs w:val="24"/>
        </w:rPr>
        <w:t>u.userDevice</w:t>
      </w:r>
      <w:proofErr w:type="spellEnd"/>
    </w:p>
    <w:p w14:paraId="41A4EC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0FA6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BF6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182CAE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1.userPTickets=</w:t>
      </w:r>
      <w:proofErr w:type="spellStart"/>
      <w:r w:rsidRPr="00A8618B">
        <w:rPr>
          <w:rStyle w:val="SubtleEmphasis"/>
          <w:rFonts w:asciiTheme="minorHAnsi" w:hAnsiTheme="minorHAnsi" w:cstheme="minorHAnsi"/>
          <w:szCs w:val="24"/>
        </w:rPr>
        <w:t>u.userPTickets</w:t>
      </w:r>
      <w:proofErr w:type="spellEnd"/>
      <w:proofErr w:type="gramEnd"/>
      <w:r w:rsidRPr="00A8618B">
        <w:rPr>
          <w:rStyle w:val="SubtleEmphasis"/>
          <w:rFonts w:asciiTheme="minorHAnsi" w:hAnsiTheme="minorHAnsi" w:cstheme="minorHAnsi"/>
          <w:szCs w:val="24"/>
        </w:rPr>
        <w:t xml:space="preserve"> + t</w:t>
      </w:r>
    </w:p>
    <w:p w14:paraId="75F64407" w14:textId="053F31DA" w:rsidR="00D45746" w:rsidRDefault="005432E1" w:rsidP="00D45746">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468224E" w14:textId="77777777" w:rsidR="0071654A" w:rsidRDefault="0071654A" w:rsidP="00D45746">
      <w:pPr>
        <w:pStyle w:val="ListParagraph"/>
        <w:spacing w:line="240" w:lineRule="auto"/>
        <w:ind w:left="360"/>
        <w:rPr>
          <w:rStyle w:val="SubtleEmphasis"/>
          <w:rFonts w:cstheme="minorHAnsi"/>
          <w:szCs w:val="24"/>
        </w:rPr>
      </w:pPr>
    </w:p>
    <w:p w14:paraId="2F41F0A8" w14:textId="15300933" w:rsidR="000477F7" w:rsidRPr="00A8618B" w:rsidRDefault="000477F7" w:rsidP="00A8618B">
      <w:pPr>
        <w:pStyle w:val="ListParagraph"/>
        <w:numPr>
          <w:ilvl w:val="0"/>
          <w:numId w:val="74"/>
        </w:numPr>
        <w:spacing w:line="240" w:lineRule="auto"/>
        <w:rPr>
          <w:rStyle w:val="SubtleEmphasis"/>
          <w:rFonts w:cstheme="minorHAnsi"/>
          <w:sz w:val="44"/>
          <w:szCs w:val="44"/>
        </w:rPr>
      </w:pPr>
      <w:r w:rsidRPr="00A8618B">
        <w:rPr>
          <w:rStyle w:val="SubtleEmphasis"/>
          <w:rFonts w:cstheme="minorHAnsi"/>
          <w:sz w:val="44"/>
          <w:szCs w:val="44"/>
        </w:rPr>
        <w:t>Facts</w:t>
      </w:r>
    </w:p>
    <w:p w14:paraId="7279817B" w14:textId="77777777" w:rsidR="000477F7" w:rsidRPr="00A8618B" w:rsidRDefault="000477F7" w:rsidP="005432E1">
      <w:pPr>
        <w:pStyle w:val="ListParagraph"/>
        <w:spacing w:line="240" w:lineRule="auto"/>
        <w:ind w:left="360"/>
        <w:rPr>
          <w:rStyle w:val="SubtleEmphasis"/>
          <w:rFonts w:asciiTheme="minorHAnsi" w:hAnsiTheme="minorHAnsi" w:cstheme="minorHAnsi"/>
          <w:szCs w:val="24"/>
        </w:rPr>
      </w:pPr>
    </w:p>
    <w:p w14:paraId="574C590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ADFA6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m: Market, d: Date, t: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
    <w:p w14:paraId="5113CE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let </w:t>
      </w:r>
      <w:proofErr w:type="spellStart"/>
      <w:r w:rsidRPr="00A8618B">
        <w:rPr>
          <w:rStyle w:val="SubtleEmphasis"/>
          <w:rFonts w:asciiTheme="minorHAnsi" w:hAnsiTheme="minorHAnsi" w:cstheme="minorHAnsi"/>
          <w:szCs w:val="24"/>
        </w:rPr>
        <w:t>marketTickets</w:t>
      </w:r>
      <w:proofErr w:type="spellEnd"/>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 |</w:t>
      </w:r>
    </w:p>
    <w:p w14:paraId="7FEDABD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marketTickets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ticketTimeSlot.t) &lt;= </w:t>
      </w:r>
      <w:proofErr w:type="spellStart"/>
      <w:r w:rsidRPr="00A8618B">
        <w:rPr>
          <w:rStyle w:val="SubtleEmphasis"/>
          <w:rFonts w:asciiTheme="minorHAnsi" w:hAnsiTheme="minorHAnsi" w:cstheme="minorHAnsi"/>
          <w:szCs w:val="24"/>
        </w:rPr>
        <w:t>m.ticketManager.maxUsersPerSlot</w:t>
      </w:r>
      <w:proofErr w:type="spellEnd"/>
    </w:p>
    <w:p w14:paraId="5BE6A9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B0475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51A7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//definition of user safety</w:t>
      </w:r>
    </w:p>
    <w:p w14:paraId="539610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3F0A6A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vu.userStatus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0DA69B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no</w:t>
      </w:r>
      <w:proofErr w:type="gramEnd"/>
      <w:r w:rsidRPr="00A8618B">
        <w:rPr>
          <w:rStyle w:val="SubtleEmphasis"/>
          <w:rFonts w:asciiTheme="minorHAnsi" w:hAnsiTheme="minorHAnsi" w:cstheme="minorHAnsi"/>
          <w:szCs w:val="24"/>
        </w:rPr>
        <w:t xml:space="preserve"> t: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vu.userVTickets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vu.userVisits</w:t>
      </w:r>
      <w:proofErr w:type="spellEnd"/>
      <w:r w:rsidRPr="00A8618B">
        <w:rPr>
          <w:rStyle w:val="SubtleEmphasis"/>
          <w:rFonts w:asciiTheme="minorHAnsi" w:hAnsiTheme="minorHAnsi" w:cstheme="minorHAnsi"/>
          <w:szCs w:val="24"/>
        </w:rPr>
        <w:t>) and</w:t>
      </w:r>
    </w:p>
    <w:p w14:paraId="4BB32B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3397259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pu</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pu.userStatus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488AA0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no</w:t>
      </w:r>
      <w:proofErr w:type="gramEnd"/>
      <w:r w:rsidRPr="00A8618B">
        <w:rPr>
          <w:rStyle w:val="SubtleEmphasis"/>
          <w:rFonts w:asciiTheme="minorHAnsi" w:hAnsiTheme="minorHAnsi" w:cstheme="minorHAnsi"/>
          <w:szCs w:val="24"/>
        </w:rPr>
        <w:t xml:space="preserve"> t: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pu.userPTickets</w:t>
      </w:r>
      <w:proofErr w:type="spellEnd"/>
      <w:r w:rsidRPr="00A8618B">
        <w:rPr>
          <w:rStyle w:val="SubtleEmphasis"/>
          <w:rFonts w:asciiTheme="minorHAnsi" w:hAnsiTheme="minorHAnsi" w:cstheme="minorHAnsi"/>
          <w:szCs w:val="24"/>
        </w:rPr>
        <w:t xml:space="preserve"> and</w:t>
      </w:r>
    </w:p>
    <w:p w14:paraId="092AC6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48FCA4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3DFE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84B52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5C60606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t:Ticket</w:t>
      </w:r>
      <w:proofErr w:type="gramEnd"/>
      <w:r w:rsidRPr="00A8618B">
        <w:rPr>
          <w:rStyle w:val="SubtleEmphasis"/>
          <w:rFonts w:asciiTheme="minorHAnsi" w:hAnsiTheme="minorHAnsi" w:cstheme="minorHAnsi"/>
          <w:szCs w:val="24"/>
        </w:rPr>
        <w:t xml:space="preserve"> | </w:t>
      </w:r>
    </w:p>
    <w:p w14:paraId="30B4E476" w14:textId="42CF8541" w:rsidR="00D45746"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ab/>
        <w:t xml:space="preserve">#scannedBy[t] &lt;= </w:t>
      </w:r>
      <w:proofErr w:type="gramStart"/>
      <w:r w:rsidRPr="00A8618B">
        <w:rPr>
          <w:rStyle w:val="SubtleEmphasis"/>
          <w:rFonts w:asciiTheme="minorHAnsi" w:hAnsiTheme="minorHAnsi" w:cstheme="minorHAnsi"/>
          <w:szCs w:val="24"/>
        </w:rPr>
        <w:t>2  and</w:t>
      </w:r>
      <w:proofErr w:type="gramEnd"/>
    </w:p>
    <w:p w14:paraId="7BFCD2BD" w14:textId="039CC818" w:rsidR="005432E1" w:rsidRPr="00A8618B" w:rsidRDefault="005432E1" w:rsidP="00A8618B">
      <w:pPr>
        <w:pStyle w:val="ListParagraph"/>
        <w:spacing w:line="240" w:lineRule="auto"/>
        <w:ind w:left="360" w:firstLine="360"/>
        <w:rPr>
          <w:rStyle w:val="SubtleEmphasis"/>
          <w:rFonts w:asciiTheme="minorHAnsi" w:hAnsiTheme="minorHAnsi" w:cstheme="minorHAnsi"/>
          <w:szCs w:val="24"/>
        </w:rPr>
      </w:pPr>
      <w:r w:rsidRPr="00A8618B">
        <w:rPr>
          <w:rStyle w:val="SubtleEmphasis"/>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2 ) implies (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ts.pastTickets</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 1)) and</w:t>
      </w:r>
    </w:p>
    <w:p w14:paraId="4B6E8A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(#scannedBy[</w:t>
      </w:r>
      <w:proofErr w:type="gramStart"/>
      <w:r w:rsidRPr="00A8618B">
        <w:rPr>
          <w:rStyle w:val="SubtleEmphasis"/>
          <w:rFonts w:asciiTheme="minorHAnsi" w:hAnsiTheme="minorHAnsi" w:cstheme="minorHAnsi"/>
          <w:szCs w:val="24"/>
        </w:rPr>
        <w:t>t]  =</w:t>
      </w:r>
      <w:proofErr w:type="gramEnd"/>
      <w:r w:rsidRPr="00A8618B">
        <w:rPr>
          <w:rStyle w:val="SubtleEmphasis"/>
          <w:rFonts w:asciiTheme="minorHAnsi" w:hAnsiTheme="minorHAnsi" w:cstheme="minorHAnsi"/>
          <w:szCs w:val="24"/>
        </w:rPr>
        <w:t xml:space="preserve"> 1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ts.insideMarket</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 and</w:t>
      </w:r>
    </w:p>
    <w:p w14:paraId="2F95F9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0 implies ( (no t1: Ticket | t1 != t and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[t1]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and t1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#scannedBy[t1]  = 2 and </w:t>
      </w:r>
    </w:p>
    <w:p w14:paraId="67F2DC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1.ticketDate</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or </w:t>
      </w:r>
    </w:p>
    <w:p w14:paraId="6AF841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1.ticketTimeSlot</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=t1.ticketTimeSlot )) implies</w:t>
      </w:r>
    </w:p>
    <w:p w14:paraId="50FEDC3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gramStart"/>
      <w:r w:rsidRPr="00A8618B">
        <w:rPr>
          <w:rStyle w:val="SubtleEmphasis"/>
          <w:rFonts w:asciiTheme="minorHAnsi" w:hAnsiTheme="minorHAnsi" w:cstheme="minorHAnsi"/>
          <w:szCs w:val="24"/>
        </w:rPr>
        <w:t>].line</w:t>
      </w:r>
      <w:proofErr w:type="gramEnd"/>
      <w:r w:rsidRPr="00A8618B">
        <w:rPr>
          <w:rStyle w:val="SubtleEmphasis"/>
          <w:rFonts w:asciiTheme="minorHAnsi" w:hAnsiTheme="minorHAnsi" w:cstheme="minorHAnsi"/>
          <w:szCs w:val="24"/>
        </w:rPr>
        <w:t xml:space="preserve"> else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
    <w:p w14:paraId="5C53A4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FEA8A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DFE7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24B4AE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one d: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d.distributedTickets</w:t>
      </w:r>
      <w:proofErr w:type="spellEnd"/>
      <w:proofErr w:type="gram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dispensers.d</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w:t>
      </w:r>
    </w:p>
    <w:p w14:paraId="42969F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8D3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B9394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same Ticket in two different markets'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in any of the states (inside, past, in line)</w:t>
      </w:r>
    </w:p>
    <w:p w14:paraId="67AD4CD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7E6928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ts</w:t>
      </w:r>
      <w:proofErr w:type="gramStart"/>
      <w:r w:rsidRPr="00A8618B">
        <w:rPr>
          <w:rStyle w:val="SubtleEmphasis"/>
          <w:rFonts w:asciiTheme="minorHAnsi" w:hAnsiTheme="minorHAnsi" w:cstheme="minorHAnsi"/>
          <w:szCs w:val="24"/>
        </w:rPr>
        <w:t>1,ts</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w:t>
      </w:r>
    </w:p>
    <w:p w14:paraId="234095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 xml:space="preserve">[ts1] &amp; </w:t>
      </w:r>
      <w:proofErr w:type="spell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[ts2]) != 0</w:t>
      </w:r>
    </w:p>
    <w:p w14:paraId="7FA2B0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6268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D3C83D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dispenser/cash desks/departments/</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for disjoint markets</w:t>
      </w:r>
    </w:p>
    <w:p w14:paraId="359BBA8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324EE5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w:t>
      </w:r>
    </w:p>
    <w:p w14:paraId="17C40BB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m1.dispensers &amp; m2. dispensers + m</w:t>
      </w:r>
      <w:proofErr w:type="gramStart"/>
      <w:r w:rsidRPr="00A8618B">
        <w:rPr>
          <w:rStyle w:val="SubtleEmphasis"/>
          <w:rFonts w:asciiTheme="minorHAnsi" w:hAnsiTheme="minorHAnsi" w:cstheme="minorHAnsi"/>
          <w:szCs w:val="24"/>
        </w:rPr>
        <w:t>1.cashDesks</w:t>
      </w:r>
      <w:proofErr w:type="gramEnd"/>
      <w:r w:rsidRPr="00A8618B">
        <w:rPr>
          <w:rStyle w:val="SubtleEmphasis"/>
          <w:rFonts w:asciiTheme="minorHAnsi" w:hAnsiTheme="minorHAnsi" w:cstheme="minorHAnsi"/>
          <w:szCs w:val="24"/>
        </w:rPr>
        <w:t xml:space="preserve"> &amp; m2.cashDesks +</w:t>
      </w:r>
    </w:p>
    <w:p w14:paraId="57016CA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m</w:t>
      </w:r>
      <w:proofErr w:type="gramStart"/>
      <w:r w:rsidRPr="00A8618B">
        <w:rPr>
          <w:rStyle w:val="SubtleEmphasis"/>
          <w:rFonts w:asciiTheme="minorHAnsi" w:hAnsiTheme="minorHAnsi" w:cstheme="minorHAnsi"/>
          <w:szCs w:val="24"/>
        </w:rPr>
        <w:t>1.departments</w:t>
      </w:r>
      <w:proofErr w:type="gramEnd"/>
      <w:r w:rsidRPr="00A8618B">
        <w:rPr>
          <w:rStyle w:val="SubtleEmphasis"/>
          <w:rFonts w:asciiTheme="minorHAnsi" w:hAnsiTheme="minorHAnsi" w:cstheme="minorHAnsi"/>
          <w:szCs w:val="24"/>
        </w:rPr>
        <w:t xml:space="preserve"> &amp; m2.departments + m1.ticketManager &amp; m2.ticketManager) != 0</w:t>
      </w:r>
    </w:p>
    <w:p w14:paraId="6CB122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28448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7DC9BE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ticket has a different </w:t>
      </w:r>
      <w:proofErr w:type="spellStart"/>
      <w:r w:rsidRPr="00A8618B">
        <w:rPr>
          <w:rStyle w:val="SubtleEmphasis"/>
          <w:rFonts w:asciiTheme="minorHAnsi" w:hAnsiTheme="minorHAnsi" w:cstheme="minorHAnsi"/>
          <w:szCs w:val="24"/>
        </w:rPr>
        <w:t>QRCode</w:t>
      </w:r>
      <w:proofErr w:type="spellEnd"/>
    </w:p>
    <w:p w14:paraId="3554C5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024EE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w:t>
      </w:r>
      <w:proofErr w:type="gramStart"/>
      <w:r w:rsidRPr="00A8618B">
        <w:rPr>
          <w:rStyle w:val="SubtleEmphasis"/>
          <w:rFonts w:asciiTheme="minorHAnsi" w:hAnsiTheme="minorHAnsi" w:cstheme="minorHAnsi"/>
          <w:szCs w:val="24"/>
        </w:rPr>
        <w:t>1,t</w:t>
      </w:r>
      <w:proofErr w:type="gramEnd"/>
      <w:r w:rsidRPr="00A8618B">
        <w:rPr>
          <w:rStyle w:val="SubtleEmphasis"/>
          <w:rFonts w:asciiTheme="minorHAnsi" w:hAnsiTheme="minorHAnsi" w:cstheme="minorHAnsi"/>
          <w:szCs w:val="24"/>
        </w:rPr>
        <w:t>2: Ticket |</w:t>
      </w:r>
    </w:p>
    <w:p w14:paraId="73D9FE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t1.ticketCode &amp; t2.ticketCode)!= 0</w:t>
      </w:r>
    </w:p>
    <w:p w14:paraId="0D0F84E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9D0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1768E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D4662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2: Department | departments.d1 = departments.d2 implies no c: Category | c in d1.categories and c in d2.categories</w:t>
      </w:r>
    </w:p>
    <w:p w14:paraId="1043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FF2F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6C84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//different markets have no same </w:t>
      </w:r>
      <w:proofErr w:type="spellStart"/>
      <w:r w:rsidRPr="00A8618B">
        <w:rPr>
          <w:rStyle w:val="SubtleEmphasis"/>
          <w:rFonts w:asciiTheme="minorHAnsi" w:hAnsiTheme="minorHAnsi" w:cstheme="minorHAnsi"/>
          <w:szCs w:val="24"/>
        </w:rPr>
        <w:t>QRcodeReader</w:t>
      </w:r>
      <w:proofErr w:type="spellEnd"/>
    </w:p>
    <w:p w14:paraId="5D720D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B7868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  (m1.freeExit + m1.entrances + m1.cashDesks.reader) &amp; (m2.freeExit + m2.entrances + m2.cashDesks.reader) = none</w:t>
      </w:r>
    </w:p>
    <w:p w14:paraId="553F99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F733A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D8645A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Device has a different GPS device</w:t>
      </w:r>
    </w:p>
    <w:p w14:paraId="632B98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A8439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w:t>
      </w:r>
    </w:p>
    <w:p w14:paraId="5DA8BA5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(d</w:t>
      </w:r>
      <w:proofErr w:type="gramStart"/>
      <w:r w:rsidRPr="00A8618B">
        <w:rPr>
          <w:rStyle w:val="SubtleEmphasis"/>
          <w:rFonts w:asciiTheme="minorHAnsi" w:hAnsiTheme="minorHAnsi" w:cstheme="minorHAnsi"/>
          <w:szCs w:val="24"/>
        </w:rPr>
        <w:t>1.localizationDevice</w:t>
      </w:r>
      <w:proofErr w:type="gramEnd"/>
      <w:r w:rsidRPr="00A8618B">
        <w:rPr>
          <w:rStyle w:val="SubtleEmphasis"/>
          <w:rFonts w:asciiTheme="minorHAnsi" w:hAnsiTheme="minorHAnsi" w:cstheme="minorHAnsi"/>
          <w:szCs w:val="24"/>
        </w:rPr>
        <w:t xml:space="preserve"> != none and d2.localizationDevice != none) implies d1.localizationDevice != d2.localizationDevice</w:t>
      </w:r>
    </w:p>
    <w:p w14:paraId="2D0186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EA129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7D34D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146A13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w:t>
      </w:r>
    </w:p>
    <w:p w14:paraId="44872C9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ticketManager.t) = 1</w:t>
      </w:r>
    </w:p>
    <w:p w14:paraId="10C77C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04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61C57E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eachQRCodeReader</w:t>
      </w:r>
      <w:proofErr w:type="spellEnd"/>
      <w:r w:rsidRPr="00A8618B">
        <w:rPr>
          <w:rStyle w:val="SubtleEmphasis"/>
          <w:rFonts w:asciiTheme="minorHAnsi" w:hAnsiTheme="minorHAnsi" w:cstheme="minorHAnsi"/>
          <w:szCs w:val="24"/>
        </w:rPr>
        <w:t xml:space="preserve"> is associated to a desk, an </w:t>
      </w:r>
      <w:proofErr w:type="gramStart"/>
      <w:r w:rsidRPr="00A8618B">
        <w:rPr>
          <w:rStyle w:val="SubtleEmphasis"/>
          <w:rFonts w:asciiTheme="minorHAnsi" w:hAnsiTheme="minorHAnsi" w:cstheme="minorHAnsi"/>
          <w:szCs w:val="24"/>
        </w:rPr>
        <w:t>entrance</w:t>
      </w:r>
      <w:proofErr w:type="gramEnd"/>
      <w:r w:rsidRPr="00A8618B">
        <w:rPr>
          <w:rStyle w:val="SubtleEmphasis"/>
          <w:rFonts w:asciiTheme="minorHAnsi" w:hAnsiTheme="minorHAnsi" w:cstheme="minorHAnsi"/>
          <w:szCs w:val="24"/>
        </w:rPr>
        <w:t xml:space="preserve"> or an exit</w:t>
      </w:r>
    </w:p>
    <w:p w14:paraId="686468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F04D4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freeExit.qr + </w:t>
      </w:r>
      <w:proofErr w:type="spellStart"/>
      <w:r w:rsidRPr="00A8618B">
        <w:rPr>
          <w:rStyle w:val="SubtleEmphasis"/>
          <w:rFonts w:asciiTheme="minorHAnsi" w:hAnsiTheme="minorHAnsi" w:cstheme="minorHAnsi"/>
          <w:szCs w:val="24"/>
        </w:rPr>
        <w:t>entrances.qr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reader.qr</w:t>
      </w:r>
      <w:proofErr w:type="spellEnd"/>
      <w:r w:rsidRPr="00A8618B">
        <w:rPr>
          <w:rStyle w:val="SubtleEmphasis"/>
          <w:rFonts w:asciiTheme="minorHAnsi" w:hAnsiTheme="minorHAnsi" w:cstheme="minorHAnsi"/>
          <w:szCs w:val="24"/>
        </w:rPr>
        <w:t>) = 1</w:t>
      </w:r>
    </w:p>
    <w:p w14:paraId="274EE5D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8D3BC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DEE77D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is associated to one ticket</w:t>
      </w:r>
    </w:p>
    <w:p w14:paraId="1078E34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08B2EE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ticketCode.c) = 1 </w:t>
      </w:r>
    </w:p>
    <w:p w14:paraId="536761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1643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1181C7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dispenser is associated to one market</w:t>
      </w:r>
    </w:p>
    <w:p w14:paraId="05092F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C6AE1B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td: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 xml:space="preserve"> | #(dispensers.td) = 1</w:t>
      </w:r>
    </w:p>
    <w:p w14:paraId="3B622F0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B2071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8C5D8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is associated to one market</w:t>
      </w:r>
    </w:p>
    <w:p w14:paraId="291002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6397A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cd: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 #(cashDesks.cd) = 1</w:t>
      </w:r>
    </w:p>
    <w:p w14:paraId="46279E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8F395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B38F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department is associated to one market</w:t>
      </w:r>
    </w:p>
    <w:p w14:paraId="0A8D5F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C8A2C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 Department | #(</w:t>
      </w:r>
      <w:proofErr w:type="gramStart"/>
      <w:r w:rsidRPr="00A8618B">
        <w:rPr>
          <w:rStyle w:val="SubtleEmphasis"/>
          <w:rFonts w:asciiTheme="minorHAnsi" w:hAnsiTheme="minorHAnsi" w:cstheme="minorHAnsi"/>
          <w:szCs w:val="24"/>
        </w:rPr>
        <w:t>departments.d</w:t>
      </w:r>
      <w:proofErr w:type="gramEnd"/>
      <w:r w:rsidRPr="00A8618B">
        <w:rPr>
          <w:rStyle w:val="SubtleEmphasis"/>
          <w:rFonts w:asciiTheme="minorHAnsi" w:hAnsiTheme="minorHAnsi" w:cstheme="minorHAnsi"/>
          <w:szCs w:val="24"/>
        </w:rPr>
        <w:t>) = 1</w:t>
      </w:r>
    </w:p>
    <w:p w14:paraId="0BE399F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595847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406F7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item is associated to one category</w:t>
      </w:r>
    </w:p>
    <w:p w14:paraId="5A59C2F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099E4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i: Item | #(</w:t>
      </w:r>
      <w:proofErr w:type="gramStart"/>
      <w:r w:rsidRPr="00A8618B">
        <w:rPr>
          <w:rStyle w:val="SubtleEmphasis"/>
          <w:rFonts w:asciiTheme="minorHAnsi" w:hAnsiTheme="minorHAnsi" w:cstheme="minorHAnsi"/>
          <w:szCs w:val="24"/>
        </w:rPr>
        <w:t>products.i</w:t>
      </w:r>
      <w:proofErr w:type="gramEnd"/>
      <w:r w:rsidRPr="00A8618B">
        <w:rPr>
          <w:rStyle w:val="SubtleEmphasis"/>
          <w:rFonts w:asciiTheme="minorHAnsi" w:hAnsiTheme="minorHAnsi" w:cstheme="minorHAnsi"/>
          <w:szCs w:val="24"/>
        </w:rPr>
        <w:t>) = 1</w:t>
      </w:r>
    </w:p>
    <w:p w14:paraId="6ACEFB3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w:t>
      </w:r>
    </w:p>
    <w:p w14:paraId="2188A9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2DB6DA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GPS is associated to a </w:t>
      </w:r>
      <w:proofErr w:type="spellStart"/>
      <w:r w:rsidRPr="00A8618B">
        <w:rPr>
          <w:rStyle w:val="SubtleEmphasis"/>
          <w:rFonts w:asciiTheme="minorHAnsi" w:hAnsiTheme="minorHAnsi" w:cstheme="minorHAnsi"/>
          <w:szCs w:val="24"/>
        </w:rPr>
        <w:t>SmartDevice</w:t>
      </w:r>
      <w:proofErr w:type="spellEnd"/>
    </w:p>
    <w:p w14:paraId="0709F3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23D948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g: GPS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localizationDevice.g) =1 </w:t>
      </w:r>
    </w:p>
    <w:p w14:paraId="61C8971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759F13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0871E2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is associated to a Virtual User</w:t>
      </w:r>
    </w:p>
    <w:p w14:paraId="5A9D665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36CB2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sd</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 #(userDevice.sd) =1 </w:t>
      </w:r>
    </w:p>
    <w:p w14:paraId="5BFE92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525E45" w14:textId="5DD59D6D" w:rsidR="005432E1" w:rsidRDefault="005432E1" w:rsidP="005432E1">
      <w:pPr>
        <w:pStyle w:val="ListParagraph"/>
        <w:spacing w:line="240" w:lineRule="auto"/>
        <w:ind w:left="360"/>
        <w:rPr>
          <w:rStyle w:val="SubtleEmphasis"/>
          <w:rFonts w:cstheme="minorHAnsi"/>
          <w:szCs w:val="24"/>
        </w:rPr>
      </w:pPr>
    </w:p>
    <w:p w14:paraId="564702D1"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//each category is associated at least to one department</w:t>
      </w:r>
    </w:p>
    <w:p w14:paraId="7D43E3BD" w14:textId="77777777" w:rsidR="00846914" w:rsidRPr="00846914" w:rsidRDefault="00846914" w:rsidP="00846914">
      <w:pPr>
        <w:pStyle w:val="ListParagraph"/>
        <w:spacing w:line="240" w:lineRule="auto"/>
        <w:ind w:left="360"/>
        <w:rPr>
          <w:rStyle w:val="SubtleEmphasis"/>
          <w:rFonts w:cstheme="minorHAnsi"/>
          <w:szCs w:val="24"/>
        </w:rPr>
      </w:pPr>
      <w:proofErr w:type="gramStart"/>
      <w:r w:rsidRPr="00846914">
        <w:rPr>
          <w:rStyle w:val="SubtleEmphasis"/>
          <w:rFonts w:cstheme="minorHAnsi"/>
          <w:szCs w:val="24"/>
        </w:rPr>
        <w:t>fact{</w:t>
      </w:r>
      <w:proofErr w:type="gramEnd"/>
    </w:p>
    <w:p w14:paraId="3084C55E"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all c: Category | #categories.c &gt;= 1</w:t>
      </w:r>
    </w:p>
    <w:p w14:paraId="67054459" w14:textId="70947CCA" w:rsid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w:t>
      </w:r>
    </w:p>
    <w:p w14:paraId="13B9E6BD" w14:textId="77777777" w:rsidR="00846914" w:rsidRPr="00A8618B" w:rsidRDefault="00846914" w:rsidP="005432E1">
      <w:pPr>
        <w:pStyle w:val="ListParagraph"/>
        <w:spacing w:line="240" w:lineRule="auto"/>
        <w:ind w:left="360"/>
        <w:rPr>
          <w:rStyle w:val="SubtleEmphasis"/>
          <w:rFonts w:asciiTheme="minorHAnsi" w:hAnsiTheme="minorHAnsi" w:cstheme="minorHAnsi"/>
          <w:szCs w:val="24"/>
        </w:rPr>
      </w:pPr>
    </w:p>
    <w:p w14:paraId="02F765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D05614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vt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(userVTickets.vt) = 1</w:t>
      </w:r>
    </w:p>
    <w:p w14:paraId="32719D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#(userPTickets.pt) = 1</w:t>
      </w:r>
    </w:p>
    <w:p w14:paraId="4BB37C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vs: Visit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userVisits.vs) = 1</w:t>
      </w:r>
    </w:p>
    <w:p w14:paraId="5AC447F9" w14:textId="624818E3" w:rsidR="000477F7"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15E30176" w14:textId="43089C27" w:rsidR="000477F7" w:rsidRPr="00A8618B" w:rsidRDefault="00C94560" w:rsidP="00A8618B">
      <w:pPr>
        <w:pStyle w:val="ListParagraph"/>
        <w:numPr>
          <w:ilvl w:val="0"/>
          <w:numId w:val="74"/>
        </w:numPr>
        <w:spacing w:line="240" w:lineRule="auto"/>
        <w:rPr>
          <w:rStyle w:val="SubtleEmphasis"/>
          <w:rFonts w:cstheme="minorHAnsi"/>
          <w:sz w:val="44"/>
          <w:szCs w:val="44"/>
        </w:rPr>
      </w:pPr>
      <w:r>
        <w:rPr>
          <w:rStyle w:val="SubtleEmphasis"/>
          <w:rFonts w:cstheme="minorHAnsi"/>
          <w:sz w:val="44"/>
          <w:szCs w:val="44"/>
        </w:rPr>
        <w:t>Dynamic Model</w:t>
      </w:r>
    </w:p>
    <w:p w14:paraId="4A0AB79B" w14:textId="6A2A4584"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
    <w:p w14:paraId="1832A4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//G3. User inside stores </w:t>
      </w:r>
      <w:proofErr w:type="gramStart"/>
      <w:r w:rsidRPr="00A8618B">
        <w:rPr>
          <w:rStyle w:val="SubtleEmphasis"/>
          <w:rFonts w:asciiTheme="minorHAnsi" w:hAnsiTheme="minorHAnsi" w:cstheme="minorHAnsi"/>
          <w:szCs w:val="24"/>
        </w:rPr>
        <w:t>are</w:t>
      </w:r>
      <w:proofErr w:type="gramEnd"/>
      <w:r w:rsidRPr="00A8618B">
        <w:rPr>
          <w:rStyle w:val="SubtleEmphasis"/>
          <w:rFonts w:asciiTheme="minorHAnsi" w:hAnsiTheme="minorHAnsi" w:cstheme="minorHAnsi"/>
          <w:szCs w:val="24"/>
        </w:rPr>
        <w:t xml:space="preserve"> safe</w:t>
      </w:r>
    </w:p>
    <w:p w14:paraId="69EEF0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assert </w:t>
      </w:r>
      <w:proofErr w:type="spellStart"/>
      <w:proofErr w:type="gramStart"/>
      <w:r w:rsidRPr="00A8618B">
        <w:rPr>
          <w:rStyle w:val="SubtleEmphasis"/>
          <w:rFonts w:asciiTheme="minorHAnsi" w:hAnsiTheme="minorHAnsi" w:cstheme="minorHAnsi"/>
          <w:szCs w:val="24"/>
        </w:rPr>
        <w:t>allUsersInsideStoresAreSafe</w:t>
      </w:r>
      <w:proofErr w:type="spellEnd"/>
      <w:r w:rsidRPr="00A8618B">
        <w:rPr>
          <w:rStyle w:val="SubtleEmphasis"/>
          <w:rFonts w:asciiTheme="minorHAnsi" w:hAnsiTheme="minorHAnsi" w:cstheme="minorHAnsi"/>
          <w:szCs w:val="24"/>
        </w:rPr>
        <w:t>{</w:t>
      </w:r>
      <w:proofErr w:type="gramEnd"/>
    </w:p>
    <w:p w14:paraId="0E9A5DE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u: User | </w:t>
      </w:r>
      <w:proofErr w:type="spellStart"/>
      <w:proofErr w:type="gramStart"/>
      <w:r w:rsidRPr="00A8618B">
        <w:rPr>
          <w:rStyle w:val="SubtleEmphasis"/>
          <w:rFonts w:asciiTheme="minorHAnsi" w:hAnsiTheme="minorHAnsi" w:cstheme="minorHAnsi"/>
          <w:szCs w:val="24"/>
        </w:rPr>
        <w:t>u.userStatus</w:t>
      </w:r>
      <w:proofErr w:type="spellEnd"/>
      <w:proofErr w:type="gramEnd"/>
      <w:r w:rsidRPr="00A8618B">
        <w:rPr>
          <w:rStyle w:val="SubtleEmphasis"/>
          <w:rFonts w:asciiTheme="minorHAnsi" w:hAnsiTheme="minorHAnsi" w:cstheme="minorHAnsi"/>
          <w:szCs w:val="24"/>
        </w:rPr>
        <w:t>= Safe</w:t>
      </w:r>
    </w:p>
    <w:p w14:paraId="5310E25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9C8471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5C70F6" w14:textId="68C6B271"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7</w:t>
      </w:r>
      <w:r w:rsidRPr="00A8618B">
        <w:rPr>
          <w:rStyle w:val="SubtleEmphasis"/>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6C14362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5E6E12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3FC838B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w:t>
      </w:r>
    </w:p>
    <w:p w14:paraId="7F34FF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F4BF8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109A5C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E97B4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42B2955" w14:textId="27CE1BF4"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8</w:t>
      </w:r>
      <w:r w:rsidRPr="00A8618B">
        <w:rPr>
          <w:rStyle w:val="SubtleEmphasis"/>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pUserGetsTicket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6E71FF0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2651A1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24B0BC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 m1.dispensers.distributedTickets =</w:t>
      </w:r>
      <w:proofErr w:type="spellStart"/>
      <w:r w:rsidRPr="00A8618B">
        <w:rPr>
          <w:rStyle w:val="SubtleEmphasis"/>
          <w:rFonts w:asciiTheme="minorHAnsi" w:hAnsiTheme="minorHAnsi" w:cstheme="minorHAnsi"/>
          <w:szCs w:val="24"/>
        </w:rPr>
        <w:t>m.dispensers.distributedTickets</w:t>
      </w:r>
      <w:proofErr w:type="spellEnd"/>
      <w:r w:rsidRPr="00A8618B">
        <w:rPr>
          <w:rStyle w:val="SubtleEmphasis"/>
          <w:rFonts w:asciiTheme="minorHAnsi" w:hAnsiTheme="minorHAnsi" w:cstheme="minorHAnsi"/>
          <w:szCs w:val="24"/>
        </w:rPr>
        <w:t xml:space="preserve"> + t and</w:t>
      </w:r>
    </w:p>
    <w:p w14:paraId="2B421F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2B57F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27F442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0A036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4E0A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vUserBooksVisit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d: Date]{</w:t>
      </w:r>
    </w:p>
    <w:p w14:paraId="47A425A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r w:rsidRPr="00A8618B">
        <w:rPr>
          <w:rStyle w:val="SubtleEmphasis"/>
          <w:rFonts w:asciiTheme="minorHAnsi" w:hAnsiTheme="minorHAnsi" w:cstheme="minorHAnsi"/>
          <w:szCs w:val="24"/>
        </w:rPr>
        <w:tab/>
        <w:t>(d-&gt;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m.ticketManager.availableSlots</w:t>
      </w:r>
      <w:proofErr w:type="spellEnd"/>
      <w:proofErr w:type="gramEnd"/>
      <w:r w:rsidRPr="00A8618B">
        <w:rPr>
          <w:rStyle w:val="SubtleEmphasis"/>
          <w:rFonts w:asciiTheme="minorHAnsi" w:hAnsiTheme="minorHAnsi" w:cstheme="minorHAnsi"/>
          <w:szCs w:val="24"/>
        </w:rPr>
        <w:t xml:space="preserve"> and </w:t>
      </w:r>
    </w:p>
    <w:p w14:paraId="7F4642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some v: Visit | </w:t>
      </w:r>
      <w:proofErr w:type="spellStart"/>
      <w:proofErr w:type="gramStart"/>
      <w:r w:rsidRPr="00A8618B">
        <w:rPr>
          <w:rStyle w:val="SubtleEmphasis"/>
          <w:rFonts w:asciiTheme="minorHAnsi" w:hAnsiTheme="minorHAnsi" w:cstheme="minorHAnsi"/>
          <w:szCs w:val="24"/>
        </w:rPr>
        <w:t>v.ticketDate</w:t>
      </w:r>
      <w:proofErr w:type="spellEnd"/>
      <w:proofErr w:type="gramEnd"/>
      <w:r w:rsidRPr="00A8618B">
        <w:rPr>
          <w:rStyle w:val="SubtleEmphasis"/>
          <w:rFonts w:asciiTheme="minorHAnsi" w:hAnsiTheme="minorHAnsi" w:cstheme="minorHAnsi"/>
          <w:szCs w:val="24"/>
        </w:rPr>
        <w:t xml:space="preserve"> = d and </w:t>
      </w:r>
      <w:proofErr w:type="spellStart"/>
      <w:r w:rsidRPr="00A8618B">
        <w:rPr>
          <w:rStyle w:val="SubtleEmphasis"/>
          <w:rFonts w:asciiTheme="minorHAnsi" w:hAnsiTheme="minorHAnsi" w:cstheme="minorHAnsi"/>
          <w:szCs w:val="24"/>
        </w:rPr>
        <w:t>v.ticketTimeSlot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4573F9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Start"/>
      <w:r w:rsidRPr="00A8618B">
        <w:rPr>
          <w:rStyle w:val="SubtleEmphasis"/>
          <w:rFonts w:asciiTheme="minorHAnsi" w:hAnsiTheme="minorHAnsi" w:cstheme="minorHAnsi"/>
          <w:szCs w:val="24"/>
        </w:rPr>
        <w:t>v,u</w:t>
      </w:r>
      <w:proofErr w:type="gramEnd"/>
      <w:r w:rsidRPr="00A8618B">
        <w:rPr>
          <w:rStyle w:val="SubtleEmphasis"/>
          <w:rFonts w:asciiTheme="minorHAnsi" w:hAnsiTheme="minorHAnsi" w:cstheme="minorHAnsi"/>
          <w:szCs w:val="24"/>
        </w:rPr>
        <w:t xml:space="preserve">,u1] and </w:t>
      </w:r>
      <w:proofErr w:type="spell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[v,m,m1]</w:t>
      </w:r>
      <w:r w:rsidRPr="00A8618B">
        <w:rPr>
          <w:rStyle w:val="SubtleEmphasis"/>
          <w:rFonts w:asciiTheme="minorHAnsi" w:hAnsiTheme="minorHAnsi" w:cstheme="minorHAnsi"/>
          <w:szCs w:val="24"/>
        </w:rPr>
        <w:tab/>
      </w:r>
    </w:p>
    <w:p w14:paraId="0D45304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25A1F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FFBC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//User cannot shop </w:t>
      </w:r>
      <w:proofErr w:type="spellStart"/>
      <w:r w:rsidRPr="00A8618B">
        <w:rPr>
          <w:rStyle w:val="SubtleEmphasis"/>
          <w:rFonts w:asciiTheme="minorHAnsi" w:hAnsiTheme="minorHAnsi" w:cstheme="minorHAnsi"/>
          <w:szCs w:val="24"/>
        </w:rPr>
        <w:t>whitout</w:t>
      </w:r>
      <w:proofErr w:type="spellEnd"/>
      <w:r w:rsidRPr="00A8618B">
        <w:rPr>
          <w:rStyle w:val="SubtleEmphasis"/>
          <w:rFonts w:asciiTheme="minorHAnsi" w:hAnsiTheme="minorHAnsi" w:cstheme="minorHAnsi"/>
          <w:szCs w:val="24"/>
        </w:rPr>
        <w:t xml:space="preserve"> having registered their entrance scanning </w:t>
      </w:r>
      <w:proofErr w:type="spellStart"/>
      <w:r w:rsidRPr="00A8618B">
        <w:rPr>
          <w:rStyle w:val="SubtleEmphasis"/>
          <w:rFonts w:asciiTheme="minorHAnsi" w:hAnsiTheme="minorHAnsi" w:cstheme="minorHAnsi"/>
          <w:szCs w:val="24"/>
        </w:rPr>
        <w:t>QRCode</w:t>
      </w:r>
      <w:proofErr w:type="spellEnd"/>
    </w:p>
    <w:p w14:paraId="511AF8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xml:space="preserve">assert  </w:t>
      </w:r>
      <w:proofErr w:type="spellStart"/>
      <w:r w:rsidRPr="00A8618B">
        <w:rPr>
          <w:rStyle w:val="SubtleEmphasis"/>
          <w:rFonts w:asciiTheme="minorHAnsi" w:hAnsiTheme="minorHAnsi" w:cstheme="minorHAnsi"/>
          <w:szCs w:val="24"/>
        </w:rPr>
        <w:t>noExitWithoutEntering</w:t>
      </w:r>
      <w:proofErr w:type="spellEnd"/>
      <w:proofErr w:type="gramEnd"/>
      <w:r w:rsidRPr="00A8618B">
        <w:rPr>
          <w:rStyle w:val="SubtleEmphasis"/>
          <w:rFonts w:asciiTheme="minorHAnsi" w:hAnsiTheme="minorHAnsi" w:cstheme="minorHAnsi"/>
          <w:szCs w:val="24"/>
        </w:rPr>
        <w:t>{</w:t>
      </w:r>
    </w:p>
    <w:p w14:paraId="12BF263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t: Ticket | (one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Market.cashDesks.reader</w:t>
      </w:r>
      <w:proofErr w:type="spellEnd"/>
      <w:r w:rsidRPr="00A8618B">
        <w:rPr>
          <w:rStyle w:val="SubtleEmphasis"/>
          <w:rFonts w:asciiTheme="minorHAnsi" w:hAnsiTheme="minorHAnsi" w:cstheme="minorHAnsi"/>
          <w:szCs w:val="24"/>
        </w:rPr>
        <w:t>)) and</w:t>
      </w:r>
    </w:p>
    <w:p w14:paraId="14B1FC20" w14:textId="77777777" w:rsidR="00FE4D64" w:rsidRDefault="005432E1" w:rsidP="00FE4D64">
      <w:pPr>
        <w:pStyle w:val="ListParagraph"/>
        <w:rPr>
          <w:rStyle w:val="SubtleEmphasis"/>
          <w:rFonts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Market.entrances</w:t>
      </w:r>
      <w:proofErr w:type="spellEnd"/>
    </w:p>
    <w:p w14:paraId="1236FFE4" w14:textId="08EA91EB" w:rsidR="0055768D" w:rsidRPr="00A8618B" w:rsidRDefault="005432E1" w:rsidP="00A8618B">
      <w:pPr>
        <w:pStyle w:val="ListParagraph"/>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818F746" w14:textId="45FB3FB1" w:rsidR="007F0651" w:rsidRPr="002C295C" w:rsidRDefault="0055768D" w:rsidP="00A8618B">
      <w:pPr>
        <w:pStyle w:val="ListParagraph"/>
        <w:numPr>
          <w:ilvl w:val="0"/>
          <w:numId w:val="74"/>
        </w:numPr>
        <w:rPr>
          <w:rStyle w:val="SubtleEmphasis"/>
          <w:sz w:val="44"/>
          <w:szCs w:val="44"/>
        </w:rPr>
      </w:pPr>
      <w:r>
        <w:rPr>
          <w:rStyle w:val="SubtleEmphasis"/>
          <w:sz w:val="44"/>
          <w:szCs w:val="44"/>
        </w:rPr>
        <w:t>Results</w:t>
      </w:r>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p>
    <w:p w14:paraId="34FA60B2" w14:textId="7B0BEB45" w:rsidR="003448DF" w:rsidRDefault="0055768D" w:rsidP="00FE4D64">
      <w:pPr>
        <w:pStyle w:val="ListParagraph"/>
        <w:spacing w:line="240" w:lineRule="auto"/>
        <w:ind w:left="360"/>
        <w:rPr>
          <w:rStyle w:val="SubtleEmphasis"/>
          <w:rFonts w:cstheme="minorHAnsi"/>
          <w:szCs w:val="24"/>
        </w:rPr>
      </w:pPr>
      <w:commentRangeStart w:id="71"/>
      <w:proofErr w:type="spellStart"/>
      <w:r w:rsidRPr="00B20E3B">
        <w:rPr>
          <w:rStyle w:val="SubtleEmphasis"/>
          <w:rFonts w:cstheme="minorHAnsi"/>
          <w:szCs w:val="24"/>
        </w:rPr>
        <w:t>StoreManager</w:t>
      </w:r>
      <w:commentRangeEnd w:id="71"/>
      <w:r>
        <w:rPr>
          <w:rStyle w:val="CommentReference"/>
        </w:rPr>
        <w:commentReference w:id="71"/>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p>
    <w:p w14:paraId="134DB4C6" w14:textId="77777777" w:rsidR="00FE4D64" w:rsidRPr="00E670C8" w:rsidRDefault="00FE4D64" w:rsidP="00E670C8">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lastRenderedPageBreak/>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t xml:space="preserve">Here we report </w:t>
      </w:r>
      <w:r w:rsidR="00B0240C">
        <w:rPr>
          <w:rStyle w:val="SubtleEmphasis"/>
          <w:sz w:val="28"/>
          <w:szCs w:val="28"/>
        </w:rPr>
        <w:t>a simple and a more complex world generated by the alloy model.</w:t>
      </w:r>
    </w:p>
    <w:p w14:paraId="6164EA24" w14:textId="45051CA7"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7028FD72" w:rsidR="00ED49B8" w:rsidRDefault="00FD1CFE"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61FFEEB7" w:rsidR="00A604EB" w:rsidRPr="00E670C8" w:rsidRDefault="00A604EB" w:rsidP="00A8618B">
      <w:pPr>
        <w:spacing w:line="240" w:lineRule="auto"/>
        <w:rPr>
          <w:rStyle w:val="SubtleEmphasis"/>
          <w:sz w:val="28"/>
          <w:szCs w:val="28"/>
        </w:rPr>
      </w:pPr>
    </w:p>
    <w:p w14:paraId="0B7DD446" w14:textId="40B320F3" w:rsidR="00B63CFA" w:rsidRPr="00A8618B" w:rsidRDefault="00B63CFA" w:rsidP="00A8618B">
      <w:pPr>
        <w:pStyle w:val="ListParagraph"/>
        <w:spacing w:line="240" w:lineRule="auto"/>
        <w:rPr>
          <w:rStyle w:val="SubtleEmphasis"/>
          <w:sz w:val="28"/>
          <w:szCs w:val="28"/>
        </w:rPr>
      </w:pPr>
    </w:p>
    <w:p w14:paraId="18E9138F" w14:textId="100EC1CA" w:rsidR="00B339C9" w:rsidRDefault="00B339C9" w:rsidP="00B339C9">
      <w:pPr>
        <w:spacing w:line="240" w:lineRule="auto"/>
        <w:rPr>
          <w:rStyle w:val="SubtleEmphasis"/>
          <w:sz w:val="44"/>
          <w:szCs w:val="44"/>
        </w:rPr>
      </w:pPr>
    </w:p>
    <w:p w14:paraId="3CC44EA2" w14:textId="2B6BB172" w:rsidR="00A604EB" w:rsidRDefault="00A604EB" w:rsidP="00B339C9">
      <w:pPr>
        <w:spacing w:line="240" w:lineRule="auto"/>
        <w:rPr>
          <w:rStyle w:val="SubtleEmphasis"/>
          <w:sz w:val="44"/>
          <w:szCs w:val="44"/>
        </w:rPr>
      </w:pPr>
    </w:p>
    <w:p w14:paraId="4FF2F7C8" w14:textId="6680915C" w:rsidR="00A604EB" w:rsidRPr="002C295C" w:rsidRDefault="00A604EB" w:rsidP="00A8618B">
      <w:pPr>
        <w:spacing w:line="240" w:lineRule="auto"/>
        <w:rPr>
          <w:rStyle w:val="SubtleEmphasis"/>
          <w:sz w:val="44"/>
          <w:szCs w:val="44"/>
        </w:rPr>
      </w:pPr>
    </w:p>
    <w:p w14:paraId="3D1891D5" w14:textId="177205F6" w:rsidR="007E3870" w:rsidRDefault="007E3870" w:rsidP="00A8618B">
      <w:pPr>
        <w:pStyle w:val="ListParagraph"/>
        <w:spacing w:line="240" w:lineRule="auto"/>
        <w:rPr>
          <w:rStyle w:val="SubtleEmphasis"/>
          <w:sz w:val="44"/>
          <w:szCs w:val="44"/>
        </w:rPr>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t>
      </w:r>
      <w:proofErr w:type="gramStart"/>
      <w:r w:rsidRPr="00151143">
        <w:rPr>
          <w:rStyle w:val="SubtleEmphasis"/>
          <w:i w:val="0"/>
          <w:szCs w:val="24"/>
        </w:rPr>
        <w:t>week :</w:t>
      </w:r>
      <w:proofErr w:type="gramEnd"/>
      <w:r w:rsidRPr="00151143">
        <w:rPr>
          <w:rStyle w:val="SubtleEmphasis"/>
          <w:i w:val="0"/>
          <w:szCs w:val="24"/>
        </w:rPr>
        <w:t xml:space="preserve"> </w:t>
      </w:r>
      <w:hyperlink r:id="rId36"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w:t>
      </w:r>
      <w:proofErr w:type="gramStart"/>
      <w:r>
        <w:rPr>
          <w:rStyle w:val="SubtleEmphasis"/>
          <w:i w:val="0"/>
          <w:szCs w:val="24"/>
        </w:rPr>
        <w:t>Milan:</w:t>
      </w:r>
      <w:proofErr w:type="gramEnd"/>
      <w:r>
        <w:rPr>
          <w:rStyle w:val="SubtleEmphasis"/>
          <w:i w:val="0"/>
          <w:szCs w:val="24"/>
        </w:rPr>
        <w:t xml:space="preserve"> </w:t>
      </w:r>
      <w:hyperlink r:id="rId37"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8"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9"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w:t>
      </w:r>
      <w:proofErr w:type="gramStart"/>
      <w:r>
        <w:rPr>
          <w:rStyle w:val="SubtleEmphasis"/>
          <w:i w:val="0"/>
          <w:szCs w:val="24"/>
        </w:rPr>
        <w:t>Italy:</w:t>
      </w:r>
      <w:proofErr w:type="gramEnd"/>
      <w:r>
        <w:rPr>
          <w:rStyle w:val="SubtleEmphasis"/>
          <w:i w:val="0"/>
          <w:szCs w:val="24"/>
        </w:rPr>
        <w:t xml:space="preserve"> </w:t>
      </w:r>
      <w:hyperlink r:id="rId40"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33516" w:rsidRDefault="00333516">
      <w:pPr>
        <w:pStyle w:val="CommentText"/>
      </w:pPr>
      <w:r>
        <w:rPr>
          <w:rStyle w:val="CommentReference"/>
        </w:rPr>
        <w:annotationRef/>
      </w:r>
      <w:r>
        <w:t xml:space="preserve">Job? Implementation seems like the wrong term to use too… </w:t>
      </w:r>
    </w:p>
  </w:comment>
  <w:comment w:id="1" w:author="Etion Pinari" w:date="2020-11-18T21:26:00Z" w:initials="EP">
    <w:p w14:paraId="731B2856" w14:textId="3400E75B" w:rsidR="00333516" w:rsidRPr="00417F4B" w:rsidRDefault="00333516">
      <w:pPr>
        <w:pStyle w:val="CommentText"/>
      </w:pPr>
      <w:r>
        <w:rPr>
          <w:rStyle w:val="CommentReference"/>
        </w:rPr>
        <w:annotationRef/>
      </w:r>
      <w:r w:rsidRPr="00417F4B">
        <w:t>To be defined</w:t>
      </w:r>
    </w:p>
  </w:comment>
  <w:comment w:id="2" w:author="Giorgio Romeo" w:date="2020-11-23T23:19:00Z" w:initials="GR">
    <w:p w14:paraId="11C1CFDA" w14:textId="3ADBC08A" w:rsidR="00333516" w:rsidRDefault="00333516">
      <w:pPr>
        <w:pStyle w:val="CommentText"/>
      </w:pPr>
      <w:r>
        <w:rPr>
          <w:rStyle w:val="CommentReference"/>
        </w:rPr>
        <w:annotationRef/>
      </w:r>
      <w:r>
        <w:t>The system asks before the time or the supermarket?</w:t>
      </w:r>
      <w:r>
        <w:annotationRef/>
      </w:r>
    </w:p>
  </w:comment>
  <w:comment w:id="3" w:author="Etion Pinari" w:date="2020-12-01T19:50:00Z" w:initials="EP">
    <w:p w14:paraId="37402E43" w14:textId="0C4A4375" w:rsidR="00333516" w:rsidRDefault="00333516">
      <w:r>
        <w:t>Irrelevant, he can choose either way.</w:t>
      </w:r>
      <w:r>
        <w:annotationRef/>
      </w:r>
    </w:p>
  </w:comment>
  <w:comment w:id="4" w:author="Etion Pinari" w:date="2020-11-18T21:26:00Z" w:initials="EP">
    <w:p w14:paraId="66501ED4" w14:textId="57D074BC" w:rsidR="00333516" w:rsidRDefault="00333516">
      <w:pPr>
        <w:pStyle w:val="CommentText"/>
      </w:pPr>
      <w:r>
        <w:rPr>
          <w:rStyle w:val="CommentReference"/>
        </w:rPr>
        <w:annotationRef/>
      </w:r>
      <w:r>
        <w:t>To be reworded</w:t>
      </w:r>
      <w:r>
        <w:annotationRef/>
      </w:r>
    </w:p>
  </w:comment>
  <w:comment w:id="5" w:author="Etion Pinari" w:date="2020-12-01T19:49:00Z" w:initials="EP">
    <w:p w14:paraId="2264F08C" w14:textId="3BCE8C87" w:rsidR="00333516" w:rsidRDefault="00333516">
      <w:r>
        <w:t>First definition is fine</w:t>
      </w:r>
      <w:r>
        <w:annotationRef/>
      </w:r>
    </w:p>
  </w:comment>
  <w:comment w:id="6" w:author="Giorgio Romeo" w:date="2020-11-20T12:06:00Z" w:initials="GR">
    <w:p w14:paraId="1EBD6F0D" w14:textId="35E0911E" w:rsidR="00333516" w:rsidRDefault="00333516">
      <w:pPr>
        <w:pStyle w:val="CommentText"/>
      </w:pPr>
      <w:r>
        <w:rPr>
          <w:rStyle w:val="CommentReference"/>
        </w:rPr>
        <w:annotationRef/>
      </w:r>
      <w:r>
        <w:t>Maybe it is better to be more generic, e.g., devices.</w:t>
      </w:r>
    </w:p>
  </w:comment>
  <w:comment w:id="7" w:author="Etion Pinari" w:date="2020-12-01T19:50:00Z" w:initials="EP">
    <w:p w14:paraId="3E7309B9" w14:textId="5C08564F" w:rsidR="00333516" w:rsidRDefault="00333516">
      <w:r>
        <w:t>Agreed</w:t>
      </w:r>
      <w:r>
        <w:annotationRef/>
      </w:r>
    </w:p>
  </w:comment>
  <w:comment w:id="8" w:author="Giorgio Romeo" w:date="2020-11-20T12:20:00Z" w:initials="GR">
    <w:p w14:paraId="6E56230A" w14:textId="3E80FD88" w:rsidR="00333516" w:rsidRDefault="00333516">
      <w:pPr>
        <w:pStyle w:val="CommentText"/>
      </w:pPr>
      <w:r>
        <w:rPr>
          <w:rStyle w:val="CommentReference"/>
        </w:rPr>
        <w:annotationRef/>
      </w:r>
      <w:r>
        <w:t>We could describe the case in which he pays in the automated machines and exits through the turnstiles</w:t>
      </w:r>
    </w:p>
  </w:comment>
  <w:comment w:id="9" w:author="Etion Pinari" w:date="2020-11-21T18:24:00Z" w:initials="EP">
    <w:p w14:paraId="25875F96" w14:textId="215EEE10" w:rsidR="00333516" w:rsidRPr="00AC7136" w:rsidRDefault="00333516">
      <w:pPr>
        <w:pStyle w:val="CommentText"/>
      </w:pPr>
      <w:r>
        <w:rPr>
          <w:rStyle w:val="CommentReference"/>
        </w:rPr>
        <w:annotationRef/>
      </w:r>
      <w:r w:rsidRPr="00AC7136">
        <w:t>More? Less?</w:t>
      </w:r>
      <w:r>
        <w:annotationRef/>
      </w:r>
    </w:p>
  </w:comment>
  <w:comment w:id="10" w:author="Giorgio Romeo" w:date="2020-12-07T00:15:00Z" w:initials="GR">
    <w:p w14:paraId="7048EE00" w14:textId="09FD328E" w:rsidR="00333516" w:rsidRDefault="00333516">
      <w:pPr>
        <w:pStyle w:val="CommentText"/>
      </w:pPr>
      <w:r>
        <w:rPr>
          <w:rStyle w:val="CommentReference"/>
        </w:rPr>
        <w:annotationRef/>
      </w:r>
      <w:proofErr w:type="spellStart"/>
      <w:r>
        <w:t>Va</w:t>
      </w:r>
      <w:proofErr w:type="spellEnd"/>
      <w:r>
        <w:t xml:space="preserve"> bene?</w:t>
      </w:r>
    </w:p>
  </w:comment>
  <w:comment w:id="11" w:author="Etion Pinari [2]" w:date="2020-12-10T18:46:00Z" w:initials="EP">
    <w:p w14:paraId="13F883B9" w14:textId="7BFF849F" w:rsidR="00333516" w:rsidRDefault="00333516">
      <w:pPr>
        <w:pStyle w:val="CommentText"/>
      </w:pPr>
      <w:r>
        <w:rPr>
          <w:rStyle w:val="CommentReference"/>
        </w:rPr>
        <w:annotationRef/>
      </w:r>
      <w:r>
        <w:t>yah</w:t>
      </w:r>
    </w:p>
  </w:comment>
  <w:comment w:id="13" w:author="Etion Pinari [2]" w:date="2020-12-10T18:48:00Z" w:initials="EP">
    <w:p w14:paraId="194E8ABB" w14:textId="77777777" w:rsidR="00333516" w:rsidRDefault="00333516">
      <w:pPr>
        <w:pStyle w:val="CommentText"/>
      </w:pPr>
      <w:r>
        <w:rPr>
          <w:rStyle w:val="CommentReference"/>
        </w:rPr>
        <w:annotationRef/>
      </w:r>
      <w:r>
        <w:t>Before: “useless”</w:t>
      </w:r>
    </w:p>
    <w:p w14:paraId="6A5535FA" w14:textId="2E0CB37B" w:rsidR="00333516" w:rsidRDefault="00333516">
      <w:pPr>
        <w:pStyle w:val="CommentText"/>
      </w:pPr>
      <w:r>
        <w:t xml:space="preserve">Imo </w:t>
      </w:r>
      <w:proofErr w:type="spellStart"/>
      <w:r>
        <w:t>unusuable</w:t>
      </w:r>
      <w:proofErr w:type="spellEnd"/>
      <w:r>
        <w:t xml:space="preserve"> is more precise</w:t>
      </w:r>
    </w:p>
  </w:comment>
  <w:comment w:id="12" w:author="Giorgio Romeo" w:date="2020-12-08T15:44:00Z" w:initials="GR">
    <w:p w14:paraId="3BBA69E6" w14:textId="4103EE59" w:rsidR="00333516" w:rsidRPr="00182C8C" w:rsidRDefault="00333516">
      <w:pPr>
        <w:pStyle w:val="CommentText"/>
      </w:pPr>
      <w:r>
        <w:rPr>
          <w:rStyle w:val="CommentReference"/>
        </w:rPr>
        <w:annotationRef/>
      </w:r>
      <w:r w:rsidRPr="00182C8C">
        <w:t>Modified</w:t>
      </w:r>
    </w:p>
  </w:comment>
  <w:comment w:id="14" w:author="Etion Pinari [2]" w:date="2020-12-07T20:05:00Z" w:initials="EP">
    <w:p w14:paraId="6A903B12" w14:textId="77777777" w:rsidR="00333516" w:rsidRPr="00207E23" w:rsidRDefault="00333516">
      <w:pPr>
        <w:pStyle w:val="CommentText"/>
        <w:rPr>
          <w:lang w:val="it-IT"/>
        </w:rPr>
      </w:pPr>
      <w:r>
        <w:rPr>
          <w:rStyle w:val="CommentReference"/>
        </w:rPr>
        <w:annotationRef/>
      </w:r>
      <w:r w:rsidRPr="00207E23">
        <w:rPr>
          <w:lang w:val="it-IT"/>
        </w:rPr>
        <w:t>Nuovi</w:t>
      </w:r>
    </w:p>
    <w:p w14:paraId="56B84908" w14:textId="44EA461A" w:rsidR="00333516" w:rsidRPr="00207E23" w:rsidRDefault="00333516">
      <w:pPr>
        <w:pStyle w:val="CommentText"/>
        <w:rPr>
          <w:lang w:val="it-IT"/>
        </w:rPr>
      </w:pPr>
    </w:p>
  </w:comment>
  <w:comment w:id="16" w:author="Cristian Sbrolli" w:date="2020-12-05T03:34:00Z" w:initials="CS">
    <w:p w14:paraId="3B37E5DA" w14:textId="57F26199" w:rsidR="00333516" w:rsidRPr="007E288D" w:rsidRDefault="0033351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5" w:author="Etion Pinari [2]" w:date="2020-12-06T19:13:00Z" w:initials="EP">
    <w:p w14:paraId="53230B4F" w14:textId="25502E2C" w:rsidR="00333516" w:rsidRPr="005C40A6" w:rsidRDefault="00333516">
      <w:pPr>
        <w:pStyle w:val="CommentText"/>
        <w:rPr>
          <w:lang w:val="it-IT"/>
        </w:rPr>
      </w:pPr>
      <w:r>
        <w:rPr>
          <w:rStyle w:val="CommentReference"/>
        </w:rPr>
        <w:annotationRef/>
      </w:r>
      <w:r w:rsidRPr="005C40A6">
        <w:rPr>
          <w:lang w:val="it-IT"/>
        </w:rPr>
        <w:t>t</w:t>
      </w:r>
    </w:p>
  </w:comment>
  <w:comment w:id="17" w:author="Etion Pinari [2]" w:date="2020-12-07T19:14:00Z" w:initials="EP">
    <w:p w14:paraId="57A57DC8" w14:textId="12EBD214" w:rsidR="00333516" w:rsidRPr="00656675" w:rsidRDefault="0033351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18" w:author="Etion Pinari [2]" w:date="2020-12-03T23:08:00Z" w:initials="EP">
    <w:p w14:paraId="7B753B08" w14:textId="77777777" w:rsidR="00333516" w:rsidRDefault="00333516" w:rsidP="00EE2C0E">
      <w:pPr>
        <w:pStyle w:val="CommentText"/>
      </w:pPr>
      <w:r>
        <w:rPr>
          <w:rStyle w:val="CommentReference"/>
        </w:rPr>
        <w:annotationRef/>
      </w:r>
      <w:r>
        <w:t>Necessary for algorithm not for RASD</w:t>
      </w:r>
    </w:p>
  </w:comment>
  <w:comment w:id="19" w:author="Etion Pinari [2]" w:date="2020-12-06T19:59:00Z" w:initials="EP">
    <w:p w14:paraId="5B6699DD" w14:textId="77777777" w:rsidR="00333516" w:rsidRDefault="00333516" w:rsidP="00EE2C0E">
      <w:pPr>
        <w:pStyle w:val="CommentText"/>
      </w:pPr>
      <w:r>
        <w:rPr>
          <w:rStyle w:val="CommentReference"/>
        </w:rPr>
        <w:annotationRef/>
      </w:r>
      <w:r>
        <w:t>Street</w:t>
      </w:r>
    </w:p>
  </w:comment>
  <w:comment w:id="20" w:author="Cristian Sbrolli" w:date="2020-11-26T21:18:00Z" w:initials="CS">
    <w:p w14:paraId="7A5571A4" w14:textId="2B2988EC" w:rsidR="00333516" w:rsidRDefault="00333516">
      <w:pPr>
        <w:pStyle w:val="CommentText"/>
      </w:pPr>
      <w:r>
        <w:rPr>
          <w:rStyle w:val="CommentReference"/>
        </w:rPr>
        <w:annotationRef/>
      </w:r>
      <w:r>
        <w:t>Only ticket or book a visit too?</w:t>
      </w:r>
    </w:p>
  </w:comment>
  <w:comment w:id="21" w:author="Cristian Sbrolli" w:date="2020-11-26T21:49:00Z" w:initials="CS">
    <w:p w14:paraId="78126874" w14:textId="27E2263B" w:rsidR="00333516" w:rsidRDefault="00333516">
      <w:pPr>
        <w:pStyle w:val="CommentText"/>
      </w:pPr>
      <w:r>
        <w:rPr>
          <w:rStyle w:val="CommentReference"/>
        </w:rPr>
        <w:annotationRef/>
      </w:r>
      <w:r>
        <w:t>Or some sort or VPN?</w:t>
      </w:r>
    </w:p>
  </w:comment>
  <w:comment w:id="23" w:author="Etion Pinari [2]" w:date="2020-12-03T20:36:00Z" w:initials="EP">
    <w:p w14:paraId="3AEE6C41" w14:textId="77777777" w:rsidR="00333516" w:rsidRDefault="00333516" w:rsidP="00417F4B">
      <w:pPr>
        <w:pStyle w:val="CommentText"/>
      </w:pPr>
      <w:r>
        <w:rPr>
          <w:rStyle w:val="CommentReference"/>
        </w:rPr>
        <w:annotationRef/>
      </w:r>
      <w:r>
        <w:t xml:space="preserve"> New as of 3 December 2020</w:t>
      </w:r>
    </w:p>
  </w:comment>
  <w:comment w:id="24" w:author="Etion Pinari [2]" w:date="2020-12-03T21:41:00Z" w:initials="EP">
    <w:p w14:paraId="67BBE030" w14:textId="77777777" w:rsidR="00333516" w:rsidRDefault="00333516" w:rsidP="00417F4B">
      <w:pPr>
        <w:pStyle w:val="CommentText"/>
      </w:pPr>
      <w:r>
        <w:rPr>
          <w:rStyle w:val="CommentReference"/>
        </w:rPr>
        <w:annotationRef/>
      </w:r>
      <w:r>
        <w:t xml:space="preserve">And their </w:t>
      </w:r>
      <w:proofErr w:type="spellStart"/>
      <w:r>
        <w:t>qr</w:t>
      </w:r>
      <w:proofErr w:type="spellEnd"/>
      <w:r>
        <w:t xml:space="preserve"> codes (?)</w:t>
      </w:r>
    </w:p>
  </w:comment>
  <w:comment w:id="25" w:author="Etion Pinari [2]" w:date="2020-12-11T13:13:00Z" w:initials="EP">
    <w:p w14:paraId="4F4589EF" w14:textId="1FFC4069" w:rsidR="00DC7F1F" w:rsidRDefault="00DC7F1F">
      <w:pPr>
        <w:pStyle w:val="CommentText"/>
      </w:pPr>
      <w:r>
        <w:rPr>
          <w:rStyle w:val="CommentReference"/>
        </w:rPr>
        <w:annotationRef/>
      </w:r>
      <w:r>
        <w:t>Previously: phone</w:t>
      </w:r>
    </w:p>
  </w:comment>
  <w:comment w:id="28" w:author="Etion Pinari [2]" w:date="2020-12-08T11:09:00Z" w:initials="EP">
    <w:p w14:paraId="2D9484D4" w14:textId="77777777" w:rsidR="00333516" w:rsidRDefault="00333516" w:rsidP="00417F4B">
      <w:pPr>
        <w:pStyle w:val="CommentText"/>
      </w:pPr>
      <w:r>
        <w:rPr>
          <w:rStyle w:val="CommentReference"/>
        </w:rPr>
        <w:annotationRef/>
      </w:r>
      <w:r>
        <w:t xml:space="preserve">Difference between normal ticket and book a visit function </w:t>
      </w:r>
    </w:p>
  </w:comment>
  <w:comment w:id="29" w:author="Etion Pinari [2]" w:date="2020-12-03T20:30:00Z" w:initials="EP">
    <w:p w14:paraId="35B8885E" w14:textId="77777777" w:rsidR="00333516" w:rsidRDefault="00333516" w:rsidP="00417F4B">
      <w:pPr>
        <w:pStyle w:val="CommentText"/>
      </w:pPr>
      <w:r>
        <w:rPr>
          <w:rStyle w:val="CommentReference"/>
        </w:rPr>
        <w:annotationRef/>
      </w:r>
      <w:r>
        <w:t>New as of 03 Dec</w:t>
      </w:r>
    </w:p>
  </w:comment>
  <w:comment w:id="30" w:author="Etion Pinari [2]" w:date="2020-12-03T22:27:00Z" w:initials="EP">
    <w:p w14:paraId="03543F57" w14:textId="77777777" w:rsidR="00333516" w:rsidRDefault="00333516"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31" w:author="Etion Pinari [2]" w:date="2020-12-03T20:30:00Z" w:initials="EP">
    <w:p w14:paraId="520EA121" w14:textId="77777777" w:rsidR="00333516" w:rsidRDefault="00333516" w:rsidP="00417F4B">
      <w:pPr>
        <w:pStyle w:val="CommentText"/>
      </w:pPr>
      <w:r>
        <w:rPr>
          <w:rStyle w:val="CommentReference"/>
        </w:rPr>
        <w:annotationRef/>
      </w:r>
      <w:r>
        <w:t>New as of 03 Dec</w:t>
      </w:r>
    </w:p>
  </w:comment>
  <w:comment w:id="32" w:author="Etion Pinari [2]" w:date="2020-12-06T19:50:00Z" w:initials="EP">
    <w:p w14:paraId="1648557F" w14:textId="77777777" w:rsidR="00333516" w:rsidRDefault="00333516" w:rsidP="00417F4B">
      <w:pPr>
        <w:pStyle w:val="CommentText"/>
      </w:pPr>
      <w:r>
        <w:rPr>
          <w:rStyle w:val="CommentReference"/>
        </w:rPr>
        <w:annotationRef/>
      </w:r>
      <w:r>
        <w:t>LOCKS AFTEWARDS</w:t>
      </w:r>
    </w:p>
  </w:comment>
  <w:comment w:id="33" w:author="Etion Pinari [2]" w:date="2020-12-06T20:27:00Z" w:initials="EP">
    <w:p w14:paraId="70049FD5" w14:textId="77777777" w:rsidR="00333516" w:rsidRDefault="00333516" w:rsidP="00417F4B">
      <w:pPr>
        <w:pStyle w:val="CommentText"/>
      </w:pPr>
      <w:r>
        <w:rPr>
          <w:rStyle w:val="CommentReference"/>
        </w:rPr>
        <w:annotationRef/>
      </w:r>
      <w:r>
        <w:t>Add shared phenomena</w:t>
      </w:r>
    </w:p>
  </w:comment>
  <w:comment w:id="35" w:author="Etion Pinari [2]" w:date="2020-12-06T20:50:00Z" w:initials="EP">
    <w:p w14:paraId="738A28C2" w14:textId="77777777" w:rsidR="00333516" w:rsidRDefault="00333516" w:rsidP="00417F4B">
      <w:pPr>
        <w:pStyle w:val="CommentText"/>
      </w:pPr>
      <w:r>
        <w:rPr>
          <w:rStyle w:val="CommentReference"/>
        </w:rPr>
        <w:annotationRef/>
      </w:r>
      <w:r>
        <w:t>New, wording is to check</w:t>
      </w:r>
    </w:p>
  </w:comment>
  <w:comment w:id="34" w:author="Etion Pinari [2]" w:date="2020-12-07T19:15:00Z" w:initials="EP">
    <w:p w14:paraId="164A7DAF" w14:textId="77777777" w:rsidR="00333516" w:rsidRDefault="00333516" w:rsidP="00417F4B">
      <w:pPr>
        <w:pStyle w:val="CommentText"/>
      </w:pPr>
      <w:r>
        <w:rPr>
          <w:rStyle w:val="CommentReference"/>
        </w:rPr>
        <w:annotationRef/>
      </w:r>
      <w:r>
        <w:t>Added another FR r18</w:t>
      </w:r>
    </w:p>
  </w:comment>
  <w:comment w:id="36" w:author="Etion Pinari [2]" w:date="2020-12-07T19:26:00Z" w:initials="EP">
    <w:p w14:paraId="42C468EF" w14:textId="77777777" w:rsidR="00333516" w:rsidRDefault="00333516" w:rsidP="00417F4B">
      <w:pPr>
        <w:pStyle w:val="CommentText"/>
      </w:pPr>
      <w:r>
        <w:rPr>
          <w:rStyle w:val="CommentReference"/>
        </w:rPr>
        <w:annotationRef/>
      </w:r>
      <w:r>
        <w:t>Check wording</w:t>
      </w:r>
    </w:p>
  </w:comment>
  <w:comment w:id="37" w:author="Etion Pinari [2]" w:date="2020-12-03T20:30:00Z" w:initials="EP">
    <w:p w14:paraId="03FA61CF" w14:textId="77777777" w:rsidR="00333516" w:rsidRDefault="00333516" w:rsidP="00417F4B">
      <w:pPr>
        <w:pStyle w:val="CommentText"/>
      </w:pPr>
      <w:r>
        <w:rPr>
          <w:rStyle w:val="CommentReference"/>
        </w:rPr>
        <w:annotationRef/>
      </w:r>
      <w:r>
        <w:t>New as of 03 Dec</w:t>
      </w:r>
    </w:p>
  </w:comment>
  <w:comment w:id="38" w:author="Etion Pinari [2]" w:date="2020-12-03T22:27:00Z" w:initials="EP">
    <w:p w14:paraId="3786F287" w14:textId="77777777" w:rsidR="00333516" w:rsidRDefault="00333516"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39" w:author="Etion Pinari [2]" w:date="2020-12-03T20:30:00Z" w:initials="EP">
    <w:p w14:paraId="4F1304F3" w14:textId="77777777" w:rsidR="00333516" w:rsidRDefault="00333516" w:rsidP="00417F4B">
      <w:pPr>
        <w:pStyle w:val="CommentText"/>
      </w:pPr>
      <w:r>
        <w:rPr>
          <w:rStyle w:val="CommentReference"/>
        </w:rPr>
        <w:annotationRef/>
      </w:r>
      <w:r>
        <w:t>New as of 03 Dec</w:t>
      </w:r>
    </w:p>
  </w:comment>
  <w:comment w:id="40" w:author="Etion Pinari [2]" w:date="2020-12-06T19:50:00Z" w:initials="EP">
    <w:p w14:paraId="27B1CB4D" w14:textId="77777777" w:rsidR="00333516" w:rsidRDefault="00333516" w:rsidP="00417F4B">
      <w:pPr>
        <w:pStyle w:val="CommentText"/>
      </w:pPr>
      <w:r>
        <w:rPr>
          <w:rStyle w:val="CommentReference"/>
        </w:rPr>
        <w:annotationRef/>
      </w:r>
      <w:r>
        <w:t>LOCKS AFTEWARDS</w:t>
      </w:r>
    </w:p>
  </w:comment>
  <w:comment w:id="41" w:author="Etion Pinari [2]" w:date="2020-12-06T20:27:00Z" w:initials="EP">
    <w:p w14:paraId="6AD10776" w14:textId="77777777" w:rsidR="00333516" w:rsidRDefault="00333516" w:rsidP="00417F4B">
      <w:pPr>
        <w:pStyle w:val="CommentText"/>
      </w:pPr>
      <w:r>
        <w:rPr>
          <w:rStyle w:val="CommentReference"/>
        </w:rPr>
        <w:annotationRef/>
      </w:r>
      <w:r>
        <w:t>Add shared phenomena</w:t>
      </w:r>
    </w:p>
  </w:comment>
  <w:comment w:id="42" w:author="Etion Pinari [2]" w:date="2020-12-03T20:30:00Z" w:initials="EP">
    <w:p w14:paraId="70182670" w14:textId="77777777" w:rsidR="00333516" w:rsidRDefault="00333516" w:rsidP="00417F4B">
      <w:pPr>
        <w:pStyle w:val="CommentText"/>
      </w:pPr>
      <w:r>
        <w:rPr>
          <w:rStyle w:val="CommentReference"/>
        </w:rPr>
        <w:annotationRef/>
      </w:r>
      <w:r>
        <w:t>New as of 03 Dec</w:t>
      </w:r>
    </w:p>
  </w:comment>
  <w:comment w:id="43" w:author="Etion Pinari [2]" w:date="2020-12-06T19:50:00Z" w:initials="EP">
    <w:p w14:paraId="6987782B" w14:textId="77777777" w:rsidR="00333516" w:rsidRDefault="00333516" w:rsidP="00417F4B">
      <w:pPr>
        <w:pStyle w:val="CommentText"/>
      </w:pPr>
      <w:r>
        <w:rPr>
          <w:rStyle w:val="CommentReference"/>
        </w:rPr>
        <w:annotationRef/>
      </w:r>
      <w:r>
        <w:t>LOCKS AFTEWARDS</w:t>
      </w:r>
    </w:p>
  </w:comment>
  <w:comment w:id="44" w:author="Etion Pinari [2]" w:date="2020-12-06T20:27:00Z" w:initials="EP">
    <w:p w14:paraId="0D19EF9A" w14:textId="77777777" w:rsidR="00333516" w:rsidRDefault="00333516" w:rsidP="00417F4B">
      <w:pPr>
        <w:pStyle w:val="CommentText"/>
      </w:pPr>
      <w:r>
        <w:rPr>
          <w:rStyle w:val="CommentReference"/>
        </w:rPr>
        <w:annotationRef/>
      </w:r>
      <w:r>
        <w:t>Add shared phenomena</w:t>
      </w:r>
    </w:p>
  </w:comment>
  <w:comment w:id="45" w:author="Etion Pinari [2]" w:date="2020-12-06T20:27:00Z" w:initials="EP">
    <w:p w14:paraId="3709A297" w14:textId="77777777" w:rsidR="00333516" w:rsidRDefault="00333516" w:rsidP="00417F4B">
      <w:pPr>
        <w:pStyle w:val="CommentText"/>
      </w:pPr>
      <w:r>
        <w:rPr>
          <w:rStyle w:val="CommentReference"/>
        </w:rPr>
        <w:annotationRef/>
      </w:r>
      <w:r>
        <w:t>Add shared phenomena</w:t>
      </w:r>
    </w:p>
  </w:comment>
  <w:comment w:id="46" w:author="Etion Pinari [2]" w:date="2020-12-06T20:27:00Z" w:initials="EP">
    <w:p w14:paraId="07AF44D0" w14:textId="77777777" w:rsidR="00333516" w:rsidRDefault="00333516" w:rsidP="00417F4B">
      <w:pPr>
        <w:pStyle w:val="CommentText"/>
      </w:pPr>
      <w:r>
        <w:rPr>
          <w:rStyle w:val="CommentReference"/>
        </w:rPr>
        <w:annotationRef/>
      </w:r>
      <w:r>
        <w:t>Add shared phenomena</w:t>
      </w:r>
    </w:p>
  </w:comment>
  <w:comment w:id="47" w:author="Etion Pinari [2]" w:date="2020-12-08T12:11:00Z" w:initials="EP">
    <w:p w14:paraId="69EF9DC0" w14:textId="77777777" w:rsidR="00333516" w:rsidRDefault="00333516" w:rsidP="00417F4B">
      <w:pPr>
        <w:pStyle w:val="CommentText"/>
      </w:pPr>
      <w:r>
        <w:rPr>
          <w:rStyle w:val="CommentReference"/>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50" w:author="Etion Pinari [2]" w:date="2020-12-08T12:18:00Z" w:initials="EP">
    <w:p w14:paraId="2883C5D0" w14:textId="77777777" w:rsidR="00333516" w:rsidRDefault="00333516" w:rsidP="00417F4B">
      <w:pPr>
        <w:pStyle w:val="CommentText"/>
      </w:pPr>
      <w:r>
        <w:rPr>
          <w:rStyle w:val="CommentReference"/>
        </w:rPr>
        <w:annotationRef/>
      </w:r>
      <w:r>
        <w:t>To remove as in the case above</w:t>
      </w:r>
    </w:p>
  </w:comment>
  <w:comment w:id="56" w:author="Etion Pinari [2]" w:date="2020-12-07T21:39:00Z" w:initials="EP">
    <w:p w14:paraId="62488817" w14:textId="77777777" w:rsidR="00333516" w:rsidRDefault="00333516" w:rsidP="00417F4B">
      <w:pPr>
        <w:pStyle w:val="CommentText"/>
      </w:pPr>
      <w:r>
        <w:rPr>
          <w:rStyle w:val="CommentReference"/>
        </w:rPr>
        <w:annotationRef/>
      </w:r>
      <w:r>
        <w:t>Change goal in section 1</w:t>
      </w:r>
    </w:p>
  </w:comment>
  <w:comment w:id="57" w:author="Etion Pinari [2]" w:date="2020-12-08T12:29:00Z" w:initials="EP">
    <w:p w14:paraId="1399B7CB" w14:textId="77777777" w:rsidR="00333516" w:rsidRDefault="00333516" w:rsidP="00417F4B">
      <w:pPr>
        <w:pStyle w:val="CommentText"/>
      </w:pPr>
      <w:r>
        <w:rPr>
          <w:rStyle w:val="CommentReference"/>
        </w:rPr>
        <w:annotationRef/>
      </w:r>
      <w:r>
        <w:rPr>
          <w:rStyle w:val="CommentReference"/>
        </w:rPr>
        <w:t>Really necessary?</w:t>
      </w:r>
    </w:p>
  </w:comment>
  <w:comment w:id="59" w:author="Etion Pinari [2]" w:date="2020-12-03T23:08:00Z" w:initials="EP">
    <w:p w14:paraId="0B2CADA2" w14:textId="77777777" w:rsidR="00333516" w:rsidRDefault="00333516" w:rsidP="00417F4B">
      <w:pPr>
        <w:pStyle w:val="CommentText"/>
      </w:pPr>
      <w:r>
        <w:rPr>
          <w:rStyle w:val="CommentReference"/>
        </w:rPr>
        <w:annotationRef/>
      </w:r>
      <w:r>
        <w:t>Necessary for algorithm not for RASD</w:t>
      </w:r>
    </w:p>
  </w:comment>
  <w:comment w:id="60" w:author="Etion Pinari [2]" w:date="2020-12-06T19:59:00Z" w:initials="EP">
    <w:p w14:paraId="4C0DCCE2" w14:textId="77777777" w:rsidR="00333516" w:rsidRDefault="00333516" w:rsidP="00417F4B">
      <w:pPr>
        <w:pStyle w:val="CommentText"/>
      </w:pPr>
      <w:r>
        <w:rPr>
          <w:rStyle w:val="CommentReference"/>
        </w:rPr>
        <w:annotationRef/>
      </w:r>
      <w:r>
        <w:t>Street</w:t>
      </w:r>
    </w:p>
  </w:comment>
  <w:comment w:id="61" w:author="Etion Pinari [2]" w:date="2020-12-06T20:50:00Z" w:initials="EP">
    <w:p w14:paraId="4879DA4F" w14:textId="77777777" w:rsidR="00333516" w:rsidRDefault="00333516" w:rsidP="00417F4B">
      <w:pPr>
        <w:pStyle w:val="CommentText"/>
      </w:pPr>
      <w:r>
        <w:rPr>
          <w:rStyle w:val="CommentReference"/>
        </w:rPr>
        <w:annotationRef/>
      </w:r>
      <w:r>
        <w:t>New, wording is to check</w:t>
      </w:r>
    </w:p>
  </w:comment>
  <w:comment w:id="62" w:author="Etion Pinari [2]" w:date="2020-12-07T19:15:00Z" w:initials="EP">
    <w:p w14:paraId="05B8EB3C" w14:textId="77777777" w:rsidR="00333516" w:rsidRDefault="00333516" w:rsidP="00417F4B">
      <w:pPr>
        <w:pStyle w:val="CommentText"/>
      </w:pPr>
      <w:r>
        <w:rPr>
          <w:rStyle w:val="CommentReference"/>
        </w:rPr>
        <w:annotationRef/>
      </w:r>
      <w:r>
        <w:t>Added another FR r18</w:t>
      </w:r>
    </w:p>
  </w:comment>
  <w:comment w:id="64" w:author="Giorgio Romeo" w:date="2020-12-04T12:11:00Z" w:initials="GR">
    <w:p w14:paraId="0CE243E2" w14:textId="77777777" w:rsidR="00333516" w:rsidRPr="00417F4B" w:rsidRDefault="00333516" w:rsidP="000A111F">
      <w:pPr>
        <w:pStyle w:val="CommentText"/>
      </w:pPr>
      <w:r>
        <w:rPr>
          <w:rStyle w:val="CommentReference"/>
        </w:rPr>
        <w:annotationRef/>
      </w:r>
      <w:r w:rsidRPr="00417F4B">
        <w:t>Prints?</w:t>
      </w:r>
    </w:p>
  </w:comment>
  <w:comment w:id="65" w:author="Giorgio Romeo" w:date="2020-12-08T15:47:00Z" w:initials="GR">
    <w:p w14:paraId="7C7592CE" w14:textId="7D99B8F9" w:rsidR="00333516" w:rsidRPr="009B18A7" w:rsidRDefault="00333516">
      <w:pPr>
        <w:pStyle w:val="CommentText"/>
        <w:rPr>
          <w:lang w:val="it-IT"/>
        </w:rPr>
      </w:pPr>
      <w:r>
        <w:rPr>
          <w:rStyle w:val="CommentReference"/>
        </w:rPr>
        <w:annotationRef/>
      </w:r>
      <w:proofErr w:type="spellStart"/>
      <w:r w:rsidRPr="009B18A7">
        <w:rPr>
          <w:lang w:val="it-IT"/>
        </w:rPr>
        <w:t>Modified</w:t>
      </w:r>
      <w:proofErr w:type="spellEnd"/>
    </w:p>
  </w:comment>
  <w:comment w:id="66" w:author="Etion Pinari [2]" w:date="2020-12-10T19:05:00Z" w:initials="EP">
    <w:p w14:paraId="5EA72D38" w14:textId="6DC00787" w:rsidR="00333516" w:rsidRPr="007818DD" w:rsidRDefault="00333516">
      <w:pPr>
        <w:pStyle w:val="CommentText"/>
        <w:rPr>
          <w:lang w:val="it-IT"/>
        </w:rPr>
      </w:pPr>
      <w:r>
        <w:rPr>
          <w:rStyle w:val="CommentReference"/>
        </w:rPr>
        <w:annotationRef/>
      </w:r>
      <w:r w:rsidRPr="007818DD">
        <w:rPr>
          <w:lang w:val="it-IT"/>
        </w:rPr>
        <w:t xml:space="preserve">To </w:t>
      </w:r>
      <w:proofErr w:type="spellStart"/>
      <w:r w:rsidRPr="007818DD">
        <w:rPr>
          <w:lang w:val="it-IT"/>
        </w:rPr>
        <w:t>remove</w:t>
      </w:r>
      <w:proofErr w:type="spellEnd"/>
      <w:r w:rsidRPr="007818DD">
        <w:rPr>
          <w:lang w:val="it-IT"/>
        </w:rPr>
        <w:t xml:space="preserve"> imo</w:t>
      </w:r>
    </w:p>
  </w:comment>
  <w:comment w:id="67" w:author="Etion Pinari [2]" w:date="2020-12-10T19:08:00Z" w:initials="EP">
    <w:p w14:paraId="38FB79C3" w14:textId="1A5AEAAF" w:rsidR="00333516" w:rsidRDefault="00333516" w:rsidP="007818DD">
      <w:pPr>
        <w:pStyle w:val="ListParagraph"/>
        <w:numPr>
          <w:ilvl w:val="0"/>
          <w:numId w:val="71"/>
        </w:numPr>
        <w:ind w:left="357" w:hanging="357"/>
        <w:jc w:val="both"/>
        <w:rPr>
          <w:rStyle w:val="SubtleEmphasis"/>
          <w:i w:val="0"/>
          <w:iCs w:val="0"/>
          <w:sz w:val="28"/>
          <w:szCs w:val="28"/>
        </w:rPr>
      </w:pPr>
      <w:r>
        <w:rPr>
          <w:rStyle w:val="CommentReference"/>
        </w:rPr>
        <w:annotationRef/>
      </w:r>
      <w:proofErr w:type="gramStart"/>
      <w:r>
        <w:rPr>
          <w:rStyle w:val="CommentReference"/>
        </w:rPr>
        <w:t>Removed :</w:t>
      </w:r>
      <w:proofErr w:type="gramEnd"/>
      <w:r>
        <w:rPr>
          <w:rStyle w:val="CommentReference"/>
        </w:rPr>
        <w:t xml:space="preserve">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333516" w:rsidRDefault="00333516">
      <w:pPr>
        <w:pStyle w:val="CommentText"/>
      </w:pPr>
    </w:p>
  </w:comment>
  <w:comment w:id="70" w:author="Etion Pinari [2]" w:date="2020-12-10T18:55:00Z" w:initials="EP">
    <w:p w14:paraId="2421E088" w14:textId="20B47EC7" w:rsidR="00333516" w:rsidRPr="00182C8C" w:rsidRDefault="00333516">
      <w:pPr>
        <w:pStyle w:val="CommentText"/>
        <w:rPr>
          <w:lang w:val="it-IT"/>
        </w:rPr>
      </w:pPr>
      <w:r>
        <w:rPr>
          <w:rStyle w:val="CommentReference"/>
        </w:rPr>
        <w:annotationRef/>
      </w:r>
      <w:r w:rsidRPr="00182C8C">
        <w:rPr>
          <w:lang w:val="it-IT"/>
        </w:rPr>
        <w:t xml:space="preserve">Se la media </w:t>
      </w:r>
      <w:proofErr w:type="spellStart"/>
      <w:proofErr w:type="gramStart"/>
      <w:r w:rsidRPr="00182C8C">
        <w:rPr>
          <w:lang w:val="it-IT"/>
        </w:rPr>
        <w:t>e’</w:t>
      </w:r>
      <w:proofErr w:type="spellEnd"/>
      <w:proofErr w:type="gramEnd"/>
      <w:r w:rsidRPr="00182C8C">
        <w:rPr>
          <w:lang w:val="it-IT"/>
        </w:rPr>
        <w:t xml:space="preserve"> </w:t>
      </w:r>
      <w:r>
        <w:rPr>
          <w:lang w:val="it-IT"/>
        </w:rPr>
        <w:t xml:space="preserve">di 43 minuti e uno esce dal negozio dopo 44 minuti, il sistema non lo ammetterebbe in uscita. In questo modo anche se uno ci mette </w:t>
      </w:r>
      <w:proofErr w:type="gramStart"/>
      <w:r>
        <w:rPr>
          <w:lang w:val="it-IT"/>
        </w:rPr>
        <w:t>AVERAGE(</w:t>
      </w:r>
      <w:proofErr w:type="gramEnd"/>
      <w:r>
        <w:rPr>
          <w:lang w:val="it-IT"/>
        </w:rPr>
        <w:t>trips)+3*VARIATION(trips) allora per il 99% dei casi non avresti problemi</w:t>
      </w:r>
    </w:p>
  </w:comment>
  <w:comment w:id="68" w:author="Giorgio Romeo" w:date="2020-12-08T15:34:00Z" w:initials="GR">
    <w:p w14:paraId="0505193D" w14:textId="4D38C667" w:rsidR="00333516" w:rsidRPr="009B18A7" w:rsidRDefault="00333516">
      <w:pPr>
        <w:pStyle w:val="CommentText"/>
        <w:rPr>
          <w:lang w:val="it-IT"/>
        </w:rPr>
      </w:pPr>
      <w:r>
        <w:rPr>
          <w:rStyle w:val="CommentReference"/>
        </w:rPr>
        <w:annotationRef/>
      </w:r>
      <w:proofErr w:type="spellStart"/>
      <w:r w:rsidRPr="009B18A7">
        <w:rPr>
          <w:lang w:val="it-IT"/>
        </w:rPr>
        <w:t>Modified</w:t>
      </w:r>
      <w:proofErr w:type="spellEnd"/>
    </w:p>
  </w:comment>
  <w:comment w:id="69" w:author="Etion Pinari [2]" w:date="2020-12-10T19:08:00Z" w:initials="EP">
    <w:p w14:paraId="1392FEAF" w14:textId="09414B38" w:rsidR="00333516" w:rsidRPr="00DC7F1F" w:rsidRDefault="00333516">
      <w:pPr>
        <w:pStyle w:val="CommentText"/>
        <w:rPr>
          <w:lang w:val="it-IT"/>
        </w:rPr>
      </w:pPr>
      <w:r>
        <w:rPr>
          <w:rStyle w:val="CommentReference"/>
        </w:rPr>
        <w:annotationRef/>
      </w:r>
    </w:p>
  </w:comment>
  <w:comment w:id="71" w:author="Cristian Sbrolli" w:date="2020-12-04T22:55:00Z" w:initials="CS">
    <w:p w14:paraId="7DC72048" w14:textId="77777777" w:rsidR="00333516" w:rsidRPr="009C27DC" w:rsidRDefault="00333516"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9B090" w14:textId="77777777" w:rsidR="00555BEE" w:rsidRDefault="00555BEE" w:rsidP="00936631">
      <w:pPr>
        <w:spacing w:after="0" w:line="240" w:lineRule="auto"/>
      </w:pPr>
      <w:r>
        <w:separator/>
      </w:r>
    </w:p>
  </w:endnote>
  <w:endnote w:type="continuationSeparator" w:id="0">
    <w:p w14:paraId="0D5E375D" w14:textId="77777777" w:rsidR="00555BEE" w:rsidRDefault="00555BEE"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15502" w14:textId="77777777" w:rsidR="00555BEE" w:rsidRDefault="00555BEE" w:rsidP="00936631">
      <w:pPr>
        <w:spacing w:after="0" w:line="240" w:lineRule="auto"/>
      </w:pPr>
      <w:r>
        <w:separator/>
      </w:r>
    </w:p>
  </w:footnote>
  <w:footnote w:type="continuationSeparator" w:id="0">
    <w:p w14:paraId="7D3E305D" w14:textId="77777777" w:rsidR="00555BEE" w:rsidRDefault="00555BEE" w:rsidP="00936631">
      <w:pPr>
        <w:spacing w:after="0" w:line="240" w:lineRule="auto"/>
      </w:pPr>
      <w:r>
        <w:continuationSeparator/>
      </w:r>
    </w:p>
  </w:footnote>
  <w:footnote w:id="1">
    <w:p w14:paraId="67402E2C" w14:textId="77777777" w:rsidR="00333516" w:rsidRPr="00B920D4" w:rsidRDefault="0033351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333516" w:rsidRPr="00F90645" w:rsidRDefault="0033351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8"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7"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0"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8"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0"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4"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5"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8"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5"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6"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8"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2"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4"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5"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8"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9"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8"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9"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0"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1"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3"/>
  </w:num>
  <w:num w:numId="2">
    <w:abstractNumId w:val="42"/>
  </w:num>
  <w:num w:numId="3">
    <w:abstractNumId w:val="47"/>
  </w:num>
  <w:num w:numId="4">
    <w:abstractNumId w:val="63"/>
  </w:num>
  <w:num w:numId="5">
    <w:abstractNumId w:val="88"/>
  </w:num>
  <w:num w:numId="6">
    <w:abstractNumId w:val="29"/>
  </w:num>
  <w:num w:numId="7">
    <w:abstractNumId w:val="31"/>
  </w:num>
  <w:num w:numId="8">
    <w:abstractNumId w:val="34"/>
  </w:num>
  <w:num w:numId="9">
    <w:abstractNumId w:val="93"/>
  </w:num>
  <w:num w:numId="10">
    <w:abstractNumId w:val="85"/>
  </w:num>
  <w:num w:numId="11">
    <w:abstractNumId w:val="80"/>
  </w:num>
  <w:num w:numId="12">
    <w:abstractNumId w:val="52"/>
  </w:num>
  <w:num w:numId="13">
    <w:abstractNumId w:val="21"/>
  </w:num>
  <w:num w:numId="14">
    <w:abstractNumId w:val="73"/>
  </w:num>
  <w:num w:numId="15">
    <w:abstractNumId w:val="92"/>
  </w:num>
  <w:num w:numId="16">
    <w:abstractNumId w:val="58"/>
  </w:num>
  <w:num w:numId="17">
    <w:abstractNumId w:val="12"/>
  </w:num>
  <w:num w:numId="18">
    <w:abstractNumId w:val="69"/>
  </w:num>
  <w:num w:numId="19">
    <w:abstractNumId w:val="5"/>
  </w:num>
  <w:num w:numId="20">
    <w:abstractNumId w:val="81"/>
  </w:num>
  <w:num w:numId="21">
    <w:abstractNumId w:val="3"/>
  </w:num>
  <w:num w:numId="22">
    <w:abstractNumId w:val="90"/>
  </w:num>
  <w:num w:numId="23">
    <w:abstractNumId w:val="0"/>
  </w:num>
  <w:num w:numId="24">
    <w:abstractNumId w:val="54"/>
  </w:num>
  <w:num w:numId="25">
    <w:abstractNumId w:val="84"/>
  </w:num>
  <w:num w:numId="26">
    <w:abstractNumId w:val="77"/>
  </w:num>
  <w:num w:numId="27">
    <w:abstractNumId w:val="6"/>
  </w:num>
  <w:num w:numId="28">
    <w:abstractNumId w:val="28"/>
  </w:num>
  <w:num w:numId="29">
    <w:abstractNumId w:val="11"/>
  </w:num>
  <w:num w:numId="30">
    <w:abstractNumId w:val="68"/>
  </w:num>
  <w:num w:numId="31">
    <w:abstractNumId w:val="17"/>
  </w:num>
  <w:num w:numId="32">
    <w:abstractNumId w:val="20"/>
  </w:num>
  <w:num w:numId="33">
    <w:abstractNumId w:val="59"/>
  </w:num>
  <w:num w:numId="34">
    <w:abstractNumId w:val="49"/>
  </w:num>
  <w:num w:numId="35">
    <w:abstractNumId w:val="61"/>
  </w:num>
  <w:num w:numId="36">
    <w:abstractNumId w:val="9"/>
  </w:num>
  <w:num w:numId="37">
    <w:abstractNumId w:val="43"/>
  </w:num>
  <w:num w:numId="38">
    <w:abstractNumId w:val="51"/>
  </w:num>
  <w:num w:numId="39">
    <w:abstractNumId w:val="48"/>
  </w:num>
  <w:num w:numId="40">
    <w:abstractNumId w:val="64"/>
  </w:num>
  <w:num w:numId="41">
    <w:abstractNumId w:val="78"/>
  </w:num>
  <w:num w:numId="42">
    <w:abstractNumId w:val="53"/>
  </w:num>
  <w:num w:numId="43">
    <w:abstractNumId w:val="19"/>
  </w:num>
  <w:num w:numId="44">
    <w:abstractNumId w:val="66"/>
  </w:num>
  <w:num w:numId="45">
    <w:abstractNumId w:val="35"/>
  </w:num>
  <w:num w:numId="46">
    <w:abstractNumId w:val="39"/>
  </w:num>
  <w:num w:numId="47">
    <w:abstractNumId w:val="67"/>
  </w:num>
  <w:num w:numId="48">
    <w:abstractNumId w:val="50"/>
  </w:num>
  <w:num w:numId="49">
    <w:abstractNumId w:val="41"/>
  </w:num>
  <w:num w:numId="50">
    <w:abstractNumId w:val="18"/>
  </w:num>
  <w:num w:numId="51">
    <w:abstractNumId w:val="76"/>
  </w:num>
  <w:num w:numId="52">
    <w:abstractNumId w:val="24"/>
  </w:num>
  <w:num w:numId="53">
    <w:abstractNumId w:val="94"/>
  </w:num>
  <w:num w:numId="54">
    <w:abstractNumId w:val="40"/>
  </w:num>
  <w:num w:numId="55">
    <w:abstractNumId w:val="87"/>
  </w:num>
  <w:num w:numId="56">
    <w:abstractNumId w:val="14"/>
  </w:num>
  <w:num w:numId="57">
    <w:abstractNumId w:val="38"/>
  </w:num>
  <w:num w:numId="58">
    <w:abstractNumId w:val="44"/>
  </w:num>
  <w:num w:numId="59">
    <w:abstractNumId w:val="22"/>
  </w:num>
  <w:num w:numId="60">
    <w:abstractNumId w:val="46"/>
  </w:num>
  <w:num w:numId="61">
    <w:abstractNumId w:val="16"/>
  </w:num>
  <w:num w:numId="62">
    <w:abstractNumId w:val="23"/>
  </w:num>
  <w:num w:numId="63">
    <w:abstractNumId w:val="65"/>
  </w:num>
  <w:num w:numId="64">
    <w:abstractNumId w:val="13"/>
  </w:num>
  <w:num w:numId="65">
    <w:abstractNumId w:val="37"/>
  </w:num>
  <w:num w:numId="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4"/>
  </w:num>
  <w:num w:numId="69">
    <w:abstractNumId w:val="7"/>
  </w:num>
  <w:num w:numId="70">
    <w:abstractNumId w:val="56"/>
  </w:num>
  <w:num w:numId="71">
    <w:abstractNumId w:val="15"/>
  </w:num>
  <w:num w:numId="72">
    <w:abstractNumId w:val="82"/>
  </w:num>
  <w:num w:numId="73">
    <w:abstractNumId w:val="32"/>
  </w:num>
  <w:num w:numId="74">
    <w:abstractNumId w:val="62"/>
  </w:num>
  <w:num w:numId="75">
    <w:abstractNumId w:val="72"/>
  </w:num>
  <w:num w:numId="76">
    <w:abstractNumId w:val="79"/>
  </w:num>
  <w:num w:numId="77">
    <w:abstractNumId w:val="60"/>
  </w:num>
  <w:num w:numId="78">
    <w:abstractNumId w:val="91"/>
  </w:num>
  <w:num w:numId="79">
    <w:abstractNumId w:val="25"/>
  </w:num>
  <w:num w:numId="80">
    <w:abstractNumId w:val="27"/>
  </w:num>
  <w:num w:numId="81">
    <w:abstractNumId w:val="70"/>
  </w:num>
  <w:num w:numId="82">
    <w:abstractNumId w:val="75"/>
  </w:num>
  <w:num w:numId="83">
    <w:abstractNumId w:val="95"/>
  </w:num>
  <w:num w:numId="84">
    <w:abstractNumId w:val="26"/>
  </w:num>
  <w:num w:numId="85">
    <w:abstractNumId w:val="86"/>
  </w:num>
  <w:num w:numId="86">
    <w:abstractNumId w:val="45"/>
  </w:num>
  <w:num w:numId="87">
    <w:abstractNumId w:val="30"/>
  </w:num>
  <w:num w:numId="88">
    <w:abstractNumId w:val="1"/>
  </w:num>
  <w:num w:numId="89">
    <w:abstractNumId w:val="8"/>
  </w:num>
  <w:num w:numId="90">
    <w:abstractNumId w:val="71"/>
  </w:num>
  <w:num w:numId="91">
    <w:abstractNumId w:val="57"/>
  </w:num>
  <w:num w:numId="92">
    <w:abstractNumId w:val="36"/>
  </w:num>
  <w:num w:numId="93">
    <w:abstractNumId w:val="2"/>
  </w:num>
  <w:num w:numId="94">
    <w:abstractNumId w:val="89"/>
  </w:num>
  <w:num w:numId="95">
    <w:abstractNumId w:val="55"/>
  </w:num>
  <w:num w:numId="96">
    <w:abstractNumId w:val="10"/>
  </w:num>
  <w:num w:numId="97">
    <w:abstractNumId w:val="4"/>
  </w:num>
  <w:num w:numId="98">
    <w:abstractNumId w:val="83"/>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Giorgio Romeo">
    <w15:presenceInfo w15:providerId="Windows Live" w15:userId="edb85f2625b108f3"/>
  </w15:person>
  <w15:person w15:author="Etion Pinari [2]">
    <w15:presenceInfo w15:providerId="None" w15:userId="Etion Pinari"/>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82C8C"/>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5BEE"/>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Pages>
  <Words>9773</Words>
  <Characters>55707</Characters>
  <Application>Microsoft Office Word</Application>
  <DocSecurity>0</DocSecurity>
  <Lines>464</Lines>
  <Paragraphs>130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131</cp:revision>
  <cp:lastPrinted>2020-12-11T11:54:00Z</cp:lastPrinted>
  <dcterms:created xsi:type="dcterms:W3CDTF">2020-12-04T21:19:00Z</dcterms:created>
  <dcterms:modified xsi:type="dcterms:W3CDTF">2020-12-12T10:32:00Z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